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51137B" w14:textId="77777777" w:rsidR="005E5950" w:rsidRPr="00BB51ED" w:rsidRDefault="005E5950" w:rsidP="005E5950">
      <w:pPr>
        <w:rPr>
          <w:rFonts w:ascii="Helvetica" w:hAnsi="Helvetica"/>
          <w:b/>
          <w:sz w:val="28"/>
          <w:szCs w:val="28"/>
        </w:rPr>
      </w:pPr>
      <w:r w:rsidRPr="00BB51ED">
        <w:rPr>
          <w:rFonts w:ascii="Helvetica" w:hAnsi="Helvetica"/>
          <w:b/>
          <w:sz w:val="28"/>
          <w:szCs w:val="28"/>
        </w:rPr>
        <w:t>“</w:t>
      </w:r>
      <w:commentRangeStart w:id="0"/>
      <w:r w:rsidRPr="00BB51ED">
        <w:rPr>
          <w:rFonts w:ascii="Helvetica" w:hAnsi="Helvetica"/>
          <w:b/>
          <w:sz w:val="28"/>
          <w:szCs w:val="28"/>
        </w:rPr>
        <w:t xml:space="preserve">The </w:t>
      </w:r>
      <w:commentRangeEnd w:id="0"/>
      <w:r w:rsidR="00C312AC">
        <w:rPr>
          <w:rStyle w:val="CommentReference"/>
        </w:rPr>
        <w:commentReference w:id="0"/>
      </w:r>
      <w:r w:rsidRPr="00BB51ED">
        <w:rPr>
          <w:rFonts w:ascii="Helvetica" w:hAnsi="Helvetica"/>
          <w:b/>
          <w:sz w:val="28"/>
          <w:szCs w:val="28"/>
        </w:rPr>
        <w:t xml:space="preserve">value of information”: Adaptive Monitoring and the Trade Off Between Monitoring Costs and Precision in Ecosystem Assessment </w:t>
      </w:r>
    </w:p>
    <w:p w14:paraId="5DCC407E" w14:textId="77777777" w:rsidR="007E2CBD" w:rsidRPr="00BB51ED" w:rsidRDefault="007E2CBD">
      <w:pPr>
        <w:rPr>
          <w:rFonts w:ascii="Helvetica" w:hAnsi="Helvetica"/>
        </w:rPr>
      </w:pPr>
    </w:p>
    <w:p w14:paraId="3AD424FB" w14:textId="795F2622" w:rsidR="005E5950" w:rsidRPr="00BB51ED" w:rsidRDefault="005E5950">
      <w:pPr>
        <w:rPr>
          <w:rFonts w:ascii="Helvetica" w:hAnsi="Helvetica" w:cs="Helvetica"/>
          <w:b/>
          <w:bCs/>
        </w:rPr>
      </w:pPr>
    </w:p>
    <w:p w14:paraId="36C048C1" w14:textId="73A4186B" w:rsidR="00D26C2A" w:rsidRPr="000E6466" w:rsidRDefault="00675A98" w:rsidP="00D26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rPr>
      </w:pPr>
      <w:r>
        <w:rPr>
          <w:rFonts w:ascii="Helvetica" w:hAnsi="Helvetica" w:cs="Helvetica"/>
          <w:b/>
          <w:bCs/>
        </w:rPr>
        <w:t xml:space="preserve">OLD </w:t>
      </w:r>
      <w:r w:rsidR="00D26C2A" w:rsidRPr="000E6466">
        <w:rPr>
          <w:rFonts w:ascii="Helvetica" w:hAnsi="Helvetica" w:cs="Helvetica"/>
          <w:b/>
          <w:bCs/>
        </w:rPr>
        <w:t xml:space="preserve">SUMMARY: </w:t>
      </w:r>
      <w:r w:rsidR="00D26C2A" w:rsidRPr="000E6466">
        <w:rPr>
          <w:rFonts w:ascii="Helvetica" w:hAnsi="Helvetica" w:cs="Helvetica"/>
          <w:bCs/>
        </w:rPr>
        <w:t>Research and</w:t>
      </w:r>
      <w:r w:rsidR="00D26C2A" w:rsidRPr="000E6466">
        <w:rPr>
          <w:rFonts w:ascii="Helvetica" w:hAnsi="Helvetica" w:cs="Helvetica"/>
          <w:b/>
          <w:bCs/>
        </w:rPr>
        <w:t xml:space="preserve"> </w:t>
      </w:r>
      <w:r w:rsidR="00D26C2A" w:rsidRPr="000E6466">
        <w:rPr>
          <w:rFonts w:ascii="Helvetica" w:hAnsi="Helvetica" w:cs="Helvetica"/>
        </w:rPr>
        <w:t xml:space="preserve">monitoring are a critical but expensive component of sustainable natural resources exploitation. Here we argue that a more adaptive and flexible monitoring program that foregoes optimization </w:t>
      </w:r>
      <w:r w:rsidR="00E77FFC">
        <w:rPr>
          <w:rFonts w:ascii="Helvetica" w:hAnsi="Helvetica" w:cs="Helvetica"/>
        </w:rPr>
        <w:t xml:space="preserve">of </w:t>
      </w:r>
      <w:r w:rsidR="00D26C2A" w:rsidRPr="000E6466">
        <w:rPr>
          <w:rFonts w:ascii="Helvetica" w:hAnsi="Helvetica" w:cs="Helvetica"/>
        </w:rPr>
        <w:t xml:space="preserve">extractive ecosystem services (e.g. maximizing fisheries catch) in exchange for simplified monitoring system that seeks to ensure that the natural-human system is in a safe operating zone, and uses indicators of potential ecosystem tipping points to prompt more extensive and expensive monitoring.  </w:t>
      </w:r>
      <w:r w:rsidR="00D26C2A" w:rsidRPr="00C47AE1">
        <w:rPr>
          <w:rFonts w:ascii="Helvetica" w:hAnsi="Helvetica" w:cs="Helvetica"/>
          <w:b/>
          <w:i/>
        </w:rPr>
        <w:t>We use three examples to demonstrate how the cost of information varies depending on ecosystem state, the degree of non-</w:t>
      </w:r>
      <w:proofErr w:type="spellStart"/>
      <w:r w:rsidR="00D26C2A" w:rsidRPr="00C47AE1">
        <w:rPr>
          <w:rFonts w:ascii="Helvetica" w:hAnsi="Helvetica" w:cs="Helvetica"/>
          <w:b/>
          <w:i/>
        </w:rPr>
        <w:t>linearities</w:t>
      </w:r>
      <w:proofErr w:type="spellEnd"/>
      <w:r w:rsidR="00D26C2A" w:rsidRPr="00C47AE1">
        <w:rPr>
          <w:rFonts w:ascii="Helvetica" w:hAnsi="Helvetica" w:cs="Helvetica"/>
          <w:b/>
          <w:i/>
        </w:rPr>
        <w:t xml:space="preserve"> in the system and especially tipping points </w:t>
      </w:r>
      <w:r w:rsidR="00D26C2A" w:rsidRPr="000E6466">
        <w:rPr>
          <w:rFonts w:ascii="Helvetica" w:hAnsi="Helvetica" w:cs="Helvetica"/>
        </w:rPr>
        <w:t xml:space="preserve">where ecosystem services are degraded by destabilizing feedbacks.  </w:t>
      </w:r>
      <w:r w:rsidR="00D26C2A" w:rsidRPr="00DA15DD">
        <w:rPr>
          <w:rFonts w:ascii="Helvetica" w:hAnsi="Helvetica" w:cs="Helvetica"/>
          <w:b/>
          <w:i/>
        </w:rPr>
        <w:t xml:space="preserve">We contrast the performance of three alternative approaches – one that applies precautionary buffers to reduce the likelihood of state-change, another that uses intensive monitoring to precisely estimate thresholds and uses that to optimize management, to an adaptive monitoring and less-ambitious set of management goals that seeks to stay in a “safe operating zone” across ecological, social and economic dimensions. </w:t>
      </w:r>
      <w:r w:rsidR="00D26C2A" w:rsidRPr="000E6466">
        <w:rPr>
          <w:rFonts w:ascii="Helvetica" w:hAnsi="Helvetica" w:cs="Helvetica"/>
        </w:rPr>
        <w:t>A comprehensive understanding of how ecosystem characteristics dictate the trade off between precision in ecosystem state estimates and the costs of overexploitation is utilitarian for agencies and managers with finite resources.</w:t>
      </w:r>
    </w:p>
    <w:p w14:paraId="46C7C742" w14:textId="77777777" w:rsidR="0086324B" w:rsidRDefault="0086324B">
      <w:pPr>
        <w:rPr>
          <w:rFonts w:ascii="Helvetica" w:hAnsi="Helvetica" w:cs="Helvetica"/>
          <w:b/>
          <w:bCs/>
        </w:rPr>
      </w:pPr>
      <w:r>
        <w:rPr>
          <w:rFonts w:ascii="Helvetica" w:hAnsi="Helvetica" w:cs="Helvetica"/>
          <w:b/>
          <w:bCs/>
        </w:rPr>
        <w:br w:type="page"/>
      </w:r>
    </w:p>
    <w:p w14:paraId="7AE23FDF" w14:textId="2854582F" w:rsidR="00805E43" w:rsidRDefault="00805E43" w:rsidP="00805E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1"/>
      <w:r>
        <w:rPr>
          <w:rFonts w:ascii="Helvetica" w:hAnsi="Helvetica" w:cs="Helvetica"/>
          <w:b/>
          <w:bCs/>
        </w:rPr>
        <w:lastRenderedPageBreak/>
        <w:t>MAIN QUESTIONS</w:t>
      </w:r>
      <w:commentRangeEnd w:id="1"/>
      <w:r w:rsidR="00BE4EDF">
        <w:rPr>
          <w:rStyle w:val="CommentReference"/>
        </w:rPr>
        <w:commentReference w:id="1"/>
      </w:r>
    </w:p>
    <w:p w14:paraId="49B8AE2D" w14:textId="77777777" w:rsidR="00C45DAC" w:rsidRDefault="00C45DAC" w:rsidP="00C45DAC">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ns w:id="2" w:author="Jameal Samhouri" w:date="2014-06-24T09:11:00Z"/>
          <w:rFonts w:ascii="Helvetica" w:hAnsi="Helvetica" w:cs="Helvetica"/>
        </w:rPr>
      </w:pPr>
      <w:commentRangeStart w:id="3"/>
      <w:ins w:id="4" w:author="Jameal Samhouri" w:date="2014-06-24T09:11:00Z">
        <w:r>
          <w:rPr>
            <w:rFonts w:ascii="Helvetica" w:hAnsi="Helvetica" w:cs="Helvetica"/>
          </w:rPr>
          <w:t xml:space="preserve">How </w:t>
        </w:r>
        <w:commentRangeEnd w:id="3"/>
        <w:r>
          <w:rPr>
            <w:rStyle w:val="CommentReference"/>
          </w:rPr>
          <w:commentReference w:id="3"/>
        </w:r>
        <w:r>
          <w:rPr>
            <w:rFonts w:ascii="Helvetica" w:hAnsi="Helvetica" w:cs="Helvetica"/>
          </w:rPr>
          <w:t>does the value of monitoring change with the steepness of the transition between system states?</w:t>
        </w:r>
      </w:ins>
    </w:p>
    <w:p w14:paraId="044F04BD" w14:textId="77777777" w:rsidR="00D0272A" w:rsidRDefault="00D0272A" w:rsidP="00F61947">
      <w:pPr>
        <w:pStyle w:val="ListParagraph"/>
        <w:widowControl w:val="0"/>
        <w:numPr>
          <w:ilvl w:val="1"/>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ns w:id="5" w:author="Jameal Samhouri" w:date="2014-06-24T09:17:00Z"/>
          <w:rFonts w:ascii="Helvetica" w:hAnsi="Helvetica" w:cs="Helvetica"/>
        </w:rPr>
      </w:pPr>
      <w:r>
        <w:rPr>
          <w:rFonts w:ascii="Helvetica" w:hAnsi="Helvetica" w:cs="Helvetica"/>
        </w:rPr>
        <w:t>W</w:t>
      </w:r>
      <w:r w:rsidRPr="006A2C7E">
        <w:rPr>
          <w:rFonts w:ascii="Helvetica" w:hAnsi="Helvetica" w:cs="Helvetica"/>
        </w:rPr>
        <w:t xml:space="preserve">hat is the importance of monitoring as </w:t>
      </w:r>
      <w:r>
        <w:rPr>
          <w:rFonts w:ascii="Helvetica" w:hAnsi="Helvetica" w:cs="Helvetica"/>
        </w:rPr>
        <w:t>fish biomass</w:t>
      </w:r>
      <w:r w:rsidRPr="006A2C7E">
        <w:rPr>
          <w:rFonts w:ascii="Helvetica" w:hAnsi="Helvetica" w:cs="Helvetica"/>
        </w:rPr>
        <w:t xml:space="preserve"> </w:t>
      </w:r>
      <w:r>
        <w:rPr>
          <w:rFonts w:ascii="Helvetica" w:hAnsi="Helvetica" w:cs="Helvetica"/>
        </w:rPr>
        <w:t>approaches a</w:t>
      </w:r>
      <w:r w:rsidRPr="006A2C7E">
        <w:rPr>
          <w:rFonts w:ascii="Helvetica" w:hAnsi="Helvetica" w:cs="Helvetica"/>
        </w:rPr>
        <w:t xml:space="preserve"> threshold? </w:t>
      </w:r>
    </w:p>
    <w:p w14:paraId="1A86D2D5" w14:textId="77777777" w:rsidR="00BE4EDF" w:rsidRDefault="00BE4EDF" w:rsidP="00F61947">
      <w:pPr>
        <w:pStyle w:val="ListParagraph"/>
        <w:widowControl w:val="0"/>
        <w:numPr>
          <w:ilvl w:val="1"/>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ns w:id="6" w:author="Jameal Samhouri" w:date="2014-06-24T09:17:00Z"/>
          <w:rFonts w:ascii="Helvetica" w:hAnsi="Helvetica" w:cs="Helvetica"/>
        </w:rPr>
      </w:pPr>
      <w:ins w:id="7" w:author="Jameal Samhouri" w:date="2014-06-24T09:17:00Z">
        <w:r>
          <w:rPr>
            <w:rFonts w:ascii="Helvetica" w:hAnsi="Helvetica" w:cs="Helvetica"/>
          </w:rPr>
          <w:t>What is the observation CV needed to prevent tipping, given different goals for the ecosystem?</w:t>
        </w:r>
      </w:ins>
    </w:p>
    <w:p w14:paraId="31AD7CB7" w14:textId="6EABC537" w:rsidR="00BE4EDF" w:rsidRPr="00F61947" w:rsidRDefault="00BE4EDF" w:rsidP="00F61947">
      <w:pPr>
        <w:pStyle w:val="ListParagraph"/>
        <w:widowControl w:val="0"/>
        <w:numPr>
          <w:ilvl w:val="2"/>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ins w:id="8" w:author="Jameal Samhouri" w:date="2014-06-24T09:17:00Z">
        <w:r>
          <w:rPr>
            <w:rFonts w:ascii="Helvetica" w:hAnsi="Helvetica" w:cs="Helvetica"/>
          </w:rPr>
          <w:t xml:space="preserve">What is the observation CV needed to prevent collapse under different fisheries targets? </w:t>
        </w:r>
      </w:ins>
    </w:p>
    <w:p w14:paraId="47FC2662" w14:textId="77777777" w:rsidR="00BE4EDF" w:rsidRDefault="0010233A" w:rsidP="0010233A">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ns w:id="9" w:author="Jameal Samhouri" w:date="2014-06-24T09:17:00Z"/>
          <w:rFonts w:ascii="Helvetica" w:hAnsi="Helvetica" w:cs="Helvetica"/>
        </w:rPr>
      </w:pPr>
      <w:r w:rsidRPr="006A2C7E">
        <w:rPr>
          <w:rFonts w:ascii="Helvetica" w:hAnsi="Helvetica" w:cs="Helvetica"/>
        </w:rPr>
        <w:t>What is</w:t>
      </w:r>
      <w:r>
        <w:rPr>
          <w:rFonts w:ascii="Helvetica" w:hAnsi="Helvetica" w:cs="Helvetica"/>
        </w:rPr>
        <w:t xml:space="preserve"> the tradeoff between </w:t>
      </w:r>
    </w:p>
    <w:p w14:paraId="1A4A9524" w14:textId="17ACA139" w:rsidR="0010233A" w:rsidRDefault="0010233A" w:rsidP="00F61947">
      <w:pPr>
        <w:pStyle w:val="ListParagraph"/>
        <w:widowControl w:val="0"/>
        <w:numPr>
          <w:ilvl w:val="1"/>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Pr>
          <w:rFonts w:ascii="Helvetica" w:hAnsi="Helvetica" w:cs="Helvetica"/>
        </w:rPr>
        <w:t>cost</w:t>
      </w:r>
      <w:proofErr w:type="gramEnd"/>
      <w:r>
        <w:rPr>
          <w:rFonts w:ascii="Helvetica" w:hAnsi="Helvetica" w:cs="Helvetica"/>
        </w:rPr>
        <w:t xml:space="preserve"> of monitoring and cost of going over a tipping point, and what is the optimal monitoring level to avoid crossing a tipping point across fishing thresholds? </w:t>
      </w:r>
    </w:p>
    <w:p w14:paraId="330D952E" w14:textId="7A2E2FC2" w:rsidR="0010233A" w:rsidRPr="000B7B6E" w:rsidDel="00BE4EDF" w:rsidRDefault="0010233A" w:rsidP="00F61947">
      <w:pPr>
        <w:pStyle w:val="ListParagraph"/>
        <w:widowControl w:val="0"/>
        <w:numPr>
          <w:ilvl w:val="1"/>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del w:id="10" w:author="Jameal Samhouri" w:date="2014-06-24T09:17:00Z"/>
          <w:rFonts w:ascii="Helvetica" w:hAnsi="Helvetica" w:cs="Helvetica"/>
        </w:rPr>
      </w:pPr>
      <w:del w:id="11" w:author="Jameal Samhouri" w:date="2014-06-24T09:17:00Z">
        <w:r w:rsidDel="00BE4EDF">
          <w:rPr>
            <w:rFonts w:ascii="Helvetica" w:hAnsi="Helvetica" w:cs="Helvetica"/>
          </w:rPr>
          <w:delText xml:space="preserve">What is the observation CV needed to prevent collapse under different fisheries targets? </w:delText>
        </w:r>
      </w:del>
    </w:p>
    <w:p w14:paraId="04FF4463" w14:textId="1596A0F7" w:rsidR="0010233A" w:rsidDel="00C45DAC" w:rsidRDefault="0010233A" w:rsidP="0010233A">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del w:id="12" w:author="Jameal Samhouri" w:date="2014-06-24T09:11:00Z"/>
          <w:rFonts w:ascii="Helvetica" w:hAnsi="Helvetica" w:cs="Helvetica"/>
        </w:rPr>
      </w:pPr>
      <w:commentRangeStart w:id="13"/>
      <w:del w:id="14" w:author="Jameal Samhouri" w:date="2014-06-24T09:11:00Z">
        <w:r w:rsidDel="00C45DAC">
          <w:rPr>
            <w:rFonts w:ascii="Helvetica" w:hAnsi="Helvetica" w:cs="Helvetica"/>
          </w:rPr>
          <w:delText xml:space="preserve">How </w:delText>
        </w:r>
        <w:commentRangeEnd w:id="13"/>
        <w:r w:rsidDel="00C45DAC">
          <w:rPr>
            <w:rStyle w:val="CommentReference"/>
          </w:rPr>
          <w:commentReference w:id="13"/>
        </w:r>
        <w:r w:rsidDel="00C45DAC">
          <w:rPr>
            <w:rFonts w:ascii="Helvetica" w:hAnsi="Helvetica" w:cs="Helvetica"/>
          </w:rPr>
          <w:delText xml:space="preserve">does the value of monitoring change </w:delText>
        </w:r>
      </w:del>
      <w:del w:id="16" w:author="Jameal Samhouri" w:date="2014-06-24T09:01:00Z">
        <w:r w:rsidDel="00E77FFC">
          <w:rPr>
            <w:rFonts w:ascii="Helvetica" w:hAnsi="Helvetica" w:cs="Helvetica"/>
          </w:rPr>
          <w:delText xml:space="preserve">from </w:delText>
        </w:r>
      </w:del>
      <w:del w:id="17" w:author="Jameal Samhouri" w:date="2014-06-24T09:00:00Z">
        <w:r w:rsidDel="00E77FFC">
          <w:rPr>
            <w:rFonts w:ascii="Helvetica" w:hAnsi="Helvetica" w:cs="Helvetica"/>
          </w:rPr>
          <w:delText>weak to strong Allee effects</w:delText>
        </w:r>
      </w:del>
      <w:del w:id="18" w:author="Jameal Samhouri" w:date="2014-06-24T09:11:00Z">
        <w:r w:rsidDel="00C45DAC">
          <w:rPr>
            <w:rFonts w:ascii="Helvetica" w:hAnsi="Helvetica" w:cs="Helvetica"/>
          </w:rPr>
          <w:delText>?</w:delText>
        </w:r>
      </w:del>
    </w:p>
    <w:p w14:paraId="68485516" w14:textId="3C0F766F" w:rsidR="0010233A" w:rsidRDefault="0010233A" w:rsidP="00F61947">
      <w:pPr>
        <w:pStyle w:val="ListParagraph"/>
        <w:widowControl w:val="0"/>
        <w:numPr>
          <w:ilvl w:val="1"/>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del w:id="19" w:author="Jameal Samhouri" w:date="2014-06-24T09:18:00Z">
        <w:r w:rsidDel="00BE4EDF">
          <w:rPr>
            <w:rFonts w:ascii="Helvetica" w:hAnsi="Helvetica" w:cs="Helvetica"/>
          </w:rPr>
          <w:delText xml:space="preserve">What is the tradeoff between </w:delText>
        </w:r>
      </w:del>
      <w:proofErr w:type="gramStart"/>
      <w:r>
        <w:rPr>
          <w:rFonts w:ascii="Helvetica" w:hAnsi="Helvetica" w:cs="Helvetica"/>
        </w:rPr>
        <w:t>increased</w:t>
      </w:r>
      <w:proofErr w:type="gramEnd"/>
      <w:r>
        <w:rPr>
          <w:rFonts w:ascii="Helvetica" w:hAnsi="Helvetica" w:cs="Helvetica"/>
        </w:rPr>
        <w:t xml:space="preserve"> monitoring costs and reducing volatility (i.e. can increased monitoring reduce the frequency of “bonanza” and “bust” yields)? </w:t>
      </w:r>
    </w:p>
    <w:p w14:paraId="50189318" w14:textId="77777777" w:rsidR="00D0272A" w:rsidRDefault="00D0272A" w:rsidP="00D0272A">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1CA1711" w14:textId="720F41A3" w:rsidR="00D0272A" w:rsidRDefault="00155BB4" w:rsidP="00D027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ADDITIONAL</w:t>
      </w:r>
      <w:r w:rsidR="00D0272A">
        <w:rPr>
          <w:rFonts w:ascii="Helvetica" w:hAnsi="Helvetica" w:cs="Helvetica"/>
          <w:b/>
          <w:bCs/>
        </w:rPr>
        <w:t xml:space="preserve"> QUESTIONS</w:t>
      </w:r>
    </w:p>
    <w:p w14:paraId="0C8B6210"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Is a</w:t>
      </w:r>
      <w:r w:rsidRPr="00190C2F">
        <w:rPr>
          <w:rFonts w:ascii="Helvetica" w:hAnsi="Helvetica" w:cs="Helvetica"/>
        </w:rPr>
        <w:t>daptive sampling</w:t>
      </w:r>
      <w:r>
        <w:rPr>
          <w:rFonts w:ascii="Helvetica" w:hAnsi="Helvetica" w:cs="Helvetica"/>
        </w:rPr>
        <w:t xml:space="preserve"> effective?</w:t>
      </w:r>
      <w:r w:rsidRPr="00190C2F">
        <w:rPr>
          <w:rFonts w:ascii="Helvetica" w:hAnsi="Helvetica" w:cs="Helvetica"/>
        </w:rPr>
        <w:t xml:space="preserve"> </w:t>
      </w:r>
      <w:proofErr w:type="gramStart"/>
      <w:r w:rsidRPr="00190C2F">
        <w:rPr>
          <w:rFonts w:ascii="Helvetica" w:hAnsi="Helvetica" w:cs="Helvetica"/>
        </w:rPr>
        <w:t>make</w:t>
      </w:r>
      <w:proofErr w:type="gramEnd"/>
      <w:r w:rsidRPr="00190C2F">
        <w:rPr>
          <w:rFonts w:ascii="Helvetica" w:hAnsi="Helvetica" w:cs="Helvetica"/>
        </w:rPr>
        <w:t xml:space="preserve"> degree and extent as a function of the relative distance to a threshold (i.e. ramp up sampling as biomass gets closer to some harvest threshold </w:t>
      </w:r>
      <w:proofErr w:type="spellStart"/>
      <w:r w:rsidRPr="00190C2F">
        <w:rPr>
          <w:rFonts w:ascii="Helvetica" w:hAnsi="Helvetica" w:cs="Helvetica"/>
        </w:rPr>
        <w:t>Bmsy</w:t>
      </w:r>
      <w:proofErr w:type="spellEnd"/>
      <w:r w:rsidRPr="00190C2F">
        <w:rPr>
          <w:rFonts w:ascii="Helvetica" w:hAnsi="Helvetica" w:cs="Helvetica"/>
        </w:rPr>
        <w:t>)</w:t>
      </w:r>
      <w:ins w:id="20" w:author="Halpern" w:date="2014-06-20T21:57:00Z">
        <w:r w:rsidRPr="00190C2F">
          <w:rPr>
            <w:rFonts w:ascii="Helvetica" w:hAnsi="Helvetica" w:cs="Helvetica"/>
          </w:rPr>
          <w:t xml:space="preserve"> </w:t>
        </w:r>
        <w:r w:rsidRPr="00AD07A5">
          <w:rPr>
            <w:rFonts w:ascii="Helvetica" w:hAnsi="Helvetica" w:cs="Helvetica"/>
          </w:rPr>
          <w:sym w:font="Wingdings" w:char="F0DF"/>
        </w:r>
        <w:r w:rsidRPr="00190C2F">
          <w:rPr>
            <w:rFonts w:ascii="Helvetica" w:hAnsi="Helvetica" w:cs="Helvetica"/>
          </w:rPr>
          <w:t xml:space="preserve"> I think one can make it effective if designed well, so I think the question is instead about what this ‘ramp up’ looks like. Where </w:t>
        </w:r>
        <w:proofErr w:type="gramStart"/>
        <w:r w:rsidRPr="00190C2F">
          <w:rPr>
            <w:rFonts w:ascii="Helvetica" w:hAnsi="Helvetica" w:cs="Helvetica"/>
          </w:rPr>
          <w:t>and</w:t>
        </w:r>
        <w:proofErr w:type="gramEnd"/>
        <w:r w:rsidRPr="00190C2F">
          <w:rPr>
            <w:rFonts w:ascii="Helvetica" w:hAnsi="Helvetica" w:cs="Helvetica"/>
          </w:rPr>
          <w:t xml:space="preserve"> when does the ramp up need to happen, how quickly, how much, etc.?</w:t>
        </w:r>
      </w:ins>
    </w:p>
    <w:p w14:paraId="6F98F327"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21"/>
      <w:r>
        <w:rPr>
          <w:rFonts w:ascii="Helvetica" w:hAnsi="Helvetica" w:cs="Helvetica"/>
        </w:rPr>
        <w:t xml:space="preserve">Are </w:t>
      </w:r>
      <w:commentRangeEnd w:id="21"/>
      <w:r>
        <w:rPr>
          <w:rStyle w:val="CommentReference"/>
        </w:rPr>
        <w:commentReference w:id="21"/>
      </w:r>
      <w:r>
        <w:rPr>
          <w:rFonts w:ascii="Helvetica" w:hAnsi="Helvetica" w:cs="Helvetica"/>
        </w:rPr>
        <w:t xml:space="preserve">different harvest control rules more effective for managing systems with tipping points? </w:t>
      </w:r>
      <w:proofErr w:type="gramStart"/>
      <w:r>
        <w:rPr>
          <w:rFonts w:ascii="Helvetica" w:hAnsi="Helvetica" w:cs="Helvetica"/>
        </w:rPr>
        <w:t>e</w:t>
      </w:r>
      <w:proofErr w:type="gramEnd"/>
      <w:r>
        <w:rPr>
          <w:rFonts w:ascii="Helvetica" w:hAnsi="Helvetica" w:cs="Helvetica"/>
        </w:rPr>
        <w:t>.g. precautionary buffers versus %</w:t>
      </w:r>
      <w:proofErr w:type="spellStart"/>
      <w:r>
        <w:rPr>
          <w:rFonts w:ascii="Helvetica" w:hAnsi="Helvetica" w:cs="Helvetica"/>
        </w:rPr>
        <w:t>Fmsy</w:t>
      </w:r>
      <w:proofErr w:type="spellEnd"/>
      <w:ins w:id="23" w:author="Halpern" w:date="2014-06-20T21:58:00Z">
        <w:r>
          <w:rPr>
            <w:rFonts w:ascii="Helvetica" w:hAnsi="Helvetica" w:cs="Helvetica"/>
          </w:rPr>
          <w:t xml:space="preserve"> </w:t>
        </w:r>
      </w:ins>
    </w:p>
    <w:p w14:paraId="59B52510"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are the consequences of monitoring agencies sharing the financial </w:t>
      </w:r>
      <w:proofErr w:type="spellStart"/>
      <w:ins w:id="24" w:author="Adrian Stier" w:date="2014-06-24T08:12:00Z">
        <w:r>
          <w:rPr>
            <w:rFonts w:ascii="Helvetica" w:hAnsi="Helvetica" w:cs="Helvetica"/>
          </w:rPr>
          <w:t>burdon</w:t>
        </w:r>
        <w:proofErr w:type="spellEnd"/>
        <w:r>
          <w:rPr>
            <w:rFonts w:ascii="Helvetica" w:hAnsi="Helvetica" w:cs="Helvetica"/>
          </w:rPr>
          <w:t xml:space="preserve"> </w:t>
        </w:r>
      </w:ins>
      <w:r>
        <w:rPr>
          <w:rFonts w:ascii="Helvetica" w:hAnsi="Helvetica" w:cs="Helvetica"/>
        </w:rPr>
        <w:t xml:space="preserve">of monitoring costs? </w:t>
      </w:r>
      <w:proofErr w:type="gramStart"/>
      <w:r>
        <w:rPr>
          <w:rFonts w:ascii="Helvetica" w:hAnsi="Helvetica" w:cs="Helvetica"/>
        </w:rPr>
        <w:t>i</w:t>
      </w:r>
      <w:proofErr w:type="gramEnd"/>
      <w:r>
        <w:rPr>
          <w:rFonts w:ascii="Helvetica" w:hAnsi="Helvetica" w:cs="Helvetica"/>
        </w:rPr>
        <w:t xml:space="preserve">.e. does cost sharing of monitoring as a function of fishery profit produce higher yield and higher precision? </w:t>
      </w:r>
    </w:p>
    <w:p w14:paraId="155BC76F"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25"/>
      <w:r>
        <w:rPr>
          <w:rFonts w:ascii="Helvetica" w:hAnsi="Helvetica" w:cs="Helvetica"/>
        </w:rPr>
        <w:t xml:space="preserve">How </w:t>
      </w:r>
      <w:commentRangeEnd w:id="25"/>
      <w:r>
        <w:rPr>
          <w:rStyle w:val="CommentReference"/>
        </w:rPr>
        <w:commentReference w:id="25"/>
      </w:r>
      <w:r>
        <w:rPr>
          <w:rFonts w:ascii="Helvetica" w:hAnsi="Helvetica" w:cs="Helvetica"/>
        </w:rPr>
        <w:t>does temporally correlated or uncorrelated production change the value of information as you approach a tipping point? What if there is a regime shift?</w:t>
      </w:r>
      <w:ins w:id="28" w:author="Halpern" w:date="2014-06-20T22:00:00Z">
        <w:r>
          <w:rPr>
            <w:rFonts w:ascii="Helvetica" w:hAnsi="Helvetica" w:cs="Helvetica"/>
          </w:rPr>
          <w:t xml:space="preserve"> </w:t>
        </w:r>
      </w:ins>
    </w:p>
    <w:p w14:paraId="7CFEA105"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What are the consequences of different types of sampling variance? Is it the degree (within a year) or the extent (frequency) of sampling that matters, and how does this covary with high or low autocorrelation between years?</w:t>
      </w:r>
      <w:ins w:id="29" w:author="Halpern" w:date="2014-06-20T22:02:00Z">
        <w:r>
          <w:rPr>
            <w:rFonts w:ascii="Helvetica" w:hAnsi="Helvetica" w:cs="Helvetica"/>
          </w:rPr>
          <w:t xml:space="preserve"> </w:t>
        </w:r>
        <w:r w:rsidRPr="00AD07A5">
          <w:rPr>
            <w:rFonts w:ascii="Helvetica" w:hAnsi="Helvetica" w:cs="Helvetica"/>
          </w:rPr>
          <w:sym w:font="Wingdings" w:char="F0DF"/>
        </w:r>
        <w:r>
          <w:rPr>
            <w:rFonts w:ascii="Helvetica" w:hAnsi="Helvetica" w:cs="Helvetica"/>
          </w:rPr>
          <w:t xml:space="preserve"> </w:t>
        </w:r>
        <w:proofErr w:type="gramStart"/>
        <w:r>
          <w:rPr>
            <w:rFonts w:ascii="Helvetica" w:hAnsi="Helvetica" w:cs="Helvetica"/>
          </w:rPr>
          <w:t>this</w:t>
        </w:r>
        <w:proofErr w:type="gramEnd"/>
        <w:r>
          <w:rPr>
            <w:rFonts w:ascii="Helvetica" w:hAnsi="Helvetica" w:cs="Helvetica"/>
          </w:rPr>
          <w:t xml:space="preserve"> may seem a wonky methodological issue but I think it’s pretty important to understand </w:t>
        </w:r>
        <w:proofErr w:type="spellStart"/>
        <w:r>
          <w:rPr>
            <w:rFonts w:ascii="Helvetica" w:hAnsi="Helvetica" w:cs="Helvetica"/>
          </w:rPr>
          <w:t>wrt</w:t>
        </w:r>
        <w:proofErr w:type="spellEnd"/>
        <w:r>
          <w:rPr>
            <w:rFonts w:ascii="Helvetica" w:hAnsi="Helvetica" w:cs="Helvetica"/>
          </w:rPr>
          <w:t xml:space="preserve"> to this research topic</w:t>
        </w:r>
      </w:ins>
      <w:r>
        <w:rPr>
          <w:rFonts w:ascii="Helvetica" w:hAnsi="Helvetica" w:cs="Helvetica"/>
        </w:rPr>
        <w:t xml:space="preserve"> </w:t>
      </w:r>
    </w:p>
    <w:p w14:paraId="4F7449C2"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How do different shapes of investment – monitoring precision curves modify value of information?</w:t>
      </w:r>
      <w:ins w:id="30" w:author="Halpern" w:date="2014-06-20T22:02:00Z">
        <w:r>
          <w:rPr>
            <w:rFonts w:ascii="Helvetica" w:hAnsi="Helvetica" w:cs="Helvetica"/>
          </w:rPr>
          <w:t xml:space="preserve"> </w:t>
        </w:r>
      </w:ins>
      <w:r>
        <w:rPr>
          <w:rFonts w:ascii="Helvetica" w:hAnsi="Helvetica" w:cs="Helvetica"/>
        </w:rPr>
        <w:t xml:space="preserve">What if cost of monitoring leads to linear versus sigmoid decreases in CV of biomass estimates in sampling model? </w:t>
      </w:r>
    </w:p>
    <w:p w14:paraId="3B3E6494" w14:textId="77777777" w:rsidR="00BE0F27" w:rsidRDefault="00BE0F27"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is the best monitoring strategy to recovery following going over a tipping point? </w:t>
      </w:r>
      <w:ins w:id="31" w:author="Halpern" w:date="2014-06-20T22:03:00Z">
        <w:r w:rsidRPr="00AD07A5">
          <w:rPr>
            <w:rFonts w:ascii="Helvetica" w:hAnsi="Helvetica" w:cs="Helvetica"/>
          </w:rPr>
          <w:sym w:font="Wingdings" w:char="F0DF"/>
        </w:r>
        <w:r>
          <w:rPr>
            <w:rFonts w:ascii="Helvetica" w:hAnsi="Helvetica" w:cs="Helvetica"/>
          </w:rPr>
          <w:t xml:space="preserve"> I really like this one. I could see a possible result being that you monitor very, very little until a really strong signal of recovery occurs because you likely wouldn’t start re-harvesting until a stock had clearly and strongly recovered.  But maybe not . . .</w:t>
        </w:r>
      </w:ins>
    </w:p>
    <w:p w14:paraId="17342B1C" w14:textId="77777777" w:rsidR="00BA57DB" w:rsidRPr="00406627" w:rsidRDefault="00BA57DB" w:rsidP="004066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406627">
        <w:rPr>
          <w:rFonts w:ascii="Helvetica" w:hAnsi="Helvetica"/>
          <w:b/>
          <w:sz w:val="28"/>
          <w:szCs w:val="28"/>
        </w:rPr>
        <w:br w:type="page"/>
      </w:r>
    </w:p>
    <w:p w14:paraId="1DF63EFD" w14:textId="77777777" w:rsidR="006739D7" w:rsidRDefault="006739D7">
      <w:pPr>
        <w:rPr>
          <w:rFonts w:ascii="Helvetica" w:hAnsi="Helvetica"/>
          <w:b/>
        </w:rPr>
      </w:pPr>
    </w:p>
    <w:p w14:paraId="0F8C7871" w14:textId="04B4BCD0" w:rsidR="006F718D" w:rsidRPr="000C0813" w:rsidRDefault="006F718D" w:rsidP="000C08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sidRPr="000C0813">
        <w:rPr>
          <w:rFonts w:ascii="Helvetica" w:hAnsi="Helvetica" w:cs="Helvetica"/>
          <w:b/>
          <w:bCs/>
        </w:rPr>
        <w:t>APPROACH</w:t>
      </w:r>
    </w:p>
    <w:p w14:paraId="4BB1F299" w14:textId="32FC812E" w:rsidR="006F718D" w:rsidRPr="000C0813" w:rsidRDefault="000C0813" w:rsidP="000C0813">
      <w:pPr>
        <w:pStyle w:val="ListParagraph"/>
        <w:widowControl w:val="0"/>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sidRPr="000C0813">
        <w:rPr>
          <w:rFonts w:ascii="Helvetica" w:hAnsi="Helvetica" w:cs="Helvetica"/>
          <w:bCs/>
        </w:rPr>
        <w:t xml:space="preserve">Single species MSE </w:t>
      </w:r>
    </w:p>
    <w:p w14:paraId="04166DCE" w14:textId="2ABA58C1" w:rsidR="00C637D8" w:rsidRPr="00C637D8" w:rsidRDefault="000C0813" w:rsidP="00C637D8">
      <w:pPr>
        <w:pStyle w:val="ListParagraph"/>
        <w:widowControl w:val="0"/>
        <w:numPr>
          <w:ilvl w:val="1"/>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i/>
        </w:rPr>
      </w:pPr>
      <w:r w:rsidRPr="00C637D8">
        <w:rPr>
          <w:rFonts w:ascii="Helvetica" w:hAnsi="Helvetica" w:cs="Helvetica"/>
          <w:bCs/>
          <w:i/>
        </w:rPr>
        <w:t>Operating Model</w:t>
      </w:r>
      <w:r w:rsidR="00C637D8">
        <w:rPr>
          <w:rFonts w:ascii="Helvetica" w:hAnsi="Helvetica" w:cs="Helvetica"/>
          <w:bCs/>
          <w:i/>
        </w:rPr>
        <w:t xml:space="preserve">: </w:t>
      </w:r>
      <m:oMath>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t</m:t>
                </m:r>
              </m:sub>
            </m:sSub>
          </m:num>
          <m:den>
            <m:r>
              <m:rPr>
                <m:sty m:val="p"/>
              </m:rPr>
              <w:rPr>
                <w:rFonts w:ascii="Cambria Math" w:hAnsi="Cambria Math"/>
              </w:rPr>
              <m:t>Δ</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C637D8">
        <w:rPr>
          <w:rFonts w:ascii="Helvetica" w:hAnsi="Helvetica" w:cs="Helvetica"/>
          <w:i/>
        </w:rPr>
        <w:t>,</w:t>
      </w:r>
    </w:p>
    <w:p w14:paraId="0B043929" w14:textId="21957A6D" w:rsidR="00C637D8" w:rsidRPr="00904976" w:rsidRDefault="00C637D8" w:rsidP="006D58FE">
      <w:pPr>
        <w:pStyle w:val="ListParagraph"/>
        <w:numPr>
          <w:ilvl w:val="2"/>
          <w:numId w:val="15"/>
        </w:numPr>
        <w:rPr>
          <w:rFonts w:ascii="Helvetica" w:hAnsi="Helvetica"/>
        </w:rPr>
      </w:pPr>
      <w:proofErr w:type="gramStart"/>
      <w:r w:rsidRPr="00C637D8">
        <w:rPr>
          <w:rFonts w:ascii="Helvetica" w:hAnsi="Helvetica"/>
        </w:rPr>
        <w:t>where</w:t>
      </w:r>
      <w:proofErr w:type="gramEnd"/>
      <w:r w:rsidRPr="00C637D8">
        <w:rPr>
          <w:rFonts w:ascii="Helvetica" w:hAnsi="Helvetica"/>
        </w:rPr>
        <w:t xml:space="preserve"> </w:t>
      </w:r>
      <w:r w:rsidRPr="00C637D8">
        <w:rPr>
          <w:rFonts w:ascii="Helvetica" w:hAnsi="Helvetica"/>
          <w:i/>
        </w:rPr>
        <w:t xml:space="preserve">r </w:t>
      </w:r>
      <w:r w:rsidRPr="00C637D8">
        <w:rPr>
          <w:rFonts w:ascii="Helvetica" w:hAnsi="Helvetica"/>
        </w:rPr>
        <w:t>is the intrinsic rate of increase</w:t>
      </w:r>
      <w:r w:rsidRPr="00C637D8">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C637D8">
        <w:rPr>
          <w:rFonts w:ascii="Helvetica" w:hAnsi="Helvetica"/>
        </w:rPr>
        <w:t xml:space="preserve"> is the biomass of fish in year </w:t>
      </w:r>
      <w:r w:rsidRPr="00C637D8">
        <w:rPr>
          <w:rFonts w:ascii="Helvetica" w:hAnsi="Helvetica"/>
          <w:i/>
        </w:rPr>
        <w:t>t</w:t>
      </w:r>
      <w:r w:rsidRPr="00C637D8">
        <w:rPr>
          <w:rFonts w:ascii="Helvetica" w:hAnsi="Helvetica"/>
        </w:rPr>
        <w:t xml:space="preserve">, </w:t>
      </w:r>
      <w:r w:rsidRPr="00C637D8">
        <w:rPr>
          <w:rFonts w:ascii="Helvetica" w:hAnsi="Helvetica"/>
          <w:i/>
        </w:rPr>
        <w:t>K</w:t>
      </w:r>
      <w:r w:rsidRPr="00C637D8">
        <w:rPr>
          <w:rFonts w:ascii="Helvetica" w:hAnsi="Helvetica"/>
        </w:rPr>
        <w:t xml:space="preserve"> is the carrying capacity of the population,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C637D8">
        <w:rPr>
          <w:rFonts w:ascii="Helvetica" w:hAnsi="Helvetica"/>
          <w:i/>
        </w:rPr>
        <w:t xml:space="preserve"> </w:t>
      </w:r>
      <w:r w:rsidRPr="00C637D8">
        <w:rPr>
          <w:rFonts w:ascii="Helvetica" w:hAnsi="Helvetica"/>
        </w:rPr>
        <w:t xml:space="preserve">is the yield of fish extracted in year </w:t>
      </w:r>
      <w:r w:rsidRPr="00C637D8">
        <w:rPr>
          <w:rFonts w:ascii="Helvetica" w:hAnsi="Helvetica"/>
          <w:i/>
        </w:rPr>
        <w:t>t</w:t>
      </w:r>
      <w:r w:rsidRPr="00C637D8">
        <w:rPr>
          <w:rFonts w:ascii="Helvetica" w:hAnsi="Helvetica"/>
        </w:rPr>
        <w:t xml:space="preserve">. </w:t>
      </w:r>
      <w:r>
        <w:rPr>
          <w:rFonts w:ascii="Helvetica" w:hAnsi="Helvetica"/>
        </w:rPr>
        <w:t xml:space="preserve">A in this model defines the point at </w:t>
      </w:r>
      <w:r w:rsidRPr="00904976">
        <w:rPr>
          <w:rFonts w:ascii="Helvetica" w:hAnsi="Helvetica"/>
        </w:rPr>
        <w:t>which</w:t>
      </w:r>
      <w:r w:rsidR="006D58FE" w:rsidRPr="00904976">
        <w:rPr>
          <w:rFonts w:ascii="Helvetica" w:hAnsi="Helvetica"/>
        </w:rPr>
        <w:t xml:space="preserve"> and strength of </w:t>
      </w:r>
      <w:r w:rsidRPr="00904976">
        <w:rPr>
          <w:rFonts w:ascii="Helvetica" w:hAnsi="Helvetica"/>
        </w:rPr>
        <w:t xml:space="preserve">the </w:t>
      </w:r>
      <w:proofErr w:type="spellStart"/>
      <w:r w:rsidRPr="00904976">
        <w:rPr>
          <w:rFonts w:ascii="Helvetica" w:hAnsi="Helvetica"/>
        </w:rPr>
        <w:t>Allee</w:t>
      </w:r>
      <w:proofErr w:type="spellEnd"/>
      <w:r w:rsidRPr="00904976">
        <w:rPr>
          <w:rFonts w:ascii="Helvetica" w:hAnsi="Helvetica"/>
        </w:rPr>
        <w:t xml:space="preserve"> effect. </w:t>
      </w:r>
    </w:p>
    <w:p w14:paraId="320395F7" w14:textId="77777777" w:rsidR="00904976" w:rsidRPr="00904976" w:rsidRDefault="0002465B" w:rsidP="0002465B">
      <w:pPr>
        <w:pStyle w:val="ListParagraph"/>
        <w:numPr>
          <w:ilvl w:val="2"/>
          <w:numId w:val="15"/>
        </w:numPr>
        <w:rPr>
          <w:rFonts w:ascii="Helvetica" w:hAnsi="Helvetica"/>
        </w:rPr>
      </w:pPr>
      <w:r w:rsidRPr="00904976">
        <w:rPr>
          <w:rFonts w:ascii="Helvetica" w:hAnsi="Helvetica"/>
        </w:rPr>
        <w:t xml:space="preserve">The benefit of this parameterization is that A can be set at levels less than or equal to 0, which can create scenarios where there is not a tipping point, but there is a range of biomass where productivity becomes very low (but still positive).  If you set A to be something like -500, you basically have the logistic function. </w:t>
      </w:r>
    </w:p>
    <w:p w14:paraId="2C613667" w14:textId="01EA7DD1" w:rsidR="0002465B" w:rsidRDefault="00904976" w:rsidP="005B0B04">
      <w:pPr>
        <w:pStyle w:val="ListParagraph"/>
        <w:numPr>
          <w:ilvl w:val="2"/>
          <w:numId w:val="15"/>
        </w:numPr>
        <w:rPr>
          <w:rFonts w:ascii="Helvetica" w:hAnsi="Helvetica"/>
        </w:rPr>
      </w:pPr>
      <w:r w:rsidRPr="00AF634A">
        <w:rPr>
          <w:rFonts w:ascii="Helvetica" w:hAnsi="Helvetica"/>
        </w:rPr>
        <w:t>Here is a visualization of th</w:t>
      </w:r>
      <w:r w:rsidR="00AF634A" w:rsidRPr="00AF634A">
        <w:rPr>
          <w:rFonts w:ascii="Helvetica" w:hAnsi="Helvetica"/>
        </w:rPr>
        <w:t>e this model in continuous time</w:t>
      </w:r>
      <w:r w:rsidRPr="00904976">
        <w:rPr>
          <w:noProof/>
        </w:rPr>
        <w:drawing>
          <wp:inline distT="0" distB="0" distL="0" distR="0" wp14:anchorId="3EEB1448" wp14:editId="0546164D">
            <wp:extent cx="2298700" cy="1730375"/>
            <wp:effectExtent l="0" t="0" r="0" b="0"/>
            <wp:docPr id="2" name="Picture 2" descr="Macintosh HD:Users:adrianstier:Dropbox:Projects:In Progress:Value of Information:Code:Figures:General:Allee_Model_T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Dropbox:Projects:In Progress:Value of Information:Code:Figures:General:Allee_Model_TE.pdf"/>
                    <pic:cNvPicPr>
                      <a:picLocks noChangeAspect="1" noChangeArrowheads="1"/>
                    </pic:cNvPicPr>
                  </pic:nvPicPr>
                  <pic:blipFill rotWithShape="1">
                    <a:blip r:embed="rId10">
                      <a:extLst>
                        <a:ext uri="{28A0092B-C50C-407E-A947-70E740481C1C}">
                          <a14:useLocalDpi xmlns:a14="http://schemas.microsoft.com/office/drawing/2010/main" val="0"/>
                        </a:ext>
                      </a:extLst>
                    </a:blip>
                    <a:srcRect t="64402" r="50942"/>
                    <a:stretch/>
                  </pic:blipFill>
                  <pic:spPr bwMode="auto">
                    <a:xfrm>
                      <a:off x="0" y="0"/>
                      <a:ext cx="2299422" cy="1730919"/>
                    </a:xfrm>
                    <a:prstGeom prst="rect">
                      <a:avLst/>
                    </a:prstGeom>
                    <a:noFill/>
                    <a:ln>
                      <a:noFill/>
                    </a:ln>
                    <a:extLst>
                      <a:ext uri="{53640926-AAD7-44d8-BBD7-CCE9431645EC}">
                        <a14:shadowObscured xmlns:a14="http://schemas.microsoft.com/office/drawing/2010/main"/>
                      </a:ext>
                    </a:extLst>
                  </pic:spPr>
                </pic:pic>
              </a:graphicData>
            </a:graphic>
          </wp:inline>
        </w:drawing>
      </w:r>
    </w:p>
    <w:p w14:paraId="0D0FB1AF" w14:textId="6387BF15" w:rsidR="006739D7" w:rsidRPr="00404C12" w:rsidRDefault="005B0B04" w:rsidP="005B0B04">
      <w:pPr>
        <w:pStyle w:val="ListParagraph"/>
        <w:numPr>
          <w:ilvl w:val="1"/>
          <w:numId w:val="15"/>
        </w:numPr>
        <w:rPr>
          <w:rFonts w:ascii="Helvetica" w:hAnsi="Helvetica"/>
          <w:i/>
        </w:rPr>
      </w:pPr>
      <w:r w:rsidRPr="005B0B04">
        <w:rPr>
          <w:rFonts w:ascii="Helvetica" w:hAnsi="Helvetica"/>
          <w:i/>
        </w:rPr>
        <w:t xml:space="preserve">Sampling </w:t>
      </w:r>
      <w:r w:rsidR="00404C12">
        <w:rPr>
          <w:rFonts w:ascii="Helvetica" w:hAnsi="Helvetica"/>
          <w:i/>
        </w:rPr>
        <w:t xml:space="preserve">and Assessment </w:t>
      </w:r>
      <w:r w:rsidRPr="005B0B04">
        <w:rPr>
          <w:rFonts w:ascii="Helvetica" w:hAnsi="Helvetica"/>
          <w:i/>
        </w:rPr>
        <w:t>model</w:t>
      </w:r>
      <w:r w:rsidR="00AF634A">
        <w:rPr>
          <w:rFonts w:ascii="Helvetica" w:hAnsi="Helvetica"/>
          <w:i/>
        </w:rPr>
        <w:t xml:space="preserve">: </w:t>
      </w:r>
      <w:r w:rsidR="00AF634A">
        <w:rPr>
          <w:rFonts w:ascii="Helvetica" w:hAnsi="Helvetica"/>
        </w:rPr>
        <w:t>M</w:t>
      </w:r>
      <w:r w:rsidR="00AF634A" w:rsidRPr="000E6466">
        <w:rPr>
          <w:rFonts w:ascii="Helvetica" w:hAnsi="Helvetica"/>
        </w:rPr>
        <w:t>anagers rarely have per</w:t>
      </w:r>
      <w:r w:rsidR="00E877D4">
        <w:rPr>
          <w:rFonts w:ascii="Helvetica" w:hAnsi="Helvetica"/>
        </w:rPr>
        <w:t xml:space="preserve">fect knowledge of stock biomass. </w:t>
      </w:r>
      <w:r w:rsidR="00AF634A" w:rsidRPr="000E6466">
        <w:rPr>
          <w:rFonts w:ascii="Helvetica" w:hAnsi="Helvetica"/>
        </w:rPr>
        <w:t>Even with sophisticated stock assessment technique, estimates of a previous year’s stock biomass nearly always include some uncertainty. Hereafter we refer to this estimated biomass from a</w:t>
      </w:r>
      <w:r w:rsidR="00AF634A">
        <w:rPr>
          <w:rFonts w:ascii="Helvetica" w:hAnsi="Helvetica"/>
        </w:rPr>
        <w:t xml:space="preserve"> previous year as</w:t>
      </w:r>
      <w:r w:rsidR="00AF634A"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AF634A" w:rsidRPr="000E6466">
        <w:rPr>
          <w:rFonts w:ascii="Helvetica" w:hAnsi="Helvetica"/>
        </w:rPr>
        <w:t>.</w:t>
      </w:r>
      <w:r w:rsidR="00E877D4">
        <w:rPr>
          <w:rFonts w:ascii="Helvetica" w:hAnsi="Helvetica"/>
        </w:rPr>
        <w:t xml:space="preserve"> </w:t>
      </w:r>
      <w:r w:rsidR="00B46EC1">
        <w:rPr>
          <w:rFonts w:ascii="Helvetica" w:hAnsi="Helvetica"/>
        </w:rPr>
        <w:t>In our model</w:t>
      </w:r>
      <w:r w:rsidR="00B46EC1"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B46EC1">
        <w:rPr>
          <w:rFonts w:ascii="Helvetica" w:hAnsi="Helvetica"/>
        </w:rPr>
        <w:t xml:space="preserve"> </w:t>
      </w:r>
      <w:r w:rsidR="00DB349E">
        <w:rPr>
          <w:rFonts w:ascii="Helvetica" w:hAnsi="Helvetica"/>
        </w:rPr>
        <w:t xml:space="preserve">is estimated each year. The amount that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DB349E">
        <w:rPr>
          <w:rFonts w:ascii="Helvetica" w:hAnsi="Helvetica"/>
        </w:rPr>
        <w:t xml:space="preserve"> deviates from the true biomass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DB349E">
        <w:rPr>
          <w:rFonts w:ascii="Helvetica" w:hAnsi="Helvetica"/>
        </w:rPr>
        <w:t xml:space="preserve"> </w:t>
      </w:r>
      <w:r w:rsidR="00B46EC1">
        <w:rPr>
          <w:rFonts w:ascii="Helvetica" w:hAnsi="Helvetica"/>
        </w:rPr>
        <w:t>is deterministic but the exact value of</w:t>
      </w:r>
      <w:r w:rsidR="00B46EC1"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00B46EC1">
        <w:rPr>
          <w:rFonts w:ascii="Helvetica" w:hAnsi="Helvetica"/>
        </w:rPr>
        <w:t xml:space="preserve"> </w:t>
      </w:r>
      <w:proofErr w:type="gramStart"/>
      <w:r w:rsidR="00B46EC1">
        <w:rPr>
          <w:rFonts w:ascii="Helvetica" w:hAnsi="Helvetica"/>
        </w:rPr>
        <w:t xml:space="preserve">varies  </w:t>
      </w:r>
      <w:r w:rsidR="00FC6585">
        <w:rPr>
          <w:rFonts w:ascii="Helvetica" w:hAnsi="Helvetica"/>
        </w:rPr>
        <w:t>depending</w:t>
      </w:r>
      <w:proofErr w:type="gramEnd"/>
      <w:r w:rsidR="00FC6585">
        <w:rPr>
          <w:rFonts w:ascii="Helvetica" w:hAnsi="Helvetica"/>
        </w:rPr>
        <w:t xml:space="preserve"> on the time. </w:t>
      </w:r>
      <w:r w:rsidR="00404C12">
        <w:rPr>
          <w:rFonts w:ascii="Helvetica" w:hAnsi="Helvetica"/>
        </w:rPr>
        <w:t xml:space="preserve">We assume no error in assessment model. </w:t>
      </w:r>
      <w:r w:rsidR="00FC6585">
        <w:rPr>
          <w:rFonts w:ascii="Helvetica" w:hAnsi="Helvetica"/>
        </w:rPr>
        <w:t>[</w:t>
      </w:r>
      <w:proofErr w:type="gramStart"/>
      <w:r w:rsidR="00FC6585">
        <w:rPr>
          <w:rFonts w:ascii="Helvetica" w:hAnsi="Helvetica"/>
        </w:rPr>
        <w:t>need</w:t>
      </w:r>
      <w:proofErr w:type="gramEnd"/>
      <w:r w:rsidR="00FC6585">
        <w:rPr>
          <w:rFonts w:ascii="Helvetica" w:hAnsi="Helvetica"/>
        </w:rPr>
        <w:t xml:space="preserve"> to check wi</w:t>
      </w:r>
      <w:r w:rsidR="00404C12">
        <w:rPr>
          <w:rFonts w:ascii="Helvetica" w:hAnsi="Helvetica"/>
        </w:rPr>
        <w:t xml:space="preserve">th TE about the details of this given the way it’s coded.] </w:t>
      </w:r>
    </w:p>
    <w:p w14:paraId="310989FF" w14:textId="4278458C" w:rsidR="00B46EC1" w:rsidRPr="006B019D" w:rsidRDefault="00A56EB6" w:rsidP="006B019D">
      <w:pPr>
        <w:pStyle w:val="ListParagraph"/>
        <w:numPr>
          <w:ilvl w:val="1"/>
          <w:numId w:val="15"/>
        </w:numPr>
        <w:rPr>
          <w:rFonts w:ascii="Helvetica" w:hAnsi="Helvetica"/>
          <w:i/>
        </w:rPr>
      </w:pPr>
      <w:r>
        <w:rPr>
          <w:rFonts w:ascii="Helvetica" w:hAnsi="Helvetica"/>
          <w:i/>
        </w:rPr>
        <w:t>Management model</w:t>
      </w:r>
      <w:r>
        <w:rPr>
          <w:rFonts w:ascii="Helvetica" w:hAnsi="Helvetica"/>
        </w:rPr>
        <w:t xml:space="preserve">: The model current has thresholds to hit a maximum fishing rate if </w:t>
      </w:r>
      <w:commentRangeStart w:id="32"/>
      <w:r>
        <w:rPr>
          <w:rFonts w:ascii="Helvetica" w:hAnsi="Helvetica"/>
        </w:rPr>
        <w:t xml:space="preserve">over </w:t>
      </w:r>
      <w:proofErr w:type="spellStart"/>
      <w:r>
        <w:rPr>
          <w:rFonts w:ascii="Helvetica" w:hAnsi="Helvetica"/>
        </w:rPr>
        <w:t>Bmsy</w:t>
      </w:r>
      <w:commentRangeEnd w:id="32"/>
      <w:proofErr w:type="spellEnd"/>
      <w:r w:rsidR="009F5FCD">
        <w:rPr>
          <w:rStyle w:val="CommentReference"/>
        </w:rPr>
        <w:commentReference w:id="32"/>
      </w:r>
      <w:r>
        <w:rPr>
          <w:rFonts w:ascii="Helvetica" w:hAnsi="Helvetica"/>
        </w:rPr>
        <w:t xml:space="preserve">, </w:t>
      </w:r>
      <w:ins w:id="33" w:author="Adrian Stier" w:date="2014-09-20T19:05:00Z">
        <w:r w:rsidR="00BD2BC5">
          <w:rPr>
            <w:rFonts w:ascii="Helvetica" w:hAnsi="Helvetica"/>
          </w:rPr>
          <w:t>intermediate</w:t>
        </w:r>
      </w:ins>
      <w:r>
        <w:rPr>
          <w:rFonts w:ascii="Helvetica" w:hAnsi="Helvetica"/>
        </w:rPr>
        <w:t xml:space="preserve"> if less than MSY, and 0 if below a minimum biomass</w:t>
      </w:r>
    </w:p>
    <w:p w14:paraId="4267A11C" w14:textId="4BAF1503" w:rsidR="006B019D" w:rsidRPr="002E2D28" w:rsidRDefault="001C0481" w:rsidP="001C0481">
      <w:pPr>
        <w:pStyle w:val="ListParagraph"/>
        <w:numPr>
          <w:ilvl w:val="0"/>
          <w:numId w:val="15"/>
        </w:numPr>
        <w:rPr>
          <w:rFonts w:ascii="Helvetica" w:hAnsi="Helvetica"/>
          <w:i/>
        </w:rPr>
      </w:pPr>
      <w:r>
        <w:rPr>
          <w:rFonts w:ascii="Helvetica" w:hAnsi="Helvetica"/>
        </w:rPr>
        <w:t xml:space="preserve">We used a stochastic simulation model to evaluate the </w:t>
      </w:r>
      <w:r w:rsidR="00B70592">
        <w:rPr>
          <w:rFonts w:ascii="Helvetica" w:hAnsi="Helvetica"/>
        </w:rPr>
        <w:t xml:space="preserve">dynamics of a model fish </w:t>
      </w:r>
      <w:ins w:id="34" w:author="Jameal Samhouri" w:date="2014-06-24T09:22:00Z">
        <w:r w:rsidR="009F5FCD">
          <w:rPr>
            <w:rFonts w:ascii="Helvetica" w:hAnsi="Helvetica"/>
          </w:rPr>
          <w:t xml:space="preserve">population </w:t>
        </w:r>
      </w:ins>
      <w:r w:rsidR="00B70592">
        <w:rPr>
          <w:rFonts w:ascii="Helvetica" w:hAnsi="Helvetica"/>
        </w:rPr>
        <w:t xml:space="preserve">in sampling across a range of model </w:t>
      </w:r>
      <w:proofErr w:type="spellStart"/>
      <w:r w:rsidR="00B70592">
        <w:rPr>
          <w:rFonts w:ascii="Helvetica" w:hAnsi="Helvetica"/>
        </w:rPr>
        <w:t>paramters</w:t>
      </w:r>
      <w:proofErr w:type="spellEnd"/>
      <w:r w:rsidR="00B70592">
        <w:rPr>
          <w:rFonts w:ascii="Helvetica" w:hAnsi="Helvetica"/>
        </w:rPr>
        <w:t xml:space="preserve"> including initial starting biomass, harvest thresholds, degree of precision in estimated biomass, and strength of </w:t>
      </w:r>
      <w:proofErr w:type="spellStart"/>
      <w:r w:rsidR="00B70592">
        <w:rPr>
          <w:rFonts w:ascii="Helvetica" w:hAnsi="Helvetica"/>
        </w:rPr>
        <w:t>Allee</w:t>
      </w:r>
      <w:proofErr w:type="spellEnd"/>
      <w:r w:rsidR="00B70592">
        <w:rPr>
          <w:rFonts w:ascii="Helvetica" w:hAnsi="Helvetica"/>
        </w:rPr>
        <w:t xml:space="preserve"> effect</w:t>
      </w:r>
    </w:p>
    <w:p w14:paraId="0A0BFE0B" w14:textId="2059F1B4" w:rsidR="002E2D28" w:rsidRPr="002E2D28" w:rsidRDefault="002E2D28" w:rsidP="001C0481">
      <w:pPr>
        <w:pStyle w:val="ListParagraph"/>
        <w:numPr>
          <w:ilvl w:val="0"/>
          <w:numId w:val="15"/>
        </w:numPr>
        <w:rPr>
          <w:rFonts w:ascii="Helvetica" w:hAnsi="Helvetica"/>
          <w:i/>
        </w:rPr>
      </w:pPr>
      <w:r>
        <w:rPr>
          <w:rFonts w:ascii="Helvetica" w:hAnsi="Helvetica"/>
        </w:rPr>
        <w:t xml:space="preserve">Response Variables </w:t>
      </w:r>
      <w:r w:rsidR="00027C7E">
        <w:rPr>
          <w:rFonts w:ascii="Helvetica" w:hAnsi="Helvetica"/>
        </w:rPr>
        <w:t>Currently Considered</w:t>
      </w:r>
    </w:p>
    <w:p w14:paraId="756D4BA1" w14:textId="02C2F2F4" w:rsidR="00EA03E9" w:rsidRPr="00EA03E9" w:rsidRDefault="00EA03E9" w:rsidP="002E2D28">
      <w:pPr>
        <w:pStyle w:val="ListParagraph"/>
        <w:numPr>
          <w:ilvl w:val="1"/>
          <w:numId w:val="15"/>
        </w:numPr>
        <w:rPr>
          <w:rFonts w:ascii="Helvetica" w:hAnsi="Helvetica"/>
          <w:i/>
        </w:rPr>
      </w:pPr>
      <w:r>
        <w:rPr>
          <w:rFonts w:ascii="Helvetica" w:hAnsi="Helvetica"/>
        </w:rPr>
        <w:t>Yield through time</w:t>
      </w:r>
    </w:p>
    <w:p w14:paraId="07CF385B" w14:textId="3A13E213" w:rsidR="002E2D28" w:rsidRPr="002E2D28" w:rsidRDefault="002E2D28" w:rsidP="002E2D28">
      <w:pPr>
        <w:pStyle w:val="ListParagraph"/>
        <w:numPr>
          <w:ilvl w:val="1"/>
          <w:numId w:val="15"/>
        </w:numPr>
        <w:rPr>
          <w:rFonts w:ascii="Helvetica" w:hAnsi="Helvetica"/>
          <w:i/>
        </w:rPr>
      </w:pPr>
      <w:r>
        <w:rPr>
          <w:rFonts w:ascii="Helvetica" w:hAnsi="Helvetica"/>
        </w:rPr>
        <w:t>Yearly Value: profit (yield*price – yield*cost/bio</w:t>
      </w:r>
      <w:r w:rsidR="009F5FCD">
        <w:rPr>
          <w:rFonts w:ascii="Helvetica" w:hAnsi="Helvetica"/>
        </w:rPr>
        <w:t>m</w:t>
      </w:r>
      <w:r>
        <w:rPr>
          <w:rFonts w:ascii="Helvetica" w:hAnsi="Helvetica"/>
        </w:rPr>
        <w:t xml:space="preserve">ass at time t) </w:t>
      </w:r>
    </w:p>
    <w:p w14:paraId="1C5C9D75" w14:textId="387167D8" w:rsidR="002E2D28" w:rsidRPr="002E2D28" w:rsidRDefault="002E2D28" w:rsidP="002E2D28">
      <w:pPr>
        <w:pStyle w:val="ListParagraph"/>
        <w:numPr>
          <w:ilvl w:val="1"/>
          <w:numId w:val="15"/>
        </w:numPr>
        <w:rPr>
          <w:rFonts w:ascii="Helvetica" w:hAnsi="Helvetica"/>
          <w:i/>
        </w:rPr>
      </w:pPr>
      <w:r>
        <w:rPr>
          <w:rFonts w:ascii="Helvetica" w:hAnsi="Helvetica"/>
        </w:rPr>
        <w:t>Net Present Value: profit scaled with a discount rate</w:t>
      </w:r>
    </w:p>
    <w:p w14:paraId="239AC4BB" w14:textId="116E2613" w:rsidR="002E2D28" w:rsidRDefault="001F2014" w:rsidP="002E2D28">
      <w:pPr>
        <w:pStyle w:val="ListParagraph"/>
        <w:numPr>
          <w:ilvl w:val="1"/>
          <w:numId w:val="15"/>
        </w:numPr>
        <w:rPr>
          <w:rFonts w:ascii="Helvetica" w:hAnsi="Helvetica"/>
        </w:rPr>
      </w:pPr>
      <w:r>
        <w:rPr>
          <w:rFonts w:ascii="Helvetica" w:hAnsi="Helvetica"/>
        </w:rPr>
        <w:t xml:space="preserve">Volatility: number of years out of total years where population dips to 25% and goes above 250% </w:t>
      </w:r>
      <w:r w:rsidR="0052559B">
        <w:rPr>
          <w:rFonts w:ascii="Helvetica" w:hAnsi="Helvetica"/>
        </w:rPr>
        <w:t xml:space="preserve">of the </w:t>
      </w:r>
      <w:r w:rsidR="005C105D">
        <w:rPr>
          <w:rFonts w:ascii="Helvetica" w:hAnsi="Helvetica"/>
        </w:rPr>
        <w:t>median</w:t>
      </w:r>
      <w:r w:rsidR="0052559B">
        <w:rPr>
          <w:rFonts w:ascii="Helvetica" w:hAnsi="Helvetica"/>
        </w:rPr>
        <w:t xml:space="preserve"> population</w:t>
      </w:r>
      <w:r w:rsidR="005C105D">
        <w:rPr>
          <w:rFonts w:ascii="Helvetica" w:hAnsi="Helvetica"/>
        </w:rPr>
        <w:t xml:space="preserve"> for a given </w:t>
      </w:r>
      <w:proofErr w:type="gramStart"/>
      <w:r w:rsidR="005C105D">
        <w:rPr>
          <w:rFonts w:ascii="Helvetica" w:hAnsi="Helvetica"/>
        </w:rPr>
        <w:t>run</w:t>
      </w:r>
      <w:r w:rsidR="0010374C">
        <w:rPr>
          <w:rFonts w:ascii="Helvetica" w:hAnsi="Helvetica"/>
        </w:rPr>
        <w:t>[</w:t>
      </w:r>
      <w:proofErr w:type="gramEnd"/>
      <w:r w:rsidR="0010374C">
        <w:rPr>
          <w:rFonts w:ascii="Helvetica" w:hAnsi="Helvetica"/>
        </w:rPr>
        <w:t>haven’t gotten anything interesting out of this yet but I like the</w:t>
      </w:r>
      <w:r w:rsidR="005C105D">
        <w:rPr>
          <w:rFonts w:ascii="Helvetica" w:hAnsi="Helvetica"/>
        </w:rPr>
        <w:t xml:space="preserve"> intuitive</w:t>
      </w:r>
      <w:r w:rsidR="0010374C">
        <w:rPr>
          <w:rFonts w:ascii="Helvetica" w:hAnsi="Helvetica"/>
        </w:rPr>
        <w:t xml:space="preserve"> idea that high CV</w:t>
      </w:r>
      <w:r w:rsidR="0010374C" w:rsidRPr="0010374C">
        <w:rPr>
          <w:rFonts w:ascii="Helvetica" w:hAnsi="Helvetica"/>
        </w:rPr>
        <w:sym w:font="Wingdings" w:char="F0E0"/>
      </w:r>
      <w:r w:rsidR="0010374C">
        <w:rPr>
          <w:rFonts w:ascii="Helvetica" w:hAnsi="Helvetica"/>
        </w:rPr>
        <w:t>Volatility</w:t>
      </w:r>
    </w:p>
    <w:p w14:paraId="0D516A55" w14:textId="6AFB2EC8" w:rsidR="00027C7E" w:rsidRPr="001F2014" w:rsidRDefault="00027C7E" w:rsidP="002E2D28">
      <w:pPr>
        <w:pStyle w:val="ListParagraph"/>
        <w:numPr>
          <w:ilvl w:val="1"/>
          <w:numId w:val="15"/>
        </w:numPr>
        <w:rPr>
          <w:rFonts w:ascii="Helvetica" w:hAnsi="Helvetica"/>
        </w:rPr>
      </w:pPr>
      <w:r>
        <w:rPr>
          <w:rFonts w:ascii="Helvetica" w:hAnsi="Helvetica"/>
        </w:rPr>
        <w:t>Lost profit due to uncertainty in population size</w:t>
      </w:r>
      <w:r w:rsidR="005C105D">
        <w:rPr>
          <w:rFonts w:ascii="Helvetica" w:hAnsi="Helvetica"/>
        </w:rPr>
        <w:t xml:space="preserve"> [haven’t coded]</w:t>
      </w:r>
    </w:p>
    <w:p w14:paraId="763460C5" w14:textId="77777777" w:rsidR="00AF634A" w:rsidRDefault="00AF634A" w:rsidP="00AF634A">
      <w:pPr>
        <w:rPr>
          <w:rFonts w:ascii="Helvetica" w:hAnsi="Helvetica"/>
          <w:i/>
        </w:rPr>
      </w:pPr>
    </w:p>
    <w:p w14:paraId="4CBCC3D8" w14:textId="1206A5D1" w:rsidR="00A17730" w:rsidRPr="00A17730" w:rsidRDefault="00A17730" w:rsidP="00AF634A">
      <w:pPr>
        <w:rPr>
          <w:rFonts w:ascii="Helvetica" w:hAnsi="Helvetica"/>
        </w:rPr>
      </w:pPr>
      <w:r w:rsidRPr="00A17730">
        <w:rPr>
          <w:rFonts w:ascii="Helvetica" w:hAnsi="Helvetica"/>
        </w:rPr>
        <w:t xml:space="preserve">Here is a simple version of the model output: </w:t>
      </w:r>
      <w:r w:rsidR="0076236E">
        <w:rPr>
          <w:rFonts w:ascii="Helvetica" w:hAnsi="Helvetica"/>
        </w:rPr>
        <w:t>On the left is</w:t>
      </w:r>
      <w:r>
        <w:rPr>
          <w:rFonts w:ascii="Helvetica" w:hAnsi="Helvetica"/>
        </w:rPr>
        <w:t xml:space="preserve"> </w:t>
      </w:r>
      <w:r w:rsidR="0076236E">
        <w:rPr>
          <w:rFonts w:ascii="Helvetica" w:hAnsi="Helvetica"/>
        </w:rPr>
        <w:t xml:space="preserve">yield (red), true biomass (blue), and estimated biomass (black). On the right is the profit. Top row is low profit and bottom row is high profit. </w:t>
      </w:r>
    </w:p>
    <w:p w14:paraId="444852B4" w14:textId="3CEF0053" w:rsidR="00AF634A" w:rsidRPr="00AF634A" w:rsidRDefault="00A17730" w:rsidP="00AF634A">
      <w:pPr>
        <w:rPr>
          <w:rFonts w:ascii="Helvetica" w:hAnsi="Helvetica"/>
          <w:i/>
        </w:rPr>
      </w:pPr>
      <w:r>
        <w:rPr>
          <w:rFonts w:ascii="Helvetica" w:hAnsi="Helvetica"/>
          <w:i/>
          <w:noProof/>
        </w:rPr>
        <w:drawing>
          <wp:inline distT="0" distB="0" distL="0" distR="0" wp14:anchorId="0BAA1F29" wp14:editId="43B82881">
            <wp:extent cx="4495915" cy="3175000"/>
            <wp:effectExtent l="0" t="0" r="0" b="0"/>
            <wp:docPr id="7" name="Picture 7" descr="Macintosh HD:Users:adrianstier:Dropbox:Projects:In Progress:Value of Information:Code:Figures:General:B_Bhat_profit_Mode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adrianstier:Dropbox:Projects:In Progress:Value of Information:Code:Figures:General:B_Bhat_profit_Model.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5915" cy="3175000"/>
                    </a:xfrm>
                    <a:prstGeom prst="rect">
                      <a:avLst/>
                    </a:prstGeom>
                    <a:noFill/>
                    <a:ln>
                      <a:noFill/>
                    </a:ln>
                  </pic:spPr>
                </pic:pic>
              </a:graphicData>
            </a:graphic>
          </wp:inline>
        </w:drawing>
      </w:r>
    </w:p>
    <w:p w14:paraId="6E7B3BD4" w14:textId="77777777" w:rsidR="003049C5" w:rsidRDefault="003049C5">
      <w:pPr>
        <w:rPr>
          <w:rFonts w:ascii="Helvetica" w:hAnsi="Helvetica"/>
          <w:b/>
        </w:rPr>
      </w:pPr>
      <w:r>
        <w:rPr>
          <w:rFonts w:ascii="Helvetica" w:hAnsi="Helvetica"/>
          <w:b/>
        </w:rPr>
        <w:br w:type="page"/>
      </w:r>
    </w:p>
    <w:p w14:paraId="310329F6" w14:textId="77777777" w:rsidR="003049C5" w:rsidRDefault="003049C5">
      <w:pPr>
        <w:rPr>
          <w:rFonts w:ascii="Helvetica" w:hAnsi="Helvetica"/>
          <w:b/>
        </w:rPr>
      </w:pPr>
      <w:r>
        <w:rPr>
          <w:rFonts w:ascii="Helvetica" w:hAnsi="Helvetica"/>
          <w:b/>
        </w:rPr>
        <w:t>RESULTS</w:t>
      </w:r>
    </w:p>
    <w:p w14:paraId="0CE4F0EC" w14:textId="77777777" w:rsidR="003049C5" w:rsidRDefault="003049C5">
      <w:pPr>
        <w:rPr>
          <w:rFonts w:ascii="Helvetica" w:hAnsi="Helvetica"/>
          <w:b/>
        </w:rPr>
      </w:pPr>
    </w:p>
    <w:p w14:paraId="38178AB9" w14:textId="5890A2F4" w:rsidR="002008D0" w:rsidRDefault="002008D0" w:rsidP="003049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General</w:t>
      </w:r>
    </w:p>
    <w:p w14:paraId="1E66607F" w14:textId="39E8D3E4" w:rsidR="002008D0" w:rsidRDefault="006C1E60" w:rsidP="002008D0">
      <w:pPr>
        <w:pStyle w:val="ListParagraph"/>
        <w:widowControl w:val="0"/>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Minimal monitoring produces both under and overfishing due to uncertainty</w:t>
      </w:r>
    </w:p>
    <w:p w14:paraId="79EAA5D5" w14:textId="5E6CBA0B" w:rsidR="006C1E60" w:rsidRDefault="006C1E60" w:rsidP="002008D0">
      <w:pPr>
        <w:pStyle w:val="ListParagraph"/>
        <w:widowControl w:val="0"/>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 xml:space="preserve">Minimal monitoring can produce high volatility </w:t>
      </w:r>
    </w:p>
    <w:p w14:paraId="0C2A2F5C" w14:textId="5750995B" w:rsidR="006C1E60" w:rsidRPr="002008D0" w:rsidRDefault="0027574A" w:rsidP="002008D0">
      <w:pPr>
        <w:pStyle w:val="ListParagraph"/>
        <w:widowControl w:val="0"/>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Greater investment in monitoring reduces probability of tipping</w:t>
      </w:r>
      <w:bookmarkStart w:id="35" w:name="_GoBack"/>
      <w:ins w:id="36" w:author="Jameal Samhouri" w:date="2014-06-24T09:24:00Z">
        <w:r w:rsidR="00967507">
          <w:rPr>
            <w:rFonts w:ascii="Helvetica" w:hAnsi="Helvetica" w:cs="Helvetica"/>
            <w:i/>
          </w:rPr>
          <w:t xml:space="preserve"> and volatility in B and profit?</w:t>
        </w:r>
      </w:ins>
      <w:bookmarkEnd w:id="35"/>
    </w:p>
    <w:p w14:paraId="7633DB8B" w14:textId="77777777" w:rsidR="0027574A" w:rsidRDefault="0027574A" w:rsidP="003049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p>
    <w:p w14:paraId="7D27E230" w14:textId="2C205205" w:rsidR="003049C5" w:rsidRPr="003049C5" w:rsidRDefault="0027574A" w:rsidP="003049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 xml:space="preserve">Q1) </w:t>
      </w:r>
      <w:proofErr w:type="gramStart"/>
      <w:r w:rsidR="003049C5" w:rsidRPr="003049C5">
        <w:rPr>
          <w:rFonts w:ascii="Helvetica" w:hAnsi="Helvetica" w:cs="Helvetica"/>
          <w:i/>
        </w:rPr>
        <w:t>What</w:t>
      </w:r>
      <w:proofErr w:type="gramEnd"/>
      <w:r w:rsidR="003049C5" w:rsidRPr="003049C5">
        <w:rPr>
          <w:rFonts w:ascii="Helvetica" w:hAnsi="Helvetica" w:cs="Helvetica"/>
          <w:i/>
        </w:rPr>
        <w:t xml:space="preserve"> is the importance of monitoring as fish biomass approaches a threshold? </w:t>
      </w:r>
    </w:p>
    <w:p w14:paraId="2F554EEF" w14:textId="77777777" w:rsidR="00253C31" w:rsidRDefault="00253C31" w:rsidP="0027574A">
      <w:pPr>
        <w:rPr>
          <w:rFonts w:ascii="Helvetica" w:hAnsi="Helvetica"/>
        </w:rPr>
      </w:pPr>
    </w:p>
    <w:p w14:paraId="2E390D2F" w14:textId="42332F78" w:rsidR="003B16E4" w:rsidRDefault="0027574A" w:rsidP="0027574A">
      <w:pPr>
        <w:rPr>
          <w:ins w:id="37" w:author="Adrian Stier" w:date="2014-06-24T10:41:00Z"/>
          <w:rFonts w:ascii="Helvetica" w:hAnsi="Helvetica"/>
        </w:rPr>
      </w:pPr>
      <w:r>
        <w:rPr>
          <w:rFonts w:ascii="Helvetica" w:hAnsi="Helvetica"/>
        </w:rPr>
        <w:t>Method:</w:t>
      </w:r>
      <w:r w:rsidR="00411FC0">
        <w:rPr>
          <w:rFonts w:ascii="Helvetica" w:hAnsi="Helvetica"/>
        </w:rPr>
        <w:t xml:space="preserve"> First simulate across a range of initial biomass values and examine the difference in NPV low and high monitoring investment</w:t>
      </w:r>
      <w:r w:rsidR="00253C31">
        <w:rPr>
          <w:rFonts w:ascii="Helvetica" w:hAnsi="Helvetica"/>
        </w:rPr>
        <w:t>, which we call “Return on Investment”</w:t>
      </w:r>
      <w:r w:rsidR="00411FC0">
        <w:rPr>
          <w:rFonts w:ascii="Helvetica" w:hAnsi="Helvetica"/>
        </w:rPr>
        <w:t xml:space="preserve">. </w:t>
      </w:r>
    </w:p>
    <w:p w14:paraId="2BFE1EDC" w14:textId="77777777" w:rsidR="00C75775" w:rsidRDefault="00C75775" w:rsidP="0027574A">
      <w:pPr>
        <w:rPr>
          <w:ins w:id="38" w:author="Adrian Stier" w:date="2014-06-24T10:41:00Z"/>
          <w:rFonts w:ascii="Helvetica" w:hAnsi="Helvetica"/>
        </w:rPr>
      </w:pPr>
    </w:p>
    <w:p w14:paraId="66CA1C48" w14:textId="6B88394D" w:rsidR="00C75775" w:rsidRDefault="00C75775" w:rsidP="0027574A">
      <w:pPr>
        <w:rPr>
          <w:rFonts w:ascii="Helvetica" w:hAnsi="Helvetica"/>
        </w:rPr>
      </w:pPr>
      <w:ins w:id="39" w:author="Adrian Stier" w:date="2014-06-24T10:41:00Z">
        <w:r>
          <w:rPr>
            <w:rFonts w:ascii="Helvetica" w:hAnsi="Helvetica"/>
          </w:rPr>
          <w:t xml:space="preserve">What is the return on </w:t>
        </w:r>
        <w:proofErr w:type="spellStart"/>
        <w:r>
          <w:rPr>
            <w:rFonts w:ascii="Helvetica" w:hAnsi="Helvetica"/>
          </w:rPr>
          <w:t>investement</w:t>
        </w:r>
        <w:proofErr w:type="spellEnd"/>
        <w:r>
          <w:rPr>
            <w:rFonts w:ascii="Helvetica" w:hAnsi="Helvetica"/>
          </w:rPr>
          <w:t xml:space="preserve"> given an increase in </w:t>
        </w:r>
        <w:proofErr w:type="gramStart"/>
        <w:r>
          <w:rPr>
            <w:rFonts w:ascii="Helvetica" w:hAnsi="Helvetica"/>
          </w:rPr>
          <w:t>biomass</w:t>
        </w:r>
        <w:proofErr w:type="gramEnd"/>
        <w:r>
          <w:rPr>
            <w:rFonts w:ascii="Helvetica" w:hAnsi="Helvetica"/>
          </w:rPr>
          <w:t xml:space="preserve"> </w:t>
        </w:r>
      </w:ins>
    </w:p>
    <w:p w14:paraId="032C1C42" w14:textId="77777777" w:rsidR="00253C31" w:rsidRDefault="00253C31" w:rsidP="0027574A">
      <w:pPr>
        <w:rPr>
          <w:rFonts w:ascii="Helvetica" w:hAnsi="Helvetica"/>
        </w:rPr>
      </w:pPr>
    </w:p>
    <w:p w14:paraId="4E2A4216" w14:textId="0C03120E" w:rsidR="00253C31" w:rsidRDefault="00253C31" w:rsidP="0027574A">
      <w:pPr>
        <w:rPr>
          <w:rFonts w:ascii="Helvetica" w:hAnsi="Helvetica"/>
        </w:rPr>
      </w:pPr>
      <w:r>
        <w:rPr>
          <w:rFonts w:ascii="Helvetica" w:hAnsi="Helvetica"/>
          <w:noProof/>
        </w:rPr>
        <w:drawing>
          <wp:inline distT="0" distB="0" distL="0" distR="0" wp14:anchorId="5A3BDECB" wp14:editId="0AF91A64">
            <wp:extent cx="3200400" cy="2260112"/>
            <wp:effectExtent l="0" t="0" r="0" b="635"/>
            <wp:docPr id="3" name="Picture 3" descr="Macintosh HD:Users:adrianstier:Dropbox:Projects:In Progress:Value of Information:Code:Figures:Initial Biomass:Return on Investment Starting Density_deltaNPV.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Dropbox:Projects:In Progress:Value of Information:Code:Figures:Initial Biomass:Return on Investment Starting Density_deltaNPV.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2260112"/>
                    </a:xfrm>
                    <a:prstGeom prst="rect">
                      <a:avLst/>
                    </a:prstGeom>
                    <a:noFill/>
                    <a:ln>
                      <a:noFill/>
                    </a:ln>
                  </pic:spPr>
                </pic:pic>
              </a:graphicData>
            </a:graphic>
          </wp:inline>
        </w:drawing>
      </w:r>
    </w:p>
    <w:p w14:paraId="4D7345AB" w14:textId="2C39CB6A" w:rsidR="00253C31" w:rsidRDefault="00253C31" w:rsidP="0027574A">
      <w:pPr>
        <w:rPr>
          <w:rFonts w:ascii="Helvetica" w:hAnsi="Helvetica"/>
        </w:rPr>
      </w:pPr>
      <w:commentRangeStart w:id="40"/>
      <w:r>
        <w:rPr>
          <w:rFonts w:ascii="Helvetica" w:hAnsi="Helvetica"/>
        </w:rPr>
        <w:t xml:space="preserve">Note that the high and low cv estimates don’t differ until you approach the tipping point (dashed line), where the </w:t>
      </w:r>
      <w:r w:rsidR="001D462F">
        <w:rPr>
          <w:rFonts w:ascii="Helvetica" w:hAnsi="Helvetica"/>
        </w:rPr>
        <w:t>return on investment declines as you approach the tipping point</w:t>
      </w:r>
      <w:r w:rsidR="00546A95">
        <w:rPr>
          <w:rFonts w:ascii="Helvetica" w:hAnsi="Helvetica"/>
        </w:rPr>
        <w:t xml:space="preserve">. </w:t>
      </w:r>
      <w:commentRangeEnd w:id="40"/>
      <w:r w:rsidR="00967507">
        <w:rPr>
          <w:rStyle w:val="CommentReference"/>
        </w:rPr>
        <w:commentReference w:id="40"/>
      </w:r>
    </w:p>
    <w:p w14:paraId="718591DD" w14:textId="77777777" w:rsidR="00546A95" w:rsidRDefault="00546A95" w:rsidP="0027574A">
      <w:pPr>
        <w:rPr>
          <w:rFonts w:ascii="Helvetica" w:hAnsi="Helvetica"/>
        </w:rPr>
      </w:pPr>
    </w:p>
    <w:p w14:paraId="0B37EF2C" w14:textId="032CCEE1" w:rsidR="00546A95" w:rsidRDefault="00546A95" w:rsidP="00546A95">
      <w:pPr>
        <w:rPr>
          <w:rFonts w:ascii="Helvetica" w:hAnsi="Helvetica"/>
        </w:rPr>
      </w:pPr>
      <w:r>
        <w:rPr>
          <w:rFonts w:ascii="Helvetica" w:hAnsi="Helvetica"/>
        </w:rPr>
        <w:t>Second, simulate across a range of initial biomass values and range of monitoring investment (CV). Note that NPV (net present value) declines (more red</w:t>
      </w:r>
      <w:proofErr w:type="gramStart"/>
      <w:r>
        <w:rPr>
          <w:rFonts w:ascii="Helvetica" w:hAnsi="Helvetica"/>
        </w:rPr>
        <w:t xml:space="preserve">) as you </w:t>
      </w:r>
      <w:commentRangeStart w:id="41"/>
      <w:r>
        <w:rPr>
          <w:rFonts w:ascii="Helvetica" w:hAnsi="Helvetica"/>
        </w:rPr>
        <w:t>start closer to the tipping point</w:t>
      </w:r>
      <w:commentRangeEnd w:id="41"/>
      <w:r w:rsidR="00967507">
        <w:rPr>
          <w:rStyle w:val="CommentReference"/>
        </w:rPr>
        <w:commentReference w:id="41"/>
      </w:r>
      <w:r>
        <w:rPr>
          <w:rFonts w:ascii="Helvetica" w:hAnsi="Helvetica"/>
        </w:rPr>
        <w:t>,</w:t>
      </w:r>
      <w:proofErr w:type="gramEnd"/>
      <w:r>
        <w:rPr>
          <w:rFonts w:ascii="Helvetica" w:hAnsi="Helvetica"/>
        </w:rPr>
        <w:t xml:space="preserve"> and interacts with </w:t>
      </w:r>
      <w:commentRangeStart w:id="42"/>
      <w:r>
        <w:rPr>
          <w:rFonts w:ascii="Helvetica" w:hAnsi="Helvetica"/>
        </w:rPr>
        <w:t>increased variability in monitoring</w:t>
      </w:r>
      <w:commentRangeEnd w:id="42"/>
      <w:r w:rsidR="00967507">
        <w:rPr>
          <w:rStyle w:val="CommentReference"/>
        </w:rPr>
        <w:commentReference w:id="42"/>
      </w:r>
      <w:r>
        <w:rPr>
          <w:rFonts w:ascii="Helvetica" w:hAnsi="Helvetica"/>
        </w:rPr>
        <w:t xml:space="preserve">.  </w:t>
      </w:r>
    </w:p>
    <w:p w14:paraId="2D982AC3" w14:textId="449F2168" w:rsidR="00546A95" w:rsidRPr="0027574A" w:rsidRDefault="00546A95" w:rsidP="0027574A">
      <w:pPr>
        <w:rPr>
          <w:rFonts w:ascii="Helvetica" w:hAnsi="Helvetica"/>
        </w:rPr>
      </w:pPr>
      <w:r>
        <w:rPr>
          <w:rFonts w:ascii="Helvetica" w:hAnsi="Helvetica"/>
          <w:noProof/>
        </w:rPr>
        <w:drawing>
          <wp:inline distT="0" distB="0" distL="0" distR="0" wp14:anchorId="6D9DD248" wp14:editId="2B86FA81">
            <wp:extent cx="2521763" cy="2063750"/>
            <wp:effectExtent l="0" t="0" r="0" b="0"/>
            <wp:docPr id="4" name="Picture 4" descr="Macintosh HD:Users:adrianstier:Dropbox:Projects:In Progress:Value of Information:Code:Figures:Initial Biomass:InitialBiomassy_CV_Monitoring_NPV.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Dropbox:Projects:In Progress:Value of Information:Code:Figures:Initial Biomass:InitialBiomassy_CV_Monitoring_NPV.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93" cy="2064184"/>
                    </a:xfrm>
                    <a:prstGeom prst="rect">
                      <a:avLst/>
                    </a:prstGeom>
                    <a:noFill/>
                    <a:ln>
                      <a:noFill/>
                    </a:ln>
                  </pic:spPr>
                </pic:pic>
              </a:graphicData>
            </a:graphic>
          </wp:inline>
        </w:drawing>
      </w:r>
    </w:p>
    <w:p w14:paraId="7B4FF7C4" w14:textId="77777777" w:rsidR="003049C5" w:rsidRDefault="003049C5">
      <w:pPr>
        <w:rPr>
          <w:rFonts w:ascii="Helvetica" w:hAnsi="Helvetica"/>
          <w:b/>
        </w:rPr>
      </w:pPr>
    </w:p>
    <w:p w14:paraId="3B9F1E32" w14:textId="73F30BB5" w:rsidR="005B7548" w:rsidRDefault="005B7548"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4D25F3">
        <w:rPr>
          <w:rFonts w:ascii="Helvetica" w:hAnsi="Helvetica" w:cs="Helvetica"/>
          <w:i/>
        </w:rPr>
        <w:t xml:space="preserve">Q2) </w:t>
      </w:r>
      <w:r w:rsidR="004D25F3" w:rsidRPr="004D25F3">
        <w:rPr>
          <w:rFonts w:ascii="Helvetica" w:hAnsi="Helvetica" w:cs="Helvetica"/>
        </w:rPr>
        <w:t xml:space="preserve">What is the optimal monitoring level to avoid crossing a tipping point across fishing thresholds? </w:t>
      </w:r>
    </w:p>
    <w:p w14:paraId="07D76F21" w14:textId="77777777" w:rsidR="0026381A" w:rsidRDefault="0026381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64632FD" w14:textId="79EE74EC" w:rsidR="0026381A" w:rsidRDefault="0026381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Method: simulate the different amounts of fishing (% </w:t>
      </w:r>
      <w:proofErr w:type="spellStart"/>
      <w:r>
        <w:rPr>
          <w:rFonts w:ascii="Helvetica" w:hAnsi="Helvetica" w:cs="Helvetica"/>
        </w:rPr>
        <w:t>Fmsy</w:t>
      </w:r>
      <w:proofErr w:type="spellEnd"/>
      <w:r>
        <w:rPr>
          <w:rFonts w:ascii="Helvetica" w:hAnsi="Helvetica" w:cs="Helvetica"/>
        </w:rPr>
        <w:t xml:space="preserve">) by manipulating MSY and across a range of monitoring investment for different strengths of the </w:t>
      </w:r>
      <w:proofErr w:type="spellStart"/>
      <w:r>
        <w:rPr>
          <w:rFonts w:ascii="Helvetica" w:hAnsi="Helvetica" w:cs="Helvetica"/>
        </w:rPr>
        <w:t>allee</w:t>
      </w:r>
      <w:proofErr w:type="spellEnd"/>
      <w:r>
        <w:rPr>
          <w:rFonts w:ascii="Helvetica" w:hAnsi="Helvetica" w:cs="Helvetica"/>
        </w:rPr>
        <w:t xml:space="preserve"> effects. </w:t>
      </w:r>
    </w:p>
    <w:p w14:paraId="584F16C3" w14:textId="77777777" w:rsidR="0026381A" w:rsidRDefault="0026381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6C5425C" w14:textId="39488D0E" w:rsidR="0026381A" w:rsidRPr="005B7548" w:rsidRDefault="00150C7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w:t>
      </w:r>
      <w:r w:rsidR="0026381A">
        <w:rPr>
          <w:rFonts w:ascii="Helvetica" w:hAnsi="Helvetica" w:cs="Helvetica"/>
        </w:rPr>
        <w:t xml:space="preserve">he </w:t>
      </w:r>
      <w:commentRangeStart w:id="43"/>
      <w:r w:rsidR="0026381A">
        <w:rPr>
          <w:rFonts w:ascii="Helvetica" w:hAnsi="Helvetica" w:cs="Helvetica"/>
        </w:rPr>
        <w:t xml:space="preserve">probability of crossing a tipping point </w:t>
      </w:r>
      <w:commentRangeEnd w:id="43"/>
      <w:r w:rsidR="001C21D0">
        <w:rPr>
          <w:rStyle w:val="CommentReference"/>
        </w:rPr>
        <w:commentReference w:id="43"/>
      </w:r>
      <w:r w:rsidR="00140170">
        <w:rPr>
          <w:rFonts w:ascii="Helvetica" w:hAnsi="Helvetica" w:cs="Helvetica"/>
        </w:rPr>
        <w:t xml:space="preserve">increases as the </w:t>
      </w:r>
      <w:proofErr w:type="spellStart"/>
      <w:r w:rsidR="00140170">
        <w:rPr>
          <w:rFonts w:ascii="Helvetica" w:hAnsi="Helvetica" w:cs="Helvetica"/>
        </w:rPr>
        <w:t>allee</w:t>
      </w:r>
      <w:proofErr w:type="spellEnd"/>
      <w:r w:rsidR="00140170">
        <w:rPr>
          <w:rFonts w:ascii="Helvetica" w:hAnsi="Helvetica" w:cs="Helvetica"/>
        </w:rPr>
        <w:t xml:space="preserve"> effect increases</w:t>
      </w:r>
      <w:r w:rsidR="00727AC8">
        <w:rPr>
          <w:rFonts w:ascii="Helvetica" w:hAnsi="Helvetica" w:cs="Helvetica"/>
        </w:rPr>
        <w:t xml:space="preserve"> and also increases under lower precision in population estimates. </w:t>
      </w:r>
      <w:r>
        <w:rPr>
          <w:rFonts w:ascii="Helvetica" w:hAnsi="Helvetica" w:cs="Helvetica"/>
        </w:rPr>
        <w:t xml:space="preserve">There’s something funny about this plot given that the probability of tipping decreases at higher CVs for A=60. </w:t>
      </w:r>
      <w:ins w:id="44" w:author="Adrian Stier" w:date="2014-06-24T11:26:00Z">
        <w:r w:rsidR="006E6915">
          <w:rPr>
            <w:rFonts w:ascii="Helvetica" w:hAnsi="Helvetica" w:cs="Helvetica"/>
          </w:rPr>
          <w:t xml:space="preserve">Whenever A is above the lower biomass limit – knowledge is worse </w:t>
        </w:r>
      </w:ins>
    </w:p>
    <w:p w14:paraId="5D69BDB4" w14:textId="18EC2EBF" w:rsidR="005B7548" w:rsidRDefault="0026381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r>
        <w:rPr>
          <w:rFonts w:ascii="Helvetica" w:hAnsi="Helvetica"/>
          <w:b/>
          <w:noProof/>
        </w:rPr>
        <w:drawing>
          <wp:inline distT="0" distB="0" distL="0" distR="0" wp14:anchorId="1436DE57" wp14:editId="20D14FB9">
            <wp:extent cx="5937250" cy="2012950"/>
            <wp:effectExtent l="0" t="0" r="6350" b="0"/>
            <wp:docPr id="5" name="Picture 5" descr="Macintosh HD:Users:adrianstier:Dropbox:Projects:In Progress:Value of Information:Code:Figures:Prob of Tipping Fmsy_CV:ProbTipping_Fmsy_CVmonitor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drianstier:Dropbox:Projects:In Progress:Value of Information:Code:Figures:Prob of Tipping Fmsy_CV:ProbTipping_Fmsy_CVmonitoring.pd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2012950"/>
                    </a:xfrm>
                    <a:prstGeom prst="rect">
                      <a:avLst/>
                    </a:prstGeom>
                    <a:noFill/>
                    <a:ln>
                      <a:noFill/>
                    </a:ln>
                  </pic:spPr>
                </pic:pic>
              </a:graphicData>
            </a:graphic>
          </wp:inline>
        </w:drawing>
      </w:r>
    </w:p>
    <w:p w14:paraId="2FD390A0" w14:textId="77777777" w:rsidR="005B7548" w:rsidRDefault="005B7548"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p>
    <w:p w14:paraId="4C1921AF" w14:textId="77777777" w:rsidR="005B7548" w:rsidRDefault="005B7548"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p>
    <w:p w14:paraId="13529997" w14:textId="77777777" w:rsidR="005B7548" w:rsidRDefault="005B7548"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p>
    <w:p w14:paraId="03059DE6" w14:textId="77777777" w:rsidR="005B7548" w:rsidRDefault="005B7548">
      <w:pPr>
        <w:rPr>
          <w:rFonts w:ascii="Helvetica" w:hAnsi="Helvetica"/>
          <w:b/>
        </w:rPr>
      </w:pPr>
      <w:r>
        <w:rPr>
          <w:rFonts w:ascii="Helvetica" w:hAnsi="Helvetica"/>
          <w:b/>
        </w:rPr>
        <w:br w:type="page"/>
      </w:r>
    </w:p>
    <w:p w14:paraId="2C10656A" w14:textId="7047E2D4" w:rsidR="003A001A" w:rsidRDefault="003A001A" w:rsidP="003A00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5B7548">
        <w:rPr>
          <w:rFonts w:ascii="Helvetica" w:hAnsi="Helvetica" w:cs="Helvetica"/>
          <w:i/>
        </w:rPr>
        <w:t>Q</w:t>
      </w:r>
      <w:r>
        <w:rPr>
          <w:rFonts w:ascii="Helvetica" w:hAnsi="Helvetica" w:cs="Helvetica"/>
          <w:i/>
        </w:rPr>
        <w:t>3</w:t>
      </w:r>
      <w:r w:rsidR="004D25F3" w:rsidRPr="004D25F3">
        <w:rPr>
          <w:rFonts w:ascii="Helvetica" w:hAnsi="Helvetica" w:cs="Helvetica"/>
        </w:rPr>
        <w:t xml:space="preserve"> </w:t>
      </w:r>
      <w:r w:rsidR="004D25F3" w:rsidRPr="004D25F3">
        <w:rPr>
          <w:rFonts w:ascii="Helvetica" w:hAnsi="Helvetica" w:cs="Helvetica"/>
          <w:i/>
        </w:rPr>
        <w:t xml:space="preserve">How does the value of monitoring change from weak to strong </w:t>
      </w:r>
      <w:proofErr w:type="spellStart"/>
      <w:r w:rsidR="004D25F3" w:rsidRPr="004D25F3">
        <w:rPr>
          <w:rFonts w:ascii="Helvetica" w:hAnsi="Helvetica" w:cs="Helvetica"/>
          <w:i/>
        </w:rPr>
        <w:t>allee</w:t>
      </w:r>
      <w:proofErr w:type="spellEnd"/>
      <w:r w:rsidR="004D25F3" w:rsidRPr="004D25F3">
        <w:rPr>
          <w:rFonts w:ascii="Helvetica" w:hAnsi="Helvetica" w:cs="Helvetica"/>
          <w:i/>
        </w:rPr>
        <w:t xml:space="preserve"> effects</w:t>
      </w:r>
      <w:r w:rsidRPr="004D25F3">
        <w:rPr>
          <w:rFonts w:ascii="Helvetica" w:hAnsi="Helvetica" w:cs="Helvetica"/>
          <w:i/>
        </w:rPr>
        <w:t>?</w:t>
      </w:r>
    </w:p>
    <w:p w14:paraId="6A364A39" w14:textId="77777777" w:rsidR="004D25F3" w:rsidRDefault="004D25F3" w:rsidP="003A00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p>
    <w:p w14:paraId="1AFB0E38" w14:textId="37E3A5B5" w:rsidR="003A001A" w:rsidRDefault="003A001A" w:rsidP="003A00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Method: Evaluate net present value across a range of </w:t>
      </w:r>
      <w:proofErr w:type="spellStart"/>
      <w:r>
        <w:rPr>
          <w:rFonts w:ascii="Helvetica" w:hAnsi="Helvetica" w:cs="Helvetica"/>
        </w:rPr>
        <w:t>allee</w:t>
      </w:r>
      <w:proofErr w:type="spellEnd"/>
      <w:r>
        <w:rPr>
          <w:rFonts w:ascii="Helvetica" w:hAnsi="Helvetica" w:cs="Helvetica"/>
        </w:rPr>
        <w:t xml:space="preserve"> effects strengths (A) for 5 different levels of </w:t>
      </w:r>
      <w:proofErr w:type="spellStart"/>
      <w:r w:rsidR="00B94ABD">
        <w:rPr>
          <w:rFonts w:ascii="Helvetica" w:hAnsi="Helvetica" w:cs="Helvetica"/>
        </w:rPr>
        <w:t>Fmsy</w:t>
      </w:r>
      <w:proofErr w:type="spellEnd"/>
      <w:r w:rsidR="00B94ABD">
        <w:rPr>
          <w:rFonts w:ascii="Helvetica" w:hAnsi="Helvetica" w:cs="Helvetica"/>
        </w:rPr>
        <w:t xml:space="preserve"> and a CV</w:t>
      </w:r>
    </w:p>
    <w:p w14:paraId="74FF76F0" w14:textId="77777777" w:rsidR="005E7EDC" w:rsidRDefault="005E7EDC" w:rsidP="003A00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7C6F55E" w14:textId="0E5DC55E" w:rsidR="005E7EDC" w:rsidRPr="003A001A" w:rsidRDefault="005E7EDC" w:rsidP="003A00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This demonstrates two peaks in NPV</w:t>
      </w:r>
      <w:r w:rsidR="00395C08">
        <w:rPr>
          <w:rFonts w:ascii="Helvetica" w:hAnsi="Helvetica" w:cs="Helvetica"/>
        </w:rPr>
        <w:t xml:space="preserve"> with surprising (?) little variation across different monitoring regimes</w:t>
      </w:r>
      <w:r>
        <w:rPr>
          <w:rFonts w:ascii="Helvetica" w:hAnsi="Helvetica" w:cs="Helvetica"/>
        </w:rPr>
        <w:t xml:space="preserve">. One is as the </w:t>
      </w:r>
      <w:proofErr w:type="spellStart"/>
      <w:r>
        <w:rPr>
          <w:rFonts w:ascii="Helvetica" w:hAnsi="Helvetica" w:cs="Helvetica"/>
        </w:rPr>
        <w:t>Allee</w:t>
      </w:r>
      <w:proofErr w:type="spellEnd"/>
      <w:r>
        <w:rPr>
          <w:rFonts w:ascii="Helvetica" w:hAnsi="Helvetica" w:cs="Helvetica"/>
        </w:rPr>
        <w:t xml:space="preserve"> effect kicks</w:t>
      </w:r>
      <w:r w:rsidR="007B6ED5">
        <w:rPr>
          <w:rFonts w:ascii="Helvetica" w:hAnsi="Helvetica" w:cs="Helvetica"/>
        </w:rPr>
        <w:t xml:space="preserve"> (-20 </w:t>
      </w:r>
      <w:proofErr w:type="spellStart"/>
      <w:r w:rsidR="007B6ED5">
        <w:rPr>
          <w:rFonts w:ascii="Helvetica" w:hAnsi="Helvetica" w:cs="Helvetica"/>
        </w:rPr>
        <w:t>ish</w:t>
      </w:r>
      <w:proofErr w:type="spellEnd"/>
      <w:r w:rsidR="007B6ED5">
        <w:rPr>
          <w:rFonts w:ascii="Helvetica" w:hAnsi="Helvetica" w:cs="Helvetica"/>
        </w:rPr>
        <w:t>)</w:t>
      </w:r>
      <w:r>
        <w:rPr>
          <w:rFonts w:ascii="Helvetica" w:hAnsi="Helvetica" w:cs="Helvetica"/>
        </w:rPr>
        <w:t xml:space="preserve"> in and the other is where the model becomes a simple GS model @ A= -500</w:t>
      </w:r>
      <w:r w:rsidR="006E5977">
        <w:rPr>
          <w:rFonts w:ascii="Helvetica" w:hAnsi="Helvetica" w:cs="Helvetica"/>
        </w:rPr>
        <w:t xml:space="preserve">. The glimmer of high value in between is a bit odd </w:t>
      </w:r>
      <w:r w:rsidR="00025BD6">
        <w:rPr>
          <w:rFonts w:ascii="Helvetica" w:hAnsi="Helvetica" w:cs="Helvetica"/>
        </w:rPr>
        <w:t>(</w:t>
      </w:r>
      <w:r w:rsidR="006E5977">
        <w:rPr>
          <w:rFonts w:ascii="Helvetica" w:hAnsi="Helvetica" w:cs="Helvetica"/>
        </w:rPr>
        <w:t>to me</w:t>
      </w:r>
      <w:r w:rsidR="00025BD6">
        <w:rPr>
          <w:rFonts w:ascii="Helvetica" w:hAnsi="Helvetica" w:cs="Helvetica"/>
        </w:rPr>
        <w:t>)</w:t>
      </w:r>
      <w:r w:rsidR="006E5977">
        <w:rPr>
          <w:rFonts w:ascii="Helvetica" w:hAnsi="Helvetica" w:cs="Helvetica"/>
        </w:rPr>
        <w:t xml:space="preserve">. </w:t>
      </w:r>
    </w:p>
    <w:p w14:paraId="0714051B" w14:textId="013CB755" w:rsidR="003A001A" w:rsidRDefault="005B7548"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r>
        <w:rPr>
          <w:rFonts w:ascii="Helvetica" w:hAnsi="Helvetica"/>
          <w:b/>
        </w:rPr>
        <w:t xml:space="preserve"> </w:t>
      </w:r>
      <w:r w:rsidR="003A001A">
        <w:rPr>
          <w:rFonts w:ascii="Helvetica" w:hAnsi="Helvetica"/>
          <w:b/>
          <w:noProof/>
        </w:rPr>
        <w:drawing>
          <wp:inline distT="0" distB="0" distL="0" distR="0" wp14:anchorId="3CC155BB" wp14:editId="72459084">
            <wp:extent cx="3889786" cy="5899150"/>
            <wp:effectExtent l="0" t="0" r="0" b="0"/>
            <wp:docPr id="6" name="Picture 6" descr="Macintosh HD:Users:adrianstier:Dropbox:Projects:In Progress:Value of Information:Code:Figures:Strength of Allee Effect:Strength of Allee Effect A_Fmsy_CV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adrianstier:Dropbox:Projects:In Progress:Value of Information:Code:Figures:Strength of Allee Effect:Strength of Allee Effect A_Fmsy_CV_v2.pd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0016" cy="5899499"/>
                    </a:xfrm>
                    <a:prstGeom prst="rect">
                      <a:avLst/>
                    </a:prstGeom>
                    <a:noFill/>
                    <a:ln>
                      <a:noFill/>
                    </a:ln>
                  </pic:spPr>
                </pic:pic>
              </a:graphicData>
            </a:graphic>
          </wp:inline>
        </w:drawing>
      </w:r>
    </w:p>
    <w:p w14:paraId="435D6A07" w14:textId="77777777" w:rsidR="003A001A" w:rsidRDefault="003A001A"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p>
    <w:p w14:paraId="6CD5F8CD" w14:textId="77777777" w:rsidR="003A001A" w:rsidRDefault="003A001A">
      <w:pPr>
        <w:rPr>
          <w:rFonts w:ascii="Helvetica" w:hAnsi="Helvetica"/>
          <w:b/>
        </w:rPr>
      </w:pPr>
      <w:r>
        <w:rPr>
          <w:rFonts w:ascii="Helvetica" w:hAnsi="Helvetica"/>
          <w:b/>
        </w:rPr>
        <w:br w:type="page"/>
      </w:r>
    </w:p>
    <w:p w14:paraId="2B3D8957" w14:textId="77A0BF40" w:rsidR="00F20D48" w:rsidRPr="00BA57DB" w:rsidRDefault="00C4155C" w:rsidP="005B75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b/>
        </w:rPr>
      </w:pPr>
      <w:r>
        <w:rPr>
          <w:rFonts w:ascii="Helvetica" w:hAnsi="Helvetica"/>
          <w:b/>
        </w:rPr>
        <w:t xml:space="preserve">(POTENTIAL) </w:t>
      </w:r>
      <w:r w:rsidR="00F20D48" w:rsidRPr="00BA57DB">
        <w:rPr>
          <w:rFonts w:ascii="Helvetica" w:hAnsi="Helvetica"/>
          <w:b/>
        </w:rPr>
        <w:t xml:space="preserve">DISCUSSION POINTS </w:t>
      </w:r>
    </w:p>
    <w:p w14:paraId="7CE1FFCD" w14:textId="348D3A45" w:rsidR="007C2A32" w:rsidRDefault="007C2A32" w:rsidP="004D5922">
      <w:pPr>
        <w:pStyle w:val="ListParagraph"/>
        <w:numPr>
          <w:ilvl w:val="0"/>
          <w:numId w:val="10"/>
        </w:numPr>
        <w:rPr>
          <w:rFonts w:ascii="Helvetica" w:hAnsi="Helvetica"/>
          <w:sz w:val="22"/>
          <w:szCs w:val="22"/>
        </w:rPr>
      </w:pPr>
      <w:r>
        <w:rPr>
          <w:rFonts w:ascii="Helvetica" w:hAnsi="Helvetica"/>
          <w:sz w:val="22"/>
          <w:szCs w:val="22"/>
        </w:rPr>
        <w:t>Who is gaining the value of increased monitoring</w:t>
      </w:r>
      <w:r w:rsidR="00E17039">
        <w:rPr>
          <w:rFonts w:ascii="Helvetica" w:hAnsi="Helvetica"/>
          <w:sz w:val="22"/>
          <w:szCs w:val="22"/>
        </w:rPr>
        <w:t xml:space="preserve"> (fishery</w:t>
      </w:r>
    </w:p>
    <w:p w14:paraId="630BF654" w14:textId="1D1F312C" w:rsidR="00F20D48" w:rsidRPr="004D5922" w:rsidRDefault="00F20D48" w:rsidP="007C2A32">
      <w:pPr>
        <w:pStyle w:val="ListParagraph"/>
        <w:numPr>
          <w:ilvl w:val="1"/>
          <w:numId w:val="10"/>
        </w:numPr>
        <w:rPr>
          <w:rFonts w:ascii="Helvetica" w:hAnsi="Helvetica"/>
          <w:sz w:val="22"/>
          <w:szCs w:val="22"/>
        </w:rPr>
      </w:pPr>
      <w:r w:rsidRPr="004D5922">
        <w:rPr>
          <w:rFonts w:ascii="Helvetica" w:hAnsi="Helvetica"/>
          <w:sz w:val="22"/>
          <w:szCs w:val="22"/>
        </w:rPr>
        <w:t xml:space="preserve">If increased investment in </w:t>
      </w:r>
      <w:r w:rsidR="00AC41AC" w:rsidRPr="004D5922">
        <w:rPr>
          <w:rFonts w:ascii="Helvetica" w:hAnsi="Helvetica"/>
          <w:sz w:val="22"/>
          <w:szCs w:val="22"/>
        </w:rPr>
        <w:t xml:space="preserve">gaining information leads to higher fishery profits when agencies paying for monitoring, this may lead to inflation of agency monitoring due to lobbying by fisheries to get more accurate readings. However if there is cost sharing or full cost to the fishery this may lead to different outcomes. </w:t>
      </w:r>
    </w:p>
    <w:p w14:paraId="742D3000" w14:textId="76951612" w:rsidR="007C2A32" w:rsidRDefault="007C2A32" w:rsidP="004D5922">
      <w:pPr>
        <w:pStyle w:val="ListParagraph"/>
        <w:numPr>
          <w:ilvl w:val="0"/>
          <w:numId w:val="10"/>
        </w:numPr>
        <w:rPr>
          <w:rFonts w:ascii="Helvetica" w:hAnsi="Helvetica"/>
          <w:sz w:val="22"/>
          <w:szCs w:val="22"/>
        </w:rPr>
      </w:pPr>
      <w:r>
        <w:rPr>
          <w:rFonts w:ascii="Helvetica" w:hAnsi="Helvetica"/>
          <w:sz w:val="22"/>
          <w:szCs w:val="22"/>
        </w:rPr>
        <w:t>Covariates/Provisos</w:t>
      </w:r>
    </w:p>
    <w:p w14:paraId="6715CB94" w14:textId="77777777" w:rsidR="004D5922" w:rsidRPr="004D5922" w:rsidRDefault="005F0B3D" w:rsidP="007C2A32">
      <w:pPr>
        <w:pStyle w:val="ListParagraph"/>
        <w:numPr>
          <w:ilvl w:val="1"/>
          <w:numId w:val="10"/>
        </w:numPr>
        <w:rPr>
          <w:rFonts w:ascii="Helvetica" w:hAnsi="Helvetica"/>
          <w:sz w:val="22"/>
          <w:szCs w:val="22"/>
        </w:rPr>
      </w:pPr>
      <w:commentRangeStart w:id="45"/>
      <w:r w:rsidRPr="004D5922">
        <w:rPr>
          <w:rFonts w:ascii="Helvetica" w:hAnsi="Helvetica"/>
          <w:sz w:val="22"/>
          <w:szCs w:val="22"/>
        </w:rPr>
        <w:t xml:space="preserve">How might these effects vary across species of different </w:t>
      </w:r>
      <w:proofErr w:type="spellStart"/>
      <w:r w:rsidRPr="004D5922">
        <w:rPr>
          <w:rFonts w:ascii="Helvetica" w:hAnsi="Helvetica"/>
          <w:sz w:val="22"/>
          <w:szCs w:val="22"/>
        </w:rPr>
        <w:t>lifehistory</w:t>
      </w:r>
      <w:proofErr w:type="spellEnd"/>
      <w:r w:rsidRPr="004D5922">
        <w:rPr>
          <w:rFonts w:ascii="Helvetica" w:hAnsi="Helvetica"/>
          <w:sz w:val="22"/>
          <w:szCs w:val="22"/>
        </w:rPr>
        <w:t xml:space="preserve"> traits (e.g. hake versus rockfish)</w:t>
      </w:r>
      <w:commentRangeEnd w:id="45"/>
      <w:r w:rsidR="006A60BB">
        <w:rPr>
          <w:rStyle w:val="CommentReference"/>
        </w:rPr>
        <w:commentReference w:id="45"/>
      </w:r>
    </w:p>
    <w:p w14:paraId="256231DF" w14:textId="638B303C" w:rsidR="004D5922" w:rsidRPr="00613DBF" w:rsidRDefault="00BA57DB" w:rsidP="007C2A32">
      <w:pPr>
        <w:pStyle w:val="ListParagraph"/>
        <w:numPr>
          <w:ilvl w:val="1"/>
          <w:numId w:val="10"/>
        </w:numPr>
        <w:rPr>
          <w:rFonts w:ascii="Helvetica" w:hAnsi="Helvetica"/>
          <w:sz w:val="22"/>
          <w:szCs w:val="22"/>
        </w:rPr>
      </w:pPr>
      <w:r w:rsidRPr="004D5922">
        <w:rPr>
          <w:rFonts w:ascii="Helvetica" w:hAnsi="Helvetica" w:cs="Helvetica"/>
          <w:sz w:val="22"/>
          <w:szCs w:val="22"/>
        </w:rPr>
        <w:t xml:space="preserve">How do these trade off </w:t>
      </w:r>
      <w:r w:rsidR="00FE465F" w:rsidRPr="004D5922">
        <w:rPr>
          <w:rFonts w:ascii="Helvetica" w:hAnsi="Helvetica" w:cs="Helvetica"/>
          <w:sz w:val="22"/>
          <w:szCs w:val="22"/>
        </w:rPr>
        <w:t>surfaces</w:t>
      </w:r>
      <w:r w:rsidRPr="004D5922">
        <w:rPr>
          <w:rFonts w:ascii="Helvetica" w:hAnsi="Helvetica" w:cs="Helvetica"/>
          <w:sz w:val="22"/>
          <w:szCs w:val="22"/>
        </w:rPr>
        <w:t xml:space="preserve"> vary with the overall value of a given service? Trade offs for monitoring are likely to be most important to high value resources? If the system is already high value, highly monitored, and close to collapse, how relevant</w:t>
      </w:r>
      <w:r w:rsidR="007C2A32">
        <w:rPr>
          <w:rFonts w:ascii="Helvetica" w:hAnsi="Helvetica" w:cs="Helvetica"/>
          <w:sz w:val="22"/>
          <w:szCs w:val="22"/>
        </w:rPr>
        <w:t xml:space="preserve"> is adaptive monitoring?</w:t>
      </w:r>
      <w:r w:rsidR="00624FD5">
        <w:rPr>
          <w:rFonts w:ascii="Helvetica" w:hAnsi="Helvetica" w:cs="Helvetica"/>
          <w:sz w:val="22"/>
          <w:szCs w:val="22"/>
        </w:rPr>
        <w:t xml:space="preserve"> V</w:t>
      </w:r>
      <w:r w:rsidR="00624FD5" w:rsidRPr="004D5922">
        <w:rPr>
          <w:rFonts w:ascii="Helvetica" w:hAnsi="Helvetica" w:cs="Helvetica"/>
          <w:sz w:val="22"/>
          <w:szCs w:val="22"/>
        </w:rPr>
        <w:t>alue of monitoring is going to be most relevant to high value fisheries.</w:t>
      </w:r>
    </w:p>
    <w:p w14:paraId="2974E227" w14:textId="577E3E17" w:rsidR="00613DBF" w:rsidRPr="004D5922" w:rsidRDefault="00613DBF" w:rsidP="00613DB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i/>
          <w:iCs/>
          <w:sz w:val="22"/>
          <w:szCs w:val="22"/>
        </w:rPr>
        <w:t>Small costs and big benefits versus big costs small benefits</w:t>
      </w:r>
      <w:r w:rsidRPr="004D5922">
        <w:rPr>
          <w:rFonts w:ascii="Helvetica" w:hAnsi="Helvetica" w:cs="Helvetica"/>
          <w:sz w:val="22"/>
          <w:szCs w:val="22"/>
        </w:rPr>
        <w:t>: What about collapsed stocks that are heavily moni</w:t>
      </w:r>
      <w:r w:rsidR="0062700C">
        <w:rPr>
          <w:rFonts w:ascii="Helvetica" w:hAnsi="Helvetica" w:cs="Helvetica"/>
          <w:sz w:val="22"/>
          <w:szCs w:val="22"/>
        </w:rPr>
        <w:t xml:space="preserve">tored because of social demand or fear of non-recoverable financing of monitoring programs? </w:t>
      </w:r>
      <w:commentRangeStart w:id="46"/>
      <w:r w:rsidRPr="004D5922">
        <w:rPr>
          <w:rFonts w:ascii="Helvetica" w:hAnsi="Helvetica" w:cs="Helvetica"/>
          <w:sz w:val="22"/>
          <w:szCs w:val="22"/>
        </w:rPr>
        <w:t xml:space="preserve">Are there early warning indicators of recovery that we could use there to </w:t>
      </w:r>
      <w:r w:rsidR="003F568E">
        <w:rPr>
          <w:rFonts w:ascii="Helvetica" w:hAnsi="Helvetica" w:cs="Helvetica"/>
          <w:sz w:val="22"/>
          <w:szCs w:val="22"/>
        </w:rPr>
        <w:t>minimize the cost of monitoring</w:t>
      </w:r>
      <w:commentRangeEnd w:id="46"/>
      <w:r w:rsidR="006A60BB">
        <w:rPr>
          <w:rStyle w:val="CommentReference"/>
        </w:rPr>
        <w:commentReference w:id="46"/>
      </w:r>
      <w:r w:rsidRPr="004D5922">
        <w:rPr>
          <w:rFonts w:ascii="Helvetica" w:hAnsi="Helvetica" w:cs="Helvetica"/>
          <w:sz w:val="22"/>
          <w:szCs w:val="22"/>
        </w:rPr>
        <w:t>?</w:t>
      </w:r>
    </w:p>
    <w:p w14:paraId="5BC9417E" w14:textId="4D25D14B" w:rsidR="00613DBF" w:rsidRDefault="0062700C" w:rsidP="009119C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 xml:space="preserve">Where you are on a hysteretic relationship matters. Fisheries may primarily be right on the tipping point; therefore the </w:t>
      </w:r>
      <w:proofErr w:type="gramStart"/>
      <w:r w:rsidRPr="004D5922">
        <w:rPr>
          <w:rFonts w:ascii="Helvetica" w:hAnsi="Helvetica" w:cs="Helvetica"/>
          <w:sz w:val="22"/>
          <w:szCs w:val="22"/>
        </w:rPr>
        <w:t>benefits of the increased monitoring/precision is</w:t>
      </w:r>
      <w:proofErr w:type="gramEnd"/>
      <w:r w:rsidRPr="004D5922">
        <w:rPr>
          <w:rFonts w:ascii="Helvetica" w:hAnsi="Helvetica" w:cs="Helvetica"/>
          <w:sz w:val="22"/>
          <w:szCs w:val="22"/>
        </w:rPr>
        <w:t xml:space="preserve"> </w:t>
      </w:r>
      <w:commentRangeStart w:id="47"/>
      <w:r w:rsidRPr="004D5922">
        <w:rPr>
          <w:rFonts w:ascii="Helvetica" w:hAnsi="Helvetica" w:cs="Helvetica"/>
          <w:sz w:val="22"/>
          <w:szCs w:val="22"/>
        </w:rPr>
        <w:t>better</w:t>
      </w:r>
      <w:commentRangeEnd w:id="47"/>
      <w:r w:rsidR="00BE0F27">
        <w:rPr>
          <w:rStyle w:val="CommentReference"/>
        </w:rPr>
        <w:commentReference w:id="47"/>
      </w:r>
      <w:r w:rsidRPr="004D5922">
        <w:rPr>
          <w:rFonts w:ascii="Helvetica" w:hAnsi="Helvetica" w:cs="Helvetica"/>
          <w:sz w:val="22"/>
          <w:szCs w:val="22"/>
        </w:rPr>
        <w:t xml:space="preserve">. </w:t>
      </w:r>
    </w:p>
    <w:p w14:paraId="71BE4B1C" w14:textId="77777777" w:rsidR="006C6443" w:rsidRPr="006C6443" w:rsidRDefault="006D2DCC" w:rsidP="006C6443">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Pr>
          <w:rFonts w:ascii="Helvetica" w:hAnsi="Helvetica" w:cs="Helvetica"/>
          <w:sz w:val="22"/>
          <w:szCs w:val="22"/>
        </w:rPr>
        <w:t xml:space="preserve">We don’t deal with process error. </w:t>
      </w:r>
      <w:r w:rsidRPr="004D5922">
        <w:rPr>
          <w:rFonts w:ascii="Helvetica" w:hAnsi="Helvetica" w:cs="Helvetica"/>
          <w:sz w:val="22"/>
          <w:szCs w:val="22"/>
        </w:rPr>
        <w:t xml:space="preserve">Steve Munch and Jim Thorson: There are two types of variance here. The first is what is the shape of the true underlying relationship (e.g. the stock recruitment function) and the second is where are you on that curve and how confident are you in that estimate. Are we assuming that there is no variance in the true estimate of the </w:t>
      </w:r>
      <w:proofErr w:type="gramStart"/>
      <w:r w:rsidRPr="004D5922">
        <w:rPr>
          <w:rFonts w:ascii="Helvetica" w:hAnsi="Helvetica" w:cs="Helvetica"/>
          <w:sz w:val="22"/>
          <w:szCs w:val="22"/>
        </w:rPr>
        <w:t>system.</w:t>
      </w:r>
      <w:proofErr w:type="gramEnd"/>
      <w:r w:rsidRPr="004D5922">
        <w:rPr>
          <w:rFonts w:ascii="Helvetica" w:hAnsi="Helvetica" w:cs="Helvetica"/>
          <w:sz w:val="22"/>
          <w:szCs w:val="22"/>
        </w:rPr>
        <w:t xml:space="preserve">  </w:t>
      </w:r>
    </w:p>
    <w:p w14:paraId="631156C9" w14:textId="287BC622" w:rsidR="006D2DCC" w:rsidRPr="002036CD" w:rsidRDefault="00905642" w:rsidP="002036CD">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sidRPr="006C6443">
        <w:rPr>
          <w:rFonts w:ascii="Helvetica" w:hAnsi="Helvetica" w:cs="Helvetica"/>
          <w:sz w:val="22"/>
          <w:szCs w:val="22"/>
        </w:rPr>
        <w:t>Benefits</w:t>
      </w:r>
      <w:r w:rsidR="006C6443" w:rsidRPr="006C6443">
        <w:rPr>
          <w:rFonts w:ascii="Helvetica" w:hAnsi="Helvetica" w:cs="Helvetica"/>
          <w:sz w:val="22"/>
          <w:szCs w:val="22"/>
        </w:rPr>
        <w:t xml:space="preserve"> of increased monitoring will depend on method. For example the spatial or temporal scale of monitoring potentially limit implementing this type of trade off approach. If you only started monitoring closely after a collapse happened or if organisms change the way they aggregate at low and high population sizes you may misestimate the need for monitoring. </w:t>
      </w:r>
      <w:commentRangeStart w:id="49"/>
      <w:r w:rsidR="006C6443" w:rsidRPr="006C6443">
        <w:rPr>
          <w:rFonts w:ascii="Helvetica" w:hAnsi="Helvetica" w:cs="Helvetica"/>
          <w:sz w:val="22"/>
          <w:szCs w:val="22"/>
        </w:rPr>
        <w:t>For example, imagine a species that changes it’s spatial clustering with it’s overall abundance</w:t>
      </w:r>
      <w:commentRangeEnd w:id="49"/>
      <w:r w:rsidR="002A1ACC">
        <w:rPr>
          <w:rStyle w:val="CommentReference"/>
        </w:rPr>
        <w:commentReference w:id="49"/>
      </w:r>
      <w:r w:rsidR="006C6443" w:rsidRPr="006C6443">
        <w:rPr>
          <w:rFonts w:ascii="Helvetica" w:hAnsi="Helvetica" w:cs="Helvetica"/>
          <w:sz w:val="22"/>
          <w:szCs w:val="22"/>
        </w:rPr>
        <w:t xml:space="preserve">. </w:t>
      </w:r>
    </w:p>
    <w:p w14:paraId="2B0ACCBC" w14:textId="20B94AF4" w:rsidR="007C2A32" w:rsidRPr="007C2A32" w:rsidRDefault="00576C57" w:rsidP="004D5922">
      <w:pPr>
        <w:pStyle w:val="ListParagraph"/>
        <w:numPr>
          <w:ilvl w:val="0"/>
          <w:numId w:val="10"/>
        </w:numPr>
        <w:rPr>
          <w:rFonts w:ascii="Helvetica" w:hAnsi="Helvetica"/>
          <w:sz w:val="22"/>
          <w:szCs w:val="22"/>
        </w:rPr>
      </w:pPr>
      <w:commentRangeStart w:id="50"/>
      <w:r>
        <w:rPr>
          <w:rFonts w:ascii="Helvetica" w:hAnsi="Helvetica" w:cs="Helvetica"/>
          <w:iCs/>
          <w:sz w:val="22"/>
          <w:szCs w:val="22"/>
        </w:rPr>
        <w:t>I</w:t>
      </w:r>
      <w:r w:rsidR="007C2A32">
        <w:rPr>
          <w:rFonts w:ascii="Helvetica" w:hAnsi="Helvetica" w:cs="Helvetica"/>
          <w:iCs/>
          <w:sz w:val="22"/>
          <w:szCs w:val="22"/>
        </w:rPr>
        <w:t xml:space="preserve">rreversibility </w:t>
      </w:r>
      <w:commentRangeEnd w:id="50"/>
      <w:r w:rsidR="002A1ACC">
        <w:rPr>
          <w:rStyle w:val="CommentReference"/>
        </w:rPr>
        <w:commentReference w:id="50"/>
      </w:r>
      <w:r>
        <w:rPr>
          <w:rFonts w:ascii="Helvetica" w:hAnsi="Helvetica" w:cs="Helvetica"/>
          <w:iCs/>
          <w:sz w:val="22"/>
          <w:szCs w:val="22"/>
        </w:rPr>
        <w:t xml:space="preserve">and adaptive monitoring </w:t>
      </w:r>
    </w:p>
    <w:p w14:paraId="558FCC40" w14:textId="585D0A4F" w:rsidR="00BA57DB" w:rsidRPr="004D5922" w:rsidRDefault="00BA57DB" w:rsidP="007C2A32">
      <w:pPr>
        <w:pStyle w:val="ListParagraph"/>
        <w:numPr>
          <w:ilvl w:val="1"/>
          <w:numId w:val="10"/>
        </w:numPr>
        <w:rPr>
          <w:rFonts w:ascii="Helvetica" w:hAnsi="Helvetica"/>
          <w:sz w:val="22"/>
          <w:szCs w:val="22"/>
        </w:rPr>
      </w:pPr>
      <w:r w:rsidRPr="007C2A32">
        <w:rPr>
          <w:rFonts w:ascii="Helvetica" w:hAnsi="Helvetica" w:cs="Helvetica"/>
          <w:iCs/>
          <w:sz w:val="22"/>
          <w:szCs w:val="22"/>
        </w:rPr>
        <w:t>What is the value of increased precision when you do and do not have tipping points?</w:t>
      </w:r>
      <w:r w:rsidRPr="004D5922">
        <w:rPr>
          <w:rFonts w:ascii="Helvetica" w:hAnsi="Helvetica" w:cs="Helvetica"/>
          <w:i/>
          <w:iCs/>
          <w:sz w:val="22"/>
          <w:szCs w:val="22"/>
        </w:rPr>
        <w:t xml:space="preserve"> </w:t>
      </w:r>
      <w:r w:rsidRPr="004D5922">
        <w:rPr>
          <w:rFonts w:ascii="Helvetica" w:hAnsi="Helvetica" w:cs="Helvetica"/>
          <w:sz w:val="22"/>
          <w:szCs w:val="22"/>
        </w:rPr>
        <w:t xml:space="preserve">How does this service change with reversible and irreversible systems? Perhaps a manager can offer a “discount rate” on systems where there is a strong nonlinearity- save money today to get money later. Are there lessons to learn from the economics world about how much value you put on your monitoring given irreversibility? </w:t>
      </w:r>
      <w:r w:rsidR="00D6457A" w:rsidRPr="004D5922">
        <w:rPr>
          <w:rFonts w:ascii="Helvetica" w:hAnsi="Helvetica" w:cs="Helvetica"/>
          <w:sz w:val="22"/>
          <w:szCs w:val="22"/>
        </w:rPr>
        <w:t>(</w:t>
      </w:r>
      <w:proofErr w:type="spellStart"/>
      <w:r w:rsidR="00D6457A" w:rsidRPr="004D5922">
        <w:rPr>
          <w:rFonts w:ascii="Helvetica" w:hAnsi="Helvetica" w:cs="Helvetica"/>
          <w:sz w:val="22"/>
          <w:szCs w:val="22"/>
        </w:rPr>
        <w:t>Perrings</w:t>
      </w:r>
      <w:proofErr w:type="spellEnd"/>
      <w:r w:rsidR="00D6457A" w:rsidRPr="004D5922">
        <w:rPr>
          <w:rFonts w:ascii="Helvetica" w:hAnsi="Helvetica" w:cs="Helvetica"/>
          <w:sz w:val="22"/>
          <w:szCs w:val="22"/>
        </w:rPr>
        <w:t xml:space="preserve"> and Brock 2009) </w:t>
      </w:r>
    </w:p>
    <w:p w14:paraId="4804DAE2" w14:textId="71B0C6CF" w:rsidR="007C2A32"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commentRangeStart w:id="51"/>
      <w:r w:rsidRPr="004D5922">
        <w:rPr>
          <w:rFonts w:ascii="Helvetica" w:hAnsi="Helvetica" w:cs="Helvetica"/>
          <w:sz w:val="22"/>
          <w:szCs w:val="22"/>
        </w:rPr>
        <w:t>How relevant</w:t>
      </w:r>
      <w:r w:rsidR="007C2A32">
        <w:rPr>
          <w:rFonts w:ascii="Helvetica" w:hAnsi="Helvetica" w:cs="Helvetica"/>
          <w:sz w:val="22"/>
          <w:szCs w:val="22"/>
        </w:rPr>
        <w:t xml:space="preserve"> are these ideas to restoration</w:t>
      </w:r>
      <w:r w:rsidR="002036CD">
        <w:rPr>
          <w:rFonts w:ascii="Helvetica" w:hAnsi="Helvetica" w:cs="Helvetica"/>
          <w:sz w:val="22"/>
          <w:szCs w:val="22"/>
        </w:rPr>
        <w:t xml:space="preserve"> of systems on the less preferred side of a tipping </w:t>
      </w:r>
      <w:commentRangeEnd w:id="51"/>
      <w:r w:rsidR="002A1ACC">
        <w:rPr>
          <w:rStyle w:val="CommentReference"/>
        </w:rPr>
        <w:commentReference w:id="51"/>
      </w:r>
    </w:p>
    <w:p w14:paraId="089B91BD" w14:textId="7D4DED02" w:rsidR="00BA57DB" w:rsidRPr="004D5922" w:rsidRDefault="00BA57DB" w:rsidP="007C2A32">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 xml:space="preserve"> </w:t>
      </w:r>
      <w:proofErr w:type="gramStart"/>
      <w:r w:rsidRPr="004D5922">
        <w:rPr>
          <w:rFonts w:ascii="Helvetica" w:hAnsi="Helvetica" w:cs="Helvetica"/>
          <w:sz w:val="22"/>
          <w:szCs w:val="22"/>
        </w:rPr>
        <w:t>particularly</w:t>
      </w:r>
      <w:proofErr w:type="gramEnd"/>
      <w:r w:rsidRPr="004D5922">
        <w:rPr>
          <w:rFonts w:ascii="Helvetica" w:hAnsi="Helvetica" w:cs="Helvetica"/>
          <w:sz w:val="22"/>
          <w:szCs w:val="22"/>
        </w:rPr>
        <w:t xml:space="preserve"> in light of limited monitoring post-restoration? Overspending on monitoring. </w:t>
      </w:r>
    </w:p>
    <w:p w14:paraId="31E1619F" w14:textId="77777777" w:rsidR="00BA57DB" w:rsidRPr="004D5922"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Do we have the capacity to link these ideas to a socioeconomic system? If you lose the cost of the fishery is one thing, but if you also lose the economy surrounding this system it may be catastrophic. A good example is the timber legacy in the pacific northwest, where overharvesting of trees continues to hurt the economy and require retraining</w:t>
      </w:r>
    </w:p>
    <w:p w14:paraId="7788BA86" w14:textId="77777777" w:rsidR="00BA57DB" w:rsidRDefault="00BA57DB"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4D5922">
        <w:rPr>
          <w:rFonts w:ascii="Helvetica" w:hAnsi="Helvetica" w:cs="Helvetica"/>
          <w:sz w:val="22"/>
          <w:szCs w:val="22"/>
        </w:rPr>
        <w:t>Contextualize within “pretty good yield” concept</w:t>
      </w:r>
    </w:p>
    <w:p w14:paraId="183AF856" w14:textId="19067360" w:rsidR="00AD3F4E" w:rsidRDefault="00AD3F4E"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 xml:space="preserve">Does this give us insight into the “hidden” costs of monitoring </w:t>
      </w:r>
    </w:p>
    <w:p w14:paraId="2A3028EC" w14:textId="77777777" w:rsidR="00216A12" w:rsidRPr="00037780" w:rsidRDefault="00216A12" w:rsidP="00216A1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Can we find ecosystems we can use as case studies where w</w:t>
      </w:r>
      <w:r>
        <w:rPr>
          <w:rFonts w:ascii="Helvetica" w:hAnsi="Helvetica" w:cs="Helvetica"/>
          <w:sz w:val="22"/>
          <w:szCs w:val="22"/>
        </w:rPr>
        <w:t>e can actually put costs on the</w:t>
      </w:r>
      <w:r w:rsidRPr="00037780">
        <w:rPr>
          <w:rFonts w:ascii="Helvetica" w:hAnsi="Helvetica" w:cs="Helvetica"/>
          <w:sz w:val="22"/>
          <w:szCs w:val="22"/>
        </w:rPr>
        <w:t xml:space="preserve"> monitoring programs?</w:t>
      </w:r>
    </w:p>
    <w:p w14:paraId="511342E5" w14:textId="77777777" w:rsidR="00446086" w:rsidRDefault="00446086"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p w14:paraId="3131EC72" w14:textId="5AF6FD17" w:rsidR="00446086" w:rsidRPr="00446086" w:rsidRDefault="00C008A7"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sz w:val="22"/>
          <w:szCs w:val="22"/>
        </w:rPr>
      </w:pPr>
      <w:r>
        <w:rPr>
          <w:rFonts w:ascii="Helvetica" w:hAnsi="Helvetica" w:cs="Helvetica"/>
          <w:b/>
          <w:sz w:val="22"/>
          <w:szCs w:val="22"/>
        </w:rPr>
        <w:t xml:space="preserve">SPECIFIC ANALYSIS/APPROACH </w:t>
      </w:r>
      <w:r w:rsidR="00446086" w:rsidRPr="00446086">
        <w:rPr>
          <w:rFonts w:ascii="Helvetica" w:hAnsi="Helvetica" w:cs="Helvetica"/>
          <w:b/>
          <w:sz w:val="22"/>
          <w:szCs w:val="22"/>
        </w:rPr>
        <w:t>QUESTIONS</w:t>
      </w:r>
    </w:p>
    <w:p w14:paraId="03F8F0EC" w14:textId="7A54802E" w:rsidR="00446086" w:rsidRPr="00446086" w:rsidRDefault="00446086" w:rsidP="00446086">
      <w:pPr>
        <w:pStyle w:val="ListParagraph"/>
        <w:numPr>
          <w:ilvl w:val="0"/>
          <w:numId w:val="21"/>
        </w:numPr>
        <w:rPr>
          <w:rFonts w:ascii="Helvetica" w:hAnsi="Helvetica"/>
        </w:rPr>
      </w:pPr>
      <w:r w:rsidRPr="00446086">
        <w:rPr>
          <w:rFonts w:ascii="Helvetica" w:hAnsi="Helvetica"/>
        </w:rPr>
        <w:t>Questions for TE</w:t>
      </w:r>
      <w:r w:rsidR="00B63A93">
        <w:rPr>
          <w:rFonts w:ascii="Helvetica" w:hAnsi="Helvetica"/>
        </w:rPr>
        <w:t xml:space="preserve"> and JS Meeting</w:t>
      </w:r>
    </w:p>
    <w:p w14:paraId="003F37C6" w14:textId="508867D5" w:rsidR="00446086" w:rsidRPr="00446086" w:rsidRDefault="00446086" w:rsidP="00446086">
      <w:pPr>
        <w:pStyle w:val="ListParagraph"/>
        <w:numPr>
          <w:ilvl w:val="1"/>
          <w:numId w:val="21"/>
        </w:numPr>
        <w:rPr>
          <w:rFonts w:ascii="Helvetica" w:hAnsi="Helvetica"/>
        </w:rPr>
      </w:pPr>
      <w:r w:rsidRPr="00446086">
        <w:rPr>
          <w:rFonts w:ascii="Helvetica" w:hAnsi="Helvetica"/>
        </w:rPr>
        <w:t xml:space="preserve">Need more detail on the outlier definition and why pulling outliers in </w:t>
      </w:r>
      <w:r w:rsidR="004D1287">
        <w:rPr>
          <w:rFonts w:ascii="Helvetica" w:hAnsi="Helvetica"/>
        </w:rPr>
        <w:t>“</w:t>
      </w:r>
      <w:r w:rsidRPr="00446086">
        <w:rPr>
          <w:rFonts w:ascii="Helvetica" w:hAnsi="Helvetica"/>
        </w:rPr>
        <w:t>repeat model</w:t>
      </w:r>
      <w:r w:rsidR="004D1287">
        <w:rPr>
          <w:rFonts w:ascii="Helvetica" w:hAnsi="Helvetica"/>
        </w:rPr>
        <w:t xml:space="preserve">” function.  </w:t>
      </w:r>
    </w:p>
    <w:p w14:paraId="144B5696" w14:textId="4B24A0A6" w:rsidR="00446086" w:rsidRDefault="00446086" w:rsidP="00446086">
      <w:pPr>
        <w:pStyle w:val="ListParagraph"/>
        <w:numPr>
          <w:ilvl w:val="1"/>
          <w:numId w:val="21"/>
        </w:numPr>
        <w:rPr>
          <w:rFonts w:ascii="Helvetica" w:hAnsi="Helvetica"/>
        </w:rPr>
      </w:pPr>
      <w:r w:rsidRPr="00446086">
        <w:rPr>
          <w:rFonts w:ascii="Helvetica" w:hAnsi="Helvetica"/>
        </w:rPr>
        <w:t xml:space="preserve">Given new </w:t>
      </w:r>
      <w:proofErr w:type="gramStart"/>
      <w:r w:rsidRPr="00446086">
        <w:rPr>
          <w:rFonts w:ascii="Helvetica" w:hAnsi="Helvetica"/>
        </w:rPr>
        <w:t>log normal</w:t>
      </w:r>
      <w:proofErr w:type="gramEnd"/>
      <w:r w:rsidRPr="00446086">
        <w:rPr>
          <w:rFonts w:ascii="Helvetica" w:hAnsi="Helvetica"/>
        </w:rPr>
        <w:t xml:space="preserve"> pull of cv and error in cv, I’m not sure what the</w:t>
      </w:r>
      <w:r w:rsidR="004D1287">
        <w:rPr>
          <w:rFonts w:ascii="Helvetica" w:hAnsi="Helvetica"/>
        </w:rPr>
        <w:t xml:space="preserve"> investment CV relationship is.</w:t>
      </w:r>
      <w:r w:rsidR="004F17D2">
        <w:rPr>
          <w:rFonts w:ascii="Helvetica" w:hAnsi="Helvetica"/>
        </w:rPr>
        <w:t xml:space="preserve"> Can we also write another CV-Investment function that describes either a linear and a </w:t>
      </w:r>
      <w:proofErr w:type="gramStart"/>
      <w:r w:rsidR="004F17D2">
        <w:rPr>
          <w:rFonts w:ascii="Helvetica" w:hAnsi="Helvetica"/>
        </w:rPr>
        <w:t>sigmoid.</w:t>
      </w:r>
      <w:proofErr w:type="gramEnd"/>
    </w:p>
    <w:p w14:paraId="6354E6BC" w14:textId="3952727A" w:rsidR="004F17D2" w:rsidRDefault="00C008A7" w:rsidP="00446086">
      <w:pPr>
        <w:pStyle w:val="ListParagraph"/>
        <w:numPr>
          <w:ilvl w:val="1"/>
          <w:numId w:val="21"/>
        </w:numPr>
        <w:rPr>
          <w:rFonts w:ascii="Helvetica" w:hAnsi="Helvetica"/>
        </w:rPr>
      </w:pPr>
      <w:r>
        <w:rPr>
          <w:rFonts w:ascii="Helvetica" w:hAnsi="Helvetica"/>
        </w:rPr>
        <w:t>Double check functions I added to determine probability of tipping and fraction of bonanza/bust years (need process error?)</w:t>
      </w:r>
    </w:p>
    <w:p w14:paraId="22FA3583" w14:textId="6AD72216" w:rsidR="005A43BE" w:rsidRPr="00446086" w:rsidRDefault="005A43BE" w:rsidP="00446086">
      <w:pPr>
        <w:pStyle w:val="ListParagraph"/>
        <w:numPr>
          <w:ilvl w:val="1"/>
          <w:numId w:val="21"/>
        </w:numPr>
        <w:rPr>
          <w:rFonts w:ascii="Helvetica" w:hAnsi="Helvetica"/>
        </w:rPr>
      </w:pPr>
      <w:r>
        <w:rPr>
          <w:rFonts w:ascii="Helvetica" w:hAnsi="Helvetica"/>
        </w:rPr>
        <w:t>Discuss whether NPV is appropriate response for heat maps</w:t>
      </w:r>
    </w:p>
    <w:p w14:paraId="6062D1EF" w14:textId="77777777" w:rsidR="00446086" w:rsidRPr="00446086" w:rsidRDefault="00446086"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sectPr w:rsidR="00446086" w:rsidRPr="00446086" w:rsidSect="005E595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rian Stier" w:date="2014-10-08T19:28:00Z" w:initials="AS">
    <w:p w14:paraId="17CCEE9C" w14:textId="77777777" w:rsidR="00403796" w:rsidRDefault="00403796" w:rsidP="00C312AC">
      <w:pPr>
        <w:rPr>
          <w:rFonts w:ascii="Lucida Grande" w:eastAsia="Times New Roman" w:hAnsi="Lucida Grande" w:cs="Lucida Grande"/>
          <w:color w:val="333333"/>
          <w:sz w:val="18"/>
          <w:szCs w:val="18"/>
          <w:shd w:val="clear" w:color="auto" w:fill="FFFFFF"/>
        </w:rPr>
      </w:pPr>
      <w:r>
        <w:rPr>
          <w:rStyle w:val="CommentReference"/>
        </w:rPr>
        <w:annotationRef/>
      </w:r>
    </w:p>
    <w:p w14:paraId="5E7C1C3A" w14:textId="313294B7" w:rsidR="00403796" w:rsidRDefault="00403796" w:rsidP="00C312AC">
      <w:pPr>
        <w:rPr>
          <w:rFonts w:ascii="Lucida Grande" w:eastAsia="Times New Roman" w:hAnsi="Lucida Grande" w:cs="Lucida Grande"/>
          <w:color w:val="333333"/>
          <w:sz w:val="18"/>
          <w:szCs w:val="18"/>
          <w:shd w:val="clear" w:color="auto" w:fill="FFFFFF"/>
        </w:rPr>
      </w:pPr>
      <w:r>
        <w:rPr>
          <w:rFonts w:ascii="Lucida Grande" w:eastAsia="Times New Roman" w:hAnsi="Lucida Grande" w:cs="Lucida Grande"/>
          <w:color w:val="333333"/>
          <w:sz w:val="18"/>
          <w:szCs w:val="18"/>
          <w:shd w:val="clear" w:color="auto" w:fill="FFFFFF"/>
        </w:rPr>
        <w:t>Hook:</w:t>
      </w:r>
    </w:p>
    <w:p w14:paraId="7E419056" w14:textId="5DE92AAA" w:rsidR="00403796" w:rsidRDefault="00403796" w:rsidP="00C312AC">
      <w:pPr>
        <w:rPr>
          <w:rFonts w:ascii="Lucida Grande" w:eastAsia="Times New Roman" w:hAnsi="Lucida Grande" w:cs="Lucida Grande"/>
          <w:color w:val="333333"/>
          <w:sz w:val="18"/>
          <w:szCs w:val="18"/>
          <w:shd w:val="clear" w:color="auto" w:fill="FFFFFF"/>
        </w:rPr>
      </w:pPr>
      <w:r w:rsidRPr="00C312AC">
        <w:rPr>
          <w:rFonts w:ascii="Lucida Grande" w:eastAsia="Times New Roman" w:hAnsi="Lucida Grande" w:cs="Lucida Grande"/>
          <w:color w:val="333333"/>
          <w:sz w:val="18"/>
          <w:szCs w:val="18"/>
          <w:shd w:val="clear" w:color="auto" w:fill="FFFFFF"/>
        </w:rPr>
        <w:t>http://www.sciencemag.org/content/292/5517/641.full</w:t>
      </w:r>
    </w:p>
    <w:p w14:paraId="09157E22" w14:textId="77777777" w:rsidR="00403796" w:rsidRDefault="00403796" w:rsidP="00C312AC">
      <w:pPr>
        <w:rPr>
          <w:rFonts w:ascii="Lucida Grande" w:eastAsia="Times New Roman" w:hAnsi="Lucida Grande" w:cs="Lucida Grande"/>
          <w:color w:val="333333"/>
          <w:sz w:val="18"/>
          <w:szCs w:val="18"/>
          <w:shd w:val="clear" w:color="auto" w:fill="FFFFFF"/>
        </w:rPr>
      </w:pPr>
    </w:p>
    <w:p w14:paraId="760DD07E" w14:textId="2BEAA1AD" w:rsidR="00403796" w:rsidRPr="00C312AC" w:rsidRDefault="00403796" w:rsidP="00C312AC">
      <w:pPr>
        <w:rPr>
          <w:rFonts w:ascii="Times" w:eastAsia="Times New Roman" w:hAnsi="Times" w:cs="Times New Roman"/>
          <w:sz w:val="20"/>
          <w:szCs w:val="20"/>
        </w:rPr>
      </w:pPr>
      <w:r w:rsidRPr="00C312AC">
        <w:rPr>
          <w:rFonts w:ascii="Lucida Grande" w:eastAsia="Times New Roman" w:hAnsi="Lucida Grande" w:cs="Lucida Grande"/>
          <w:color w:val="333333"/>
          <w:sz w:val="18"/>
          <w:szCs w:val="18"/>
          <w:shd w:val="clear" w:color="auto" w:fill="FFFFFF"/>
        </w:rPr>
        <w:t>Can scientifically meaningful “limits” or “boundaries” be defined that would provide effective warning of conditions beyond which the nature-society systems incur a significantly increased risk of serious degradation?</w:t>
      </w:r>
    </w:p>
    <w:p w14:paraId="01C746FC" w14:textId="54FAF0EF" w:rsidR="00403796" w:rsidRDefault="00403796">
      <w:pPr>
        <w:pStyle w:val="CommentText"/>
      </w:pPr>
    </w:p>
  </w:comment>
  <w:comment w:id="1" w:author="Jameal Samhouri" w:date="2014-06-24T09:21:00Z" w:initials="JS">
    <w:p w14:paraId="3AA1DB4A" w14:textId="1F04DE0F" w:rsidR="00403796" w:rsidRDefault="00403796">
      <w:pPr>
        <w:pStyle w:val="CommentText"/>
      </w:pPr>
      <w:r>
        <w:rPr>
          <w:rStyle w:val="CommentReference"/>
        </w:rPr>
        <w:annotationRef/>
      </w:r>
      <w:r>
        <w:t>I think these questions fall into a few categories:</w:t>
      </w:r>
    </w:p>
    <w:p w14:paraId="1E4382FD" w14:textId="5A4A8171" w:rsidR="00403796" w:rsidRDefault="00403796">
      <w:pPr>
        <w:pStyle w:val="CommentText"/>
      </w:pPr>
      <w:r>
        <w:t xml:space="preserve">- </w:t>
      </w:r>
      <w:proofErr w:type="gramStart"/>
      <w:r>
        <w:t>how</w:t>
      </w:r>
      <w:proofErr w:type="gramEnd"/>
      <w:r>
        <w:t xml:space="preserve"> do monitoring costs/value and mgmt. strategies influence ability to stay in SOS?</w:t>
      </w:r>
    </w:p>
    <w:p w14:paraId="1EA4EBE8" w14:textId="51E9238A" w:rsidR="00403796" w:rsidRDefault="00403796">
      <w:pPr>
        <w:pStyle w:val="CommentText"/>
      </w:pPr>
      <w:r>
        <w:t xml:space="preserve">- </w:t>
      </w:r>
      <w:proofErr w:type="gramStart"/>
      <w:r>
        <w:t>tradeoffs</w:t>
      </w:r>
      <w:proofErr w:type="gramEnd"/>
      <w:r>
        <w:t xml:space="preserve"> between monitoring costs and TP costs (incl. volatility) before </w:t>
      </w:r>
      <w:proofErr w:type="spellStart"/>
      <w:r>
        <w:t>vs</w:t>
      </w:r>
      <w:proofErr w:type="spellEnd"/>
      <w:r>
        <w:t xml:space="preserve"> after a tip? </w:t>
      </w:r>
    </w:p>
    <w:p w14:paraId="4DAE6356" w14:textId="77777777" w:rsidR="00403796" w:rsidRDefault="00403796">
      <w:pPr>
        <w:pStyle w:val="CommentText"/>
      </w:pPr>
    </w:p>
    <w:p w14:paraId="0CDCB913" w14:textId="3EB925BB" w:rsidR="00403796" w:rsidRDefault="00403796">
      <w:pPr>
        <w:pStyle w:val="CommentText"/>
      </w:pPr>
      <w:r>
        <w:t>Suggest reorganizing the main and additional question sections under these topic areas</w:t>
      </w:r>
    </w:p>
  </w:comment>
  <w:comment w:id="3" w:author="Adrian Stier" w:date="2014-06-24T09:11:00Z" w:initials="AS">
    <w:p w14:paraId="4CFEDCDF" w14:textId="77777777" w:rsidR="00403796" w:rsidRDefault="00403796" w:rsidP="00C45DAC">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Pr>
          <w:rFonts w:ascii="Helvetica" w:hAnsi="Helvetica" w:cs="Helvetica"/>
        </w:rPr>
        <w:t xml:space="preserve">BH: I know this is the model you developed, but </w:t>
      </w:r>
      <w:proofErr w:type="spellStart"/>
      <w:r>
        <w:rPr>
          <w:rFonts w:ascii="Helvetica" w:hAnsi="Helvetica" w:cs="Helvetica"/>
        </w:rPr>
        <w:t>allee</w:t>
      </w:r>
      <w:proofErr w:type="spellEnd"/>
      <w:r>
        <w:rPr>
          <w:rFonts w:ascii="Helvetica" w:hAnsi="Helvetica" w:cs="Helvetica"/>
        </w:rPr>
        <w:t xml:space="preserve"> effects seem less interesting than other potential tipping points. Do you think the model and results will be generalizable to other types of nonlinear relationships?</w:t>
      </w:r>
    </w:p>
    <w:p w14:paraId="686C3FC2" w14:textId="77777777" w:rsidR="00403796" w:rsidRDefault="00403796" w:rsidP="00C45DAC">
      <w:pPr>
        <w:pStyle w:val="CommentText"/>
      </w:pPr>
    </w:p>
    <w:p w14:paraId="1BD6F322" w14:textId="77777777" w:rsidR="00403796" w:rsidRDefault="00403796" w:rsidP="00C45DAC">
      <w:pPr>
        <w:pStyle w:val="CommentText"/>
        <w:rPr>
          <w:b/>
        </w:rPr>
      </w:pPr>
      <w:r>
        <w:rPr>
          <w:b/>
        </w:rPr>
        <w:t xml:space="preserve">AS: </w:t>
      </w:r>
      <w:r w:rsidRPr="00D30192">
        <w:t xml:space="preserve">I think Ben is perhaps referring to tipping points in e.g. coral reefs, but I’m not inclined to get into this for the </w:t>
      </w:r>
      <w:proofErr w:type="spellStart"/>
      <w:r w:rsidRPr="00D30192">
        <w:t>papper</w:t>
      </w:r>
      <w:proofErr w:type="spellEnd"/>
      <w:r w:rsidRPr="00D30192">
        <w:t>, but rather the discussion and couching of the question.</w:t>
      </w:r>
      <w:r>
        <w:rPr>
          <w:b/>
        </w:rPr>
        <w:t xml:space="preserve"> </w:t>
      </w:r>
    </w:p>
    <w:p w14:paraId="203A2A48" w14:textId="77777777" w:rsidR="00403796" w:rsidRDefault="00403796" w:rsidP="00C45DAC">
      <w:pPr>
        <w:pStyle w:val="CommentText"/>
        <w:rPr>
          <w:b/>
        </w:rPr>
      </w:pPr>
    </w:p>
    <w:p w14:paraId="7274D835" w14:textId="77777777" w:rsidR="00403796" w:rsidRPr="00D30192" w:rsidRDefault="00403796" w:rsidP="00C45DAC">
      <w:pPr>
        <w:pStyle w:val="CommentText"/>
        <w:rPr>
          <w:b/>
        </w:rPr>
      </w:pPr>
      <w:r>
        <w:rPr>
          <w:b/>
        </w:rPr>
        <w:t>JS: I would just reframe these questions to be more general, and then specify that we are considering them in the context of a fisheries example</w:t>
      </w:r>
    </w:p>
  </w:comment>
  <w:comment w:id="13" w:author="Adrian Stier" w:date="2014-06-24T09:00:00Z" w:initials="AS">
    <w:p w14:paraId="4FEF3B31" w14:textId="77777777" w:rsidR="00403796" w:rsidRDefault="00403796" w:rsidP="0010233A">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Pr>
          <w:rFonts w:ascii="Helvetica" w:hAnsi="Helvetica" w:cs="Helvetica"/>
        </w:rPr>
        <w:t xml:space="preserve">BH: </w:t>
      </w:r>
      <w:ins w:id="15" w:author="Halpern" w:date="2014-06-20T21:54:00Z">
        <w:r>
          <w:rPr>
            <w:rFonts w:ascii="Helvetica" w:hAnsi="Helvetica" w:cs="Helvetica"/>
          </w:rPr>
          <w:t xml:space="preserve">I know this is the model you developed, but </w:t>
        </w:r>
        <w:proofErr w:type="spellStart"/>
        <w:r>
          <w:rPr>
            <w:rFonts w:ascii="Helvetica" w:hAnsi="Helvetica" w:cs="Helvetica"/>
          </w:rPr>
          <w:t>allee</w:t>
        </w:r>
        <w:proofErr w:type="spellEnd"/>
        <w:r>
          <w:rPr>
            <w:rFonts w:ascii="Helvetica" w:hAnsi="Helvetica" w:cs="Helvetica"/>
          </w:rPr>
          <w:t xml:space="preserve"> effects seem less interesting than other potential tipping points. Do you think the model and results will be generalizable to other types of nonlinear relationships?</w:t>
        </w:r>
      </w:ins>
    </w:p>
    <w:p w14:paraId="27BEAD9B" w14:textId="77777777" w:rsidR="00403796" w:rsidRDefault="00403796" w:rsidP="0010233A">
      <w:pPr>
        <w:pStyle w:val="CommentText"/>
      </w:pPr>
    </w:p>
    <w:p w14:paraId="5916CEE0" w14:textId="77777777" w:rsidR="00403796" w:rsidRDefault="00403796" w:rsidP="0010233A">
      <w:pPr>
        <w:pStyle w:val="CommentText"/>
        <w:rPr>
          <w:b/>
        </w:rPr>
      </w:pPr>
      <w:r>
        <w:rPr>
          <w:b/>
        </w:rPr>
        <w:t xml:space="preserve">AS: </w:t>
      </w:r>
      <w:r w:rsidRPr="00D30192">
        <w:t xml:space="preserve">I think Ben is perhaps referring to tipping points in e.g. coral reefs, but I’m not inclined to get into this for the </w:t>
      </w:r>
      <w:proofErr w:type="spellStart"/>
      <w:r w:rsidRPr="00D30192">
        <w:t>papper</w:t>
      </w:r>
      <w:proofErr w:type="spellEnd"/>
      <w:r w:rsidRPr="00D30192">
        <w:t>, but rather the discussion and couching of the question.</w:t>
      </w:r>
      <w:r>
        <w:rPr>
          <w:b/>
        </w:rPr>
        <w:t xml:space="preserve"> </w:t>
      </w:r>
    </w:p>
    <w:p w14:paraId="494F3652" w14:textId="77777777" w:rsidR="00403796" w:rsidRDefault="00403796" w:rsidP="0010233A">
      <w:pPr>
        <w:pStyle w:val="CommentText"/>
        <w:rPr>
          <w:b/>
        </w:rPr>
      </w:pPr>
    </w:p>
    <w:p w14:paraId="3F27A33F" w14:textId="2AA7B279" w:rsidR="00403796" w:rsidRPr="00D30192" w:rsidRDefault="00403796" w:rsidP="0010233A">
      <w:pPr>
        <w:pStyle w:val="CommentText"/>
        <w:rPr>
          <w:b/>
        </w:rPr>
      </w:pPr>
      <w:r>
        <w:rPr>
          <w:b/>
        </w:rPr>
        <w:t>JS: I would just reframe these questions to be more general, and then specify that we are considering them in the context of a fisheries example</w:t>
      </w:r>
    </w:p>
  </w:comment>
  <w:comment w:id="21" w:author="Adrian Stier" w:date="2014-06-24T08:37:00Z" w:initials="AS">
    <w:p w14:paraId="63A55815" w14:textId="77777777" w:rsidR="00403796" w:rsidRDefault="00403796"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sidRPr="00F2310F">
        <w:rPr>
          <w:rFonts w:ascii="Helvetica" w:hAnsi="Helvetica" w:cs="Helvetica"/>
          <w:highlight w:val="yellow"/>
        </w:rPr>
        <w:t xml:space="preserve">BH: </w:t>
      </w:r>
      <w:ins w:id="22" w:author="Halpern" w:date="2014-06-20T21:58:00Z">
        <w:r w:rsidRPr="00F2310F">
          <w:rPr>
            <w:rFonts w:ascii="Helvetica" w:hAnsi="Helvetica" w:cs="Helvetica"/>
            <w:highlight w:val="yellow"/>
          </w:rPr>
          <w:t>I think this is a great one and should be a main question.</w:t>
        </w:r>
      </w:ins>
    </w:p>
    <w:p w14:paraId="5931010F" w14:textId="77777777" w:rsidR="00403796" w:rsidRDefault="00403796" w:rsidP="00BE0F27">
      <w:pPr>
        <w:pStyle w:val="CommentText"/>
      </w:pPr>
    </w:p>
  </w:comment>
  <w:comment w:id="25" w:author="Adrian Stier" w:date="2014-06-24T08:37:00Z" w:initials="AS">
    <w:p w14:paraId="480277B6" w14:textId="77777777" w:rsidR="00403796" w:rsidRDefault="00403796" w:rsidP="00BE0F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Pr>
          <w:rFonts w:ascii="Helvetica" w:hAnsi="Helvetica" w:cs="Helvetica"/>
        </w:rPr>
        <w:t xml:space="preserve">BH: </w:t>
      </w:r>
      <w:ins w:id="26" w:author="Halpern" w:date="2014-06-20T22:01:00Z">
        <w:r>
          <w:rPr>
            <w:rFonts w:ascii="Helvetica" w:hAnsi="Helvetica" w:cs="Helvetica"/>
          </w:rPr>
          <w:t>why would the value of information change in this case? Are you saying that the driver of change (climate regime vs. human driven) makes a difference in the value of information? That</w:t>
        </w:r>
      </w:ins>
      <w:ins w:id="27" w:author="Halpern" w:date="2014-06-20T22:02:00Z">
        <w:r>
          <w:rPr>
            <w:rFonts w:ascii="Helvetica" w:hAnsi="Helvetica" w:cs="Helvetica"/>
          </w:rPr>
          <w:t>’s not obvious to me why, so needs some explanation.</w:t>
        </w:r>
      </w:ins>
    </w:p>
    <w:p w14:paraId="21B7641A" w14:textId="77777777" w:rsidR="00403796" w:rsidRDefault="00403796" w:rsidP="00BE0F27">
      <w:pPr>
        <w:pStyle w:val="CommentText"/>
      </w:pPr>
    </w:p>
  </w:comment>
  <w:comment w:id="32" w:author="Jameal Samhouri" w:date="2014-06-24T09:22:00Z" w:initials="JS">
    <w:p w14:paraId="1C33EDA8" w14:textId="59878E0A" w:rsidR="00403796" w:rsidRDefault="00403796">
      <w:pPr>
        <w:pStyle w:val="CommentText"/>
      </w:pPr>
      <w:r>
        <w:rPr>
          <w:rStyle w:val="CommentReference"/>
        </w:rPr>
        <w:annotationRef/>
      </w:r>
      <w:r>
        <w:t xml:space="preserve">Probably more realistic to treat </w:t>
      </w:r>
      <w:proofErr w:type="spellStart"/>
      <w:r>
        <w:t>Bmsy</w:t>
      </w:r>
      <w:proofErr w:type="spellEnd"/>
      <w:r>
        <w:t xml:space="preserve"> as a limit</w:t>
      </w:r>
    </w:p>
  </w:comment>
  <w:comment w:id="40" w:author="Jameal Samhouri" w:date="2014-06-24T09:25:00Z" w:initials="JS">
    <w:p w14:paraId="73C8E1F0" w14:textId="3C7E0929" w:rsidR="00403796" w:rsidRDefault="00403796">
      <w:pPr>
        <w:pStyle w:val="CommentText"/>
      </w:pPr>
      <w:r>
        <w:rPr>
          <w:rStyle w:val="CommentReference"/>
        </w:rPr>
        <w:annotationRef/>
      </w:r>
      <w:r>
        <w:t>I don't get it. Need more details about what was simulated</w:t>
      </w:r>
    </w:p>
  </w:comment>
  <w:comment w:id="41" w:author="Jameal Samhouri" w:date="2014-06-24T09:27:00Z" w:initials="JS">
    <w:p w14:paraId="05125D6E" w14:textId="7D3F5710" w:rsidR="00403796" w:rsidRDefault="00403796">
      <w:pPr>
        <w:pStyle w:val="CommentText"/>
      </w:pPr>
      <w:r>
        <w:rPr>
          <w:rStyle w:val="CommentReference"/>
        </w:rPr>
        <w:annotationRef/>
      </w:r>
      <w:r>
        <w:t>Rescale axis so it is relative to A?</w:t>
      </w:r>
    </w:p>
  </w:comment>
  <w:comment w:id="42" w:author="Jameal Samhouri" w:date="2014-06-24T09:28:00Z" w:initials="JS">
    <w:p w14:paraId="0C2586AA" w14:textId="3E648EB9" w:rsidR="00403796" w:rsidRDefault="00403796">
      <w:pPr>
        <w:pStyle w:val="CommentText"/>
      </w:pPr>
      <w:r>
        <w:rPr>
          <w:rStyle w:val="CommentReference"/>
        </w:rPr>
        <w:annotationRef/>
      </w:r>
      <w:r>
        <w:t xml:space="preserve">Meaning that increased monitoring costs have diminishing benefits as the pop biomass starts far from A? </w:t>
      </w:r>
      <w:proofErr w:type="gramStart"/>
      <w:r>
        <w:t>how</w:t>
      </w:r>
      <w:proofErr w:type="gramEnd"/>
      <w:r>
        <w:t xml:space="preserve"> sensitive is this model to initial conditions?</w:t>
      </w:r>
    </w:p>
  </w:comment>
  <w:comment w:id="43" w:author="Jameal Samhouri" w:date="2014-06-24T09:30:00Z" w:initials="JS">
    <w:p w14:paraId="2CDBF531" w14:textId="015DA6B6" w:rsidR="00403796" w:rsidRDefault="00403796">
      <w:pPr>
        <w:pStyle w:val="CommentText"/>
      </w:pPr>
      <w:r>
        <w:rPr>
          <w:rStyle w:val="CommentReference"/>
        </w:rPr>
        <w:annotationRef/>
      </w:r>
      <w:r>
        <w:t xml:space="preserve">But it is invariant across values of </w:t>
      </w:r>
      <w:proofErr w:type="spellStart"/>
      <w:r>
        <w:t>Fmsy</w:t>
      </w:r>
      <w:proofErr w:type="spellEnd"/>
      <w:r>
        <w:t xml:space="preserve">? Makes me curious </w:t>
      </w:r>
    </w:p>
  </w:comment>
  <w:comment w:id="45" w:author="Jameal Samhouri" w:date="2014-06-24T09:32:00Z" w:initials="JS">
    <w:p w14:paraId="66A44656" w14:textId="78297CEB" w:rsidR="00403796" w:rsidRDefault="00403796">
      <w:pPr>
        <w:pStyle w:val="CommentText"/>
      </w:pPr>
      <w:r>
        <w:rPr>
          <w:rStyle w:val="CommentReference"/>
        </w:rPr>
        <w:annotationRef/>
      </w:r>
      <w:r>
        <w:t>Yes we should do sensitivity analyses to r</w:t>
      </w:r>
    </w:p>
  </w:comment>
  <w:comment w:id="46" w:author="Jameal Samhouri" w:date="2014-06-24T09:33:00Z" w:initials="JS">
    <w:p w14:paraId="723B6620" w14:textId="748F173B" w:rsidR="00403796" w:rsidRDefault="00403796">
      <w:pPr>
        <w:pStyle w:val="CommentText"/>
      </w:pPr>
      <w:r>
        <w:rPr>
          <w:rStyle w:val="CommentReference"/>
        </w:rPr>
        <w:annotationRef/>
      </w:r>
      <w:r>
        <w:t>Worth pursuing!</w:t>
      </w:r>
    </w:p>
  </w:comment>
  <w:comment w:id="47" w:author="Adrian Stier" w:date="2014-06-24T08:45:00Z" w:initials="AS">
    <w:p w14:paraId="4EBAE072" w14:textId="40248960" w:rsidR="00403796" w:rsidRDefault="00403796">
      <w:pPr>
        <w:pStyle w:val="CommentText"/>
      </w:pPr>
      <w:r>
        <w:rPr>
          <w:rStyle w:val="CommentReference"/>
        </w:rPr>
        <w:annotationRef/>
      </w:r>
      <w:r>
        <w:rPr>
          <w:rFonts w:ascii="Helvetica" w:hAnsi="Helvetica" w:cs="Helvetica"/>
          <w:sz w:val="22"/>
        </w:rPr>
        <w:t xml:space="preserve">BH: </w:t>
      </w:r>
      <w:ins w:id="48" w:author="Halpern" w:date="2014-06-20T22:08:00Z">
        <w:r w:rsidRPr="004D5922">
          <w:rPr>
            <w:rFonts w:ascii="Helvetica" w:hAnsi="Helvetica" w:cs="Helvetica"/>
            <w:sz w:val="22"/>
          </w:rPr>
          <w:t>Helen Regan has a great paper (in Eco Apps I think) on the many different sources of error (uncertainty).  It would be good to look at that paper to guide thinking about the different places/ways that monitoring could resolve some of those sources.</w:t>
        </w:r>
      </w:ins>
    </w:p>
  </w:comment>
  <w:comment w:id="49" w:author="Jameal Samhouri" w:date="2014-06-24T09:35:00Z" w:initials="JS">
    <w:p w14:paraId="4B586965" w14:textId="18FD7864" w:rsidR="00403796" w:rsidRDefault="00403796">
      <w:pPr>
        <w:pStyle w:val="CommentText"/>
      </w:pPr>
      <w:r>
        <w:rPr>
          <w:rStyle w:val="CommentReference"/>
        </w:rPr>
        <w:annotationRef/>
      </w:r>
      <w:r>
        <w:t xml:space="preserve">Could be an interesting thing to set up along with the life history question. </w:t>
      </w:r>
      <w:proofErr w:type="spellStart"/>
      <w:r>
        <w:t>Eg</w:t>
      </w:r>
      <w:proofErr w:type="spellEnd"/>
    </w:p>
    <w:p w14:paraId="298087DB" w14:textId="77777777" w:rsidR="00403796" w:rsidRDefault="00403796">
      <w:pPr>
        <w:pStyle w:val="CommentText"/>
      </w:pPr>
      <w:r>
        <w:t>Ex1) herring with large r and more clustering at low B</w:t>
      </w:r>
    </w:p>
    <w:p w14:paraId="61DA8246" w14:textId="6E958BBF" w:rsidR="00403796" w:rsidRDefault="00403796">
      <w:pPr>
        <w:pStyle w:val="CommentText"/>
      </w:pPr>
      <w:r>
        <w:t>Ex2) rockfish with small r and no clustering effect</w:t>
      </w:r>
    </w:p>
  </w:comment>
  <w:comment w:id="50" w:author="Jameal Samhouri" w:date="2014-06-24T09:36:00Z" w:initials="JS">
    <w:p w14:paraId="67A3B226" w14:textId="38CB9BD6" w:rsidR="00403796" w:rsidRDefault="00403796">
      <w:pPr>
        <w:pStyle w:val="CommentText"/>
      </w:pPr>
      <w:r>
        <w:rPr>
          <w:rStyle w:val="CommentReference"/>
        </w:rPr>
        <w:annotationRef/>
      </w:r>
      <w:r>
        <w:t xml:space="preserve">This is </w:t>
      </w:r>
      <w:proofErr w:type="spellStart"/>
      <w:r>
        <w:t>impt</w:t>
      </w:r>
      <w:proofErr w:type="spellEnd"/>
      <w:r>
        <w:t xml:space="preserve"> for generalizing to other systems. </w:t>
      </w:r>
      <w:proofErr w:type="spellStart"/>
      <w:r>
        <w:t>Eg</w:t>
      </w:r>
      <w:proofErr w:type="spellEnd"/>
      <w:r>
        <w:t xml:space="preserve"> coral reefs, salt marshes, </w:t>
      </w:r>
      <w:proofErr w:type="spellStart"/>
      <w:r>
        <w:t>etc</w:t>
      </w:r>
      <w:proofErr w:type="spellEnd"/>
    </w:p>
  </w:comment>
  <w:comment w:id="51" w:author="Jameal Samhouri" w:date="2014-06-24T09:36:00Z" w:initials="JS">
    <w:p w14:paraId="6232925F" w14:textId="46B38817" w:rsidR="00403796" w:rsidRDefault="00403796">
      <w:pPr>
        <w:pStyle w:val="CommentText"/>
      </w:pPr>
      <w:r>
        <w:rPr>
          <w:rStyle w:val="CommentReference"/>
        </w:rPr>
        <w:annotationRef/>
      </w:r>
      <w:r>
        <w:t xml:space="preserve">Very </w:t>
      </w:r>
      <w:proofErr w:type="spellStart"/>
      <w:r>
        <w:t>impt</w:t>
      </w:r>
      <w:proofErr w:type="spell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EDB4A" w14:textId="77777777" w:rsidR="00403796" w:rsidRDefault="00403796" w:rsidP="0020668C">
      <w:r>
        <w:separator/>
      </w:r>
    </w:p>
  </w:endnote>
  <w:endnote w:type="continuationSeparator" w:id="0">
    <w:p w14:paraId="1CF50CCC" w14:textId="77777777" w:rsidR="00403796" w:rsidRDefault="00403796" w:rsidP="0020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A00002EF" w:usb1="4000207B"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82F0D7" w14:textId="77777777" w:rsidR="00403796" w:rsidRDefault="00403796" w:rsidP="0020668C">
      <w:r>
        <w:separator/>
      </w:r>
    </w:p>
  </w:footnote>
  <w:footnote w:type="continuationSeparator" w:id="0">
    <w:p w14:paraId="2BBDB2EE" w14:textId="77777777" w:rsidR="00403796" w:rsidRDefault="00403796" w:rsidP="0020668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F4561"/>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E21C3"/>
    <w:multiLevelType w:val="hybridMultilevel"/>
    <w:tmpl w:val="67663A66"/>
    <w:lvl w:ilvl="0" w:tplc="51E06C76">
      <w:numFmt w:val="bullet"/>
      <w:lvlText w:val="-"/>
      <w:lvlJc w:val="left"/>
      <w:pPr>
        <w:ind w:left="720" w:hanging="360"/>
      </w:pPr>
      <w:rPr>
        <w:rFonts w:ascii="Times New Roman" w:eastAsiaTheme="minorEastAsia" w:hAnsi="Times New Roman"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3E733E"/>
    <w:multiLevelType w:val="hybridMultilevel"/>
    <w:tmpl w:val="C7022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3121BB"/>
    <w:multiLevelType w:val="hybridMultilevel"/>
    <w:tmpl w:val="85C2D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5C5E1F"/>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2C30C8"/>
    <w:multiLevelType w:val="hybridMultilevel"/>
    <w:tmpl w:val="4E44E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8E3FB1"/>
    <w:multiLevelType w:val="hybridMultilevel"/>
    <w:tmpl w:val="39C6DAC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FC7333B"/>
    <w:multiLevelType w:val="hybridMultilevel"/>
    <w:tmpl w:val="4270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156AB2"/>
    <w:multiLevelType w:val="hybridMultilevel"/>
    <w:tmpl w:val="172E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7B77B8"/>
    <w:multiLevelType w:val="hybridMultilevel"/>
    <w:tmpl w:val="3D0ED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8A15F4"/>
    <w:multiLevelType w:val="hybridMultilevel"/>
    <w:tmpl w:val="97065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B65CB1"/>
    <w:multiLevelType w:val="hybridMultilevel"/>
    <w:tmpl w:val="5714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C849F8"/>
    <w:multiLevelType w:val="hybridMultilevel"/>
    <w:tmpl w:val="C2B0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352E21"/>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CD0707"/>
    <w:multiLevelType w:val="hybridMultilevel"/>
    <w:tmpl w:val="118A22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7C7C94"/>
    <w:multiLevelType w:val="hybridMultilevel"/>
    <w:tmpl w:val="1CBCE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763BCD"/>
    <w:multiLevelType w:val="hybridMultilevel"/>
    <w:tmpl w:val="F44CA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C2079B"/>
    <w:multiLevelType w:val="hybridMultilevel"/>
    <w:tmpl w:val="EC8E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E91D17"/>
    <w:multiLevelType w:val="hybridMultilevel"/>
    <w:tmpl w:val="830CD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DF7374"/>
    <w:multiLevelType w:val="hybridMultilevel"/>
    <w:tmpl w:val="F936275C"/>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F16067"/>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832B66"/>
    <w:multiLevelType w:val="hybridMultilevel"/>
    <w:tmpl w:val="545CA386"/>
    <w:lvl w:ilvl="0" w:tplc="410011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9"/>
  </w:num>
  <w:num w:numId="3">
    <w:abstractNumId w:val="21"/>
  </w:num>
  <w:num w:numId="4">
    <w:abstractNumId w:val="7"/>
  </w:num>
  <w:num w:numId="5">
    <w:abstractNumId w:val="18"/>
  </w:num>
  <w:num w:numId="6">
    <w:abstractNumId w:val="11"/>
  </w:num>
  <w:num w:numId="7">
    <w:abstractNumId w:val="14"/>
  </w:num>
  <w:num w:numId="8">
    <w:abstractNumId w:val="12"/>
  </w:num>
  <w:num w:numId="9">
    <w:abstractNumId w:val="15"/>
  </w:num>
  <w:num w:numId="10">
    <w:abstractNumId w:val="3"/>
  </w:num>
  <w:num w:numId="11">
    <w:abstractNumId w:val="16"/>
  </w:num>
  <w:num w:numId="12">
    <w:abstractNumId w:val="5"/>
  </w:num>
  <w:num w:numId="13">
    <w:abstractNumId w:val="6"/>
  </w:num>
  <w:num w:numId="14">
    <w:abstractNumId w:val="2"/>
  </w:num>
  <w:num w:numId="15">
    <w:abstractNumId w:val="10"/>
  </w:num>
  <w:num w:numId="16">
    <w:abstractNumId w:val="13"/>
  </w:num>
  <w:num w:numId="17">
    <w:abstractNumId w:val="9"/>
  </w:num>
  <w:num w:numId="18">
    <w:abstractNumId w:val="17"/>
  </w:num>
  <w:num w:numId="19">
    <w:abstractNumId w:val="4"/>
  </w:num>
  <w:num w:numId="20">
    <w:abstractNumId w:val="0"/>
  </w:num>
  <w:num w:numId="21">
    <w:abstractNumId w:val="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9B4"/>
    <w:rsid w:val="00002C0F"/>
    <w:rsid w:val="00004CB1"/>
    <w:rsid w:val="0001214A"/>
    <w:rsid w:val="000138ED"/>
    <w:rsid w:val="000168AA"/>
    <w:rsid w:val="0002465B"/>
    <w:rsid w:val="00025989"/>
    <w:rsid w:val="00025BD6"/>
    <w:rsid w:val="00027C7E"/>
    <w:rsid w:val="000332D0"/>
    <w:rsid w:val="000351C6"/>
    <w:rsid w:val="00054679"/>
    <w:rsid w:val="00054AFD"/>
    <w:rsid w:val="00074DE4"/>
    <w:rsid w:val="00077274"/>
    <w:rsid w:val="000775BA"/>
    <w:rsid w:val="00081777"/>
    <w:rsid w:val="00086762"/>
    <w:rsid w:val="00092A96"/>
    <w:rsid w:val="000A3164"/>
    <w:rsid w:val="000B7B6E"/>
    <w:rsid w:val="000C0813"/>
    <w:rsid w:val="000C3B4A"/>
    <w:rsid w:val="000C5B61"/>
    <w:rsid w:val="000D7A24"/>
    <w:rsid w:val="000E6466"/>
    <w:rsid w:val="000E6920"/>
    <w:rsid w:val="000F0894"/>
    <w:rsid w:val="000F5625"/>
    <w:rsid w:val="0010233A"/>
    <w:rsid w:val="0010374C"/>
    <w:rsid w:val="00104D12"/>
    <w:rsid w:val="00134BCC"/>
    <w:rsid w:val="00140170"/>
    <w:rsid w:val="00145AFD"/>
    <w:rsid w:val="00150C7A"/>
    <w:rsid w:val="00151500"/>
    <w:rsid w:val="00153FA6"/>
    <w:rsid w:val="00155BB4"/>
    <w:rsid w:val="00156B2A"/>
    <w:rsid w:val="001705F1"/>
    <w:rsid w:val="00176046"/>
    <w:rsid w:val="001766B6"/>
    <w:rsid w:val="00176CBD"/>
    <w:rsid w:val="00185897"/>
    <w:rsid w:val="00190C2F"/>
    <w:rsid w:val="001A24E3"/>
    <w:rsid w:val="001A2609"/>
    <w:rsid w:val="001A31A1"/>
    <w:rsid w:val="001B53E0"/>
    <w:rsid w:val="001B7C93"/>
    <w:rsid w:val="001C0481"/>
    <w:rsid w:val="001C21D0"/>
    <w:rsid w:val="001C52C4"/>
    <w:rsid w:val="001C77D9"/>
    <w:rsid w:val="001D462F"/>
    <w:rsid w:val="001D71DA"/>
    <w:rsid w:val="001E04DE"/>
    <w:rsid w:val="001F2014"/>
    <w:rsid w:val="001F407F"/>
    <w:rsid w:val="002008D0"/>
    <w:rsid w:val="002036CD"/>
    <w:rsid w:val="0020668C"/>
    <w:rsid w:val="00211CED"/>
    <w:rsid w:val="002165EC"/>
    <w:rsid w:val="00216A12"/>
    <w:rsid w:val="00222A70"/>
    <w:rsid w:val="002235B4"/>
    <w:rsid w:val="00225198"/>
    <w:rsid w:val="00232C65"/>
    <w:rsid w:val="00243F99"/>
    <w:rsid w:val="00253C31"/>
    <w:rsid w:val="00262647"/>
    <w:rsid w:val="0026381A"/>
    <w:rsid w:val="00266D03"/>
    <w:rsid w:val="0027574A"/>
    <w:rsid w:val="002917B3"/>
    <w:rsid w:val="00292B30"/>
    <w:rsid w:val="002A1ACC"/>
    <w:rsid w:val="002A5FE2"/>
    <w:rsid w:val="002B2273"/>
    <w:rsid w:val="002C64DD"/>
    <w:rsid w:val="002D0965"/>
    <w:rsid w:val="002D667F"/>
    <w:rsid w:val="002E2D28"/>
    <w:rsid w:val="002F0979"/>
    <w:rsid w:val="002F09D4"/>
    <w:rsid w:val="002F6275"/>
    <w:rsid w:val="002F68F5"/>
    <w:rsid w:val="002F7B81"/>
    <w:rsid w:val="003044A3"/>
    <w:rsid w:val="003049C5"/>
    <w:rsid w:val="00345C6F"/>
    <w:rsid w:val="00346809"/>
    <w:rsid w:val="00362BF3"/>
    <w:rsid w:val="003663CD"/>
    <w:rsid w:val="00367892"/>
    <w:rsid w:val="00395C08"/>
    <w:rsid w:val="003969CD"/>
    <w:rsid w:val="003A001A"/>
    <w:rsid w:val="003A2397"/>
    <w:rsid w:val="003A284F"/>
    <w:rsid w:val="003B16E4"/>
    <w:rsid w:val="003B7DD1"/>
    <w:rsid w:val="003D66ED"/>
    <w:rsid w:val="003E10B5"/>
    <w:rsid w:val="003E6BD2"/>
    <w:rsid w:val="003F1918"/>
    <w:rsid w:val="003F54FB"/>
    <w:rsid w:val="003F568E"/>
    <w:rsid w:val="00402BD4"/>
    <w:rsid w:val="00403796"/>
    <w:rsid w:val="00404C12"/>
    <w:rsid w:val="00406627"/>
    <w:rsid w:val="0041002E"/>
    <w:rsid w:val="00411FC0"/>
    <w:rsid w:val="00446086"/>
    <w:rsid w:val="004B122C"/>
    <w:rsid w:val="004B2417"/>
    <w:rsid w:val="004B34A8"/>
    <w:rsid w:val="004C1745"/>
    <w:rsid w:val="004C76A9"/>
    <w:rsid w:val="004D1287"/>
    <w:rsid w:val="004D15E2"/>
    <w:rsid w:val="004D1D76"/>
    <w:rsid w:val="004D25F3"/>
    <w:rsid w:val="004D5922"/>
    <w:rsid w:val="004D7C50"/>
    <w:rsid w:val="004F17D2"/>
    <w:rsid w:val="00501367"/>
    <w:rsid w:val="00511DBE"/>
    <w:rsid w:val="00515072"/>
    <w:rsid w:val="0052098E"/>
    <w:rsid w:val="0052559B"/>
    <w:rsid w:val="0054218B"/>
    <w:rsid w:val="00546A95"/>
    <w:rsid w:val="00551041"/>
    <w:rsid w:val="00557AD9"/>
    <w:rsid w:val="005628B1"/>
    <w:rsid w:val="0057625D"/>
    <w:rsid w:val="00576C57"/>
    <w:rsid w:val="005813AB"/>
    <w:rsid w:val="00587D5D"/>
    <w:rsid w:val="005A43BE"/>
    <w:rsid w:val="005A449C"/>
    <w:rsid w:val="005B0B04"/>
    <w:rsid w:val="005B7548"/>
    <w:rsid w:val="005C105D"/>
    <w:rsid w:val="005E5950"/>
    <w:rsid w:val="005E78E1"/>
    <w:rsid w:val="005E7EDC"/>
    <w:rsid w:val="005F0B3D"/>
    <w:rsid w:val="005F3BA4"/>
    <w:rsid w:val="006073BE"/>
    <w:rsid w:val="00613DBF"/>
    <w:rsid w:val="00614DDE"/>
    <w:rsid w:val="0061646F"/>
    <w:rsid w:val="0062224B"/>
    <w:rsid w:val="00624FD5"/>
    <w:rsid w:val="0062700C"/>
    <w:rsid w:val="00642C98"/>
    <w:rsid w:val="0064624A"/>
    <w:rsid w:val="006510BD"/>
    <w:rsid w:val="00653C33"/>
    <w:rsid w:val="00662D75"/>
    <w:rsid w:val="00673950"/>
    <w:rsid w:val="006739D7"/>
    <w:rsid w:val="00675A98"/>
    <w:rsid w:val="00682829"/>
    <w:rsid w:val="006829B4"/>
    <w:rsid w:val="006A60BB"/>
    <w:rsid w:val="006A6488"/>
    <w:rsid w:val="006B019D"/>
    <w:rsid w:val="006C1E60"/>
    <w:rsid w:val="006C6443"/>
    <w:rsid w:val="006D2DCC"/>
    <w:rsid w:val="006D58FE"/>
    <w:rsid w:val="006E5977"/>
    <w:rsid w:val="006E6915"/>
    <w:rsid w:val="006F0E0B"/>
    <w:rsid w:val="006F1005"/>
    <w:rsid w:val="006F6B81"/>
    <w:rsid w:val="006F718D"/>
    <w:rsid w:val="006F7232"/>
    <w:rsid w:val="0071135A"/>
    <w:rsid w:val="00711A90"/>
    <w:rsid w:val="007150F7"/>
    <w:rsid w:val="007159B4"/>
    <w:rsid w:val="00727AC8"/>
    <w:rsid w:val="00732CAE"/>
    <w:rsid w:val="007359E3"/>
    <w:rsid w:val="00743C9E"/>
    <w:rsid w:val="0076236E"/>
    <w:rsid w:val="007752E3"/>
    <w:rsid w:val="00780A1E"/>
    <w:rsid w:val="00781467"/>
    <w:rsid w:val="007A26A3"/>
    <w:rsid w:val="007A764D"/>
    <w:rsid w:val="007B699B"/>
    <w:rsid w:val="007B6ED5"/>
    <w:rsid w:val="007C2A32"/>
    <w:rsid w:val="007C4B7B"/>
    <w:rsid w:val="007C4C60"/>
    <w:rsid w:val="007C5A65"/>
    <w:rsid w:val="007D4BC4"/>
    <w:rsid w:val="007E2CBD"/>
    <w:rsid w:val="007E52C4"/>
    <w:rsid w:val="007F3C13"/>
    <w:rsid w:val="007F7BFF"/>
    <w:rsid w:val="00802082"/>
    <w:rsid w:val="00802407"/>
    <w:rsid w:val="00805E43"/>
    <w:rsid w:val="00814787"/>
    <w:rsid w:val="00833028"/>
    <w:rsid w:val="0083336D"/>
    <w:rsid w:val="008356DE"/>
    <w:rsid w:val="00842CA3"/>
    <w:rsid w:val="008447F9"/>
    <w:rsid w:val="008448D7"/>
    <w:rsid w:val="008473B9"/>
    <w:rsid w:val="0086324B"/>
    <w:rsid w:val="00874A5A"/>
    <w:rsid w:val="00874FCF"/>
    <w:rsid w:val="008B09A5"/>
    <w:rsid w:val="008B0FEE"/>
    <w:rsid w:val="008B5F87"/>
    <w:rsid w:val="008D72F8"/>
    <w:rsid w:val="008E0DC1"/>
    <w:rsid w:val="008E33AD"/>
    <w:rsid w:val="008F30F5"/>
    <w:rsid w:val="00900EED"/>
    <w:rsid w:val="00904976"/>
    <w:rsid w:val="00905642"/>
    <w:rsid w:val="009119CF"/>
    <w:rsid w:val="009150B6"/>
    <w:rsid w:val="00916A41"/>
    <w:rsid w:val="00916AF7"/>
    <w:rsid w:val="00967507"/>
    <w:rsid w:val="00976914"/>
    <w:rsid w:val="009A476F"/>
    <w:rsid w:val="009B7010"/>
    <w:rsid w:val="009C5586"/>
    <w:rsid w:val="009F138A"/>
    <w:rsid w:val="009F5FCD"/>
    <w:rsid w:val="00A10C28"/>
    <w:rsid w:val="00A1318F"/>
    <w:rsid w:val="00A17730"/>
    <w:rsid w:val="00A2511A"/>
    <w:rsid w:val="00A45580"/>
    <w:rsid w:val="00A470B1"/>
    <w:rsid w:val="00A56C68"/>
    <w:rsid w:val="00A56EB6"/>
    <w:rsid w:val="00A604BE"/>
    <w:rsid w:val="00A77045"/>
    <w:rsid w:val="00A861FF"/>
    <w:rsid w:val="00AC08CE"/>
    <w:rsid w:val="00AC41AC"/>
    <w:rsid w:val="00AC63DF"/>
    <w:rsid w:val="00AD3F4E"/>
    <w:rsid w:val="00AD69F1"/>
    <w:rsid w:val="00AD6CF3"/>
    <w:rsid w:val="00AD700A"/>
    <w:rsid w:val="00AE147B"/>
    <w:rsid w:val="00AF549A"/>
    <w:rsid w:val="00AF62C0"/>
    <w:rsid w:val="00AF634A"/>
    <w:rsid w:val="00B42FD5"/>
    <w:rsid w:val="00B46EC1"/>
    <w:rsid w:val="00B51789"/>
    <w:rsid w:val="00B57439"/>
    <w:rsid w:val="00B63042"/>
    <w:rsid w:val="00B63A93"/>
    <w:rsid w:val="00B70592"/>
    <w:rsid w:val="00B819C1"/>
    <w:rsid w:val="00B852D1"/>
    <w:rsid w:val="00B85FAE"/>
    <w:rsid w:val="00B87783"/>
    <w:rsid w:val="00B910DB"/>
    <w:rsid w:val="00B9341A"/>
    <w:rsid w:val="00B93947"/>
    <w:rsid w:val="00B94ABD"/>
    <w:rsid w:val="00BA1A7F"/>
    <w:rsid w:val="00BA57DB"/>
    <w:rsid w:val="00BA7B11"/>
    <w:rsid w:val="00BB51ED"/>
    <w:rsid w:val="00BB5275"/>
    <w:rsid w:val="00BC5F68"/>
    <w:rsid w:val="00BD2BC5"/>
    <w:rsid w:val="00BD4C8D"/>
    <w:rsid w:val="00BD61E1"/>
    <w:rsid w:val="00BE0F27"/>
    <w:rsid w:val="00BE4EDF"/>
    <w:rsid w:val="00BF6998"/>
    <w:rsid w:val="00C008A7"/>
    <w:rsid w:val="00C312AC"/>
    <w:rsid w:val="00C35AD5"/>
    <w:rsid w:val="00C40348"/>
    <w:rsid w:val="00C4155C"/>
    <w:rsid w:val="00C4598D"/>
    <w:rsid w:val="00C45DAC"/>
    <w:rsid w:val="00C47AE1"/>
    <w:rsid w:val="00C516BE"/>
    <w:rsid w:val="00C637D8"/>
    <w:rsid w:val="00C75775"/>
    <w:rsid w:val="00CD0B48"/>
    <w:rsid w:val="00CE2757"/>
    <w:rsid w:val="00D0272A"/>
    <w:rsid w:val="00D05857"/>
    <w:rsid w:val="00D07981"/>
    <w:rsid w:val="00D12323"/>
    <w:rsid w:val="00D26C2A"/>
    <w:rsid w:val="00D32AC4"/>
    <w:rsid w:val="00D33330"/>
    <w:rsid w:val="00D6457A"/>
    <w:rsid w:val="00D70D8B"/>
    <w:rsid w:val="00D92D9E"/>
    <w:rsid w:val="00DA15DD"/>
    <w:rsid w:val="00DA5051"/>
    <w:rsid w:val="00DB349E"/>
    <w:rsid w:val="00DD3FF7"/>
    <w:rsid w:val="00DD4534"/>
    <w:rsid w:val="00DD68CB"/>
    <w:rsid w:val="00DE71BA"/>
    <w:rsid w:val="00DF7812"/>
    <w:rsid w:val="00E02B39"/>
    <w:rsid w:val="00E05368"/>
    <w:rsid w:val="00E06876"/>
    <w:rsid w:val="00E14551"/>
    <w:rsid w:val="00E17039"/>
    <w:rsid w:val="00E32880"/>
    <w:rsid w:val="00E333B8"/>
    <w:rsid w:val="00E66615"/>
    <w:rsid w:val="00E76FE2"/>
    <w:rsid w:val="00E77FFC"/>
    <w:rsid w:val="00E81F95"/>
    <w:rsid w:val="00E877D4"/>
    <w:rsid w:val="00E93445"/>
    <w:rsid w:val="00E94C31"/>
    <w:rsid w:val="00EA03E9"/>
    <w:rsid w:val="00EA3E0D"/>
    <w:rsid w:val="00EB1DE6"/>
    <w:rsid w:val="00EC1FF0"/>
    <w:rsid w:val="00EC30F9"/>
    <w:rsid w:val="00ED2F94"/>
    <w:rsid w:val="00ED6976"/>
    <w:rsid w:val="00EF073C"/>
    <w:rsid w:val="00F0394D"/>
    <w:rsid w:val="00F04569"/>
    <w:rsid w:val="00F178A0"/>
    <w:rsid w:val="00F20D48"/>
    <w:rsid w:val="00F231D2"/>
    <w:rsid w:val="00F240FC"/>
    <w:rsid w:val="00F268C3"/>
    <w:rsid w:val="00F42181"/>
    <w:rsid w:val="00F61947"/>
    <w:rsid w:val="00F63F10"/>
    <w:rsid w:val="00F86753"/>
    <w:rsid w:val="00F871AF"/>
    <w:rsid w:val="00F87C44"/>
    <w:rsid w:val="00F92CAB"/>
    <w:rsid w:val="00F972A1"/>
    <w:rsid w:val="00FA0F70"/>
    <w:rsid w:val="00FA77DA"/>
    <w:rsid w:val="00FC162B"/>
    <w:rsid w:val="00FC6585"/>
    <w:rsid w:val="00FD3DB3"/>
    <w:rsid w:val="00FD4511"/>
    <w:rsid w:val="00FD70E2"/>
    <w:rsid w:val="00FE465F"/>
    <w:rsid w:val="00FE55AA"/>
    <w:rsid w:val="00FF0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8454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99"/>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 w:type="paragraph" w:styleId="Revision">
    <w:name w:val="Revision"/>
    <w:hidden/>
    <w:uiPriority w:val="99"/>
    <w:semiHidden/>
    <w:rsid w:val="008B5F8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character" w:styleId="PlaceholderText">
    <w:name w:val="Placeholder Text"/>
    <w:basedOn w:val="DefaultParagraphFont"/>
    <w:uiPriority w:val="99"/>
    <w:semiHidden/>
    <w:rsid w:val="009C5586"/>
    <w:rPr>
      <w:color w:val="808080"/>
    </w:rPr>
  </w:style>
  <w:style w:type="paragraph" w:styleId="BalloonText">
    <w:name w:val="Balloon Text"/>
    <w:basedOn w:val="Normal"/>
    <w:link w:val="BalloonTextChar"/>
    <w:uiPriority w:val="99"/>
    <w:semiHidden/>
    <w:unhideWhenUsed/>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szCs w:val="18"/>
    </w:rPr>
  </w:style>
  <w:style w:type="paragraph" w:styleId="ListParagraph">
    <w:name w:val="List Paragraph"/>
    <w:basedOn w:val="Normal"/>
    <w:uiPriority w:val="99"/>
    <w:qFormat/>
    <w:rsid w:val="001B53E0"/>
    <w:pPr>
      <w:ind w:left="720"/>
      <w:contextualSpacing/>
    </w:pPr>
  </w:style>
  <w:style w:type="character" w:styleId="CommentReference">
    <w:name w:val="annotation reference"/>
    <w:basedOn w:val="DefaultParagraphFont"/>
    <w:uiPriority w:val="99"/>
    <w:semiHidden/>
    <w:unhideWhenUsed/>
    <w:rsid w:val="002235B4"/>
    <w:rPr>
      <w:sz w:val="18"/>
      <w:szCs w:val="18"/>
    </w:rPr>
  </w:style>
  <w:style w:type="paragraph" w:styleId="CommentText">
    <w:name w:val="annotation text"/>
    <w:basedOn w:val="Normal"/>
    <w:link w:val="CommentTextChar"/>
    <w:uiPriority w:val="99"/>
    <w:semiHidden/>
    <w:unhideWhenUsed/>
    <w:rsid w:val="002235B4"/>
  </w:style>
  <w:style w:type="character" w:customStyle="1" w:styleId="CommentTextChar">
    <w:name w:val="Comment Text Char"/>
    <w:basedOn w:val="DefaultParagraphFont"/>
    <w:link w:val="CommentText"/>
    <w:uiPriority w:val="99"/>
    <w:semiHidden/>
    <w:rsid w:val="002235B4"/>
  </w:style>
  <w:style w:type="paragraph" w:styleId="CommentSubject">
    <w:name w:val="annotation subject"/>
    <w:basedOn w:val="CommentText"/>
    <w:next w:val="CommentText"/>
    <w:link w:val="CommentSubjectChar"/>
    <w:uiPriority w:val="99"/>
    <w:semiHidden/>
    <w:unhideWhenUsed/>
    <w:rsid w:val="002235B4"/>
    <w:rPr>
      <w:b/>
      <w:bCs/>
      <w:sz w:val="20"/>
      <w:szCs w:val="20"/>
    </w:rPr>
  </w:style>
  <w:style w:type="character" w:customStyle="1" w:styleId="CommentSubjectChar">
    <w:name w:val="Comment Subject Char"/>
    <w:basedOn w:val="CommentTextChar"/>
    <w:link w:val="CommentSubject"/>
    <w:uiPriority w:val="99"/>
    <w:semiHidden/>
    <w:rsid w:val="002235B4"/>
    <w:rPr>
      <w:b/>
      <w:bCs/>
      <w:sz w:val="20"/>
      <w:szCs w:val="20"/>
    </w:rPr>
  </w:style>
  <w:style w:type="paragraph" w:styleId="Header">
    <w:name w:val="header"/>
    <w:basedOn w:val="Normal"/>
    <w:link w:val="HeaderChar"/>
    <w:uiPriority w:val="99"/>
    <w:unhideWhenUsed/>
    <w:rsid w:val="0020668C"/>
    <w:pPr>
      <w:tabs>
        <w:tab w:val="center" w:pos="4320"/>
        <w:tab w:val="right" w:pos="8640"/>
      </w:tabs>
    </w:pPr>
  </w:style>
  <w:style w:type="character" w:customStyle="1" w:styleId="HeaderChar">
    <w:name w:val="Header Char"/>
    <w:basedOn w:val="DefaultParagraphFont"/>
    <w:link w:val="Header"/>
    <w:uiPriority w:val="99"/>
    <w:rsid w:val="0020668C"/>
  </w:style>
  <w:style w:type="paragraph" w:styleId="Footer">
    <w:name w:val="footer"/>
    <w:basedOn w:val="Normal"/>
    <w:link w:val="FooterChar"/>
    <w:uiPriority w:val="99"/>
    <w:unhideWhenUsed/>
    <w:rsid w:val="0020668C"/>
    <w:pPr>
      <w:tabs>
        <w:tab w:val="center" w:pos="4320"/>
        <w:tab w:val="right" w:pos="8640"/>
      </w:tabs>
    </w:pPr>
  </w:style>
  <w:style w:type="character" w:customStyle="1" w:styleId="FooterChar">
    <w:name w:val="Footer Char"/>
    <w:basedOn w:val="DefaultParagraphFont"/>
    <w:link w:val="Footer"/>
    <w:uiPriority w:val="99"/>
    <w:rsid w:val="0020668C"/>
  </w:style>
  <w:style w:type="paragraph" w:styleId="Revision">
    <w:name w:val="Revision"/>
    <w:hidden/>
    <w:uiPriority w:val="99"/>
    <w:semiHidden/>
    <w:rsid w:val="008B5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04025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emf"/><Relationship Id="rId14" Type="http://schemas.openxmlformats.org/officeDocument/2006/relationships/image" Target="media/image5.emf"/><Relationship Id="rId15" Type="http://schemas.openxmlformats.org/officeDocument/2006/relationships/image" Target="media/image6.emf"/><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13B457-E946-3545-BA26-185DDF0DD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9</Pages>
  <Words>1926</Words>
  <Characters>10980</Characters>
  <Application>Microsoft Macintosh Word</Application>
  <DocSecurity>0</DocSecurity>
  <Lines>91</Lines>
  <Paragraphs>25</Paragraphs>
  <ScaleCrop>false</ScaleCrop>
  <Company/>
  <LinksUpToDate>false</LinksUpToDate>
  <CharactersWithSpaces>12881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78</cp:revision>
  <dcterms:created xsi:type="dcterms:W3CDTF">2014-06-18T18:34:00Z</dcterms:created>
  <dcterms:modified xsi:type="dcterms:W3CDTF">2014-12-13T18:41:00Z</dcterms:modified>
</cp:coreProperties>
</file>