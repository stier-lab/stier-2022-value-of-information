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07B332" w14:textId="77777777" w:rsidR="00357E85" w:rsidRDefault="00357E85" w:rsidP="00357E85">
      <w:pPr>
        <w:rPr>
          <w:b/>
        </w:rPr>
      </w:pPr>
      <w:r>
        <w:rPr>
          <w:b/>
        </w:rPr>
        <w:t>ELECTRONIC SUPPLEMENTARY INFORMATION</w:t>
      </w:r>
    </w:p>
    <w:p w14:paraId="34725317" w14:textId="77777777" w:rsidR="00357E85" w:rsidRDefault="00357E85" w:rsidP="00357E85">
      <w:pPr>
        <w:rPr>
          <w:b/>
        </w:rPr>
      </w:pPr>
    </w:p>
    <w:p w14:paraId="20EA6F9A" w14:textId="6C5A67B3" w:rsidR="00357E85" w:rsidRPr="00357E85" w:rsidRDefault="00357E85" w:rsidP="00357E85">
      <w:r>
        <w:t>Figure S</w:t>
      </w:r>
      <w:r w:rsidRPr="00357E85">
        <w:t>4</w:t>
      </w:r>
      <w:r>
        <w:t xml:space="preserve"> -</w:t>
      </w:r>
      <w:r w:rsidRPr="00357E85">
        <w:t xml:space="preserve"> </w:t>
      </w:r>
      <w:r w:rsidRPr="00357E85">
        <w:t xml:space="preserve">The role of stochasticity in population growth rate in driving the </w:t>
      </w:r>
      <w:r>
        <w:t xml:space="preserve">Net Present Value </w:t>
      </w:r>
      <w:r w:rsidR="00611C30">
        <w:t xml:space="preserve">(NPV) </w:t>
      </w:r>
      <w:r>
        <w:t>(A), probability of crossing a tipping point (B), and the probability of crossing a limit reference point (C)</w:t>
      </w:r>
      <w:r w:rsidR="007D7E19">
        <w:t xml:space="preserve">. </w:t>
      </w:r>
      <w:r w:rsidR="00611C30">
        <w:t>Measurement uncertainty (increases in y axis) or process noise (increases in x axis) can decrease the NPV of a given population and increase the probability of crossing a tipping point (B) or a limit reference point (C)</w:t>
      </w:r>
      <w:r w:rsidR="003619C2">
        <w:t>.</w:t>
      </w:r>
      <w:bookmarkStart w:id="0" w:name="_GoBack"/>
      <w:bookmarkEnd w:id="0"/>
    </w:p>
    <w:p w14:paraId="69C2B4F3" w14:textId="77777777" w:rsidR="00325426" w:rsidRDefault="00325426"/>
    <w:p w14:paraId="5EC543A1" w14:textId="05E97F3B" w:rsidR="00814266" w:rsidRDefault="00325426">
      <w:ins w:id="1" w:author="Adrian Stier" w:date="2019-04-08T16:10:00Z">
        <w:r>
          <w:rPr>
            <w:noProof/>
          </w:rPr>
          <w:drawing>
            <wp:inline distT="0" distB="0" distL="0" distR="0" wp14:anchorId="0B3752FF" wp14:editId="0D885952">
              <wp:extent cx="3673736" cy="6122894"/>
              <wp:effectExtent l="0" t="0" r="0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process_noise_cv_original_MSE_3_20_19.pdf"/>
                      <pic:cNvPicPr/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80911" cy="613485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sectPr w:rsidR="00814266" w:rsidSect="007F1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drian Stier">
    <w15:presenceInfo w15:providerId="None" w15:userId="Adrian Sti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A72"/>
    <w:rsid w:val="000013BA"/>
    <w:rsid w:val="000122BB"/>
    <w:rsid w:val="00050A1E"/>
    <w:rsid w:val="000A0BEB"/>
    <w:rsid w:val="000A6528"/>
    <w:rsid w:val="000C277D"/>
    <w:rsid w:val="000D039E"/>
    <w:rsid w:val="000E0CE0"/>
    <w:rsid w:val="000E3FB9"/>
    <w:rsid w:val="00100545"/>
    <w:rsid w:val="00105118"/>
    <w:rsid w:val="00134371"/>
    <w:rsid w:val="00146D21"/>
    <w:rsid w:val="00151315"/>
    <w:rsid w:val="00154267"/>
    <w:rsid w:val="001568D2"/>
    <w:rsid w:val="001571E5"/>
    <w:rsid w:val="00162D1B"/>
    <w:rsid w:val="001712B6"/>
    <w:rsid w:val="0018198B"/>
    <w:rsid w:val="001824C9"/>
    <w:rsid w:val="001C63E4"/>
    <w:rsid w:val="001D4CD9"/>
    <w:rsid w:val="001E12DB"/>
    <w:rsid w:val="001F0A72"/>
    <w:rsid w:val="002026BB"/>
    <w:rsid w:val="00230E6E"/>
    <w:rsid w:val="00231A48"/>
    <w:rsid w:val="002513AD"/>
    <w:rsid w:val="00254EF2"/>
    <w:rsid w:val="0025683B"/>
    <w:rsid w:val="002626CE"/>
    <w:rsid w:val="00262CE8"/>
    <w:rsid w:val="00265C07"/>
    <w:rsid w:val="0027549B"/>
    <w:rsid w:val="00277F94"/>
    <w:rsid w:val="00282577"/>
    <w:rsid w:val="002B43CA"/>
    <w:rsid w:val="002B5788"/>
    <w:rsid w:val="002C1B7B"/>
    <w:rsid w:val="002D2A4A"/>
    <w:rsid w:val="002D4B6B"/>
    <w:rsid w:val="002E2F9E"/>
    <w:rsid w:val="002E48A6"/>
    <w:rsid w:val="002F3CEA"/>
    <w:rsid w:val="003048CB"/>
    <w:rsid w:val="00314EBE"/>
    <w:rsid w:val="00325094"/>
    <w:rsid w:val="00325426"/>
    <w:rsid w:val="0033480D"/>
    <w:rsid w:val="00357E85"/>
    <w:rsid w:val="003619C2"/>
    <w:rsid w:val="003669EE"/>
    <w:rsid w:val="003D3D2D"/>
    <w:rsid w:val="003F6B66"/>
    <w:rsid w:val="00410A4E"/>
    <w:rsid w:val="004167AA"/>
    <w:rsid w:val="0042535F"/>
    <w:rsid w:val="00436A94"/>
    <w:rsid w:val="004627DF"/>
    <w:rsid w:val="0047204C"/>
    <w:rsid w:val="00477EB4"/>
    <w:rsid w:val="0049700E"/>
    <w:rsid w:val="004A5A35"/>
    <w:rsid w:val="004B21E6"/>
    <w:rsid w:val="004D3454"/>
    <w:rsid w:val="0055470C"/>
    <w:rsid w:val="00555A52"/>
    <w:rsid w:val="00584539"/>
    <w:rsid w:val="00587558"/>
    <w:rsid w:val="005B26DC"/>
    <w:rsid w:val="005D49AF"/>
    <w:rsid w:val="005D634E"/>
    <w:rsid w:val="005F23DD"/>
    <w:rsid w:val="005F2A46"/>
    <w:rsid w:val="005F3AE8"/>
    <w:rsid w:val="00605B27"/>
    <w:rsid w:val="00611C30"/>
    <w:rsid w:val="00627A31"/>
    <w:rsid w:val="00632616"/>
    <w:rsid w:val="00636168"/>
    <w:rsid w:val="00644748"/>
    <w:rsid w:val="00646FDC"/>
    <w:rsid w:val="00654C85"/>
    <w:rsid w:val="00655D3B"/>
    <w:rsid w:val="00696CE2"/>
    <w:rsid w:val="006B3218"/>
    <w:rsid w:val="006B4B6B"/>
    <w:rsid w:val="006C16DE"/>
    <w:rsid w:val="006D2697"/>
    <w:rsid w:val="006E4AA3"/>
    <w:rsid w:val="00710206"/>
    <w:rsid w:val="0072205A"/>
    <w:rsid w:val="00723DF3"/>
    <w:rsid w:val="00727866"/>
    <w:rsid w:val="00731AB0"/>
    <w:rsid w:val="00737695"/>
    <w:rsid w:val="00783065"/>
    <w:rsid w:val="00786D67"/>
    <w:rsid w:val="007C5D35"/>
    <w:rsid w:val="007D68D5"/>
    <w:rsid w:val="007D7E19"/>
    <w:rsid w:val="007F15A1"/>
    <w:rsid w:val="00814266"/>
    <w:rsid w:val="00832FEE"/>
    <w:rsid w:val="00835E8A"/>
    <w:rsid w:val="008439B9"/>
    <w:rsid w:val="00860266"/>
    <w:rsid w:val="0086707C"/>
    <w:rsid w:val="00872BCA"/>
    <w:rsid w:val="00882F67"/>
    <w:rsid w:val="00884CA5"/>
    <w:rsid w:val="008A4554"/>
    <w:rsid w:val="008B55C6"/>
    <w:rsid w:val="008B5E73"/>
    <w:rsid w:val="008F08F9"/>
    <w:rsid w:val="00914F1F"/>
    <w:rsid w:val="00932E09"/>
    <w:rsid w:val="00935FB2"/>
    <w:rsid w:val="00953581"/>
    <w:rsid w:val="00970A4B"/>
    <w:rsid w:val="00977232"/>
    <w:rsid w:val="00977F73"/>
    <w:rsid w:val="009824BF"/>
    <w:rsid w:val="00986EDD"/>
    <w:rsid w:val="00997B85"/>
    <w:rsid w:val="009B3389"/>
    <w:rsid w:val="009B7DA9"/>
    <w:rsid w:val="009D1F3F"/>
    <w:rsid w:val="009E25A2"/>
    <w:rsid w:val="009E6CCA"/>
    <w:rsid w:val="00A02454"/>
    <w:rsid w:val="00A10437"/>
    <w:rsid w:val="00A1095A"/>
    <w:rsid w:val="00A17EA7"/>
    <w:rsid w:val="00A223B1"/>
    <w:rsid w:val="00A50EFF"/>
    <w:rsid w:val="00A54C04"/>
    <w:rsid w:val="00A575DA"/>
    <w:rsid w:val="00A82C92"/>
    <w:rsid w:val="00A95FF8"/>
    <w:rsid w:val="00AA7EC6"/>
    <w:rsid w:val="00AB191A"/>
    <w:rsid w:val="00AB7AE5"/>
    <w:rsid w:val="00AC469C"/>
    <w:rsid w:val="00AD7C05"/>
    <w:rsid w:val="00B10AB0"/>
    <w:rsid w:val="00B141B8"/>
    <w:rsid w:val="00B216E9"/>
    <w:rsid w:val="00B23C4D"/>
    <w:rsid w:val="00B72DE0"/>
    <w:rsid w:val="00B7432A"/>
    <w:rsid w:val="00B760B3"/>
    <w:rsid w:val="00B90FF5"/>
    <w:rsid w:val="00B92B24"/>
    <w:rsid w:val="00BB5BBC"/>
    <w:rsid w:val="00BC2828"/>
    <w:rsid w:val="00BF1D18"/>
    <w:rsid w:val="00BF5B68"/>
    <w:rsid w:val="00C01782"/>
    <w:rsid w:val="00C134A3"/>
    <w:rsid w:val="00C240C5"/>
    <w:rsid w:val="00C26BB0"/>
    <w:rsid w:val="00C54D23"/>
    <w:rsid w:val="00C57D73"/>
    <w:rsid w:val="00C70338"/>
    <w:rsid w:val="00C95FD5"/>
    <w:rsid w:val="00CA607B"/>
    <w:rsid w:val="00CD0857"/>
    <w:rsid w:val="00CD5E12"/>
    <w:rsid w:val="00CE2C4F"/>
    <w:rsid w:val="00CF06EB"/>
    <w:rsid w:val="00CF1DEE"/>
    <w:rsid w:val="00CF35DD"/>
    <w:rsid w:val="00CF549F"/>
    <w:rsid w:val="00D144F0"/>
    <w:rsid w:val="00D159F3"/>
    <w:rsid w:val="00D3569C"/>
    <w:rsid w:val="00D530FD"/>
    <w:rsid w:val="00D86163"/>
    <w:rsid w:val="00DD0193"/>
    <w:rsid w:val="00E13F79"/>
    <w:rsid w:val="00E158EE"/>
    <w:rsid w:val="00E236FE"/>
    <w:rsid w:val="00E47E76"/>
    <w:rsid w:val="00E56D2B"/>
    <w:rsid w:val="00E61E92"/>
    <w:rsid w:val="00E624EA"/>
    <w:rsid w:val="00E66A6B"/>
    <w:rsid w:val="00E83DC2"/>
    <w:rsid w:val="00E93DF7"/>
    <w:rsid w:val="00ED04CA"/>
    <w:rsid w:val="00EF683F"/>
    <w:rsid w:val="00F06087"/>
    <w:rsid w:val="00F14FC4"/>
    <w:rsid w:val="00F21983"/>
    <w:rsid w:val="00F34545"/>
    <w:rsid w:val="00F845D4"/>
    <w:rsid w:val="00F9635F"/>
    <w:rsid w:val="00FB5D36"/>
    <w:rsid w:val="00FD4B9A"/>
    <w:rsid w:val="00FE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4F246"/>
  <w14:defaultImageDpi w14:val="32767"/>
  <w15:chartTrackingRefBased/>
  <w15:docId w15:val="{D8470A3B-69E7-7042-9567-7F46A9879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57E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3F7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F79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Stier</dc:creator>
  <cp:keywords/>
  <dc:description/>
  <cp:lastModifiedBy>Adrian Stier</cp:lastModifiedBy>
  <cp:revision>4</cp:revision>
  <dcterms:created xsi:type="dcterms:W3CDTF">2019-04-08T22:23:00Z</dcterms:created>
  <dcterms:modified xsi:type="dcterms:W3CDTF">2019-04-08T23:25:00Z</dcterms:modified>
</cp:coreProperties>
</file>