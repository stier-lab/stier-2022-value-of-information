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88A0" w14:textId="6E346723" w:rsidR="006937E3" w:rsidRDefault="006937E3" w:rsidP="006551EE">
      <w:pPr>
        <w:pStyle w:val="CommentText"/>
        <w:rPr>
          <w:rFonts w:ascii="Helvetica" w:hAnsi="Helvetica"/>
          <w:b/>
          <w:sz w:val="22"/>
          <w:szCs w:val="22"/>
        </w:rPr>
      </w:pPr>
      <w:r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Pr="003805EE">
        <w:rPr>
          <w:rFonts w:ascii="Helvetica" w:hAnsi="Helvetica"/>
          <w:b/>
          <w:sz w:val="22"/>
          <w:szCs w:val="22"/>
        </w:rPr>
        <w:t xml:space="preserve"> Through Effective Monitoring</w:t>
      </w:r>
    </w:p>
    <w:p w14:paraId="53822485" w14:textId="77777777" w:rsidR="00AA0FD2" w:rsidRPr="003805EE" w:rsidRDefault="00AA0FD2" w:rsidP="006551EE">
      <w:pPr>
        <w:pStyle w:val="CommentText"/>
        <w:rPr>
          <w:rFonts w:ascii="Helvetica" w:hAnsi="Helvetica"/>
          <w:b/>
          <w:sz w:val="22"/>
          <w:szCs w:val="22"/>
        </w:rPr>
      </w:pPr>
    </w:p>
    <w:p w14:paraId="65FE7E07" w14:textId="3256B279" w:rsidR="00903261" w:rsidRPr="003805EE" w:rsidRDefault="00903261" w:rsidP="006551EE">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5429B1" w:rsidRPr="003805EE">
        <w:rPr>
          <w:rFonts w:ascii="Helvetica" w:hAnsi="Helvetica"/>
          <w:bCs/>
          <w:sz w:val="22"/>
          <w:szCs w:val="22"/>
        </w:rPr>
        <w:t>White</w:t>
      </w:r>
      <w:r w:rsidR="005429B1">
        <w:rPr>
          <w:rFonts w:ascii="Helvetica" w:hAnsi="Helvetica"/>
          <w:bCs/>
          <w:sz w:val="22"/>
          <w:szCs w:val="22"/>
          <w:vertAlign w:val="superscript"/>
        </w:rPr>
        <w:t>6</w:t>
      </w:r>
      <w:r w:rsidR="00045D2C" w:rsidRPr="003805EE">
        <w:rPr>
          <w:rFonts w:ascii="Helvetica" w:hAnsi="Helvetica"/>
          <w:bCs/>
          <w:sz w:val="22"/>
          <w:szCs w:val="22"/>
        </w:rPr>
        <w:t xml:space="preserve">, John M. </w:t>
      </w:r>
      <w:r w:rsidR="005429B1" w:rsidRPr="003805EE">
        <w:rPr>
          <w:rFonts w:ascii="Helvetica" w:hAnsi="Helvetica"/>
          <w:bCs/>
          <w:sz w:val="22"/>
          <w:szCs w:val="22"/>
        </w:rPr>
        <w:t>Lynham</w:t>
      </w:r>
      <w:r w:rsidR="005429B1">
        <w:rPr>
          <w:rFonts w:ascii="Helvetica" w:hAnsi="Helvetica" w:cs="Times"/>
          <w:sz w:val="22"/>
          <w:szCs w:val="22"/>
          <w:vertAlign w:val="superscript"/>
        </w:rPr>
        <w:t>7</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5429B1" w:rsidRPr="003805EE">
        <w:rPr>
          <w:rFonts w:ascii="Helvetica" w:hAnsi="Helvetica"/>
          <w:bCs/>
          <w:sz w:val="22"/>
          <w:szCs w:val="22"/>
        </w:rPr>
        <w:t>Salomon</w:t>
      </w:r>
      <w:r w:rsidR="005429B1">
        <w:rPr>
          <w:rFonts w:ascii="Helvetica" w:hAnsi="Helvetica" w:cs="Times"/>
          <w:sz w:val="22"/>
          <w:szCs w:val="22"/>
          <w:vertAlign w:val="superscript"/>
        </w:rPr>
        <w:t>8</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3474ED">
        <w:rPr>
          <w:rFonts w:ascii="Helvetica" w:hAnsi="Helvetica"/>
          <w:bCs/>
          <w:sz w:val="22"/>
          <w:szCs w:val="22"/>
          <w:vertAlign w:val="superscript"/>
        </w:rPr>
        <w:t>3,</w:t>
      </w:r>
      <w:r w:rsidR="005429B1">
        <w:rPr>
          <w:rFonts w:ascii="Helvetica" w:hAnsi="Helvetica"/>
          <w:bCs/>
          <w:sz w:val="22"/>
          <w:szCs w:val="22"/>
          <w:vertAlign w:val="superscript"/>
        </w:rPr>
        <w:t>9</w:t>
      </w:r>
      <w:r w:rsidR="00161963" w:rsidRPr="003805EE">
        <w:rPr>
          <w:rFonts w:ascii="Helvetica" w:hAnsi="Helvetica"/>
          <w:b/>
          <w:sz w:val="22"/>
          <w:szCs w:val="22"/>
        </w:rPr>
        <w:t xml:space="preserve"> </w:t>
      </w:r>
    </w:p>
    <w:p w14:paraId="466497CC" w14:textId="77777777" w:rsidR="00BB7440" w:rsidRDefault="00BB7440" w:rsidP="006551EE">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6551EE">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6551EE">
      <w:pPr>
        <w:widowControl w:val="0"/>
        <w:autoSpaceDE w:val="0"/>
        <w:autoSpaceDN w:val="0"/>
        <w:adjustRightInd w:val="0"/>
        <w:rPr>
          <w:rFonts w:ascii="Helvetica" w:hAnsi="Helvetica"/>
          <w:iCs/>
          <w:sz w:val="22"/>
          <w:szCs w:val="22"/>
        </w:rPr>
      </w:pPr>
    </w:p>
    <w:p w14:paraId="7765ED21" w14:textId="77777777" w:rsidR="00BB7440" w:rsidRPr="00D13868" w:rsidRDefault="00BB7440" w:rsidP="006551EE">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6551EE">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6551EE">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6551EE">
      <w:pPr>
        <w:widowControl w:val="0"/>
        <w:autoSpaceDE w:val="0"/>
        <w:autoSpaceDN w:val="0"/>
        <w:adjustRightInd w:val="0"/>
        <w:rPr>
          <w:rFonts w:ascii="Helvetica" w:hAnsi="Helvetica"/>
          <w:iCs/>
          <w:sz w:val="22"/>
          <w:szCs w:val="22"/>
        </w:rPr>
      </w:pPr>
    </w:p>
    <w:p w14:paraId="054C331E" w14:textId="757C1D29" w:rsidR="00BB7440" w:rsidRPr="003805EE" w:rsidRDefault="00C315B9" w:rsidP="006551EE">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6551EE">
      <w:pPr>
        <w:pStyle w:val="Header"/>
        <w:rPr>
          <w:rFonts w:ascii="Helvetica" w:hAnsi="Helvetica" w:cs="Times New Roman"/>
          <w:sz w:val="22"/>
          <w:szCs w:val="22"/>
          <w:vertAlign w:val="superscript"/>
        </w:rPr>
      </w:pPr>
    </w:p>
    <w:p w14:paraId="656FD6DA" w14:textId="08943ADF" w:rsidR="00903261" w:rsidRPr="003805EE" w:rsidRDefault="002C23FC" w:rsidP="006551EE">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7B9D7707" w14:textId="77777777" w:rsidR="002C23FC" w:rsidRPr="003805EE" w:rsidRDefault="002C23FC" w:rsidP="006551EE">
      <w:pPr>
        <w:pStyle w:val="Header"/>
        <w:rPr>
          <w:rFonts w:ascii="Helvetica" w:hAnsi="Helvetica" w:cs="Times New Roman"/>
          <w:sz w:val="22"/>
          <w:szCs w:val="22"/>
        </w:rPr>
      </w:pPr>
    </w:p>
    <w:p w14:paraId="334C035E" w14:textId="71AD0266" w:rsidR="00EA6027"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6</w:t>
      </w:r>
      <w:r w:rsidR="00EA6027" w:rsidRPr="003805EE">
        <w:rPr>
          <w:rFonts w:ascii="Helvetica" w:hAnsi="Helvetica" w:cs="Times"/>
          <w:sz w:val="22"/>
          <w:szCs w:val="22"/>
        </w:rPr>
        <w:t>Biological Sciences Department, California Polytechnic State University, San Luis Obispo, California 93407 USA</w:t>
      </w:r>
    </w:p>
    <w:p w14:paraId="3F142CC4" w14:textId="26ADDB93" w:rsidR="00A66A28"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7</w:t>
      </w:r>
      <w:r w:rsidRPr="003805EE">
        <w:rPr>
          <w:rFonts w:ascii="Helvetica" w:hAnsi="Helvetica" w:cs="Times"/>
          <w:sz w:val="22"/>
          <w:szCs w:val="22"/>
        </w:rPr>
        <w:t xml:space="preserve">Department </w:t>
      </w:r>
      <w:r w:rsidR="00A66A28" w:rsidRPr="003805EE">
        <w:rPr>
          <w:rFonts w:ascii="Helvetica" w:hAnsi="Helvetica" w:cs="Times"/>
          <w:sz w:val="22"/>
          <w:szCs w:val="22"/>
        </w:rPr>
        <w:t>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w:t>
      </w:r>
      <w:r w:rsidR="00017CB4">
        <w:rPr>
          <w:rFonts w:ascii="Helvetica" w:hAnsi="Helvetica" w:cs="Times"/>
          <w:sz w:val="22"/>
          <w:szCs w:val="22"/>
        </w:rPr>
        <w:t xml:space="preserve"> </w:t>
      </w:r>
      <w:r w:rsidR="00A66A28" w:rsidRPr="003805EE">
        <w:rPr>
          <w:rFonts w:ascii="Helvetica" w:hAnsi="Helvetica" w:cs="Times"/>
          <w:sz w:val="22"/>
          <w:szCs w:val="22"/>
        </w:rPr>
        <w:t>USA </w:t>
      </w:r>
    </w:p>
    <w:p w14:paraId="7F5B5F93" w14:textId="35DC87ED" w:rsidR="00A66A28" w:rsidRDefault="005429B1" w:rsidP="006551EE">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3805EE">
        <w:rPr>
          <w:rFonts w:ascii="Helvetica" w:hAnsi="Helvetica" w:cs="Times"/>
          <w:sz w:val="22"/>
          <w:szCs w:val="22"/>
        </w:rPr>
        <w:t xml:space="preserve">School </w:t>
      </w:r>
      <w:r w:rsidR="001051F9" w:rsidRPr="003805EE">
        <w:rPr>
          <w:rFonts w:ascii="Helvetica" w:hAnsi="Helvetica" w:cs="Times"/>
          <w:sz w:val="22"/>
          <w:szCs w:val="22"/>
        </w:rPr>
        <w:t xml:space="preserve">of Resource and Environmental Management, Simon Fraser University, Burnaby, British Columbia V5A 1S6 Canada </w:t>
      </w:r>
    </w:p>
    <w:p w14:paraId="73899451" w14:textId="7C5051A2" w:rsidR="00C315B9"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9</w:t>
      </w:r>
      <w:r w:rsidRPr="00C315B9">
        <w:rPr>
          <w:rFonts w:ascii="Helvetica" w:hAnsi="Helvetica" w:cs="Times"/>
          <w:sz w:val="22"/>
          <w:szCs w:val="22"/>
        </w:rPr>
        <w:t xml:space="preserve">University </w:t>
      </w:r>
      <w:r w:rsidR="00C315B9" w:rsidRPr="00C315B9">
        <w:rPr>
          <w:rFonts w:ascii="Helvetica" w:hAnsi="Helvetica" w:cs="Times"/>
          <w:sz w:val="22"/>
          <w:szCs w:val="22"/>
        </w:rPr>
        <w:t xml:space="preserve">of Washington, School of Environmental and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p>
    <w:p w14:paraId="6F6E904C" w14:textId="39CCE382" w:rsidR="00903261" w:rsidRPr="003805EE" w:rsidRDefault="00903261" w:rsidP="006551EE">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6551EE">
      <w:pPr>
        <w:widowControl w:val="0"/>
        <w:autoSpaceDE w:val="0"/>
        <w:autoSpaceDN w:val="0"/>
        <w:adjustRightInd w:val="0"/>
        <w:rPr>
          <w:rFonts w:ascii="Helvetica" w:hAnsi="Helvetica"/>
          <w:b/>
          <w:sz w:val="22"/>
          <w:szCs w:val="22"/>
        </w:rPr>
      </w:pPr>
    </w:p>
    <w:p w14:paraId="413FF799" w14:textId="77777777" w:rsidR="00903261" w:rsidRPr="003805EE" w:rsidRDefault="00903261" w:rsidP="006551EE">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6551EE">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6551EE">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6551EE">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6551EE">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6551EE">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6551EE">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1A68D13C" w14:textId="690D7809" w:rsidR="007B3D8E" w:rsidRDefault="00984E98" w:rsidP="006551EE">
      <w:pPr>
        <w:pStyle w:val="CommentText"/>
        <w:rPr>
          <w:rFonts w:ascii="Helvetica" w:hAnsi="Helvetica"/>
          <w:sz w:val="22"/>
          <w:szCs w:val="22"/>
        </w:rPr>
      </w:pPr>
      <w:r w:rsidRPr="003805EE">
        <w:rPr>
          <w:rFonts w:ascii="Helvetica" w:hAnsi="Helvetica" w:cs="Helvetica"/>
          <w:b/>
          <w:bCs/>
          <w:sz w:val="22"/>
          <w:szCs w:val="22"/>
        </w:rPr>
        <w:lastRenderedPageBreak/>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 </w:t>
      </w:r>
      <w:r w:rsidR="00DE079A" w:rsidRPr="003805EE">
        <w:rPr>
          <w:rFonts w:ascii="Helvetica" w:hAnsi="Helvetica"/>
          <w:sz w:val="22"/>
          <w:szCs w:val="22"/>
        </w:rPr>
        <w:t xml:space="preserve">thresholds. </w:t>
      </w:r>
      <w:r w:rsidR="008A4116">
        <w:rPr>
          <w:rFonts w:ascii="Helvetica" w:hAnsi="Helvetica"/>
          <w:sz w:val="22"/>
          <w:szCs w:val="22"/>
        </w:rPr>
        <w:t xml:space="preserve">One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w:t>
      </w:r>
      <w:ins w:id="0" w:author="Adrian Stier" w:date="2022-01-17T13:55:00Z">
        <w:r w:rsidR="00B96AA2">
          <w:rPr>
            <w:rFonts w:ascii="Helvetica" w:hAnsi="Helvetica" w:cs="Helvetica"/>
            <w:sz w:val="22"/>
            <w:szCs w:val="22"/>
          </w:rPr>
          <w:t xml:space="preserve">use a </w:t>
        </w:r>
      </w:ins>
      <w:ins w:id="1" w:author="Adrian Stier" w:date="2022-02-15T11:34:00Z">
        <w:r w:rsidR="00145B2B">
          <w:rPr>
            <w:rFonts w:ascii="Helvetica" w:hAnsi="Helvetica" w:cs="Helvetica"/>
            <w:sz w:val="22"/>
            <w:szCs w:val="22"/>
          </w:rPr>
          <w:t>closed-loop simulation</w:t>
        </w:r>
      </w:ins>
      <w:ins w:id="2" w:author="Adrian Stier" w:date="2022-01-17T13:55:00Z">
        <w:r w:rsidR="00B96AA2">
          <w:rPr>
            <w:rFonts w:ascii="Helvetica" w:hAnsi="Helvetica" w:cs="Helvetica"/>
            <w:sz w:val="22"/>
            <w:szCs w:val="22"/>
          </w:rPr>
          <w:t xml:space="preserve"> </w:t>
        </w:r>
      </w:ins>
      <w:ins w:id="3" w:author="Adrian Stier" w:date="2022-01-17T13:56:00Z">
        <w:r w:rsidR="00B96AA2">
          <w:rPr>
            <w:rFonts w:ascii="Helvetica" w:hAnsi="Helvetica" w:cs="Helvetica"/>
            <w:sz w:val="22"/>
            <w:szCs w:val="22"/>
          </w:rPr>
          <w:t xml:space="preserve">model for a single harvested species </w:t>
        </w:r>
        <w:r w:rsidR="00EE07B9">
          <w:rPr>
            <w:rFonts w:ascii="Helvetica" w:hAnsi="Helvetica" w:cs="Helvetica"/>
            <w:sz w:val="22"/>
            <w:szCs w:val="22"/>
          </w:rPr>
          <w:t xml:space="preserve">that experiences depensation to </w:t>
        </w:r>
      </w:ins>
      <w:r w:rsidRPr="003805EE">
        <w:rPr>
          <w:rFonts w:ascii="Helvetica" w:hAnsi="Helvetica" w:cs="Helvetica"/>
          <w:sz w:val="22"/>
          <w:szCs w:val="22"/>
        </w:rPr>
        <w:t xml:space="preserve">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053CE0">
        <w:rPr>
          <w:rFonts w:ascii="Helvetica" w:hAnsi="Helvetica" w:cs="Helvetica"/>
          <w:sz w:val="22"/>
          <w:szCs w:val="22"/>
        </w:rPr>
        <w:t xml:space="preserve">natural </w:t>
      </w:r>
      <w:r w:rsidR="00B84A6B">
        <w:rPr>
          <w:rFonts w:ascii="Helvetica" w:hAnsi="Helvetica" w:cs="Helvetica"/>
          <w:sz w:val="22"/>
          <w:szCs w:val="22"/>
        </w:rPr>
        <w:t xml:space="preserve">resource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5429B1">
        <w:rPr>
          <w:rFonts w:ascii="Helvetica" w:hAnsi="Helvetica" w:cs="Helvetica"/>
          <w:sz w:val="22"/>
          <w:szCs w:val="22"/>
        </w:rPr>
        <w:t xml:space="preserve">. This benefit emerges </w:t>
      </w:r>
      <w:r w:rsidR="003C1DFD">
        <w:rPr>
          <w:rFonts w:ascii="Helvetica" w:hAnsi="Helvetica" w:cs="Helvetica"/>
          <w:sz w:val="22"/>
          <w:szCs w:val="22"/>
        </w:rPr>
        <w:t xml:space="preserve">because higher monitoring </w:t>
      </w:r>
      <w:del w:id="4" w:author="Adrian Stier" w:date="2022-02-17T08:57:00Z">
        <w:r w:rsidR="006551EE" w:rsidDel="007B6EEE">
          <w:rPr>
            <w:rFonts w:ascii="Helvetica" w:hAnsi="Helvetica" w:cs="Helvetica"/>
            <w:sz w:val="22"/>
            <w:szCs w:val="22"/>
          </w:rPr>
          <w:delText>accuracy</w:delText>
        </w:r>
        <w:r w:rsidR="003C1DFD" w:rsidDel="007B6EEE">
          <w:rPr>
            <w:rFonts w:ascii="Helvetica" w:hAnsi="Helvetica" w:cs="Helvetica"/>
            <w:sz w:val="22"/>
            <w:szCs w:val="22"/>
          </w:rPr>
          <w:delText xml:space="preserve"> </w:delText>
        </w:r>
      </w:del>
      <w:ins w:id="5" w:author="Adrian Stier" w:date="2022-02-17T08:57:00Z">
        <w:r w:rsidR="007B6EEE">
          <w:rPr>
            <w:rFonts w:ascii="Helvetica" w:hAnsi="Helvetica" w:cs="Helvetica"/>
            <w:sz w:val="22"/>
            <w:szCs w:val="22"/>
          </w:rPr>
          <w:t xml:space="preserve">precision </w:t>
        </w:r>
      </w:ins>
      <w:r w:rsidR="003C1DFD">
        <w:rPr>
          <w:rFonts w:ascii="Helvetica" w:hAnsi="Helvetica" w:cs="Helvetica"/>
          <w:sz w:val="22"/>
          <w:szCs w:val="22"/>
        </w:rPr>
        <w:t xml:space="preserve">promotes higher yield and </w:t>
      </w:r>
      <w:r w:rsidR="005429B1">
        <w:rPr>
          <w:rFonts w:ascii="Helvetica" w:hAnsi="Helvetica" w:cs="Helvetica"/>
          <w:sz w:val="22"/>
          <w:szCs w:val="22"/>
        </w:rPr>
        <w:t>a greater capacity to recover from</w:t>
      </w:r>
      <w:r w:rsidR="003C1DFD">
        <w:rPr>
          <w:rFonts w:ascii="Helvetica" w:hAnsi="Helvetica" w:cs="Helvetica"/>
          <w:sz w:val="22"/>
          <w:szCs w:val="22"/>
        </w:rPr>
        <w:t xml:space="preserve"> overharvest</w:t>
      </w:r>
      <w:r w:rsidR="005429B1">
        <w:rPr>
          <w:rFonts w:ascii="Helvetica" w:hAnsi="Helvetica" w:cs="Helvetica"/>
          <w:sz w:val="22"/>
          <w:szCs w:val="22"/>
        </w:rPr>
        <w:t>.</w:t>
      </w:r>
      <w:r w:rsidR="00674856">
        <w:rPr>
          <w:rFonts w:ascii="Helvetica" w:hAnsi="Helvetica" w:cs="Helvetica"/>
          <w:sz w:val="22"/>
          <w:szCs w:val="22"/>
        </w:rPr>
        <w:t xml:space="preserve"> </w:t>
      </w:r>
      <w:r w:rsidR="00580AEA">
        <w:rPr>
          <w:rFonts w:ascii="Helvetica" w:hAnsi="Helvetica" w:cs="Helvetica"/>
          <w:sz w:val="22"/>
          <w:szCs w:val="22"/>
        </w:rPr>
        <w:t>We show that p</w:t>
      </w:r>
      <w:r w:rsidR="00D45DB1" w:rsidRPr="003805EE">
        <w:rPr>
          <w:rFonts w:ascii="Helvetica" w:hAnsi="Helvetica" w:cs="Helvetica"/>
          <w:sz w:val="22"/>
          <w:szCs w:val="22"/>
        </w:rPr>
        <w:t>recautionary buffers</w:t>
      </w:r>
      <w:r w:rsidR="009307CE" w:rsidRPr="003805EE">
        <w:rPr>
          <w:rFonts w:ascii="Helvetica" w:hAnsi="Helvetica" w:cs="Helvetica"/>
          <w:sz w:val="22"/>
          <w:szCs w:val="22"/>
        </w:rPr>
        <w:t xml:space="preserve"> </w:t>
      </w:r>
      <w:r w:rsidR="00674856">
        <w:rPr>
          <w:rFonts w:ascii="Helvetica" w:hAnsi="Helvetica" w:cs="Helvetica"/>
          <w:sz w:val="22"/>
          <w:szCs w:val="22"/>
        </w:rPr>
        <w:t>that</w:t>
      </w:r>
      <w:r w:rsidR="00915035">
        <w:rPr>
          <w:rFonts w:ascii="Helvetica" w:hAnsi="Helvetica" w:cs="Helvetica"/>
          <w:sz w:val="22"/>
          <w:szCs w:val="22"/>
        </w:rPr>
        <w:t xml:space="preserve"> trigger increased </w:t>
      </w:r>
      <w:r w:rsidR="00DB3FD6">
        <w:rPr>
          <w:rFonts w:ascii="Helvetica" w:hAnsi="Helvetica" w:cs="Helvetica"/>
          <w:sz w:val="22"/>
          <w:szCs w:val="22"/>
        </w:rPr>
        <w:t xml:space="preserve">monitoring </w:t>
      </w:r>
      <w:r w:rsidR="003C1DFD">
        <w:rPr>
          <w:rFonts w:ascii="Helvetica" w:hAnsi="Helvetica" w:cs="Helvetica"/>
          <w:sz w:val="22"/>
          <w:szCs w:val="22"/>
        </w:rPr>
        <w:t>precision as resource levels decline</w:t>
      </w:r>
      <w:r w:rsidR="00674856">
        <w:rPr>
          <w:rFonts w:ascii="Helvetica" w:hAnsi="Helvetica" w:cs="Helvetica"/>
          <w:sz w:val="22"/>
          <w:szCs w:val="22"/>
        </w:rPr>
        <w:t xml:space="preserve"> may </w:t>
      </w:r>
      <w:r w:rsidR="001F5098">
        <w:rPr>
          <w:rFonts w:ascii="Helvetica" w:hAnsi="Helvetica" w:cs="Helvetica"/>
          <w:sz w:val="22"/>
          <w:szCs w:val="22"/>
        </w:rPr>
        <w:t xml:space="preserve">offer </w:t>
      </w:r>
      <w:r w:rsidR="0014326C">
        <w:rPr>
          <w:rFonts w:ascii="Helvetica" w:hAnsi="Helvetica" w:cs="Helvetica"/>
          <w:sz w:val="22"/>
          <w:szCs w:val="22"/>
        </w:rPr>
        <w:t>a</w:t>
      </w:r>
      <w:r w:rsidR="00580AEA">
        <w:rPr>
          <w:rFonts w:ascii="Helvetica" w:hAnsi="Helvetica" w:cs="Helvetica"/>
          <w:sz w:val="22"/>
          <w:szCs w:val="22"/>
        </w:rPr>
        <w:t xml:space="preserve"> </w:t>
      </w:r>
      <w:r w:rsidR="001F5098">
        <w:rPr>
          <w:rFonts w:ascii="Helvetica" w:hAnsi="Helvetica" w:cs="Helvetica"/>
          <w:sz w:val="22"/>
          <w:szCs w:val="22"/>
        </w:rPr>
        <w:t>way to</w:t>
      </w:r>
      <w:r w:rsidR="003C1DFD">
        <w:rPr>
          <w:rFonts w:ascii="Helvetica" w:hAnsi="Helvetica" w:cs="Helvetica"/>
          <w:sz w:val="22"/>
          <w:szCs w:val="22"/>
        </w:rPr>
        <w:t xml:space="preserve"> </w:t>
      </w:r>
      <w:r w:rsidR="009307CE" w:rsidRPr="003805EE">
        <w:rPr>
          <w:rFonts w:ascii="Helvetica" w:hAnsi="Helvetica" w:cs="Helvetica"/>
          <w:sz w:val="22"/>
          <w:szCs w:val="22"/>
        </w:rPr>
        <w:t>minimize monitoring costs</w:t>
      </w:r>
      <w:r w:rsidR="00674856">
        <w:rPr>
          <w:rFonts w:ascii="Helvetica" w:hAnsi="Helvetica" w:cs="Helvetica"/>
          <w:sz w:val="22"/>
          <w:szCs w:val="22"/>
        </w:rPr>
        <w:t xml:space="preserve"> and </w:t>
      </w:r>
      <w:r w:rsidR="009307CE" w:rsidRPr="003805EE">
        <w:rPr>
          <w:rFonts w:ascii="Helvetica" w:hAnsi="Helvetica" w:cs="Helvetica"/>
          <w:sz w:val="22"/>
          <w:szCs w:val="22"/>
        </w:rPr>
        <w:t>maximize profits</w:t>
      </w:r>
      <w:r w:rsidR="00674856">
        <w:rPr>
          <w:rFonts w:ascii="Helvetica" w:hAnsi="Helvetica" w:cs="Helvetica"/>
          <w:sz w:val="22"/>
          <w:szCs w:val="22"/>
        </w:rPr>
        <w:t xml:space="preserve">.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w:t>
      </w:r>
      <w:r w:rsidR="00BF1DBD">
        <w:rPr>
          <w:rFonts w:ascii="Helvetica" w:hAnsi="Helvetica" w:cs="Helvetica"/>
          <w:sz w:val="22"/>
          <w:szCs w:val="22"/>
        </w:rPr>
        <w:t xml:space="preserve">of </w:t>
      </w:r>
      <w:r w:rsidRPr="003805EE">
        <w:rPr>
          <w:rFonts w:ascii="Helvetica" w:hAnsi="Helvetica" w:cs="Helvetica"/>
          <w:sz w:val="22"/>
          <w:szCs w:val="22"/>
        </w:rPr>
        <w:t xml:space="preserve">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995456">
        <w:rPr>
          <w:rFonts w:ascii="Helvetica" w:hAnsi="Helvetica"/>
          <w:sz w:val="22"/>
          <w:szCs w:val="22"/>
        </w:rPr>
        <w:t>stakeholders</w:t>
      </w:r>
      <w:r w:rsidR="007B3D8E" w:rsidRPr="003805EE">
        <w:rPr>
          <w:rFonts w:ascii="Helvetica" w:hAnsi="Helvetica"/>
          <w:sz w:val="22"/>
          <w:szCs w:val="22"/>
        </w:rPr>
        <w:t xml:space="preserve"> that shoulder the burden of these economic</w:t>
      </w:r>
      <w:r w:rsidR="00580AEA">
        <w:rPr>
          <w:rFonts w:ascii="Helvetica" w:hAnsi="Helvetica"/>
          <w:sz w:val="22"/>
          <w:szCs w:val="22"/>
        </w:rPr>
        <w:t xml:space="preserve"> and social</w:t>
      </w:r>
      <w:r w:rsidR="007B3D8E" w:rsidRPr="003805EE">
        <w:rPr>
          <w:rFonts w:ascii="Helvetica" w:hAnsi="Helvetica"/>
          <w:sz w:val="22"/>
          <w:szCs w:val="22"/>
        </w:rPr>
        <w:t xml:space="preserve"> costs.</w:t>
      </w:r>
    </w:p>
    <w:p w14:paraId="112FF56A" w14:textId="77777777" w:rsidR="00302D43" w:rsidRPr="003805EE" w:rsidRDefault="00302D43" w:rsidP="006551EE">
      <w:pPr>
        <w:pStyle w:val="CommentText"/>
        <w:rPr>
          <w:rFonts w:ascii="Helvetica" w:hAnsi="Helvetica"/>
          <w:sz w:val="22"/>
          <w:szCs w:val="22"/>
        </w:rPr>
      </w:pPr>
    </w:p>
    <w:p w14:paraId="5C1239BB" w14:textId="0092B6D1" w:rsidR="00F34D59" w:rsidRDefault="00302D43"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6551EE">
      <w:pPr>
        <w:rPr>
          <w:rFonts w:ascii="Helvetica" w:hAnsi="Helvetica"/>
          <w:i/>
          <w:sz w:val="22"/>
          <w:szCs w:val="22"/>
        </w:rPr>
      </w:pPr>
    </w:p>
    <w:p w14:paraId="01E65A67" w14:textId="77777777" w:rsidR="000B3150" w:rsidRDefault="000B3150" w:rsidP="006551EE">
      <w:pPr>
        <w:rPr>
          <w:rFonts w:ascii="Helvetica" w:hAnsi="Helvetica"/>
          <w:iCs/>
          <w:sz w:val="22"/>
          <w:szCs w:val="22"/>
        </w:rPr>
      </w:pPr>
    </w:p>
    <w:p w14:paraId="01367DF9" w14:textId="07490769" w:rsidR="0054533D" w:rsidRDefault="0054533D" w:rsidP="006551EE">
      <w:pPr>
        <w:rPr>
          <w:rFonts w:ascii="Helvetica" w:hAnsi="Helvetica"/>
          <w:iCs/>
          <w:sz w:val="22"/>
          <w:szCs w:val="22"/>
        </w:rPr>
      </w:pPr>
    </w:p>
    <w:p w14:paraId="17AE0E54" w14:textId="77777777" w:rsidR="000B3150" w:rsidRDefault="000B3150" w:rsidP="006551EE">
      <w:pPr>
        <w:rPr>
          <w:rFonts w:ascii="Helvetica" w:hAnsi="Helvetica"/>
          <w:iCs/>
          <w:sz w:val="22"/>
          <w:szCs w:val="22"/>
        </w:rPr>
      </w:pPr>
    </w:p>
    <w:p w14:paraId="4903C843" w14:textId="140205A1" w:rsidR="0054533D" w:rsidRDefault="00302D43" w:rsidP="006551EE">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6551EE">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13DF4E48" w:rsidR="005E722B" w:rsidRPr="003805EE" w:rsidRDefault="005E722B" w:rsidP="006551EE">
      <w:pPr>
        <w:rPr>
          <w:rFonts w:ascii="Helvetica" w:hAnsi="Helvetica"/>
          <w:sz w:val="22"/>
          <w:szCs w:val="22"/>
        </w:rPr>
      </w:pPr>
      <w:r w:rsidRPr="003805EE">
        <w:rPr>
          <w:rFonts w:ascii="Helvetica" w:hAnsi="Helvetica"/>
          <w:sz w:val="22"/>
          <w:szCs w:val="22"/>
        </w:rPr>
        <w:t xml:space="preserve">Decision-makers seeking to avoid the collapse of financial, </w:t>
      </w:r>
      <w:r w:rsidR="00E512D2">
        <w:rPr>
          <w:rFonts w:ascii="Helvetica" w:hAnsi="Helvetica"/>
          <w:sz w:val="22"/>
          <w:szCs w:val="22"/>
        </w:rPr>
        <w:t>public health</w:t>
      </w:r>
      <w:r w:rsidRPr="003805EE">
        <w:rPr>
          <w:rFonts w:ascii="Helvetica" w:hAnsi="Helvetica"/>
          <w:sz w:val="22"/>
          <w:szCs w:val="22"/>
        </w:rPr>
        <w:t xml:space="preserve">,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w:t>
      </w:r>
      <w:r w:rsidR="00BF1DBD">
        <w:rPr>
          <w:rFonts w:ascii="Helvetica" w:hAnsi="Helvetica"/>
          <w:sz w:val="22"/>
          <w:szCs w:val="22"/>
        </w:rPr>
        <w:t>large</w:t>
      </w:r>
      <w:r w:rsidR="00BF1DBD" w:rsidRPr="003805EE">
        <w:rPr>
          <w:rFonts w:ascii="Helvetica" w:hAnsi="Helvetica"/>
          <w:sz w:val="22"/>
          <w:szCs w:val="22"/>
        </w:rPr>
        <w:t xml:space="preserve"> </w:t>
      </w:r>
      <w:r w:rsidRPr="003805EE">
        <w:rPr>
          <w:rFonts w:ascii="Helvetica" w:hAnsi="Helvetica"/>
          <w:sz w:val="22"/>
          <w:szCs w:val="22"/>
        </w:rPr>
        <w:t>datasets, and can delay decision making. In</w:t>
      </w:r>
      <w:ins w:id="6" w:author="Adrian Stier" w:date="2022-02-15T11:36:00Z">
        <w:r w:rsidR="00145B2B">
          <w:rPr>
            <w:rFonts w:ascii="Helvetica" w:hAnsi="Helvetica"/>
            <w:sz w:val="22"/>
            <w:szCs w:val="22"/>
          </w:rPr>
          <w:t xml:space="preserve"> natural resource</w:t>
        </w:r>
      </w:ins>
      <w:r w:rsidRPr="003805EE">
        <w:rPr>
          <w:rFonts w:ascii="Helvetica" w:hAnsi="Helvetica"/>
          <w:sz w:val="22"/>
          <w:szCs w:val="22"/>
        </w:rPr>
        <w:t xml:space="preserve"> </w:t>
      </w:r>
      <w:del w:id="7" w:author="Adrian Stier" w:date="2022-02-15T11:36:00Z">
        <w:r w:rsidRPr="003805EE" w:rsidDel="00145B2B">
          <w:rPr>
            <w:rFonts w:ascii="Helvetica" w:hAnsi="Helvetica"/>
            <w:sz w:val="22"/>
            <w:szCs w:val="22"/>
          </w:rPr>
          <w:delText xml:space="preserve">environmental </w:delText>
        </w:r>
      </w:del>
      <w:r w:rsidRPr="003805EE">
        <w:rPr>
          <w:rFonts w:ascii="Helvetica" w:hAnsi="Helvetica"/>
          <w:sz w:val="22"/>
          <w:szCs w:val="22"/>
        </w:rPr>
        <w:t xml:space="preserve">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Pr>
          <w:rFonts w:ascii="Helvetica" w:hAnsi="Helvetica"/>
          <w:sz w:val="22"/>
          <w:szCs w:val="22"/>
        </w:rPr>
        <w:instrText xml:space="preserve"> ADDIN EN.CITE </w:instrText>
      </w:r>
      <w:r w:rsidR="00F72774">
        <w:rPr>
          <w:rFonts w:ascii="Helvetica" w:hAnsi="Helvetica"/>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Pr>
          <w:rFonts w:ascii="Helvetica" w:hAnsi="Helvetica"/>
          <w:sz w:val="22"/>
          <w:szCs w:val="22"/>
        </w:rPr>
        <w:instrText xml:space="preserve"> ADDIN EN.CITE.DATA </w:instrText>
      </w:r>
      <w:r w:rsidR="00F72774">
        <w:rPr>
          <w:rFonts w:ascii="Helvetica" w:hAnsi="Helvetica"/>
          <w:sz w:val="22"/>
          <w:szCs w:val="22"/>
        </w:rPr>
      </w:r>
      <w:r w:rsidR="00F72774">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F72774">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09CF6B81" w14:textId="3D62281F" w:rsidR="00642DF6" w:rsidRDefault="008F57EE" w:rsidP="006551EE">
      <w:pPr>
        <w:ind w:firstLine="810"/>
        <w:rPr>
          <w:rFonts w:ascii="Helvetica" w:hAnsi="Helvetica"/>
          <w:color w:val="000000" w:themeColor="text1"/>
          <w:sz w:val="22"/>
          <w:szCs w:val="22"/>
        </w:rPr>
      </w:pPr>
      <w:commentRangeStart w:id="8"/>
      <w:del w:id="9" w:author="Ben Halpern" w:date="2022-02-26T06:56:00Z">
        <w:r w:rsidRPr="00053CE0" w:rsidDel="008156C0">
          <w:rPr>
            <w:rFonts w:ascii="Helvetica" w:hAnsi="Helvetica"/>
            <w:sz w:val="22"/>
            <w:szCs w:val="22"/>
          </w:rPr>
          <w:delText xml:space="preserve">In natural resource management, </w:delText>
        </w:r>
        <w:commentRangeEnd w:id="8"/>
        <w:r w:rsidR="008156C0" w:rsidDel="008156C0">
          <w:rPr>
            <w:rStyle w:val="CommentReference"/>
            <w:rFonts w:asciiTheme="minorHAnsi" w:eastAsiaTheme="minorEastAsia" w:hAnsiTheme="minorHAnsi" w:cstheme="minorBidi"/>
            <w:lang w:eastAsia="ja-JP"/>
          </w:rPr>
          <w:commentReference w:id="8"/>
        </w:r>
        <w:r w:rsidRPr="00053CE0" w:rsidDel="008156C0">
          <w:rPr>
            <w:rFonts w:ascii="Helvetica" w:hAnsi="Helvetica"/>
            <w:sz w:val="22"/>
            <w:szCs w:val="22"/>
          </w:rPr>
          <w:delText>t</w:delText>
        </w:r>
      </w:del>
      <w:ins w:id="10" w:author="Ben Halpern" w:date="2022-02-26T06:56:00Z">
        <w:r w:rsidR="008156C0">
          <w:rPr>
            <w:rFonts w:ascii="Helvetica" w:hAnsi="Helvetica"/>
            <w:sz w:val="22"/>
            <w:szCs w:val="22"/>
          </w:rPr>
          <w:t>T</w:t>
        </w:r>
      </w:ins>
      <w:r w:rsidRPr="00053CE0">
        <w:rPr>
          <w:rFonts w:ascii="Helvetica" w:hAnsi="Helvetica"/>
          <w:sz w:val="22"/>
          <w:szCs w:val="22"/>
        </w:rPr>
        <w:t xml:space="preserve">he status of a species </w:t>
      </w:r>
      <w:r w:rsidR="00F658A3" w:rsidRPr="00053CE0">
        <w:rPr>
          <w:rFonts w:ascii="Helvetica" w:hAnsi="Helvetica"/>
          <w:sz w:val="22"/>
          <w:szCs w:val="22"/>
        </w:rPr>
        <w:t>or ecosystem</w:t>
      </w:r>
      <w:r w:rsidR="005F6D6D" w:rsidRPr="00053CE0">
        <w:rPr>
          <w:rFonts w:ascii="Helvetica" w:hAnsi="Helvetica"/>
          <w:sz w:val="22"/>
          <w:szCs w:val="22"/>
        </w:rPr>
        <w:t xml:space="preserve"> is determined from monitoring or survey data, and assessed</w:t>
      </w:r>
      <w:r w:rsidR="00F658A3" w:rsidRPr="00053CE0">
        <w:rPr>
          <w:rFonts w:ascii="Helvetica" w:hAnsi="Helvetica"/>
          <w:sz w:val="22"/>
          <w:szCs w:val="22"/>
        </w:rPr>
        <w:t xml:space="preserve"> </w:t>
      </w:r>
      <w:r w:rsidR="00604B57" w:rsidRPr="00053CE0">
        <w:rPr>
          <w:rFonts w:ascii="Helvetica" w:hAnsi="Helvetica"/>
          <w:sz w:val="22"/>
          <w:szCs w:val="22"/>
        </w:rPr>
        <w:t>relative to one or more</w:t>
      </w:r>
      <w:r w:rsidR="00D13868" w:rsidRPr="00053CE0">
        <w:rPr>
          <w:rFonts w:ascii="Helvetica" w:hAnsi="Helvetica"/>
          <w:sz w:val="22"/>
          <w:szCs w:val="22"/>
        </w:rPr>
        <w:t xml:space="preserve"> </w:t>
      </w:r>
      <w:r w:rsidR="00D442C2" w:rsidRPr="00053CE0">
        <w:rPr>
          <w:rFonts w:ascii="Helvetica" w:hAnsi="Helvetica"/>
          <w:sz w:val="22"/>
          <w:szCs w:val="22"/>
        </w:rPr>
        <w:t>minimum thresholds</w:t>
      </w:r>
      <w:r w:rsidR="00FE78AB" w:rsidRPr="00053CE0">
        <w:rPr>
          <w:rFonts w:ascii="Helvetica" w:hAnsi="Helvetica"/>
          <w:sz w:val="22"/>
          <w:szCs w:val="22"/>
        </w:rPr>
        <w:t>,</w:t>
      </w:r>
      <w:r w:rsidRPr="00053CE0">
        <w:rPr>
          <w:rFonts w:ascii="Helvetica" w:hAnsi="Helvetica"/>
          <w:sz w:val="22"/>
          <w:szCs w:val="22"/>
        </w:rPr>
        <w:t xml:space="preserve"> below which the risk</w:t>
      </w:r>
      <w:r w:rsidR="00A82596" w:rsidRPr="00053CE0">
        <w:rPr>
          <w:rFonts w:ascii="Helvetica" w:hAnsi="Helvetica"/>
          <w:sz w:val="22"/>
          <w:szCs w:val="22"/>
        </w:rPr>
        <w:t xml:space="preserve"> of </w:t>
      </w:r>
      <w:r w:rsidR="000E42CF">
        <w:rPr>
          <w:rFonts w:ascii="Helvetica" w:hAnsi="Helvetica"/>
          <w:sz w:val="22"/>
          <w:szCs w:val="22"/>
        </w:rPr>
        <w:t>species</w:t>
      </w:r>
      <w:r w:rsidR="000E42CF" w:rsidRPr="00053CE0">
        <w:rPr>
          <w:rFonts w:ascii="Helvetica" w:hAnsi="Helvetica"/>
          <w:sz w:val="22"/>
          <w:szCs w:val="22"/>
        </w:rPr>
        <w:t xml:space="preserve"> </w:t>
      </w:r>
      <w:r w:rsidR="00604B57" w:rsidRPr="00053CE0">
        <w:rPr>
          <w:rFonts w:ascii="Helvetica" w:hAnsi="Helvetica"/>
          <w:sz w:val="22"/>
          <w:szCs w:val="22"/>
        </w:rPr>
        <w:t xml:space="preserve">or socio-economic </w:t>
      </w:r>
      <w:r w:rsidR="00A82596" w:rsidRPr="00053CE0">
        <w:rPr>
          <w:rFonts w:ascii="Helvetica" w:hAnsi="Helvetica"/>
          <w:sz w:val="22"/>
          <w:szCs w:val="22"/>
        </w:rPr>
        <w:t xml:space="preserve">collapse </w:t>
      </w:r>
      <w:del w:id="11" w:author="Adrian Stier" w:date="2022-02-15T11:37:00Z">
        <w:r w:rsidR="00A82596" w:rsidRPr="00053CE0" w:rsidDel="00145B2B">
          <w:rPr>
            <w:rFonts w:ascii="Helvetica" w:hAnsi="Helvetica"/>
            <w:sz w:val="22"/>
            <w:szCs w:val="22"/>
          </w:rPr>
          <w:delText>becomes high</w:delText>
        </w:r>
      </w:del>
      <w:ins w:id="12" w:author="Adrian Stier" w:date="2022-02-15T11:37:00Z">
        <w:r w:rsidR="00145B2B">
          <w:rPr>
            <w:rFonts w:ascii="Helvetica" w:hAnsi="Helvetica"/>
            <w:sz w:val="22"/>
            <w:szCs w:val="22"/>
          </w:rPr>
          <w:t>surpasses the risk tolerance of management</w:t>
        </w:r>
      </w:ins>
      <w:r w:rsidR="00A82596" w:rsidRPr="00053CE0">
        <w:rPr>
          <w:rFonts w:ascii="Helvetica" w:hAnsi="Helvetica"/>
          <w:sz w:val="22"/>
          <w:szCs w:val="22"/>
        </w:rPr>
        <w:t xml:space="preserve">. For </w:t>
      </w:r>
      <w:r w:rsidR="003947CD" w:rsidRPr="00053CE0">
        <w:rPr>
          <w:rFonts w:ascii="Helvetica" w:hAnsi="Helvetica"/>
          <w:sz w:val="22"/>
          <w:szCs w:val="22"/>
        </w:rPr>
        <w:t xml:space="preserve">example, in the </w:t>
      </w:r>
      <w:r w:rsidR="00A82596" w:rsidRPr="00053CE0">
        <w:rPr>
          <w:rFonts w:ascii="Helvetica" w:hAnsi="Helvetica"/>
          <w:sz w:val="22"/>
          <w:szCs w:val="22"/>
        </w:rPr>
        <w:t>management of a single</w:t>
      </w:r>
      <w:r w:rsidR="00A82596" w:rsidRPr="003805EE">
        <w:rPr>
          <w:rFonts w:ascii="Helvetica" w:hAnsi="Helvetica"/>
          <w:sz w:val="22"/>
          <w:szCs w:val="22"/>
        </w:rPr>
        <w:t xml:space="preserve"> </w:t>
      </w:r>
      <w:r w:rsidR="00053CE0">
        <w:rPr>
          <w:rFonts w:ascii="Helvetica" w:hAnsi="Helvetica"/>
          <w:sz w:val="22"/>
          <w:szCs w:val="22"/>
        </w:rPr>
        <w:t xml:space="preserve">natural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w:t>
      </w:r>
      <w:ins w:id="13" w:author="Adrian Stier" w:date="2022-02-15T11:37:00Z">
        <w:r w:rsidR="00965AAB">
          <w:rPr>
            <w:rFonts w:ascii="Helvetica Neue" w:eastAsia="Helvetica Neue" w:hAnsi="Helvetica Neue" w:cs="Helvetica Neue"/>
            <w:color w:val="000000"/>
            <w:sz w:val="22"/>
            <w:szCs w:val="22"/>
          </w:rPr>
          <w:t>Thresholds are accounted for in management strategies in the form of decision triggers (e.g., ‘thresholds of potential concern’;</w:t>
        </w:r>
        <w:r w:rsidR="00965AAB" w:rsidRPr="00C06FC8">
          <w:t xml:space="preserve"> </w:t>
        </w:r>
        <w:r w:rsidR="00965AAB">
          <w:rPr>
            <w:rFonts w:ascii="Helvetica Neue" w:eastAsia="Helvetica Neue" w:hAnsi="Helvetica Neue" w:cs="Helvetica Neue"/>
            <w:color w:val="000000"/>
            <w:sz w:val="22"/>
            <w:szCs w:val="22"/>
          </w:rPr>
          <w:fldChar w:fldCharType="begin"/>
        </w:r>
      </w:ins>
      <w:r w:rsidR="00CD7E69">
        <w:rPr>
          <w:rFonts w:ascii="Helvetica Neue" w:eastAsia="Helvetica Neue" w:hAnsi="Helvetica Neue" w:cs="Helvetica Neue"/>
          <w:color w:val="000000"/>
          <w:sz w:val="22"/>
          <w:szCs w:val="22"/>
        </w:rPr>
        <w:instrText xml:space="preserve"> ADDIN EN.CITE &lt;EndNote&gt;&lt;Cite&gt;&lt;Author&gt;Biggs&lt;/Author&gt;&lt;Year&gt;2003&lt;/Year&gt;&lt;RecNum&gt;6512&lt;/RecNum&gt;&lt;DisplayText&gt;[4]&lt;/DisplayText&gt;&lt;record&gt;&lt;rec-number&gt;6512&lt;/rec-number&gt;&lt;foreign-keys&gt;&lt;key app="EN" db-id="x0w5wa9airxrfze0ft2x20vgz0w5wpet5ftz" timestamp="1644952284" guid="66179a9b-7441-4cb6-9a3f-2c3926eb4a63"&gt;6512&lt;/key&gt;&lt;/foreign-keys&gt;&lt;ref-type name="Journal Article"&gt;17&lt;/ref-type&gt;&lt;contributors&gt;&lt;authors&gt;&lt;author&gt;Biggs, Harry C&lt;/author&gt;&lt;author&gt;Rogers, Kevin H&lt;/author&gt;&lt;/authors&gt;&lt;/contributors&gt;&lt;titles&gt;&lt;title&gt;An adaptive system to link science, monitoring and management in practice&lt;/title&gt;&lt;secondary-title&gt;The Kruger experience: Ecology and management of savanna heterogeneity&lt;/secondary-title&gt;&lt;/titles&gt;&lt;periodical&gt;&lt;full-title&gt;The Kruger experience: Ecology and management of savanna heterogeneity&lt;/full-title&gt;&lt;/periodical&gt;&lt;pages&gt;59-80&lt;/pages&gt;&lt;dates&gt;&lt;year&gt;2003&lt;/year&gt;&lt;/dates&gt;&lt;urls&gt;&lt;/urls&gt;&lt;/record&gt;&lt;/Cite&gt;&lt;/EndNote&gt;</w:instrText>
      </w:r>
      <w:ins w:id="14" w:author="Adrian Stier" w:date="2022-02-15T11:37:00Z">
        <w:r w:rsidR="00965AAB">
          <w:rPr>
            <w:rFonts w:ascii="Helvetica Neue" w:eastAsia="Helvetica Neue" w:hAnsi="Helvetica Neue" w:cs="Helvetica Neue"/>
            <w:color w:val="000000"/>
            <w:sz w:val="22"/>
            <w:szCs w:val="22"/>
          </w:rPr>
          <w:fldChar w:fldCharType="separate"/>
        </w:r>
      </w:ins>
      <w:r w:rsidR="00CD7E69">
        <w:rPr>
          <w:rFonts w:ascii="Helvetica Neue" w:eastAsia="Helvetica Neue" w:hAnsi="Helvetica Neue" w:cs="Helvetica Neue"/>
          <w:noProof/>
          <w:color w:val="000000"/>
          <w:sz w:val="22"/>
          <w:szCs w:val="22"/>
        </w:rPr>
        <w:t>[4]</w:t>
      </w:r>
      <w:ins w:id="15" w:author="Adrian Stier" w:date="2022-02-15T11:37:00Z">
        <w:r w:rsidR="00965AAB">
          <w:rPr>
            <w:rFonts w:ascii="Helvetica Neue" w:eastAsia="Helvetica Neue" w:hAnsi="Helvetica Neue" w:cs="Helvetica Neue"/>
            <w:color w:val="000000"/>
            <w:sz w:val="22"/>
            <w:szCs w:val="22"/>
          </w:rPr>
          <w:fldChar w:fldCharType="end"/>
        </w:r>
        <w:r w:rsidR="00965AAB">
          <w:rPr>
            <w:rFonts w:ascii="Helvetica Neue" w:eastAsia="Helvetica Neue" w:hAnsi="Helvetica Neue" w:cs="Helvetica Neue"/>
            <w:color w:val="000000"/>
            <w:sz w:val="22"/>
            <w:szCs w:val="22"/>
          </w:rPr>
          <w:t xml:space="preserve">) and in the form of reference points designed to minimize the risk of falling below a productivity threshold (e.g., ‘Potential Biological Removal’; </w:t>
        </w:r>
        <w:r w:rsidR="00965AAB">
          <w:rPr>
            <w:rFonts w:ascii="Helvetica Neue" w:eastAsia="Helvetica Neue" w:hAnsi="Helvetica Neue" w:cs="Helvetica Neue"/>
            <w:color w:val="000000"/>
            <w:sz w:val="22"/>
            <w:szCs w:val="22"/>
          </w:rPr>
          <w:fldChar w:fldCharType="begin"/>
        </w:r>
      </w:ins>
      <w:r w:rsidR="00CD7E69">
        <w:rPr>
          <w:rFonts w:ascii="Helvetica Neue" w:eastAsia="Helvetica Neue" w:hAnsi="Helvetica Neue" w:cs="Helvetica Neue"/>
          <w:color w:val="000000"/>
          <w:sz w:val="22"/>
          <w:szCs w:val="22"/>
        </w:rPr>
        <w:instrText xml:space="preserve"> ADDIN EN.CITE &lt;EndNote&gt;&lt;Cite&gt;&lt;Author&gt;Wade&lt;/Author&gt;&lt;Year&gt;1998&lt;/Year&gt;&lt;RecNum&gt;6511&lt;/RecNum&gt;&lt;DisplayText&gt;[5]&lt;/DisplayText&gt;&lt;record&gt;&lt;rec-number&gt;6511&lt;/rec-number&gt;&lt;foreign-keys&gt;&lt;key app="EN" db-id="x0w5wa9airxrfze0ft2x20vgz0w5wpet5ftz" timestamp="1644952167" guid="5134ed38-362e-45d7-94bb-d3499de4120c"&gt;6511&lt;/key&gt;&lt;/foreign-keys&gt;&lt;ref-type name="Journal Article"&gt;17&lt;/ref-type&gt;&lt;contributors&gt;&lt;authors&gt;&lt;author&gt;Wade, Paul R&lt;/author&gt;&lt;/authors&gt;&lt;/contributors&gt;&lt;titles&gt;&lt;title&gt;Calculating limits to the allowable human‐caused mortality of cetaceans and pinnipeds&lt;/title&gt;&lt;secondary-title&gt;Marine Mammal Science&lt;/secondary-title&gt;&lt;/titles&gt;&lt;periodical&gt;&lt;full-title&gt;Marine Mammal Science&lt;/full-title&gt;&lt;abbr-1&gt;Mar Mammal Sci&lt;/abbr-1&gt;&lt;/periodical&gt;&lt;pages&gt;1-37&lt;/pages&gt;&lt;volume&gt;14&lt;/volume&gt;&lt;number&gt;1&lt;/number&gt;&lt;dates&gt;&lt;year&gt;1998&lt;/year&gt;&lt;/dates&gt;&lt;isbn&gt;0824-0469&lt;/isbn&gt;&lt;urls&gt;&lt;/urls&gt;&lt;/record&gt;&lt;/Cite&gt;&lt;/EndNote&gt;</w:instrText>
      </w:r>
      <w:ins w:id="16" w:author="Adrian Stier" w:date="2022-02-15T11:37:00Z">
        <w:r w:rsidR="00965AAB">
          <w:rPr>
            <w:rFonts w:ascii="Helvetica Neue" w:eastAsia="Helvetica Neue" w:hAnsi="Helvetica Neue" w:cs="Helvetica Neue"/>
            <w:color w:val="000000"/>
            <w:sz w:val="22"/>
            <w:szCs w:val="22"/>
          </w:rPr>
          <w:fldChar w:fldCharType="separate"/>
        </w:r>
      </w:ins>
      <w:r w:rsidR="00CD7E69">
        <w:rPr>
          <w:rFonts w:ascii="Helvetica Neue" w:eastAsia="Helvetica Neue" w:hAnsi="Helvetica Neue" w:cs="Helvetica Neue"/>
          <w:noProof/>
          <w:color w:val="000000"/>
          <w:sz w:val="22"/>
          <w:szCs w:val="22"/>
        </w:rPr>
        <w:t>[5]</w:t>
      </w:r>
      <w:ins w:id="17" w:author="Adrian Stier" w:date="2022-02-15T11:37:00Z">
        <w:r w:rsidR="00965AAB">
          <w:rPr>
            <w:rFonts w:ascii="Helvetica Neue" w:eastAsia="Helvetica Neue" w:hAnsi="Helvetica Neue" w:cs="Helvetica Neue"/>
            <w:color w:val="000000"/>
            <w:sz w:val="22"/>
            <w:szCs w:val="22"/>
          </w:rPr>
          <w:fldChar w:fldCharType="end"/>
        </w:r>
        <w:r w:rsidR="00965AAB">
          <w:rPr>
            <w:rFonts w:ascii="Helvetica Neue" w:eastAsia="Helvetica Neue" w:hAnsi="Helvetica Neue" w:cs="Helvetica Neue"/>
            <w:color w:val="000000"/>
            <w:sz w:val="22"/>
            <w:szCs w:val="22"/>
          </w:rPr>
          <w:t xml:space="preserve">). </w:t>
        </w:r>
      </w:ins>
      <w:r w:rsidR="003947CD" w:rsidRPr="003805EE">
        <w:rPr>
          <w:rFonts w:ascii="Helvetica" w:hAnsi="Helvetica"/>
          <w:color w:val="000000" w:themeColor="text1"/>
          <w:sz w:val="22"/>
          <w:szCs w:val="22"/>
        </w:rPr>
        <w:t xml:space="preserve">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w:t>
      </w:r>
      <w:r w:rsidR="00915035">
        <w:rPr>
          <w:rFonts w:ascii="Helvetica" w:hAnsi="Helvetica"/>
          <w:color w:val="000000" w:themeColor="text1"/>
          <w:sz w:val="22"/>
          <w:szCs w:val="22"/>
        </w:rPr>
        <w:t>recognize</w:t>
      </w:r>
      <w:r w:rsidR="00915035" w:rsidRPr="003805EE">
        <w:rPr>
          <w:rFonts w:ascii="Helvetica" w:hAnsi="Helvetica"/>
          <w:color w:val="000000" w:themeColor="text1"/>
          <w:sz w:val="22"/>
          <w:szCs w:val="22"/>
        </w:rPr>
        <w:t xml:space="preser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w:t>
      </w:r>
      <w:r w:rsidR="000E42CF">
        <w:rPr>
          <w:rFonts w:ascii="Helvetica" w:hAnsi="Helvetica"/>
          <w:color w:val="000000" w:themeColor="text1"/>
          <w:sz w:val="22"/>
          <w:szCs w:val="22"/>
        </w:rPr>
        <w:t xml:space="preserve">allow </w:t>
      </w:r>
      <w:r w:rsidR="005763CB">
        <w:rPr>
          <w:rFonts w:ascii="Helvetica" w:hAnsi="Helvetica"/>
          <w:color w:val="000000" w:themeColor="text1"/>
          <w:sz w:val="22"/>
          <w:szCs w:val="22"/>
        </w:rPr>
        <w:t>sustainable harvest, but also to</w:t>
      </w:r>
      <w:r w:rsidR="00C33441">
        <w:rPr>
          <w:rFonts w:ascii="Helvetica" w:hAnsi="Helvetica"/>
          <w:color w:val="000000" w:themeColor="text1"/>
          <w:sz w:val="22"/>
          <w:szCs w:val="22"/>
        </w:rPr>
        <w:t xml:space="preserve"> </w:t>
      </w:r>
      <w:ins w:id="18" w:author="Adrian Stier" w:date="2022-02-15T11:38:00Z">
        <w:r w:rsidR="00CD7E69">
          <w:rPr>
            <w:rFonts w:ascii="Helvetica" w:hAnsi="Helvetica"/>
            <w:color w:val="000000" w:themeColor="text1"/>
            <w:sz w:val="22"/>
            <w:szCs w:val="22"/>
          </w:rPr>
          <w:t>minimize the chances</w:t>
        </w:r>
      </w:ins>
      <w:ins w:id="19" w:author="Adrian Stier" w:date="2022-02-15T11:39:00Z">
        <w:r w:rsidR="00CD7E69">
          <w:rPr>
            <w:rFonts w:ascii="Helvetica" w:hAnsi="Helvetica"/>
            <w:color w:val="000000" w:themeColor="text1"/>
            <w:sz w:val="22"/>
            <w:szCs w:val="22"/>
          </w:rPr>
          <w:t xml:space="preserve"> that</w:t>
        </w:r>
      </w:ins>
      <w:ins w:id="20" w:author="Adrian Stier" w:date="2022-02-15T11:38:00Z">
        <w:r w:rsidR="00CD7E69">
          <w:rPr>
            <w:rFonts w:ascii="Helvetica" w:hAnsi="Helvetica"/>
            <w:color w:val="000000" w:themeColor="text1"/>
            <w:sz w:val="22"/>
            <w:szCs w:val="22"/>
          </w:rPr>
          <w:t xml:space="preserve"> </w:t>
        </w:r>
      </w:ins>
      <w:del w:id="21" w:author="Adrian Stier" w:date="2022-02-15T11:38:00Z">
        <w:r w:rsidR="00C33441" w:rsidDel="00CD7E69">
          <w:rPr>
            <w:rFonts w:ascii="Helvetica" w:hAnsi="Helvetica"/>
            <w:color w:val="000000" w:themeColor="text1"/>
            <w:sz w:val="22"/>
            <w:szCs w:val="22"/>
          </w:rPr>
          <w:delText>prevent the</w:delText>
        </w:r>
      </w:del>
      <w:ins w:id="22" w:author="Adrian Stier" w:date="2022-02-15T11:38:00Z">
        <w:r w:rsidR="00CD7E69">
          <w:rPr>
            <w:rFonts w:ascii="Helvetica" w:hAnsi="Helvetica"/>
            <w:color w:val="000000" w:themeColor="text1"/>
            <w:sz w:val="22"/>
            <w:szCs w:val="22"/>
          </w:rPr>
          <w:t>a</w:t>
        </w:r>
      </w:ins>
      <w:r w:rsidR="00C33441">
        <w:rPr>
          <w:rFonts w:ascii="Helvetica" w:hAnsi="Helvetica"/>
          <w:color w:val="000000" w:themeColor="text1"/>
          <w:sz w:val="22"/>
          <w:szCs w:val="22"/>
        </w:rPr>
        <w:t xml:space="preserve"> population </w:t>
      </w:r>
      <w:del w:id="23" w:author="Adrian Stier" w:date="2022-02-15T11:38:00Z">
        <w:r w:rsidR="00C33441" w:rsidDel="00CD7E69">
          <w:rPr>
            <w:rFonts w:ascii="Helvetica" w:hAnsi="Helvetica"/>
            <w:color w:val="000000" w:themeColor="text1"/>
            <w:sz w:val="22"/>
            <w:szCs w:val="22"/>
          </w:rPr>
          <w:delText xml:space="preserve">from </w:delText>
        </w:r>
      </w:del>
      <w:ins w:id="24" w:author="Adrian Stier" w:date="2022-02-15T11:38:00Z">
        <w:r w:rsidR="00CD7E69">
          <w:rPr>
            <w:rFonts w:ascii="Helvetica" w:hAnsi="Helvetica"/>
            <w:color w:val="000000" w:themeColor="text1"/>
            <w:sz w:val="22"/>
            <w:szCs w:val="22"/>
          </w:rPr>
          <w:t xml:space="preserve">will </w:t>
        </w:r>
      </w:ins>
      <w:del w:id="25" w:author="Adrian Stier" w:date="2022-02-15T11:38:00Z">
        <w:r w:rsidR="00C33441" w:rsidDel="00CD7E69">
          <w:rPr>
            <w:rFonts w:ascii="Helvetica" w:hAnsi="Helvetica"/>
            <w:color w:val="000000" w:themeColor="text1"/>
            <w:sz w:val="22"/>
            <w:szCs w:val="22"/>
          </w:rPr>
          <w:delText xml:space="preserve">crossing a </w:delText>
        </w:r>
      </w:del>
      <w:ins w:id="26" w:author="Adrian Stier" w:date="2022-02-15T11:38:00Z">
        <w:r w:rsidR="00CD7E69">
          <w:rPr>
            <w:rFonts w:ascii="Helvetica" w:hAnsi="Helvetica"/>
            <w:color w:val="000000" w:themeColor="text1"/>
            <w:sz w:val="22"/>
            <w:szCs w:val="22"/>
          </w:rPr>
          <w:t xml:space="preserve">cross </w:t>
        </w:r>
      </w:ins>
      <w:ins w:id="27" w:author="Adrian Stier" w:date="2022-02-15T11:39:00Z">
        <w:r w:rsidR="00CD7E69">
          <w:rPr>
            <w:rFonts w:ascii="Helvetica" w:hAnsi="Helvetica"/>
            <w:color w:val="000000" w:themeColor="text1"/>
            <w:sz w:val="22"/>
            <w:szCs w:val="22"/>
          </w:rPr>
          <w:t xml:space="preserve">a </w:t>
        </w:r>
      </w:ins>
      <w:r w:rsidR="00C33441">
        <w:rPr>
          <w:rFonts w:ascii="Helvetica" w:hAnsi="Helvetica"/>
          <w:color w:val="000000" w:themeColor="text1"/>
          <w:sz w:val="22"/>
          <w:szCs w:val="22"/>
        </w:rPr>
        <w:t xml:space="preserve">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w:t>
      </w:r>
      <w:r w:rsidR="00EA6027" w:rsidRPr="00EA6027">
        <w:t xml:space="preserve"> </w:t>
      </w:r>
      <w:r w:rsidR="009437F6">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&lt;EndNote&gt;&lt;Cite&gt;&lt;Author&gt;Froese&lt;/Author&gt;&lt;Year&gt;2011&lt;/Year&gt;&lt;RecNum&gt;6507&lt;/RecNum&gt;&lt;DisplayText&gt;[6]&lt;/DisplayText&gt;&lt;record&gt;&lt;rec-number&gt;6507&lt;/rec-number&gt;&lt;foreign-keys&gt;&lt;key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[6]</w:t>
      </w:r>
      <w:r w:rsidR="009437F6">
        <w:rPr>
          <w:rFonts w:ascii="Helvetica" w:hAnsi="Helvetica"/>
          <w:color w:val="000000" w:themeColor="text1"/>
          <w:sz w:val="22"/>
          <w:szCs w:val="22"/>
        </w:rPr>
        <w:fldChar w:fldCharType="end"/>
      </w:r>
      <w:r w:rsidR="00825267">
        <w:rPr>
          <w:rFonts w:ascii="Helvetica" w:hAnsi="Helvetica"/>
          <w:color w:val="000000" w:themeColor="text1"/>
          <w:sz w:val="22"/>
          <w:szCs w:val="22"/>
        </w:rPr>
        <w:t>.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&lt;EndNote&gt;&lt;Cite&gt;&lt;Author&gt;Courchamp&lt;/Author&gt;&lt;Year&gt;1999&lt;/Year&gt;&lt;RecNum&gt;2348&lt;/RecNum&gt;&lt;DisplayText&gt;[7]&lt;/DisplayText&gt;&lt;record&gt;&lt;rec-number&gt;2348&lt;/rec-number&gt;&lt;foreign-keys&gt;&lt;key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[7]</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6277FD">
        <w:rPr>
          <w:rFonts w:ascii="Helvetica" w:hAnsi="Helvetica"/>
          <w:color w:val="000000" w:themeColor="text1"/>
          <w:sz w:val="22"/>
          <w:szCs w:val="22"/>
        </w:rPr>
        <w:t xml:space="preserve"> (i.e. Allee effects)</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r w:rsidR="00642DF6">
        <w:rPr>
          <w:rFonts w:ascii="Helvetica" w:hAnsi="Helvetica"/>
          <w:color w:val="000000" w:themeColor="text1"/>
          <w:sz w:val="22"/>
          <w:szCs w:val="22"/>
        </w:rPr>
        <w:t xml:space="preserve">The consequences of crossing </w:t>
      </w:r>
      <w:r w:rsidR="00D51E85">
        <w:rPr>
          <w:rFonts w:ascii="Helvetica" w:hAnsi="Helvetica"/>
          <w:color w:val="000000" w:themeColor="text1"/>
          <w:sz w:val="22"/>
          <w:szCs w:val="22"/>
        </w:rPr>
        <w:t xml:space="preserve">certain </w:t>
      </w:r>
      <w:r w:rsidR="00642DF6">
        <w:rPr>
          <w:rFonts w:ascii="Helvetica" w:hAnsi="Helvetica"/>
          <w:color w:val="000000" w:themeColor="text1"/>
          <w:sz w:val="22"/>
          <w:szCs w:val="22"/>
        </w:rPr>
        <w:t>thresholds, such as depensat</w:t>
      </w:r>
      <w:ins w:id="28" w:author="Adrian Stier" w:date="2022-02-15T11:39:00Z">
        <w:r w:rsidR="00CD7E69">
          <w:rPr>
            <w:rFonts w:ascii="Helvetica" w:hAnsi="Helvetica"/>
            <w:color w:val="000000" w:themeColor="text1"/>
            <w:sz w:val="22"/>
            <w:szCs w:val="22"/>
          </w:rPr>
          <w:t>ory</w:t>
        </w:r>
      </w:ins>
      <w:del w:id="29" w:author="Adrian Stier" w:date="2022-02-15T11:39:00Z">
        <w:r w:rsidR="00642DF6" w:rsidDel="00CD7E69">
          <w:rPr>
            <w:rFonts w:ascii="Helvetica" w:hAnsi="Helvetica"/>
            <w:color w:val="000000" w:themeColor="text1"/>
            <w:sz w:val="22"/>
            <w:szCs w:val="22"/>
          </w:rPr>
          <w:delText>ion</w:delText>
        </w:r>
      </w:del>
      <w:r w:rsidR="00642DF6">
        <w:rPr>
          <w:rFonts w:ascii="Helvetica" w:hAnsi="Helvetica"/>
          <w:color w:val="000000" w:themeColor="text1"/>
          <w:sz w:val="22"/>
          <w:szCs w:val="22"/>
        </w:rPr>
        <w:t xml:space="preserve"> thresholds</w:t>
      </w:r>
      <w:ins w:id="30" w:author="Ben Halpern" w:date="2022-02-26T06:57:00Z">
        <w:r w:rsidR="009C2043">
          <w:rPr>
            <w:rFonts w:ascii="Helvetica" w:hAnsi="Helvetica"/>
            <w:color w:val="000000" w:themeColor="text1"/>
            <w:sz w:val="22"/>
            <w:szCs w:val="22"/>
          </w:rPr>
          <w:t>,</w:t>
        </w:r>
      </w:ins>
      <w:r w:rsidR="00642DF6">
        <w:rPr>
          <w:rFonts w:ascii="Helvetica" w:hAnsi="Helvetica"/>
          <w:color w:val="000000" w:themeColor="text1"/>
          <w:sz w:val="22"/>
          <w:szCs w:val="22"/>
        </w:rPr>
        <w:t xml:space="preserve"> are </w:t>
      </w:r>
      <w:r w:rsidR="00D51E85">
        <w:rPr>
          <w:rFonts w:ascii="Helvetica" w:hAnsi="Helvetica"/>
          <w:color w:val="000000" w:themeColor="text1"/>
          <w:sz w:val="22"/>
          <w:szCs w:val="22"/>
        </w:rPr>
        <w:t xml:space="preserve">even </w:t>
      </w:r>
      <w:r w:rsidR="00642DF6">
        <w:rPr>
          <w:rFonts w:ascii="Helvetica" w:hAnsi="Helvetica"/>
          <w:color w:val="000000" w:themeColor="text1"/>
          <w:sz w:val="22"/>
          <w:szCs w:val="22"/>
        </w:rPr>
        <w:t>greater</w:t>
      </w:r>
      <w:r w:rsidR="00D51E85">
        <w:rPr>
          <w:rFonts w:ascii="Helvetica" w:hAnsi="Helvetica"/>
          <w:color w:val="000000" w:themeColor="text1"/>
          <w:sz w:val="22"/>
          <w:szCs w:val="22"/>
        </w:rPr>
        <w:t xml:space="preserve"> since</w:t>
      </w:r>
      <w:r w:rsidR="00642DF6">
        <w:rPr>
          <w:rFonts w:ascii="Helvetica" w:hAnsi="Helvetica"/>
          <w:color w:val="000000" w:themeColor="text1"/>
          <w:sz w:val="22"/>
          <w:szCs w:val="22"/>
        </w:rPr>
        <w:t xml:space="preserve"> depensation can cause irreversible population collapse. </w:t>
      </w:r>
      <w:r w:rsidR="00450434">
        <w:rPr>
          <w:rFonts w:ascii="Helvetica" w:hAnsi="Helvetica"/>
          <w:color w:val="000000" w:themeColor="text1"/>
          <w:sz w:val="22"/>
          <w:szCs w:val="22"/>
        </w:rPr>
        <w:t>The c</w:t>
      </w:r>
      <w:r w:rsidR="00642DF6">
        <w:rPr>
          <w:rFonts w:ascii="Helvetica" w:hAnsi="Helvetica"/>
          <w:color w:val="000000" w:themeColor="text1"/>
          <w:sz w:val="22"/>
          <w:szCs w:val="22"/>
        </w:rPr>
        <w:t xml:space="preserve">rossing </w:t>
      </w:r>
      <w:r w:rsidR="00450434">
        <w:rPr>
          <w:rFonts w:ascii="Helvetica" w:hAnsi="Helvetica"/>
          <w:color w:val="000000" w:themeColor="text1"/>
          <w:sz w:val="22"/>
          <w:szCs w:val="22"/>
        </w:rPr>
        <w:t xml:space="preserve">of </w:t>
      </w:r>
      <w:r w:rsidR="00642DF6">
        <w:rPr>
          <w:rFonts w:ascii="Helvetica" w:hAnsi="Helvetica"/>
          <w:color w:val="000000" w:themeColor="text1"/>
          <w:sz w:val="22"/>
          <w:szCs w:val="22"/>
        </w:rPr>
        <w:t>other thresholds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such as</w:t>
      </w:r>
      <w:ins w:id="31" w:author="Adrian Stier" w:date="2022-02-15T11:39:00Z">
        <w:r w:rsidR="00CD7E69">
          <w:rPr>
            <w:rFonts w:ascii="Helvetica" w:hAnsi="Helvetica"/>
            <w:color w:val="000000" w:themeColor="text1"/>
            <w:sz w:val="22"/>
            <w:szCs w:val="22"/>
          </w:rPr>
          <w:t xml:space="preserve"> those defined by </w:t>
        </w:r>
      </w:ins>
      <w:del w:id="32" w:author="Adrian Stier" w:date="2022-02-15T11:39:00Z">
        <w:r w:rsidR="00642DF6" w:rsidDel="00CD7E69">
          <w:rPr>
            <w:rFonts w:ascii="Helvetica" w:hAnsi="Helvetica"/>
            <w:color w:val="000000" w:themeColor="text1"/>
            <w:sz w:val="22"/>
            <w:szCs w:val="22"/>
          </w:rPr>
          <w:delText xml:space="preserve"> </w:delText>
        </w:r>
      </w:del>
      <w:r w:rsidR="00642DF6">
        <w:rPr>
          <w:rFonts w:ascii="Helvetica" w:hAnsi="Helvetica"/>
          <w:color w:val="000000" w:themeColor="text1"/>
          <w:sz w:val="22"/>
          <w:szCs w:val="22"/>
        </w:rPr>
        <w:t>limit reference points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w:t>
      </w:r>
      <w:r w:rsidR="00450434">
        <w:rPr>
          <w:rFonts w:ascii="Helvetica" w:hAnsi="Helvetica"/>
          <w:color w:val="000000" w:themeColor="text1"/>
          <w:sz w:val="22"/>
          <w:szCs w:val="22"/>
        </w:rPr>
        <w:t>is often reversible but can also have devastating social and economic consequences</w:t>
      </w:r>
      <w:r w:rsidR="006277FD">
        <w:rPr>
          <w:rFonts w:ascii="Helvetica" w:hAnsi="Helvetica"/>
          <w:color w:val="000000" w:themeColor="text1"/>
          <w:sz w:val="22"/>
          <w:szCs w:val="22"/>
        </w:rPr>
        <w:t xml:space="preserve"> </w:t>
      </w:r>
      <w:r w:rsidR="00010E6A">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&lt;EndNote&gt;&lt;Cite&gt;&lt;Author&gt;Kaplan&lt;/Author&gt;&lt;Year&gt;2012&lt;/Year&gt;&lt;RecNum&gt;6509&lt;/RecNum&gt;&lt;DisplayText&gt;[8]&lt;/DisplayText&gt;&lt;record&gt;&lt;rec-number&gt;6509&lt;/rec-number&gt;&lt;foreign-keys&gt;&lt;key app="EN" db-id="x0w5wa9airxrfze0ft2x20vgz0w5wpet5ftz" timestamp="1615846101" guid="b42518a5-d297-44f9-9ea1-a8a9fac27691"&gt;6509&lt;/key&gt;&lt;/foreign-keys&gt;&lt;ref-type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[8]</w:t>
      </w:r>
      <w:r w:rsidR="00010E6A">
        <w:rPr>
          <w:rFonts w:ascii="Helvetica" w:hAnsi="Helvetica"/>
          <w:color w:val="000000" w:themeColor="text1"/>
          <w:sz w:val="22"/>
          <w:szCs w:val="22"/>
        </w:rPr>
        <w:fldChar w:fldCharType="end"/>
      </w:r>
      <w:r w:rsidR="00D51E85">
        <w:rPr>
          <w:rFonts w:ascii="Helvetica" w:hAnsi="Helvetica"/>
          <w:color w:val="000000" w:themeColor="text1"/>
          <w:sz w:val="22"/>
          <w:szCs w:val="22"/>
        </w:rPr>
        <w:t>,</w:t>
      </w:r>
      <w:r w:rsidR="00450434">
        <w:rPr>
          <w:rFonts w:ascii="Helvetica" w:hAnsi="Helvetica"/>
          <w:color w:val="000000" w:themeColor="text1"/>
          <w:sz w:val="22"/>
          <w:szCs w:val="22"/>
        </w:rPr>
        <w:t xml:space="preserve"> particularly when crossing </w:t>
      </w:r>
      <w:ins w:id="33" w:author="Ben Halpern" w:date="2022-02-26T06:57:00Z">
        <w:r w:rsidR="009C2043">
          <w:rPr>
            <w:rFonts w:ascii="Helvetica" w:hAnsi="Helvetica"/>
            <w:color w:val="000000" w:themeColor="text1"/>
            <w:sz w:val="22"/>
            <w:szCs w:val="22"/>
          </w:rPr>
          <w:t>th</w:t>
        </w:r>
      </w:ins>
      <w:ins w:id="34" w:author="Ben Halpern" w:date="2022-02-26T06:58:00Z">
        <w:r w:rsidR="009C2043">
          <w:rPr>
            <w:rFonts w:ascii="Helvetica" w:hAnsi="Helvetica"/>
            <w:color w:val="000000" w:themeColor="text1"/>
            <w:sz w:val="22"/>
            <w:szCs w:val="22"/>
          </w:rPr>
          <w:t xml:space="preserve">em </w:t>
        </w:r>
      </w:ins>
      <w:r w:rsidR="00450434">
        <w:rPr>
          <w:rFonts w:ascii="Helvetica" w:hAnsi="Helvetica"/>
          <w:color w:val="000000" w:themeColor="text1"/>
          <w:sz w:val="22"/>
          <w:szCs w:val="22"/>
        </w:rPr>
        <w:t xml:space="preserve">triggers cessation of harvest or reduced access.  </w:t>
      </w:r>
    </w:p>
    <w:p w14:paraId="0B02ADA4" w14:textId="40EE2970" w:rsidR="008F57EE" w:rsidRPr="003805EE" w:rsidRDefault="00450434" w:rsidP="006551EE">
      <w:pPr>
        <w:pStyle w:val="p1"/>
        <w:ind w:firstLine="720"/>
        <w:rPr>
          <w:rFonts w:ascii="Helvetica" w:hAnsi="Helvetica"/>
          <w:color w:val="000000" w:themeColor="text1"/>
          <w:sz w:val="22"/>
          <w:szCs w:val="22"/>
        </w:rPr>
      </w:pPr>
      <w:r>
        <w:rPr>
          <w:rFonts w:ascii="Helvetica" w:hAnsi="Helvetica"/>
          <w:color w:val="000000" w:themeColor="text1"/>
          <w:sz w:val="22"/>
          <w:szCs w:val="22"/>
        </w:rPr>
        <w:t>H</w:t>
      </w:r>
      <w:r w:rsidR="00CF10E3">
        <w:rPr>
          <w:rFonts w:ascii="Helvetica" w:hAnsi="Helvetica"/>
          <w:color w:val="000000" w:themeColor="text1"/>
          <w:sz w:val="22"/>
          <w:szCs w:val="22"/>
        </w:rPr>
        <w:t>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sidR="00CF10E3">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Pr>
          <w:rFonts w:ascii="Helvetica" w:hAnsi="Helvetica"/>
          <w:color w:val="000000" w:themeColor="text1"/>
          <w:sz w:val="22"/>
          <w:szCs w:val="22"/>
        </w:rPr>
        <w:instrText xml:space="preserve"> ADDIN EN.CITE </w:instrText>
      </w:r>
      <w:r w:rsidR="00F72774">
        <w:rPr>
          <w:rFonts w:ascii="Helvetica" w:hAnsi="Helvetica"/>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Pr>
          <w:rFonts w:ascii="Helvetica" w:hAnsi="Helvetica"/>
          <w:color w:val="000000" w:themeColor="text1"/>
          <w:sz w:val="22"/>
          <w:szCs w:val="22"/>
        </w:rPr>
        <w:instrText xml:space="preserve"> ADDIN EN.CITE.DATA </w:instrText>
      </w:r>
      <w:r w:rsidR="00F72774">
        <w:rPr>
          <w:rFonts w:ascii="Helvetica" w:hAnsi="Helvetica"/>
          <w:color w:val="000000" w:themeColor="text1"/>
          <w:sz w:val="22"/>
          <w:szCs w:val="22"/>
        </w:rPr>
      </w:r>
      <w:r w:rsidR="00F72774">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F72774">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del w:id="35" w:author="Adrian Stier" w:date="2022-02-15T11:41:00Z">
        <w:r w:rsidR="008F57EE" w:rsidRPr="009F5481" w:rsidDel="00CD7E69">
          <w:rPr>
            <w:rFonts w:ascii="Helvetica" w:hAnsi="Helvetica"/>
            <w:color w:val="000000" w:themeColor="text1"/>
            <w:sz w:val="22"/>
            <w:szCs w:val="22"/>
            <w:highlight w:val="yellow"/>
            <w:rPrChange w:id="36" w:author="Adrian Stier" w:date="2022-02-15T11:51:00Z">
              <w:rPr>
                <w:rFonts w:ascii="Helvetica" w:hAnsi="Helvetica"/>
                <w:color w:val="000000" w:themeColor="text1"/>
                <w:sz w:val="22"/>
                <w:szCs w:val="22"/>
              </w:rPr>
            </w:rPrChange>
          </w:rPr>
          <w:delText>Moreover, e</w:delText>
        </w:r>
      </w:del>
      <w:ins w:id="37" w:author="Adrian Stier" w:date="2022-02-15T11:41:00Z">
        <w:r w:rsidR="00CD7E69" w:rsidRPr="009F5481">
          <w:rPr>
            <w:rFonts w:ascii="Helvetica" w:hAnsi="Helvetica"/>
            <w:color w:val="000000" w:themeColor="text1"/>
            <w:sz w:val="22"/>
            <w:szCs w:val="22"/>
            <w:highlight w:val="yellow"/>
            <w:rPrChange w:id="38" w:author="Adrian Stier" w:date="2022-02-15T11:51:00Z">
              <w:rPr>
                <w:rFonts w:ascii="Helvetica" w:hAnsi="Helvetica"/>
                <w:color w:val="000000" w:themeColor="text1"/>
                <w:sz w:val="22"/>
                <w:szCs w:val="22"/>
              </w:rPr>
            </w:rPrChange>
          </w:rPr>
          <w:t>E</w:t>
        </w:r>
      </w:ins>
      <w:r w:rsidR="008F57EE" w:rsidRPr="009F5481">
        <w:rPr>
          <w:rFonts w:ascii="Helvetica" w:hAnsi="Helvetica"/>
          <w:color w:val="000000" w:themeColor="text1"/>
          <w:sz w:val="22"/>
          <w:szCs w:val="22"/>
          <w:highlight w:val="yellow"/>
          <w:rPrChange w:id="39" w:author="Adrian Stier" w:date="2022-02-15T11:51:00Z">
            <w:rPr>
              <w:rFonts w:ascii="Helvetica" w:hAnsi="Helvetica"/>
              <w:color w:val="000000" w:themeColor="text1"/>
              <w:sz w:val="22"/>
              <w:szCs w:val="22"/>
            </w:rPr>
          </w:rPrChange>
        </w:rPr>
        <w:t xml:space="preserve">ven with </w:t>
      </w:r>
      <w:r w:rsidR="00422FAC" w:rsidRPr="009F5481">
        <w:rPr>
          <w:rFonts w:ascii="Helvetica" w:hAnsi="Helvetica"/>
          <w:color w:val="000000" w:themeColor="text1"/>
          <w:sz w:val="22"/>
          <w:szCs w:val="22"/>
          <w:highlight w:val="yellow"/>
          <w:rPrChange w:id="40" w:author="Adrian Stier" w:date="2022-02-15T11:51:00Z">
            <w:rPr>
              <w:rFonts w:ascii="Helvetica" w:hAnsi="Helvetica"/>
              <w:color w:val="000000" w:themeColor="text1"/>
              <w:sz w:val="22"/>
              <w:szCs w:val="22"/>
            </w:rPr>
          </w:rPrChange>
        </w:rPr>
        <w:t>consistent and intensive</w:t>
      </w:r>
      <w:r w:rsidR="00F84D49" w:rsidRPr="009F5481">
        <w:rPr>
          <w:rFonts w:ascii="Helvetica" w:hAnsi="Helvetica"/>
          <w:color w:val="000000" w:themeColor="text1"/>
          <w:sz w:val="22"/>
          <w:szCs w:val="22"/>
          <w:highlight w:val="yellow"/>
          <w:rPrChange w:id="41" w:author="Adrian Stier" w:date="2022-02-15T11:51:00Z">
            <w:rPr>
              <w:rFonts w:ascii="Helvetica" w:hAnsi="Helvetica"/>
              <w:color w:val="000000" w:themeColor="text1"/>
              <w:sz w:val="22"/>
              <w:szCs w:val="22"/>
            </w:rPr>
          </w:rPrChange>
        </w:rPr>
        <w:t xml:space="preserve"> </w:t>
      </w:r>
      <w:r w:rsidR="008F57EE" w:rsidRPr="009F5481">
        <w:rPr>
          <w:rFonts w:ascii="Helvetica" w:hAnsi="Helvetica"/>
          <w:color w:val="000000" w:themeColor="text1"/>
          <w:sz w:val="22"/>
          <w:szCs w:val="22"/>
          <w:highlight w:val="yellow"/>
          <w:rPrChange w:id="42" w:author="Adrian Stier" w:date="2022-02-15T11:51:00Z">
            <w:rPr>
              <w:rFonts w:ascii="Helvetica" w:hAnsi="Helvetica"/>
              <w:color w:val="000000" w:themeColor="text1"/>
              <w:sz w:val="22"/>
              <w:szCs w:val="22"/>
            </w:rPr>
          </w:rPrChange>
        </w:rPr>
        <w:t xml:space="preserve">monitoring, managers </w:t>
      </w:r>
      <w:r w:rsidR="00053CE0" w:rsidRPr="009F5481">
        <w:rPr>
          <w:rFonts w:ascii="Helvetica" w:hAnsi="Helvetica"/>
          <w:color w:val="000000" w:themeColor="text1"/>
          <w:sz w:val="22"/>
          <w:szCs w:val="22"/>
          <w:highlight w:val="yellow"/>
          <w:rPrChange w:id="43" w:author="Adrian Stier" w:date="2022-02-15T11:51:00Z">
            <w:rPr>
              <w:rFonts w:ascii="Helvetica" w:hAnsi="Helvetica"/>
              <w:color w:val="000000" w:themeColor="text1"/>
              <w:sz w:val="22"/>
              <w:szCs w:val="22"/>
            </w:rPr>
          </w:rPrChange>
        </w:rPr>
        <w:t>m</w:t>
      </w:r>
      <w:r w:rsidR="00053CE0">
        <w:rPr>
          <w:rFonts w:ascii="Helvetica" w:hAnsi="Helvetica"/>
          <w:color w:val="000000" w:themeColor="text1"/>
          <w:sz w:val="22"/>
          <w:szCs w:val="22"/>
        </w:rPr>
        <w:t>ay</w:t>
      </w:r>
      <w:r w:rsidR="00053CE0"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to crossing a </w:t>
      </w:r>
      <w:r w:rsidR="00223FC7">
        <w:rPr>
          <w:rFonts w:ascii="Helvetica" w:hAnsi="Helvetica"/>
          <w:color w:val="000000" w:themeColor="text1"/>
          <w:sz w:val="22"/>
          <w:szCs w:val="22"/>
        </w:rPr>
        <w:t>critical threshold</w:t>
      </w:r>
      <w:ins w:id="44" w:author="Adrian Stier" w:date="2022-02-15T11:41:00Z">
        <w:r w:rsidR="00EF3A81">
          <w:rPr>
            <w:rFonts w:ascii="Helvetica" w:hAnsi="Helvetica"/>
            <w:color w:val="000000" w:themeColor="text1"/>
            <w:sz w:val="22"/>
            <w:szCs w:val="22"/>
          </w:rPr>
          <w:t>, or whether such a threshold exists</w:t>
        </w:r>
      </w:ins>
      <w:r w:rsidR="008F57EE" w:rsidRPr="003805EE">
        <w:rPr>
          <w:rFonts w:ascii="Helvetica" w:hAnsi="Helvetica"/>
          <w:color w:val="000000" w:themeColor="text1"/>
          <w:sz w:val="22"/>
          <w:szCs w:val="22"/>
        </w:rPr>
        <w:t xml:space="preserve">. </w:t>
      </w:r>
      <w:ins w:id="45" w:author="Adrian Stier" w:date="2022-02-15T11:41:00Z">
        <w:r w:rsidR="00EF3A81">
          <w:rPr>
            <w:rFonts w:eastAsia="Helvetica Neue" w:cs="Helvetica Neue"/>
            <w:color w:val="000000"/>
            <w:sz w:val="22"/>
            <w:szCs w:val="22"/>
          </w:rPr>
          <w:t>For example, Allee effects have long been suspected to occur in fish populations and evidence suggests that they may be the cause of some population collapses, but evidence for these effects is hard to come by because of issues with observing low densities and with aggregating data from subpopulations</w:t>
        </w:r>
      </w:ins>
      <w:ins w:id="46" w:author="Adrian Stier" w:date="2022-02-15T11:47:00Z">
        <w:r w:rsidR="00EF3A81">
          <w:rPr>
            <w:rFonts w:eastAsia="Helvetica Neue" w:cs="Helvetica Neue"/>
            <w:color w:val="000000"/>
            <w:sz w:val="22"/>
            <w:szCs w:val="22"/>
          </w:rPr>
          <w:t xml:space="preserve"> </w:t>
        </w:r>
      </w:ins>
      <w:r w:rsidR="00042226">
        <w:rPr>
          <w:rFonts w:ascii="Helvetica" w:hAnsi="Helvetica"/>
          <w:color w:val="000000" w:themeColor="text1"/>
          <w:sz w:val="22"/>
          <w:szCs w:val="22"/>
        </w:rPr>
        <w:fldChar w:fldCharType="begin"/>
      </w:r>
      <w:r w:rsidR="0056080B">
        <w:rPr>
          <w:rFonts w:ascii="Helvetica" w:hAnsi="Helvetica"/>
          <w:color w:val="000000" w:themeColor="text1"/>
          <w:sz w:val="22"/>
          <w:szCs w:val="22"/>
        </w:rPr>
        <w:instrText xml:space="preserve"> ADDIN EN.CITE &lt;EndNote&gt;&lt;Cite&gt;&lt;Author&gt;Liermann&lt;/Author&gt;&lt;Year&gt;1997&lt;/Year&gt;&lt;RecNum&gt;6519&lt;/RecNum&gt;&lt;DisplayText&gt;[9, 10]&lt;/DisplayText&gt;&lt;record&gt;&lt;rec-number&gt;6519&lt;/rec-number&gt;&lt;foreign-keys&gt;&lt;key app="EN" db-id="x0w5wa9airxrfze0ft2x20vgz0w5wpet5ftz" timestamp="1644954405" guid="4afce09d-abb7-46a1-bd1b-f0b77d54e42d"&gt;6519&lt;/key&gt;&lt;/foreign-keys&gt;&lt;ref-type name="Journal Article"&gt;17&lt;/ref-type&gt;&lt;contributors&gt;&lt;authors&gt;&lt;author&gt;Liermann, Martin&lt;/author&gt;&lt;author&gt;Hilborn, Ray&lt;/author&gt;&lt;/authors&gt;&lt;/contributors&gt;&lt;titles&gt;&lt;title&gt;Depensation in fish stocks: a hierarchic Bayesian meta-analysis&lt;/title&gt;&lt;secondary-title&gt;Canadian Journal of Fisheries and Aquatic Sciences&lt;/secondary-title&gt;&lt;/titles&gt;&lt;periodical&gt;&lt;full-title&gt;Canadian Journal of Fisheries and Aquatic Sciences&lt;/full-title&gt;&lt;/periodical&gt;&lt;pages&gt;1976-1984&lt;/pages&gt;&lt;volume&gt;54&lt;/volume&gt;&lt;number&gt;9&lt;/number&gt;&lt;dates&gt;&lt;year&gt;1997&lt;/year&gt;&lt;/dates&gt;&lt;isbn&gt;0706-652X&lt;/isbn&gt;&lt;urls&gt;&lt;/urls&gt;&lt;/record&gt;&lt;/Cite&gt;&lt;Cite&gt;&lt;Author&gt;Frank&lt;/Author&gt;&lt;Year&gt;2000&lt;/Year&gt;&lt;RecNum&gt;6520&lt;/RecNum&gt;&lt;record&gt;&lt;rec-number&gt;6520&lt;/rec-number&gt;&lt;foreign-keys&gt;&lt;key app="EN" db-id="x0w5wa9airxrfze0ft2x20vgz0w5wpet5ftz" timestamp="1644954468" guid="37235427-3bf3-4990-912d-6cb2011412f8"&gt;6520&lt;/key&gt;&lt;/foreign-keys&gt;&lt;ref-type name="Journal Article"&gt;17&lt;/ref-type&gt;&lt;contributors&gt;&lt;authors&gt;&lt;author&gt;Frank, Kenneth T&lt;/author&gt;&lt;author&gt;Brickman, David&lt;/author&gt;&lt;/authors&gt;&lt;/contributors&gt;&lt;titles&gt;&lt;title&gt;Allee effects and compensatory population dynamics within a stock complex&lt;/title&gt;&lt;secondary-title&gt;Canadian Journal of Fisheries and Aquatic Sciences&lt;/secondary-title&gt;&lt;/titles&gt;&lt;periodical&gt;&lt;full-title&gt;Canadian Journal of Fisheries and Aquatic Sciences&lt;/full-title&gt;&lt;/periodical&gt;&lt;pages&gt;513-517&lt;/pages&gt;&lt;volume&gt;57&lt;/volume&gt;&lt;number&gt;3&lt;/number&gt;&lt;dates&gt;&lt;year&gt;2000&lt;/year&gt;&lt;/dates&gt;&lt;isbn&gt;0706-652X&lt;/isbn&gt;&lt;urls&gt;&lt;/urls&gt;&lt;/record&gt;&lt;/Cite&gt;&lt;/EndNote&gt;</w:instrText>
      </w:r>
      <w:r w:rsidR="00042226">
        <w:rPr>
          <w:rFonts w:ascii="Helvetica" w:hAnsi="Helvetica"/>
          <w:color w:val="000000" w:themeColor="text1"/>
          <w:sz w:val="22"/>
          <w:szCs w:val="22"/>
        </w:rPr>
        <w:fldChar w:fldCharType="separate"/>
      </w:r>
      <w:r w:rsidR="00042226">
        <w:rPr>
          <w:rFonts w:ascii="Helvetica" w:hAnsi="Helvetica"/>
          <w:noProof/>
          <w:color w:val="000000" w:themeColor="text1"/>
          <w:sz w:val="22"/>
          <w:szCs w:val="22"/>
        </w:rPr>
        <w:t>[9, 10]</w:t>
      </w:r>
      <w:r w:rsidR="00042226">
        <w:rPr>
          <w:rFonts w:ascii="Helvetica" w:hAnsi="Helvetica"/>
          <w:color w:val="000000" w:themeColor="text1"/>
          <w:sz w:val="22"/>
          <w:szCs w:val="22"/>
        </w:rPr>
        <w:fldChar w:fldCharType="end"/>
      </w:r>
      <w:ins w:id="47" w:author="Adrian Stier" w:date="2022-02-15T11:48:00Z">
        <w:r w:rsidR="00190043">
          <w:rPr>
            <w:rFonts w:eastAsia="Helvetica Neue" w:cs="Helvetica Neue"/>
            <w:color w:val="000000"/>
            <w:sz w:val="22"/>
            <w:szCs w:val="22"/>
          </w:rPr>
          <w:t xml:space="preserve">. </w:t>
        </w:r>
        <w:r w:rsidR="000F3BDE">
          <w:rPr>
            <w:rFonts w:eastAsia="Helvetica Neue" w:cs="Helvetica Neue"/>
            <w:color w:val="000000"/>
            <w:sz w:val="22"/>
            <w:szCs w:val="22"/>
          </w:rPr>
          <w:t>‘Emergent’ Allee effects can result from increases in predator abundance even if prey populations remain constant</w:t>
        </w:r>
      </w:ins>
      <w:ins w:id="48" w:author="Adrian Stier" w:date="2022-02-15T11:49:00Z">
        <w:r w:rsidR="000F3BDE">
          <w:rPr>
            <w:rFonts w:eastAsia="Helvetica Neue" w:cs="Helvetica Neue"/>
            <w:color w:val="000000"/>
            <w:sz w:val="22"/>
            <w:szCs w:val="22"/>
          </w:rPr>
          <w:t xml:space="preserve"> </w:t>
        </w:r>
      </w:ins>
      <w:r w:rsidR="00042226">
        <w:rPr>
          <w:rFonts w:eastAsia="Helvetica Neue" w:cs="Helvetica Neue"/>
          <w:color w:val="000000"/>
          <w:sz w:val="22"/>
          <w:szCs w:val="22"/>
        </w:rPr>
        <w:fldChar w:fldCharType="begin"/>
      </w:r>
      <w:r w:rsidR="0056080B">
        <w:rPr>
          <w:rFonts w:eastAsia="Helvetica Neue" w:cs="Helvetica Neue"/>
          <w:color w:val="000000"/>
          <w:sz w:val="22"/>
          <w:szCs w:val="22"/>
        </w:rPr>
        <w:instrText xml:space="preserve"> ADDIN EN.CITE &lt;EndNote&gt;&lt;Cite&gt;&lt;Author&gt;Courchamp&lt;/Author&gt;&lt;Year&gt;2008&lt;/Year&gt;&lt;RecNum&gt;6521&lt;/RecNum&gt;&lt;DisplayText&gt;[11, 12]&lt;/DisplayText&gt;&lt;record&gt;&lt;rec-number&gt;6521&lt;/rec-number&gt;&lt;foreign-keys&gt;&lt;key app="EN" db-id="x0w5wa9airxrfze0ft2x20vgz0w5wpet5ftz" timestamp="1644954542" guid="7940524f-35f4-4ce7-9cad-0cb97dbc3857"&gt;6521&lt;/key&gt;&lt;/foreign-keys&gt;&lt;ref-type name="Book"&gt;6&lt;/ref-type&gt;&lt;contributors&gt;&lt;authors&gt;&lt;author&gt;Courchamp, Franck&lt;/author&gt;&lt;author&gt;Berec, Ludek&lt;/author&gt;&lt;author&gt;Gascoigne, Joanna&lt;/author&gt;&lt;/authors&gt;&lt;/contributors&gt;&lt;titles&gt;&lt;title&gt;Allee effects in ecology and conservation&lt;/title&gt;&lt;/titles&gt;&lt;dates&gt;&lt;year&gt;2008&lt;/year&gt;&lt;/dates&gt;&lt;publisher&gt;OUP Oxford&lt;/publisher&gt;&lt;isbn&gt;0191524662&lt;/isbn&gt;&lt;urls&gt;&lt;/urls&gt;&lt;/record&gt;&lt;/Cite&gt;&lt;Cite&gt;&lt;Author&gt;Swain&lt;/Author&gt;&lt;Year&gt;2011&lt;/Year&gt;&lt;RecNum&gt;6522&lt;/RecNum&gt;&lt;record&gt;&lt;rec-number&gt;6522&lt;/rec-number&gt;&lt;foreign-keys&gt;&lt;key app="EN" db-id="x0w5wa9airxrfze0ft2x20vgz0w5wpet5ftz" timestamp="1644954569" guid="ea260cd1-a415-4272-b4b2-8871e49ed770"&gt;6522&lt;/key&gt;&lt;/foreign-keys&gt;&lt;ref-type name="Journal Article"&gt;17&lt;/ref-type&gt;&lt;contributors&gt;&lt;authors&gt;&lt;author&gt;Swain, Douglas P&lt;/author&gt;&lt;/authors&gt;&lt;/contributors&gt;&lt;titles&gt;&lt;title&gt;Life‐history evolution and elevated natural mortality in a population of Atlantic cod (Gadus morhua)&lt;/title&gt;&lt;secondary-title&gt;Evolutionary Applications&lt;/secondary-title&gt;&lt;/titles&gt;&lt;periodical&gt;&lt;full-title&gt;Evolutionary Applications&lt;/full-title&gt;&lt;/periodical&gt;&lt;pages&gt;18-29&lt;/pages&gt;&lt;volume&gt;4&lt;/volume&gt;&lt;number&gt;1&lt;/number&gt;&lt;dates&gt;&lt;year&gt;2011&lt;/year&gt;&lt;/dates&gt;&lt;isbn&gt;1752-4571&lt;/isbn&gt;&lt;urls&gt;&lt;/urls&gt;&lt;/record&gt;&lt;/Cite&gt;&lt;/EndNote&gt;</w:instrText>
      </w:r>
      <w:r w:rsidR="00042226">
        <w:rPr>
          <w:rFonts w:eastAsia="Helvetica Neue" w:cs="Helvetica Neue"/>
          <w:color w:val="000000"/>
          <w:sz w:val="22"/>
          <w:szCs w:val="22"/>
        </w:rPr>
        <w:fldChar w:fldCharType="separate"/>
      </w:r>
      <w:r w:rsidR="00042226">
        <w:rPr>
          <w:rFonts w:eastAsia="Helvetica Neue" w:cs="Helvetica Neue"/>
          <w:noProof/>
          <w:color w:val="000000"/>
          <w:sz w:val="22"/>
          <w:szCs w:val="22"/>
        </w:rPr>
        <w:t>[11, 12]</w:t>
      </w:r>
      <w:r w:rsidR="00042226">
        <w:rPr>
          <w:rFonts w:eastAsia="Helvetica Neue" w:cs="Helvetica Neue"/>
          <w:color w:val="000000"/>
          <w:sz w:val="22"/>
          <w:szCs w:val="22"/>
        </w:rPr>
        <w:fldChar w:fldCharType="end"/>
      </w:r>
      <w:ins w:id="49" w:author="Adrian Stier" w:date="2022-02-15T11:50:00Z">
        <w:r w:rsidR="00403113">
          <w:rPr>
            <w:rFonts w:eastAsia="Helvetica Neue" w:cs="Helvetica Neue"/>
            <w:color w:val="000000"/>
            <w:sz w:val="22"/>
            <w:szCs w:val="22"/>
          </w:rPr>
          <w:t xml:space="preserve">. Even in a case where a threshold is known to exist </w:t>
        </w:r>
      </w:ins>
      <w:del w:id="50" w:author="Adrian Stier" w:date="2022-02-15T11:50:00Z">
        <w:r w:rsidR="008F57EE" w:rsidRPr="003805EE" w:rsidDel="00403113">
          <w:rPr>
            <w:rFonts w:ascii="Helvetica" w:hAnsi="Helvetica"/>
            <w:color w:val="000000" w:themeColor="text1"/>
            <w:sz w:val="22"/>
            <w:szCs w:val="22"/>
          </w:rPr>
          <w:delText>T</w:delText>
        </w:r>
      </w:del>
      <w:ins w:id="51" w:author="Adrian Stier" w:date="2022-02-15T11:50:00Z">
        <w:r w:rsidR="00403113">
          <w:rPr>
            <w:rFonts w:ascii="Helvetica" w:hAnsi="Helvetica"/>
            <w:color w:val="000000" w:themeColor="text1"/>
            <w:sz w:val="22"/>
            <w:szCs w:val="22"/>
          </w:rPr>
          <w:t>t</w:t>
        </w:r>
      </w:ins>
      <w:r w:rsidR="008F57EE" w:rsidRPr="003805EE">
        <w:rPr>
          <w:rFonts w:ascii="Helvetica" w:hAnsi="Helvetica"/>
          <w:color w:val="000000" w:themeColor="text1"/>
          <w:sz w:val="22"/>
          <w:szCs w:val="22"/>
        </w:rPr>
        <w:t xml:space="preserve">wo factors </w:t>
      </w:r>
      <w:ins w:id="52" w:author="Adrian Stier" w:date="2022-02-15T11:51:00Z">
        <w:r w:rsidR="00403113">
          <w:rPr>
            <w:rFonts w:ascii="Helvetica" w:hAnsi="Helvetica"/>
            <w:color w:val="000000" w:themeColor="text1"/>
            <w:sz w:val="22"/>
            <w:szCs w:val="22"/>
          </w:rPr>
          <w:t>would prevent managers from knowing how close a stock is to such a threshold</w:t>
        </w:r>
      </w:ins>
      <w:del w:id="53" w:author="Adrian Stier" w:date="2022-02-15T11:51:00Z">
        <w:r w:rsidR="008F57EE" w:rsidRPr="003805EE" w:rsidDel="00403113">
          <w:rPr>
            <w:rFonts w:ascii="Helvetica" w:hAnsi="Helvetica"/>
            <w:color w:val="000000" w:themeColor="text1"/>
            <w:sz w:val="22"/>
            <w:szCs w:val="22"/>
          </w:rPr>
          <w:delText xml:space="preserve">underlie this </w:delText>
        </w:r>
        <w:r w:rsidR="00F84D49" w:rsidRPr="003805EE" w:rsidDel="00403113">
          <w:rPr>
            <w:rFonts w:ascii="Helvetica" w:hAnsi="Helvetica"/>
            <w:color w:val="000000" w:themeColor="text1"/>
            <w:sz w:val="22"/>
            <w:szCs w:val="22"/>
          </w:rPr>
          <w:delText>fun</w:delText>
        </w:r>
      </w:del>
      <w:del w:id="54" w:author="Adrian Stier" w:date="2022-02-15T11:50:00Z">
        <w:r w:rsidR="00F84D49" w:rsidRPr="003805EE" w:rsidDel="00403113">
          <w:rPr>
            <w:rFonts w:ascii="Helvetica" w:hAnsi="Helvetica"/>
            <w:color w:val="000000" w:themeColor="text1"/>
            <w:sz w:val="22"/>
            <w:szCs w:val="22"/>
          </w:rPr>
          <w:delText xml:space="preserve">damental </w:delText>
        </w:r>
        <w:r w:rsidR="008F57EE" w:rsidRPr="003805EE" w:rsidDel="00403113">
          <w:rPr>
            <w:rFonts w:ascii="Helvetica" w:hAnsi="Helvetica"/>
            <w:color w:val="000000" w:themeColor="text1"/>
            <w:sz w:val="22"/>
            <w:szCs w:val="22"/>
          </w:rPr>
          <w:delText>uncertainty</w:delText>
        </w:r>
      </w:del>
      <w:r w:rsidR="008F57EE" w:rsidRPr="003805EE">
        <w:rPr>
          <w:rFonts w:ascii="Helvetica" w:hAnsi="Helvetica"/>
          <w:color w:val="000000" w:themeColor="text1"/>
          <w:sz w:val="22"/>
          <w:szCs w:val="22"/>
        </w:rPr>
        <w:t xml:space="preserve">.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w:t>
      </w:r>
      <w:r w:rsidR="00422FAC" w:rsidRPr="00450434">
        <w:rPr>
          <w:rFonts w:ascii="Helvetica" w:hAnsi="Helvetica"/>
          <w:color w:val="000000" w:themeColor="text1"/>
          <w:sz w:val="22"/>
          <w:szCs w:val="22"/>
        </w:rPr>
        <w:t>natural</w:t>
      </w:r>
      <w:r w:rsidR="00422FAC">
        <w:rPr>
          <w:rFonts w:ascii="Helvetica" w:hAnsi="Helvetica"/>
          <w:color w:val="000000" w:themeColor="text1"/>
          <w:sz w:val="22"/>
          <w:szCs w:val="22"/>
        </w:rPr>
        <w:t xml:space="preserve">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042226">
        <w:rPr>
          <w:rFonts w:ascii="Helvetica" w:hAnsi="Helvetica"/>
          <w:color w:val="000000" w:themeColor="text1"/>
          <w:sz w:val="22"/>
          <w:szCs w:val="22"/>
        </w:rPr>
        <w:instrText xml:space="preserve"> ADDIN EN.CITE &lt;EndNote&gt;&lt;Cite&gt;&lt;Author&gt;Mangel&lt;/Author&gt;&lt;Year&gt;2000&lt;/Year&gt;&lt;RecNum&gt;2455&lt;/RecNum&gt;&lt;DisplayText&gt;[13]&lt;/DisplayText&gt;&lt;record&gt;&lt;rec-number&gt;2455&lt;/rec-number&gt;&lt;foreign-keys&gt;&lt;key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42226">
        <w:rPr>
          <w:rFonts w:ascii="Helvetica" w:hAnsi="Helvetica"/>
          <w:noProof/>
          <w:color w:val="000000" w:themeColor="text1"/>
          <w:sz w:val="22"/>
          <w:szCs w:val="22"/>
        </w:rPr>
        <w:t>[13]</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r w:rsidR="00671A36">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w:t>
      </w:r>
      <w:r w:rsidR="004470BA">
        <w:rPr>
          <w:rFonts w:ascii="Helvetica" w:hAnsi="Helvetica"/>
          <w:color w:val="000000" w:themeColor="text1"/>
          <w:sz w:val="22"/>
          <w:szCs w:val="22"/>
        </w:rPr>
        <w:t xml:space="preserve">populations </w:t>
      </w:r>
      <w:r w:rsidR="00422FAC">
        <w:rPr>
          <w:rFonts w:ascii="Helvetica" w:hAnsi="Helvetica"/>
          <w:color w:val="000000" w:themeColor="text1"/>
          <w:sz w:val="22"/>
          <w:szCs w:val="22"/>
        </w:rPr>
        <w:t xml:space="preserve">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as being a </w:t>
      </w:r>
      <w:r w:rsidR="00915035">
        <w:rPr>
          <w:rFonts w:ascii="Helvetica" w:hAnsi="Helvetica"/>
          <w:color w:val="000000" w:themeColor="text1"/>
          <w:sz w:val="22"/>
          <w:szCs w:val="22"/>
        </w:rPr>
        <w:t>‘</w:t>
      </w:r>
      <w:r w:rsidR="008F57EE" w:rsidRPr="003805EE">
        <w:rPr>
          <w:rFonts w:ascii="Helvetica" w:hAnsi="Helvetica"/>
          <w:color w:val="000000" w:themeColor="text1"/>
          <w:sz w:val="22"/>
          <w:szCs w:val="22"/>
        </w:rPr>
        <w:t>safe</w:t>
      </w:r>
      <w:r w:rsidR="00915035">
        <w:rPr>
          <w:rFonts w:ascii="Helvetica" w:hAnsi="Helvetica"/>
          <w:color w:val="000000" w:themeColor="text1"/>
          <w:sz w:val="22"/>
          <w:szCs w:val="22"/>
        </w:rPr>
        <w:t>’</w:t>
      </w:r>
      <w:r w:rsidR="00915035"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distance from a threshold, when in reality the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ins w:id="55" w:author="Adrian Stier" w:date="2022-02-15T11:47:00Z">
        <w:r w:rsidR="00EF3A81" w:rsidRPr="00EF3A81">
          <w:t xml:space="preserve"> </w:t>
        </w:r>
      </w:ins>
    </w:p>
    <w:p w14:paraId="5CA2BD05" w14:textId="6015685D" w:rsidR="009C366A" w:rsidRPr="003805EE" w:rsidRDefault="00BE073F" w:rsidP="006551EE">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w:t>
      </w:r>
      <w:r w:rsidR="003663AE" w:rsidRPr="003805EE">
        <w:rPr>
          <w:rFonts w:ascii="Helvetica" w:hAnsi="Helvetica"/>
          <w:sz w:val="22"/>
          <w:szCs w:val="22"/>
        </w:rPr>
        <w:lastRenderedPageBreak/>
        <w:t xml:space="preserve">benefits </w:t>
      </w:r>
      <w:r w:rsidR="009437F6">
        <w:rPr>
          <w:rFonts w:ascii="Helvetica" w:hAnsi="Helvetica"/>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Pr>
          <w:rFonts w:ascii="Helvetica" w:hAnsi="Helvetica"/>
          <w:sz w:val="22"/>
          <w:szCs w:val="22"/>
        </w:rPr>
        <w:instrText xml:space="preserve"> ADDIN EN.CITE </w:instrText>
      </w:r>
      <w:r w:rsidR="00042226">
        <w:rPr>
          <w:rFonts w:ascii="Helvetica" w:hAnsi="Helvetica"/>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Pr>
          <w:rFonts w:ascii="Helvetica" w:hAnsi="Helvetica"/>
          <w:sz w:val="22"/>
          <w:szCs w:val="22"/>
        </w:rPr>
        <w:instrText xml:space="preserve"> ADDIN EN.CITE.DATA </w:instrText>
      </w:r>
      <w:r w:rsidR="00042226">
        <w:rPr>
          <w:rFonts w:ascii="Helvetica" w:hAnsi="Helvetica"/>
          <w:sz w:val="22"/>
          <w:szCs w:val="22"/>
        </w:rPr>
      </w:r>
      <w:r w:rsidR="00042226">
        <w:rPr>
          <w:rFonts w:ascii="Helvetica" w:hAnsi="Helvetica"/>
          <w:sz w:val="22"/>
          <w:szCs w:val="22"/>
        </w:rPr>
        <w:fldChar w:fldCharType="end"/>
      </w:r>
      <w:r w:rsidR="009437F6">
        <w:rPr>
          <w:rFonts w:ascii="Helvetica" w:hAnsi="Helvetica"/>
          <w:sz w:val="22"/>
          <w:szCs w:val="22"/>
        </w:rPr>
      </w:r>
      <w:r w:rsidR="009437F6">
        <w:rPr>
          <w:rFonts w:ascii="Helvetica" w:hAnsi="Helvetica"/>
          <w:sz w:val="22"/>
          <w:szCs w:val="22"/>
        </w:rPr>
        <w:fldChar w:fldCharType="separate"/>
      </w:r>
      <w:r w:rsidR="00042226">
        <w:rPr>
          <w:rFonts w:ascii="Helvetica" w:hAnsi="Helvetica"/>
          <w:noProof/>
          <w:sz w:val="22"/>
          <w:szCs w:val="22"/>
        </w:rPr>
        <w:t>[3, 14, 15]</w:t>
      </w:r>
      <w:r w:rsidR="009437F6">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42226">
        <w:rPr>
          <w:rFonts w:ascii="Helvetica" w:hAnsi="Helvetica"/>
          <w:sz w:val="22"/>
          <w:szCs w:val="22"/>
        </w:rPr>
        <w:instrText xml:space="preserve"> ADDIN EN.CITE &lt;EndNote&gt;&lt;Cite&gt;&lt;Author&gt;Chadès&lt;/Author&gt;&lt;Year&gt;2008&lt;/Year&gt;&lt;RecNum&gt;8545&lt;/RecNum&gt;&lt;DisplayText&gt;[16]&lt;/DisplayText&gt;&lt;record&gt;&lt;rec-number&gt;8545&lt;/rec-number&gt;&lt;foreign-keys&gt;&lt;key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42226">
        <w:rPr>
          <w:rFonts w:ascii="Helvetica" w:hAnsi="Helvetica"/>
          <w:noProof/>
          <w:sz w:val="22"/>
          <w:szCs w:val="22"/>
        </w:rPr>
        <w:t>[16]</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w:t>
      </w:r>
      <w:r w:rsidR="00915035">
        <w:rPr>
          <w:rFonts w:ascii="Helvetica" w:hAnsi="Helvetica"/>
          <w:sz w:val="22"/>
          <w:szCs w:val="22"/>
        </w:rPr>
        <w:t xml:space="preserve">or </w:t>
      </w:r>
      <w:r w:rsidR="005654D0">
        <w:rPr>
          <w:rFonts w:ascii="Helvetica" w:hAnsi="Helvetica"/>
          <w:sz w:val="22"/>
          <w:szCs w:val="22"/>
        </w:rPr>
        <w:t>monitoring a proportion of the population that does not provide a</w:t>
      </w:r>
      <w:ins w:id="56" w:author="Adrian Stier" w:date="2022-02-17T08:58:00Z">
        <w:r w:rsidR="006C2B7C">
          <w:rPr>
            <w:rFonts w:ascii="Helvetica" w:hAnsi="Helvetica"/>
            <w:sz w:val="22"/>
            <w:szCs w:val="22"/>
          </w:rPr>
          <w:t xml:space="preserve"> precise </w:t>
        </w:r>
      </w:ins>
      <w:del w:id="57" w:author="Adrian Stier" w:date="2022-02-17T08:58:00Z">
        <w:r w:rsidR="005654D0" w:rsidDel="006C2B7C">
          <w:rPr>
            <w:rFonts w:ascii="Helvetica" w:hAnsi="Helvetica"/>
            <w:sz w:val="22"/>
            <w:szCs w:val="22"/>
          </w:rPr>
          <w:delText xml:space="preserve">n accurate </w:delText>
        </w:r>
      </w:del>
      <w:r w:rsidR="005654D0">
        <w:rPr>
          <w:rFonts w:ascii="Helvetica" w:hAnsi="Helvetica"/>
          <w:sz w:val="22"/>
          <w:szCs w:val="22"/>
        </w:rPr>
        <w:t>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w:t>
      </w:r>
      <w:r w:rsidR="00EA6027">
        <w:rPr>
          <w:rFonts w:ascii="Helvetica" w:hAnsi="Helvetica"/>
          <w:sz w:val="22"/>
          <w:szCs w:val="22"/>
        </w:rPr>
        <w:t xml:space="preserve">for harvested </w:t>
      </w:r>
      <w:r w:rsidR="004470BA">
        <w:rPr>
          <w:rFonts w:ascii="Helvetica" w:hAnsi="Helvetica"/>
          <w:sz w:val="22"/>
          <w:szCs w:val="22"/>
        </w:rPr>
        <w:t>populations</w:t>
      </w:r>
      <w:r w:rsidR="004470BA" w:rsidRPr="003805EE">
        <w:rPr>
          <w:rFonts w:ascii="Helvetica" w:hAnsi="Helvetica"/>
          <w:sz w:val="22"/>
          <w:szCs w:val="22"/>
        </w:rPr>
        <w:t xml:space="preserve"> </w:t>
      </w:r>
      <w:r w:rsidR="003663AE" w:rsidRPr="003805EE">
        <w:rPr>
          <w:rFonts w:ascii="Helvetica" w:hAnsi="Helvetica"/>
          <w:sz w:val="22"/>
          <w:szCs w:val="22"/>
        </w:rPr>
        <w:t>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w:t>
      </w:r>
      <w:r w:rsidR="004470BA">
        <w:rPr>
          <w:rFonts w:ascii="Helvetica" w:hAnsi="Helvetica"/>
          <w:sz w:val="22"/>
          <w:szCs w:val="22"/>
        </w:rPr>
        <w:t xml:space="preserve">population </w:t>
      </w:r>
      <w:r w:rsidR="006533A9">
        <w:rPr>
          <w:rFonts w:ascii="Helvetica" w:hAnsi="Helvetica"/>
          <w:sz w:val="22"/>
          <w:szCs w:val="22"/>
        </w:rPr>
        <w:t xml:space="preserve">state, whereby a </w:t>
      </w:r>
      <w:r w:rsidR="004470BA">
        <w:rPr>
          <w:rFonts w:ascii="Helvetica" w:hAnsi="Helvetica"/>
          <w:sz w:val="22"/>
          <w:szCs w:val="22"/>
        </w:rPr>
        <w:t xml:space="preserve">population </w:t>
      </w:r>
      <w:r w:rsidR="00B62951">
        <w:rPr>
          <w:rFonts w:ascii="Helvetica" w:hAnsi="Helvetica"/>
          <w:sz w:val="22"/>
          <w:szCs w:val="22"/>
        </w:rPr>
        <w:t xml:space="preserve">that spends more time </w:t>
      </w:r>
      <w:r w:rsidR="006533A9">
        <w:rPr>
          <w:rFonts w:ascii="Helvetica" w:hAnsi="Helvetica"/>
          <w:sz w:val="22"/>
          <w:szCs w:val="22"/>
        </w:rPr>
        <w:t xml:space="preserve">close to a </w:t>
      </w:r>
      <w:proofErr w:type="gramStart"/>
      <w:r w:rsidR="0016490E">
        <w:rPr>
          <w:rFonts w:ascii="Helvetica" w:hAnsi="Helvetica"/>
          <w:sz w:val="22"/>
          <w:szCs w:val="22"/>
        </w:rPr>
        <w:t>critical threshold</w:t>
      </w:r>
      <w:r w:rsidR="006533A9">
        <w:rPr>
          <w:rFonts w:ascii="Helvetica" w:hAnsi="Helvetica"/>
          <w:sz w:val="22"/>
          <w:szCs w:val="22"/>
        </w:rPr>
        <w:t xml:space="preserve"> benefits</w:t>
      </w:r>
      <w:proofErr w:type="gramEnd"/>
      <w:r w:rsidR="006533A9">
        <w:rPr>
          <w:rFonts w:ascii="Helvetica" w:hAnsi="Helvetica"/>
          <w:sz w:val="22"/>
          <w:szCs w:val="22"/>
        </w:rPr>
        <w:t xml:space="preserve"> more from precise monitoring than one</w:t>
      </w:r>
      <w:r w:rsidR="00915035">
        <w:rPr>
          <w:rFonts w:ascii="Helvetica" w:hAnsi="Helvetica"/>
          <w:sz w:val="22"/>
          <w:szCs w:val="22"/>
        </w:rPr>
        <w:t xml:space="preserve"> that spends time</w:t>
      </w:r>
      <w:r w:rsidR="006533A9">
        <w:rPr>
          <w:rFonts w:ascii="Helvetica" w:hAnsi="Helvetica"/>
          <w:sz w:val="22"/>
          <w:szCs w:val="22"/>
        </w:rPr>
        <w:t xml:space="preserve"> far from it</w:t>
      </w:r>
      <w:r w:rsidR="00915035">
        <w:rPr>
          <w:rFonts w:ascii="Helvetica" w:hAnsi="Helvetica"/>
          <w:sz w:val="22"/>
          <w:szCs w:val="22"/>
        </w:rPr>
        <w:t>,</w:t>
      </w:r>
      <w:r w:rsidR="00C06DC7">
        <w:rPr>
          <w:rFonts w:ascii="Helvetica" w:hAnsi="Helvetica"/>
          <w:sz w:val="22"/>
          <w:szCs w:val="22"/>
        </w:rPr>
        <w:t xml:space="preserve"> and that precise monitoring </w:t>
      </w:r>
      <w:r w:rsidR="00C06DC7" w:rsidRPr="004470BA">
        <w:rPr>
          <w:rFonts w:ascii="Helvetica" w:hAnsi="Helvetica"/>
          <w:sz w:val="22"/>
          <w:szCs w:val="22"/>
        </w:rPr>
        <w:t>will promote the resilience of degraded populations when they are overexploited.</w:t>
      </w:r>
      <w:r w:rsidR="006533A9" w:rsidRPr="004470BA">
        <w:rPr>
          <w:rFonts w:ascii="Helvetica" w:hAnsi="Helvetica"/>
          <w:sz w:val="22"/>
          <w:szCs w:val="22"/>
        </w:rPr>
        <w:t xml:space="preserve"> However, </w:t>
      </w:r>
      <w:r w:rsidR="00C06DC7" w:rsidRPr="004470BA">
        <w:rPr>
          <w:rFonts w:ascii="Helvetica" w:hAnsi="Helvetica"/>
          <w:sz w:val="22"/>
          <w:szCs w:val="22"/>
        </w:rPr>
        <w:t>these</w:t>
      </w:r>
      <w:r w:rsidR="006533A9" w:rsidRPr="004470BA">
        <w:rPr>
          <w:rFonts w:ascii="Helvetica" w:hAnsi="Helvetica"/>
          <w:sz w:val="22"/>
          <w:szCs w:val="22"/>
        </w:rPr>
        <w:t xml:space="preserve"> simple expectation</w:t>
      </w:r>
      <w:r w:rsidR="00C06DC7" w:rsidRPr="004470BA">
        <w:rPr>
          <w:rFonts w:ascii="Helvetica" w:hAnsi="Helvetica"/>
          <w:sz w:val="22"/>
          <w:szCs w:val="22"/>
        </w:rPr>
        <w:t>s</w:t>
      </w:r>
      <w:r w:rsidR="006533A9" w:rsidRPr="004470BA">
        <w:rPr>
          <w:rFonts w:ascii="Helvetica" w:hAnsi="Helvetica"/>
          <w:sz w:val="22"/>
          <w:szCs w:val="22"/>
        </w:rPr>
        <w:t xml:space="preserve"> may not be fully borne out in a dynamic system. Thus, we seek to explore when and where our expecta</w:t>
      </w:r>
      <w:r w:rsidR="001E691A" w:rsidRPr="004470BA">
        <w:rPr>
          <w:rFonts w:ascii="Helvetica" w:hAnsi="Helvetica"/>
          <w:sz w:val="22"/>
          <w:szCs w:val="22"/>
        </w:rPr>
        <w:t>t</w:t>
      </w:r>
      <w:r w:rsidR="006533A9" w:rsidRPr="004470BA">
        <w:rPr>
          <w:rFonts w:ascii="Helvetica" w:hAnsi="Helvetica"/>
          <w:sz w:val="22"/>
          <w:szCs w:val="22"/>
        </w:rPr>
        <w:t xml:space="preserve">ion holds, and what elements of a natural resource system </w:t>
      </w:r>
      <w:r w:rsidR="001E691A" w:rsidRPr="004470BA">
        <w:rPr>
          <w:rFonts w:ascii="Helvetica" w:hAnsi="Helvetica"/>
          <w:sz w:val="22"/>
          <w:szCs w:val="22"/>
        </w:rPr>
        <w:t>strengthen</w:t>
      </w:r>
      <w:r w:rsidR="001E691A">
        <w:rPr>
          <w:rFonts w:ascii="Helvetica" w:hAnsi="Helvetica"/>
          <w:sz w:val="22"/>
          <w:szCs w:val="22"/>
        </w:rPr>
        <w:t xml:space="preserve">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6551EE">
      <w:pPr>
        <w:ind w:firstLine="720"/>
        <w:rPr>
          <w:rFonts w:ascii="Helvetica" w:hAnsi="Helvetica"/>
          <w:sz w:val="22"/>
          <w:szCs w:val="22"/>
        </w:rPr>
      </w:pPr>
    </w:p>
    <w:p w14:paraId="13D6F7E0" w14:textId="1521A175" w:rsidR="00717C45" w:rsidRPr="00717C45" w:rsidRDefault="00717C45" w:rsidP="006551EE">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6551EE">
      <w:pPr>
        <w:pStyle w:val="ListParagraph"/>
        <w:numPr>
          <w:ilvl w:val="0"/>
          <w:numId w:val="12"/>
        </w:numPr>
        <w:ind w:left="360" w:hanging="360"/>
        <w:rPr>
          <w:rFonts w:ascii="Helvetica" w:hAnsi="Helvetica"/>
          <w:sz w:val="22"/>
          <w:szCs w:val="22"/>
        </w:rPr>
      </w:pPr>
      <w:r>
        <w:rPr>
          <w:rFonts w:ascii="Helvetica" w:hAnsi="Helvetica"/>
          <w:sz w:val="22"/>
          <w:szCs w:val="22"/>
        </w:rPr>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463BD514" w:rsidR="00EE6B88" w:rsidRPr="00EE6B88" w:rsidRDefault="00DB6AF1" w:rsidP="006551EE">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r w:rsidR="00566EA7">
        <w:rPr>
          <w:rFonts w:ascii="Helvetica" w:hAnsi="Helvetica"/>
          <w:sz w:val="22"/>
          <w:szCs w:val="22"/>
        </w:rPr>
        <w:t>?</w:t>
      </w:r>
    </w:p>
    <w:p w14:paraId="2F25AEC4" w14:textId="798C08E0" w:rsidR="00EE6B88" w:rsidRPr="00D13868" w:rsidRDefault="00EE6B88" w:rsidP="006551EE">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6551EE">
      <w:pPr>
        <w:rPr>
          <w:rFonts w:ascii="Helvetica" w:hAnsi="Helvetica"/>
          <w:b/>
          <w:sz w:val="22"/>
          <w:szCs w:val="22"/>
        </w:rPr>
      </w:pPr>
    </w:p>
    <w:p w14:paraId="0E253EA7" w14:textId="77777777" w:rsidR="002D7AB2" w:rsidRPr="003805EE" w:rsidRDefault="00F838F5" w:rsidP="006551EE">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6551EE">
      <w:pPr>
        <w:tabs>
          <w:tab w:val="left" w:pos="2760"/>
        </w:tabs>
        <w:rPr>
          <w:rFonts w:ascii="Helvetica" w:hAnsi="Helvetica"/>
          <w:iCs/>
          <w:sz w:val="22"/>
          <w:szCs w:val="22"/>
        </w:rPr>
      </w:pPr>
    </w:p>
    <w:p w14:paraId="6DF93684" w14:textId="4BFB8FD2" w:rsidR="0036192F" w:rsidRPr="00336865" w:rsidRDefault="0036192F" w:rsidP="006551EE">
      <w:pPr>
        <w:tabs>
          <w:tab w:val="left" w:pos="2760"/>
        </w:tabs>
        <w:rPr>
          <w:rFonts w:ascii="Helvetica" w:hAnsi="Helvetica"/>
          <w:i/>
          <w:sz w:val="22"/>
          <w:szCs w:val="22"/>
        </w:rPr>
      </w:pPr>
      <w:del w:id="58" w:author="Adrian Stier" w:date="2022-02-17T09:37:00Z">
        <w:r w:rsidRPr="00336865" w:rsidDel="0088193E">
          <w:rPr>
            <w:rFonts w:ascii="Helvetica" w:hAnsi="Helvetica"/>
            <w:i/>
            <w:sz w:val="22"/>
            <w:szCs w:val="22"/>
          </w:rPr>
          <w:delText xml:space="preserve">Management </w:delText>
        </w:r>
      </w:del>
      <w:ins w:id="59" w:author="Adrian Stier" w:date="2022-02-17T09:37:00Z">
        <w:r w:rsidR="0088193E">
          <w:rPr>
            <w:rFonts w:ascii="Helvetica" w:hAnsi="Helvetica"/>
            <w:i/>
            <w:sz w:val="22"/>
            <w:szCs w:val="22"/>
          </w:rPr>
          <w:t>Closed-Loop Management</w:t>
        </w:r>
        <w:r w:rsidR="0088193E" w:rsidRPr="00336865">
          <w:rPr>
            <w:rFonts w:ascii="Helvetica" w:hAnsi="Helvetica"/>
            <w:i/>
            <w:sz w:val="22"/>
            <w:szCs w:val="22"/>
          </w:rPr>
          <w:t xml:space="preserve"> </w:t>
        </w:r>
      </w:ins>
      <w:r w:rsidRPr="00336865">
        <w:rPr>
          <w:rFonts w:ascii="Helvetica" w:hAnsi="Helvetica"/>
          <w:i/>
          <w:sz w:val="22"/>
          <w:szCs w:val="22"/>
        </w:rPr>
        <w:t>Strategy Evaluation</w:t>
      </w:r>
      <w:r w:rsidR="003476B7" w:rsidRPr="00336865">
        <w:rPr>
          <w:rFonts w:ascii="Helvetica" w:hAnsi="Helvetica"/>
          <w:i/>
          <w:sz w:val="22"/>
          <w:szCs w:val="22"/>
        </w:rPr>
        <w:t xml:space="preserve"> Overview</w:t>
      </w:r>
    </w:p>
    <w:p w14:paraId="4AA24B29" w14:textId="50F4B4A5" w:rsidR="00C404D8" w:rsidRPr="003805EE" w:rsidRDefault="00730E93" w:rsidP="006551EE">
      <w:pPr>
        <w:tabs>
          <w:tab w:val="left" w:pos="2760"/>
        </w:tabs>
        <w:rPr>
          <w:rFonts w:ascii="Helvetica" w:hAnsi="Helvetica"/>
          <w:b/>
          <w:sz w:val="22"/>
          <w:szCs w:val="22"/>
        </w:rPr>
      </w:pPr>
      <w:r w:rsidRPr="003805EE">
        <w:rPr>
          <w:rFonts w:ascii="Helvetica" w:hAnsi="Helvetica"/>
          <w:sz w:val="22"/>
          <w:szCs w:val="22"/>
        </w:rPr>
        <w:t xml:space="preserve">We used </w:t>
      </w:r>
      <w:ins w:id="60" w:author="Adrian Stier" w:date="2022-02-17T09:37:00Z">
        <w:r w:rsidR="0088193E">
          <w:rPr>
            <w:rFonts w:ascii="Helvetica" w:hAnsi="Helvetica"/>
            <w:sz w:val="22"/>
            <w:szCs w:val="22"/>
          </w:rPr>
          <w:t xml:space="preserve">a closed-loop </w:t>
        </w:r>
      </w:ins>
      <w:r w:rsidRPr="003805EE">
        <w:rPr>
          <w:rFonts w:ascii="Helvetica" w:hAnsi="Helvetica"/>
          <w:sz w:val="22"/>
          <w:szCs w:val="22"/>
        </w:rPr>
        <w:t>m</w:t>
      </w:r>
      <w:r w:rsidR="003030A9" w:rsidRPr="003805EE">
        <w:rPr>
          <w:rFonts w:ascii="Helvetica" w:hAnsi="Helvetica"/>
          <w:sz w:val="22"/>
          <w:szCs w:val="22"/>
        </w:rPr>
        <w:t>anagement strategy evaluation</w:t>
      </w:r>
      <w:del w:id="61" w:author="Adrian Stier" w:date="2022-02-17T09:37:00Z">
        <w:r w:rsidR="003030A9" w:rsidRPr="003805EE" w:rsidDel="0088193E">
          <w:rPr>
            <w:rFonts w:ascii="Helvetica" w:hAnsi="Helvetica"/>
            <w:sz w:val="22"/>
            <w:szCs w:val="22"/>
          </w:rPr>
          <w:delText xml:space="preserve"> </w:delText>
        </w:r>
        <w:r w:rsidR="008324A7" w:rsidRPr="003805EE" w:rsidDel="0088193E">
          <w:rPr>
            <w:rFonts w:ascii="Helvetica" w:hAnsi="Helvetica"/>
            <w:sz w:val="22"/>
            <w:szCs w:val="22"/>
          </w:rPr>
          <w:delText>(MSE)</w:delText>
        </w:r>
      </w:del>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042226">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hill&lt;/IDText&gt;&lt;DisplayText&gt;[17]&lt;/DisplayText&gt;&lt;record&gt;&lt;rec-number&gt;6500&lt;/rec-number&gt;&lt;foreign-keys&gt;&lt;key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042226">
        <w:rPr>
          <w:rFonts w:ascii="Helvetica" w:hAnsi="Helvetica"/>
          <w:noProof/>
          <w:sz w:val="22"/>
          <w:szCs w:val="22"/>
        </w:rPr>
        <w:t>[17]</w:t>
      </w:r>
      <w:r w:rsidR="00747F7D">
        <w:rPr>
          <w:rFonts w:ascii="Helvetica" w:hAnsi="Helvetica"/>
          <w:sz w:val="22"/>
          <w:szCs w:val="22"/>
        </w:rPr>
        <w:fldChar w:fldCharType="end"/>
      </w:r>
      <w:r w:rsidR="0079704C" w:rsidRPr="003805EE">
        <w:rPr>
          <w:rFonts w:ascii="Helvetica" w:hAnsi="Helvetica"/>
          <w:sz w:val="22"/>
          <w:szCs w:val="22"/>
        </w:rPr>
        <w:t xml:space="preserve">. </w:t>
      </w:r>
      <w:del w:id="62" w:author="Adrian Stier" w:date="2022-02-17T09:37:00Z">
        <w:r w:rsidR="0079704C" w:rsidRPr="003805EE" w:rsidDel="00C357A8">
          <w:rPr>
            <w:rFonts w:ascii="Helvetica" w:hAnsi="Helvetica"/>
            <w:sz w:val="22"/>
            <w:szCs w:val="22"/>
          </w:rPr>
          <w:delText xml:space="preserve">MSE </w:delText>
        </w:r>
      </w:del>
      <w:ins w:id="63" w:author="Adrian Stier" w:date="2022-02-17T09:37:00Z">
        <w:r w:rsidR="00C357A8">
          <w:rPr>
            <w:rFonts w:ascii="Helvetica" w:hAnsi="Helvetica"/>
            <w:sz w:val="22"/>
            <w:szCs w:val="22"/>
          </w:rPr>
          <w:t>Closed-loop simulation</w:t>
        </w:r>
        <w:r w:rsidR="00C357A8" w:rsidRPr="003805EE">
          <w:rPr>
            <w:rFonts w:ascii="Helvetica" w:hAnsi="Helvetica"/>
            <w:sz w:val="22"/>
            <w:szCs w:val="22"/>
          </w:rPr>
          <w:t xml:space="preserve"> </w:t>
        </w:r>
      </w:ins>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del w:id="64" w:author="Adrian Stier" w:date="2022-02-17T09:37:00Z">
        <w:r w:rsidR="00825267" w:rsidDel="005B5B2C">
          <w:rPr>
            <w:rFonts w:ascii="Helvetica" w:hAnsi="Helvetica"/>
            <w:sz w:val="22"/>
            <w:szCs w:val="22"/>
          </w:rPr>
          <w:delText>MSE</w:delText>
        </w:r>
        <w:r w:rsidR="009D7096" w:rsidRPr="003805EE" w:rsidDel="005B5B2C">
          <w:rPr>
            <w:rFonts w:ascii="Helvetica" w:hAnsi="Helvetica"/>
            <w:sz w:val="22"/>
            <w:szCs w:val="22"/>
          </w:rPr>
          <w:delText xml:space="preserve"> </w:delText>
        </w:r>
      </w:del>
      <w:ins w:id="65" w:author="Adrian Stier" w:date="2022-02-17T09:37:00Z">
        <w:r w:rsidR="005B5B2C">
          <w:rPr>
            <w:rFonts w:ascii="Helvetica" w:hAnsi="Helvetica"/>
            <w:sz w:val="22"/>
            <w:szCs w:val="22"/>
          </w:rPr>
          <w:t>simulation</w:t>
        </w:r>
        <w:r w:rsidR="005B5B2C" w:rsidRPr="003805EE">
          <w:rPr>
            <w:rFonts w:ascii="Helvetica" w:hAnsi="Helvetica"/>
            <w:sz w:val="22"/>
            <w:szCs w:val="22"/>
          </w:rPr>
          <w:t xml:space="preserve"> </w:t>
        </w:r>
      </w:ins>
      <w:r w:rsidR="009D7096" w:rsidRPr="003805EE">
        <w:rPr>
          <w:rFonts w:ascii="Helvetica" w:hAnsi="Helvetica"/>
          <w:sz w:val="22"/>
          <w:szCs w:val="22"/>
        </w:rPr>
        <w:t>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6551EE">
      <w:pPr>
        <w:tabs>
          <w:tab w:val="left" w:pos="2760"/>
        </w:tabs>
        <w:rPr>
          <w:rFonts w:ascii="Helvetica" w:hAnsi="Helvetica"/>
          <w:sz w:val="22"/>
          <w:szCs w:val="22"/>
        </w:rPr>
      </w:pPr>
    </w:p>
    <w:p w14:paraId="5751637A" w14:textId="4C815887" w:rsidR="00B70217" w:rsidRPr="009E18AC" w:rsidRDefault="004C02ED" w:rsidP="006551EE">
      <w:pPr>
        <w:rPr>
          <w:rFonts w:ascii="Helvetica" w:hAnsi="Helvetica"/>
          <w:i/>
          <w:sz w:val="22"/>
          <w:szCs w:val="22"/>
        </w:rPr>
      </w:pPr>
      <w:r w:rsidRPr="00336865">
        <w:rPr>
          <w:rFonts w:ascii="Helvetica" w:hAnsi="Helvetica"/>
          <w:i/>
          <w:sz w:val="22"/>
          <w:szCs w:val="22"/>
        </w:rPr>
        <w:t xml:space="preserve">Modeling a </w:t>
      </w:r>
      <w:r w:rsidRPr="00DC4075">
        <w:rPr>
          <w:rFonts w:ascii="Helvetica" w:hAnsi="Helvetica"/>
          <w:i/>
          <w:sz w:val="22"/>
          <w:szCs w:val="22"/>
        </w:rPr>
        <w:t>Natural Resource</w:t>
      </w:r>
      <w:r w:rsidRPr="009E18AC">
        <w:rPr>
          <w:rFonts w:ascii="Helvetica" w:hAnsi="Helvetica"/>
          <w:i/>
          <w:sz w:val="22"/>
          <w:szCs w:val="22"/>
        </w:rPr>
        <w:t xml:space="preserve"> with </w:t>
      </w:r>
      <w:r w:rsidR="0079618D" w:rsidRPr="009E18AC">
        <w:rPr>
          <w:rFonts w:ascii="Helvetica" w:hAnsi="Helvetica"/>
          <w:i/>
          <w:sz w:val="22"/>
          <w:szCs w:val="22"/>
        </w:rPr>
        <w:t>Critical Biological Threshold</w:t>
      </w:r>
      <w:r w:rsidRPr="009E18AC">
        <w:rPr>
          <w:rFonts w:ascii="Helvetica" w:hAnsi="Helvetica"/>
          <w:i/>
          <w:sz w:val="22"/>
          <w:szCs w:val="22"/>
        </w:rPr>
        <w:t xml:space="preserve"> </w:t>
      </w:r>
    </w:p>
    <w:p w14:paraId="3544369A" w14:textId="1DB6165E" w:rsidR="00286FDA" w:rsidRPr="003805EE" w:rsidRDefault="00286FDA" w:rsidP="006551EE">
      <w:pPr>
        <w:rPr>
          <w:rFonts w:ascii="Helvetica" w:hAnsi="Helvetica"/>
          <w:sz w:val="22"/>
          <w:szCs w:val="22"/>
        </w:rPr>
      </w:pPr>
      <w:r w:rsidRPr="009E18AC">
        <w:rPr>
          <w:rFonts w:ascii="Helvetica" w:hAnsi="Helvetica"/>
          <w:sz w:val="22"/>
          <w:szCs w:val="22"/>
        </w:rPr>
        <w:t>Biological Process Model</w:t>
      </w:r>
      <w:r w:rsidRPr="009E18AC">
        <w:rPr>
          <w:rFonts w:ascii="Helvetica" w:hAnsi="Helvetica"/>
          <w:i/>
          <w:sz w:val="22"/>
          <w:szCs w:val="22"/>
        </w:rPr>
        <w:t xml:space="preserve">: </w:t>
      </w:r>
      <w:r w:rsidRPr="009E18AC">
        <w:rPr>
          <w:rFonts w:ascii="Helvetica" w:hAnsi="Helvetica"/>
          <w:sz w:val="22"/>
          <w:szCs w:val="22"/>
        </w:rPr>
        <w:t>To describe how monitoring investment is related to thresholds we focus</w:t>
      </w:r>
      <w:r w:rsidR="00BE5502" w:rsidRPr="009E18AC">
        <w:rPr>
          <w:rFonts w:ascii="Helvetica" w:hAnsi="Helvetica"/>
          <w:sz w:val="22"/>
          <w:szCs w:val="22"/>
        </w:rPr>
        <w:t>ed</w:t>
      </w:r>
      <w:r w:rsidRPr="009E18AC">
        <w:rPr>
          <w:rFonts w:ascii="Helvetica" w:hAnsi="Helvetica"/>
          <w:sz w:val="22"/>
          <w:szCs w:val="22"/>
        </w:rPr>
        <w:t xml:space="preserve"> on a</w:t>
      </w:r>
      <w:r w:rsidR="001E691A" w:rsidRPr="009E18AC">
        <w:rPr>
          <w:rFonts w:ascii="Helvetica" w:hAnsi="Helvetica"/>
          <w:sz w:val="22"/>
          <w:szCs w:val="22"/>
        </w:rPr>
        <w:t xml:space="preserve"> </w:t>
      </w:r>
      <w:r w:rsidR="001E691A" w:rsidRPr="00DC4075">
        <w:rPr>
          <w:rFonts w:ascii="Helvetica" w:hAnsi="Helvetica"/>
          <w:sz w:val="22"/>
          <w:szCs w:val="22"/>
        </w:rPr>
        <w:t>natural resource</w:t>
      </w:r>
      <w:r w:rsidR="001E691A" w:rsidRPr="009E18AC">
        <w:rPr>
          <w:rFonts w:ascii="Helvetica" w:hAnsi="Helvetica"/>
          <w:sz w:val="22"/>
          <w:szCs w:val="22"/>
        </w:rPr>
        <w:t xml:space="preserve"> system targeting a single species</w:t>
      </w:r>
      <w:r w:rsidR="000E4A0C">
        <w:rPr>
          <w:rFonts w:ascii="Helvetica" w:hAnsi="Helvetica"/>
          <w:sz w:val="22"/>
          <w:szCs w:val="22"/>
        </w:rPr>
        <w:t xml:space="preserve"> –</w:t>
      </w:r>
      <w:r w:rsidR="008F3641" w:rsidRPr="009E18AC">
        <w:rPr>
          <w:rFonts w:ascii="Helvetica" w:hAnsi="Helvetica"/>
          <w:sz w:val="22"/>
          <w:szCs w:val="22"/>
        </w:rPr>
        <w:t xml:space="preserve"> a</w:t>
      </w:r>
      <w:r w:rsidR="005416A8" w:rsidRPr="009E18AC">
        <w:rPr>
          <w:rFonts w:ascii="Helvetica" w:hAnsi="Helvetica"/>
          <w:sz w:val="22"/>
          <w:szCs w:val="22"/>
        </w:rPr>
        <w:t xml:space="preserve"> management </w:t>
      </w:r>
      <w:r w:rsidR="008F3641" w:rsidRPr="009E18AC">
        <w:rPr>
          <w:rFonts w:ascii="Helvetica" w:hAnsi="Helvetica"/>
          <w:sz w:val="22"/>
          <w:szCs w:val="22"/>
        </w:rPr>
        <w:t xml:space="preserve">system </w:t>
      </w:r>
      <w:r w:rsidR="005416A8" w:rsidRPr="009E18AC">
        <w:rPr>
          <w:rFonts w:ascii="Helvetica" w:hAnsi="Helvetica"/>
          <w:sz w:val="22"/>
          <w:szCs w:val="22"/>
        </w:rPr>
        <w:t xml:space="preserve">inspired by </w:t>
      </w:r>
      <w:r w:rsidR="008F3641" w:rsidRPr="009E18AC">
        <w:rPr>
          <w:rFonts w:ascii="Helvetica" w:hAnsi="Helvetica"/>
          <w:sz w:val="22"/>
          <w:szCs w:val="22"/>
        </w:rPr>
        <w:t>a fishery</w:t>
      </w:r>
      <w:r w:rsidR="004B588E">
        <w:rPr>
          <w:rFonts w:ascii="Helvetica" w:hAnsi="Helvetica"/>
          <w:sz w:val="22"/>
          <w:szCs w:val="22"/>
        </w:rPr>
        <w:t>, but is easily transferable to wildlife or forestry resources</w:t>
      </w:r>
      <w:r w:rsidRPr="009E18AC">
        <w:rPr>
          <w:rFonts w:ascii="Helvetica" w:hAnsi="Helvetica"/>
          <w:sz w:val="22"/>
          <w:szCs w:val="22"/>
        </w:rPr>
        <w:t>. We specifically modele</w:t>
      </w:r>
      <w:r w:rsidRPr="003805EE">
        <w:rPr>
          <w:rFonts w:ascii="Helvetica" w:hAnsi="Helvetica"/>
          <w:sz w:val="22"/>
          <w:szCs w:val="22"/>
        </w:rPr>
        <w:t xml:space="preserv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042226">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organisms&lt;/IDText&gt;&lt;DisplayText&gt;[18]&lt;/DisplayText&gt;&lt;record&gt;&lt;rec-number&gt;6501&lt;/rec-number&gt;&lt;foreign-keys&gt;&lt;key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042226">
        <w:rPr>
          <w:rFonts w:ascii="Helvetica" w:hAnsi="Helvetica"/>
          <w:noProof/>
          <w:sz w:val="22"/>
          <w:szCs w:val="22"/>
        </w:rPr>
        <w:t>[18]</w:t>
      </w:r>
      <w:r w:rsidR="00747F7D">
        <w:rPr>
          <w:rFonts w:ascii="Helvetica" w:hAnsi="Helvetica"/>
          <w:sz w:val="22"/>
          <w:szCs w:val="22"/>
        </w:rPr>
        <w:fldChar w:fldCharType="end"/>
      </w:r>
      <w:ins w:id="66" w:author="Adrian Stier" w:date="2022-02-15T11:53:00Z">
        <w:r w:rsidR="00322386">
          <w:rPr>
            <w:rFonts w:ascii="Helvetica" w:hAnsi="Helvetica"/>
            <w:sz w:val="22"/>
            <w:szCs w:val="22"/>
          </w:rPr>
          <w:t xml:space="preserve">. </w:t>
        </w:r>
        <w:r w:rsidR="00322386">
          <w:rPr>
            <w:rFonts w:ascii="Helvetica Neue" w:eastAsia="Helvetica Neue" w:hAnsi="Helvetica Neue" w:cs="Helvetica Neue"/>
            <w:sz w:val="22"/>
            <w:szCs w:val="22"/>
          </w:rPr>
          <w:t xml:space="preserve">Allee effects are fairly common in animal populations and are thought to occur in fish stocks mainly as a result of predation when prey are at low densities </w:t>
        </w:r>
        <w:r w:rsidR="00322386">
          <w:rPr>
            <w:rFonts w:ascii="Helvetica Neue" w:eastAsia="Helvetica Neue" w:hAnsi="Helvetica Neue" w:cs="Helvetica Neue"/>
            <w:sz w:val="22"/>
            <w:szCs w:val="22"/>
          </w:rPr>
          <w:fldChar w:fldCharType="begin"/>
        </w:r>
      </w:ins>
      <w:r w:rsidR="0056080B">
        <w:rPr>
          <w:rFonts w:ascii="Helvetica Neue" w:eastAsia="Helvetica Neue" w:hAnsi="Helvetica Neue" w:cs="Helvetica Neue"/>
          <w:sz w:val="22"/>
          <w:szCs w:val="22"/>
        </w:rPr>
        <w:instrText xml:space="preserve"> ADDIN EN.CITE &lt;EndNote&gt;&lt;Cite&gt;&lt;Author&gt;Assessment&lt;/Author&gt;&lt;Year&gt;1992&lt;/Year&gt;&lt;RecNum&gt;6513&lt;/RecNum&gt;&lt;DisplayText&gt;[19]&lt;/DisplayText&gt;&lt;record&gt;&lt;rec-number&gt;6513&lt;/rec-number&gt;&lt;foreign-keys&gt;&lt;key app="EN" db-id="x0w5wa9airxrfze0ft2x20vgz0w5wpet5ftz" timestamp="1644952621" guid="4f25f5f9-2fa7-476c-8f2b-99527611d7c6"&gt;6513&lt;/key&gt;&lt;/foreign-keys&gt;&lt;ref-type name="Journal Article"&gt;17&lt;/ref-type&gt;&lt;contributors&gt;&lt;authors&gt;&lt;author&gt;Assessment, Quantitative Fisheries Stock&lt;/author&gt;&lt;/authors&gt;&lt;/contributors&gt;&lt;titles&gt;&lt;title&gt;Choice, Dynamics and Uncertainty&lt;/title&gt;&lt;secondary-title&gt;By R. Hilborn and CJ Walters. Routledge, Chapman and Hall, New York&lt;/secondary-title&gt;&lt;/titles&gt;&lt;periodical&gt;&lt;full-title&gt;By R. Hilborn and CJ Walters. Routledge, Chapman and Hall, New York&lt;/full-title&gt;&lt;/periodical&gt;&lt;dates&gt;&lt;year&gt;1992&lt;/year&gt;&lt;/dates&gt;&lt;urls&gt;&lt;/urls&gt;&lt;/record&gt;&lt;/Cite&gt;&lt;/EndNote&gt;</w:instrText>
      </w:r>
      <w:ins w:id="67" w:author="Adrian Stier" w:date="2022-02-15T11:53:00Z">
        <w:r w:rsidR="00322386">
          <w:rPr>
            <w:rFonts w:ascii="Helvetica Neue" w:eastAsia="Helvetica Neue" w:hAnsi="Helvetica Neue" w:cs="Helvetica Neue"/>
            <w:sz w:val="22"/>
            <w:szCs w:val="22"/>
          </w:rPr>
          <w:fldChar w:fldCharType="separate"/>
        </w:r>
      </w:ins>
      <w:r w:rsidR="0056080B">
        <w:rPr>
          <w:rFonts w:ascii="Helvetica Neue" w:eastAsia="Helvetica Neue" w:hAnsi="Helvetica Neue" w:cs="Helvetica Neue"/>
          <w:noProof/>
          <w:sz w:val="22"/>
          <w:szCs w:val="22"/>
        </w:rPr>
        <w:t>[19]</w:t>
      </w:r>
      <w:ins w:id="68" w:author="Adrian Stier" w:date="2022-02-15T11:53:00Z">
        <w:r w:rsidR="00322386">
          <w:rPr>
            <w:rFonts w:ascii="Helvetica Neue" w:eastAsia="Helvetica Neue" w:hAnsi="Helvetica Neue" w:cs="Helvetica Neue"/>
            <w:sz w:val="22"/>
            <w:szCs w:val="22"/>
          </w:rPr>
          <w:fldChar w:fldCharType="end"/>
        </w:r>
        <w:r w:rsidR="00322386">
          <w:rPr>
            <w:rFonts w:ascii="Helvetica Neue" w:eastAsia="Helvetica Neue" w:hAnsi="Helvetica Neue" w:cs="Helvetica Neue"/>
            <w:sz w:val="22"/>
            <w:szCs w:val="22"/>
          </w:rPr>
          <w:t>.</w:t>
        </w:r>
        <w:del w:id="69" w:author="Adrian Stier" w:date="2022-02-15T11:17:00Z">
          <w:r w:rsidR="00322386" w:rsidDel="00F7486A">
            <w:rPr>
              <w:rFonts w:ascii="Helvetica Neue" w:eastAsia="Helvetica Neue" w:hAnsi="Helvetica Neue" w:cs="Helvetica Neue"/>
              <w:sz w:val="22"/>
              <w:szCs w:val="22"/>
            </w:rPr>
            <w:delText>(</w:delText>
          </w:r>
        </w:del>
      </w:ins>
      <w:customXmlInsRangeStart w:id="70" w:author="Adrian Stier" w:date="2022-02-15T11:53:00Z"/>
      <w:customXmlDelRangeStart w:id="71" w:author="Adrian Stier" w:date="2022-02-15T11:17:00Z"/>
      <w:sdt>
        <w:sdtPr>
          <w:tag w:val="goog_rdk_86"/>
          <w:id w:val="80184597"/>
        </w:sdtPr>
        <w:sdtEndPr/>
        <w:sdtContent>
          <w:customXmlInsRangeEnd w:id="70"/>
          <w:customXmlDelRangeEnd w:id="71"/>
          <w:commentRangeStart w:id="72"/>
          <w:customXmlInsRangeStart w:id="73" w:author="Adrian Stier" w:date="2022-02-15T11:53:00Z"/>
          <w:customXmlDelRangeStart w:id="74" w:author="Adrian Stier" w:date="2022-02-15T11:17:00Z"/>
        </w:sdtContent>
      </w:sdt>
      <w:customXmlInsRangeEnd w:id="73"/>
      <w:customXmlDelRangeEnd w:id="74"/>
      <w:ins w:id="75" w:author="Adrian Stier" w:date="2022-02-15T11:53:00Z">
        <w:del w:id="76" w:author="Adrian Stier" w:date="2022-02-15T11:17:00Z">
          <w:r w:rsidR="00322386" w:rsidDel="00F7486A">
            <w:rPr>
              <w:rFonts w:ascii="Helvetica Neue" w:eastAsia="Helvetica Neue" w:hAnsi="Helvetica Neue" w:cs="Helvetica Neue"/>
              <w:sz w:val="22"/>
              <w:szCs w:val="22"/>
            </w:rPr>
            <w:delText>Hilborn &amp; Walters 1992</w:delText>
          </w:r>
          <w:commentRangeEnd w:id="72"/>
          <w:r w:rsidR="00322386" w:rsidDel="00F7486A">
            <w:commentReference w:id="72"/>
          </w:r>
          <w:r w:rsidR="00322386" w:rsidDel="00F7486A">
            <w:rPr>
              <w:rFonts w:ascii="Helvetica Neue" w:eastAsia="Helvetica Neue" w:hAnsi="Helvetica Neue" w:cs="Helvetica Neue"/>
              <w:sz w:val="22"/>
              <w:szCs w:val="22"/>
            </w:rPr>
            <w:delText>).</w:delText>
          </w:r>
        </w:del>
        <w:r w:rsidR="00322386">
          <w:rPr>
            <w:rFonts w:ascii="Helvetica Neue" w:eastAsia="Helvetica Neue" w:hAnsi="Helvetica Neue" w:cs="Helvetica Neue"/>
            <w:sz w:val="22"/>
            <w:szCs w:val="22"/>
          </w:rPr>
          <w:t xml:space="preserve"> The model is described as follows</w:t>
        </w:r>
      </w:ins>
      <w:r w:rsidRPr="003805EE">
        <w:rPr>
          <w:rFonts w:ascii="Helvetica" w:hAnsi="Helvetica"/>
          <w:sz w:val="22"/>
          <w:szCs w:val="22"/>
        </w:rPr>
        <w:t>:</w:t>
      </w:r>
    </w:p>
    <w:p w14:paraId="14EF6FD7" w14:textId="77777777" w:rsidR="00286FDA" w:rsidRPr="003805EE" w:rsidRDefault="00286FDA" w:rsidP="006551EE">
      <w:pPr>
        <w:rPr>
          <w:rFonts w:ascii="Helvetica" w:hAnsi="Helvetica"/>
          <w:sz w:val="22"/>
          <w:szCs w:val="22"/>
        </w:rPr>
      </w:pPr>
    </w:p>
    <w:p w14:paraId="40A23FEE" w14:textId="2ACDA8A1" w:rsidR="00286FDA" w:rsidRPr="003805EE" w:rsidRDefault="00286FDA" w:rsidP="006551EE">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6551EE">
      <w:pPr>
        <w:rPr>
          <w:rFonts w:ascii="Helvetica" w:hAnsi="Helvetica"/>
          <w:sz w:val="22"/>
          <w:szCs w:val="22"/>
        </w:rPr>
      </w:pPr>
    </w:p>
    <w:p w14:paraId="388A22E5" w14:textId="052B23F6" w:rsidR="00286FDA" w:rsidRPr="006C7FC8" w:rsidRDefault="00286FDA" w:rsidP="006551EE">
      <w:pPr>
        <w:rPr>
          <w:rFonts w:ascii="Helvetica" w:hAnsi="Helvetica"/>
          <w:sz w:val="22"/>
          <w:szCs w:val="22"/>
        </w:rPr>
      </w:pPr>
      <w:r w:rsidRPr="003805EE">
        <w:rPr>
          <w:rFonts w:ascii="Helvetica" w:hAnsi="Helvetica"/>
          <w:sz w:val="22"/>
          <w:szCs w:val="22"/>
        </w:rPr>
        <w:lastRenderedPageBreak/>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930903">
        <w:rPr>
          <w:rFonts w:ascii="Helvetica" w:hAnsi="Helvetica"/>
          <w:iCs/>
          <w:sz w:val="22"/>
          <w:szCs w:val="22"/>
        </w:rPr>
        <w:t xml:space="preserve">. </w:t>
      </w:r>
      <w:r w:rsidR="00930903" w:rsidRPr="004B588E">
        <w:rPr>
          <w:rFonts w:ascii="Helvetica" w:hAnsi="Helvetica"/>
          <w:i/>
          <w:sz w:val="22"/>
          <w:szCs w:val="22"/>
        </w:rPr>
        <w:t>A</w:t>
      </w:r>
      <w:r w:rsidR="00B84A6B">
        <w:rPr>
          <w:rFonts w:ascii="Helvetica" w:hAnsi="Helvetica"/>
          <w:i/>
          <w:sz w:val="22"/>
          <w:szCs w:val="22"/>
        </w:rPr>
        <w:t xml:space="preserve"> </w:t>
      </w:r>
      <w:proofErr w:type="gramStart"/>
      <w:r w:rsidR="00B84A6B">
        <w:rPr>
          <w:rFonts w:ascii="Helvetica" w:hAnsi="Helvetica"/>
          <w:sz w:val="22"/>
          <w:szCs w:val="22"/>
        </w:rPr>
        <w:t>values</w:t>
      </w:r>
      <w:proofErr w:type="gramEnd"/>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w:t>
      </w:r>
      <w:r w:rsidR="00F0621A" w:rsidRPr="003805EE">
        <w:rPr>
          <w:rFonts w:ascii="Helvetica" w:hAnsi="Helvetica"/>
          <w:sz w:val="22"/>
          <w:szCs w:val="22"/>
        </w:rPr>
        <w:t>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00930903">
        <w:rPr>
          <w:rFonts w:ascii="Helvetica" w:hAnsi="Helvetica"/>
          <w:sz w:val="22"/>
          <w:szCs w:val="22"/>
        </w:rPr>
        <w:t>, but low productivity.</w:t>
      </w:r>
      <w:r w:rsidRPr="003805EE">
        <w:rPr>
          <w:rFonts w:ascii="Helvetica" w:hAnsi="Helvetica"/>
          <w:sz w:val="22"/>
          <w:szCs w:val="22"/>
        </w:rPr>
        <w:t xml:space="preser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ins w:id="77" w:author="Adrian Stier" w:date="2022-01-24T11:10:00Z">
        <w:r w:rsidR="00F95669">
          <w:rPr>
            <w:rFonts w:ascii="Helvetica" w:hAnsi="Helvetica"/>
            <w:sz w:val="22"/>
            <w:szCs w:val="22"/>
          </w:rPr>
          <w:t xml:space="preserve">the intrinsic rate of increase - </w:t>
        </w:r>
      </w:ins>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6551EE">
      <w:pPr>
        <w:rPr>
          <w:rFonts w:ascii="Helvetica" w:hAnsi="Helvetica"/>
          <w:sz w:val="22"/>
          <w:szCs w:val="22"/>
        </w:rPr>
      </w:pPr>
    </w:p>
    <w:p w14:paraId="75E88C98" w14:textId="387D815E" w:rsidR="00336865" w:rsidRDefault="004352AB" w:rsidP="006551EE">
      <w:pPr>
        <w:pStyle w:val="CommentText"/>
        <w:rPr>
          <w:ins w:id="78" w:author="Adrian Stier" w:date="2022-02-15T11:55:00Z"/>
          <w:rFonts w:ascii="Helvetica" w:hAnsi="Helvetica"/>
          <w:i/>
          <w:iCs/>
          <w:sz w:val="22"/>
          <w:szCs w:val="22"/>
        </w:rPr>
      </w:pPr>
      <w:commentRangeStart w:id="79"/>
      <w:r w:rsidRPr="00336865">
        <w:rPr>
          <w:rFonts w:ascii="Helvetica" w:hAnsi="Helvetica"/>
          <w:i/>
          <w:iCs/>
          <w:sz w:val="22"/>
          <w:szCs w:val="22"/>
        </w:rPr>
        <w:t xml:space="preserve">Monitoring </w:t>
      </w:r>
      <w:commentRangeEnd w:id="79"/>
      <w:r w:rsidR="0050082D">
        <w:rPr>
          <w:rStyle w:val="CommentReference"/>
        </w:rPr>
        <w:commentReference w:id="79"/>
      </w:r>
      <w:r w:rsidR="00FF7B85">
        <w:rPr>
          <w:rFonts w:ascii="Helvetica" w:hAnsi="Helvetica"/>
          <w:i/>
          <w:iCs/>
          <w:sz w:val="22"/>
          <w:szCs w:val="22"/>
        </w:rPr>
        <w:t xml:space="preserve">and Assessment </w:t>
      </w:r>
      <w:r w:rsidRPr="00336865">
        <w:rPr>
          <w:rFonts w:ascii="Helvetica" w:hAnsi="Helvetica"/>
          <w:i/>
          <w:iCs/>
          <w:sz w:val="22"/>
          <w:szCs w:val="22"/>
        </w:rPr>
        <w:t>Model</w:t>
      </w:r>
      <w:r w:rsidR="00FF7B85">
        <w:rPr>
          <w:rFonts w:ascii="Helvetica" w:hAnsi="Helvetica"/>
          <w:i/>
          <w:iCs/>
          <w:sz w:val="22"/>
          <w:szCs w:val="22"/>
        </w:rPr>
        <w:t>s</w:t>
      </w:r>
    </w:p>
    <w:p w14:paraId="41D8BEC0" w14:textId="01AED8BF" w:rsidR="0056080B" w:rsidRDefault="0056080B" w:rsidP="006551EE">
      <w:pPr>
        <w:pStyle w:val="CommentText"/>
        <w:rPr>
          <w:ins w:id="80" w:author="Adrian Stier" w:date="2022-02-15T11:55:00Z"/>
          <w:rFonts w:ascii="Helvetica" w:hAnsi="Helvetica"/>
          <w:i/>
          <w:iCs/>
          <w:sz w:val="22"/>
          <w:szCs w:val="22"/>
        </w:rPr>
      </w:pPr>
    </w:p>
    <w:p w14:paraId="76370287" w14:textId="77777777" w:rsidR="0056080B" w:rsidRPr="00336865" w:rsidRDefault="0056080B" w:rsidP="006551EE">
      <w:pPr>
        <w:pStyle w:val="CommentText"/>
        <w:rPr>
          <w:rFonts w:ascii="Helvetica" w:hAnsi="Helvetica"/>
          <w:i/>
          <w:iCs/>
          <w:sz w:val="22"/>
          <w:szCs w:val="22"/>
        </w:rPr>
      </w:pPr>
    </w:p>
    <w:p w14:paraId="1B96C9A5" w14:textId="2C6D5355" w:rsidR="004352AB" w:rsidRPr="003805EE" w:rsidRDefault="004352AB" w:rsidP="006551EE">
      <w:pPr>
        <w:pStyle w:val="CommentText"/>
        <w:rPr>
          <w:rFonts w:ascii="Helvetica" w:hAnsi="Helvetica"/>
          <w:sz w:val="22"/>
          <w:szCs w:val="22"/>
        </w:rPr>
      </w:pPr>
      <w:r w:rsidRPr="003805EE">
        <w:rPr>
          <w:rFonts w:ascii="Helvetica" w:hAnsi="Helvetica"/>
          <w:sz w:val="22"/>
          <w:szCs w:val="22"/>
        </w:rPr>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xml:space="preserve">), </w:t>
      </w:r>
      <w:r w:rsidR="003E7E55" w:rsidRPr="00B850B7">
        <w:rPr>
          <w:rFonts w:ascii="Helvetica" w:hAnsi="Helvetica"/>
          <w:sz w:val="22"/>
          <w:szCs w:val="22"/>
        </w:rPr>
        <w:t>and often have to make assumptions about the values</w:t>
      </w:r>
      <w:r w:rsidR="00810974" w:rsidRPr="00B850B7">
        <w:rPr>
          <w:rFonts w:ascii="Helvetica" w:hAnsi="Helvetica"/>
          <w:sz w:val="22"/>
          <w:szCs w:val="22"/>
        </w:rPr>
        <w:t xml:space="preserve"> and uncertainty</w:t>
      </w:r>
      <w:r w:rsidR="003E7E55" w:rsidRPr="00B850B7">
        <w:rPr>
          <w:rFonts w:ascii="Helvetica" w:hAnsi="Helvetica"/>
          <w:sz w:val="22"/>
          <w:szCs w:val="22"/>
        </w:rPr>
        <w:t xml:space="preserve"> of certain life history parameters</w:t>
      </w:r>
      <w:r w:rsidRPr="00B850B7">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B850B7">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B850B7">
        <w:rPr>
          <w:rFonts w:ascii="Helvetica" w:hAnsi="Helvetica"/>
          <w:sz w:val="22"/>
          <w:szCs w:val="22"/>
        </w:rPr>
        <w:t>) is determined by monitoring precision</w:t>
      </w:r>
      <w:r w:rsidR="002E6B2A" w:rsidRPr="00B850B7">
        <w:rPr>
          <w:rFonts w:ascii="Helvetica" w:hAnsi="Helvetica"/>
          <w:sz w:val="22"/>
          <w:szCs w:val="22"/>
        </w:rPr>
        <w:t>.</w:t>
      </w:r>
      <w:r w:rsidR="00B15930" w:rsidRPr="00B850B7">
        <w:rPr>
          <w:rFonts w:ascii="Helvetica" w:hAnsi="Helvetica"/>
          <w:sz w:val="22"/>
          <w:szCs w:val="22"/>
        </w:rPr>
        <w:t xml:space="preserve"> </w:t>
      </w:r>
      <w:r w:rsidRPr="00B850B7">
        <w:rPr>
          <w:rFonts w:ascii="Helvetica" w:hAnsi="Helvetica"/>
          <w:sz w:val="22"/>
          <w:szCs w:val="22"/>
        </w:rPr>
        <w:t xml:space="preserve">We </w:t>
      </w:r>
      <w:ins w:id="81" w:author="Adrian Stier" w:date="2022-02-15T12:01:00Z">
        <w:r w:rsidR="00012E26">
          <w:rPr>
            <w:rFonts w:ascii="Helvetica" w:hAnsi="Helvetica"/>
            <w:sz w:val="22"/>
            <w:szCs w:val="22"/>
          </w:rPr>
          <w:t xml:space="preserve">modeled monitoring (observation) error </w:t>
        </w:r>
      </w:ins>
      <w:del w:id="82" w:author="Adrian Stier" w:date="2022-02-15T12:02:00Z">
        <w:r w:rsidRPr="00B850B7" w:rsidDel="00012E26">
          <w:rPr>
            <w:rFonts w:ascii="Helvetica" w:hAnsi="Helvetica"/>
            <w:sz w:val="22"/>
            <w:szCs w:val="22"/>
          </w:rPr>
          <w:delText>assume</w:delText>
        </w:r>
        <w:r w:rsidR="003E4DCD" w:rsidRPr="00B850B7" w:rsidDel="00012E26">
          <w:rPr>
            <w:rFonts w:ascii="Helvetica" w:hAnsi="Helvetica"/>
            <w:sz w:val="22"/>
            <w:szCs w:val="22"/>
          </w:rPr>
          <w:delText>d</w:delText>
        </w:r>
        <w:r w:rsidRPr="00B850B7" w:rsidDel="00012E26">
          <w:rPr>
            <w:rFonts w:ascii="Helvetica" w:hAnsi="Helvetica"/>
            <w:sz w:val="22"/>
            <w:szCs w:val="22"/>
          </w:rPr>
          <w:delText xml:space="preserve"> </w:delText>
        </w:r>
        <w:r w:rsidR="00286628" w:rsidRPr="00B850B7" w:rsidDel="00012E26">
          <w:rPr>
            <w:rFonts w:ascii="Helvetica" w:hAnsi="Helvetica"/>
            <w:sz w:val="22"/>
            <w:szCs w:val="22"/>
          </w:rPr>
          <w:delText xml:space="preserve">that </w:delText>
        </w:r>
        <w:r w:rsidRPr="00B850B7" w:rsidDel="00012E26">
          <w:rPr>
            <w:rFonts w:ascii="Helvetica" w:hAnsi="Helvetica"/>
            <w:sz w:val="22"/>
            <w:szCs w:val="22"/>
          </w:rPr>
          <w:delText>measurem</w:delText>
        </w:r>
        <w:r w:rsidRPr="003805EE" w:rsidDel="00012E26">
          <w:rPr>
            <w:rFonts w:ascii="Helvetica" w:hAnsi="Helvetica"/>
            <w:sz w:val="22"/>
            <w:szCs w:val="22"/>
          </w:rPr>
          <w:delText xml:space="preserve">ent error </w:delText>
        </w:r>
        <w:r w:rsidR="00BF7FB1" w:rsidDel="00012E26">
          <w:rPr>
            <w:rFonts w:ascii="Helvetica" w:hAnsi="Helvetica"/>
            <w:sz w:val="22"/>
            <w:szCs w:val="22"/>
          </w:rPr>
          <w:delText>lowers precision</w:delText>
        </w:r>
        <w:r w:rsidRPr="003805EE" w:rsidDel="00012E26">
          <w:rPr>
            <w:rFonts w:ascii="Helvetica" w:hAnsi="Helvetica"/>
            <w:sz w:val="22"/>
            <w:szCs w:val="22"/>
          </w:rPr>
          <w:delText xml:space="preserve"> but </w:delText>
        </w:r>
        <w:r w:rsidR="00BF7FB1" w:rsidDel="00012E26">
          <w:rPr>
            <w:rFonts w:ascii="Helvetica" w:hAnsi="Helvetica"/>
            <w:sz w:val="22"/>
            <w:szCs w:val="22"/>
          </w:rPr>
          <w:delText>not</w:delText>
        </w:r>
        <w:r w:rsidR="00BF7FB1" w:rsidRPr="003805EE" w:rsidDel="00012E26">
          <w:rPr>
            <w:rFonts w:ascii="Helvetica" w:hAnsi="Helvetica"/>
            <w:sz w:val="22"/>
            <w:szCs w:val="22"/>
          </w:rPr>
          <w:delText xml:space="preserve"> </w:delText>
        </w:r>
        <w:r w:rsidRPr="003805EE" w:rsidDel="00012E26">
          <w:rPr>
            <w:rFonts w:ascii="Helvetica" w:hAnsi="Helvetica"/>
            <w:sz w:val="22"/>
            <w:szCs w:val="22"/>
          </w:rPr>
          <w:delText xml:space="preserve">accuracy, and modeled monitoring error </w:delText>
        </w:r>
      </w:del>
      <w:r w:rsidRPr="003805EE">
        <w:rPr>
          <w:rFonts w:ascii="Helvetica" w:hAnsi="Helvetica"/>
          <w:sz w:val="22"/>
          <w:szCs w:val="22"/>
        </w:rPr>
        <w:t xml:space="preserve">as a log-normally distributed random variable with mean </w:t>
      </w:r>
      <m:oMath>
        <m:r>
          <w:rPr>
            <w:rFonts w:ascii="Cambria Math" w:hAnsi="Cambria Math"/>
            <w:sz w:val="22"/>
            <w:szCs w:val="22"/>
          </w:rPr>
          <m:t>-</m:t>
        </m:r>
        <m:f>
          <m:fPr>
            <m:type m:val="lin"/>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r>
              <w:rPr>
                <w:rFonts w:ascii="Cambria Math" w:hAnsi="Cambria Math"/>
                <w:sz w:val="22"/>
                <w:szCs w:val="22"/>
              </w:rPr>
              <m:t>2</m:t>
            </m:r>
          </m:den>
        </m:f>
      </m:oMath>
      <w:r w:rsidR="00F328CD" w:rsidRPr="003805EE">
        <w:rPr>
          <w:rFonts w:ascii="Helvetica" w:hAnsi="Helvetica"/>
          <w:sz w:val="22"/>
          <w:szCs w:val="22"/>
        </w:rPr>
        <w:t xml:space="preserve"> </w:t>
      </w:r>
      <w:r w:rsidRPr="003805EE">
        <w:rPr>
          <w:rFonts w:ascii="Helvetica" w:hAnsi="Helvetica"/>
          <w:sz w:val="22"/>
          <w:szCs w:val="22"/>
        </w:rPr>
        <w:t xml:space="preserve">and variance </w:t>
      </w:r>
      <m:oMath>
        <m:r>
          <w:rPr>
            <w:rFonts w:ascii="Cambria Math" w:hAnsi="Cambria Math"/>
            <w:sz w:val="22"/>
            <w:szCs w:val="22"/>
          </w:rPr>
          <m:t>σ</m:t>
        </m:r>
      </m:oMath>
      <w:r w:rsidR="004B23E1">
        <w:rPr>
          <w:rFonts w:ascii="Helvetica" w:hAnsi="Helvetica"/>
          <w:sz w:val="22"/>
          <w:szCs w:val="22"/>
        </w:rPr>
        <w:t xml:space="preserve">. </w:t>
      </w:r>
      <w:del w:id="83" w:author="Adrian Stier" w:date="2022-02-17T09:04:00Z">
        <w:r w:rsidR="004B23E1" w:rsidDel="00A76D15">
          <w:rPr>
            <w:rFonts w:ascii="Helvetica" w:hAnsi="Helvetica"/>
            <w:sz w:val="22"/>
            <w:szCs w:val="22"/>
          </w:rPr>
          <w:delText>We did not consider</w:delText>
        </w:r>
        <w:r w:rsidR="007068D6" w:rsidDel="00A76D15">
          <w:rPr>
            <w:rFonts w:ascii="Helvetica" w:hAnsi="Helvetica"/>
            <w:sz w:val="22"/>
            <w:szCs w:val="22"/>
          </w:rPr>
          <w:delText xml:space="preserve"> autocorrelation in estimation errors</w:delText>
        </w:r>
        <w:r w:rsidRPr="003805EE" w:rsidDel="00A76D15">
          <w:rPr>
            <w:rFonts w:ascii="Helvetica" w:hAnsi="Helvetica"/>
            <w:sz w:val="22"/>
            <w:szCs w:val="22"/>
          </w:rPr>
          <w:delText xml:space="preserve">. </w:delText>
        </w:r>
      </w:del>
      <w:r w:rsidRPr="003805EE">
        <w:rPr>
          <w:rFonts w:ascii="Helvetica" w:hAnsi="Helvetica"/>
          <w:sz w:val="22"/>
          <w:szCs w:val="22"/>
        </w:rPr>
        <w:t>The degree of monitoring precision in any given system is generally based on</w:t>
      </w:r>
      <w:del w:id="84" w:author="Adrian Stier" w:date="2022-02-15T12:03:00Z">
        <w:r w:rsidRPr="003805EE" w:rsidDel="00012E26">
          <w:rPr>
            <w:rFonts w:ascii="Helvetica" w:hAnsi="Helvetica"/>
            <w:sz w:val="22"/>
            <w:szCs w:val="22"/>
          </w:rPr>
          <w:delText xml:space="preserve"> the spatial extent, temporal extent, and degree to which monitoring samples are replicated</w:delText>
        </w:r>
      </w:del>
      <w:ins w:id="85" w:author="Adrian Stier" w:date="2022-02-15T12:03:00Z">
        <w:r w:rsidR="00012E26">
          <w:rPr>
            <w:rFonts w:ascii="Helvetica" w:hAnsi="Helvetica"/>
            <w:sz w:val="22"/>
            <w:szCs w:val="22"/>
          </w:rPr>
          <w:t xml:space="preserve"> the spatial and temporal resolution of monitoring relative to the distribution and dynamics of the resource b</w:t>
        </w:r>
      </w:ins>
      <w:ins w:id="86" w:author="Adrian Stier" w:date="2022-02-15T12:04:00Z">
        <w:r w:rsidR="00012E26">
          <w:rPr>
            <w:rFonts w:ascii="Helvetica" w:hAnsi="Helvetica"/>
            <w:sz w:val="22"/>
            <w:szCs w:val="22"/>
          </w:rPr>
          <w:t>eing harvested</w:t>
        </w:r>
      </w:ins>
      <w:r w:rsidRPr="003805EE">
        <w:rPr>
          <w:rFonts w:ascii="Helvetica" w:hAnsi="Helvetica"/>
          <w:sz w:val="22"/>
          <w:szCs w:val="22"/>
        </w:rPr>
        <w:t xml:space="preserve">. Therefore, at higher monitoring precision (lower </w:t>
      </w:r>
      <m:oMath>
        <m:r>
          <w:rPr>
            <w:rFonts w:ascii="Cambria Math" w:hAnsi="Cambria Math"/>
            <w:sz w:val="22"/>
            <w:szCs w:val="22"/>
          </w:rPr>
          <m:t>σ</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ins w:id="87" w:author="Adrian Stier" w:date="2022-02-17T09:06:00Z">
        <w:r w:rsidR="00A76D15">
          <w:rPr>
            <w:rFonts w:ascii="Helvetica" w:hAnsi="Helvetica"/>
            <w:sz w:val="22"/>
            <w:szCs w:val="22"/>
          </w:rPr>
          <w:t>Note that our</w:t>
        </w:r>
      </w:ins>
      <w:ins w:id="88" w:author="Adrian Stier" w:date="2022-02-17T09:05:00Z">
        <w:r w:rsidR="00A76D15">
          <w:rPr>
            <w:rFonts w:ascii="Helvetica" w:hAnsi="Helvetica"/>
            <w:sz w:val="22"/>
            <w:szCs w:val="22"/>
          </w:rPr>
          <w:t xml:space="preserve"> </w:t>
        </w:r>
      </w:ins>
      <w:ins w:id="89" w:author="Adrian Stier" w:date="2022-02-17T09:06:00Z">
        <w:r w:rsidR="00A76D15">
          <w:rPr>
            <w:rFonts w:ascii="Helvetica" w:hAnsi="Helvetica"/>
            <w:sz w:val="22"/>
            <w:szCs w:val="22"/>
          </w:rPr>
          <w:t xml:space="preserve">simulation of </w:t>
        </w:r>
      </w:ins>
      <w:ins w:id="90" w:author="Adrian Stier" w:date="2022-02-17T09:09:00Z">
        <w:r w:rsidR="00676978">
          <w:rPr>
            <w:rFonts w:ascii="Helvetica" w:hAnsi="Helvetica"/>
            <w:sz w:val="22"/>
            <w:szCs w:val="22"/>
          </w:rPr>
          <w:t xml:space="preserve">variation in </w:t>
        </w:r>
      </w:ins>
      <w:ins w:id="91" w:author="Adrian Stier" w:date="2022-02-17T09:06:00Z">
        <w:r w:rsidR="00A76D15">
          <w:rPr>
            <w:rFonts w:ascii="Helvetica" w:hAnsi="Helvetica"/>
            <w:sz w:val="22"/>
            <w:szCs w:val="22"/>
          </w:rPr>
          <w:t>monitoring is focused</w:t>
        </w:r>
      </w:ins>
      <w:ins w:id="92" w:author="Adrian Stier" w:date="2022-02-17T09:05:00Z">
        <w:r w:rsidR="00A76D15">
          <w:rPr>
            <w:rFonts w:ascii="Helvetica" w:hAnsi="Helvetica"/>
            <w:sz w:val="22"/>
            <w:szCs w:val="22"/>
          </w:rPr>
          <w:t xml:space="preserve"> on precision</w:t>
        </w:r>
      </w:ins>
      <w:ins w:id="93" w:author="Adrian Stier" w:date="2022-02-17T09:09:00Z">
        <w:r w:rsidR="00676978">
          <w:rPr>
            <w:rFonts w:ascii="Helvetica" w:hAnsi="Helvetica"/>
            <w:sz w:val="22"/>
            <w:szCs w:val="22"/>
          </w:rPr>
          <w:t xml:space="preserve"> - </w:t>
        </w:r>
      </w:ins>
      <w:ins w:id="94" w:author="Adrian Stier" w:date="2022-02-17T09:06:00Z">
        <w:r w:rsidR="00A76D15">
          <w:rPr>
            <w:rFonts w:ascii="Helvetica" w:hAnsi="Helvetica"/>
            <w:sz w:val="22"/>
            <w:szCs w:val="22"/>
          </w:rPr>
          <w:t>variation in</w:t>
        </w:r>
      </w:ins>
      <w:ins w:id="95" w:author="Adrian Stier" w:date="2022-02-17T09:07:00Z">
        <w:r w:rsidR="00A76D15">
          <w:rPr>
            <w:rFonts w:ascii="Helvetica" w:hAnsi="Helvetica"/>
            <w:sz w:val="22"/>
            <w:szCs w:val="22"/>
          </w:rPr>
          <w:t xml:space="preserve"> estimated biomass</w:t>
        </w:r>
      </w:ins>
      <w:ins w:id="96" w:author="Adrian Stier" w:date="2022-02-17T09:10:00Z">
        <w:r w:rsidR="00676978">
          <w:rPr>
            <w:rFonts w:ascii="Helvetica" w:hAnsi="Helvetica"/>
            <w:sz w:val="22"/>
            <w:szCs w:val="22"/>
          </w:rPr>
          <w:t xml:space="preserve"> (</w:t>
        </w:r>
      </w:ins>
      <m:oMath>
        <m:sSub>
          <m:sSubPr>
            <m:ctrlPr>
              <w:ins w:id="97" w:author="Adrian Stier" w:date="2022-02-17T09:10:00Z">
                <w:rPr>
                  <w:rFonts w:ascii="Cambria Math" w:hAnsi="Cambria Math"/>
                  <w:i/>
                  <w:sz w:val="22"/>
                  <w:szCs w:val="22"/>
                </w:rPr>
              </w:ins>
            </m:ctrlPr>
          </m:sSubPr>
          <m:e>
            <m:acc>
              <m:accPr>
                <m:ctrlPr>
                  <w:ins w:id="98" w:author="Adrian Stier" w:date="2022-02-17T09:10:00Z">
                    <w:rPr>
                      <w:rFonts w:ascii="Cambria Math" w:hAnsi="Cambria Math"/>
                      <w:i/>
                      <w:sz w:val="22"/>
                      <w:szCs w:val="22"/>
                    </w:rPr>
                  </w:ins>
                </m:ctrlPr>
              </m:accPr>
              <m:e>
                <m:r>
                  <w:ins w:id="99" w:author="Adrian Stier" w:date="2022-02-17T09:10:00Z">
                    <w:rPr>
                      <w:rFonts w:ascii="Cambria Math" w:hAnsi="Cambria Math"/>
                      <w:sz w:val="22"/>
                      <w:szCs w:val="22"/>
                    </w:rPr>
                    <m:t>B</m:t>
                  </w:ins>
                </m:r>
              </m:e>
            </m:acc>
          </m:e>
          <m:sub>
            <m:r>
              <w:ins w:id="100" w:author="Adrian Stier" w:date="2022-02-17T09:10:00Z">
                <w:rPr>
                  <w:rFonts w:ascii="Cambria Math" w:hAnsi="Cambria Math"/>
                  <w:sz w:val="22"/>
                  <w:szCs w:val="22"/>
                </w:rPr>
                <m:t>t</m:t>
              </w:ins>
            </m:r>
          </m:sub>
        </m:sSub>
        <m:r>
          <w:ins w:id="101" w:author="Adrian Stier" w:date="2022-02-17T09:10:00Z">
            <w:rPr>
              <w:rFonts w:ascii="Cambria Math" w:hAnsi="Cambria Math"/>
              <w:sz w:val="22"/>
              <w:szCs w:val="22"/>
            </w:rPr>
            <m:t>)</m:t>
          </w:ins>
        </m:r>
      </m:oMath>
      <w:ins w:id="102" w:author="Adrian Stier" w:date="2022-02-17T09:07:00Z">
        <w:r w:rsidR="00A76D15">
          <w:rPr>
            <w:rFonts w:ascii="Helvetica" w:hAnsi="Helvetica"/>
            <w:sz w:val="22"/>
            <w:szCs w:val="22"/>
          </w:rPr>
          <w:t xml:space="preserve">, </w:t>
        </w:r>
      </w:ins>
      <w:ins w:id="103" w:author="Adrian Stier" w:date="2022-02-17T09:06:00Z">
        <w:r w:rsidR="00A76D15">
          <w:rPr>
            <w:rFonts w:ascii="Helvetica" w:hAnsi="Helvetica"/>
            <w:sz w:val="22"/>
            <w:szCs w:val="22"/>
          </w:rPr>
          <w:t xml:space="preserve">not accuracy </w:t>
        </w:r>
      </w:ins>
      <w:ins w:id="104" w:author="Adrian Stier" w:date="2022-02-17T09:07:00Z">
        <w:r w:rsidR="00A76D15">
          <w:rPr>
            <w:rFonts w:ascii="Helvetica" w:hAnsi="Helvetica"/>
            <w:sz w:val="22"/>
            <w:szCs w:val="22"/>
          </w:rPr>
          <w:t>which would involve also simulating variation in the mean of estimated biomass</w:t>
        </w:r>
      </w:ins>
      <w:ins w:id="105" w:author="Adrian Stier" w:date="2022-02-17T09:10:00Z">
        <w:r w:rsidR="00676978">
          <w:rPr>
            <w:rFonts w:ascii="Helvetica" w:hAnsi="Helvetica"/>
            <w:sz w:val="22"/>
            <w:szCs w:val="22"/>
          </w:rPr>
          <w:t xml:space="preserve"> (</w:t>
        </w:r>
      </w:ins>
      <m:oMath>
        <m:sSub>
          <m:sSubPr>
            <m:ctrlPr>
              <w:ins w:id="106" w:author="Adrian Stier" w:date="2022-02-17T09:10:00Z">
                <w:rPr>
                  <w:rFonts w:ascii="Cambria Math" w:hAnsi="Cambria Math"/>
                  <w:i/>
                  <w:sz w:val="22"/>
                  <w:szCs w:val="22"/>
                </w:rPr>
              </w:ins>
            </m:ctrlPr>
          </m:sSubPr>
          <m:e>
            <m:acc>
              <m:accPr>
                <m:ctrlPr>
                  <w:ins w:id="107" w:author="Adrian Stier" w:date="2022-02-17T09:10:00Z">
                    <w:rPr>
                      <w:rFonts w:ascii="Cambria Math" w:hAnsi="Cambria Math"/>
                      <w:i/>
                      <w:sz w:val="22"/>
                      <w:szCs w:val="22"/>
                    </w:rPr>
                  </w:ins>
                </m:ctrlPr>
              </m:accPr>
              <m:e>
                <m:r>
                  <w:ins w:id="108" w:author="Adrian Stier" w:date="2022-02-17T09:10:00Z">
                    <w:rPr>
                      <w:rFonts w:ascii="Cambria Math" w:hAnsi="Cambria Math"/>
                      <w:sz w:val="22"/>
                      <w:szCs w:val="22"/>
                    </w:rPr>
                    <m:t>B</m:t>
                  </w:ins>
                </m:r>
              </m:e>
            </m:acc>
          </m:e>
          <m:sub>
            <m:r>
              <w:ins w:id="109" w:author="Adrian Stier" w:date="2022-02-17T09:10:00Z">
                <w:rPr>
                  <w:rFonts w:ascii="Cambria Math" w:hAnsi="Cambria Math"/>
                  <w:sz w:val="22"/>
                  <w:szCs w:val="22"/>
                </w:rPr>
                <m:t>t</m:t>
              </w:ins>
            </m:r>
          </m:sub>
        </m:sSub>
      </m:oMath>
      <w:ins w:id="110" w:author="Adrian Stier" w:date="2022-02-17T09:10:00Z">
        <w:r w:rsidR="00676978">
          <w:rPr>
            <w:rFonts w:ascii="Helvetica" w:hAnsi="Helvetica"/>
            <w:sz w:val="22"/>
            <w:szCs w:val="22"/>
          </w:rPr>
          <w:t>)</w:t>
        </w:r>
      </w:ins>
      <w:ins w:id="111" w:author="Adrian Stier" w:date="2022-02-17T09:07:00Z">
        <w:r w:rsidR="00A76D15">
          <w:rPr>
            <w:rFonts w:ascii="Helvetica" w:hAnsi="Helvetica"/>
            <w:sz w:val="22"/>
            <w:szCs w:val="22"/>
          </w:rPr>
          <w:t xml:space="preserve">. </w:t>
        </w:r>
      </w:ins>
      <w:ins w:id="112" w:author="Adrian Stier" w:date="2022-02-17T09:10:00Z">
        <w:r w:rsidR="00CC5AEE">
          <w:rPr>
            <w:rFonts w:ascii="Helvetica" w:hAnsi="Helvetica"/>
            <w:sz w:val="22"/>
            <w:szCs w:val="22"/>
          </w:rPr>
          <w:t>Precision is high when monitoring adequately</w:t>
        </w:r>
      </w:ins>
      <w:ins w:id="113" w:author="Adrian Stier" w:date="2022-02-17T09:11:00Z">
        <w:r w:rsidR="00CC5AEE">
          <w:rPr>
            <w:rFonts w:ascii="Helvetica" w:hAnsi="Helvetica"/>
            <w:sz w:val="22"/>
            <w:szCs w:val="22"/>
          </w:rPr>
          <w:t xml:space="preserve"> captures the spatial and spatiotemporal distribution of the resource.</w:t>
        </w:r>
      </w:ins>
    </w:p>
    <w:p w14:paraId="02C27F3C" w14:textId="77777777" w:rsidR="004352AB" w:rsidRPr="003805EE" w:rsidRDefault="004352AB" w:rsidP="006551EE">
      <w:pPr>
        <w:ind w:firstLine="720"/>
        <w:rPr>
          <w:rFonts w:ascii="Helvetica" w:hAnsi="Helvetica"/>
          <w:sz w:val="22"/>
          <w:szCs w:val="22"/>
        </w:rPr>
      </w:pPr>
    </w:p>
    <w:p w14:paraId="5490F213" w14:textId="77777777" w:rsidR="00336865" w:rsidRPr="00336865" w:rsidRDefault="004352AB" w:rsidP="006551EE">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6551EE">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6551EE">
      <w:pPr>
        <w:rPr>
          <w:rFonts w:ascii="Helvetica" w:hAnsi="Helvetica"/>
          <w:sz w:val="22"/>
          <w:szCs w:val="22"/>
        </w:rPr>
      </w:pPr>
    </w:p>
    <w:p w14:paraId="5387B971" w14:textId="1FED9144"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oMath>
      <w:r w:rsidR="0045684F">
        <w:rPr>
          <w:rFonts w:ascii="Helvetica" w:hAnsi="Helvetica"/>
          <w:sz w:val="22"/>
          <w:szCs w:val="22"/>
        </w:rPr>
        <w:t>,</w:t>
      </w:r>
      <w:r w:rsidR="0045684F">
        <w:rPr>
          <w:rFonts w:ascii="Helvetica" w:hAnsi="Helvetica"/>
          <w:sz w:val="22"/>
          <w:szCs w:val="22"/>
        </w:rPr>
        <w:tab/>
      </w:r>
      <w:r w:rsidRPr="003805EE">
        <w:rPr>
          <w:rFonts w:ascii="Helvetica" w:hAnsi="Helvetica"/>
          <w:sz w:val="22"/>
          <w:szCs w:val="22"/>
        </w:rPr>
        <w:t>(2)</w:t>
      </w:r>
    </w:p>
    <w:p w14:paraId="18E1F952" w14:textId="77777777" w:rsidR="004352AB" w:rsidRPr="003805EE" w:rsidRDefault="004352AB" w:rsidP="006551EE">
      <w:pPr>
        <w:rPr>
          <w:rFonts w:ascii="Helvetica" w:hAnsi="Helvetica"/>
          <w:sz w:val="22"/>
          <w:szCs w:val="22"/>
        </w:rPr>
      </w:pPr>
    </w:p>
    <w:p w14:paraId="30268D64" w14:textId="069049EF" w:rsidR="004352AB" w:rsidRPr="003805EE" w:rsidRDefault="00693745" w:rsidP="006551EE">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6551EE">
      <w:pPr>
        <w:rPr>
          <w:rFonts w:ascii="Helvetica" w:hAnsi="Helvetica"/>
          <w:sz w:val="22"/>
          <w:szCs w:val="22"/>
        </w:rPr>
      </w:pPr>
    </w:p>
    <w:p w14:paraId="0AAE34B0" w14:textId="77777777" w:rsidR="004352AB" w:rsidRPr="003805EE" w:rsidRDefault="004352AB" w:rsidP="006551EE">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6551EE">
      <w:pPr>
        <w:rPr>
          <w:rFonts w:ascii="Helvetica" w:hAnsi="Helvetica"/>
          <w:sz w:val="22"/>
          <w:szCs w:val="22"/>
        </w:rPr>
      </w:pPr>
    </w:p>
    <w:p w14:paraId="646F54CC" w14:textId="77777777" w:rsidR="00555417" w:rsidRPr="003805EE" w:rsidRDefault="004352AB" w:rsidP="006551EE">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6551EE">
      <w:pPr>
        <w:rPr>
          <w:rFonts w:ascii="Helvetica" w:hAnsi="Helvetica"/>
          <w:sz w:val="22"/>
          <w:szCs w:val="22"/>
        </w:rPr>
      </w:pPr>
    </w:p>
    <w:p w14:paraId="524B5884" w14:textId="7ADA2D44" w:rsidR="00555417" w:rsidRPr="003805EE" w:rsidRDefault="00A631D0" w:rsidP="006551EE">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6551EE">
      <w:pPr>
        <w:rPr>
          <w:rFonts w:ascii="Helvetica" w:hAnsi="Helvetica"/>
          <w:sz w:val="22"/>
          <w:szCs w:val="22"/>
        </w:rPr>
      </w:pPr>
    </w:p>
    <w:p w14:paraId="21C040C2" w14:textId="73B205F3" w:rsidR="001D365D" w:rsidRDefault="008F4F28" w:rsidP="006551EE">
      <w:pPr>
        <w:rPr>
          <w:ins w:id="114" w:author="Tim Essington" w:date="2022-02-21T17:40:00Z"/>
          <w:rFonts w:ascii="Helvetica" w:hAnsi="Helvetica"/>
          <w:sz w:val="22"/>
          <w:szCs w:val="22"/>
        </w:rPr>
      </w:pPr>
      <w:r>
        <w:rPr>
          <w:rFonts w:ascii="Helvetica" w:hAnsi="Helvetica"/>
          <w:sz w:val="22"/>
          <w:szCs w:val="22"/>
        </w:rPr>
        <w:lastRenderedPageBreak/>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w:t>
      </w:r>
      <w:ins w:id="115" w:author="Adrian Stier" w:date="2022-02-17T10:12:00Z">
        <w:r w:rsidR="00005AC3">
          <w:rPr>
            <w:rFonts w:ascii="Helvetica" w:hAnsi="Helvetica"/>
            <w:sz w:val="22"/>
            <w:szCs w:val="22"/>
          </w:rPr>
          <w:t xml:space="preserve"> </w:t>
        </w:r>
      </w:ins>
      <w:r w:rsidR="002E2F64">
        <w:rPr>
          <w:rFonts w:ascii="Helvetica" w:hAnsi="Helvetica"/>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2E2F64">
        <w:rPr>
          <w:rFonts w:ascii="Helvetica" w:hAnsi="Helvetica"/>
          <w:sz w:val="22"/>
          <w:szCs w:val="22"/>
        </w:rPr>
      </w:r>
      <w:r w:rsidR="002E2F64">
        <w:rPr>
          <w:rFonts w:ascii="Helvetica" w:hAnsi="Helvetica"/>
          <w:sz w:val="22"/>
          <w:szCs w:val="22"/>
        </w:rPr>
        <w:fldChar w:fldCharType="separate"/>
      </w:r>
      <w:r w:rsidR="002E2F64">
        <w:rPr>
          <w:rFonts w:ascii="Helvetica" w:hAnsi="Helvetica"/>
          <w:noProof/>
          <w:sz w:val="22"/>
          <w:szCs w:val="22"/>
        </w:rPr>
        <w:t>[20-22]</w:t>
      </w:r>
      <w:r w:rsidR="002E2F64">
        <w:rPr>
          <w:rFonts w:ascii="Helvetica" w:hAnsi="Helvetica"/>
          <w:sz w:val="22"/>
          <w:szCs w:val="22"/>
        </w:rPr>
        <w:fldChar w:fldCharType="end"/>
      </w:r>
      <w:r w:rsidR="004352AB" w:rsidRPr="003805EE">
        <w:rPr>
          <w:rFonts w:ascii="Helvetica" w:hAnsi="Helvetica"/>
          <w:sz w:val="22"/>
          <w:szCs w:val="22"/>
        </w:rPr>
        <w:t>.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where no harvest is allowed (i.e. the limit reference point</w:t>
      </w:r>
      <w:ins w:id="116" w:author="Tim Essington" w:date="2022-02-21T17:16:00Z">
        <w:r w:rsidR="00EC5AD3">
          <w:rPr>
            <w:rFonts w:ascii="Helvetica" w:hAnsi="Helvetica"/>
            <w:sz w:val="22"/>
            <w:szCs w:val="22"/>
          </w:rPr>
          <w:t>;</w:t>
        </w:r>
      </w:ins>
      <w:ins w:id="117" w:author="Adrian Stier" w:date="2022-02-23T14:38:00Z">
        <w:r w:rsidR="00854231" w:rsidRPr="00854231">
          <w:rPr>
            <w:rFonts w:ascii="Helvetica" w:hAnsi="Helvetica"/>
            <w:sz w:val="22"/>
            <w:szCs w:val="22"/>
          </w:rPr>
          <w:t xml:space="preserve"> {</w:t>
        </w:r>
        <w:proofErr w:type="spellStart"/>
        <w:r w:rsidR="00854231" w:rsidRPr="00854231">
          <w:rPr>
            <w:rFonts w:ascii="Helvetica" w:hAnsi="Helvetica"/>
            <w:sz w:val="22"/>
            <w:szCs w:val="22"/>
          </w:rPr>
          <w:t>Pikitch</w:t>
        </w:r>
        <w:proofErr w:type="spellEnd"/>
        <w:r w:rsidR="00854231" w:rsidRPr="00854231">
          <w:rPr>
            <w:rFonts w:ascii="Helvetica" w:hAnsi="Helvetica"/>
            <w:sz w:val="22"/>
            <w:szCs w:val="22"/>
          </w:rPr>
          <w:t>, 2012 #</w:t>
        </w:r>
        <w:proofErr w:type="gramStart"/>
        <w:r w:rsidR="00854231" w:rsidRPr="00854231">
          <w:rPr>
            <w:rFonts w:ascii="Helvetica" w:hAnsi="Helvetica"/>
            <w:sz w:val="22"/>
            <w:szCs w:val="22"/>
          </w:rPr>
          <w:t>6528</w:t>
        </w:r>
      </w:ins>
      <w:ins w:id="118" w:author="Adrian Stier" w:date="2022-02-23T14:39:00Z">
        <w:r w:rsidR="00854231">
          <w:rPr>
            <w:rFonts w:ascii="Helvetica" w:hAnsi="Helvetica"/>
            <w:sz w:val="22"/>
            <w:szCs w:val="22"/>
          </w:rPr>
          <w:t>;</w:t>
        </w:r>
        <w:r w:rsidR="00854231" w:rsidRPr="00854231">
          <w:rPr>
            <w:rFonts w:ascii="Helvetica" w:hAnsi="Helvetica"/>
            <w:sz w:val="22"/>
            <w:szCs w:val="22"/>
          </w:rPr>
          <w:t>Mildenberger</w:t>
        </w:r>
        <w:proofErr w:type="gramEnd"/>
        <w:r w:rsidR="00854231" w:rsidRPr="00854231">
          <w:rPr>
            <w:rFonts w:ascii="Helvetica" w:hAnsi="Helvetica"/>
            <w:sz w:val="22"/>
            <w:szCs w:val="22"/>
          </w:rPr>
          <w:t>, 2022 #6529</w:t>
        </w:r>
      </w:ins>
      <w:ins w:id="119" w:author="Adrian Stier" w:date="2022-02-23T15:01:00Z">
        <w:r w:rsidR="00863FBA">
          <w:rPr>
            <w:rFonts w:ascii="Helvetica" w:hAnsi="Helvetica"/>
            <w:sz w:val="22"/>
            <w:szCs w:val="22"/>
          </w:rPr>
          <w:t>;</w:t>
        </w:r>
        <w:r w:rsidR="00863FBA" w:rsidRPr="00863FBA">
          <w:rPr>
            <w:rFonts w:ascii="Helvetica" w:hAnsi="Helvetica"/>
            <w:sz w:val="22"/>
            <w:szCs w:val="22"/>
          </w:rPr>
          <w:t>Lande, 1997 #6530}</w:t>
        </w:r>
      </w:ins>
      <w:ins w:id="120" w:author="Tim Essington" w:date="2022-02-21T17:16:00Z">
        <w:del w:id="121" w:author="Adrian Stier" w:date="2022-02-23T14:39:00Z">
          <w:r w:rsidR="00EC5AD3" w:rsidDel="00854231">
            <w:rPr>
              <w:rFonts w:ascii="Helvetica" w:hAnsi="Helvetica"/>
              <w:sz w:val="22"/>
              <w:szCs w:val="22"/>
            </w:rPr>
            <w:delText xml:space="preserve"> </w:delText>
          </w:r>
          <w:commentRangeStart w:id="122"/>
          <w:r w:rsidR="00EC5AD3" w:rsidDel="00854231">
            <w:rPr>
              <w:rFonts w:ascii="Helvetica" w:hAnsi="Helvetica"/>
              <w:sz w:val="22"/>
              <w:szCs w:val="22"/>
            </w:rPr>
            <w:delText>see</w:delText>
          </w:r>
        </w:del>
      </w:ins>
      <w:commentRangeEnd w:id="122"/>
      <w:ins w:id="123" w:author="Tim Essington" w:date="2022-02-21T17:54:00Z">
        <w:del w:id="124" w:author="Adrian Stier" w:date="2022-02-23T14:39:00Z">
          <w:r w:rsidR="00A222ED" w:rsidDel="00854231">
            <w:rPr>
              <w:rStyle w:val="CommentReference"/>
              <w:rFonts w:asciiTheme="minorHAnsi" w:eastAsiaTheme="minorEastAsia" w:hAnsiTheme="minorHAnsi" w:cstheme="minorBidi"/>
              <w:lang w:eastAsia="ja-JP"/>
            </w:rPr>
            <w:commentReference w:id="122"/>
          </w:r>
        </w:del>
      </w:ins>
      <w:ins w:id="125" w:author="Tim Essington" w:date="2022-02-21T17:17:00Z">
        <w:del w:id="126" w:author="Adrian Stier" w:date="2022-02-23T14:39:00Z">
          <w:r w:rsidR="00EC5AD3" w:rsidDel="00854231">
            <w:rPr>
              <w:rFonts w:ascii="Helvetica" w:hAnsi="Helvetica"/>
              <w:sz w:val="22"/>
              <w:szCs w:val="22"/>
            </w:rPr>
            <w:delText xml:space="preserve"> </w:delText>
          </w:r>
          <w:commentRangeStart w:id="127"/>
          <w:r w:rsidR="00EC5AD3" w:rsidDel="00854231">
            <w:rPr>
              <w:rFonts w:ascii="Helvetica" w:hAnsi="Helvetica"/>
              <w:sz w:val="22"/>
              <w:szCs w:val="22"/>
            </w:rPr>
            <w:delText xml:space="preserve">Milenberger </w:delText>
          </w:r>
        </w:del>
      </w:ins>
      <w:commentRangeEnd w:id="127"/>
      <w:ins w:id="128" w:author="Tim Essington" w:date="2022-02-21T17:55:00Z">
        <w:del w:id="129" w:author="Adrian Stier" w:date="2022-02-23T14:39:00Z">
          <w:r w:rsidR="00A222ED" w:rsidDel="00854231">
            <w:rPr>
              <w:rStyle w:val="CommentReference"/>
              <w:rFonts w:asciiTheme="minorHAnsi" w:eastAsiaTheme="minorEastAsia" w:hAnsiTheme="minorHAnsi" w:cstheme="minorBidi"/>
              <w:lang w:eastAsia="ja-JP"/>
            </w:rPr>
            <w:commentReference w:id="127"/>
          </w:r>
        </w:del>
      </w:ins>
      <w:ins w:id="130" w:author="Tim Essington" w:date="2022-02-21T17:17:00Z">
        <w:del w:id="131" w:author="Adrian Stier" w:date="2022-02-23T14:39:00Z">
          <w:r w:rsidR="00EC5AD3" w:rsidDel="00854231">
            <w:rPr>
              <w:rFonts w:ascii="Helvetica" w:hAnsi="Helvetica"/>
              <w:sz w:val="22"/>
              <w:szCs w:val="22"/>
            </w:rPr>
            <w:delText>et al. 2022</w:delText>
          </w:r>
        </w:del>
      </w:ins>
      <w:ins w:id="132" w:author="Tim Essington" w:date="2022-02-21T17:16:00Z">
        <w:del w:id="133" w:author="Adrian Stier" w:date="2022-02-23T14:39:00Z">
          <w:r w:rsidR="00EC5AD3" w:rsidDel="00854231">
            <w:rPr>
              <w:rFonts w:ascii="Helvetica" w:hAnsi="Helvetica"/>
              <w:sz w:val="22"/>
              <w:szCs w:val="22"/>
            </w:rPr>
            <w:delText xml:space="preserve"> </w:delText>
          </w:r>
        </w:del>
      </w:ins>
      <w:r w:rsidR="004352AB" w:rsidRPr="003805EE">
        <w:rPr>
          <w:rFonts w:ascii="Helvetica" w:hAnsi="Helvetica"/>
          <w:sz w:val="22"/>
          <w:szCs w:val="22"/>
        </w:rPr>
        <w:t xml:space="preserve">). </w:t>
      </w:r>
      <w:ins w:id="134" w:author="Tim Essington" w:date="2022-02-21T17:40:00Z">
        <w:r w:rsidR="00954D84">
          <w:rPr>
            <w:rFonts w:ascii="Helvetica" w:hAnsi="Helvetica"/>
            <w:sz w:val="22"/>
            <w:szCs w:val="22"/>
          </w:rPr>
          <w:t xml:space="preserve"> A generic form of such “hockey stick” harvest control rules</w:t>
        </w:r>
        <w:r w:rsidR="001D365D">
          <w:rPr>
            <w:rFonts w:ascii="Helvetica" w:hAnsi="Helvetica"/>
            <w:sz w:val="22"/>
            <w:szCs w:val="22"/>
          </w:rPr>
          <w:t xml:space="preserve"> is that the harvest rate in year t, </w:t>
        </w:r>
        <w:proofErr w:type="spellStart"/>
        <w:r w:rsidR="001D365D">
          <w:rPr>
            <w:rFonts w:ascii="Helvetica" w:hAnsi="Helvetica"/>
            <w:sz w:val="22"/>
            <w:szCs w:val="22"/>
          </w:rPr>
          <w:t>Ht</w:t>
        </w:r>
        <w:proofErr w:type="spellEnd"/>
        <w:r w:rsidR="001D365D">
          <w:rPr>
            <w:rFonts w:ascii="Helvetica" w:hAnsi="Helvetica"/>
            <w:sz w:val="22"/>
            <w:szCs w:val="22"/>
          </w:rPr>
          <w:t>, equals:</w:t>
        </w:r>
      </w:ins>
    </w:p>
    <w:p w14:paraId="37D8D278" w14:textId="359A813F" w:rsidR="001D365D" w:rsidDel="00754010" w:rsidRDefault="001D365D" w:rsidP="006551EE">
      <w:pPr>
        <w:rPr>
          <w:ins w:id="135" w:author="Tim Essington" w:date="2022-02-21T17:40:00Z"/>
          <w:del w:id="136" w:author="Adrian Stier" w:date="2022-02-23T15:12:00Z"/>
          <w:rFonts w:ascii="Helvetica" w:hAnsi="Helvetica"/>
          <w:sz w:val="22"/>
          <w:szCs w:val="22"/>
        </w:rPr>
      </w:pPr>
    </w:p>
    <w:p w14:paraId="0963ADD1" w14:textId="77777777" w:rsidR="00754010" w:rsidRDefault="001D365D" w:rsidP="00754010">
      <w:pPr>
        <w:tabs>
          <w:tab w:val="left" w:pos="8640"/>
        </w:tabs>
        <w:rPr>
          <w:ins w:id="137" w:author="Adrian Stier" w:date="2022-02-23T15:12:00Z"/>
          <w:noProof/>
          <w:sz w:val="22"/>
          <w:szCs w:val="22"/>
        </w:rPr>
      </w:pPr>
      <w:ins w:id="138" w:author="Tim Essington" w:date="2022-02-21T17:40:00Z">
        <w:del w:id="139" w:author="Adrian Stier" w:date="2022-02-23T15:12:00Z">
          <w:r w:rsidRPr="001D365D" w:rsidDel="00754010">
            <w:rPr>
              <w:noProof/>
            </w:rPr>
            <w:drawing>
              <wp:inline distT="0" distB="0" distL="0" distR="0" wp14:anchorId="60AF8360" wp14:editId="6E3130DE">
                <wp:extent cx="2461895" cy="253365"/>
                <wp:effectExtent l="0" t="0" r="190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1895" cy="253365"/>
                        </a:xfrm>
                        <a:prstGeom prst="rect">
                          <a:avLst/>
                        </a:prstGeom>
                        <a:noFill/>
                        <a:ln>
                          <a:noFill/>
                        </a:ln>
                      </pic:spPr>
                    </pic:pic>
                  </a:graphicData>
                </a:graphic>
              </wp:inline>
            </w:drawing>
          </w:r>
        </w:del>
      </w:ins>
    </w:p>
    <w:p w14:paraId="66B25A14" w14:textId="58BDEE16" w:rsidR="00754010" w:rsidRPr="003805EE" w:rsidRDefault="00A631D0" w:rsidP="00754010">
      <w:pPr>
        <w:tabs>
          <w:tab w:val="left" w:pos="8640"/>
        </w:tabs>
        <w:rPr>
          <w:ins w:id="140" w:author="Adrian Stier" w:date="2022-02-23T15:03:00Z"/>
          <w:rFonts w:ascii="Helvetica" w:hAnsi="Helvetica"/>
          <w:sz w:val="22"/>
          <w:szCs w:val="22"/>
        </w:rPr>
      </w:pPr>
      <m:oMath>
        <m:sSub>
          <m:sSubPr>
            <m:ctrlPr>
              <w:ins w:id="141" w:author="Adrian Stier" w:date="2022-02-23T15:03:00Z">
                <w:rPr>
                  <w:rFonts w:ascii="Cambria Math" w:hAnsi="Cambria Math"/>
                  <w:i/>
                  <w:sz w:val="22"/>
                  <w:szCs w:val="22"/>
                </w:rPr>
              </w:ins>
            </m:ctrlPr>
          </m:sSubPr>
          <m:e>
            <m:r>
              <w:ins w:id="142" w:author="Adrian Stier" w:date="2022-02-23T15:03:00Z">
                <w:rPr>
                  <w:rFonts w:ascii="Cambria Math" w:hAnsi="Cambria Math"/>
                  <w:sz w:val="22"/>
                  <w:szCs w:val="22"/>
                </w:rPr>
                <m:t>H</m:t>
              </w:ins>
            </m:r>
          </m:e>
          <m:sub>
            <m:r>
              <w:ins w:id="143" w:author="Adrian Stier" w:date="2022-02-23T15:03:00Z">
                <w:rPr>
                  <w:rFonts w:ascii="Cambria Math" w:hAnsi="Cambria Math"/>
                  <w:sz w:val="22"/>
                  <w:szCs w:val="22"/>
                </w:rPr>
                <m:t>t</m:t>
              </w:ins>
            </m:r>
          </m:sub>
        </m:sSub>
        <m:r>
          <w:ins w:id="144" w:author="Adrian Stier" w:date="2022-02-23T15:03:00Z">
            <w:rPr>
              <w:rFonts w:ascii="Cambria Math" w:hAnsi="Cambria Math"/>
              <w:sz w:val="22"/>
              <w:szCs w:val="22"/>
            </w:rPr>
            <m:t>=</m:t>
          </w:ins>
        </m:r>
        <m:sSub>
          <m:sSubPr>
            <m:ctrlPr>
              <w:ins w:id="145" w:author="Adrian Stier" w:date="2022-02-23T15:03:00Z">
                <w:rPr>
                  <w:rFonts w:ascii="Cambria Math" w:hAnsi="Cambria Math"/>
                  <w:i/>
                  <w:sz w:val="22"/>
                  <w:szCs w:val="22"/>
                </w:rPr>
              </w:ins>
            </m:ctrlPr>
          </m:sSubPr>
          <m:e>
            <m:r>
              <w:ins w:id="146" w:author="Adrian Stier" w:date="2022-02-23T15:03:00Z">
                <w:rPr>
                  <w:rFonts w:ascii="Cambria Math" w:hAnsi="Cambria Math"/>
                  <w:sz w:val="22"/>
                  <w:szCs w:val="22"/>
                </w:rPr>
                <m:t>H</m:t>
              </w:ins>
            </m:r>
          </m:e>
          <m:sub>
            <m:r>
              <w:ins w:id="147" w:author="Adrian Stier" w:date="2022-02-23T15:03:00Z">
                <w:rPr>
                  <w:rFonts w:ascii="Cambria Math" w:hAnsi="Cambria Math"/>
                  <w:sz w:val="22"/>
                  <w:szCs w:val="22"/>
                </w:rPr>
                <m:t>ma</m:t>
              </w:ins>
            </m:r>
            <m:r>
              <w:ins w:id="148" w:author="Adrian Stier" w:date="2022-02-23T15:04:00Z">
                <w:rPr>
                  <w:rFonts w:ascii="Cambria Math" w:hAnsi="Cambria Math"/>
                  <w:sz w:val="22"/>
                  <w:szCs w:val="22"/>
                </w:rPr>
                <m:t>x</m:t>
              </w:ins>
            </m:r>
          </m:sub>
        </m:sSub>
        <m:func>
          <m:funcPr>
            <m:ctrlPr>
              <w:rPr>
                <w:rFonts w:ascii="Cambria Math" w:hAnsi="Cambria Math"/>
                <w:sz w:val="22"/>
                <w:szCs w:val="22"/>
              </w:rPr>
            </m:ctrlPr>
          </m:funcPr>
          <m:fName>
            <m:r>
              <m:rPr>
                <m:sty m:val="p"/>
              </m:rPr>
              <w:rPr>
                <w:rFonts w:ascii="Cambria Math" w:hAnsi="Cambria Math"/>
                <w:sz w:val="22"/>
                <w:szCs w:val="22"/>
              </w:rPr>
              <m:t>min</m:t>
            </m:r>
          </m:fName>
          <m:e>
            <m:d>
              <m:dPr>
                <m:begChr m:val="["/>
                <m:endChr m:val="]"/>
                <m:ctrlPr>
                  <w:ins w:id="149" w:author="Adrian Stier" w:date="2022-02-23T15:04:00Z">
                    <w:rPr>
                      <w:rFonts w:ascii="Cambria Math" w:hAnsi="Cambria Math"/>
                      <w:i/>
                      <w:sz w:val="22"/>
                      <w:szCs w:val="22"/>
                    </w:rPr>
                  </w:ins>
                </m:ctrlPr>
              </m:dPr>
              <m:e>
                <m:r>
                  <w:ins w:id="150" w:author="Adrian Stier" w:date="2022-02-23T15:04:00Z">
                    <w:rPr>
                      <w:rFonts w:ascii="Cambria Math" w:hAnsi="Cambria Math"/>
                      <w:sz w:val="22"/>
                      <w:szCs w:val="22"/>
                    </w:rPr>
                    <m:t>1,</m:t>
                  </w:ins>
                </m:r>
                <m:func>
                  <m:funcPr>
                    <m:ctrlPr>
                      <w:rPr>
                        <w:rFonts w:ascii="Cambria Math" w:hAnsi="Cambria Math"/>
                        <w:sz w:val="22"/>
                        <w:szCs w:val="22"/>
                      </w:rPr>
                    </m:ctrlPr>
                  </m:funcPr>
                  <m:fName>
                    <m:r>
                      <m:rPr>
                        <m:sty m:val="p"/>
                      </m:rPr>
                      <w:rPr>
                        <w:rFonts w:ascii="Cambria Math" w:hAnsi="Cambria Math"/>
                        <w:sz w:val="22"/>
                        <w:szCs w:val="22"/>
                      </w:rPr>
                      <m:t>max</m:t>
                    </m:r>
                    <m:ctrlPr>
                      <w:rPr>
                        <w:rFonts w:ascii="Cambria Math" w:hAnsi="Cambria Math"/>
                        <w:i/>
                        <w:sz w:val="22"/>
                        <w:szCs w:val="22"/>
                      </w:rPr>
                    </m:ctrlPr>
                  </m:fName>
                  <m:e>
                    <m:d>
                      <m:dPr>
                        <m:begChr m:val="["/>
                        <m:endChr m:val="]"/>
                        <m:ctrlPr>
                          <w:ins w:id="151" w:author="Adrian Stier" w:date="2022-02-23T15:04:00Z">
                            <w:rPr>
                              <w:rFonts w:ascii="Cambria Math" w:hAnsi="Cambria Math"/>
                              <w:i/>
                              <w:sz w:val="22"/>
                              <w:szCs w:val="22"/>
                            </w:rPr>
                          </w:ins>
                        </m:ctrlPr>
                      </m:dPr>
                      <m:e>
                        <m:r>
                          <w:ins w:id="152" w:author="Adrian Stier" w:date="2022-02-23T15:04:00Z">
                            <w:rPr>
                              <w:rFonts w:ascii="Cambria Math" w:hAnsi="Cambria Math"/>
                              <w:sz w:val="22"/>
                              <w:szCs w:val="22"/>
                            </w:rPr>
                            <m:t>0,</m:t>
                          </w:ins>
                        </m:r>
                        <m:f>
                          <m:fPr>
                            <m:ctrlPr>
                              <w:ins w:id="153" w:author="Adrian Stier" w:date="2022-02-23T15:07:00Z">
                                <w:rPr>
                                  <w:rFonts w:ascii="Cambria Math" w:hAnsi="Cambria Math"/>
                                  <w:i/>
                                  <w:sz w:val="22"/>
                                  <w:szCs w:val="22"/>
                                </w:rPr>
                              </w:ins>
                            </m:ctrlPr>
                          </m:fPr>
                          <m:num>
                            <m:sSub>
                              <m:sSubPr>
                                <m:ctrlPr>
                                  <w:ins w:id="154" w:author="Adrian Stier" w:date="2022-02-23T15:07:00Z">
                                    <w:rPr>
                                      <w:rFonts w:ascii="Cambria Math" w:hAnsi="Cambria Math"/>
                                      <w:i/>
                                      <w:sz w:val="22"/>
                                      <w:szCs w:val="22"/>
                                    </w:rPr>
                                  </w:ins>
                                </m:ctrlPr>
                              </m:sSubPr>
                              <m:e>
                                <m:acc>
                                  <m:accPr>
                                    <m:ctrlPr>
                                      <w:ins w:id="155" w:author="Adrian Stier" w:date="2022-02-23T15:07:00Z">
                                        <w:rPr>
                                          <w:rFonts w:ascii="Cambria Math" w:hAnsi="Cambria Math"/>
                                          <w:i/>
                                          <w:sz w:val="22"/>
                                          <w:szCs w:val="22"/>
                                        </w:rPr>
                                      </w:ins>
                                    </m:ctrlPr>
                                  </m:accPr>
                                  <m:e>
                                    <m:r>
                                      <w:ins w:id="156" w:author="Adrian Stier" w:date="2022-02-23T15:07:00Z">
                                        <w:rPr>
                                          <w:rFonts w:ascii="Cambria Math" w:hAnsi="Cambria Math"/>
                                          <w:sz w:val="22"/>
                                          <w:szCs w:val="22"/>
                                        </w:rPr>
                                        <m:t>B</m:t>
                                      </w:ins>
                                    </m:r>
                                  </m:e>
                                </m:acc>
                              </m:e>
                              <m:sub>
                                <m:r>
                                  <w:ins w:id="157" w:author="Adrian Stier" w:date="2022-02-23T15:07:00Z">
                                    <w:rPr>
                                      <w:rFonts w:ascii="Cambria Math" w:hAnsi="Cambria Math"/>
                                      <w:sz w:val="22"/>
                                      <w:szCs w:val="22"/>
                                    </w:rPr>
                                    <m:t>t</m:t>
                                  </w:ins>
                                </m:r>
                              </m:sub>
                            </m:sSub>
                            <m:r>
                              <w:ins w:id="158" w:author="Adrian Stier" w:date="2022-02-23T15:07:00Z">
                                <w:rPr>
                                  <w:rFonts w:ascii="Cambria Math" w:hAnsi="Cambria Math"/>
                                  <w:sz w:val="22"/>
                                  <w:szCs w:val="22"/>
                                </w:rPr>
                                <m:t>-</m:t>
                              </w:ins>
                            </m:r>
                            <m:sSub>
                              <m:sSubPr>
                                <m:ctrlPr>
                                  <w:ins w:id="159" w:author="Adrian Stier" w:date="2022-02-23T15:09:00Z">
                                    <w:rPr>
                                      <w:rFonts w:ascii="Cambria Math" w:hAnsi="Cambria Math"/>
                                      <w:i/>
                                      <w:sz w:val="22"/>
                                      <w:szCs w:val="22"/>
                                    </w:rPr>
                                  </w:ins>
                                </m:ctrlPr>
                              </m:sSubPr>
                              <m:e>
                                <m:r>
                                  <w:ins w:id="160" w:author="Adrian Stier" w:date="2022-02-23T15:09:00Z">
                                    <w:rPr>
                                      <w:rFonts w:ascii="Cambria Math" w:hAnsi="Cambria Math"/>
                                      <w:sz w:val="22"/>
                                      <w:szCs w:val="22"/>
                                    </w:rPr>
                                    <m:t>B</m:t>
                                  </w:ins>
                                </m:r>
                              </m:e>
                              <m:sub>
                                <m:r>
                                  <w:ins w:id="161" w:author="Adrian Stier" w:date="2022-02-23T15:09:00Z">
                                    <w:rPr>
                                      <w:rFonts w:ascii="Cambria Math" w:hAnsi="Cambria Math"/>
                                      <w:sz w:val="22"/>
                                      <w:szCs w:val="22"/>
                                    </w:rPr>
                                    <m:t>lim</m:t>
                                  </w:ins>
                                </m:r>
                              </m:sub>
                            </m:sSub>
                          </m:num>
                          <m:den>
                            <m:sSub>
                              <m:sSubPr>
                                <m:ctrlPr>
                                  <w:ins w:id="162" w:author="Adrian Stier" w:date="2022-02-23T15:11:00Z">
                                    <w:rPr>
                                      <w:rFonts w:ascii="Cambria Math" w:hAnsi="Cambria Math"/>
                                      <w:i/>
                                      <w:sz w:val="22"/>
                                      <w:szCs w:val="22"/>
                                    </w:rPr>
                                  </w:ins>
                                </m:ctrlPr>
                              </m:sSubPr>
                              <m:e>
                                <m:r>
                                  <w:ins w:id="163" w:author="Adrian Stier" w:date="2022-02-23T15:11:00Z">
                                    <w:rPr>
                                      <w:rFonts w:ascii="Cambria Math" w:hAnsi="Cambria Math"/>
                                      <w:sz w:val="22"/>
                                      <w:szCs w:val="22"/>
                                    </w:rPr>
                                    <m:t>B</m:t>
                                  </w:ins>
                                </m:r>
                              </m:e>
                              <m:sub>
                                <m:r>
                                  <w:ins w:id="164" w:author="Adrian Stier" w:date="2022-02-23T15:11:00Z">
                                    <w:rPr>
                                      <w:rFonts w:ascii="Cambria Math" w:hAnsi="Cambria Math"/>
                                      <w:sz w:val="22"/>
                                      <w:szCs w:val="22"/>
                                    </w:rPr>
                                    <m:t>tar</m:t>
                                  </w:ins>
                                </m:r>
                              </m:sub>
                            </m:sSub>
                            <m:r>
                              <w:ins w:id="165" w:author="Adrian Stier" w:date="2022-02-23T15:11:00Z">
                                <w:rPr>
                                  <w:rFonts w:ascii="Cambria Math" w:hAnsi="Cambria Math"/>
                                  <w:sz w:val="22"/>
                                  <w:szCs w:val="22"/>
                                </w:rPr>
                                <m:t>-</m:t>
                              </w:ins>
                            </m:r>
                            <m:sSub>
                              <m:sSubPr>
                                <m:ctrlPr>
                                  <w:ins w:id="166" w:author="Adrian Stier" w:date="2022-02-23T15:11:00Z">
                                    <w:rPr>
                                      <w:rFonts w:ascii="Cambria Math" w:hAnsi="Cambria Math"/>
                                      <w:i/>
                                      <w:sz w:val="22"/>
                                      <w:szCs w:val="22"/>
                                    </w:rPr>
                                  </w:ins>
                                </m:ctrlPr>
                              </m:sSubPr>
                              <m:e>
                                <m:r>
                                  <w:ins w:id="167" w:author="Adrian Stier" w:date="2022-02-23T15:11:00Z">
                                    <w:rPr>
                                      <w:rFonts w:ascii="Cambria Math" w:hAnsi="Cambria Math"/>
                                      <w:sz w:val="22"/>
                                      <w:szCs w:val="22"/>
                                    </w:rPr>
                                    <m:t>B</m:t>
                                  </w:ins>
                                </m:r>
                              </m:e>
                              <m:sub>
                                <m:r>
                                  <w:ins w:id="168" w:author="Adrian Stier" w:date="2022-02-23T15:11:00Z">
                                    <w:rPr>
                                      <w:rFonts w:ascii="Cambria Math" w:hAnsi="Cambria Math"/>
                                      <w:sz w:val="22"/>
                                      <w:szCs w:val="22"/>
                                    </w:rPr>
                                    <m:t>lim</m:t>
                                  </w:ins>
                                </m:r>
                              </m:sub>
                            </m:sSub>
                          </m:den>
                        </m:f>
                      </m:e>
                    </m:d>
                  </m:e>
                </m:func>
              </m:e>
            </m:d>
          </m:e>
        </m:func>
      </m:oMath>
      <w:ins w:id="169" w:author="Adrian Stier" w:date="2022-02-23T15:03:00Z">
        <w:r w:rsidR="00754010" w:rsidRPr="003805EE">
          <w:rPr>
            <w:rFonts w:ascii="Helvetica" w:hAnsi="Helvetica"/>
            <w:sz w:val="22"/>
            <w:szCs w:val="22"/>
          </w:rPr>
          <w:t xml:space="preserve"> </w:t>
        </w:r>
        <w:r w:rsidR="00754010" w:rsidRPr="003805EE">
          <w:rPr>
            <w:rFonts w:ascii="Helvetica" w:hAnsi="Helvetica"/>
            <w:sz w:val="22"/>
            <w:szCs w:val="22"/>
          </w:rPr>
          <w:tab/>
          <w:t>(8)</w:t>
        </w:r>
      </w:ins>
    </w:p>
    <w:p w14:paraId="0CAF25A5" w14:textId="77777777" w:rsidR="00754010" w:rsidRDefault="00754010" w:rsidP="006551EE">
      <w:pPr>
        <w:rPr>
          <w:ins w:id="170" w:author="Tim Essington" w:date="2022-02-21T17:40:00Z"/>
          <w:rFonts w:ascii="Helvetica" w:hAnsi="Helvetica"/>
          <w:sz w:val="22"/>
          <w:szCs w:val="22"/>
        </w:rPr>
      </w:pPr>
    </w:p>
    <w:p w14:paraId="41401ED3" w14:textId="69101322" w:rsidR="001D365D" w:rsidDel="00754010" w:rsidRDefault="001D365D" w:rsidP="006551EE">
      <w:pPr>
        <w:rPr>
          <w:ins w:id="171" w:author="Tim Essington" w:date="2022-02-21T17:40:00Z"/>
          <w:del w:id="172" w:author="Adrian Stier" w:date="2022-02-23T15:12:00Z"/>
          <w:rFonts w:ascii="Helvetica" w:hAnsi="Helvetica"/>
          <w:sz w:val="22"/>
          <w:szCs w:val="22"/>
        </w:rPr>
      </w:pPr>
    </w:p>
    <w:p w14:paraId="35A51011" w14:textId="3B98D4D3" w:rsidR="00954D84" w:rsidRDefault="001D365D" w:rsidP="00A222ED">
      <w:pPr>
        <w:rPr>
          <w:ins w:id="173" w:author="Tim Essington" w:date="2022-02-21T17:27:00Z"/>
          <w:rFonts w:ascii="Helvetica" w:hAnsi="Helvetica"/>
          <w:sz w:val="22"/>
          <w:szCs w:val="22"/>
        </w:rPr>
      </w:pPr>
      <w:ins w:id="174" w:author="Tim Essington" w:date="2022-02-21T17:40:00Z">
        <w:r>
          <w:rPr>
            <w:rFonts w:ascii="Helvetica" w:hAnsi="Helvetica"/>
            <w:sz w:val="22"/>
            <w:szCs w:val="22"/>
          </w:rPr>
          <w:t xml:space="preserve">Where </w:t>
        </w:r>
        <w:proofErr w:type="spellStart"/>
        <w:r>
          <w:rPr>
            <w:rFonts w:ascii="Helvetica" w:hAnsi="Helvetica"/>
            <w:sz w:val="22"/>
            <w:szCs w:val="22"/>
          </w:rPr>
          <w:t>Hmax</w:t>
        </w:r>
        <w:proofErr w:type="spellEnd"/>
        <w:r>
          <w:rPr>
            <w:rFonts w:ascii="Helvetica" w:hAnsi="Helvetica"/>
            <w:sz w:val="22"/>
            <w:szCs w:val="22"/>
          </w:rPr>
          <w:t xml:space="preserve"> is the policy-defined maximum harvest rate (often </w:t>
        </w:r>
      </w:ins>
      <w:ins w:id="175" w:author="Tim Essington" w:date="2022-02-21T17:41:00Z">
        <w:r>
          <w:rPr>
            <w:rFonts w:ascii="Helvetica" w:hAnsi="Helvetica"/>
            <w:sz w:val="22"/>
            <w:szCs w:val="22"/>
          </w:rPr>
          <w:t xml:space="preserve">near the harvest rate that maximizes long term catch), </w:t>
        </w:r>
        <w:proofErr w:type="spellStart"/>
        <w:r>
          <w:rPr>
            <w:rFonts w:ascii="Helvetica" w:hAnsi="Helvetica"/>
            <w:sz w:val="22"/>
            <w:szCs w:val="22"/>
          </w:rPr>
          <w:t>B</w:t>
        </w:r>
        <w:r w:rsidRPr="001D365D">
          <w:rPr>
            <w:rFonts w:ascii="Helvetica" w:hAnsi="Helvetica"/>
            <w:sz w:val="22"/>
            <w:szCs w:val="22"/>
            <w:vertAlign w:val="subscript"/>
            <w:rPrChange w:id="176" w:author="Tim Essington" w:date="2022-02-21T17:41:00Z">
              <w:rPr>
                <w:rFonts w:ascii="Helvetica" w:hAnsi="Helvetica"/>
                <w:sz w:val="22"/>
                <w:szCs w:val="22"/>
              </w:rPr>
            </w:rPrChange>
          </w:rPr>
          <w:t>lim</w:t>
        </w:r>
        <w:proofErr w:type="spellEnd"/>
        <w:r>
          <w:rPr>
            <w:rFonts w:ascii="Helvetica" w:hAnsi="Helvetica"/>
            <w:sz w:val="22"/>
            <w:szCs w:val="22"/>
          </w:rPr>
          <w:t xml:space="preserve"> is the limit reference point below which no catch is permitted, and </w:t>
        </w:r>
        <w:proofErr w:type="spellStart"/>
        <w:r>
          <w:rPr>
            <w:rFonts w:ascii="Helvetica" w:hAnsi="Helvetica"/>
            <w:sz w:val="22"/>
            <w:szCs w:val="22"/>
          </w:rPr>
          <w:t>Btar</w:t>
        </w:r>
        <w:proofErr w:type="spellEnd"/>
        <w:r>
          <w:rPr>
            <w:rFonts w:ascii="Helvetica" w:hAnsi="Helvetica"/>
            <w:sz w:val="22"/>
            <w:szCs w:val="22"/>
          </w:rPr>
          <w:t xml:space="preserve"> is the target reference point (often B</w:t>
        </w:r>
      </w:ins>
      <w:ins w:id="177" w:author="Tim Essington" w:date="2022-02-21T17:43:00Z">
        <w:r w:rsidRPr="001D365D">
          <w:rPr>
            <w:rFonts w:ascii="Helvetica" w:hAnsi="Helvetica"/>
            <w:sz w:val="22"/>
            <w:szCs w:val="22"/>
            <w:vertAlign w:val="subscript"/>
            <w:rPrChange w:id="178" w:author="Tim Essington" w:date="2022-02-21T17:43:00Z">
              <w:rPr>
                <w:rFonts w:ascii="Helvetica" w:hAnsi="Helvetica"/>
                <w:sz w:val="22"/>
                <w:szCs w:val="22"/>
              </w:rPr>
            </w:rPrChange>
          </w:rPr>
          <w:t>MSY</w:t>
        </w:r>
      </w:ins>
      <w:ins w:id="179" w:author="Tim Essington" w:date="2022-02-21T17:41:00Z">
        <w:r>
          <w:rPr>
            <w:rFonts w:ascii="Helvetica" w:hAnsi="Helvetica"/>
            <w:sz w:val="22"/>
            <w:szCs w:val="22"/>
          </w:rPr>
          <w:t xml:space="preserve">). </w:t>
        </w:r>
      </w:ins>
      <w:ins w:id="180" w:author="Tim Essington" w:date="2022-02-21T17:56:00Z">
        <w:r w:rsidR="00A222ED">
          <w:rPr>
            <w:rFonts w:ascii="Helvetica" w:hAnsi="Helvetica"/>
            <w:sz w:val="22"/>
            <w:szCs w:val="22"/>
          </w:rPr>
          <w:t xml:space="preserve">Under these control rules, the population is harvested </w:t>
        </w:r>
      </w:ins>
      <w:ins w:id="181" w:author="Tim Essington" w:date="2022-02-21T17:57:00Z">
        <w:r w:rsidR="00A222ED">
          <w:rPr>
            <w:rFonts w:ascii="Helvetica" w:hAnsi="Helvetica"/>
            <w:sz w:val="22"/>
            <w:szCs w:val="22"/>
          </w:rPr>
          <w:t xml:space="preserve">at a specified maximum harvest rate when the estimated population is at or above </w:t>
        </w:r>
      </w:ins>
      <w:del w:id="182" w:author="Tim Essington" w:date="2022-02-21T17:57:00Z">
        <w:r w:rsidR="004352AB" w:rsidRPr="003805EE" w:rsidDel="00A222ED">
          <w:rPr>
            <w:rFonts w:ascii="Helvetica" w:hAnsi="Helvetica"/>
            <w:sz w:val="22"/>
            <w:szCs w:val="22"/>
          </w:rPr>
          <w:delText xml:space="preserve">When the estimated population </w:delText>
        </w:r>
        <w:r w:rsidR="00C64824" w:rsidRPr="003805EE" w:rsidDel="00A222ED">
          <w:rPr>
            <w:rFonts w:ascii="Helvetica" w:hAnsi="Helvetica"/>
            <w:sz w:val="22"/>
            <w:szCs w:val="22"/>
          </w:rPr>
          <w:delText>was</w:delText>
        </w:r>
        <w:r w:rsidR="004352AB" w:rsidRPr="003805EE" w:rsidDel="00A222ED">
          <w:rPr>
            <w:rFonts w:ascii="Helvetica" w:hAnsi="Helvetica"/>
            <w:sz w:val="22"/>
            <w:szCs w:val="22"/>
          </w:rPr>
          <w:delText xml:space="preserve"> at or above </w:delText>
        </w:r>
      </w:del>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w:t>
      </w:r>
      <w:ins w:id="183" w:author="Tim Essington" w:date="2022-02-21T17:57:00Z">
        <w:r w:rsidR="00A222ED">
          <w:rPr>
            <w:rFonts w:ascii="Helvetica" w:hAnsi="Helvetica"/>
            <w:sz w:val="22"/>
            <w:szCs w:val="22"/>
          </w:rPr>
          <w:t xml:space="preserve"> is harvested at decreasing rates as the estimated population falls below </w:t>
        </w:r>
        <w:proofErr w:type="spellStart"/>
        <w:r w:rsidR="00A222ED">
          <w:rPr>
            <w:rFonts w:ascii="Helvetica" w:hAnsi="Helvetica"/>
            <w:sz w:val="22"/>
            <w:szCs w:val="22"/>
          </w:rPr>
          <w:t>Bmsy</w:t>
        </w:r>
        <w:proofErr w:type="spellEnd"/>
        <w:r w:rsidR="00A222ED">
          <w:rPr>
            <w:rFonts w:ascii="Helvetica" w:hAnsi="Helvetica"/>
            <w:sz w:val="22"/>
            <w:szCs w:val="22"/>
          </w:rPr>
          <w:t>, and is set to 0 when the estimated population i</w:t>
        </w:r>
      </w:ins>
      <w:ins w:id="184" w:author="Tim Essington" w:date="2022-02-21T17:58:00Z">
        <w:r w:rsidR="00A222ED">
          <w:rPr>
            <w:rFonts w:ascii="Helvetica" w:hAnsi="Helvetica"/>
            <w:sz w:val="22"/>
            <w:szCs w:val="22"/>
          </w:rPr>
          <w:t xml:space="preserve">s below </w:t>
        </w:r>
        <w:proofErr w:type="spellStart"/>
        <w:r w:rsidR="00A222ED">
          <w:rPr>
            <w:rFonts w:ascii="Helvetica" w:hAnsi="Helvetica"/>
            <w:sz w:val="22"/>
            <w:szCs w:val="22"/>
          </w:rPr>
          <w:t>Blim</w:t>
        </w:r>
        <w:proofErr w:type="spellEnd"/>
        <w:r w:rsidR="00A222ED">
          <w:rPr>
            <w:rFonts w:ascii="Helvetica" w:hAnsi="Helvetica"/>
            <w:sz w:val="22"/>
            <w:szCs w:val="22"/>
          </w:rPr>
          <w:t xml:space="preserve">. </w:t>
        </w:r>
      </w:ins>
      <w:del w:id="185" w:author="Tim Essington" w:date="2022-02-21T17:58:00Z">
        <w:r w:rsidR="004352AB" w:rsidRPr="003805EE" w:rsidDel="00A222ED">
          <w:rPr>
            <w:rFonts w:ascii="Helvetica" w:hAnsi="Helvetica"/>
            <w:sz w:val="22"/>
            <w:szCs w:val="22"/>
          </w:rPr>
          <w:delText xml:space="preserve">the population </w:delText>
        </w:r>
        <w:r w:rsidR="001149C6" w:rsidRPr="003805EE" w:rsidDel="00A222ED">
          <w:rPr>
            <w:rFonts w:ascii="Helvetica" w:hAnsi="Helvetica"/>
            <w:sz w:val="22"/>
            <w:szCs w:val="22"/>
          </w:rPr>
          <w:delText>was</w:delText>
        </w:r>
        <w:r w:rsidR="004352AB" w:rsidRPr="003805EE" w:rsidDel="00A222ED">
          <w:rPr>
            <w:rFonts w:ascii="Helvetica" w:hAnsi="Helvetica"/>
            <w:sz w:val="22"/>
            <w:szCs w:val="22"/>
          </w:rPr>
          <w:delText xml:space="preserve"> harvested at a maximum harvest mortality rate </w:delText>
        </w:r>
      </w:del>
      <m:oMath>
        <m:sSub>
          <m:sSubPr>
            <m:ctrlPr>
              <w:del w:id="186" w:author="Tim Essington" w:date="2022-02-21T17:58:00Z">
                <w:rPr>
                  <w:rFonts w:ascii="Cambria Math" w:hAnsi="Cambria Math"/>
                  <w:i/>
                  <w:sz w:val="22"/>
                  <w:szCs w:val="22"/>
                </w:rPr>
              </w:del>
            </m:ctrlPr>
          </m:sSubPr>
          <m:e>
            <m:r>
              <w:del w:id="187" w:author="Tim Essington" w:date="2022-02-21T17:58:00Z">
                <w:rPr>
                  <w:rFonts w:ascii="Cambria Math" w:hAnsi="Cambria Math"/>
                  <w:sz w:val="22"/>
                  <w:szCs w:val="22"/>
                </w:rPr>
                <m:t>H</m:t>
              </w:del>
            </m:r>
          </m:e>
          <m:sub>
            <m:r>
              <w:del w:id="188" w:author="Tim Essington" w:date="2022-02-21T17:58:00Z">
                <w:rPr>
                  <w:rFonts w:ascii="Cambria Math" w:hAnsi="Cambria Math"/>
                  <w:sz w:val="22"/>
                  <w:szCs w:val="22"/>
                </w:rPr>
                <m:t>max</m:t>
              </w:del>
            </m:r>
          </m:sub>
        </m:sSub>
      </m:oMath>
      <w:del w:id="189" w:author="Tim Essington" w:date="2022-02-21T17:58:00Z">
        <w:r w:rsidR="004352AB" w:rsidRPr="003805EE" w:rsidDel="00A222ED">
          <w:rPr>
            <w:rFonts w:ascii="Helvetica" w:hAnsi="Helvetica"/>
            <w:sz w:val="22"/>
            <w:szCs w:val="22"/>
          </w:rPr>
          <w:delText xml:space="preserve">. When </w:delText>
        </w:r>
      </w:del>
      <m:oMath>
        <m:sSub>
          <m:sSubPr>
            <m:ctrlPr>
              <w:del w:id="190" w:author="Tim Essington" w:date="2022-02-21T17:58:00Z">
                <w:rPr>
                  <w:rFonts w:ascii="Cambria Math" w:hAnsi="Cambria Math"/>
                  <w:i/>
                  <w:sz w:val="22"/>
                  <w:szCs w:val="22"/>
                </w:rPr>
              </w:del>
            </m:ctrlPr>
          </m:sSubPr>
          <m:e>
            <m:acc>
              <m:accPr>
                <m:ctrlPr>
                  <w:del w:id="191" w:author="Tim Essington" w:date="2022-02-21T17:58:00Z">
                    <w:rPr>
                      <w:rFonts w:ascii="Cambria Math" w:hAnsi="Cambria Math"/>
                      <w:i/>
                      <w:sz w:val="22"/>
                      <w:szCs w:val="22"/>
                    </w:rPr>
                  </w:del>
                </m:ctrlPr>
              </m:accPr>
              <m:e>
                <m:r>
                  <w:del w:id="192" w:author="Tim Essington" w:date="2022-02-21T17:58:00Z">
                    <w:rPr>
                      <w:rFonts w:ascii="Cambria Math" w:hAnsi="Cambria Math"/>
                      <w:sz w:val="22"/>
                      <w:szCs w:val="22"/>
                    </w:rPr>
                    <m:t>B</m:t>
                  </w:del>
                </m:r>
              </m:e>
            </m:acc>
          </m:e>
          <m:sub>
            <m:r>
              <w:del w:id="193" w:author="Tim Essington" w:date="2022-02-21T17:58:00Z">
                <w:rPr>
                  <w:rFonts w:ascii="Cambria Math" w:hAnsi="Cambria Math"/>
                  <w:sz w:val="22"/>
                  <w:szCs w:val="22"/>
                </w:rPr>
                <m:t>t</m:t>
              </w:del>
            </m:r>
          </m:sub>
        </m:sSub>
      </m:oMath>
      <w:del w:id="194" w:author="Tim Essington" w:date="2022-02-21T17:58:00Z">
        <w:r w:rsidR="004352AB" w:rsidRPr="003805EE" w:rsidDel="00A222ED">
          <w:rPr>
            <w:rFonts w:ascii="Helvetica" w:hAnsi="Helvetica"/>
            <w:sz w:val="22"/>
            <w:szCs w:val="22"/>
          </w:rPr>
          <w:delText xml:space="preserve"> </w:delText>
        </w:r>
        <w:r w:rsidR="001149C6" w:rsidRPr="003805EE" w:rsidDel="00A222ED">
          <w:rPr>
            <w:rFonts w:ascii="Helvetica" w:hAnsi="Helvetica"/>
            <w:sz w:val="22"/>
            <w:szCs w:val="22"/>
          </w:rPr>
          <w:delText>was</w:delText>
        </w:r>
        <w:r w:rsidR="004352AB" w:rsidRPr="003805EE" w:rsidDel="00A222ED">
          <w:rPr>
            <w:rFonts w:ascii="Helvetica" w:hAnsi="Helvetica"/>
            <w:sz w:val="22"/>
            <w:szCs w:val="22"/>
          </w:rPr>
          <w:delText xml:space="preserve"> estimated above </w:delText>
        </w:r>
      </w:del>
      <m:oMath>
        <m:sSub>
          <m:sSubPr>
            <m:ctrlPr>
              <w:del w:id="195" w:author="Tim Essington" w:date="2022-02-21T17:58:00Z">
                <w:rPr>
                  <w:rFonts w:ascii="Cambria Math" w:hAnsi="Cambria Math"/>
                  <w:i/>
                  <w:sz w:val="22"/>
                  <w:szCs w:val="22"/>
                </w:rPr>
              </w:del>
            </m:ctrlPr>
          </m:sSubPr>
          <m:e>
            <m:r>
              <w:del w:id="196" w:author="Tim Essington" w:date="2022-02-21T17:58:00Z">
                <w:rPr>
                  <w:rFonts w:ascii="Cambria Math" w:hAnsi="Cambria Math"/>
                  <w:sz w:val="22"/>
                  <w:szCs w:val="22"/>
                </w:rPr>
                <m:t>0.25B</m:t>
              </w:del>
            </m:r>
          </m:e>
          <m:sub>
            <m:r>
              <w:del w:id="197" w:author="Tim Essington" w:date="2022-02-21T17:58:00Z">
                <w:rPr>
                  <w:rFonts w:ascii="Cambria Math" w:hAnsi="Cambria Math"/>
                  <w:sz w:val="22"/>
                  <w:szCs w:val="22"/>
                </w:rPr>
                <m:t>MSY</m:t>
              </w:del>
            </m:r>
          </m:sub>
        </m:sSub>
      </m:oMath>
      <w:del w:id="198" w:author="Tim Essington" w:date="2022-02-21T17:58:00Z">
        <w:r w:rsidR="004352AB" w:rsidRPr="003805EE" w:rsidDel="00A222ED">
          <w:rPr>
            <w:rFonts w:ascii="Helvetica" w:hAnsi="Helvetica"/>
            <w:sz w:val="22"/>
            <w:szCs w:val="22"/>
          </w:rPr>
          <w:delText xml:space="preserve"> and below </w:delText>
        </w:r>
      </w:del>
      <m:oMath>
        <m:sSub>
          <m:sSubPr>
            <m:ctrlPr>
              <w:del w:id="199" w:author="Tim Essington" w:date="2022-02-21T17:58:00Z">
                <w:rPr>
                  <w:rFonts w:ascii="Cambria Math" w:hAnsi="Cambria Math"/>
                  <w:i/>
                  <w:sz w:val="22"/>
                  <w:szCs w:val="22"/>
                </w:rPr>
              </w:del>
            </m:ctrlPr>
          </m:sSubPr>
          <m:e>
            <m:r>
              <w:del w:id="200" w:author="Tim Essington" w:date="2022-02-21T17:58:00Z">
                <w:rPr>
                  <w:rFonts w:ascii="Cambria Math" w:hAnsi="Cambria Math"/>
                  <w:sz w:val="22"/>
                  <w:szCs w:val="22"/>
                </w:rPr>
                <m:t>B</m:t>
              </w:del>
            </m:r>
          </m:e>
          <m:sub>
            <m:r>
              <w:del w:id="201" w:author="Tim Essington" w:date="2022-02-21T17:58:00Z">
                <w:rPr>
                  <w:rFonts w:ascii="Cambria Math" w:hAnsi="Cambria Math"/>
                  <w:sz w:val="22"/>
                  <w:szCs w:val="22"/>
                </w:rPr>
                <m:t>MSY</m:t>
              </w:del>
            </m:r>
          </m:sub>
        </m:sSub>
      </m:oMath>
      <w:del w:id="202" w:author="Tim Essington" w:date="2022-02-21T17:58:00Z">
        <w:r w:rsidR="004352AB" w:rsidRPr="003805EE" w:rsidDel="00A222ED">
          <w:rPr>
            <w:rFonts w:ascii="Helvetica" w:hAnsi="Helvetica"/>
            <w:sz w:val="22"/>
            <w:szCs w:val="22"/>
          </w:rPr>
          <w:delText>, the harvest</w:delText>
        </w:r>
        <w:r w:rsidR="00BB0666" w:rsidDel="00A222ED">
          <w:rPr>
            <w:rFonts w:ascii="Helvetica" w:hAnsi="Helvetica"/>
            <w:sz w:val="22"/>
            <w:szCs w:val="22"/>
          </w:rPr>
          <w:delText xml:space="preserve"> mortality rate</w:delText>
        </w:r>
        <w:r w:rsidR="004352AB" w:rsidRPr="003805EE" w:rsidDel="00A222ED">
          <w:rPr>
            <w:rFonts w:ascii="Helvetica" w:hAnsi="Helvetica"/>
            <w:sz w:val="22"/>
            <w:szCs w:val="22"/>
          </w:rPr>
          <w:delText xml:space="preserve"> increase</w:delText>
        </w:r>
        <w:r w:rsidR="001149C6" w:rsidRPr="003805EE" w:rsidDel="00A222ED">
          <w:rPr>
            <w:rFonts w:ascii="Helvetica" w:hAnsi="Helvetica"/>
            <w:sz w:val="22"/>
            <w:szCs w:val="22"/>
          </w:rPr>
          <w:delText>d</w:delText>
        </w:r>
        <w:r w:rsidR="004352AB" w:rsidRPr="003805EE" w:rsidDel="00A222ED">
          <w:rPr>
            <w:rFonts w:ascii="Helvetica" w:hAnsi="Helvetica"/>
            <w:sz w:val="22"/>
            <w:szCs w:val="22"/>
          </w:rPr>
          <w:delText xml:space="preserve"> as a linear function of the estimated biomass (</w:delText>
        </w:r>
      </w:del>
      <m:oMath>
        <m:sSub>
          <m:sSubPr>
            <m:ctrlPr>
              <w:del w:id="203" w:author="Tim Essington" w:date="2022-02-21T17:58:00Z">
                <w:rPr>
                  <w:rFonts w:ascii="Cambria Math" w:hAnsi="Cambria Math"/>
                  <w:i/>
                  <w:sz w:val="22"/>
                  <w:szCs w:val="22"/>
                </w:rPr>
              </w:del>
            </m:ctrlPr>
          </m:sSubPr>
          <m:e>
            <m:acc>
              <m:accPr>
                <m:ctrlPr>
                  <w:del w:id="204" w:author="Tim Essington" w:date="2022-02-21T17:58:00Z">
                    <w:rPr>
                      <w:rFonts w:ascii="Cambria Math" w:hAnsi="Cambria Math"/>
                      <w:i/>
                      <w:sz w:val="22"/>
                      <w:szCs w:val="22"/>
                    </w:rPr>
                  </w:del>
                </m:ctrlPr>
              </m:accPr>
              <m:e>
                <m:r>
                  <w:del w:id="205" w:author="Tim Essington" w:date="2022-02-21T17:58:00Z">
                    <w:rPr>
                      <w:rFonts w:ascii="Cambria Math" w:hAnsi="Cambria Math"/>
                      <w:sz w:val="22"/>
                      <w:szCs w:val="22"/>
                    </w:rPr>
                    <m:t>B</m:t>
                  </w:del>
                </m:r>
              </m:e>
            </m:acc>
          </m:e>
          <m:sub>
            <m:r>
              <w:del w:id="206" w:author="Tim Essington" w:date="2022-02-21T17:58:00Z">
                <w:rPr>
                  <w:rFonts w:ascii="Cambria Math" w:hAnsi="Cambria Math"/>
                  <w:sz w:val="22"/>
                  <w:szCs w:val="22"/>
                </w:rPr>
                <m:t>t</m:t>
              </w:del>
            </m:r>
          </m:sub>
        </m:sSub>
      </m:oMath>
      <w:del w:id="207" w:author="Tim Essington" w:date="2022-02-21T17:58:00Z">
        <w:r w:rsidR="004352AB" w:rsidRPr="003805EE" w:rsidDel="00A222ED">
          <w:rPr>
            <w:rFonts w:ascii="Helvetica" w:hAnsi="Helvetica"/>
            <w:sz w:val="22"/>
            <w:szCs w:val="22"/>
          </w:rPr>
          <w:delText xml:space="preserve">): </w:delText>
        </w:r>
      </w:del>
    </w:p>
    <w:p w14:paraId="46AD3C0D" w14:textId="2614A469" w:rsidR="00954D84" w:rsidDel="00A222ED" w:rsidRDefault="00954D84" w:rsidP="006551EE">
      <w:pPr>
        <w:rPr>
          <w:ins w:id="208" w:author="Adrian Stier" w:date="2022-01-18T05:57:00Z"/>
          <w:del w:id="209" w:author="Tim Essington" w:date="2022-02-21T17:56:00Z"/>
          <w:rFonts w:ascii="Helvetica" w:hAnsi="Helvetica"/>
          <w:sz w:val="22"/>
          <w:szCs w:val="22"/>
        </w:rPr>
      </w:pPr>
    </w:p>
    <w:p w14:paraId="6DE8835B" w14:textId="00F41FA6" w:rsidR="0082735A" w:rsidRPr="003805EE" w:rsidDel="00A222ED" w:rsidRDefault="0082735A" w:rsidP="006551EE">
      <w:pPr>
        <w:rPr>
          <w:del w:id="210" w:author="Tim Essington" w:date="2022-02-21T17:56:00Z"/>
          <w:rFonts w:ascii="Helvetica" w:hAnsi="Helvetica"/>
          <w:sz w:val="22"/>
          <w:szCs w:val="22"/>
        </w:rPr>
      </w:pPr>
    </w:p>
    <w:p w14:paraId="73586B8C" w14:textId="306ECC11" w:rsidR="004713BE" w:rsidRPr="003805EE" w:rsidDel="00A222ED" w:rsidRDefault="004713BE" w:rsidP="006551EE">
      <w:pPr>
        <w:rPr>
          <w:del w:id="211" w:author="Tim Essington" w:date="2022-02-21T17:56:00Z"/>
          <w:rFonts w:ascii="Helvetica" w:hAnsi="Helvetica"/>
          <w:sz w:val="22"/>
          <w:szCs w:val="22"/>
        </w:rPr>
      </w:pPr>
    </w:p>
    <w:p w14:paraId="351728CD" w14:textId="341EDC0D" w:rsidR="004352AB" w:rsidRPr="003805EE" w:rsidDel="00A222ED" w:rsidRDefault="00A631D0" w:rsidP="006551EE">
      <w:pPr>
        <w:tabs>
          <w:tab w:val="left" w:pos="8640"/>
        </w:tabs>
        <w:rPr>
          <w:del w:id="212" w:author="Tim Essington" w:date="2022-02-21T17:56:00Z"/>
          <w:rFonts w:ascii="Helvetica" w:hAnsi="Helvetica"/>
          <w:sz w:val="22"/>
          <w:szCs w:val="22"/>
        </w:rPr>
      </w:pPr>
      <m:oMath>
        <m:sSub>
          <m:sSubPr>
            <m:ctrlPr>
              <w:del w:id="213" w:author="Tim Essington" w:date="2022-02-21T17:56:00Z">
                <w:rPr>
                  <w:rFonts w:ascii="Cambria Math" w:hAnsi="Cambria Math"/>
                  <w:i/>
                  <w:sz w:val="22"/>
                  <w:szCs w:val="22"/>
                </w:rPr>
              </w:del>
            </m:ctrlPr>
          </m:sSubPr>
          <m:e>
            <m:sSub>
              <m:sSubPr>
                <m:ctrlPr>
                  <w:del w:id="214" w:author="Tim Essington" w:date="2022-02-21T17:56:00Z">
                    <w:rPr>
                      <w:rFonts w:ascii="Cambria Math" w:hAnsi="Cambria Math"/>
                      <w:i/>
                      <w:sz w:val="22"/>
                      <w:szCs w:val="22"/>
                    </w:rPr>
                  </w:del>
                </m:ctrlPr>
              </m:sSubPr>
              <m:e>
                <m:r>
                  <w:del w:id="215" w:author="Tim Essington" w:date="2022-02-21T17:56:00Z">
                    <w:rPr>
                      <w:rFonts w:ascii="Cambria Math" w:hAnsi="Cambria Math"/>
                      <w:sz w:val="22"/>
                      <w:szCs w:val="22"/>
                    </w:rPr>
                    <m:t>H</m:t>
                  </w:del>
                </m:r>
              </m:e>
              <m:sub>
                <m:r>
                  <w:del w:id="216" w:author="Tim Essington" w:date="2022-02-21T17:56:00Z">
                    <w:rPr>
                      <w:rFonts w:ascii="Cambria Math" w:hAnsi="Cambria Math"/>
                      <w:sz w:val="22"/>
                      <w:szCs w:val="22"/>
                    </w:rPr>
                    <m:t>t</m:t>
                  </w:del>
                </m:r>
              </m:sub>
            </m:sSub>
            <m:r>
              <w:del w:id="217" w:author="Tim Essington" w:date="2022-02-21T17:56:00Z">
                <w:rPr>
                  <w:rFonts w:ascii="Cambria Math" w:hAnsi="Cambria Math"/>
                  <w:sz w:val="22"/>
                  <w:szCs w:val="22"/>
                </w:rPr>
                <m:t>=H</m:t>
              </w:del>
            </m:r>
          </m:e>
          <m:sub>
            <m:r>
              <w:del w:id="218" w:author="Tim Essington" w:date="2022-02-21T17:56:00Z">
                <w:rPr>
                  <w:rFonts w:ascii="Cambria Math" w:hAnsi="Cambria Math"/>
                  <w:sz w:val="22"/>
                  <w:szCs w:val="22"/>
                </w:rPr>
                <m:t>0</m:t>
              </w:del>
            </m:r>
          </m:sub>
        </m:sSub>
        <m:r>
          <w:del w:id="219" w:author="Tim Essington" w:date="2022-02-21T17:56:00Z">
            <w:rPr>
              <w:rFonts w:ascii="Cambria Math" w:hAnsi="Cambria Math"/>
              <w:sz w:val="22"/>
              <w:szCs w:val="22"/>
            </w:rPr>
            <m:t>+b</m:t>
          </w:del>
        </m:r>
        <m:sSub>
          <m:sSubPr>
            <m:ctrlPr>
              <w:del w:id="220" w:author="Tim Essington" w:date="2022-02-21T17:56:00Z">
                <w:rPr>
                  <w:rFonts w:ascii="Cambria Math" w:hAnsi="Cambria Math"/>
                  <w:i/>
                  <w:sz w:val="22"/>
                  <w:szCs w:val="22"/>
                </w:rPr>
              </w:del>
            </m:ctrlPr>
          </m:sSubPr>
          <m:e>
            <m:acc>
              <m:accPr>
                <m:ctrlPr>
                  <w:del w:id="221" w:author="Tim Essington" w:date="2022-02-21T17:56:00Z">
                    <w:rPr>
                      <w:rFonts w:ascii="Cambria Math" w:hAnsi="Cambria Math"/>
                      <w:i/>
                      <w:sz w:val="22"/>
                      <w:szCs w:val="22"/>
                    </w:rPr>
                  </w:del>
                </m:ctrlPr>
              </m:accPr>
              <m:e>
                <m:r>
                  <w:del w:id="222" w:author="Tim Essington" w:date="2022-02-21T17:56:00Z">
                    <w:rPr>
                      <w:rFonts w:ascii="Cambria Math" w:hAnsi="Cambria Math"/>
                      <w:sz w:val="22"/>
                      <w:szCs w:val="22"/>
                    </w:rPr>
                    <m:t>B</m:t>
                  </w:del>
                </m:r>
              </m:e>
            </m:acc>
          </m:e>
          <m:sub>
            <m:r>
              <w:del w:id="223" w:author="Tim Essington" w:date="2022-02-21T17:56:00Z">
                <w:rPr>
                  <w:rFonts w:ascii="Cambria Math" w:hAnsi="Cambria Math"/>
                  <w:sz w:val="22"/>
                  <w:szCs w:val="22"/>
                </w:rPr>
                <m:t>t</m:t>
              </w:del>
            </m:r>
          </m:sub>
        </m:sSub>
      </m:oMath>
      <w:del w:id="224" w:author="Tim Essington" w:date="2022-02-21T17:56:00Z">
        <w:r w:rsidR="004352AB" w:rsidRPr="003805EE" w:rsidDel="00A222ED">
          <w:rPr>
            <w:rFonts w:ascii="Helvetica" w:hAnsi="Helvetica"/>
            <w:sz w:val="22"/>
            <w:szCs w:val="22"/>
          </w:rPr>
          <w:delText>,</w:delText>
        </w:r>
        <w:r w:rsidR="004352AB" w:rsidRPr="003805EE" w:rsidDel="00A222ED">
          <w:rPr>
            <w:rFonts w:ascii="Helvetica" w:hAnsi="Helvetica"/>
            <w:sz w:val="22"/>
            <w:szCs w:val="22"/>
          </w:rPr>
          <w:tab/>
          <w:delText>(</w:delText>
        </w:r>
        <w:r w:rsidR="00555417" w:rsidRPr="003805EE" w:rsidDel="00A222ED">
          <w:rPr>
            <w:rFonts w:ascii="Helvetica" w:hAnsi="Helvetica"/>
            <w:sz w:val="22"/>
            <w:szCs w:val="22"/>
          </w:rPr>
          <w:delText>5</w:delText>
        </w:r>
        <w:r w:rsidR="004352AB" w:rsidRPr="003805EE" w:rsidDel="00A222ED">
          <w:rPr>
            <w:rFonts w:ascii="Helvetica" w:hAnsi="Helvetica"/>
            <w:sz w:val="22"/>
            <w:szCs w:val="22"/>
          </w:rPr>
          <w:delText>)</w:delText>
        </w:r>
        <w:r w:rsidR="004352AB" w:rsidRPr="003805EE" w:rsidDel="00A222ED">
          <w:rPr>
            <w:rFonts w:ascii="Helvetica" w:hAnsi="Helvetica"/>
            <w:sz w:val="22"/>
            <w:szCs w:val="22"/>
          </w:rPr>
          <w:tab/>
        </w:r>
        <w:r w:rsidR="004352AB" w:rsidRPr="003805EE" w:rsidDel="00A222ED">
          <w:rPr>
            <w:rFonts w:ascii="Helvetica" w:hAnsi="Helvetica"/>
            <w:sz w:val="22"/>
            <w:szCs w:val="22"/>
          </w:rPr>
          <w:tab/>
        </w:r>
      </w:del>
    </w:p>
    <w:p w14:paraId="702A52CD" w14:textId="7A4BDFAA" w:rsidR="004352AB" w:rsidRPr="003805EE" w:rsidDel="00A222ED" w:rsidRDefault="004352AB" w:rsidP="006551EE">
      <w:pPr>
        <w:rPr>
          <w:del w:id="225" w:author="Tim Essington" w:date="2022-02-21T17:56:00Z"/>
          <w:rFonts w:ascii="Helvetica" w:hAnsi="Helvetica"/>
          <w:sz w:val="22"/>
          <w:szCs w:val="22"/>
        </w:rPr>
      </w:pPr>
      <w:del w:id="226" w:author="Tim Essington" w:date="2022-02-21T17:56:00Z">
        <w:r w:rsidRPr="003805EE" w:rsidDel="00A222ED">
          <w:rPr>
            <w:rFonts w:ascii="Helvetica" w:hAnsi="Helvetica"/>
            <w:sz w:val="22"/>
            <w:szCs w:val="22"/>
          </w:rPr>
          <w:delText>where the rate of increase in harvest</w:delText>
        </w:r>
      </w:del>
    </w:p>
    <w:p w14:paraId="229BA9A5" w14:textId="4BD0655B" w:rsidR="004352AB" w:rsidRPr="003805EE" w:rsidDel="00A222ED" w:rsidRDefault="004352AB" w:rsidP="006551EE">
      <w:pPr>
        <w:rPr>
          <w:del w:id="227" w:author="Tim Essington" w:date="2022-02-21T17:56:00Z"/>
          <w:rFonts w:ascii="Helvetica" w:hAnsi="Helvetica"/>
          <w:sz w:val="22"/>
          <w:szCs w:val="22"/>
        </w:rPr>
      </w:pPr>
    </w:p>
    <w:p w14:paraId="454BB25C" w14:textId="27B916EE" w:rsidR="004352AB" w:rsidRPr="003805EE" w:rsidDel="00A222ED" w:rsidRDefault="004352AB" w:rsidP="006551EE">
      <w:pPr>
        <w:tabs>
          <w:tab w:val="left" w:pos="8640"/>
        </w:tabs>
        <w:rPr>
          <w:del w:id="228" w:author="Tim Essington" w:date="2022-02-21T17:56:00Z"/>
          <w:rFonts w:ascii="Helvetica" w:hAnsi="Helvetica"/>
          <w:sz w:val="22"/>
          <w:szCs w:val="22"/>
        </w:rPr>
      </w:pPr>
      <w:del w:id="229" w:author="Tim Essington" w:date="2022-02-21T17:56:00Z">
        <w:r w:rsidRPr="003805EE" w:rsidDel="00A222ED">
          <w:rPr>
            <w:rFonts w:ascii="Helvetica" w:hAnsi="Helvetica"/>
            <w:sz w:val="22"/>
            <w:szCs w:val="22"/>
          </w:rPr>
          <w:delText xml:space="preserve"> </w:delText>
        </w:r>
      </w:del>
      <m:oMath>
        <m:r>
          <w:del w:id="230" w:author="Tim Essington" w:date="2022-02-21T17:56:00Z">
            <w:rPr>
              <w:rFonts w:ascii="Cambria Math" w:hAnsi="Cambria Math"/>
              <w:sz w:val="22"/>
              <w:szCs w:val="22"/>
            </w:rPr>
            <m:t>b=</m:t>
          </w:del>
        </m:r>
        <m:sSub>
          <m:sSubPr>
            <m:ctrlPr>
              <w:del w:id="231" w:author="Tim Essington" w:date="2022-02-21T17:56:00Z">
                <w:rPr>
                  <w:rFonts w:ascii="Cambria Math" w:hAnsi="Cambria Math"/>
                  <w:i/>
                  <w:sz w:val="22"/>
                  <w:szCs w:val="22"/>
                </w:rPr>
              </w:del>
            </m:ctrlPr>
          </m:sSubPr>
          <m:e>
            <m:r>
              <w:del w:id="232" w:author="Tim Essington" w:date="2022-02-21T17:56:00Z">
                <w:rPr>
                  <w:rFonts w:ascii="Cambria Math" w:hAnsi="Cambria Math"/>
                  <w:sz w:val="22"/>
                  <w:szCs w:val="22"/>
                </w:rPr>
                <m:t>H</m:t>
              </w:del>
            </m:r>
          </m:e>
          <m:sub>
            <m:r>
              <w:del w:id="233" w:author="Tim Essington" w:date="2022-02-21T17:56:00Z">
                <w:rPr>
                  <w:rFonts w:ascii="Cambria Math" w:hAnsi="Cambria Math"/>
                  <w:sz w:val="22"/>
                  <w:szCs w:val="22"/>
                </w:rPr>
                <m:t>max</m:t>
              </w:del>
            </m:r>
          </m:sub>
        </m:sSub>
        <m:r>
          <w:del w:id="234" w:author="Tim Essington" w:date="2022-02-21T17:56:00Z">
            <w:rPr>
              <w:rFonts w:ascii="Cambria Math" w:hAnsi="Cambria Math"/>
              <w:sz w:val="22"/>
              <w:szCs w:val="22"/>
            </w:rPr>
            <m:t>/</m:t>
          </w:del>
        </m:r>
        <m:sSub>
          <m:sSubPr>
            <m:ctrlPr>
              <w:del w:id="235" w:author="Tim Essington" w:date="2022-02-21T17:56:00Z">
                <w:rPr>
                  <w:rFonts w:ascii="Cambria Math" w:hAnsi="Cambria Math"/>
                  <w:i/>
                  <w:sz w:val="22"/>
                  <w:szCs w:val="22"/>
                </w:rPr>
              </w:del>
            </m:ctrlPr>
          </m:sSubPr>
          <m:e>
            <m:r>
              <w:del w:id="236" w:author="Tim Essington" w:date="2022-02-21T17:56:00Z">
                <w:rPr>
                  <w:rFonts w:ascii="Cambria Math" w:hAnsi="Cambria Math"/>
                  <w:sz w:val="22"/>
                  <w:szCs w:val="22"/>
                </w:rPr>
                <m:t>(B</m:t>
              </w:del>
            </m:r>
          </m:e>
          <m:sub>
            <m:r>
              <w:del w:id="237" w:author="Tim Essington" w:date="2022-02-21T17:56:00Z">
                <w:rPr>
                  <w:rFonts w:ascii="Cambria Math" w:hAnsi="Cambria Math"/>
                  <w:sz w:val="22"/>
                  <w:szCs w:val="22"/>
                </w:rPr>
                <m:t>MSY</m:t>
              </w:del>
            </m:r>
          </m:sub>
        </m:sSub>
        <m:r>
          <w:del w:id="238" w:author="Tim Essington" w:date="2022-02-21T17:56:00Z">
            <w:rPr>
              <w:rFonts w:ascii="Cambria Math" w:hAnsi="Cambria Math"/>
              <w:sz w:val="22"/>
              <w:szCs w:val="22"/>
            </w:rPr>
            <m:t>-</m:t>
          </w:del>
        </m:r>
        <m:sSub>
          <m:sSubPr>
            <m:ctrlPr>
              <w:del w:id="239" w:author="Tim Essington" w:date="2022-02-21T17:56:00Z">
                <w:rPr>
                  <w:rFonts w:ascii="Cambria Math" w:hAnsi="Cambria Math"/>
                  <w:i/>
                  <w:sz w:val="22"/>
                  <w:szCs w:val="22"/>
                </w:rPr>
              </w:del>
            </m:ctrlPr>
          </m:sSubPr>
          <m:e>
            <m:r>
              <w:del w:id="240" w:author="Tim Essington" w:date="2022-02-21T17:56:00Z">
                <w:rPr>
                  <w:rFonts w:ascii="Cambria Math" w:hAnsi="Cambria Math"/>
                  <w:sz w:val="22"/>
                  <w:szCs w:val="22"/>
                </w:rPr>
                <m:t>0.25B</m:t>
              </w:del>
            </m:r>
          </m:e>
          <m:sub>
            <m:r>
              <w:del w:id="241" w:author="Tim Essington" w:date="2022-02-21T17:56:00Z">
                <w:rPr>
                  <w:rFonts w:ascii="Cambria Math" w:hAnsi="Cambria Math"/>
                  <w:sz w:val="22"/>
                  <w:szCs w:val="22"/>
                </w:rPr>
                <m:t>MSY</m:t>
              </w:del>
            </m:r>
          </m:sub>
        </m:sSub>
        <m:r>
          <w:del w:id="242" w:author="Tim Essington" w:date="2022-02-21T17:56:00Z">
            <w:rPr>
              <w:rFonts w:ascii="Cambria Math" w:hAnsi="Cambria Math"/>
              <w:sz w:val="22"/>
              <w:szCs w:val="22"/>
            </w:rPr>
            <m:t>)</m:t>
          </w:del>
        </m:r>
      </m:oMath>
      <w:del w:id="243" w:author="Tim Essington" w:date="2022-02-21T17:56:00Z">
        <w:r w:rsidRPr="003805EE" w:rsidDel="00A222ED">
          <w:rPr>
            <w:rFonts w:ascii="Helvetica" w:hAnsi="Helvetica"/>
            <w:sz w:val="22"/>
            <w:szCs w:val="22"/>
          </w:rPr>
          <w:delText xml:space="preserve"> </w:delText>
        </w:r>
        <w:r w:rsidRPr="003805EE" w:rsidDel="00A222ED">
          <w:rPr>
            <w:rFonts w:ascii="Helvetica" w:hAnsi="Helvetica"/>
            <w:sz w:val="22"/>
            <w:szCs w:val="22"/>
          </w:rPr>
          <w:tab/>
          <w:delText>(</w:delText>
        </w:r>
        <w:r w:rsidR="00555417" w:rsidRPr="003805EE" w:rsidDel="00A222ED">
          <w:rPr>
            <w:rFonts w:ascii="Helvetica" w:hAnsi="Helvetica"/>
            <w:sz w:val="22"/>
            <w:szCs w:val="22"/>
          </w:rPr>
          <w:delText>6</w:delText>
        </w:r>
        <w:r w:rsidRPr="003805EE" w:rsidDel="00A222ED">
          <w:rPr>
            <w:rFonts w:ascii="Helvetica" w:hAnsi="Helvetica"/>
            <w:sz w:val="22"/>
            <w:szCs w:val="22"/>
          </w:rPr>
          <w:delText>)</w:delText>
        </w:r>
      </w:del>
    </w:p>
    <w:p w14:paraId="74686CB4" w14:textId="02B16ED3" w:rsidR="004352AB" w:rsidRPr="003805EE" w:rsidDel="00A222ED" w:rsidRDefault="004352AB" w:rsidP="006551EE">
      <w:pPr>
        <w:rPr>
          <w:del w:id="244" w:author="Tim Essington" w:date="2022-02-21T17:56:00Z"/>
          <w:rFonts w:ascii="Helvetica" w:hAnsi="Helvetica"/>
          <w:sz w:val="22"/>
          <w:szCs w:val="22"/>
        </w:rPr>
      </w:pPr>
    </w:p>
    <w:p w14:paraId="0E27F355" w14:textId="395628C3" w:rsidR="004352AB" w:rsidRPr="003805EE" w:rsidDel="00A222ED" w:rsidRDefault="004352AB" w:rsidP="006551EE">
      <w:pPr>
        <w:rPr>
          <w:del w:id="245" w:author="Tim Essington" w:date="2022-02-21T17:56:00Z"/>
          <w:rFonts w:ascii="Helvetica" w:hAnsi="Helvetica"/>
          <w:sz w:val="22"/>
          <w:szCs w:val="22"/>
        </w:rPr>
      </w:pPr>
      <w:del w:id="246" w:author="Tim Essington" w:date="2022-02-21T17:56:00Z">
        <w:r w:rsidRPr="003805EE" w:rsidDel="00A222ED">
          <w:rPr>
            <w:rFonts w:ascii="Helvetica" w:hAnsi="Helvetica"/>
            <w:sz w:val="22"/>
            <w:szCs w:val="22"/>
          </w:rPr>
          <w:delText xml:space="preserve">and </w:delText>
        </w:r>
      </w:del>
    </w:p>
    <w:p w14:paraId="2651C774" w14:textId="39669163" w:rsidR="004352AB" w:rsidRPr="003805EE" w:rsidDel="00A222ED" w:rsidRDefault="004352AB" w:rsidP="006551EE">
      <w:pPr>
        <w:rPr>
          <w:del w:id="247" w:author="Tim Essington" w:date="2022-02-21T17:56:00Z"/>
          <w:rFonts w:ascii="Helvetica" w:hAnsi="Helvetica"/>
          <w:sz w:val="22"/>
          <w:szCs w:val="22"/>
        </w:rPr>
      </w:pPr>
    </w:p>
    <w:p w14:paraId="4B987766" w14:textId="571E7D81" w:rsidR="004352AB" w:rsidRPr="003805EE" w:rsidRDefault="00A631D0" w:rsidP="006551EE">
      <w:pPr>
        <w:tabs>
          <w:tab w:val="left" w:pos="8640"/>
        </w:tabs>
        <w:rPr>
          <w:rFonts w:ascii="Helvetica" w:hAnsi="Helvetica"/>
          <w:sz w:val="22"/>
          <w:szCs w:val="22"/>
        </w:rPr>
      </w:pPr>
      <m:oMath>
        <m:sSub>
          <m:sSubPr>
            <m:ctrlPr>
              <w:del w:id="248" w:author="Tim Essington" w:date="2022-02-21T17:56:00Z">
                <w:rPr>
                  <w:rFonts w:ascii="Cambria Math" w:hAnsi="Cambria Math"/>
                  <w:i/>
                  <w:sz w:val="22"/>
                  <w:szCs w:val="22"/>
                </w:rPr>
              </w:del>
            </m:ctrlPr>
          </m:sSubPr>
          <m:e>
            <m:r>
              <w:del w:id="249" w:author="Tim Essington" w:date="2022-02-21T17:56:00Z">
                <w:rPr>
                  <w:rFonts w:ascii="Cambria Math" w:hAnsi="Cambria Math"/>
                  <w:sz w:val="22"/>
                  <w:szCs w:val="22"/>
                </w:rPr>
                <m:t>H</m:t>
              </w:del>
            </m:r>
          </m:e>
          <m:sub>
            <m:r>
              <w:del w:id="250" w:author="Tim Essington" w:date="2022-02-21T17:56:00Z">
                <w:rPr>
                  <w:rFonts w:ascii="Cambria Math" w:hAnsi="Cambria Math"/>
                  <w:sz w:val="22"/>
                  <w:szCs w:val="22"/>
                </w:rPr>
                <m:t>0</m:t>
              </w:del>
            </m:r>
          </m:sub>
        </m:sSub>
        <m:r>
          <w:del w:id="251" w:author="Tim Essington" w:date="2022-02-21T17:56:00Z">
            <w:rPr>
              <w:rFonts w:ascii="Cambria Math" w:hAnsi="Cambria Math"/>
              <w:sz w:val="22"/>
              <w:szCs w:val="22"/>
            </w:rPr>
            <m:t>=-(</m:t>
          </w:del>
        </m:r>
        <m:sSub>
          <m:sSubPr>
            <m:ctrlPr>
              <w:del w:id="252" w:author="Tim Essington" w:date="2022-02-21T17:56:00Z">
                <w:rPr>
                  <w:rFonts w:ascii="Cambria Math" w:hAnsi="Cambria Math"/>
                  <w:i/>
                  <w:sz w:val="22"/>
                  <w:szCs w:val="22"/>
                </w:rPr>
              </w:del>
            </m:ctrlPr>
          </m:sSubPr>
          <m:e>
            <m:r>
              <w:del w:id="253" w:author="Tim Essington" w:date="2022-02-21T17:56:00Z">
                <w:rPr>
                  <w:rFonts w:ascii="Cambria Math" w:hAnsi="Cambria Math"/>
                  <w:sz w:val="22"/>
                  <w:szCs w:val="22"/>
                </w:rPr>
                <m:t>H</m:t>
              </w:del>
            </m:r>
          </m:e>
          <m:sub>
            <m:r>
              <w:del w:id="254" w:author="Tim Essington" w:date="2022-02-21T17:56:00Z">
                <w:rPr>
                  <w:rFonts w:ascii="Cambria Math" w:hAnsi="Cambria Math"/>
                  <w:sz w:val="22"/>
                  <w:szCs w:val="22"/>
                </w:rPr>
                <m:t>max</m:t>
              </w:del>
            </m:r>
          </m:sub>
        </m:sSub>
        <m:r>
          <w:del w:id="255" w:author="Tim Essington" w:date="2022-02-21T17:56:00Z">
            <w:rPr>
              <w:rFonts w:ascii="Cambria Math" w:hAnsi="Cambria Math"/>
              <w:sz w:val="22"/>
              <w:szCs w:val="22"/>
            </w:rPr>
            <m:t>0.25</m:t>
          </w:del>
        </m:r>
        <m:sSub>
          <m:sSubPr>
            <m:ctrlPr>
              <w:del w:id="256" w:author="Tim Essington" w:date="2022-02-21T17:56:00Z">
                <w:rPr>
                  <w:rFonts w:ascii="Cambria Math" w:hAnsi="Cambria Math"/>
                  <w:i/>
                  <w:sz w:val="22"/>
                  <w:szCs w:val="22"/>
                </w:rPr>
              </w:del>
            </m:ctrlPr>
          </m:sSubPr>
          <m:e>
            <m:r>
              <w:del w:id="257" w:author="Tim Essington" w:date="2022-02-21T17:56:00Z">
                <w:rPr>
                  <w:rFonts w:ascii="Cambria Math" w:hAnsi="Cambria Math"/>
                  <w:sz w:val="22"/>
                  <w:szCs w:val="22"/>
                </w:rPr>
                <m:t>B</m:t>
              </w:del>
            </m:r>
          </m:e>
          <m:sub>
            <m:r>
              <w:del w:id="258" w:author="Tim Essington" w:date="2022-02-21T17:56:00Z">
                <w:rPr>
                  <w:rFonts w:ascii="Cambria Math" w:hAnsi="Cambria Math"/>
                  <w:sz w:val="22"/>
                  <w:szCs w:val="22"/>
                </w:rPr>
                <m:t>MSY</m:t>
              </w:del>
            </m:r>
          </m:sub>
        </m:sSub>
        <m:r>
          <w:del w:id="259" w:author="Tim Essington" w:date="2022-02-21T17:56:00Z">
            <w:rPr>
              <w:rFonts w:ascii="Cambria Math" w:hAnsi="Cambria Math"/>
              <w:sz w:val="22"/>
              <w:szCs w:val="22"/>
            </w:rPr>
            <m:t>)/</m:t>
          </w:del>
        </m:r>
        <m:sSub>
          <m:sSubPr>
            <m:ctrlPr>
              <w:del w:id="260" w:author="Tim Essington" w:date="2022-02-21T17:56:00Z">
                <w:rPr>
                  <w:rFonts w:ascii="Cambria Math" w:hAnsi="Cambria Math"/>
                  <w:i/>
                  <w:sz w:val="22"/>
                  <w:szCs w:val="22"/>
                </w:rPr>
              </w:del>
            </m:ctrlPr>
          </m:sSubPr>
          <m:e>
            <m:r>
              <w:del w:id="261" w:author="Tim Essington" w:date="2022-02-21T17:56:00Z">
                <w:rPr>
                  <w:rFonts w:ascii="Cambria Math" w:hAnsi="Cambria Math"/>
                  <w:sz w:val="22"/>
                  <w:szCs w:val="22"/>
                </w:rPr>
                <m:t>(B</m:t>
              </w:del>
            </m:r>
          </m:e>
          <m:sub>
            <m:r>
              <w:del w:id="262" w:author="Tim Essington" w:date="2022-02-21T17:56:00Z">
                <w:rPr>
                  <w:rFonts w:ascii="Cambria Math" w:hAnsi="Cambria Math"/>
                  <w:sz w:val="22"/>
                  <w:szCs w:val="22"/>
                </w:rPr>
                <m:t>MSY</m:t>
              </w:del>
            </m:r>
          </m:sub>
        </m:sSub>
        <m:r>
          <w:del w:id="263" w:author="Tim Essington" w:date="2022-02-21T17:56:00Z">
            <w:rPr>
              <w:rFonts w:ascii="Cambria Math" w:hAnsi="Cambria Math"/>
              <w:sz w:val="22"/>
              <w:szCs w:val="22"/>
            </w:rPr>
            <m:t>-</m:t>
          </w:del>
        </m:r>
        <m:sSub>
          <m:sSubPr>
            <m:ctrlPr>
              <w:del w:id="264" w:author="Tim Essington" w:date="2022-02-21T17:56:00Z">
                <w:rPr>
                  <w:rFonts w:ascii="Cambria Math" w:hAnsi="Cambria Math"/>
                  <w:i/>
                  <w:sz w:val="22"/>
                  <w:szCs w:val="22"/>
                </w:rPr>
              </w:del>
            </m:ctrlPr>
          </m:sSubPr>
          <m:e>
            <m:r>
              <w:del w:id="265" w:author="Tim Essington" w:date="2022-02-21T17:56:00Z">
                <w:rPr>
                  <w:rFonts w:ascii="Cambria Math" w:hAnsi="Cambria Math"/>
                  <w:sz w:val="22"/>
                  <w:szCs w:val="22"/>
                </w:rPr>
                <m:t>0.25B</m:t>
              </w:del>
            </m:r>
          </m:e>
          <m:sub>
            <m:r>
              <w:del w:id="266" w:author="Tim Essington" w:date="2022-02-21T17:56:00Z">
                <w:rPr>
                  <w:rFonts w:ascii="Cambria Math" w:hAnsi="Cambria Math"/>
                  <w:sz w:val="22"/>
                  <w:szCs w:val="22"/>
                </w:rPr>
                <m:t>MSY</m:t>
              </w:del>
            </m:r>
          </m:sub>
        </m:sSub>
        <m:r>
          <w:del w:id="267" w:author="Tim Essington" w:date="2022-02-21T17:56:00Z">
            <w:rPr>
              <w:rFonts w:ascii="Cambria Math" w:hAnsi="Cambria Math"/>
              <w:sz w:val="22"/>
              <w:szCs w:val="22"/>
            </w:rPr>
            <m:t>)</m:t>
          </w:del>
        </m:r>
      </m:oMath>
      <w:del w:id="268" w:author="Tim Essington" w:date="2022-02-21T17:56:00Z">
        <w:r w:rsidR="004352AB" w:rsidRPr="003805EE" w:rsidDel="00A222ED">
          <w:rPr>
            <w:rFonts w:ascii="Helvetica" w:hAnsi="Helvetica"/>
            <w:sz w:val="22"/>
            <w:szCs w:val="22"/>
          </w:rPr>
          <w:delText xml:space="preserve">. </w:delText>
        </w:r>
        <w:r w:rsidR="004352AB" w:rsidRPr="003805EE" w:rsidDel="00A222ED">
          <w:rPr>
            <w:rFonts w:ascii="Helvetica" w:hAnsi="Helvetica"/>
            <w:sz w:val="22"/>
            <w:szCs w:val="22"/>
          </w:rPr>
          <w:tab/>
          <w:delText>(</w:delText>
        </w:r>
        <w:r w:rsidR="00555417" w:rsidRPr="003805EE" w:rsidDel="00A222ED">
          <w:rPr>
            <w:rFonts w:ascii="Helvetica" w:hAnsi="Helvetica"/>
            <w:sz w:val="22"/>
            <w:szCs w:val="22"/>
          </w:rPr>
          <w:delText>7</w:delText>
        </w:r>
        <w:r w:rsidR="004352AB" w:rsidRPr="003805EE" w:rsidDel="00A222ED">
          <w:rPr>
            <w:rFonts w:ascii="Helvetica" w:hAnsi="Helvetica"/>
            <w:sz w:val="22"/>
            <w:szCs w:val="22"/>
          </w:rPr>
          <w:delText>)</w:delText>
        </w:r>
        <w:r w:rsidR="004352AB" w:rsidRPr="003805EE" w:rsidDel="00A222ED">
          <w:rPr>
            <w:rFonts w:ascii="Helvetica" w:hAnsi="Helvetica"/>
            <w:sz w:val="22"/>
            <w:szCs w:val="22"/>
          </w:rPr>
          <w:tab/>
        </w:r>
      </w:del>
      <w:r w:rsidR="004352AB" w:rsidRPr="003805EE">
        <w:rPr>
          <w:rFonts w:ascii="Helvetica" w:hAnsi="Helvetica"/>
          <w:sz w:val="22"/>
          <w:szCs w:val="22"/>
        </w:rPr>
        <w:tab/>
      </w:r>
    </w:p>
    <w:p w14:paraId="21D1FD4B" w14:textId="649D9017" w:rsidR="004352AB" w:rsidRPr="003805EE" w:rsidRDefault="004352AB" w:rsidP="006551EE">
      <w:pPr>
        <w:rPr>
          <w:rFonts w:ascii="Helvetica" w:hAnsi="Helvetica"/>
          <w:sz w:val="22"/>
          <w:szCs w:val="22"/>
        </w:rPr>
      </w:pPr>
      <w:r w:rsidRPr="003805EE">
        <w:rPr>
          <w:rFonts w:ascii="Helvetica" w:hAnsi="Helvetica"/>
          <w:sz w:val="22"/>
          <w:szCs w:val="22"/>
        </w:rPr>
        <w:t xml:space="preserve">The total </w:t>
      </w:r>
      <w:del w:id="269" w:author="Tim Essington" w:date="2022-02-21T17:56:00Z">
        <w:r w:rsidRPr="003805EE" w:rsidDel="00A222ED">
          <w:rPr>
            <w:rFonts w:ascii="Helvetica" w:hAnsi="Helvetica"/>
            <w:sz w:val="22"/>
            <w:szCs w:val="22"/>
          </w:rPr>
          <w:delText xml:space="preserve">expected </w:delText>
        </w:r>
      </w:del>
      <w:r w:rsidRPr="003805EE">
        <w:rPr>
          <w:rFonts w:ascii="Helvetica" w:hAnsi="Helvetica"/>
          <w:sz w:val="22"/>
          <w:szCs w:val="22"/>
        </w:rPr>
        <w:t xml:space="preserve">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6551EE">
      <w:pPr>
        <w:rPr>
          <w:rFonts w:ascii="Helvetica" w:hAnsi="Helvetica"/>
          <w:sz w:val="22"/>
          <w:szCs w:val="22"/>
        </w:rPr>
      </w:pPr>
    </w:p>
    <w:p w14:paraId="14114F33" w14:textId="0BDA30C0"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Del="009D1A67" w:rsidRDefault="004352AB" w:rsidP="006551EE">
      <w:pPr>
        <w:tabs>
          <w:tab w:val="left" w:pos="8640"/>
        </w:tabs>
        <w:rPr>
          <w:del w:id="270" w:author="Adrian Stier" w:date="2022-01-18T06:05:00Z"/>
          <w:rFonts w:ascii="Helvetica" w:hAnsi="Helvetica"/>
          <w:sz w:val="22"/>
          <w:szCs w:val="22"/>
        </w:rPr>
      </w:pPr>
    </w:p>
    <w:p w14:paraId="1983A923" w14:textId="77777777" w:rsidR="0082735A" w:rsidRDefault="0082735A" w:rsidP="0082735A">
      <w:pPr>
        <w:rPr>
          <w:ins w:id="271" w:author="Adrian Stier" w:date="2022-01-18T05:58:00Z"/>
          <w:rFonts w:ascii="Helvetica" w:hAnsi="Helvetica"/>
          <w:sz w:val="22"/>
          <w:szCs w:val="22"/>
        </w:rPr>
      </w:pPr>
    </w:p>
    <w:p w14:paraId="55C48EA9" w14:textId="4E9F6F20" w:rsidR="004352AB" w:rsidRDefault="004352AB" w:rsidP="006551EE">
      <w:pPr>
        <w:rPr>
          <w:ins w:id="272" w:author="Adrian Stier" w:date="2022-01-18T06:05:00Z"/>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5576F192" w14:textId="68A61F56" w:rsidR="009D1A67" w:rsidRDefault="009D1A67" w:rsidP="006551EE">
      <w:pPr>
        <w:rPr>
          <w:ins w:id="273" w:author="Tim Essington" w:date="2022-02-21T17:58:00Z"/>
          <w:rFonts w:ascii="Helvetica" w:hAnsi="Helvetica"/>
          <w:sz w:val="22"/>
          <w:szCs w:val="22"/>
        </w:rPr>
      </w:pPr>
    </w:p>
    <w:p w14:paraId="480D1C8E" w14:textId="14E9876B" w:rsidR="00A222ED" w:rsidRDefault="00A222ED" w:rsidP="006551EE">
      <w:pPr>
        <w:rPr>
          <w:ins w:id="274" w:author="Tim Essington" w:date="2022-02-21T17:58:00Z"/>
          <w:rFonts w:ascii="Helvetica" w:hAnsi="Helvetica"/>
          <w:sz w:val="22"/>
          <w:szCs w:val="22"/>
        </w:rPr>
      </w:pPr>
      <w:ins w:id="275" w:author="Tim Essington" w:date="2022-02-21T17:58:00Z">
        <w:r>
          <w:rPr>
            <w:rFonts w:ascii="Helvetica" w:hAnsi="Helvetica"/>
            <w:sz w:val="22"/>
            <w:szCs w:val="22"/>
          </w:rPr>
          <w:t xml:space="preserve">There is no single established value for </w:t>
        </w:r>
        <w:proofErr w:type="spellStart"/>
        <w:r>
          <w:rPr>
            <w:rFonts w:ascii="Helvetica" w:hAnsi="Helvetica"/>
            <w:sz w:val="22"/>
            <w:szCs w:val="22"/>
          </w:rPr>
          <w:t>Blim</w:t>
        </w:r>
        <w:proofErr w:type="spellEnd"/>
        <w:r>
          <w:rPr>
            <w:rFonts w:ascii="Helvetica" w:hAnsi="Helvetica"/>
            <w:sz w:val="22"/>
            <w:szCs w:val="22"/>
          </w:rPr>
          <w:t xml:space="preserve">, but often ranges between </w:t>
        </w:r>
        <w:del w:id="276" w:author="Ben Halpern" w:date="2022-02-26T07:01:00Z">
          <w:r w:rsidDel="00202309">
            <w:rPr>
              <w:rFonts w:ascii="Helvetica" w:hAnsi="Helvetica"/>
              <w:sz w:val="22"/>
              <w:szCs w:val="22"/>
            </w:rPr>
            <w:delText xml:space="preserve">to </w:delText>
          </w:r>
        </w:del>
        <w:r>
          <w:rPr>
            <w:rFonts w:ascii="Helvetica" w:hAnsi="Helvetica"/>
            <w:sz w:val="22"/>
            <w:szCs w:val="22"/>
          </w:rPr>
          <w:t>near 0</w:t>
        </w:r>
        <w:del w:id="277" w:author="Ben Halpern" w:date="2022-02-26T07:01:00Z">
          <w:r w:rsidDel="00202309">
            <w:rPr>
              <w:rFonts w:ascii="Helvetica" w:hAnsi="Helvetica"/>
              <w:sz w:val="22"/>
              <w:szCs w:val="22"/>
            </w:rPr>
            <w:delText>,</w:delText>
          </w:r>
        </w:del>
        <w:r>
          <w:rPr>
            <w:rFonts w:ascii="Helvetica" w:hAnsi="Helvetica"/>
            <w:sz w:val="22"/>
            <w:szCs w:val="22"/>
          </w:rPr>
          <w:t xml:space="preserve"> to greater than 0.75 BMSY for species that have high ecological value like forage fish (</w:t>
        </w:r>
        <w:proofErr w:type="spellStart"/>
        <w:r>
          <w:rPr>
            <w:rFonts w:ascii="Helvetica" w:hAnsi="Helvetica"/>
            <w:sz w:val="22"/>
            <w:szCs w:val="22"/>
          </w:rPr>
          <w:t>Pikitch</w:t>
        </w:r>
        <w:proofErr w:type="spellEnd"/>
        <w:r>
          <w:rPr>
            <w:rFonts w:ascii="Helvetica" w:hAnsi="Helvetica"/>
            <w:sz w:val="22"/>
            <w:szCs w:val="22"/>
          </w:rPr>
          <w:t xml:space="preserve"> et al. 20xxx) to values below 0.1 B</w:t>
        </w:r>
        <w:r w:rsidRPr="00BB0B2C">
          <w:rPr>
            <w:rFonts w:ascii="Helvetica" w:hAnsi="Helvetica"/>
            <w:sz w:val="22"/>
            <w:szCs w:val="22"/>
            <w:vertAlign w:val="subscript"/>
          </w:rPr>
          <w:t>MSY</w:t>
        </w:r>
        <w:r>
          <w:rPr>
            <w:rFonts w:ascii="Helvetica" w:hAnsi="Helvetica"/>
            <w:sz w:val="22"/>
            <w:szCs w:val="22"/>
          </w:rPr>
          <w:t xml:space="preserve"> </w:t>
        </w:r>
      </w:ins>
      <w:proofErr w:type="gramStart"/>
      <w:ins w:id="278" w:author="Ben Halpern" w:date="2022-02-26T07:02:00Z">
        <w:r w:rsidR="00202309">
          <w:rPr>
            <w:rFonts w:ascii="Helvetica" w:hAnsi="Helvetica"/>
            <w:sz w:val="22"/>
            <w:szCs w:val="22"/>
          </w:rPr>
          <w:t>for ???</w:t>
        </w:r>
        <w:proofErr w:type="gramEnd"/>
        <w:r w:rsidR="00202309">
          <w:rPr>
            <w:rFonts w:ascii="Helvetica" w:hAnsi="Helvetica"/>
            <w:sz w:val="22"/>
            <w:szCs w:val="22"/>
          </w:rPr>
          <w:t xml:space="preserve"> </w:t>
        </w:r>
      </w:ins>
      <w:ins w:id="279" w:author="Tim Essington" w:date="2022-02-21T17:58:00Z">
        <w:r>
          <w:rPr>
            <w:rFonts w:ascii="Helvetica" w:hAnsi="Helvetica"/>
            <w:sz w:val="22"/>
            <w:szCs w:val="22"/>
          </w:rPr>
          <w:t>(</w:t>
        </w:r>
        <w:proofErr w:type="spellStart"/>
        <w:r>
          <w:rPr>
            <w:rFonts w:ascii="Helvetica" w:hAnsi="Helvetica"/>
            <w:sz w:val="22"/>
            <w:szCs w:val="22"/>
          </w:rPr>
          <w:t>Milenerger</w:t>
        </w:r>
        <w:proofErr w:type="spellEnd"/>
        <w:r>
          <w:rPr>
            <w:rFonts w:ascii="Helvetica" w:hAnsi="Helvetica"/>
            <w:sz w:val="22"/>
            <w:szCs w:val="22"/>
          </w:rPr>
          <w:t xml:space="preserve"> et al. 2022)</w:t>
        </w:r>
      </w:ins>
      <w:ins w:id="280" w:author="Ben Halpern" w:date="2022-02-26T07:02:00Z">
        <w:r w:rsidR="00202309">
          <w:rPr>
            <w:rFonts w:ascii="Helvetica" w:hAnsi="Helvetica"/>
            <w:sz w:val="22"/>
            <w:szCs w:val="22"/>
          </w:rPr>
          <w:t>.</w:t>
        </w:r>
      </w:ins>
      <w:ins w:id="281" w:author="Tim Essington" w:date="2022-02-21T17:58:00Z">
        <w:del w:id="282" w:author="Ben Halpern" w:date="2022-02-26T07:02:00Z">
          <w:r w:rsidDel="00202309">
            <w:rPr>
              <w:rFonts w:ascii="Helvetica" w:hAnsi="Helvetica"/>
              <w:sz w:val="22"/>
              <w:szCs w:val="22"/>
            </w:rPr>
            <w:delText xml:space="preserve"> </w:delText>
          </w:r>
        </w:del>
        <w:r>
          <w:rPr>
            <w:rFonts w:ascii="Helvetica" w:hAnsi="Helvetica"/>
            <w:sz w:val="22"/>
            <w:szCs w:val="22"/>
          </w:rPr>
          <w:t xml:space="preserve">  Here we chose an intermediate value of </w:t>
        </w:r>
        <w:proofErr w:type="spellStart"/>
        <w:r>
          <w:rPr>
            <w:rFonts w:ascii="Helvetica" w:hAnsi="Helvetica"/>
            <w:sz w:val="22"/>
            <w:szCs w:val="22"/>
          </w:rPr>
          <w:t>Blim</w:t>
        </w:r>
        <w:proofErr w:type="spellEnd"/>
        <w:r>
          <w:rPr>
            <w:rFonts w:ascii="Helvetica" w:hAnsi="Helvetica"/>
            <w:sz w:val="22"/>
            <w:szCs w:val="22"/>
          </w:rPr>
          <w:t xml:space="preserve"> = 0.25 </w:t>
        </w:r>
        <w:proofErr w:type="spellStart"/>
        <w:r>
          <w:rPr>
            <w:rFonts w:ascii="Helvetica" w:hAnsi="Helvetica"/>
            <w:sz w:val="22"/>
            <w:szCs w:val="22"/>
          </w:rPr>
          <w:t>Bmsy</w:t>
        </w:r>
        <w:proofErr w:type="spellEnd"/>
        <w:r>
          <w:rPr>
            <w:rFonts w:ascii="Helvetica" w:hAnsi="Helvetica"/>
            <w:sz w:val="22"/>
            <w:szCs w:val="22"/>
          </w:rPr>
          <w:t xml:space="preserve">.  </w:t>
        </w:r>
      </w:ins>
    </w:p>
    <w:p w14:paraId="405B300B" w14:textId="77777777" w:rsidR="00A222ED" w:rsidRDefault="00A222ED" w:rsidP="006551EE">
      <w:pPr>
        <w:rPr>
          <w:ins w:id="283" w:author="Adrian Stier" w:date="2022-01-18T06:05:00Z"/>
          <w:rFonts w:ascii="Helvetica" w:hAnsi="Helvetica"/>
          <w:sz w:val="22"/>
          <w:szCs w:val="22"/>
        </w:rPr>
      </w:pPr>
    </w:p>
    <w:p w14:paraId="775BCA9B" w14:textId="3695F4E9" w:rsidR="009D1A67" w:rsidRDefault="00973CDC" w:rsidP="009D1A67">
      <w:pPr>
        <w:rPr>
          <w:ins w:id="284" w:author="Adrian Stier" w:date="2022-01-18T06:05:00Z"/>
          <w:rFonts w:ascii="Helvetica" w:hAnsi="Helvetica"/>
          <w:sz w:val="22"/>
          <w:szCs w:val="22"/>
        </w:rPr>
      </w:pPr>
      <w:ins w:id="285" w:author="Adrian Stier" w:date="2022-01-18T06:12:00Z">
        <w:r>
          <w:rPr>
            <w:rFonts w:ascii="Helvetica" w:hAnsi="Helvetica"/>
            <w:sz w:val="22"/>
            <w:szCs w:val="22"/>
          </w:rPr>
          <w:t>We</w:t>
        </w:r>
      </w:ins>
      <w:ins w:id="286" w:author="Adrian Stier" w:date="2022-01-18T06:05:00Z">
        <w:r w:rsidR="009D1A67">
          <w:rPr>
            <w:rFonts w:ascii="Helvetica" w:hAnsi="Helvetica"/>
            <w:sz w:val="22"/>
            <w:szCs w:val="22"/>
          </w:rPr>
          <w:t xml:space="preserve"> </w:t>
        </w:r>
      </w:ins>
      <w:ins w:id="287" w:author="Adrian Stier" w:date="2022-01-18T06:12:00Z">
        <w:r>
          <w:rPr>
            <w:rFonts w:ascii="Helvetica" w:hAnsi="Helvetica"/>
            <w:sz w:val="22"/>
            <w:szCs w:val="22"/>
          </w:rPr>
          <w:t>considered</w:t>
        </w:r>
      </w:ins>
      <w:ins w:id="288" w:author="Adrian Stier" w:date="2022-01-18T06:05:00Z">
        <w:r w:rsidR="009D1A67">
          <w:rPr>
            <w:rFonts w:ascii="Helvetica" w:hAnsi="Helvetica"/>
            <w:sz w:val="22"/>
            <w:szCs w:val="22"/>
          </w:rPr>
          <w:t xml:space="preserve"> variation in </w:t>
        </w:r>
      </w:ins>
      <w:ins w:id="289" w:author="Adrian Stier" w:date="2022-01-18T06:07:00Z">
        <w:r w:rsidR="004E341B">
          <w:rPr>
            <w:rFonts w:ascii="Helvetica" w:hAnsi="Helvetica"/>
            <w:sz w:val="22"/>
            <w:szCs w:val="22"/>
          </w:rPr>
          <w:t xml:space="preserve">harvest pressure that </w:t>
        </w:r>
      </w:ins>
      <w:ins w:id="290" w:author="Adrian Stier" w:date="2022-01-18T06:16:00Z">
        <w:r w:rsidR="00D967AB">
          <w:rPr>
            <w:rFonts w:ascii="Helvetica" w:hAnsi="Helvetica"/>
            <w:sz w:val="22"/>
            <w:szCs w:val="22"/>
          </w:rPr>
          <w:t xml:space="preserve">was </w:t>
        </w:r>
      </w:ins>
      <w:ins w:id="291" w:author="Adrian Stier" w:date="2022-01-18T06:11:00Z">
        <w:r>
          <w:rPr>
            <w:rFonts w:ascii="Helvetica" w:hAnsi="Helvetica"/>
            <w:sz w:val="22"/>
            <w:szCs w:val="22"/>
          </w:rPr>
          <w:t>both</w:t>
        </w:r>
      </w:ins>
      <w:ins w:id="292" w:author="Adrian Stier" w:date="2022-01-18T06:07:00Z">
        <w:r w:rsidR="004E341B">
          <w:rPr>
            <w:rFonts w:ascii="Helvetica" w:hAnsi="Helvetica"/>
            <w:sz w:val="22"/>
            <w:szCs w:val="22"/>
          </w:rPr>
          <w:t xml:space="preserve"> less than </w:t>
        </w:r>
      </w:ins>
      <w:ins w:id="293" w:author="Adrian Stier" w:date="2022-01-18T06:08:00Z">
        <w:r w:rsidR="004E341B">
          <w:rPr>
            <w:rFonts w:ascii="Helvetica" w:hAnsi="Helvetica"/>
            <w:sz w:val="22"/>
            <w:szCs w:val="22"/>
          </w:rPr>
          <w:t xml:space="preserve">and greater than harvest rate at maximum sustainable yield </w:t>
        </w:r>
      </w:ins>
      <w:ins w:id="294" w:author="Adrian Stier" w:date="2022-01-18T06:12:00Z">
        <w:r>
          <w:rPr>
            <w:rFonts w:ascii="Helvetica" w:hAnsi="Helvetica"/>
            <w:sz w:val="22"/>
            <w:szCs w:val="22"/>
          </w:rPr>
          <w:t>by</w:t>
        </w:r>
      </w:ins>
      <w:ins w:id="295" w:author="Adrian Stier" w:date="2022-01-18T06:08:00Z">
        <w:r w:rsidR="004E341B">
          <w:rPr>
            <w:rFonts w:ascii="Helvetica" w:hAnsi="Helvetica"/>
            <w:sz w:val="22"/>
            <w:szCs w:val="22"/>
          </w:rPr>
          <w:t xml:space="preserve"> </w:t>
        </w:r>
      </w:ins>
      <w:ins w:id="296" w:author="Adrian Stier" w:date="2022-01-18T06:05:00Z">
        <w:r w:rsidR="009D1A67">
          <w:rPr>
            <w:rFonts w:ascii="Helvetica" w:hAnsi="Helvetica"/>
            <w:sz w:val="22"/>
            <w:szCs w:val="22"/>
          </w:rPr>
          <w:t>defi</w:t>
        </w:r>
      </w:ins>
      <w:ins w:id="297" w:author="Adrian Stier" w:date="2022-01-18T06:12:00Z">
        <w:r>
          <w:rPr>
            <w:rFonts w:ascii="Helvetica" w:hAnsi="Helvetica"/>
            <w:sz w:val="22"/>
            <w:szCs w:val="22"/>
          </w:rPr>
          <w:t>ning</w:t>
        </w:r>
      </w:ins>
      <w:ins w:id="298" w:author="Adrian Stier" w:date="2022-01-18T06:05:00Z">
        <w:r w:rsidR="009D1A67">
          <w:rPr>
            <w:rFonts w:ascii="Helvetica" w:hAnsi="Helvetica"/>
            <w:sz w:val="22"/>
            <w:szCs w:val="22"/>
          </w:rPr>
          <w:t xml:space="preserve"> maximum harvest rate (</w:t>
        </w:r>
      </w:ins>
      <m:oMath>
        <m:sSub>
          <m:sSubPr>
            <m:ctrlPr>
              <w:ins w:id="299" w:author="Adrian Stier" w:date="2022-01-18T06:05:00Z">
                <w:rPr>
                  <w:rFonts w:ascii="Cambria Math" w:hAnsi="Cambria Math"/>
                  <w:i/>
                  <w:sz w:val="22"/>
                  <w:szCs w:val="22"/>
                </w:rPr>
              </w:ins>
            </m:ctrlPr>
          </m:sSubPr>
          <m:e>
            <m:r>
              <w:ins w:id="300" w:author="Adrian Stier" w:date="2022-01-18T06:05:00Z">
                <w:rPr>
                  <w:rFonts w:ascii="Cambria Math" w:hAnsi="Cambria Math"/>
                  <w:sz w:val="22"/>
                  <w:szCs w:val="22"/>
                </w:rPr>
                <m:t>H</m:t>
              </w:ins>
            </m:r>
          </m:e>
          <m:sub>
            <m:r>
              <w:ins w:id="301" w:author="Adrian Stier" w:date="2022-01-18T06:05:00Z">
                <w:rPr>
                  <w:rFonts w:ascii="Cambria Math" w:hAnsi="Cambria Math"/>
                  <w:sz w:val="22"/>
                  <w:szCs w:val="22"/>
                </w:rPr>
                <m:t>max</m:t>
              </w:ins>
            </m:r>
          </m:sub>
        </m:sSub>
      </m:oMath>
      <w:ins w:id="302" w:author="Adrian Stier" w:date="2022-01-18T06:05:00Z">
        <w:r w:rsidR="009D1A67">
          <w:rPr>
            <w:rFonts w:ascii="Helvetica" w:hAnsi="Helvetica"/>
            <w:sz w:val="22"/>
            <w:szCs w:val="22"/>
          </w:rPr>
          <w:t xml:space="preserve">) as a </w:t>
        </w:r>
      </w:ins>
      <w:ins w:id="303" w:author="Adrian Stier" w:date="2022-01-18T06:08:00Z">
        <w:r w:rsidR="004E341B">
          <w:rPr>
            <w:rFonts w:ascii="Helvetica" w:hAnsi="Helvetica"/>
            <w:sz w:val="22"/>
            <w:szCs w:val="22"/>
          </w:rPr>
          <w:t>proportion</w:t>
        </w:r>
      </w:ins>
      <w:ins w:id="304" w:author="Adrian Stier" w:date="2022-01-18T06:05:00Z">
        <w:r w:rsidR="009D1A67">
          <w:rPr>
            <w:rFonts w:ascii="Helvetica" w:hAnsi="Helvetica"/>
            <w:sz w:val="22"/>
            <w:szCs w:val="22"/>
          </w:rPr>
          <w:t xml:space="preserve"> (</w:t>
        </w:r>
      </w:ins>
      <m:oMath>
        <m:r>
          <w:ins w:id="305" w:author="Adrian Stier" w:date="2022-01-18T06:08:00Z">
            <w:rPr>
              <w:rFonts w:ascii="Cambria Math" w:hAnsi="Cambria Math"/>
              <w:sz w:val="22"/>
              <w:szCs w:val="22"/>
            </w:rPr>
            <m:t>p</m:t>
          </w:ins>
        </m:r>
      </m:oMath>
      <w:ins w:id="306" w:author="Adrian Stier" w:date="2022-01-18T06:05:00Z">
        <w:r w:rsidR="009D1A67">
          <w:rPr>
            <w:rFonts w:ascii="Helvetica" w:hAnsi="Helvetica"/>
            <w:sz w:val="22"/>
            <w:szCs w:val="22"/>
          </w:rPr>
          <w:t xml:space="preserve">) of the harvest rate at </w:t>
        </w:r>
      </w:ins>
      <w:ins w:id="307" w:author="Adrian Stier" w:date="2022-01-18T06:08:00Z">
        <w:r w:rsidR="004E341B">
          <w:rPr>
            <w:rFonts w:ascii="Helvetica" w:hAnsi="Helvetica"/>
            <w:sz w:val="22"/>
            <w:szCs w:val="22"/>
          </w:rPr>
          <w:t>maximum</w:t>
        </w:r>
      </w:ins>
      <w:ins w:id="308" w:author="Adrian Stier" w:date="2022-01-18T06:05:00Z">
        <w:r w:rsidR="009D1A67">
          <w:rPr>
            <w:rFonts w:ascii="Helvetica" w:hAnsi="Helvetica"/>
            <w:sz w:val="22"/>
            <w:szCs w:val="22"/>
          </w:rPr>
          <w:t xml:space="preserve"> sustainable yield (</w:t>
        </w:r>
      </w:ins>
      <m:oMath>
        <m:sSub>
          <m:sSubPr>
            <m:ctrlPr>
              <w:ins w:id="309" w:author="Adrian Stier" w:date="2022-01-18T06:05:00Z">
                <w:rPr>
                  <w:rFonts w:ascii="Cambria Math" w:hAnsi="Cambria Math"/>
                  <w:i/>
                  <w:sz w:val="22"/>
                  <w:szCs w:val="22"/>
                </w:rPr>
              </w:ins>
            </m:ctrlPr>
          </m:sSubPr>
          <m:e>
            <m:r>
              <w:ins w:id="310" w:author="Adrian Stier" w:date="2022-01-18T06:05:00Z">
                <w:rPr>
                  <w:rFonts w:ascii="Cambria Math" w:hAnsi="Cambria Math"/>
                  <w:sz w:val="22"/>
                  <w:szCs w:val="22"/>
                </w:rPr>
                <m:t>H</m:t>
              </w:ins>
            </m:r>
          </m:e>
          <m:sub>
            <m:r>
              <w:ins w:id="311" w:author="Adrian Stier" w:date="2022-01-18T06:05:00Z">
                <w:rPr>
                  <w:rFonts w:ascii="Cambria Math" w:hAnsi="Cambria Math"/>
                  <w:sz w:val="22"/>
                  <w:szCs w:val="22"/>
                </w:rPr>
                <m:t>MSY</m:t>
              </w:ins>
            </m:r>
          </m:sub>
        </m:sSub>
      </m:oMath>
      <w:ins w:id="312" w:author="Adrian Stier" w:date="2022-01-18T06:05:00Z">
        <w:r w:rsidR="009D1A67">
          <w:rPr>
            <w:rFonts w:ascii="Helvetica" w:hAnsi="Helvetica"/>
            <w:sz w:val="22"/>
            <w:szCs w:val="22"/>
          </w:rPr>
          <w:t xml:space="preserve">): </w:t>
        </w:r>
      </w:ins>
    </w:p>
    <w:p w14:paraId="17788DE7" w14:textId="77777777" w:rsidR="009D1A67" w:rsidRDefault="009D1A67" w:rsidP="009D1A67">
      <w:pPr>
        <w:rPr>
          <w:ins w:id="313" w:author="Adrian Stier" w:date="2022-01-18T06:05:00Z"/>
          <w:rFonts w:ascii="Helvetica" w:hAnsi="Helvetica"/>
          <w:sz w:val="22"/>
          <w:szCs w:val="22"/>
        </w:rPr>
      </w:pPr>
    </w:p>
    <w:p w14:paraId="06E8987C" w14:textId="3BFB04D9" w:rsidR="009D1A67" w:rsidRPr="009D1A67" w:rsidRDefault="00A631D0" w:rsidP="009D1A67">
      <w:pPr>
        <w:tabs>
          <w:tab w:val="left" w:pos="8640"/>
        </w:tabs>
        <w:rPr>
          <w:ins w:id="314" w:author="Adrian Stier" w:date="2022-01-18T06:05:00Z"/>
          <w:rFonts w:ascii="Helvetica" w:hAnsi="Helvetica"/>
          <w:sz w:val="22"/>
          <w:szCs w:val="22"/>
        </w:rPr>
      </w:pPr>
      <m:oMath>
        <m:sSub>
          <m:sSubPr>
            <m:ctrlPr>
              <w:ins w:id="315" w:author="Adrian Stier" w:date="2022-01-18T06:05:00Z">
                <w:rPr>
                  <w:rFonts w:ascii="Cambria Math" w:hAnsi="Cambria Math"/>
                  <w:i/>
                  <w:sz w:val="22"/>
                  <w:szCs w:val="22"/>
                </w:rPr>
              </w:ins>
            </m:ctrlPr>
          </m:sSubPr>
          <m:e>
            <m:r>
              <w:ins w:id="316" w:author="Adrian Stier" w:date="2022-01-18T06:05:00Z">
                <w:rPr>
                  <w:rFonts w:ascii="Cambria Math" w:hAnsi="Cambria Math"/>
                  <w:sz w:val="22"/>
                  <w:szCs w:val="22"/>
                </w:rPr>
                <m:t>H</m:t>
              </w:ins>
            </m:r>
          </m:e>
          <m:sub>
            <m:r>
              <w:ins w:id="317" w:author="Adrian Stier" w:date="2022-01-18T06:05:00Z">
                <w:rPr>
                  <w:rFonts w:ascii="Cambria Math" w:hAnsi="Cambria Math"/>
                  <w:sz w:val="22"/>
                  <w:szCs w:val="22"/>
                </w:rPr>
                <m:t>max</m:t>
              </w:ins>
            </m:r>
          </m:sub>
        </m:sSub>
        <m:r>
          <w:ins w:id="318" w:author="Adrian Stier" w:date="2022-01-18T06:05:00Z">
            <w:rPr>
              <w:rFonts w:ascii="Cambria Math" w:hAnsi="Cambria Math"/>
              <w:sz w:val="22"/>
              <w:szCs w:val="22"/>
            </w:rPr>
            <m:t xml:space="preserve">= </m:t>
          </w:ins>
        </m:r>
        <m:sSub>
          <m:sSubPr>
            <m:ctrlPr>
              <w:ins w:id="319" w:author="Adrian Stier" w:date="2022-01-18T06:05:00Z">
                <w:rPr>
                  <w:rFonts w:ascii="Cambria Math" w:hAnsi="Cambria Math"/>
                  <w:i/>
                  <w:sz w:val="22"/>
                  <w:szCs w:val="22"/>
                </w:rPr>
              </w:ins>
            </m:ctrlPr>
          </m:sSubPr>
          <m:e>
            <m:r>
              <w:ins w:id="320" w:author="Adrian Stier" w:date="2022-01-18T06:05:00Z">
                <w:rPr>
                  <w:rFonts w:ascii="Cambria Math" w:hAnsi="Cambria Math"/>
                  <w:sz w:val="22"/>
                  <w:szCs w:val="22"/>
                </w:rPr>
                <m:t>pH</m:t>
              </w:ins>
            </m:r>
          </m:e>
          <m:sub>
            <m:r>
              <w:ins w:id="321" w:author="Adrian Stier" w:date="2022-01-18T06:05:00Z">
                <w:rPr>
                  <w:rFonts w:ascii="Cambria Math" w:hAnsi="Cambria Math"/>
                  <w:sz w:val="22"/>
                  <w:szCs w:val="22"/>
                </w:rPr>
                <m:t>MSY</m:t>
              </w:ins>
            </m:r>
          </m:sub>
        </m:sSub>
      </m:oMath>
      <w:ins w:id="322" w:author="Adrian Stier" w:date="2022-01-18T06:16:00Z">
        <w:r w:rsidR="00D967AB">
          <w:rPr>
            <w:rFonts w:ascii="Helvetica" w:hAnsi="Helvetica"/>
            <w:sz w:val="22"/>
            <w:szCs w:val="22"/>
          </w:rPr>
          <w:t>.</w:t>
        </w:r>
      </w:ins>
      <w:ins w:id="323" w:author="Adrian Stier" w:date="2022-01-18T06:05:00Z">
        <w:r w:rsidR="009D1A67">
          <w:rPr>
            <w:rFonts w:ascii="Helvetica" w:hAnsi="Helvetica"/>
            <w:sz w:val="22"/>
            <w:szCs w:val="22"/>
          </w:rPr>
          <w:tab/>
          <w:t>(9)</w:t>
        </w:r>
      </w:ins>
    </w:p>
    <w:p w14:paraId="61D8C217" w14:textId="4D23F718" w:rsidR="009D1A67" w:rsidDel="00EC7561" w:rsidRDefault="009D1A67" w:rsidP="006551EE">
      <w:pPr>
        <w:rPr>
          <w:del w:id="324" w:author="Adrian Stier" w:date="2022-01-18T06:19:00Z"/>
          <w:rFonts w:ascii="Helvetica" w:hAnsi="Helvetica"/>
          <w:sz w:val="22"/>
          <w:szCs w:val="22"/>
        </w:rPr>
      </w:pPr>
    </w:p>
    <w:p w14:paraId="77CB3460" w14:textId="77777777" w:rsidR="00EC7561" w:rsidRDefault="00EC7561" w:rsidP="006551EE">
      <w:pPr>
        <w:rPr>
          <w:ins w:id="325" w:author="Tim Essington" w:date="2022-02-21T17:04:00Z"/>
          <w:rFonts w:ascii="Helvetica" w:hAnsi="Helvetica"/>
          <w:sz w:val="22"/>
          <w:szCs w:val="22"/>
        </w:rPr>
      </w:pPr>
    </w:p>
    <w:p w14:paraId="18F936B1" w14:textId="3A9FABB1" w:rsidR="00EC7561" w:rsidRPr="003805EE" w:rsidRDefault="00EC7561" w:rsidP="006551EE">
      <w:pPr>
        <w:rPr>
          <w:ins w:id="326" w:author="Tim Essington" w:date="2022-02-21T17:04:00Z"/>
          <w:rFonts w:ascii="Helvetica" w:hAnsi="Helvetica"/>
          <w:sz w:val="22"/>
          <w:szCs w:val="22"/>
        </w:rPr>
      </w:pPr>
      <w:ins w:id="327" w:author="Tim Essington" w:date="2022-02-21T17:04:00Z">
        <w:r>
          <w:rPr>
            <w:rFonts w:ascii="Helvetica" w:hAnsi="Helvetica"/>
            <w:sz w:val="22"/>
            <w:szCs w:val="22"/>
          </w:rPr>
          <w:t>We did not consider so-called “constant escapement” harvest control rules as these are relatively rare</w:t>
        </w:r>
      </w:ins>
      <w:ins w:id="328" w:author="Tim Essington" w:date="2022-02-21T17:05:00Z">
        <w:r>
          <w:rPr>
            <w:rFonts w:ascii="Helvetica" w:hAnsi="Helvetica"/>
            <w:sz w:val="22"/>
            <w:szCs w:val="22"/>
          </w:rPr>
          <w:t>.  Additionally, we did not apply the well-known “bam-bam” solution to optimize catches in a stochastic fisher</w:t>
        </w:r>
      </w:ins>
      <w:ins w:id="329" w:author="Tim Essington" w:date="2022-02-21T17:06:00Z">
        <w:r>
          <w:rPr>
            <w:rFonts w:ascii="Helvetica" w:hAnsi="Helvetica"/>
            <w:sz w:val="22"/>
            <w:szCs w:val="22"/>
          </w:rPr>
          <w:t xml:space="preserve">y (here, when biomass exceeds </w:t>
        </w:r>
      </w:ins>
      <w:ins w:id="330" w:author="Adrian Stier" w:date="2022-02-23T14:40:00Z">
        <w:r w:rsidR="00854231" w:rsidRPr="003805EE">
          <w:rPr>
            <w:rFonts w:ascii="Helvetica" w:hAnsi="Helvetica"/>
            <w:i/>
            <w:sz w:val="22"/>
            <w:szCs w:val="22"/>
          </w:rPr>
          <w:t>B</w:t>
        </w:r>
        <w:r w:rsidR="00854231" w:rsidRPr="003805EE">
          <w:rPr>
            <w:rFonts w:ascii="Helvetica" w:hAnsi="Helvetica"/>
            <w:i/>
            <w:sz w:val="22"/>
            <w:szCs w:val="22"/>
            <w:vertAlign w:val="subscript"/>
          </w:rPr>
          <w:t>MSY</w:t>
        </w:r>
      </w:ins>
      <w:ins w:id="331" w:author="Tim Essington" w:date="2022-02-21T17:06:00Z">
        <w:del w:id="332" w:author="Adrian Stier" w:date="2022-02-23T14:40:00Z">
          <w:r w:rsidDel="00854231">
            <w:rPr>
              <w:rFonts w:ascii="Helvetica" w:hAnsi="Helvetica"/>
              <w:sz w:val="22"/>
              <w:szCs w:val="22"/>
            </w:rPr>
            <w:delText>BMSY</w:delText>
          </w:r>
        </w:del>
        <w:r>
          <w:rPr>
            <w:rFonts w:ascii="Helvetica" w:hAnsi="Helvetica"/>
            <w:sz w:val="22"/>
            <w:szCs w:val="22"/>
          </w:rPr>
          <w:t xml:space="preserve">, the stock is immediately harvested down to </w:t>
        </w:r>
      </w:ins>
      <w:ins w:id="333" w:author="Adrian Stier" w:date="2022-02-23T14:40:00Z">
        <w:r w:rsidR="00854231" w:rsidRPr="003805EE">
          <w:rPr>
            <w:rFonts w:ascii="Helvetica" w:hAnsi="Helvetica"/>
            <w:i/>
            <w:sz w:val="22"/>
            <w:szCs w:val="22"/>
          </w:rPr>
          <w:t>B</w:t>
        </w:r>
        <w:r w:rsidR="00854231" w:rsidRPr="003805EE">
          <w:rPr>
            <w:rFonts w:ascii="Helvetica" w:hAnsi="Helvetica"/>
            <w:i/>
            <w:sz w:val="22"/>
            <w:szCs w:val="22"/>
            <w:vertAlign w:val="subscript"/>
          </w:rPr>
          <w:t>MSY</w:t>
        </w:r>
      </w:ins>
      <w:ins w:id="334" w:author="Tim Essington" w:date="2022-02-21T17:06:00Z">
        <w:del w:id="335" w:author="Adrian Stier" w:date="2022-02-23T14:40:00Z">
          <w:r w:rsidDel="00854231">
            <w:rPr>
              <w:rFonts w:ascii="Helvetica" w:hAnsi="Helvetica"/>
              <w:sz w:val="22"/>
              <w:szCs w:val="22"/>
            </w:rPr>
            <w:delText>BMSY</w:delText>
          </w:r>
        </w:del>
        <w:r>
          <w:rPr>
            <w:rFonts w:ascii="Helvetica" w:hAnsi="Helvetica"/>
            <w:sz w:val="22"/>
            <w:szCs w:val="22"/>
          </w:rPr>
          <w:t xml:space="preserve">, and when biomass is less than </w:t>
        </w:r>
      </w:ins>
      <w:ins w:id="336" w:author="Adrian Stier" w:date="2022-02-23T14:40:00Z">
        <w:r w:rsidR="00854231" w:rsidRPr="003805EE">
          <w:rPr>
            <w:rFonts w:ascii="Helvetica" w:hAnsi="Helvetica"/>
            <w:i/>
            <w:sz w:val="22"/>
            <w:szCs w:val="22"/>
          </w:rPr>
          <w:t>B</w:t>
        </w:r>
        <w:r w:rsidR="00854231" w:rsidRPr="003805EE">
          <w:rPr>
            <w:rFonts w:ascii="Helvetica" w:hAnsi="Helvetica"/>
            <w:i/>
            <w:sz w:val="22"/>
            <w:szCs w:val="22"/>
            <w:vertAlign w:val="subscript"/>
          </w:rPr>
          <w:t>MSY</w:t>
        </w:r>
        <w:r w:rsidR="00854231" w:rsidDel="00854231">
          <w:rPr>
            <w:rFonts w:ascii="Helvetica" w:hAnsi="Helvetica"/>
            <w:sz w:val="22"/>
            <w:szCs w:val="22"/>
          </w:rPr>
          <w:t xml:space="preserve"> </w:t>
        </w:r>
      </w:ins>
      <w:ins w:id="337" w:author="Tim Essington" w:date="2022-02-21T17:06:00Z">
        <w:del w:id="338" w:author="Adrian Stier" w:date="2022-02-23T14:40:00Z">
          <w:r w:rsidDel="00854231">
            <w:rPr>
              <w:rFonts w:ascii="Helvetica" w:hAnsi="Helvetica"/>
              <w:sz w:val="22"/>
              <w:szCs w:val="22"/>
            </w:rPr>
            <w:delText xml:space="preserve">BMSY </w:delText>
          </w:r>
        </w:del>
        <w:r>
          <w:rPr>
            <w:rFonts w:ascii="Helvetica" w:hAnsi="Helvetica"/>
            <w:sz w:val="22"/>
            <w:szCs w:val="22"/>
          </w:rPr>
          <w:t xml:space="preserve">no catch is permitted).  Such a harvest policy </w:t>
        </w:r>
      </w:ins>
      <w:ins w:id="339" w:author="Tim Essington" w:date="2022-02-21T17:07:00Z">
        <w:r>
          <w:rPr>
            <w:rFonts w:ascii="Helvetica" w:hAnsi="Helvetica"/>
            <w:sz w:val="22"/>
            <w:szCs w:val="22"/>
          </w:rPr>
          <w:t>introduces intolerable volatility to the fishery, disrupting markets, processor</w:t>
        </w:r>
      </w:ins>
      <w:ins w:id="340" w:author="Tim Essington" w:date="2022-02-21T17:08:00Z">
        <w:r>
          <w:rPr>
            <w:rFonts w:ascii="Helvetica" w:hAnsi="Helvetica"/>
            <w:sz w:val="22"/>
            <w:szCs w:val="22"/>
          </w:rPr>
          <w:t xml:space="preserve">s, and </w:t>
        </w:r>
        <w:commentRangeStart w:id="341"/>
        <w:commentRangeStart w:id="342"/>
        <w:r>
          <w:rPr>
            <w:rFonts w:ascii="Helvetica" w:hAnsi="Helvetica"/>
            <w:sz w:val="22"/>
            <w:szCs w:val="22"/>
          </w:rPr>
          <w:t>livelihoods</w:t>
        </w:r>
      </w:ins>
      <w:commentRangeEnd w:id="341"/>
      <w:ins w:id="343" w:author="Tim Essington" w:date="2022-02-21T17:09:00Z">
        <w:r>
          <w:rPr>
            <w:rStyle w:val="CommentReference"/>
            <w:rFonts w:asciiTheme="minorHAnsi" w:eastAsiaTheme="minorEastAsia" w:hAnsiTheme="minorHAnsi" w:cstheme="minorBidi"/>
            <w:lang w:eastAsia="ja-JP"/>
          </w:rPr>
          <w:commentReference w:id="341"/>
        </w:r>
      </w:ins>
      <w:commentRangeEnd w:id="342"/>
      <w:r w:rsidR="00202309">
        <w:rPr>
          <w:rStyle w:val="CommentReference"/>
          <w:rFonts w:asciiTheme="minorHAnsi" w:eastAsiaTheme="minorEastAsia" w:hAnsiTheme="minorHAnsi" w:cstheme="minorBidi"/>
          <w:lang w:eastAsia="ja-JP"/>
        </w:rPr>
        <w:commentReference w:id="342"/>
      </w:r>
      <w:ins w:id="344" w:author="Tim Essington" w:date="2022-02-21T17:08:00Z">
        <w:r>
          <w:rPr>
            <w:rFonts w:ascii="Helvetica" w:hAnsi="Helvetica"/>
            <w:sz w:val="22"/>
            <w:szCs w:val="22"/>
          </w:rPr>
          <w:t>.</w:t>
        </w:r>
      </w:ins>
    </w:p>
    <w:p w14:paraId="635F088D" w14:textId="77777777" w:rsidR="00D967AB" w:rsidRPr="003805EE" w:rsidRDefault="00D967AB" w:rsidP="006551EE">
      <w:pPr>
        <w:rPr>
          <w:rFonts w:ascii="Helvetica" w:hAnsi="Helvetica"/>
          <w:sz w:val="22"/>
          <w:szCs w:val="22"/>
        </w:rPr>
      </w:pPr>
    </w:p>
    <w:p w14:paraId="7D429598" w14:textId="77777777" w:rsidR="00336865" w:rsidRPr="00336865" w:rsidRDefault="007F61D2" w:rsidP="006551EE">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506A7DFC" w:rsidR="00CD565E" w:rsidRPr="003805EE" w:rsidRDefault="00EE63D8" w:rsidP="006551EE">
      <w:pPr>
        <w:rPr>
          <w:rFonts w:ascii="Helvetica" w:hAnsi="Helvetica"/>
          <w:sz w:val="22"/>
          <w:szCs w:val="22"/>
        </w:rPr>
      </w:pPr>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2E2F64">
        <w:rPr>
          <w:rFonts w:ascii="Helvetica" w:hAnsi="Helvetica"/>
          <w:sz w:val="22"/>
          <w:szCs w:val="22"/>
        </w:rPr>
        <w:instrText xml:space="preserve"> ADDIN EN.CITE &lt;EndNote&gt;&lt;Cite&gt;&lt;Author&gt;Clark&lt;/Author&gt;&lt;Year&gt;1974&lt;/Year&gt;&lt;RecNum&gt;6503&lt;/RecNum&gt;&lt;DisplayText&gt;[23]&lt;/DisplayText&gt;&lt;record&gt;&lt;rec-number&gt;6503&lt;/rec-number&gt;&lt;foreign-keys&gt;&lt;key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2E2F64">
        <w:rPr>
          <w:rFonts w:ascii="Helvetica" w:hAnsi="Helvetica"/>
          <w:noProof/>
          <w:sz w:val="22"/>
          <w:szCs w:val="22"/>
        </w:rPr>
        <w:t>[23]</w:t>
      </w:r>
      <w:r w:rsidR="00014B46">
        <w:rPr>
          <w:rFonts w:ascii="Helvetica" w:hAnsi="Helvetica"/>
          <w:sz w:val="22"/>
          <w:szCs w:val="22"/>
        </w:rPr>
        <w:fldChar w:fldCharType="end"/>
      </w:r>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6551EE">
      <w:pPr>
        <w:rPr>
          <w:rFonts w:ascii="Helvetica" w:hAnsi="Helvetica"/>
          <w:sz w:val="22"/>
          <w:szCs w:val="22"/>
        </w:rPr>
      </w:pPr>
    </w:p>
    <w:p w14:paraId="68717DBD" w14:textId="74E6D00F" w:rsidR="00CD565E" w:rsidRPr="003805EE" w:rsidRDefault="006B5E99" w:rsidP="006551EE">
      <w:pPr>
        <w:tabs>
          <w:tab w:val="left" w:pos="8640"/>
        </w:tabs>
        <w:rPr>
          <w:rFonts w:ascii="Helvetica" w:hAnsi="Helvetica"/>
          <w:sz w:val="22"/>
          <w:szCs w:val="22"/>
        </w:rPr>
      </w:pPr>
      <w:r w:rsidRPr="003805EE">
        <w:rPr>
          <w:rFonts w:ascii="Helvetica" w:hAnsi="Helvetica"/>
          <w:sz w:val="22"/>
          <w:szCs w:val="22"/>
        </w:rPr>
        <w:lastRenderedPageBreak/>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=φ</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del w:id="345" w:author="Adrian Stier" w:date="2022-01-18T06:08:00Z">
        <w:r w:rsidR="00555417" w:rsidRPr="003805EE" w:rsidDel="004E341B">
          <w:rPr>
            <w:rFonts w:ascii="Helvetica" w:hAnsi="Helvetica"/>
            <w:sz w:val="22"/>
            <w:szCs w:val="22"/>
          </w:rPr>
          <w:delText>9</w:delText>
        </w:r>
      </w:del>
      <w:ins w:id="346" w:author="Adrian Stier" w:date="2022-01-18T06:08:00Z">
        <w:r w:rsidR="004E341B">
          <w:rPr>
            <w:rFonts w:ascii="Helvetica" w:hAnsi="Helvetica"/>
            <w:sz w:val="22"/>
            <w:szCs w:val="22"/>
          </w:rPr>
          <w:t>10</w:t>
        </w:r>
      </w:ins>
      <w:r w:rsidR="00CD565E" w:rsidRPr="003805EE">
        <w:rPr>
          <w:rFonts w:ascii="Helvetica" w:hAnsi="Helvetica"/>
          <w:sz w:val="22"/>
          <w:szCs w:val="22"/>
        </w:rPr>
        <w:t>)</w:t>
      </w:r>
    </w:p>
    <w:p w14:paraId="23508DDC" w14:textId="77777777" w:rsidR="00CD565E" w:rsidRPr="003805EE" w:rsidRDefault="00CD565E" w:rsidP="006551EE">
      <w:pPr>
        <w:rPr>
          <w:rFonts w:ascii="Helvetica" w:hAnsi="Helvetica"/>
          <w:sz w:val="22"/>
          <w:szCs w:val="22"/>
        </w:rPr>
      </w:pPr>
    </w:p>
    <w:p w14:paraId="598787DC" w14:textId="42332EC8" w:rsidR="004F6D9D" w:rsidRPr="003805EE" w:rsidRDefault="006B5E99" w:rsidP="006551EE">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φ</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6551EE">
      <w:pPr>
        <w:rPr>
          <w:rFonts w:ascii="Helvetica" w:hAnsi="Helvetica"/>
          <w:sz w:val="22"/>
          <w:szCs w:val="22"/>
        </w:rPr>
      </w:pPr>
    </w:p>
    <w:p w14:paraId="1B047948" w14:textId="249B1050" w:rsidR="004F6D9D" w:rsidRPr="003805EE" w:rsidRDefault="00B60AEC" w:rsidP="006551EE">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del w:id="347" w:author="Adrian Stier" w:date="2022-01-18T06:08:00Z">
        <w:r w:rsidR="00555417" w:rsidRPr="003805EE" w:rsidDel="004E341B">
          <w:rPr>
            <w:rFonts w:ascii="Helvetica" w:hAnsi="Helvetica"/>
            <w:sz w:val="22"/>
            <w:szCs w:val="22"/>
          </w:rPr>
          <w:delText>10</w:delText>
        </w:r>
      </w:del>
      <w:ins w:id="348" w:author="Adrian Stier" w:date="2022-01-18T06:08:00Z">
        <w:r w:rsidR="004E341B" w:rsidRPr="003805EE">
          <w:rPr>
            <w:rFonts w:ascii="Helvetica" w:hAnsi="Helvetica"/>
            <w:sz w:val="22"/>
            <w:szCs w:val="22"/>
          </w:rPr>
          <w:t>1</w:t>
        </w:r>
        <w:r w:rsidR="004E341B">
          <w:rPr>
            <w:rFonts w:ascii="Helvetica" w:hAnsi="Helvetica"/>
            <w:sz w:val="22"/>
            <w:szCs w:val="22"/>
          </w:rPr>
          <w:t>1</w:t>
        </w:r>
      </w:ins>
      <w:r w:rsidR="004F6D9D" w:rsidRPr="003805EE">
        <w:rPr>
          <w:rFonts w:ascii="Helvetica" w:hAnsi="Helvetica"/>
          <w:sz w:val="22"/>
          <w:szCs w:val="22"/>
        </w:rPr>
        <w:t>)</w:t>
      </w:r>
    </w:p>
    <w:p w14:paraId="02838321" w14:textId="77777777" w:rsidR="004F6D9D" w:rsidRPr="003805EE" w:rsidRDefault="004F6D9D" w:rsidP="006551EE">
      <w:pPr>
        <w:rPr>
          <w:rFonts w:ascii="Helvetica" w:hAnsi="Helvetica"/>
          <w:sz w:val="22"/>
          <w:szCs w:val="22"/>
        </w:rPr>
      </w:pPr>
    </w:p>
    <w:p w14:paraId="5389506E" w14:textId="5781FAA4" w:rsidR="002621A5" w:rsidRPr="003805EE" w:rsidRDefault="00103088" w:rsidP="006551EE">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6551EE">
      <w:pPr>
        <w:rPr>
          <w:rFonts w:ascii="Helvetica" w:hAnsi="Helvetica"/>
          <w:sz w:val="22"/>
          <w:szCs w:val="22"/>
        </w:rPr>
      </w:pPr>
    </w:p>
    <w:p w14:paraId="50E6A94A" w14:textId="62F4076E" w:rsidR="002621A5" w:rsidRPr="003805EE" w:rsidRDefault="00D37D10"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ins w:id="349" w:author="Adrian Stier" w:date="2022-01-18T06:08:00Z">
        <w:r w:rsidR="004E341B">
          <w:rPr>
            <w:rFonts w:ascii="Helvetica" w:hAnsi="Helvetica"/>
            <w:sz w:val="22"/>
            <w:szCs w:val="22"/>
          </w:rPr>
          <w:t>2</w:t>
        </w:r>
      </w:ins>
      <w:del w:id="350" w:author="Adrian Stier" w:date="2022-01-18T06:08:00Z">
        <w:r w:rsidR="00555417" w:rsidRPr="003805EE" w:rsidDel="004E341B">
          <w:rPr>
            <w:rFonts w:ascii="Helvetica" w:hAnsi="Helvetica"/>
            <w:sz w:val="22"/>
            <w:szCs w:val="22"/>
          </w:rPr>
          <w:delText>1</w:delText>
        </w:r>
      </w:del>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6551EE">
      <w:pPr>
        <w:rPr>
          <w:rFonts w:ascii="Helvetica" w:hAnsi="Helvetica"/>
          <w:sz w:val="22"/>
          <w:szCs w:val="22"/>
        </w:rPr>
      </w:pPr>
    </w:p>
    <w:p w14:paraId="7D70D97A" w14:textId="512EFEE7" w:rsidR="002621A5" w:rsidRDefault="00615385" w:rsidP="006551EE">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ins w:id="351" w:author="Adrian Stier" w:date="2022-02-15T12:04:00Z">
        <w:r w:rsidR="0004583F">
          <w:rPr>
            <w:rFonts w:ascii="Helvetica" w:hAnsi="Helvetica"/>
            <w:sz w:val="22"/>
            <w:szCs w:val="22"/>
          </w:rPr>
          <w:t xml:space="preserve"> a</w:t>
        </w:r>
      </w:ins>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6551EE">
      <w:pPr>
        <w:rPr>
          <w:rFonts w:ascii="Helvetica" w:hAnsi="Helvetica"/>
          <w:sz w:val="22"/>
          <w:szCs w:val="22"/>
        </w:rPr>
      </w:pPr>
    </w:p>
    <w:p w14:paraId="4FDA4DE7" w14:textId="46540AA1" w:rsidR="002621A5" w:rsidRPr="003805EE" w:rsidRDefault="00A631D0" w:rsidP="006551EE">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ins w:id="352" w:author="Adrian Stier" w:date="2022-01-18T06:08:00Z">
        <w:r w:rsidR="004E341B">
          <w:rPr>
            <w:rFonts w:ascii="Helvetica" w:hAnsi="Helvetica"/>
            <w:sz w:val="22"/>
            <w:szCs w:val="22"/>
          </w:rPr>
          <w:t>3</w:t>
        </w:r>
      </w:ins>
      <w:del w:id="353" w:author="Adrian Stier" w:date="2022-01-18T06:08:00Z">
        <w:r w:rsidR="00555417" w:rsidRPr="003805EE" w:rsidDel="004E341B">
          <w:rPr>
            <w:rFonts w:ascii="Helvetica" w:hAnsi="Helvetica"/>
            <w:sz w:val="22"/>
            <w:szCs w:val="22"/>
          </w:rPr>
          <w:delText>2</w:delText>
        </w:r>
      </w:del>
      <w:r w:rsidR="002621A5" w:rsidRPr="003805EE">
        <w:rPr>
          <w:rFonts w:ascii="Helvetica" w:hAnsi="Helvetica"/>
          <w:sz w:val="22"/>
          <w:szCs w:val="22"/>
        </w:rPr>
        <w:t>)</w:t>
      </w:r>
      <w:r w:rsidR="002621A5" w:rsidRPr="003805EE">
        <w:rPr>
          <w:rFonts w:ascii="Helvetica" w:hAnsi="Helvetica"/>
          <w:sz w:val="22"/>
          <w:szCs w:val="22"/>
        </w:rPr>
        <w:br/>
      </w:r>
    </w:p>
    <w:p w14:paraId="64D969D4" w14:textId="5779C170" w:rsidR="00A56584" w:rsidRDefault="00F9417D" w:rsidP="006551EE">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w:t>
      </w:r>
      <w:ins w:id="354" w:author="Adrian Stier" w:date="2022-02-15T12:05:00Z">
        <w:r w:rsidR="0004583F">
          <w:rPr>
            <w:rFonts w:ascii="Helvetica" w:hAnsi="Helvetica"/>
            <w:sz w:val="22"/>
            <w:szCs w:val="22"/>
          </w:rPr>
          <w:t>coefficient of variation (</w:t>
        </w:r>
      </w:ins>
      <w:r w:rsidR="00C9375F" w:rsidRPr="003805EE">
        <w:rPr>
          <w:rFonts w:ascii="Helvetica" w:hAnsi="Helvetica"/>
          <w:sz w:val="22"/>
          <w:szCs w:val="22"/>
        </w:rPr>
        <w:t>CV</w:t>
      </w:r>
      <w:ins w:id="355" w:author="Adrian Stier" w:date="2022-02-15T12:05:00Z">
        <w:r w:rsidR="0004583F">
          <w:rPr>
            <w:rFonts w:ascii="Helvetica" w:hAnsi="Helvetica"/>
            <w:sz w:val="22"/>
            <w:szCs w:val="22"/>
          </w:rPr>
          <w:t xml:space="preserve">) of biomass based on the </w:t>
        </w:r>
      </w:ins>
      <w:del w:id="356" w:author="Adrian Stier" w:date="2022-02-15T12:05:00Z">
        <w:r w:rsidR="00C9375F" w:rsidRPr="003805EE" w:rsidDel="0004583F">
          <w:rPr>
            <w:rFonts w:ascii="Helvetica" w:hAnsi="Helvetica"/>
            <w:sz w:val="22"/>
            <w:szCs w:val="22"/>
          </w:rPr>
          <w:delText xml:space="preserve"> of </w:delText>
        </w:r>
      </w:del>
      <w:r w:rsidR="00C9375F" w:rsidRPr="003805EE">
        <w:rPr>
          <w:rFonts w:ascii="Helvetica" w:hAnsi="Helvetica"/>
          <w:sz w:val="22"/>
          <w:szCs w:val="22"/>
        </w:rPr>
        <w:t xml:space="preserve">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6551EE">
      <w:pPr>
        <w:rPr>
          <w:rFonts w:ascii="Helvetica" w:hAnsi="Helvetica"/>
          <w:sz w:val="22"/>
          <w:szCs w:val="22"/>
        </w:rPr>
      </w:pPr>
    </w:p>
    <w:p w14:paraId="05716C75" w14:textId="66D96ACC" w:rsidR="00A56584" w:rsidRDefault="00A56584" w:rsidP="006551EE">
      <w:pPr>
        <w:rPr>
          <w:rFonts w:ascii="Helvetica" w:hAnsi="Helvetica"/>
          <w:iCs/>
          <w:sz w:val="22"/>
          <w:szCs w:val="22"/>
        </w:rPr>
      </w:pPr>
      <w:r>
        <w:rPr>
          <w:rFonts w:ascii="Helvetica" w:hAnsi="Helvetica"/>
          <w:sz w:val="22"/>
          <w:szCs w:val="22"/>
        </w:rPr>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w:t>
      </w:r>
      <w:ins w:id="357" w:author="Adrian Stier" w:date="2022-01-24T10:42:00Z">
        <w:r w:rsidR="00435FB5">
          <w:rPr>
            <w:rFonts w:ascii="Helvetica" w:hAnsi="Helvetica"/>
            <w:sz w:val="22"/>
            <w:szCs w:val="22"/>
          </w:rPr>
          <w:tab/>
        </w:r>
      </w:ins>
      <w:proofErr w:type="spellStart"/>
      <w:r>
        <w:rPr>
          <w:rFonts w:ascii="Helvetica" w:hAnsi="Helvetica"/>
          <w:sz w:val="22"/>
          <w:szCs w:val="22"/>
        </w:rPr>
        <w:t>havior</w:t>
      </w:r>
      <w:proofErr w:type="spellEnd"/>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p>
    <w:p w14:paraId="4767035E" w14:textId="41277185" w:rsidR="00995761" w:rsidRPr="003805EE" w:rsidRDefault="00995761" w:rsidP="006551EE">
      <w:pPr>
        <w:tabs>
          <w:tab w:val="left" w:pos="2760"/>
        </w:tabs>
        <w:rPr>
          <w:rFonts w:ascii="Helvetica" w:hAnsi="Helvetica"/>
          <w:i/>
          <w:sz w:val="22"/>
          <w:szCs w:val="22"/>
        </w:rPr>
      </w:pPr>
    </w:p>
    <w:p w14:paraId="3AE184EC" w14:textId="77777777" w:rsidR="00A56584" w:rsidRDefault="00A56584" w:rsidP="006551EE">
      <w:pPr>
        <w:rPr>
          <w:rFonts w:ascii="Helvetica" w:hAnsi="Helvetica"/>
          <w:bCs/>
          <w:i/>
          <w:iCs/>
          <w:sz w:val="22"/>
          <w:szCs w:val="22"/>
        </w:rPr>
      </w:pPr>
      <w:r w:rsidRPr="0079618D">
        <w:rPr>
          <w:rFonts w:ascii="Helvetica" w:hAnsi="Helvetica"/>
          <w:bCs/>
          <w:i/>
          <w:iCs/>
          <w:sz w:val="22"/>
          <w:szCs w:val="22"/>
        </w:rPr>
        <w:t>Scenario Analysis</w:t>
      </w:r>
    </w:p>
    <w:p w14:paraId="060C1C13" w14:textId="7FC0093C" w:rsidR="00D47355" w:rsidRDefault="00D47355" w:rsidP="006551EE">
      <w:pPr>
        <w:rPr>
          <w:ins w:id="358" w:author="Adrian Stier" w:date="2022-01-19T11:39:00Z"/>
          <w:rFonts w:ascii="Helvetica" w:hAnsi="Helvetica"/>
          <w:iCs/>
          <w:sz w:val="22"/>
          <w:szCs w:val="22"/>
          <w:u w:val="single"/>
        </w:rPr>
      </w:pPr>
    </w:p>
    <w:p w14:paraId="791EA17A" w14:textId="47205ABD" w:rsidR="00273908" w:rsidRDefault="00273908" w:rsidP="00273908">
      <w:pPr>
        <w:rPr>
          <w:ins w:id="359" w:author="Adrian Stier" w:date="2022-02-15T12:05:00Z"/>
          <w:rFonts w:ascii="Helvetica Neue" w:eastAsia="Helvetica Neue" w:hAnsi="Helvetica Neue" w:cs="Helvetica Neue"/>
          <w:sz w:val="22"/>
          <w:szCs w:val="22"/>
          <w:u w:val="single"/>
        </w:rPr>
      </w:pPr>
      <w:ins w:id="360" w:author="Adrian Stier" w:date="2022-02-15T12:05:00Z">
        <w:r>
          <w:rPr>
            <w:rFonts w:ascii="Helvetica Neue" w:eastAsia="Helvetica Neue" w:hAnsi="Helvetica Neue" w:cs="Helvetica Neue"/>
            <w:sz w:val="22"/>
            <w:szCs w:val="22"/>
            <w:u w:val="single"/>
          </w:rPr>
          <w:lastRenderedPageBreak/>
          <w:t xml:space="preserve">We ran a series of scenarios to evaluate how increasing monitoring </w:t>
        </w:r>
      </w:ins>
      <w:ins w:id="361" w:author="Adrian Stier" w:date="2022-02-17T08:59:00Z">
        <w:r w:rsidR="006C2B7C">
          <w:rPr>
            <w:rFonts w:ascii="Helvetica Neue" w:eastAsia="Helvetica Neue" w:hAnsi="Helvetica Neue" w:cs="Helvetica Neue"/>
            <w:sz w:val="22"/>
            <w:szCs w:val="22"/>
            <w:u w:val="single"/>
          </w:rPr>
          <w:t>precision</w:t>
        </w:r>
      </w:ins>
      <w:ins w:id="362" w:author="Adrian Stier" w:date="2022-02-15T12:05:00Z">
        <w:r>
          <w:rPr>
            <w:rFonts w:ascii="Helvetica Neue" w:eastAsia="Helvetica Neue" w:hAnsi="Helvetica Neue" w:cs="Helvetica Neue"/>
            <w:sz w:val="22"/>
            <w:szCs w:val="22"/>
            <w:u w:val="single"/>
          </w:rPr>
          <w:t xml:space="preserve"> influences the value, risk and resilience of a harvested resource. Unless otherwise specified, each of the simulations described have the same parameterization: a relatively weak Allee effect of A = 10, intrinsic rate of increase of r = 3.2, carrying capacity of K = 101, biomass at maximum sustainable yield of B</w:t>
        </w:r>
      </w:ins>
      <w:customXmlInsRangeStart w:id="363" w:author="Adrian Stier" w:date="2022-02-15T12:05:00Z"/>
      <w:sdt>
        <w:sdtPr>
          <w:tag w:val="goog_rdk_196"/>
          <w:id w:val="1281378019"/>
        </w:sdtPr>
        <w:sdtEndPr/>
        <w:sdtContent>
          <w:customXmlInsRangeEnd w:id="363"/>
          <w:ins w:id="364" w:author="Adrian Stier" w:date="2022-02-15T12:05:00Z">
            <w:r w:rsidRPr="00611410">
              <w:rPr>
                <w:rFonts w:ascii="Helvetica Neue" w:eastAsia="Helvetica Neue" w:hAnsi="Helvetica Neue" w:cs="Helvetica Neue"/>
                <w:sz w:val="22"/>
                <w:szCs w:val="22"/>
                <w:u w:val="single"/>
                <w:vertAlign w:val="subscript"/>
              </w:rPr>
              <w:t>MSY</w:t>
            </w:r>
          </w:ins>
          <w:customXmlInsRangeStart w:id="365" w:author="Adrian Stier" w:date="2022-02-15T12:05:00Z"/>
        </w:sdtContent>
      </w:sdt>
      <w:customXmlInsRangeEnd w:id="365"/>
      <w:ins w:id="366" w:author="Adrian Stier" w:date="2022-02-15T12:05:00Z">
        <w:r>
          <w:rPr>
            <w:rFonts w:ascii="Helvetica Neue" w:eastAsia="Helvetica Neue" w:hAnsi="Helvetica Neue" w:cs="Helvetica Neue"/>
            <w:sz w:val="22"/>
            <w:szCs w:val="22"/>
            <w:u w:val="single"/>
            <w:vertAlign w:val="subscript"/>
          </w:rPr>
          <w:t xml:space="preserve"> </w:t>
        </w:r>
        <w:r>
          <w:rPr>
            <w:rFonts w:ascii="Helvetica Neue" w:eastAsia="Helvetica Neue" w:hAnsi="Helvetica Neue" w:cs="Helvetica Neue"/>
            <w:sz w:val="22"/>
            <w:szCs w:val="22"/>
            <w:u w:val="single"/>
          </w:rPr>
          <w:t xml:space="preserve"> = 70, prince per unit biomass of </w:t>
        </w:r>
      </w:ins>
      <w:customXmlInsRangeStart w:id="367" w:author="Adrian Stier" w:date="2022-02-15T12:05:00Z"/>
      <w:sdt>
        <w:sdtPr>
          <w:tag w:val="goog_rdk_197"/>
          <w:id w:val="-1246411589"/>
        </w:sdtPr>
        <w:sdtEndPr/>
        <w:sdtContent>
          <w:customXmlInsRangeEnd w:id="367"/>
          <w:customXmlInsRangeStart w:id="368" w:author="Adrian Stier" w:date="2022-02-15T12:05:00Z"/>
        </w:sdtContent>
      </w:sdt>
      <w:customXmlInsRangeEnd w:id="368"/>
      <w:customXmlInsRangeStart w:id="369" w:author="Adrian Stier" w:date="2022-02-15T12:05:00Z"/>
      <w:sdt>
        <w:sdtPr>
          <w:rPr>
            <w:rFonts w:ascii="Cambria Math" w:hAnsi="Cambria Math"/>
          </w:rPr>
          <w:tag w:val="goog_rdk_199"/>
          <w:id w:val="-1747125"/>
        </w:sdtPr>
        <w:sdtEndPr/>
        <w:sdtContent>
          <w:customXmlInsRangeEnd w:id="369"/>
          <m:oMath>
            <m:r>
              <w:ins w:id="370" w:author="Adrian Stier" w:date="2022-02-15T12:05:00Z">
                <w:rPr>
                  <w:rFonts w:ascii="Cambria Math" w:hAnsi="Cambria Math"/>
                </w:rPr>
                <m:t>φ</m:t>
              </w:ins>
            </m:r>
          </m:oMath>
          <w:customXmlInsRangeStart w:id="371" w:author="Adrian Stier" w:date="2022-02-15T12:05:00Z"/>
        </w:sdtContent>
      </w:sdt>
      <w:customXmlInsRangeEnd w:id="371"/>
      <w:customXmlInsRangeStart w:id="372" w:author="Adrian Stier" w:date="2022-02-15T12:05:00Z"/>
      <w:sdt>
        <w:sdtPr>
          <w:tag w:val="goog_rdk_198"/>
          <w:id w:val="665526952"/>
        </w:sdtPr>
        <w:sdtEndPr/>
        <w:sdtContent>
          <w:customXmlInsRangeEnd w:id="372"/>
          <w:customXmlInsRangeStart w:id="373" w:author="Adrian Stier" w:date="2022-02-15T12:05:00Z"/>
        </w:sdtContent>
      </w:sdt>
      <w:customXmlInsRangeEnd w:id="373"/>
      <w:ins w:id="374" w:author="Adrian Stier" w:date="2022-02-15T12:05:00Z">
        <w:r>
          <w:rPr>
            <w:rFonts w:ascii="Helvetica Neue" w:eastAsia="Helvetica Neue" w:hAnsi="Helvetica Neue" w:cs="Helvetica Neue"/>
            <w:sz w:val="22"/>
            <w:szCs w:val="22"/>
            <w:u w:val="single"/>
          </w:rPr>
          <w:t xml:space="preserve"> = 20, cost to achieve fishing c = 200. We consider additional parameterizations including variation in the strength of the Allee effect, environmental variability, and harvest thresholds in the electronic supplementary material.</w:t>
        </w:r>
      </w:ins>
    </w:p>
    <w:p w14:paraId="0E92BC0E" w14:textId="77777777" w:rsidR="00B644BA" w:rsidRDefault="00B644BA" w:rsidP="006551EE">
      <w:pPr>
        <w:rPr>
          <w:rFonts w:ascii="Helvetica" w:hAnsi="Helvetica"/>
          <w:iCs/>
          <w:sz w:val="22"/>
          <w:szCs w:val="22"/>
          <w:u w:val="single"/>
        </w:rPr>
      </w:pPr>
    </w:p>
    <w:p w14:paraId="556226B9" w14:textId="5641A127" w:rsidR="00613771" w:rsidRPr="00613771" w:rsidRDefault="00613771" w:rsidP="006551EE">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4C4CB928" w14:textId="45070278" w:rsidR="003601E3" w:rsidRDefault="00864C8A" w:rsidP="006551EE">
      <w:pPr>
        <w:rPr>
          <w:rFonts w:ascii="Helvetica" w:hAnsi="Helvetica"/>
          <w:iCs/>
          <w:sz w:val="22"/>
          <w:szCs w:val="22"/>
        </w:rPr>
      </w:pPr>
      <w:r>
        <w:rPr>
          <w:rFonts w:ascii="Helvetica" w:hAnsi="Helvetica"/>
          <w:sz w:val="22"/>
          <w:szCs w:val="22"/>
        </w:rPr>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w:t>
      </w:r>
      <w:r w:rsidR="00462520">
        <w:rPr>
          <w:rFonts w:ascii="Helvetica" w:hAnsi="Helvetica"/>
          <w:sz w:val="22"/>
          <w:szCs w:val="22"/>
        </w:rPr>
        <w:t>t</w:t>
      </w:r>
      <w:r w:rsidR="004B78E3">
        <w:rPr>
          <w:rFonts w:ascii="Helvetica" w:hAnsi="Helvetica"/>
          <w:sz w:val="22"/>
          <w:szCs w:val="22"/>
        </w:rPr>
        <w:t xml:space="preserve"> carrying</w:t>
      </w:r>
      <w:r w:rsidR="003601E3">
        <w:rPr>
          <w:rFonts w:ascii="Helvetica" w:hAnsi="Helvetica"/>
          <w:sz w:val="22"/>
          <w:szCs w:val="22"/>
        </w:rPr>
        <w:t xml:space="preserve"> capacity</w:t>
      </w:r>
      <w:r w:rsidR="004B78E3">
        <w:rPr>
          <w:rFonts w:ascii="Helvetica" w:hAnsi="Helvetica"/>
          <w:sz w:val="22"/>
          <w:szCs w:val="22"/>
        </w:rPr>
        <w:t xml:space="preserve"> (</w:t>
      </w:r>
      <w:r w:rsidR="00FF7B85">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r w:rsidR="00022346">
        <w:rPr>
          <w:rFonts w:ascii="Helvetica" w:hAnsi="Helvetica"/>
          <w:sz w:val="22"/>
          <w:szCs w:val="22"/>
        </w:rPr>
        <w:t xml:space="preserve">We use the terms </w:t>
      </w:r>
      <w:r w:rsidR="003972E7">
        <w:rPr>
          <w:rFonts w:ascii="Helvetica" w:hAnsi="Helvetica"/>
          <w:sz w:val="22"/>
          <w:szCs w:val="22"/>
        </w:rPr>
        <w:t>‘</w:t>
      </w:r>
      <w:r w:rsidR="00022346">
        <w:rPr>
          <w:rFonts w:ascii="Helvetica" w:hAnsi="Helvetica"/>
          <w:sz w:val="22"/>
          <w:szCs w:val="22"/>
        </w:rPr>
        <w:t>collapse</w:t>
      </w:r>
      <w:r w:rsidR="003972E7">
        <w:rPr>
          <w:rFonts w:ascii="Helvetica" w:hAnsi="Helvetica"/>
          <w:sz w:val="22"/>
          <w:szCs w:val="22"/>
        </w:rPr>
        <w:t>’</w:t>
      </w:r>
      <w:r w:rsidR="00022346">
        <w:rPr>
          <w:rFonts w:ascii="Helvetica" w:hAnsi="Helvetica"/>
          <w:sz w:val="22"/>
          <w:szCs w:val="22"/>
        </w:rPr>
        <w:t xml:space="preserve">, </w:t>
      </w:r>
      <w:r w:rsidR="003972E7">
        <w:rPr>
          <w:rFonts w:ascii="Helvetica" w:hAnsi="Helvetica"/>
          <w:sz w:val="22"/>
          <w:szCs w:val="22"/>
        </w:rPr>
        <w:t>‘</w:t>
      </w:r>
      <w:r w:rsidR="00022346">
        <w:rPr>
          <w:rFonts w:ascii="Helvetica" w:hAnsi="Helvetica"/>
          <w:sz w:val="22"/>
          <w:szCs w:val="22"/>
        </w:rPr>
        <w:t>critical threshold</w:t>
      </w:r>
      <w:r w:rsidR="003972E7">
        <w:rPr>
          <w:rFonts w:ascii="Helvetica" w:hAnsi="Helvetica"/>
          <w:sz w:val="22"/>
          <w:szCs w:val="22"/>
        </w:rPr>
        <w:t>’</w:t>
      </w:r>
      <w:r w:rsidR="00022346">
        <w:rPr>
          <w:rFonts w:ascii="Helvetica" w:hAnsi="Helvetica"/>
          <w:sz w:val="22"/>
          <w:szCs w:val="22"/>
        </w:rPr>
        <w:t xml:space="preserve">, and </w:t>
      </w:r>
      <w:r w:rsidR="003972E7">
        <w:rPr>
          <w:rFonts w:ascii="Helvetica" w:hAnsi="Helvetica"/>
          <w:sz w:val="22"/>
          <w:szCs w:val="22"/>
        </w:rPr>
        <w:t>‘</w:t>
      </w:r>
      <w:r w:rsidR="00022346">
        <w:rPr>
          <w:rFonts w:ascii="Helvetica" w:hAnsi="Helvetica"/>
          <w:sz w:val="22"/>
          <w:szCs w:val="22"/>
        </w:rPr>
        <w:t>tipping</w:t>
      </w:r>
      <w:r w:rsidR="003972E7">
        <w:rPr>
          <w:rFonts w:ascii="Helvetica" w:hAnsi="Helvetica"/>
          <w:sz w:val="22"/>
          <w:szCs w:val="22"/>
        </w:rPr>
        <w:t>’</w:t>
      </w:r>
      <w:r w:rsidR="00022346">
        <w:rPr>
          <w:rFonts w:ascii="Helvetica" w:hAnsi="Helvetica"/>
          <w:sz w:val="22"/>
          <w:szCs w:val="22"/>
        </w:rPr>
        <w:t xml:space="preserve"> interchangeably hereafter. </w:t>
      </w:r>
    </w:p>
    <w:p w14:paraId="038E93A6" w14:textId="77777777" w:rsidR="00A56584" w:rsidRPr="00D13868" w:rsidRDefault="00A56584" w:rsidP="006551EE">
      <w:pPr>
        <w:rPr>
          <w:rFonts w:ascii="Helvetica" w:hAnsi="Helvetica"/>
          <w:iCs/>
          <w:sz w:val="22"/>
          <w:szCs w:val="22"/>
        </w:rPr>
      </w:pPr>
    </w:p>
    <w:p w14:paraId="59D11283" w14:textId="77777777" w:rsidR="00A56584" w:rsidRPr="0079618D" w:rsidRDefault="00A56584" w:rsidP="006551EE">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5E50D9D" w14:textId="663E53ED" w:rsidR="00EB4914" w:rsidRDefault="00E10AB0" w:rsidP="006551EE">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this </w:t>
      </w:r>
      <w:r w:rsidR="00FF7B85">
        <w:rPr>
          <w:rFonts w:ascii="Helvetica" w:hAnsi="Helvetica"/>
          <w:sz w:val="22"/>
          <w:szCs w:val="22"/>
        </w:rPr>
        <w:t xml:space="preserve">hypothesis, </w:t>
      </w:r>
      <w:r>
        <w:rPr>
          <w:rFonts w:ascii="Helvetica" w:hAnsi="Helvetica"/>
          <w:sz w:val="22"/>
          <w:szCs w:val="22"/>
        </w:rPr>
        <w:t>we compared</w:t>
      </w:r>
      <w:r w:rsidR="00E17B39">
        <w:rPr>
          <w:rFonts w:ascii="Helvetica" w:hAnsi="Helvetica"/>
          <w:sz w:val="22"/>
          <w:szCs w:val="22"/>
        </w:rPr>
        <w:t xml:space="preserve"> how the amount of time a simulated population spent in the danger zone</w:t>
      </w:r>
      <w:r w:rsidR="00FF7B85">
        <w:rPr>
          <w:rFonts w:ascii="Helvetica" w:hAnsi="Helvetica"/>
          <w:sz w:val="22"/>
          <w:szCs w:val="22"/>
        </w:rPr>
        <w:t xml:space="preserve"> (&lt;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FF7B85">
        <w:rPr>
          <w:rFonts w:ascii="Helvetica" w:hAnsi="Helvetica"/>
          <w:sz w:val="22"/>
          <w:szCs w:val="22"/>
        </w:rPr>
        <w:t xml:space="preserve">) </w:t>
      </w:r>
      <w:r w:rsidR="00E17B39">
        <w:rPr>
          <w:rFonts w:ascii="Helvetica" w:hAnsi="Helvetica"/>
          <w:sz w:val="22"/>
          <w:szCs w:val="22"/>
        </w:rPr>
        <w:t xml:space="preserve">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w:t>
      </w:r>
      <w:r w:rsidR="004449E9">
        <w:rPr>
          <w:rFonts w:ascii="Helvetica" w:hAnsi="Helvetica"/>
          <w:sz w:val="22"/>
          <w:szCs w:val="22"/>
        </w:rPr>
        <w:t>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w:t>
      </w:r>
      <w:r w:rsidR="00FF7B85">
        <w:rPr>
          <w:rFonts w:ascii="Helvetica" w:hAnsi="Helvetica"/>
          <w:sz w:val="22"/>
          <w:szCs w:val="22"/>
        </w:rPr>
        <w:t xml:space="preserve">and </w:t>
      </w:r>
      <w:r w:rsidR="00C060B5">
        <w:rPr>
          <w:rFonts w:ascii="Helvetica" w:hAnsi="Helvetica"/>
          <w:sz w:val="22"/>
          <w:szCs w:val="22"/>
        </w:rPr>
        <w:t xml:space="preserve">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Then</w:t>
      </w:r>
      <w:r w:rsidR="00506AB9">
        <w:rPr>
          <w:rFonts w:ascii="Helvetica" w:hAnsi="Helvetica"/>
          <w:sz w:val="22"/>
          <w:szCs w:val="22"/>
        </w:rPr>
        <w:t>,</w:t>
      </w:r>
      <w:r w:rsidR="00C060B5">
        <w:rPr>
          <w:rFonts w:ascii="Helvetica" w:hAnsi="Helvetica"/>
          <w:sz w:val="22"/>
          <w:szCs w:val="22"/>
        </w:rPr>
        <w:t xml:space="preserve"> for each simulation</w:t>
      </w:r>
      <w:r w:rsidR="00506AB9">
        <w:rPr>
          <w:rFonts w:ascii="Helvetica" w:hAnsi="Helvetica"/>
          <w:sz w:val="22"/>
          <w:szCs w:val="22"/>
        </w:rPr>
        <w:t>,</w:t>
      </w:r>
      <w:r w:rsidR="00C060B5">
        <w:rPr>
          <w:rFonts w:ascii="Helvetica" w:hAnsi="Helvetica"/>
          <w:sz w:val="22"/>
          <w:szCs w:val="22"/>
        </w:rPr>
        <w:t xml:space="preserve"> we calculated the fraction of the time series where the population was categorized</w:t>
      </w:r>
      <w:r w:rsidR="0088394A">
        <w:rPr>
          <w:rFonts w:ascii="Helvetica" w:hAnsi="Helvetica"/>
          <w:sz w:val="22"/>
          <w:szCs w:val="22"/>
        </w:rPr>
        <w:t xml:space="preserve">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w:t>
      </w:r>
      <w:r w:rsidR="0072737B">
        <w:rPr>
          <w:rFonts w:ascii="Helvetica" w:hAnsi="Helvetica"/>
          <w:sz w:val="22"/>
          <w:szCs w:val="22"/>
        </w:rPr>
        <w:t xml:space="preserve">precision </w:t>
      </w:r>
      <w:r w:rsidR="0047475C">
        <w:rPr>
          <w:rFonts w:ascii="Helvetica" w:hAnsi="Helvetica"/>
          <w:sz w:val="22"/>
          <w:szCs w:val="22"/>
        </w:rPr>
        <w:t xml:space="preserve">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6551EE">
      <w:pPr>
        <w:rPr>
          <w:rFonts w:ascii="Helvetica" w:hAnsi="Helvetica"/>
          <w:sz w:val="22"/>
          <w:szCs w:val="22"/>
        </w:rPr>
      </w:pPr>
    </w:p>
    <w:p w14:paraId="525E5B01" w14:textId="1255960D" w:rsidR="005D5A46" w:rsidRPr="0079618D" w:rsidRDefault="00B57E8E" w:rsidP="006551EE">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5A78F77C" w:rsidR="00B57E8E" w:rsidRDefault="005D5A46" w:rsidP="006551EE">
      <w:pPr>
        <w:rPr>
          <w:rFonts w:ascii="Helvetica" w:hAnsi="Helvetica"/>
          <w:iCs/>
          <w:sz w:val="22"/>
          <w:szCs w:val="22"/>
        </w:rPr>
      </w:pPr>
      <w:r w:rsidRPr="00D13868">
        <w:rPr>
          <w:rFonts w:ascii="Helvetica" w:hAnsi="Helvetica"/>
          <w:sz w:val="22"/>
          <w:szCs w:val="22"/>
        </w:rPr>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w:t>
      </w:r>
      <w:r w:rsidR="0088394A">
        <w:rPr>
          <w:rFonts w:ascii="Helvetica" w:hAnsi="Helvetica"/>
          <w:sz w:val="22"/>
          <w:szCs w:val="22"/>
        </w:rPr>
        <w:t>ed</w:t>
      </w:r>
      <w:r w:rsidR="00EB6E02">
        <w:rPr>
          <w:rFonts w:ascii="Helvetica" w:hAnsi="Helvetica"/>
          <w:sz w:val="22"/>
          <w:szCs w:val="22"/>
        </w:rPr>
        <w:t xml:space="preserve">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t>
      </w:r>
      <w:r w:rsidR="00B57E8E">
        <w:rPr>
          <w:rFonts w:ascii="Helvetica" w:hAnsi="Helvetica"/>
          <w:iCs/>
          <w:sz w:val="22"/>
          <w:szCs w:val="22"/>
        </w:rPr>
        <w:lastRenderedPageBreak/>
        <w:t xml:space="preserve">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6551EE">
      <w:pPr>
        <w:rPr>
          <w:rFonts w:ascii="Helvetica" w:hAnsi="Helvetica"/>
          <w:iCs/>
          <w:sz w:val="22"/>
          <w:szCs w:val="22"/>
        </w:rPr>
      </w:pPr>
    </w:p>
    <w:p w14:paraId="2DDCA842" w14:textId="3AE0DF47" w:rsidR="004E37E2" w:rsidRPr="0079618D" w:rsidRDefault="00EE6B88" w:rsidP="006551EE">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4DF641E2" w:rsidR="0058332D" w:rsidRPr="003805EE" w:rsidRDefault="004E37E2" w:rsidP="006551EE">
      <w:pPr>
        <w:rPr>
          <w:rFonts w:ascii="Helvetica" w:hAnsi="Helvetica"/>
          <w:i/>
          <w:sz w:val="22"/>
          <w:szCs w:val="22"/>
        </w:rPr>
      </w:pPr>
      <w:r>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Pr>
          <w:rFonts w:ascii="Helvetica" w:hAnsi="Helvetica"/>
          <w:sz w:val="22"/>
          <w:szCs w:val="22"/>
        </w:rPr>
        <w:t>depend on</w:t>
      </w:r>
      <w:r w:rsidR="0002706E">
        <w:rPr>
          <w:rFonts w:ascii="Helvetica" w:hAnsi="Helvetica"/>
          <w:sz w:val="22"/>
          <w:szCs w:val="22"/>
        </w:rPr>
        <w:t xml:space="preserve"> their tolerance to risk of population collapse</w:t>
      </w:r>
      <w:r>
        <w:rPr>
          <w:rFonts w:ascii="Helvetica" w:hAnsi="Helvetica"/>
          <w:sz w:val="22"/>
          <w:szCs w:val="22"/>
        </w:rPr>
        <w:t xml:space="preserve"> and </w:t>
      </w:r>
      <w:r w:rsidR="00913EEE">
        <w:rPr>
          <w:rFonts w:ascii="Helvetica" w:hAnsi="Helvetica"/>
          <w:sz w:val="22"/>
          <w:szCs w:val="22"/>
        </w:rPr>
        <w:t xml:space="preserve">their </w:t>
      </w:r>
      <w:r>
        <w:rPr>
          <w:rFonts w:ascii="Helvetica" w:hAnsi="Helvetica"/>
          <w:sz w:val="22"/>
          <w:szCs w:val="22"/>
        </w:rPr>
        <w:t>access to</w:t>
      </w:r>
      <w:r w:rsidR="00913EEE">
        <w:rPr>
          <w:rFonts w:ascii="Helvetica" w:hAnsi="Helvetica"/>
          <w:sz w:val="22"/>
          <w:szCs w:val="22"/>
        </w:rPr>
        <w:t xml:space="preserve"> monitoring</w:t>
      </w:r>
      <w:r>
        <w:rPr>
          <w:rFonts w:ascii="Helvetica" w:hAnsi="Helvetica"/>
          <w:sz w:val="22"/>
          <w:szCs w:val="22"/>
        </w:rPr>
        <w:t xml:space="preserve"> resources. O</w:t>
      </w:r>
      <w:r w:rsidR="0002706E">
        <w:rPr>
          <w:rFonts w:ascii="Helvetica" w:hAnsi="Helvetica"/>
          <w:sz w:val="22"/>
          <w:szCs w:val="22"/>
        </w:rPr>
        <w:t xml:space="preserve">ne option </w:t>
      </w:r>
      <w:r>
        <w:rPr>
          <w:rFonts w:ascii="Helvetica" w:hAnsi="Helvetica"/>
          <w:sz w:val="22"/>
          <w:szCs w:val="22"/>
        </w:rPr>
        <w:t xml:space="preserve">is to bring stakeholders to the table and present how </w:t>
      </w:r>
      <w:r w:rsidR="00FF7B85">
        <w:rPr>
          <w:rFonts w:ascii="Helvetica" w:hAnsi="Helvetica"/>
          <w:sz w:val="22"/>
          <w:szCs w:val="22"/>
        </w:rPr>
        <w:t>‘</w:t>
      </w:r>
      <w:r w:rsidR="006C3388">
        <w:rPr>
          <w:rFonts w:ascii="Helvetica" w:hAnsi="Helvetica"/>
          <w:sz w:val="22"/>
          <w:szCs w:val="22"/>
        </w:rPr>
        <w:t>safe</w:t>
      </w:r>
      <w:r w:rsidR="00FF7B85">
        <w:rPr>
          <w:rFonts w:ascii="Helvetica" w:hAnsi="Helvetica"/>
          <w:sz w:val="22"/>
          <w:szCs w:val="22"/>
        </w:rPr>
        <w:t xml:space="preserve">’ </w:t>
      </w:r>
      <w:r>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 xml:space="preserve">Thus a </w:t>
      </w:r>
      <w:r w:rsidR="0072737B">
        <w:rPr>
          <w:rFonts w:ascii="Helvetica" w:hAnsi="Helvetica"/>
          <w:sz w:val="22"/>
          <w:szCs w:val="22"/>
        </w:rPr>
        <w:t>‘</w:t>
      </w:r>
      <w:r w:rsidR="004F3ED7">
        <w:rPr>
          <w:rFonts w:ascii="Helvetica" w:hAnsi="Helvetica"/>
          <w:sz w:val="22"/>
          <w:szCs w:val="22"/>
        </w:rPr>
        <w:t>safe operating space</w:t>
      </w:r>
      <w:r w:rsidR="0072737B">
        <w:rPr>
          <w:rFonts w:ascii="Helvetica" w:hAnsi="Helvetica"/>
          <w:sz w:val="22"/>
          <w:szCs w:val="22"/>
        </w:rPr>
        <w:t>’</w:t>
      </w:r>
      <w:r w:rsidR="004F3ED7">
        <w:rPr>
          <w:rFonts w:ascii="Helvetica" w:hAnsi="Helvetica"/>
          <w:sz w:val="22"/>
          <w:szCs w:val="22"/>
        </w:rPr>
        <w:t xml:space="preserve"> </w:t>
      </w:r>
      <w:r w:rsidR="005D0A3A">
        <w:rPr>
          <w:rFonts w:ascii="Helvetica" w:hAnsi="Helvetica"/>
          <w:sz w:val="22"/>
          <w:szCs w:val="22"/>
        </w:rPr>
        <w:fldChar w:fldCharType="begin">
          <w:fldData xml:space="preserve">PEVuZE5vdGU+PENpdGU+PEF1dGhvcj5Sb2Nrc3Ryb208L0F1dGhvcj48WWVhcj4yMDA5PC9ZZWFy
PjxSZWNOdW0+NjUwNDwvUmVjTnVtPjxEaXNwbGF5VGV4dD5bMjRdPC9EaXNwbGF5VGV4dD48cmVj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PEVuZE5vdGU+PENpdGU+PEF1dGhvcj5Sb2Nrc3Ryb208L0F1dGhvcj48WWVhcj4yMDA5PC9ZZWFy
PjxSZWNOdW0+NjUwNDwvUmVjTnVtPjxEaXNwbGF5VGV4dD5bMjRdPC9EaXNwbGF5VGV4dD48cmVj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5D0A3A">
        <w:rPr>
          <w:rFonts w:ascii="Helvetica" w:hAnsi="Helvetica"/>
          <w:sz w:val="22"/>
          <w:szCs w:val="22"/>
        </w:rPr>
      </w:r>
      <w:r w:rsidR="005D0A3A">
        <w:rPr>
          <w:rFonts w:ascii="Helvetica" w:hAnsi="Helvetica"/>
          <w:sz w:val="22"/>
          <w:szCs w:val="22"/>
        </w:rPr>
        <w:fldChar w:fldCharType="separate"/>
      </w:r>
      <w:r w:rsidR="002E2F64">
        <w:rPr>
          <w:rFonts w:ascii="Helvetica" w:hAnsi="Helvetica"/>
          <w:noProof/>
          <w:sz w:val="22"/>
          <w:szCs w:val="22"/>
        </w:rPr>
        <w:t>[24]</w:t>
      </w:r>
      <w:r w:rsidR="005D0A3A">
        <w:rPr>
          <w:rFonts w:ascii="Helvetica" w:hAnsi="Helvetica"/>
          <w:sz w:val="22"/>
          <w:szCs w:val="22"/>
        </w:rPr>
        <w:fldChar w:fldCharType="end"/>
      </w:r>
      <w:r w:rsidR="0072737B">
        <w:rPr>
          <w:rFonts w:ascii="Helvetica" w:hAnsi="Helvetica"/>
          <w:sz w:val="22"/>
          <w:szCs w:val="22"/>
        </w:rPr>
        <w:t xml:space="preserve"> </w:t>
      </w:r>
      <w:r w:rsidR="004F3ED7">
        <w:rPr>
          <w:rFonts w:ascii="Helvetica" w:hAnsi="Helvetica"/>
          <w:sz w:val="22"/>
          <w:szCs w:val="22"/>
        </w:rPr>
        <w:t>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r w:rsidR="00BA4901">
        <w:rPr>
          <w:rFonts w:ascii="Helvetica" w:hAnsi="Helvetica"/>
          <w:sz w:val="22"/>
          <w:szCs w:val="22"/>
        </w:rPr>
        <w:t xml:space="preserve"> </w:t>
      </w:r>
    </w:p>
    <w:p w14:paraId="6059DCB2" w14:textId="1A3BD078" w:rsidR="000879F4" w:rsidRDefault="00BC68A6" w:rsidP="006551EE">
      <w:pPr>
        <w:rPr>
          <w:rFonts w:ascii="Helvetica" w:hAnsi="Helvetica"/>
          <w:sz w:val="22"/>
          <w:szCs w:val="22"/>
        </w:rPr>
      </w:pPr>
      <w:r>
        <w:rPr>
          <w:rFonts w:ascii="Helvetica" w:hAnsi="Helvetica"/>
          <w:i/>
          <w:sz w:val="22"/>
          <w:szCs w:val="22"/>
        </w:rPr>
        <w:tab/>
      </w:r>
      <w:ins w:id="375" w:author="Adrian Stier" w:date="2022-02-15T12:07:00Z">
        <w:r w:rsidR="007768B6">
          <w:rPr>
            <w:rFonts w:ascii="Helvetica Neue" w:eastAsia="Helvetica Neue" w:hAnsi="Helvetica Neue" w:cs="Helvetica Neue"/>
            <w:sz w:val="22"/>
            <w:szCs w:val="22"/>
          </w:rPr>
          <w:t>The evaluation of basic model dynamics clearly show that high</w:t>
        </w:r>
      </w:ins>
      <w:ins w:id="376" w:author="Adrian Stier" w:date="2022-02-17T09:00:00Z">
        <w:r w:rsidR="000E3943">
          <w:rPr>
            <w:rFonts w:ascii="Helvetica Neue" w:eastAsia="Helvetica Neue" w:hAnsi="Helvetica Neue" w:cs="Helvetica Neue"/>
            <w:sz w:val="22"/>
            <w:szCs w:val="22"/>
          </w:rPr>
          <w:t xml:space="preserve"> precision </w:t>
        </w:r>
      </w:ins>
      <w:ins w:id="377" w:author="Adrian Stier" w:date="2022-02-15T12:07:00Z">
        <w:r w:rsidR="007768B6">
          <w:rPr>
            <w:rFonts w:ascii="Helvetica Neue" w:eastAsia="Helvetica Neue" w:hAnsi="Helvetica Neue" w:cs="Helvetica Neue"/>
            <w:sz w:val="22"/>
            <w:szCs w:val="22"/>
          </w:rPr>
          <w:t xml:space="preserve">monitoring will always offer greater long-term value compared to </w:t>
        </w:r>
      </w:ins>
      <w:ins w:id="378" w:author="Adrian Stier" w:date="2022-02-17T09:00:00Z">
        <w:r w:rsidR="00764847">
          <w:rPr>
            <w:rFonts w:ascii="Helvetica Neue" w:eastAsia="Helvetica Neue" w:hAnsi="Helvetica Neue" w:cs="Helvetica Neue"/>
            <w:sz w:val="22"/>
            <w:szCs w:val="22"/>
          </w:rPr>
          <w:t xml:space="preserve">low precision </w:t>
        </w:r>
      </w:ins>
      <w:del w:id="379" w:author="Adrian Stier" w:date="2022-02-17T09:00:00Z">
        <w:r w:rsidR="00764847" w:rsidDel="00764847">
          <w:delText xml:space="preserve">     </w:delText>
        </w:r>
      </w:del>
      <w:ins w:id="380" w:author="Adrian Stier" w:date="2022-02-15T12:07:00Z">
        <w:r w:rsidR="007768B6">
          <w:rPr>
            <w:rFonts w:ascii="Helvetica Neue" w:eastAsia="Helvetica Neue" w:hAnsi="Helvetica Neue" w:cs="Helvetica Neue"/>
            <w:sz w:val="22"/>
            <w:szCs w:val="22"/>
          </w:rPr>
          <w:t xml:space="preserve">monitoring (Fig. 2b). But </w:t>
        </w:r>
      </w:ins>
      <w:ins w:id="381" w:author="Adrian Stier" w:date="2022-02-17T09:00:00Z">
        <w:r w:rsidR="00764847">
          <w:rPr>
            <w:rFonts w:ascii="Helvetica Neue" w:eastAsia="Helvetica Neue" w:hAnsi="Helvetica Neue" w:cs="Helvetica Neue"/>
            <w:sz w:val="22"/>
            <w:szCs w:val="22"/>
          </w:rPr>
          <w:t>preci</w:t>
        </w:r>
      </w:ins>
      <w:ins w:id="382" w:author="Adrian Stier" w:date="2022-02-17T09:01:00Z">
        <w:r w:rsidR="00764847">
          <w:rPr>
            <w:rFonts w:ascii="Helvetica Neue" w:eastAsia="Helvetica Neue" w:hAnsi="Helvetica Neue" w:cs="Helvetica Neue"/>
            <w:sz w:val="22"/>
            <w:szCs w:val="22"/>
          </w:rPr>
          <w:t>sion monitoring</w:t>
        </w:r>
      </w:ins>
      <w:ins w:id="383" w:author="Adrian Stier" w:date="2022-02-15T12:07:00Z">
        <w:r w:rsidR="007768B6">
          <w:rPr>
            <w:rFonts w:ascii="Helvetica Neue" w:eastAsia="Helvetica Neue" w:hAnsi="Helvetica Neue" w:cs="Helvetica Neue"/>
            <w:sz w:val="22"/>
            <w:szCs w:val="22"/>
          </w:rPr>
          <w:t xml:space="preserve"> is often expensive. Therefore, in addition to managing for a given risk tolerance level, a key determinate of the chosen combination of </w:t>
        </w:r>
      </w:ins>
      <w:ins w:id="384" w:author="Adrian Stier" w:date="2022-02-17T09:01:00Z">
        <w:r w:rsidR="000F0757">
          <w:rPr>
            <w:rFonts w:ascii="Helvetica Neue" w:eastAsia="Helvetica Neue" w:hAnsi="Helvetica Neue" w:cs="Helvetica Neue"/>
            <w:sz w:val="22"/>
            <w:szCs w:val="22"/>
          </w:rPr>
          <w:t>monitoring precision and</w:t>
        </w:r>
      </w:ins>
      <w:ins w:id="385" w:author="Adrian Stier" w:date="2022-02-15T12:07:00Z">
        <w:r w:rsidR="007768B6">
          <w:rPr>
            <w:rFonts w:ascii="Helvetica Neue" w:eastAsia="Helvetica Neue" w:hAnsi="Helvetica Neue" w:cs="Helvetica Neue"/>
            <w:sz w:val="22"/>
            <w:szCs w:val="22"/>
          </w:rPr>
          <w:t xml:space="preserve"> harvest pressure will be the cost of monitoring relative to the revenue from the resource after it is collected (i.e., NPV). </w:t>
        </w:r>
      </w:ins>
      <w:del w:id="386" w:author="Adrian Stier" w:date="2022-02-15T12:07:00Z">
        <w:r w:rsidR="002E41F8" w:rsidDel="007768B6">
          <w:rPr>
            <w:rFonts w:ascii="Helvetica" w:hAnsi="Helvetica"/>
            <w:iCs/>
            <w:sz w:val="22"/>
            <w:szCs w:val="22"/>
          </w:rPr>
          <w:delText xml:space="preserve">The evaluation of basic model dynamics clearly show that high </w:delText>
        </w:r>
      </w:del>
      <w:del w:id="387" w:author="Adrian Stier" w:date="2022-01-17T12:30:00Z">
        <w:r w:rsidR="002E41F8" w:rsidDel="00C02672">
          <w:rPr>
            <w:rFonts w:ascii="Helvetica" w:hAnsi="Helvetica"/>
            <w:iCs/>
            <w:sz w:val="22"/>
            <w:szCs w:val="22"/>
          </w:rPr>
          <w:delText xml:space="preserve">precision </w:delText>
        </w:r>
      </w:del>
      <w:del w:id="388" w:author="Adrian Stier" w:date="2022-02-15T12:07:00Z">
        <w:r w:rsidR="002E41F8" w:rsidDel="007768B6">
          <w:rPr>
            <w:rFonts w:ascii="Helvetica" w:hAnsi="Helvetica"/>
            <w:iCs/>
            <w:sz w:val="22"/>
            <w:szCs w:val="22"/>
          </w:rPr>
          <w:delText xml:space="preserve">monitoring will always offer greater </w:delText>
        </w:r>
        <w:r w:rsidR="006C3388" w:rsidDel="007768B6">
          <w:rPr>
            <w:rFonts w:ascii="Helvetica" w:hAnsi="Helvetica"/>
            <w:iCs/>
            <w:sz w:val="22"/>
            <w:szCs w:val="22"/>
          </w:rPr>
          <w:delText>long-term</w:delText>
        </w:r>
        <w:r w:rsidR="00124B10" w:rsidDel="007768B6">
          <w:rPr>
            <w:rFonts w:ascii="Helvetica" w:hAnsi="Helvetica"/>
            <w:iCs/>
            <w:sz w:val="22"/>
            <w:szCs w:val="22"/>
          </w:rPr>
          <w:delText xml:space="preserve"> value compared to</w:delText>
        </w:r>
        <w:r w:rsidR="002E41F8" w:rsidDel="007768B6">
          <w:rPr>
            <w:rFonts w:ascii="Helvetica" w:hAnsi="Helvetica"/>
            <w:iCs/>
            <w:sz w:val="22"/>
            <w:szCs w:val="22"/>
          </w:rPr>
          <w:delText xml:space="preserve"> low</w:delText>
        </w:r>
      </w:del>
      <w:del w:id="389" w:author="Adrian Stier" w:date="2022-01-17T12:30:00Z">
        <w:r w:rsidR="006C3388" w:rsidDel="00C02672">
          <w:rPr>
            <w:rFonts w:ascii="Helvetica" w:hAnsi="Helvetica"/>
            <w:iCs/>
            <w:sz w:val="22"/>
            <w:szCs w:val="22"/>
          </w:rPr>
          <w:delText>-</w:delText>
        </w:r>
        <w:r w:rsidR="002E41F8" w:rsidDel="00C02672">
          <w:rPr>
            <w:rFonts w:ascii="Helvetica" w:hAnsi="Helvetica"/>
            <w:iCs/>
            <w:sz w:val="22"/>
            <w:szCs w:val="22"/>
          </w:rPr>
          <w:delText xml:space="preserve">precision </w:delText>
        </w:r>
      </w:del>
      <w:del w:id="390" w:author="Adrian Stier" w:date="2022-02-15T12:07:00Z">
        <w:r w:rsidR="002E41F8" w:rsidDel="007768B6">
          <w:rPr>
            <w:rFonts w:ascii="Helvetica" w:hAnsi="Helvetica"/>
            <w:iCs/>
            <w:sz w:val="22"/>
            <w:szCs w:val="22"/>
          </w:rPr>
          <w:delText>monitoring</w:delText>
        </w:r>
        <w:r w:rsidDel="007768B6">
          <w:rPr>
            <w:rFonts w:ascii="Helvetica" w:hAnsi="Helvetica"/>
            <w:iCs/>
            <w:sz w:val="22"/>
            <w:szCs w:val="22"/>
          </w:rPr>
          <w:delText xml:space="preserve"> (Fig. 2</w:delText>
        </w:r>
        <w:r w:rsidR="00FF7B85" w:rsidDel="007768B6">
          <w:rPr>
            <w:rFonts w:ascii="Helvetica" w:hAnsi="Helvetica"/>
            <w:iCs/>
            <w:sz w:val="22"/>
            <w:szCs w:val="22"/>
          </w:rPr>
          <w:delText>b</w:delText>
        </w:r>
        <w:r w:rsidDel="007768B6">
          <w:rPr>
            <w:rFonts w:ascii="Helvetica" w:hAnsi="Helvetica"/>
            <w:iCs/>
            <w:sz w:val="22"/>
            <w:szCs w:val="22"/>
          </w:rPr>
          <w:delText>)</w:delText>
        </w:r>
        <w:r w:rsidR="002E41F8" w:rsidDel="007768B6">
          <w:rPr>
            <w:rFonts w:ascii="Helvetica" w:hAnsi="Helvetica"/>
            <w:iCs/>
            <w:sz w:val="22"/>
            <w:szCs w:val="22"/>
          </w:rPr>
          <w:delText>. But high</w:delText>
        </w:r>
        <w:r w:rsidR="006C3388" w:rsidDel="007768B6">
          <w:rPr>
            <w:rFonts w:ascii="Helvetica" w:hAnsi="Helvetica"/>
            <w:iCs/>
            <w:sz w:val="22"/>
            <w:szCs w:val="22"/>
          </w:rPr>
          <w:delText>-</w:delText>
        </w:r>
      </w:del>
      <w:del w:id="391" w:author="Adrian Stier" w:date="2022-01-17T12:30:00Z">
        <w:r w:rsidR="002E41F8" w:rsidDel="00C02672">
          <w:rPr>
            <w:rFonts w:ascii="Helvetica" w:hAnsi="Helvetica"/>
            <w:iCs/>
            <w:sz w:val="22"/>
            <w:szCs w:val="22"/>
          </w:rPr>
          <w:delText xml:space="preserve">precision </w:delText>
        </w:r>
      </w:del>
      <w:del w:id="392" w:author="Adrian Stier" w:date="2022-02-15T12:07:00Z">
        <w:r w:rsidR="002E41F8" w:rsidDel="007768B6">
          <w:rPr>
            <w:rFonts w:ascii="Helvetica" w:hAnsi="Helvetica"/>
            <w:iCs/>
            <w:sz w:val="22"/>
            <w:szCs w:val="22"/>
          </w:rPr>
          <w:delText xml:space="preserve">monitoring is often expensive. Therefore, </w:delText>
        </w:r>
        <w:r w:rsidDel="007768B6">
          <w:rPr>
            <w:rFonts w:ascii="Helvetica" w:hAnsi="Helvetica"/>
            <w:iCs/>
            <w:sz w:val="22"/>
            <w:szCs w:val="22"/>
          </w:rPr>
          <w:delText xml:space="preserve">in addition to managing for a given risk tolerance level, </w:delText>
        </w:r>
        <w:r w:rsidR="002E41F8" w:rsidDel="007768B6">
          <w:rPr>
            <w:rFonts w:ascii="Helvetica" w:hAnsi="Helvetica"/>
            <w:sz w:val="22"/>
            <w:szCs w:val="22"/>
          </w:rPr>
          <w:delText>a</w:delText>
        </w:r>
        <w:r w:rsidR="00E76BD0" w:rsidRPr="003805EE" w:rsidDel="007768B6">
          <w:rPr>
            <w:rFonts w:ascii="Helvetica" w:hAnsi="Helvetica"/>
            <w:sz w:val="22"/>
            <w:szCs w:val="22"/>
          </w:rPr>
          <w:delText xml:space="preserve"> key determinate of the chosen combination of monitoring </w:delText>
        </w:r>
      </w:del>
      <w:del w:id="393" w:author="Adrian Stier" w:date="2022-01-17T12:40:00Z">
        <w:r w:rsidR="00E76BD0" w:rsidRPr="003805EE" w:rsidDel="00BC2EA5">
          <w:rPr>
            <w:rFonts w:ascii="Helvetica" w:hAnsi="Helvetica"/>
            <w:sz w:val="22"/>
            <w:szCs w:val="22"/>
          </w:rPr>
          <w:delText xml:space="preserve">precision </w:delText>
        </w:r>
      </w:del>
      <w:del w:id="394" w:author="Adrian Stier" w:date="2022-02-15T12:07:00Z">
        <w:r w:rsidR="00E76BD0" w:rsidRPr="003805EE" w:rsidDel="007768B6">
          <w:rPr>
            <w:rFonts w:ascii="Helvetica" w:hAnsi="Helvetica"/>
            <w:sz w:val="22"/>
            <w:szCs w:val="22"/>
          </w:rPr>
          <w:delText xml:space="preserve">and </w:delText>
        </w:r>
        <w:r w:rsidR="00905124" w:rsidDel="007768B6">
          <w:rPr>
            <w:rFonts w:ascii="Helvetica" w:hAnsi="Helvetica"/>
            <w:sz w:val="22"/>
            <w:szCs w:val="22"/>
          </w:rPr>
          <w:delText>harvest</w:delText>
        </w:r>
        <w:r w:rsidR="00905124" w:rsidRPr="003805EE" w:rsidDel="007768B6">
          <w:rPr>
            <w:rFonts w:ascii="Helvetica" w:hAnsi="Helvetica"/>
            <w:sz w:val="22"/>
            <w:szCs w:val="22"/>
          </w:rPr>
          <w:delText xml:space="preserve"> </w:delText>
        </w:r>
        <w:r w:rsidR="00E76BD0" w:rsidRPr="003805EE" w:rsidDel="007768B6">
          <w:rPr>
            <w:rFonts w:ascii="Helvetica" w:hAnsi="Helvetica"/>
            <w:sz w:val="22"/>
            <w:szCs w:val="22"/>
          </w:rPr>
          <w:delText xml:space="preserve">pressure will be the cost of monitoring relative to the </w:delText>
        </w:r>
        <w:r w:rsidR="005C0883" w:rsidRPr="003805EE" w:rsidDel="007768B6">
          <w:rPr>
            <w:rFonts w:ascii="Helvetica" w:hAnsi="Helvetica"/>
            <w:sz w:val="22"/>
            <w:szCs w:val="22"/>
          </w:rPr>
          <w:delText xml:space="preserve">revenue from </w:delText>
        </w:r>
        <w:r w:rsidR="00E76BD0" w:rsidRPr="003805EE" w:rsidDel="007768B6">
          <w:rPr>
            <w:rFonts w:ascii="Helvetica" w:hAnsi="Helvetica"/>
            <w:sz w:val="22"/>
            <w:szCs w:val="22"/>
          </w:rPr>
          <w:delText xml:space="preserve">the resource after it is collected (i.e., NPV). </w:delText>
        </w:r>
      </w:del>
      <w:r w:rsidR="00E76BD0" w:rsidRPr="003805EE">
        <w:rPr>
          <w:rFonts w:ascii="Helvetica" w:hAnsi="Helvetica"/>
          <w:sz w:val="22"/>
          <w:szCs w:val="22"/>
        </w:rPr>
        <w:t xml:space="preserve">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&lt;EndNote&gt;&lt;Cite&gt;&lt;Author&gt;Hilborn&lt;/Author&gt;&lt;Year&gt;2001&lt;/Year&gt;&lt;RecNum&gt;8132&lt;/RecNum&gt;&lt;DisplayText&gt;[25]&lt;/DisplayText&gt;&lt;record&gt;&lt;rec-number&gt;8132&lt;/rec-number&gt;&lt;foreign-keys&gt;&lt;key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2E2F64">
        <w:rPr>
          <w:rFonts w:ascii="Helvetica" w:hAnsi="Helvetica"/>
          <w:noProof/>
          <w:sz w:val="22"/>
          <w:szCs w:val="22"/>
        </w:rPr>
        <w:t>[25]</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450434">
        <w:rPr>
          <w:rFonts w:ascii="Helvetica" w:hAnsi="Helvetica"/>
          <w:sz w:val="22"/>
          <w:szCs w:val="22"/>
        </w:rPr>
        <w:t xml:space="preserve">For many populations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may serve as an appropriate trigger for increased monitoring, both because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is likely far away from a depensation threshold in most populations.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FF4BD9" w:rsidRDefault="004744AB" w:rsidP="006551EE">
      <w:pPr>
        <w:rPr>
          <w:rFonts w:ascii="Helvetica" w:hAnsi="Helvetica"/>
          <w:sz w:val="22"/>
          <w:szCs w:val="22"/>
        </w:rPr>
      </w:pPr>
    </w:p>
    <w:p w14:paraId="1EB618B1" w14:textId="38E70C85" w:rsidR="004744AB" w:rsidRPr="00FF4BD9" w:rsidRDefault="004744AB" w:rsidP="006551EE">
      <w:pPr>
        <w:rPr>
          <w:rFonts w:ascii="Helvetica" w:hAnsi="Helvetica"/>
          <w:sz w:val="22"/>
          <w:szCs w:val="22"/>
        </w:rPr>
      </w:pPr>
      <w:r w:rsidRPr="00FF4BD9">
        <w:rPr>
          <w:rFonts w:ascii="Helvetica" w:hAnsi="Helvetica"/>
          <w:sz w:val="22"/>
          <w:szCs w:val="22"/>
        </w:rPr>
        <w:t xml:space="preserve">All modeling was conducted in R </w:t>
      </w:r>
      <w:r w:rsidR="00A55FBE" w:rsidRPr="00FF4BD9">
        <w:rPr>
          <w:rFonts w:ascii="Helvetica" w:hAnsi="Helvetica"/>
          <w:sz w:val="22"/>
          <w:szCs w:val="22"/>
        </w:rPr>
        <w:t>4.0.3</w:t>
      </w:r>
      <w:r w:rsidRPr="00FF4BD9">
        <w:rPr>
          <w:rFonts w:ascii="Helvetica" w:hAnsi="Helvetica"/>
          <w:sz w:val="22"/>
          <w:szCs w:val="22"/>
        </w:rPr>
        <w:t xml:space="preserve"> </w:t>
      </w:r>
      <w:r w:rsidR="00685D99" w:rsidRPr="00FF4BD9">
        <w:rPr>
          <w:rFonts w:ascii="Helvetica" w:hAnsi="Helvetica"/>
          <w:sz w:val="22"/>
          <w:szCs w:val="22"/>
        </w:rPr>
        <w:fldChar w:fldCharType="begin"/>
      </w:r>
      <w:r w:rsidR="002E2F64">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Computing&lt;/IDText&gt;&lt;DisplayText&gt;[26]&lt;/DisplayText&gt;&lt;record&gt;&lt;rec-number&gt;4584&lt;/rec-number&gt;&lt;foreign-keys&gt;&lt;key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sidRPr="00FF4BD9">
        <w:rPr>
          <w:rFonts w:ascii="Helvetica" w:hAnsi="Helvetica"/>
          <w:sz w:val="22"/>
          <w:szCs w:val="22"/>
        </w:rPr>
        <w:fldChar w:fldCharType="separate"/>
      </w:r>
      <w:r w:rsidR="002E2F64">
        <w:rPr>
          <w:rFonts w:ascii="Helvetica" w:hAnsi="Helvetica"/>
          <w:noProof/>
          <w:sz w:val="22"/>
          <w:szCs w:val="22"/>
        </w:rPr>
        <w:t>[26]</w:t>
      </w:r>
      <w:r w:rsidR="00685D99" w:rsidRPr="00FF4BD9">
        <w:rPr>
          <w:rFonts w:ascii="Helvetica" w:hAnsi="Helvetica"/>
          <w:sz w:val="22"/>
          <w:szCs w:val="22"/>
        </w:rPr>
        <w:fldChar w:fldCharType="end"/>
      </w:r>
      <w:r w:rsidRPr="00FF4BD9">
        <w:rPr>
          <w:rFonts w:ascii="Helvetica" w:hAnsi="Helvetica"/>
          <w:sz w:val="22"/>
          <w:szCs w:val="22"/>
        </w:rPr>
        <w:t xml:space="preserve">, and all code is available through a public </w:t>
      </w:r>
      <w:r w:rsidR="00F533ED" w:rsidRPr="00FF4BD9">
        <w:rPr>
          <w:rFonts w:ascii="Helvetica" w:hAnsi="Helvetica"/>
          <w:sz w:val="22"/>
          <w:szCs w:val="22"/>
        </w:rPr>
        <w:t>GitHub</w:t>
      </w:r>
      <w:r w:rsidRPr="00FF4BD9">
        <w:rPr>
          <w:rFonts w:ascii="Helvetica" w:hAnsi="Helvetica"/>
          <w:sz w:val="22"/>
          <w:szCs w:val="22"/>
        </w:rPr>
        <w:t xml:space="preserve"> repository here: </w:t>
      </w:r>
      <w:ins w:id="395" w:author="Adrian Stier" w:date="2022-01-18T05:42:00Z">
        <w:r w:rsidR="00FF4BD9" w:rsidRPr="00FF4BD9">
          <w:rPr>
            <w:rFonts w:ascii="Helvetica" w:hAnsi="Helvetica"/>
            <w:sz w:val="22"/>
            <w:szCs w:val="22"/>
            <w:rPrChange w:id="396" w:author="Adrian Stier" w:date="2022-01-18T05:42:00Z">
              <w:rPr/>
            </w:rPrChange>
          </w:rPr>
          <w:t>https://github.com/stier-lab/stier-2022-value-of-information</w:t>
        </w:r>
      </w:ins>
      <w:del w:id="397" w:author="Adrian Stier" w:date="2022-01-18T05:42:00Z">
        <w:r w:rsidR="00851ACA" w:rsidRPr="00FF4BD9" w:rsidDel="00FF4BD9">
          <w:rPr>
            <w:rFonts w:ascii="Helvetica" w:hAnsi="Helvetica"/>
            <w:sz w:val="22"/>
            <w:szCs w:val="22"/>
            <w:rPrChange w:id="398" w:author="Adrian Stier" w:date="2022-01-18T05:42:00Z">
              <w:rPr/>
            </w:rPrChange>
          </w:rPr>
          <w:fldChar w:fldCharType="begin"/>
        </w:r>
        <w:r w:rsidR="00851ACA" w:rsidRPr="00FF4BD9" w:rsidDel="00FF4BD9">
          <w:rPr>
            <w:rFonts w:ascii="Helvetica" w:hAnsi="Helvetica"/>
            <w:sz w:val="22"/>
            <w:szCs w:val="22"/>
            <w:rPrChange w:id="399" w:author="Adrian Stier" w:date="2022-01-18T05:42:00Z">
              <w:rPr/>
            </w:rPrChange>
          </w:rPr>
          <w:delInstrText xml:space="preserve"> HYPERLINK "https://github.com/stier-lab/stier-2019-value-of-information" </w:delInstrText>
        </w:r>
        <w:r w:rsidR="00851ACA" w:rsidRPr="00FF4BD9" w:rsidDel="00FF4BD9">
          <w:rPr>
            <w:rPrChange w:id="400" w:author="Adrian Stier" w:date="2022-01-18T05:42:00Z">
              <w:rPr>
                <w:rStyle w:val="Hyperlink"/>
                <w:rFonts w:ascii="Helvetica" w:hAnsi="Helvetica"/>
                <w:sz w:val="22"/>
                <w:szCs w:val="22"/>
              </w:rPr>
            </w:rPrChange>
          </w:rPr>
          <w:fldChar w:fldCharType="separate"/>
        </w:r>
        <w:r w:rsidRPr="00FF4BD9" w:rsidDel="00FF4BD9">
          <w:rPr>
            <w:rStyle w:val="Hyperlink"/>
            <w:rFonts w:ascii="Helvetica" w:hAnsi="Helvetica"/>
            <w:sz w:val="22"/>
            <w:szCs w:val="22"/>
          </w:rPr>
          <w:delText>https://github.com/stier-lab/stier-2019-value-of-information</w:delText>
        </w:r>
        <w:r w:rsidR="00851ACA" w:rsidRPr="00FF4BD9" w:rsidDel="00FF4BD9">
          <w:rPr>
            <w:rStyle w:val="Hyperlink"/>
            <w:rFonts w:ascii="Helvetica" w:hAnsi="Helvetica"/>
            <w:sz w:val="22"/>
            <w:szCs w:val="22"/>
          </w:rPr>
          <w:fldChar w:fldCharType="end"/>
        </w:r>
      </w:del>
      <w:r w:rsidR="00F533ED" w:rsidRPr="00FF4BD9">
        <w:rPr>
          <w:rFonts w:ascii="Helvetica" w:hAnsi="Helvetica"/>
          <w:sz w:val="22"/>
          <w:szCs w:val="22"/>
        </w:rPr>
        <w:t xml:space="preserve"> .</w:t>
      </w:r>
    </w:p>
    <w:p w14:paraId="78063448" w14:textId="77777777" w:rsidR="00BA3468" w:rsidRPr="003805EE" w:rsidRDefault="00BA3468" w:rsidP="006551EE">
      <w:pPr>
        <w:rPr>
          <w:rFonts w:ascii="Helvetica" w:hAnsi="Helvetica"/>
          <w:b/>
          <w:sz w:val="22"/>
          <w:szCs w:val="22"/>
        </w:rPr>
      </w:pPr>
    </w:p>
    <w:p w14:paraId="2110B268" w14:textId="4C19404E" w:rsidR="00767630" w:rsidRDefault="00173FA2" w:rsidP="006551EE">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6551EE">
      <w:pPr>
        <w:rPr>
          <w:rFonts w:ascii="Helvetica" w:hAnsi="Helvetica"/>
          <w:b/>
          <w:sz w:val="22"/>
          <w:szCs w:val="22"/>
        </w:rPr>
      </w:pPr>
    </w:p>
    <w:p w14:paraId="0FEC8FAC" w14:textId="5E157EF0" w:rsidR="0009289E" w:rsidRPr="003805EE" w:rsidRDefault="0009289E" w:rsidP="006551EE">
      <w:pPr>
        <w:rPr>
          <w:rFonts w:ascii="Helvetica" w:hAnsi="Helvetica"/>
          <w:i/>
          <w:sz w:val="22"/>
          <w:szCs w:val="22"/>
        </w:rPr>
      </w:pPr>
      <w:r w:rsidRPr="0009289E">
        <w:rPr>
          <w:rFonts w:ascii="Helvetica" w:hAnsi="Helvetica"/>
          <w:i/>
          <w:sz w:val="22"/>
          <w:szCs w:val="22"/>
        </w:rPr>
        <w:lastRenderedPageBreak/>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5C770677" w14:textId="3EE24014" w:rsidR="008C2F3F" w:rsidRDefault="0079618D" w:rsidP="008C2F3F">
      <w:pPr>
        <w:ind w:firstLine="720"/>
        <w:rPr>
          <w:ins w:id="401" w:author="Adrian Stier" w:date="2022-02-15T12:08:00Z"/>
          <w:rFonts w:ascii="Helvetica Neue" w:eastAsia="Helvetica Neue" w:hAnsi="Helvetica Neue" w:cs="Helvetica Neue"/>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88394A">
        <w:rPr>
          <w:rFonts w:ascii="Helvetica" w:hAnsi="Helvetica"/>
          <w:sz w:val="22"/>
          <w:szCs w:val="22"/>
        </w:rPr>
        <w:t xml:space="preserve">in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w:t>
      </w:r>
      <w:r w:rsidR="00DB6593">
        <w:rPr>
          <w:rFonts w:ascii="Helvetica" w:hAnsi="Helvetica"/>
          <w:sz w:val="22"/>
          <w:szCs w:val="22"/>
        </w:rPr>
        <w:t>population</w:t>
      </w:r>
      <w:r w:rsidR="00DB6593" w:rsidRPr="003805EE">
        <w:rPr>
          <w:rFonts w:ascii="Helvetica" w:hAnsi="Helvetica"/>
          <w:sz w:val="22"/>
          <w:szCs w:val="22"/>
        </w:rPr>
        <w:t xml:space="preserv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 xml:space="preserve">over- and under-estimates of </w:t>
      </w:r>
      <w:r w:rsidR="00DB6593">
        <w:rPr>
          <w:rFonts w:ascii="Helvetica" w:hAnsi="Helvetica"/>
          <w:sz w:val="22"/>
          <w:szCs w:val="22"/>
        </w:rPr>
        <w:t>population</w:t>
      </w:r>
      <w:r>
        <w:rPr>
          <w:rFonts w:ascii="Helvetica" w:hAnsi="Helvetica"/>
          <w:sz w:val="22"/>
          <w:szCs w:val="22"/>
        </w:rPr>
        <w:t xml:space="preserve"> abundance due to low monitoring precision (CV = 0.5) lead</w:t>
      </w:r>
      <w:r w:rsidR="00DB6593">
        <w:rPr>
          <w:rFonts w:ascii="Helvetica" w:hAnsi="Helvetica"/>
          <w:sz w:val="22"/>
          <w:szCs w:val="22"/>
        </w:rPr>
        <w:t>s</w:t>
      </w:r>
      <w:r>
        <w:rPr>
          <w:rFonts w:ascii="Helvetica" w:hAnsi="Helvetica"/>
          <w:sz w:val="22"/>
          <w:szCs w:val="22"/>
        </w:rPr>
        <w:t xml:space="preserve">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w:t>
      </w:r>
      <w:r w:rsidR="00DB6593">
        <w:rPr>
          <w:rFonts w:ascii="Helvetica" w:hAnsi="Helvetica"/>
          <w:sz w:val="22"/>
          <w:szCs w:val="22"/>
        </w:rPr>
        <w:t>population</w:t>
      </w:r>
      <w:r w:rsidR="00DB6593" w:rsidRPr="003805EE">
        <w:rPr>
          <w:rFonts w:ascii="Helvetica" w:hAnsi="Helvetica"/>
          <w:sz w:val="22"/>
          <w:szCs w:val="22"/>
        </w:rPr>
        <w:t xml:space="preserve"> </w:t>
      </w:r>
      <w:r w:rsidRPr="003805EE">
        <w:rPr>
          <w:rFonts w:ascii="Helvetica" w:hAnsi="Helvetica"/>
          <w:sz w:val="22"/>
          <w:szCs w:val="22"/>
        </w:rPr>
        <w:t xml:space="preserve">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w:t>
      </w:r>
      <w:ins w:id="402" w:author="Adrian Stier" w:date="2022-02-17T09:14:00Z">
        <w:r w:rsidR="00412BFB">
          <w:rPr>
            <w:rFonts w:ascii="Helvetica" w:hAnsi="Helvetica"/>
            <w:sz w:val="22"/>
            <w:szCs w:val="22"/>
          </w:rPr>
          <w:t xml:space="preserve">maximum </w:t>
        </w:r>
      </w:ins>
      <w:r w:rsidR="00432C98">
        <w:rPr>
          <w:rFonts w:ascii="Helvetica" w:hAnsi="Helvetica"/>
          <w:sz w:val="22"/>
          <w:szCs w:val="22"/>
        </w:rPr>
        <w:t xml:space="preserve">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w:t>
      </w:r>
      <w:ins w:id="403" w:author="Adrian Stier" w:date="2022-02-17T09:18:00Z">
        <w:r w:rsidR="0058008D">
          <w:rPr>
            <w:rFonts w:ascii="Helvetica" w:hAnsi="Helvetica"/>
            <w:sz w:val="22"/>
            <w:szCs w:val="22"/>
          </w:rPr>
          <w:t xml:space="preserve"> </w:t>
        </w:r>
      </w:ins>
      <w:ins w:id="404" w:author="Adrian Stier" w:date="2022-02-17T09:19:00Z">
        <w:r w:rsidR="0058008D">
          <w:rPr>
            <w:rFonts w:ascii="Helvetica" w:hAnsi="Helvetica"/>
            <w:sz w:val="22"/>
            <w:szCs w:val="22"/>
          </w:rPr>
          <w:t>Importantly</w:t>
        </w:r>
      </w:ins>
      <w:ins w:id="405" w:author="Adrian Stier" w:date="2022-02-17T09:18:00Z">
        <w:r w:rsidR="0058008D">
          <w:rPr>
            <w:rFonts w:ascii="Helvetica" w:hAnsi="Helvetica"/>
            <w:sz w:val="22"/>
            <w:szCs w:val="22"/>
          </w:rPr>
          <w:t xml:space="preserve">, </w:t>
        </w:r>
      </w:ins>
      <w:ins w:id="406" w:author="Adrian Stier" w:date="2022-02-17T09:20:00Z">
        <w:r w:rsidR="0058008D">
          <w:rPr>
            <w:rFonts w:ascii="Helvetica" w:hAnsi="Helvetica"/>
            <w:sz w:val="22"/>
            <w:szCs w:val="22"/>
          </w:rPr>
          <w:t>our model is also highly relevant to populations without biological tipping points (</w:t>
        </w:r>
        <w:r w:rsidR="0058008D">
          <w:rPr>
            <w:rFonts w:ascii="Helvetica" w:hAnsi="Helvetica"/>
            <w:i/>
            <w:iCs/>
            <w:sz w:val="22"/>
            <w:szCs w:val="22"/>
          </w:rPr>
          <w:t xml:space="preserve">A </w:t>
        </w:r>
        <w:r w:rsidR="0058008D">
          <w:rPr>
            <w:rFonts w:ascii="Helvetica" w:hAnsi="Helvetica"/>
            <w:sz w:val="22"/>
            <w:szCs w:val="22"/>
          </w:rPr>
          <w:t>= 0)</w:t>
        </w:r>
      </w:ins>
      <w:ins w:id="407" w:author="Adrian Stier" w:date="2022-02-17T09:21:00Z">
        <w:r w:rsidR="0058008D">
          <w:rPr>
            <w:rFonts w:ascii="Helvetica" w:hAnsi="Helvetica"/>
            <w:sz w:val="22"/>
            <w:szCs w:val="22"/>
          </w:rPr>
          <w:t xml:space="preserve">, where </w:t>
        </w:r>
      </w:ins>
      <w:ins w:id="408" w:author="Adrian Stier" w:date="2022-02-17T09:19:00Z">
        <w:r w:rsidR="0058008D">
          <w:rPr>
            <w:rFonts w:ascii="Helvetica" w:hAnsi="Helvetica"/>
            <w:sz w:val="22"/>
            <w:szCs w:val="22"/>
          </w:rPr>
          <w:t xml:space="preserve">high precision monitoring and moderate maximum harvest rates </w:t>
        </w:r>
      </w:ins>
      <w:ins w:id="409" w:author="Adrian Stier" w:date="2022-02-17T09:21:00Z">
        <w:r w:rsidR="0058008D">
          <w:rPr>
            <w:rFonts w:ascii="Helvetica" w:hAnsi="Helvetica"/>
            <w:sz w:val="22"/>
            <w:szCs w:val="22"/>
          </w:rPr>
          <w:t>lead to the highest</w:t>
        </w:r>
      </w:ins>
      <w:ins w:id="410" w:author="Adrian Stier" w:date="2022-02-17T09:20:00Z">
        <w:r w:rsidR="0058008D">
          <w:rPr>
            <w:rFonts w:ascii="Helvetica" w:hAnsi="Helvetica"/>
            <w:sz w:val="22"/>
            <w:szCs w:val="22"/>
          </w:rPr>
          <w:t xml:space="preserve"> NP</w:t>
        </w:r>
      </w:ins>
      <w:ins w:id="411" w:author="Adrian Stier" w:date="2022-02-17T09:21:00Z">
        <w:r w:rsidR="0058008D">
          <w:rPr>
            <w:rFonts w:ascii="Helvetica" w:hAnsi="Helvetica"/>
            <w:sz w:val="22"/>
            <w:szCs w:val="22"/>
          </w:rPr>
          <w:t xml:space="preserve">V. </w:t>
        </w:r>
      </w:ins>
      <w:del w:id="412" w:author="Adrian Stier" w:date="2022-02-17T09:21:00Z">
        <w:r w:rsidR="00432C98" w:rsidDel="0058008D">
          <w:rPr>
            <w:rFonts w:ascii="Helvetica" w:hAnsi="Helvetica"/>
            <w:sz w:val="22"/>
            <w:szCs w:val="22"/>
          </w:rPr>
          <w:delText xml:space="preserve"> </w:delText>
        </w:r>
      </w:del>
      <w:ins w:id="413" w:author="Adrian Stier" w:date="2022-02-15T12:08:00Z">
        <w:r w:rsidR="008C2F3F">
          <w:rPr>
            <w:rFonts w:ascii="Helvetica Neue" w:eastAsia="Helvetica Neue" w:hAnsi="Helvetica Neue" w:cs="Helvetica Neue"/>
            <w:sz w:val="22"/>
            <w:szCs w:val="22"/>
          </w:rPr>
          <w:t xml:space="preserve">The effects of monitoring </w:t>
        </w:r>
      </w:ins>
      <w:ins w:id="414" w:author="Adrian Stier" w:date="2022-02-17T09:01:00Z">
        <w:r w:rsidR="000F0757">
          <w:rPr>
            <w:rFonts w:ascii="Helvetica Neue" w:eastAsia="Helvetica Neue" w:hAnsi="Helvetica Neue" w:cs="Helvetica Neue"/>
            <w:sz w:val="22"/>
            <w:szCs w:val="22"/>
          </w:rPr>
          <w:t>precision</w:t>
        </w:r>
      </w:ins>
      <w:ins w:id="415" w:author="Adrian Stier" w:date="2022-02-15T12:08:00Z">
        <w:r w:rsidR="008C2F3F">
          <w:rPr>
            <w:rFonts w:ascii="Helvetica Neue" w:eastAsia="Helvetica Neue" w:hAnsi="Helvetica Neue" w:cs="Helvetica Neue"/>
            <w:sz w:val="22"/>
            <w:szCs w:val="22"/>
          </w:rPr>
          <w:t xml:space="preserve"> and harvest rate were also contingent on the environmental stochasticity and the harvest model. When environmental stochasticity is integrated into the model in the form of variation in intrinsic growth rate, the probability of crossing a tipping point increases and NPV declines for a given level of monitoring precision (ESM 4, Fig S4). A more conservative harvest model where harvest ceases when the population is estimated below maximum sustainable yield produced marginal decreases in the probability of tipping and a decrease in NPV</w:t>
        </w:r>
      </w:ins>
      <w:ins w:id="416" w:author="Adrian Stier" w:date="2022-02-18T09:09:00Z">
        <w:r w:rsidR="00BE66F2">
          <w:rPr>
            <w:rFonts w:ascii="Helvetica Neue" w:eastAsia="Helvetica Neue" w:hAnsi="Helvetica Neue" w:cs="Helvetica Neue"/>
            <w:sz w:val="22"/>
            <w:szCs w:val="22"/>
          </w:rPr>
          <w:t xml:space="preserve"> (ESM5, Fig S5)</w:t>
        </w:r>
      </w:ins>
      <w:ins w:id="417" w:author="Adrian Stier" w:date="2022-02-15T12:08:00Z">
        <w:r w:rsidR="008C2F3F">
          <w:rPr>
            <w:rFonts w:ascii="Helvetica Neue" w:eastAsia="Helvetica Neue" w:hAnsi="Helvetica Neue" w:cs="Helvetica Neue"/>
            <w:sz w:val="22"/>
            <w:szCs w:val="22"/>
          </w:rPr>
          <w:t>.</w:t>
        </w:r>
      </w:ins>
    </w:p>
    <w:p w14:paraId="7BD8D345" w14:textId="5D3FF02D" w:rsidR="0079618D" w:rsidRPr="00432C98" w:rsidRDefault="0079618D" w:rsidP="006551EE">
      <w:pPr>
        <w:ind w:firstLine="720"/>
        <w:rPr>
          <w:rFonts w:ascii="Helvetica" w:hAnsi="Helvetica"/>
          <w:sz w:val="22"/>
          <w:szCs w:val="22"/>
        </w:rPr>
      </w:pPr>
    </w:p>
    <w:p w14:paraId="5C066073" w14:textId="77777777" w:rsidR="000B362E" w:rsidRPr="003805EE" w:rsidRDefault="000B362E" w:rsidP="006551EE">
      <w:pPr>
        <w:rPr>
          <w:rFonts w:ascii="Helvetica" w:hAnsi="Helvetica"/>
          <w:b/>
          <w:sz w:val="22"/>
          <w:szCs w:val="22"/>
        </w:rPr>
      </w:pPr>
    </w:p>
    <w:p w14:paraId="42289513" w14:textId="38407106" w:rsidR="00726D79" w:rsidRPr="003805EE" w:rsidRDefault="00D40542" w:rsidP="006551EE">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66EBA85C" w:rsidR="00BF53CA" w:rsidRPr="003805EE" w:rsidRDefault="006B7FDF" w:rsidP="006551EE">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 xml:space="preserve">the </w:t>
      </w:r>
      <w:r w:rsidR="00DB6593">
        <w:rPr>
          <w:rFonts w:ascii="Helvetica" w:hAnsi="Helvetica"/>
          <w:sz w:val="22"/>
          <w:szCs w:val="22"/>
        </w:rPr>
        <w:t xml:space="preserve">population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w:t>
      </w:r>
      <w:r w:rsidR="007B5243">
        <w:rPr>
          <w:rFonts w:ascii="Helvetica" w:hAnsi="Helvetica"/>
          <w:sz w:val="22"/>
          <w:szCs w:val="22"/>
        </w:rPr>
        <w:t>population</w:t>
      </w:r>
      <w:r w:rsidR="007B5243" w:rsidRPr="003805EE">
        <w:rPr>
          <w:rFonts w:ascii="Helvetica" w:hAnsi="Helvetica"/>
          <w:sz w:val="22"/>
          <w:szCs w:val="22"/>
        </w:rPr>
        <w:t xml:space="preserve"> </w:t>
      </w:r>
      <w:r w:rsidR="00A15F36" w:rsidRPr="003805EE">
        <w:rPr>
          <w:rFonts w:ascii="Helvetica" w:hAnsi="Helvetica"/>
          <w:sz w:val="22"/>
          <w:szCs w:val="22"/>
        </w:rPr>
        <w:t xml:space="preserve">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6551EE">
      <w:pPr>
        <w:rPr>
          <w:rFonts w:ascii="Helvetica" w:hAnsi="Helvetica"/>
          <w:i/>
          <w:iCs/>
          <w:sz w:val="22"/>
          <w:szCs w:val="22"/>
        </w:rPr>
      </w:pPr>
    </w:p>
    <w:p w14:paraId="3F8C96F1" w14:textId="28DE7712" w:rsidR="00506BD9" w:rsidRDefault="00506BD9" w:rsidP="006551EE">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457EE911" w:rsidR="00402051" w:rsidRDefault="00402051" w:rsidP="006551EE">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 xml:space="preserve">pressure, which can lead to rapid dips in population biomass in short periods of time when populations are incorrectly estimated as </w:t>
      </w:r>
      <w:r w:rsidR="002074CC">
        <w:rPr>
          <w:rFonts w:ascii="Helvetica" w:hAnsi="Helvetica"/>
          <w:sz w:val="22"/>
          <w:szCs w:val="22"/>
        </w:rPr>
        <w:t xml:space="preserve">abundant </w:t>
      </w:r>
      <w:r w:rsidR="0091784A">
        <w:rPr>
          <w:rFonts w:ascii="Helvetica" w:hAnsi="Helvetica"/>
          <w:sz w:val="22"/>
          <w:szCs w:val="22"/>
        </w:rPr>
        <w:t>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lastRenderedPageBreak/>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6551EE">
      <w:pPr>
        <w:rPr>
          <w:rFonts w:ascii="Helvetica" w:hAnsi="Helvetica"/>
          <w:sz w:val="22"/>
          <w:szCs w:val="22"/>
        </w:rPr>
      </w:pPr>
    </w:p>
    <w:p w14:paraId="450B9D9E" w14:textId="0753DAB7" w:rsidR="00BC68A6" w:rsidRPr="0063796A" w:rsidRDefault="00BC68A6" w:rsidP="006551EE">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6A08AB66" w:rsidR="001C5532" w:rsidRPr="003805EE" w:rsidRDefault="00506BD9" w:rsidP="006551EE">
      <w:pPr>
        <w:rPr>
          <w:rFonts w:ascii="Helvetica" w:hAnsi="Helvetica"/>
          <w:sz w:val="22"/>
          <w:szCs w:val="22"/>
        </w:rPr>
      </w:pPr>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w:t>
      </w:r>
      <w:r w:rsidR="00BD120B" w:rsidRPr="00594A51">
        <w:rPr>
          <w:rFonts w:ascii="Helvetica" w:hAnsi="Helvetica"/>
          <w:sz w:val="22"/>
          <w:szCs w:val="22"/>
        </w:rPr>
        <w:t xml:space="preserve">a </w:t>
      </w:r>
      <w:r w:rsidR="00DB6593">
        <w:rPr>
          <w:rFonts w:ascii="Helvetica" w:hAnsi="Helvetica"/>
          <w:sz w:val="22"/>
          <w:szCs w:val="22"/>
        </w:rPr>
        <w:t>population</w:t>
      </w:r>
      <w:r w:rsidR="00DB6593" w:rsidRPr="00594A51">
        <w:rPr>
          <w:rFonts w:ascii="Helvetica" w:hAnsi="Helvetica"/>
          <w:sz w:val="22"/>
          <w:szCs w:val="22"/>
        </w:rPr>
        <w:t xml:space="preserve">’s </w:t>
      </w:r>
      <w:r w:rsidR="00BD120B" w:rsidRPr="00594A51">
        <w:rPr>
          <w:rFonts w:ascii="Helvetica" w:hAnsi="Helvetica"/>
          <w:sz w:val="22"/>
          <w:szCs w:val="22"/>
        </w:rPr>
        <w:t>biomass will fall below a</w:t>
      </w:r>
      <w:r w:rsidR="00A0799D" w:rsidRPr="00594A51">
        <w:rPr>
          <w:rFonts w:ascii="Helvetica" w:hAnsi="Helvetica"/>
          <w:sz w:val="22"/>
          <w:szCs w:val="22"/>
        </w:rPr>
        <w:t xml:space="preserve"> </w:t>
      </w:r>
      <w:r w:rsidR="00BD120B" w:rsidRPr="00594A51">
        <w:rPr>
          <w:rFonts w:ascii="Helvetica" w:hAnsi="Helvetica"/>
          <w:sz w:val="22"/>
          <w:szCs w:val="22"/>
        </w:rPr>
        <w:t>critical threshold</w:t>
      </w:r>
      <w:r w:rsidR="00A0799D" w:rsidRPr="00594A51">
        <w:rPr>
          <w:rFonts w:ascii="Helvetica" w:hAnsi="Helvetica"/>
          <w:sz w:val="22"/>
          <w:szCs w:val="22"/>
        </w:rPr>
        <w:t xml:space="preserve">. </w:t>
      </w:r>
      <w:r w:rsidR="00CA4F64" w:rsidRPr="00594A51">
        <w:rPr>
          <w:rFonts w:ascii="Helvetica" w:hAnsi="Helvetica"/>
          <w:sz w:val="22"/>
          <w:szCs w:val="22"/>
        </w:rPr>
        <w:t xml:space="preserve">We defined a </w:t>
      </w:r>
      <w:r w:rsidR="00933791" w:rsidRPr="00594A51">
        <w:rPr>
          <w:rFonts w:ascii="Helvetica" w:hAnsi="Helvetica"/>
          <w:sz w:val="22"/>
          <w:szCs w:val="22"/>
        </w:rPr>
        <w:t xml:space="preserve">safe operating space </w:t>
      </w:r>
      <w:r w:rsidR="00CA4F64" w:rsidRPr="00594A51">
        <w:rPr>
          <w:rFonts w:ascii="Helvetica" w:hAnsi="Helvetica"/>
          <w:sz w:val="22"/>
          <w:szCs w:val="22"/>
        </w:rPr>
        <w:t>as</w:t>
      </w:r>
      <w:r w:rsidR="00933791" w:rsidRPr="00594A51">
        <w:rPr>
          <w:rFonts w:ascii="Helvetica" w:hAnsi="Helvetica"/>
          <w:sz w:val="22"/>
          <w:szCs w:val="22"/>
        </w:rPr>
        <w:t xml:space="preserve"> </w:t>
      </w:r>
      <w:r w:rsidR="00D707B4" w:rsidRPr="00594A51">
        <w:rPr>
          <w:rFonts w:ascii="Helvetica" w:hAnsi="Helvetica"/>
          <w:sz w:val="22"/>
          <w:szCs w:val="22"/>
        </w:rPr>
        <w:t xml:space="preserve">a </w:t>
      </w:r>
      <w:r w:rsidR="00933791" w:rsidRPr="00594A51">
        <w:rPr>
          <w:rFonts w:ascii="Helvetica" w:hAnsi="Helvetica"/>
          <w:sz w:val="22"/>
          <w:szCs w:val="22"/>
        </w:rPr>
        <w:t xml:space="preserve">combination of exploitation effort and the minimum precision required to avoid </w:t>
      </w:r>
      <w:r w:rsidR="00F92D0C" w:rsidRPr="00594A51">
        <w:rPr>
          <w:rFonts w:ascii="Helvetica" w:hAnsi="Helvetica"/>
          <w:sz w:val="22"/>
          <w:szCs w:val="22"/>
        </w:rPr>
        <w:t>crossing a critical biological threshold.</w:t>
      </w:r>
      <w:r w:rsidR="00CA4F64" w:rsidRPr="00594A51">
        <w:rPr>
          <w:rFonts w:ascii="Helvetica" w:hAnsi="Helvetica"/>
          <w:sz w:val="22"/>
          <w:szCs w:val="22"/>
        </w:rPr>
        <w:t xml:space="preserve"> The </w:t>
      </w:r>
      <w:r w:rsidR="00211620" w:rsidRPr="00594A51">
        <w:rPr>
          <w:rFonts w:ascii="Helvetica" w:hAnsi="Helvetica"/>
          <w:sz w:val="22"/>
          <w:szCs w:val="22"/>
        </w:rPr>
        <w:t xml:space="preserve">operating space </w:t>
      </w:r>
      <w:r w:rsidR="00CA4F64" w:rsidRPr="00594A51">
        <w:rPr>
          <w:rFonts w:ascii="Helvetica" w:hAnsi="Helvetica"/>
          <w:sz w:val="22"/>
          <w:szCs w:val="22"/>
        </w:rPr>
        <w:t xml:space="preserve">defined as </w:t>
      </w:r>
      <w:r w:rsidR="007B0A94" w:rsidRPr="00594A51">
        <w:rPr>
          <w:rFonts w:ascii="Helvetica" w:hAnsi="Helvetica"/>
          <w:sz w:val="22"/>
          <w:szCs w:val="22"/>
        </w:rPr>
        <w:t>‘</w:t>
      </w:r>
      <w:r w:rsidR="00CA4F64" w:rsidRPr="00594A51">
        <w:rPr>
          <w:rFonts w:ascii="Helvetica" w:hAnsi="Helvetica"/>
          <w:sz w:val="22"/>
          <w:szCs w:val="22"/>
        </w:rPr>
        <w:t>safe</w:t>
      </w:r>
      <w:r w:rsidR="007B0A94" w:rsidRPr="00594A51">
        <w:rPr>
          <w:rFonts w:ascii="Helvetica" w:hAnsi="Helvetica"/>
          <w:sz w:val="22"/>
          <w:szCs w:val="22"/>
        </w:rPr>
        <w:t xml:space="preserve">’ </w:t>
      </w:r>
      <w:r w:rsidR="00B16D69" w:rsidRPr="00594A51">
        <w:rPr>
          <w:rFonts w:ascii="Helvetica" w:hAnsi="Helvetica"/>
          <w:sz w:val="22"/>
          <w:szCs w:val="22"/>
        </w:rPr>
        <w:t xml:space="preserve">becomes </w:t>
      </w:r>
      <w:r w:rsidR="00B3069E" w:rsidRPr="00594A51">
        <w:rPr>
          <w:rFonts w:ascii="Helvetica" w:hAnsi="Helvetica"/>
          <w:sz w:val="22"/>
          <w:szCs w:val="22"/>
        </w:rPr>
        <w:t xml:space="preserve">narrower </w:t>
      </w:r>
      <w:r w:rsidR="00B16D69" w:rsidRPr="00594A51">
        <w:rPr>
          <w:rFonts w:ascii="Helvetica" w:hAnsi="Helvetica"/>
          <w:sz w:val="22"/>
          <w:szCs w:val="22"/>
        </w:rPr>
        <w:t>as the manager</w:t>
      </w:r>
      <w:r w:rsidR="00B16D69" w:rsidRPr="00837D8E">
        <w:rPr>
          <w:rFonts w:ascii="Helvetica" w:hAnsi="Helvetica"/>
          <w:sz w:val="22"/>
          <w:szCs w:val="22"/>
        </w:rPr>
        <w:t xml:space="preserve"> or stakeholder’s aversion to risk increases </w:t>
      </w:r>
      <w:r w:rsidR="00CD6FF0" w:rsidRPr="00837D8E">
        <w:rPr>
          <w:rFonts w:ascii="Helvetica" w:hAnsi="Helvetica"/>
          <w:sz w:val="22"/>
          <w:szCs w:val="22"/>
        </w:rPr>
        <w:t xml:space="preserve">(Fig. </w:t>
      </w:r>
      <w:r w:rsidRPr="00837D8E">
        <w:rPr>
          <w:rFonts w:ascii="Helvetica" w:hAnsi="Helvetica"/>
          <w:sz w:val="22"/>
          <w:szCs w:val="22"/>
        </w:rPr>
        <w:t>5</w:t>
      </w:r>
      <w:r w:rsidR="00CD6FF0" w:rsidRPr="00837D8E">
        <w:rPr>
          <w:rFonts w:ascii="Helvetica" w:hAnsi="Helvetica"/>
          <w:sz w:val="22"/>
          <w:szCs w:val="22"/>
        </w:rPr>
        <w:t>)</w:t>
      </w:r>
      <w:r w:rsidR="00CA4F64" w:rsidRPr="00837D8E">
        <w:rPr>
          <w:rFonts w:ascii="Helvetica" w:hAnsi="Helvetica"/>
          <w:sz w:val="22"/>
          <w:szCs w:val="22"/>
        </w:rPr>
        <w:t>. In other words,</w:t>
      </w:r>
      <w:r w:rsidR="00D7486C" w:rsidRPr="00837D8E">
        <w:rPr>
          <w:rFonts w:ascii="Helvetica" w:hAnsi="Helvetica"/>
          <w:sz w:val="22"/>
          <w:szCs w:val="22"/>
        </w:rPr>
        <w:t xml:space="preserve"> risk</w:t>
      </w:r>
      <w:r w:rsidR="00211620" w:rsidRPr="00837D8E">
        <w:rPr>
          <w:rFonts w:ascii="Helvetica" w:hAnsi="Helvetica"/>
          <w:sz w:val="22"/>
          <w:szCs w:val="22"/>
        </w:rPr>
        <w:t>-</w:t>
      </w:r>
      <w:r w:rsidR="00D7486C" w:rsidRPr="00837D8E">
        <w:rPr>
          <w:rFonts w:ascii="Helvetica" w:hAnsi="Helvetica"/>
          <w:sz w:val="22"/>
          <w:szCs w:val="22"/>
        </w:rPr>
        <w:t xml:space="preserve">averse </w:t>
      </w:r>
      <w:r w:rsidR="00351415" w:rsidRPr="00837D8E">
        <w:rPr>
          <w:rFonts w:ascii="Helvetica" w:hAnsi="Helvetica"/>
          <w:sz w:val="22"/>
          <w:szCs w:val="22"/>
        </w:rPr>
        <w:t xml:space="preserve">managers or stakeholders </w:t>
      </w:r>
      <w:r w:rsidR="00D7486C" w:rsidRPr="00837D8E">
        <w:rPr>
          <w:rFonts w:ascii="Helvetica" w:hAnsi="Helvetica"/>
          <w:sz w:val="22"/>
          <w:szCs w:val="22"/>
        </w:rPr>
        <w:t xml:space="preserve">will benefit from a </w:t>
      </w:r>
      <w:r w:rsidR="00F92D0C" w:rsidRPr="00837D8E">
        <w:rPr>
          <w:rFonts w:ascii="Helvetica" w:hAnsi="Helvetica"/>
          <w:sz w:val="22"/>
          <w:szCs w:val="22"/>
        </w:rPr>
        <w:t>more conservative</w:t>
      </w:r>
      <w:r w:rsidR="00CA4F64" w:rsidRPr="00837D8E">
        <w:rPr>
          <w:rFonts w:ascii="Helvetica" w:hAnsi="Helvetica"/>
          <w:sz w:val="22"/>
          <w:szCs w:val="22"/>
        </w:rPr>
        <w:t xml:space="preserve"> approach </w:t>
      </w:r>
      <w:r w:rsidR="00D7486C" w:rsidRPr="00837D8E">
        <w:rPr>
          <w:rFonts w:ascii="Helvetica" w:hAnsi="Helvetica"/>
          <w:sz w:val="22"/>
          <w:szCs w:val="22"/>
        </w:rPr>
        <w:t>with</w:t>
      </w:r>
      <w:r w:rsidR="00CA4F64" w:rsidRPr="00837D8E">
        <w:rPr>
          <w:rFonts w:ascii="Helvetica" w:hAnsi="Helvetica"/>
          <w:sz w:val="22"/>
          <w:szCs w:val="22"/>
        </w:rPr>
        <w:t xml:space="preserve"> lower harvest rates and higher monitoring precision</w:t>
      </w:r>
      <w:r w:rsidR="00CD6FF0" w:rsidRPr="00837D8E">
        <w:rPr>
          <w:rFonts w:ascii="Helvetica" w:hAnsi="Helvetica"/>
          <w:sz w:val="22"/>
          <w:szCs w:val="22"/>
        </w:rPr>
        <w:t>.</w:t>
      </w:r>
      <w:r w:rsidR="00A53D50" w:rsidRPr="003805EE">
        <w:rPr>
          <w:rFonts w:ascii="Helvetica" w:hAnsi="Helvetica"/>
          <w:sz w:val="22"/>
          <w:szCs w:val="22"/>
        </w:rPr>
        <w:t xml:space="preserve"> </w:t>
      </w:r>
    </w:p>
    <w:p w14:paraId="33C718E5" w14:textId="28F25E85" w:rsidR="00741A2F" w:rsidRDefault="007C6756" w:rsidP="006551EE">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w:t>
      </w:r>
      <w:r w:rsidR="00DB6593">
        <w:rPr>
          <w:rFonts w:ascii="Helvetica" w:hAnsi="Helvetica"/>
          <w:sz w:val="22"/>
          <w:szCs w:val="22"/>
        </w:rPr>
        <w:t xml:space="preserve">least expensive </w:t>
      </w:r>
      <w:r>
        <w:rPr>
          <w:rFonts w:ascii="Helvetica" w:hAnsi="Helvetica"/>
          <w:sz w:val="22"/>
          <w:szCs w:val="22"/>
        </w:rPr>
        <w:t xml:space="preserve">monitoring option where monitoring precision is always low (CV = 0.5) offers the </w:t>
      </w:r>
      <w:r w:rsidR="002F5A6E">
        <w:rPr>
          <w:rFonts w:ascii="Helvetica" w:hAnsi="Helvetica"/>
          <w:sz w:val="22"/>
          <w:szCs w:val="22"/>
        </w:rPr>
        <w:t xml:space="preserve">highest relative </w:t>
      </w:r>
      <w:r w:rsidR="00837D8E">
        <w:rPr>
          <w:rFonts w:ascii="Helvetica" w:hAnsi="Helvetica"/>
          <w:sz w:val="22"/>
          <w:szCs w:val="22"/>
        </w:rPr>
        <w:t>return on investment,</w:t>
      </w:r>
      <w:r w:rsidR="002F5A6E">
        <w:rPr>
          <w:rFonts w:ascii="Helvetica" w:hAnsi="Helvetica"/>
          <w:sz w:val="22"/>
          <w:szCs w:val="22"/>
        </w:rPr>
        <w:t xml:space="preserve">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crossing the biological threshold</w:t>
      </w:r>
      <w:r w:rsidR="007B0A94">
        <w:rPr>
          <w:rFonts w:ascii="Helvetica" w:hAnsi="Helvetica"/>
          <w:sz w:val="22"/>
          <w:szCs w:val="22"/>
        </w:rPr>
        <w:t xml:space="preserve"> (Fig. 6, triangles)</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alue</w:t>
      </w:r>
      <w:r w:rsidR="007B0A94">
        <w:rPr>
          <w:rFonts w:ascii="Helvetica" w:hAnsi="Helvetica"/>
          <w:sz w:val="22"/>
          <w:szCs w:val="22"/>
        </w:rPr>
        <w:t>,</w:t>
      </w:r>
      <w:r w:rsidR="003B24E6" w:rsidRPr="003805EE">
        <w:rPr>
          <w:rFonts w:ascii="Helvetica" w:hAnsi="Helvetica"/>
          <w:sz w:val="22"/>
          <w:szCs w:val="22"/>
        </w:rPr>
        <w:t xml:space="preserve"> </w:t>
      </w:r>
      <w:r w:rsidR="00C776FB">
        <w:rPr>
          <w:rFonts w:ascii="Helvetica" w:hAnsi="Helvetica"/>
          <w:sz w:val="22"/>
          <w:szCs w:val="22"/>
        </w:rPr>
        <w:t xml:space="preserve">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7B0A94">
        <w:rPr>
          <w:rFonts w:ascii="Helvetica" w:hAnsi="Helvetica"/>
          <w:sz w:val="22"/>
          <w:szCs w:val="22"/>
        </w:rPr>
        <w:t xml:space="preserve">, but also a relatively </w:t>
      </w:r>
      <w:r w:rsidR="00DB6593">
        <w:rPr>
          <w:rFonts w:ascii="Helvetica" w:hAnsi="Helvetica"/>
          <w:sz w:val="22"/>
          <w:szCs w:val="22"/>
        </w:rPr>
        <w:t xml:space="preserve">low </w:t>
      </w:r>
      <w:r w:rsidR="007002AA">
        <w:rPr>
          <w:rFonts w:ascii="Helvetica" w:hAnsi="Helvetica"/>
          <w:sz w:val="22"/>
          <w:szCs w:val="22"/>
        </w:rPr>
        <w:t>return on investment</w:t>
      </w:r>
      <w:r w:rsidR="008D0105">
        <w:rPr>
          <w:rFonts w:ascii="Helvetica" w:hAnsi="Helvetica"/>
          <w:sz w:val="22"/>
          <w:szCs w:val="22"/>
        </w:rPr>
        <w:t xml:space="preserve"> (Fig. 6</w:t>
      </w:r>
      <w:r w:rsidR="007B0A94">
        <w:rPr>
          <w:rFonts w:ascii="Helvetica" w:hAnsi="Helvetica"/>
          <w:sz w:val="22"/>
          <w:szCs w:val="22"/>
        </w:rPr>
        <w:t>, circles</w:t>
      </w:r>
      <w:r w:rsidR="008D0105">
        <w:rPr>
          <w:rFonts w:ascii="Helvetica" w:hAnsi="Helvetica"/>
          <w:sz w:val="22"/>
          <w:szCs w:val="22"/>
        </w:rPr>
        <w:t>)</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7B0A94">
        <w:rPr>
          <w:rFonts w:ascii="Helvetica" w:hAnsi="Helvetica"/>
          <w:sz w:val="22"/>
          <w:szCs w:val="22"/>
        </w:rPr>
        <w:t xml:space="preserve">, a higher </w:t>
      </w:r>
      <w:r w:rsidR="00837D8E">
        <w:rPr>
          <w:rFonts w:ascii="Helvetica" w:hAnsi="Helvetica"/>
          <w:sz w:val="22"/>
          <w:szCs w:val="22"/>
        </w:rPr>
        <w:t>return on investment</w:t>
      </w:r>
      <w:r w:rsidR="007B0A94">
        <w:rPr>
          <w:rFonts w:ascii="Helvetica" w:hAnsi="Helvetica"/>
          <w:sz w:val="22"/>
          <w:szCs w:val="22"/>
        </w:rPr>
        <w:t>,</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 xml:space="preserve">a </w:t>
      </w:r>
      <w:r w:rsidR="007B0A94">
        <w:rPr>
          <w:rFonts w:ascii="Helvetica" w:hAnsi="Helvetica"/>
          <w:sz w:val="22"/>
          <w:szCs w:val="22"/>
        </w:rPr>
        <w:t xml:space="preserve">moderate </w:t>
      </w:r>
      <w:r w:rsidR="00573CAA">
        <w:rPr>
          <w:rFonts w:ascii="Helvetica" w:hAnsi="Helvetica"/>
          <w:sz w:val="22"/>
          <w:szCs w:val="22"/>
        </w:rPr>
        <w:t>increase in risk of collapse</w:t>
      </w:r>
      <w:r w:rsidR="007B0A94">
        <w:rPr>
          <w:rFonts w:ascii="Helvetica" w:hAnsi="Helvetica"/>
          <w:sz w:val="22"/>
          <w:szCs w:val="22"/>
        </w:rPr>
        <w:t xml:space="preserve"> (Fig. 6, squares)</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w:t>
      </w:r>
      <w:ins w:id="418" w:author="Adrian Stier" w:date="2022-01-24T10:57:00Z">
        <w:r w:rsidR="00BC56C0">
          <w:rPr>
            <w:rFonts w:ascii="Helvetica" w:hAnsi="Helvetica"/>
            <w:sz w:val="22"/>
            <w:szCs w:val="22"/>
          </w:rPr>
          <w:t>Naturally, the costs and benefits of any given strategy will potentially change for any given system depending on the specific costs and benefits of monitoring and the perceived consequences of crossing a threshold.</w:t>
        </w:r>
      </w:ins>
    </w:p>
    <w:p w14:paraId="7812C7AE" w14:textId="240156E6" w:rsidR="005B7365" w:rsidRPr="003805EE" w:rsidRDefault="005B7365" w:rsidP="006551EE">
      <w:pPr>
        <w:rPr>
          <w:rFonts w:ascii="Helvetica" w:hAnsi="Helvetica"/>
          <w:sz w:val="22"/>
          <w:szCs w:val="22"/>
        </w:rPr>
      </w:pPr>
    </w:p>
    <w:p w14:paraId="03834AC9" w14:textId="40B0D921" w:rsidR="00A21B6D" w:rsidRDefault="001915FF" w:rsidP="006551EE">
      <w:pPr>
        <w:rPr>
          <w:ins w:id="419" w:author="Adrian Stier" w:date="2022-01-19T12:21:00Z"/>
          <w:rFonts w:ascii="Helvetica" w:hAnsi="Helvetica"/>
          <w:b/>
          <w:sz w:val="22"/>
          <w:szCs w:val="22"/>
        </w:rPr>
      </w:pPr>
      <w:r w:rsidRPr="003805EE">
        <w:rPr>
          <w:rFonts w:ascii="Helvetica" w:hAnsi="Helvetica"/>
          <w:b/>
          <w:sz w:val="22"/>
          <w:szCs w:val="22"/>
        </w:rPr>
        <w:t xml:space="preserve">DISCUSSION </w:t>
      </w:r>
    </w:p>
    <w:p w14:paraId="5B869E0E" w14:textId="77777777" w:rsidR="00FB70EC" w:rsidRDefault="00FB70EC" w:rsidP="006551EE">
      <w:pPr>
        <w:rPr>
          <w:rFonts w:ascii="Helvetica" w:hAnsi="Helvetica"/>
          <w:b/>
          <w:sz w:val="22"/>
          <w:szCs w:val="22"/>
        </w:rPr>
      </w:pPr>
    </w:p>
    <w:p w14:paraId="19B194C6" w14:textId="7AB9D089" w:rsidR="007E4904" w:rsidRPr="00334E47" w:rsidRDefault="00E85D06" w:rsidP="006551EE">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w:t>
      </w:r>
      <w:r w:rsidR="00894740">
        <w:rPr>
          <w:rFonts w:ascii="Helvetica" w:hAnsi="Helvetica"/>
          <w:sz w:val="22"/>
          <w:szCs w:val="22"/>
        </w:rPr>
        <w:t xml:space="preserve">management systems and </w:t>
      </w:r>
      <w:r w:rsidR="007E4904">
        <w:rPr>
          <w:rFonts w:ascii="Helvetica" w:hAnsi="Helvetica"/>
          <w:sz w:val="22"/>
          <w:szCs w:val="22"/>
        </w:rPr>
        <w:t>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 xml:space="preserve">also </w:t>
      </w:r>
      <w:r w:rsidR="00D92B91">
        <w:rPr>
          <w:rFonts w:ascii="Helvetica" w:hAnsi="Helvetica"/>
          <w:sz w:val="22"/>
          <w:szCs w:val="22"/>
        </w:rPr>
        <w:t xml:space="preserve">provide insights for </w:t>
      </w:r>
      <w:r w:rsidR="00A32411">
        <w:rPr>
          <w:rFonts w:ascii="Helvetica" w:hAnsi="Helvetica"/>
          <w:sz w:val="22"/>
          <w:szCs w:val="22"/>
        </w:rPr>
        <w:t>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&lt;EndNote&gt;&lt;Cite&gt;&lt;Author&gt;Choi&lt;/Author&gt;&lt;Year&gt;2005&lt;/Year&gt;&lt;RecNum&gt;6261&lt;/RecNum&gt;&lt;DisplayText&gt;[27, 28]&lt;/DisplayText&gt;&lt;record&gt;&lt;rec-number&gt;6261&lt;/rec-number&gt;&lt;foreign-keys&gt;&lt;key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[27, 28]</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variation&lt;/IDText&gt;&lt;DisplayText&gt;[29]&lt;/DisplayText&gt;&lt;record&gt;&lt;rec-number&gt;6332&lt;/rec-number&gt;&lt;foreign-keys&gt;&lt;key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[29]</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threshold?&lt;/IDText&gt;&lt;DisplayText&gt;[30]&lt;/DisplayText&gt;&lt;record&gt;&lt;rec-number&gt;6264&lt;/rec-number&gt;&lt;foreign-keys&gt;&lt;key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[30]</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research&lt;/IDText&gt;&lt;DisplayText&gt;[31]&lt;/DisplayText&gt;&lt;record&gt;&lt;rec-number&gt;6502&lt;/rec-number&gt;&lt;foreign-keys&gt;&lt;key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[31]</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xml:space="preserve">, recover from </w:t>
      </w:r>
      <w:r w:rsidR="00D92B91">
        <w:rPr>
          <w:rFonts w:ascii="Helvetica" w:hAnsi="Helvetica"/>
          <w:color w:val="000000" w:themeColor="text1"/>
          <w:sz w:val="22"/>
          <w:szCs w:val="22"/>
        </w:rPr>
        <w:t>overuse</w:t>
      </w:r>
      <w:r w:rsidR="007E4904">
        <w:rPr>
          <w:rFonts w:ascii="Helvetica" w:hAnsi="Helvetica"/>
          <w:color w:val="000000" w:themeColor="text1"/>
          <w:sz w:val="22"/>
          <w:szCs w:val="22"/>
        </w:rPr>
        <w:t xml:space="preserve">, and maximize </w:t>
      </w:r>
      <w:r w:rsidR="00D92B91">
        <w:rPr>
          <w:rFonts w:ascii="Helvetica" w:hAnsi="Helvetica"/>
          <w:color w:val="000000" w:themeColor="text1"/>
          <w:sz w:val="22"/>
          <w:szCs w:val="22"/>
        </w:rPr>
        <w:t>value</w:t>
      </w:r>
      <w:r w:rsidR="007E4904">
        <w:rPr>
          <w:rFonts w:ascii="Helvetica" w:hAnsi="Helvetica"/>
          <w:color w:val="000000" w:themeColor="text1"/>
          <w:sz w:val="22"/>
          <w:szCs w:val="22"/>
        </w:rPr>
        <w:t>, will increasingly benefit from high precision monitoring as systems spend more time near their critical</w:t>
      </w:r>
      <w:ins w:id="420" w:author="Adrian Stier" w:date="2022-02-17T09:36:00Z">
        <w:r w:rsidR="00F4540B">
          <w:rPr>
            <w:rFonts w:ascii="Helvetica" w:hAnsi="Helvetica"/>
            <w:color w:val="000000" w:themeColor="text1"/>
            <w:sz w:val="22"/>
            <w:szCs w:val="22"/>
          </w:rPr>
          <w:t xml:space="preserve"> biological or management</w:t>
        </w:r>
      </w:ins>
      <w:r w:rsidR="007E4904">
        <w:rPr>
          <w:rFonts w:ascii="Helvetica" w:hAnsi="Helvetica"/>
          <w:color w:val="000000" w:themeColor="text1"/>
          <w:sz w:val="22"/>
          <w:szCs w:val="22"/>
        </w:rPr>
        <w:t xml:space="preserve"> threshold.</w:t>
      </w:r>
      <w:r w:rsidR="007E4904" w:rsidRPr="003805EE">
        <w:rPr>
          <w:rFonts w:ascii="Helvetica" w:hAnsi="Helvetica"/>
          <w:color w:val="000000" w:themeColor="text1"/>
          <w:sz w:val="22"/>
          <w:szCs w:val="22"/>
        </w:rPr>
        <w:t xml:space="preserve"> </w:t>
      </w:r>
    </w:p>
    <w:p w14:paraId="59CF9DA4" w14:textId="2A7AF8DE" w:rsidR="00EB4D13" w:rsidRDefault="005B06D5" w:rsidP="006551EE">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303B1B">
        <w:rPr>
          <w:rFonts w:ascii="Helvetica" w:hAnsi="Helvetica" w:cs="Helvetica Neue"/>
          <w:sz w:val="22"/>
          <w:szCs w:val="22"/>
        </w:rPr>
        <w:lastRenderedPageBreak/>
        <w:t xml:space="preserve">population </w:t>
      </w:r>
      <w:r w:rsidR="00E85D06">
        <w:rPr>
          <w:rFonts w:ascii="Helvetica" w:hAnsi="Helvetica" w:cs="Helvetica Neue"/>
          <w:sz w:val="22"/>
          <w:szCs w:val="22"/>
        </w:rPr>
        <w:t>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&lt;EndNote&gt;&lt;Cite&gt;&lt;Author&gt;Costello&lt;/Author&gt;&lt;Year&gt;2010&lt;/Year&gt;&lt;RecNum&gt;6271&lt;/RecNum&gt;&lt;DisplayText&gt;[32]&lt;/DisplayText&gt;&lt;record&gt;&lt;rec-number&gt;6271&lt;/rec-number&gt;&lt;foreign-keys&gt;&lt;key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2E2F64">
        <w:rPr>
          <w:rFonts w:ascii="Helvetica" w:hAnsi="Helvetica" w:cs="Helvetica Neue"/>
          <w:noProof/>
          <w:sz w:val="22"/>
          <w:szCs w:val="22"/>
        </w:rPr>
        <w:t>[32]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&lt;EndNote&gt;&lt;Cite&gt;&lt;Author&gt;Adams&lt;/Author&gt;&lt;Year&gt;1995&lt;/Year&gt;&lt;RecNum&gt;6272&lt;/RecNum&gt;&lt;DisplayText&gt;[33]&lt;/DisplayText&gt;&lt;record&gt;&lt;rec-number&gt;6272&lt;/rec-number&gt;&lt;foreign-keys&gt;&lt;key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2E2F64">
        <w:rPr>
          <w:rFonts w:ascii="Helvetica" w:hAnsi="Helvetica" w:cs="Helvetica Neue"/>
          <w:noProof/>
          <w:sz w:val="22"/>
          <w:szCs w:val="22"/>
        </w:rPr>
        <w:t>[33]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7C0D8479" w:rsidR="00EB4D13" w:rsidRDefault="005E45A1" w:rsidP="006551EE">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LCAzNF08L0Rpc3BsYXlUZXh0PjxyZWNvcmQ+PHJlYy1udW1iZXI+NjQ3NzwvcmVjLW51bWJlcj48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LCAzNF08L0Rpc3BsYXlUZXh0PjxyZWNvcmQ+PHJlYy1udW1iZXI+NjQ3NzwvcmVjLW51bWJlcj48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FD0387">
        <w:rPr>
          <w:rFonts w:ascii="Helvetica" w:hAnsi="Helvetica"/>
          <w:sz w:val="22"/>
          <w:szCs w:val="22"/>
        </w:rPr>
      </w:r>
      <w:r w:rsidR="00FD0387">
        <w:rPr>
          <w:rFonts w:ascii="Helvetica" w:hAnsi="Helvetica"/>
          <w:sz w:val="22"/>
          <w:szCs w:val="22"/>
        </w:rPr>
        <w:fldChar w:fldCharType="separate"/>
      </w:r>
      <w:r w:rsidR="002E2F64">
        <w:rPr>
          <w:rFonts w:ascii="Helvetica" w:hAnsi="Helvetica"/>
          <w:noProof/>
          <w:sz w:val="22"/>
          <w:szCs w:val="22"/>
        </w:rPr>
        <w:t>[2, 3, 34]</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F72774">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unknowns&lt;/IDText&gt;&lt;DisplayText&gt;[2]&lt;/DisplayText&gt;&lt;record&gt;&lt;rec-number&gt;6477&lt;/rec-number&gt;&lt;foreign-keys&gt;&lt;key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F72774">
        <w:rPr>
          <w:rFonts w:ascii="Helvetica" w:hAnsi="Helvetica"/>
          <w:noProof/>
          <w:sz w:val="22"/>
          <w:szCs w:val="22"/>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w:t>
      </w:r>
      <w:r w:rsidR="00303B1B">
        <w:rPr>
          <w:rFonts w:ascii="Helvetica" w:hAnsi="Helvetica"/>
          <w:sz w:val="22"/>
          <w:szCs w:val="22"/>
        </w:rPr>
        <w:t>,</w:t>
      </w:r>
      <w:r w:rsidR="00C416B3">
        <w:rPr>
          <w:rFonts w:ascii="Helvetica" w:hAnsi="Helvetica"/>
          <w:sz w:val="22"/>
          <w:szCs w:val="22"/>
        </w:rPr>
        <w:t xml:space="preserve"> therefore</w:t>
      </w:r>
      <w:r w:rsidR="00303B1B">
        <w:rPr>
          <w:rFonts w:ascii="Helvetica" w:hAnsi="Helvetica"/>
          <w:sz w:val="22"/>
          <w:szCs w:val="22"/>
        </w:rPr>
        <w:t>,</w:t>
      </w:r>
      <w:r w:rsidR="00C416B3">
        <w:rPr>
          <w:rFonts w:ascii="Helvetica" w:hAnsi="Helvetica"/>
          <w:sz w:val="22"/>
          <w:szCs w:val="22"/>
        </w:rPr>
        <w:t xml:space="preserv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2E2F64">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introductions&lt;/IDText&gt;&lt;DisplayText&gt;[35]&lt;/DisplayText&gt;&lt;record&gt;&lt;rec-number&gt;6475&lt;/rec-number&gt;&lt;foreign-keys&gt;&lt;key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2E2F64">
        <w:rPr>
          <w:rFonts w:ascii="Helvetica" w:hAnsi="Helvetica"/>
          <w:noProof/>
          <w:sz w:val="22"/>
          <w:szCs w:val="22"/>
        </w:rPr>
        <w:t>[35]</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6E3BCDBE" w14:textId="77777777" w:rsidR="002074CC" w:rsidRPr="003805EE" w:rsidRDefault="002074CC" w:rsidP="006551EE">
      <w:pPr>
        <w:rPr>
          <w:rFonts w:ascii="Helvetica" w:hAnsi="Helvetica"/>
          <w:i/>
          <w:sz w:val="22"/>
          <w:szCs w:val="22"/>
        </w:rPr>
      </w:pPr>
    </w:p>
    <w:p w14:paraId="0750DF93" w14:textId="77777777" w:rsidR="002074CC" w:rsidRPr="003805EE" w:rsidRDefault="002074CC" w:rsidP="006551EE">
      <w:pPr>
        <w:rPr>
          <w:rFonts w:ascii="Helvetica" w:hAnsi="Helvetica"/>
          <w:i/>
          <w:sz w:val="22"/>
          <w:szCs w:val="22"/>
        </w:rPr>
      </w:pPr>
      <w:r w:rsidRPr="003805EE">
        <w:rPr>
          <w:rFonts w:ascii="Helvetica" w:hAnsi="Helvetica"/>
          <w:i/>
          <w:sz w:val="22"/>
          <w:szCs w:val="22"/>
        </w:rPr>
        <w:t xml:space="preserve">What if the Existence or Location of the </w:t>
      </w:r>
      <w:r>
        <w:rPr>
          <w:rFonts w:ascii="Helvetica" w:hAnsi="Helvetica"/>
          <w:i/>
          <w:sz w:val="22"/>
          <w:szCs w:val="22"/>
        </w:rPr>
        <w:t>Critical Threshold</w:t>
      </w:r>
      <w:r w:rsidRPr="003805EE">
        <w:rPr>
          <w:rFonts w:ascii="Helvetica" w:hAnsi="Helvetica"/>
          <w:i/>
          <w:sz w:val="22"/>
          <w:szCs w:val="22"/>
        </w:rPr>
        <w:t xml:space="preserve"> is Ambiguous? </w:t>
      </w:r>
    </w:p>
    <w:p w14:paraId="449DB87C" w14:textId="01D1E952" w:rsidR="002074CC" w:rsidRDefault="002074CC" w:rsidP="006551EE">
      <w:pPr>
        <w:ind w:firstLine="720"/>
        <w:rPr>
          <w:rFonts w:ascii="Helvetica" w:hAnsi="Helvetica"/>
          <w:sz w:val="22"/>
          <w:szCs w:val="22"/>
        </w:rPr>
      </w:pPr>
      <w:r w:rsidRPr="003805EE">
        <w:rPr>
          <w:rFonts w:ascii="Helvetica" w:hAnsi="Helvetica"/>
          <w:sz w:val="22"/>
          <w:szCs w:val="22"/>
        </w:rPr>
        <w:t xml:space="preserve">In systems with </w:t>
      </w:r>
      <w:r>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&lt;EndNote&gt;&lt;Cite&gt;&lt;Author&gt;Cleary&lt;/Author&gt;&lt;Year&gt;2014&lt;/Year&gt;&lt;RecNum&gt;5890&lt;/RecNum&gt;&lt;DisplayText&gt;[36]&lt;/DisplayText&gt;&lt;record&gt;&lt;rec-number&gt;5890&lt;/rec-number&gt;&lt;foreign-keys&gt;&lt;key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[36]</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Pr>
          <w:rFonts w:ascii="Helvetica" w:hAnsi="Helvetica"/>
          <w:sz w:val="22"/>
          <w:szCs w:val="22"/>
        </w:rPr>
        <w:t xml:space="preserve"> in many systems</w:t>
      </w:r>
      <w:r w:rsidRPr="003805EE">
        <w:rPr>
          <w:rFonts w:ascii="Helvetica" w:hAnsi="Helvetica"/>
          <w:sz w:val="22"/>
          <w:szCs w:val="22"/>
        </w:rPr>
        <w:t xml:space="preserve">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&lt;EndNote&gt;&lt;Cite&gt;&lt;Author&gt;Doak&lt;/Author&gt;&lt;Year&gt;2008&lt;/Year&gt;&lt;RecNum&gt;5866&lt;/RecNum&gt;&lt;DisplayText&gt;[37, 38]&lt;/DisplayText&gt;&lt;record&gt;&lt;rec-number&gt;5866&lt;/rec-number&gt;&lt;foreign-keys&gt;&lt;key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[37, 38]</w:t>
      </w:r>
      <w:r w:rsidRPr="003805EE">
        <w:rPr>
          <w:rFonts w:ascii="Helvetica" w:hAnsi="Helvetica"/>
          <w:sz w:val="22"/>
          <w:szCs w:val="22"/>
        </w:rPr>
        <w:fldChar w:fldCharType="end"/>
      </w:r>
      <w:r w:rsidRPr="003805EE">
        <w:rPr>
          <w:rFonts w:ascii="Helvetica" w:hAnsi="Helvetica"/>
          <w:sz w:val="22"/>
          <w:szCs w:val="22"/>
        </w:rPr>
        <w:t>. Uncertainty about the location of a threshold presents challenges, particularly in the face of global change, where the strength and location of thresholds may well change</w:t>
      </w:r>
      <w:r>
        <w:rPr>
          <w:rFonts w:ascii="Helvetica" w:hAnsi="Helvetica"/>
          <w:sz w:val="22"/>
          <w:szCs w:val="22"/>
        </w:rPr>
        <w:t xml:space="preserve"> as ecosystems transform</w:t>
      </w:r>
      <w:r w:rsidRPr="003805EE">
        <w:rPr>
          <w:rFonts w:ascii="Helvetica" w:hAnsi="Helvetica"/>
          <w:sz w:val="22"/>
          <w:szCs w:val="22"/>
        </w:rPr>
        <w:t xml:space="preserve">. Our model is heuristic in its evaluation of monitoring in the presence of </w:t>
      </w:r>
      <w:r>
        <w:rPr>
          <w:rFonts w:ascii="Helvetica" w:hAnsi="Helvetica"/>
          <w:sz w:val="22"/>
          <w:szCs w:val="22"/>
        </w:rPr>
        <w:t>critical thresholds</w:t>
      </w:r>
      <w:r w:rsidRPr="003805EE">
        <w:rPr>
          <w:rFonts w:ascii="Helvetica" w:hAnsi="Helvetica"/>
          <w:sz w:val="22"/>
          <w:szCs w:val="22"/>
        </w:rPr>
        <w:t xml:space="preserve">. </w:t>
      </w:r>
      <w:r>
        <w:rPr>
          <w:rFonts w:ascii="Helvetica" w:hAnsi="Helvetica"/>
          <w:sz w:val="22"/>
          <w:szCs w:val="22"/>
        </w:rPr>
        <w:t>T</w:t>
      </w:r>
      <w:r w:rsidRPr="003805EE">
        <w:rPr>
          <w:rFonts w:ascii="Helvetica" w:hAnsi="Helvetica"/>
          <w:sz w:val="22"/>
          <w:szCs w:val="22"/>
        </w:rPr>
        <w:t xml:space="preserve">he results are broadly applicable to systems </w:t>
      </w:r>
      <w:r>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demonstrates the increasing importance of monitoring information as a system approaches a </w:t>
      </w:r>
      <w:r>
        <w:rPr>
          <w:rFonts w:ascii="Helvetica" w:hAnsi="Helvetica"/>
          <w:sz w:val="22"/>
          <w:szCs w:val="22"/>
        </w:rPr>
        <w:t>threshold after which productivity is declining.</w:t>
      </w:r>
      <w:r w:rsidR="000D5F14">
        <w:rPr>
          <w:rFonts w:ascii="Helvetica" w:hAnsi="Helvetica"/>
          <w:sz w:val="22"/>
          <w:szCs w:val="22"/>
        </w:rPr>
        <w:t xml:space="preserve"> We examine consequences of monitoring for different thresholds, some of which (depensation) will be difficult to identify, while others (limit reference points like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0D5F14">
        <w:rPr>
          <w:rFonts w:ascii="Helvetica" w:hAnsi="Helvetica"/>
          <w:sz w:val="22"/>
          <w:szCs w:val="22"/>
        </w:rPr>
        <w:t>) that are important, but do not lead to irreversible harm.</w:t>
      </w:r>
    </w:p>
    <w:p w14:paraId="71BB3BB8" w14:textId="72C8D119" w:rsidR="002074CC" w:rsidRPr="003805EE" w:rsidRDefault="002074CC" w:rsidP="006551EE">
      <w:pPr>
        <w:ind w:firstLine="720"/>
        <w:rPr>
          <w:rFonts w:ascii="Helvetica" w:hAnsi="Helvetica"/>
          <w:sz w:val="22"/>
          <w:szCs w:val="22"/>
        </w:rPr>
      </w:pPr>
      <w:r>
        <w:rPr>
          <w:rFonts w:ascii="Helvetica" w:hAnsi="Helvetica"/>
          <w:sz w:val="22"/>
          <w:szCs w:val="22"/>
        </w:rPr>
        <w:t>G</w:t>
      </w:r>
      <w:r w:rsidRPr="003805EE">
        <w:rPr>
          <w:rFonts w:ascii="Helvetica" w:hAnsi="Helvetica"/>
          <w:sz w:val="22"/>
          <w:szCs w:val="22"/>
        </w:rPr>
        <w:t xml:space="preserve">aining greater certainty about the location of a </w:t>
      </w:r>
      <w:r w:rsidR="00725758">
        <w:rPr>
          <w:rFonts w:ascii="Helvetica" w:hAnsi="Helvetica"/>
          <w:sz w:val="22"/>
          <w:szCs w:val="22"/>
        </w:rPr>
        <w:t>critical threshold</w:t>
      </w:r>
      <w:r w:rsidRPr="003805EE">
        <w:rPr>
          <w:rFonts w:ascii="Helvetica" w:hAnsi="Helvetica"/>
          <w:sz w:val="22"/>
          <w:szCs w:val="22"/>
        </w:rPr>
        <w:t xml:space="preserve"> can be achieved through adaptive management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&lt;EndNote&gt;&lt;Cite&gt;&lt;Author&gt;Cinner&lt;/Author&gt;&lt;Year&gt;2009&lt;/Year&gt;&lt;RecNum&gt;8170&lt;/RecNum&gt;&lt;DisplayText&gt;[39]&lt;/DisplayText&gt;&lt;record&gt;&lt;rec-number&gt;8170&lt;/rec-number&gt;&lt;foreign-keys&gt;&lt;key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[39]</w:t>
      </w:r>
      <w:r w:rsidRPr="003805EE">
        <w:rPr>
          <w:rFonts w:ascii="Helvetica" w:hAnsi="Helvetica"/>
          <w:sz w:val="22"/>
          <w:szCs w:val="22"/>
        </w:rPr>
        <w:fldChar w:fldCharType="end"/>
      </w:r>
      <w:r w:rsidRPr="003805EE">
        <w:rPr>
          <w:rFonts w:ascii="Helvetica" w:hAnsi="Helvetica"/>
          <w:sz w:val="22"/>
          <w:szCs w:val="22"/>
        </w:rPr>
        <w:t>.</w:t>
      </w:r>
      <w:del w:id="421" w:author="Adrian Stier" w:date="2022-02-15T12:10:00Z">
        <w:r w:rsidRPr="003805EE" w:rsidDel="008F07BC">
          <w:rPr>
            <w:rFonts w:ascii="Helvetica" w:hAnsi="Helvetica"/>
            <w:sz w:val="22"/>
            <w:szCs w:val="22"/>
          </w:rPr>
          <w:delText xml:space="preserve"> </w:delText>
        </w:r>
      </w:del>
      <w:ins w:id="422" w:author="Adrian Stier" w:date="2022-02-15T12:09:00Z">
        <w:r w:rsidR="008F07BC" w:rsidRPr="00B80E6E">
          <w:rPr>
            <w:rFonts w:ascii="Helvetica Neue" w:eastAsia="Helvetica Neue" w:hAnsi="Helvetica Neue" w:cs="Helvetica Neue"/>
            <w:sz w:val="22"/>
            <w:szCs w:val="22"/>
          </w:rPr>
          <w:t xml:space="preserve"> </w:t>
        </w:r>
        <w:r w:rsidR="008F07BC">
          <w:rPr>
            <w:rFonts w:ascii="Helvetica Neue" w:eastAsia="Helvetica Neue" w:hAnsi="Helvetica Neue" w:cs="Helvetica Neue"/>
            <w:sz w:val="22"/>
            <w:szCs w:val="22"/>
          </w:rPr>
          <w:t xml:space="preserve">Adaptive management has a long history in ecological literature and has been widely used to inform fisheries management based on optimal control </w:t>
        </w:r>
        <w:r w:rsidR="008F07BC">
          <w:rPr>
            <w:rFonts w:ascii="Helvetica Neue" w:eastAsia="Helvetica Neue" w:hAnsi="Helvetica Neue" w:cs="Helvetica Neue"/>
            <w:sz w:val="22"/>
            <w:szCs w:val="22"/>
          </w:rPr>
          <w:fldChar w:fldCharType="begin">
            <w:fldData xml:space="preserve">PEVuZE5vdGU+PENpdGU+PEF1dGhvcj5DbGFyazwvQXV0aG9yPjxZZWFyPjE5ODY8L1llYXI+PFJl
Y051bT42NTE1PC9SZWNOdW0+PERpc3BsYXlUZXh0Pls0MC00M108L0Rpc3BsYXlUZXh0PjxyZWNv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ins>
      <w:r w:rsidR="002E2F64">
        <w:rPr>
          <w:rFonts w:ascii="Helvetica Neue" w:eastAsia="Helvetica Neue" w:hAnsi="Helvetica Neue" w:cs="Helvetica Neue"/>
          <w:sz w:val="22"/>
          <w:szCs w:val="22"/>
        </w:rPr>
        <w:instrText xml:space="preserve"> ADDIN EN.CITE </w:instrText>
      </w:r>
      <w:r w:rsidR="002E2F64">
        <w:rPr>
          <w:rFonts w:ascii="Helvetica Neue" w:eastAsia="Helvetica Neue" w:hAnsi="Helvetica Neue" w:cs="Helvetica Neue"/>
          <w:sz w:val="22"/>
          <w:szCs w:val="22"/>
        </w:rPr>
        <w:fldChar w:fldCharType="begin">
          <w:fldData xml:space="preserve">PEVuZE5vdGU+PENpdGU+PEF1dGhvcj5DbGFyazwvQXV0aG9yPjxZZWFyPjE5ODY8L1llYXI+PFJl
Y051bT42NTE1PC9SZWNOdW0+PERpc3BsYXlUZXh0Pls0MC00M108L0Rpc3BsYXlUZXh0PjxyZWNv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r w:rsidR="002E2F64">
        <w:rPr>
          <w:rFonts w:ascii="Helvetica Neue" w:eastAsia="Helvetica Neue" w:hAnsi="Helvetica Neue" w:cs="Helvetica Neue"/>
          <w:sz w:val="22"/>
          <w:szCs w:val="22"/>
        </w:rPr>
        <w:instrText xml:space="preserve"> ADDIN EN.CITE.DATA </w:instrText>
      </w:r>
      <w:r w:rsidR="002E2F64">
        <w:rPr>
          <w:rFonts w:ascii="Helvetica Neue" w:eastAsia="Helvetica Neue" w:hAnsi="Helvetica Neue" w:cs="Helvetica Neue"/>
          <w:sz w:val="22"/>
          <w:szCs w:val="22"/>
        </w:rPr>
      </w:r>
      <w:r w:rsidR="002E2F64">
        <w:rPr>
          <w:rFonts w:ascii="Helvetica Neue" w:eastAsia="Helvetica Neue" w:hAnsi="Helvetica Neue" w:cs="Helvetica Neue"/>
          <w:sz w:val="22"/>
          <w:szCs w:val="22"/>
        </w:rPr>
        <w:fldChar w:fldCharType="end"/>
      </w:r>
      <w:ins w:id="423" w:author="Adrian Stier" w:date="2022-02-15T12:09:00Z">
        <w:r w:rsidR="008F07BC">
          <w:rPr>
            <w:rFonts w:ascii="Helvetica Neue" w:eastAsia="Helvetica Neue" w:hAnsi="Helvetica Neue" w:cs="Helvetica Neue"/>
            <w:sz w:val="22"/>
            <w:szCs w:val="22"/>
          </w:rPr>
        </w:r>
        <w:r w:rsidR="008F07BC">
          <w:rPr>
            <w:rFonts w:ascii="Helvetica Neue" w:eastAsia="Helvetica Neue" w:hAnsi="Helvetica Neue" w:cs="Helvetica Neue"/>
            <w:sz w:val="22"/>
            <w:szCs w:val="22"/>
          </w:rPr>
          <w:fldChar w:fldCharType="separate"/>
        </w:r>
      </w:ins>
      <w:r w:rsidR="002E2F64">
        <w:rPr>
          <w:rFonts w:ascii="Helvetica Neue" w:eastAsia="Helvetica Neue" w:hAnsi="Helvetica Neue" w:cs="Helvetica Neue"/>
          <w:noProof/>
          <w:sz w:val="22"/>
          <w:szCs w:val="22"/>
        </w:rPr>
        <w:t>[40-43]</w:t>
      </w:r>
      <w:ins w:id="424" w:author="Adrian Stier" w:date="2022-02-15T12:09:00Z">
        <w:r w:rsidR="008F07BC">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t xml:space="preserve">. The closed-loop simulation we employed here takes a different approach, positing alternative, practical, widely used, and likely suboptimal harvest control options informed by various levels of monitoring effort. This approach provides insight into how a fixed set of management strategies performs with various levels of monitoring investment and in the face of multiple forms of uncertainty, and future work could marry these ideas with those emerging in the decision optimization literature </w:t>
        </w:r>
        <w:r w:rsidR="008F07BC">
          <w:rPr>
            <w:rFonts w:ascii="Helvetica Neue" w:eastAsia="Helvetica Neue" w:hAnsi="Helvetica Neue" w:cs="Helvetica Neue"/>
            <w:sz w:val="22"/>
            <w:szCs w:val="22"/>
          </w:rPr>
          <w:fldChar w:fldCharType="begin"/>
        </w:r>
      </w:ins>
      <w:r w:rsidR="002E2F64">
        <w:rPr>
          <w:rFonts w:ascii="Helvetica Neue" w:eastAsia="Helvetica Neue" w:hAnsi="Helvetica Neue" w:cs="Helvetica Neue"/>
          <w:sz w:val="22"/>
          <w:szCs w:val="22"/>
        </w:rPr>
        <w:instrText xml:space="preserve"> ADDIN EN.CITE &lt;EndNote&gt;&lt;Cite&gt;&lt;Author&gt;Memarzadeh&lt;/Author&gt;&lt;Year&gt;2019&lt;/Year&gt;&lt;RecNum&gt;6514&lt;/RecNum&gt;&lt;DisplayText&gt;[44]&lt;/DisplayText&gt;&lt;record&gt;&lt;rec-number&gt;6514&lt;/rec-number&gt;&lt;foreign-keys&gt;&lt;key app="EN" db-id="x0w5wa9airxrfze0ft2x20vgz0w5wpet5ftz" timestamp="1644952787" guid="f187d634-d06c-4239-b1ae-f8566db7611c"&gt;6514&lt;/key&gt;&lt;/foreign-keys&gt;&lt;ref-type name="Journal Article"&gt;17&lt;/ref-type&gt;&lt;contributors&gt;&lt;authors&gt;&lt;author&gt;Memarzadeh, Milad&lt;/author&gt;&lt;author&gt;Britten, Gregory L&lt;/author&gt;&lt;author&gt;Worm, Boris&lt;/author&gt;&lt;author&gt;Boettiger, Carl&lt;/author&gt;&lt;/authors&gt;&lt;/contributors&gt;&lt;titles&gt;&lt;title&gt;Rebuilding global fisheries under uncertainty&lt;/title&gt;&lt;secondary-title&gt;Proceedings of the National Academy of Sciences&lt;/secondary-title&gt;&lt;/titles&gt;&lt;periodical&gt;&lt;full-title&gt;Proceedings of the National Academy of Sciences&lt;/full-title&gt;&lt;/periodical&gt;&lt;pages&gt;15985-15990&lt;/pages&gt;&lt;volume&gt;116&lt;/volume&gt;&lt;number&gt;32&lt;/number&gt;&lt;dates&gt;&lt;year&gt;2019&lt;/year&gt;&lt;/dates&gt;&lt;isbn&gt;0027-8424&lt;/isbn&gt;&lt;urls&gt;&lt;/urls&gt;&lt;/record&gt;&lt;/Cite&gt;&lt;/EndNote&gt;</w:instrText>
      </w:r>
      <w:ins w:id="425" w:author="Adrian Stier" w:date="2022-02-15T12:09:00Z">
        <w:r w:rsidR="008F07BC">
          <w:rPr>
            <w:rFonts w:ascii="Helvetica Neue" w:eastAsia="Helvetica Neue" w:hAnsi="Helvetica Neue" w:cs="Helvetica Neue"/>
            <w:sz w:val="22"/>
            <w:szCs w:val="22"/>
          </w:rPr>
          <w:fldChar w:fldCharType="separate"/>
        </w:r>
      </w:ins>
      <w:r w:rsidR="002E2F64">
        <w:rPr>
          <w:rFonts w:ascii="Helvetica Neue" w:eastAsia="Helvetica Neue" w:hAnsi="Helvetica Neue" w:cs="Helvetica Neue"/>
          <w:noProof/>
          <w:sz w:val="22"/>
          <w:szCs w:val="22"/>
        </w:rPr>
        <w:t>[44]</w:t>
      </w:r>
      <w:ins w:id="426" w:author="Adrian Stier" w:date="2022-02-15T12:09:00Z">
        <w:r w:rsidR="008F07BC">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t>. For example,</w:t>
        </w:r>
      </w:ins>
      <w:del w:id="427" w:author="Adrian Stier" w:date="2022-02-15T12:09:00Z">
        <w:r w:rsidRPr="003805EE" w:rsidDel="008F07BC">
          <w:rPr>
            <w:rFonts w:ascii="Helvetica" w:hAnsi="Helvetica"/>
            <w:sz w:val="22"/>
            <w:szCs w:val="22"/>
          </w:rPr>
          <w:delText>For example,</w:delText>
        </w:r>
      </w:del>
      <w:r w:rsidRPr="003805EE">
        <w:rPr>
          <w:rFonts w:ascii="Helvetica" w:hAnsi="Helvetica"/>
          <w:sz w:val="22"/>
          <w:szCs w:val="22"/>
        </w:rPr>
        <w:t xml:space="preserve"> </w:t>
      </w:r>
      <w:del w:id="428" w:author="Adrian Stier" w:date="2022-02-15T12:10:00Z">
        <w:r w:rsidDel="00D30BBD">
          <w:rPr>
            <w:rFonts w:ascii="Helvetica" w:hAnsi="Helvetica"/>
            <w:sz w:val="22"/>
            <w:szCs w:val="22"/>
          </w:rPr>
          <w:delText>recent work has</w:delText>
        </w:r>
        <w:r w:rsidRPr="003805EE" w:rsidDel="00D30BBD">
          <w:rPr>
            <w:rFonts w:ascii="Helvetica" w:hAnsi="Helvetica"/>
            <w:sz w:val="22"/>
            <w:szCs w:val="22"/>
          </w:rPr>
          <w:delText xml:space="preserve"> </w:delText>
        </w:r>
        <w:r w:rsidDel="00D30BBD">
          <w:rPr>
            <w:rFonts w:ascii="Helvetica" w:hAnsi="Helvetica"/>
            <w:sz w:val="22"/>
            <w:szCs w:val="22"/>
          </w:rPr>
          <w:delText>shown</w:delText>
        </w:r>
        <w:r w:rsidRPr="003805EE" w:rsidDel="00D30BBD">
          <w:rPr>
            <w:rFonts w:ascii="Helvetica" w:hAnsi="Helvetica"/>
            <w:sz w:val="22"/>
            <w:szCs w:val="22"/>
          </w:rPr>
          <w:delText xml:space="preserve"> how </w:delText>
        </w:r>
      </w:del>
      <w:r w:rsidRPr="003805EE">
        <w:rPr>
          <w:rFonts w:ascii="Helvetica" w:hAnsi="Helvetica"/>
          <w:sz w:val="22"/>
          <w:szCs w:val="22"/>
        </w:rPr>
        <w:t xml:space="preserve">Gaussian process stochastic dynamic programming, which makes few structural assumptions about population production functions, can allow managers </w:t>
      </w:r>
      <w:ins w:id="429" w:author="Adrian Stier" w:date="2022-02-15T12:10:00Z">
        <w:r w:rsidR="00D30BBD">
          <w:rPr>
            <w:rFonts w:ascii="Helvetica" w:hAnsi="Helvetica"/>
            <w:sz w:val="22"/>
            <w:szCs w:val="22"/>
          </w:rPr>
          <w:t xml:space="preserve"> to identify optimal control rules </w:t>
        </w:r>
      </w:ins>
      <w:del w:id="430" w:author="Adrian Stier" w:date="2022-02-15T12:10:00Z">
        <w:r w:rsidRPr="003805EE" w:rsidDel="00D30BBD">
          <w:rPr>
            <w:rFonts w:ascii="Helvetica" w:hAnsi="Helvetica"/>
            <w:sz w:val="22"/>
            <w:szCs w:val="22"/>
          </w:rPr>
          <w:delText xml:space="preserve">the opportunity to make decisions </w:delText>
        </w:r>
      </w:del>
      <w:r w:rsidRPr="003805EE">
        <w:rPr>
          <w:rFonts w:ascii="Helvetica" w:hAnsi="Helvetica"/>
          <w:sz w:val="22"/>
          <w:szCs w:val="22"/>
        </w:rPr>
        <w:t>in light of uncertainty in threshold locations</w:t>
      </w:r>
      <w:r>
        <w:rPr>
          <w:rFonts w:ascii="Helvetica" w:hAnsi="Helvetica"/>
          <w:sz w:val="22"/>
          <w:szCs w:val="22"/>
        </w:rPr>
        <w:t xml:space="preserve"> </w:t>
      </w:r>
      <w:r>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Z3JhbW1pbmc8L0lEVGV4dD48RGlzcGxheVRleHQ+WzQ1LCA0Nl08L0Rpc3BsYXlUZXh0PjxyZWNv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Z3JhbW1pbmc8L0lEVGV4dD48RGlzcGxheVRleHQ+WzQ1LCA0Nl08L0Rpc3BsYXlUZXh0PjxyZWNv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sidR="002E2F64">
        <w:rPr>
          <w:rFonts w:ascii="Helvetica" w:hAnsi="Helvetica"/>
          <w:noProof/>
          <w:sz w:val="22"/>
          <w:szCs w:val="22"/>
        </w:rPr>
        <w:t>[45, 46]</w:t>
      </w:r>
      <w:r>
        <w:rPr>
          <w:rFonts w:ascii="Helvetica" w:hAnsi="Helvetica"/>
          <w:sz w:val="22"/>
          <w:szCs w:val="22"/>
        </w:rPr>
        <w:fldChar w:fldCharType="end"/>
      </w:r>
      <w:r w:rsidRPr="003805EE">
        <w:rPr>
          <w:rFonts w:ascii="Helvetica" w:hAnsi="Helvetica"/>
          <w:sz w:val="22"/>
          <w:szCs w:val="22"/>
        </w:rPr>
        <w:t xml:space="preserve">. </w:t>
      </w:r>
      <w:r>
        <w:rPr>
          <w:rFonts w:ascii="Helvetica" w:hAnsi="Helvetica"/>
          <w:sz w:val="22"/>
          <w:szCs w:val="22"/>
        </w:rPr>
        <w:t xml:space="preserve">Alternatively, early warning indicators such as rising variance or </w:t>
      </w:r>
      <w:del w:id="431" w:author="Adrian Stier" w:date="2022-02-15T12:11:00Z">
        <w:r w:rsidDel="00FA0E8D">
          <w:rPr>
            <w:rFonts w:ascii="Helvetica" w:hAnsi="Helvetica"/>
            <w:sz w:val="22"/>
            <w:szCs w:val="22"/>
          </w:rPr>
          <w:delText xml:space="preserve">shifts </w:delText>
        </w:r>
      </w:del>
      <w:ins w:id="432" w:author="Adrian Stier" w:date="2022-02-15T12:11:00Z">
        <w:r w:rsidR="00FA0E8D">
          <w:rPr>
            <w:rFonts w:ascii="Helvetica" w:hAnsi="Helvetica"/>
            <w:sz w:val="22"/>
            <w:szCs w:val="22"/>
          </w:rPr>
          <w:t xml:space="preserve">changes </w:t>
        </w:r>
      </w:ins>
      <w:r>
        <w:rPr>
          <w:rFonts w:ascii="Helvetica" w:hAnsi="Helvetica"/>
          <w:sz w:val="22"/>
          <w:szCs w:val="22"/>
        </w:rPr>
        <w:t xml:space="preserve">in autocorrelation may offer a signal for when a system is approaching a threshold </w:t>
      </w:r>
      <w:r w:rsidR="005D0A3A">
        <w:rPr>
          <w:rFonts w:ascii="Helvetica" w:hAnsi="Helvetica"/>
          <w:sz w:val="22"/>
          <w:szCs w:val="22"/>
        </w:rPr>
        <w:fldChar w:fldCharType="begin"/>
      </w:r>
      <w:r w:rsidR="002E2F64">
        <w:rPr>
          <w:rFonts w:ascii="Helvetica" w:hAnsi="Helvetica"/>
          <w:sz w:val="22"/>
          <w:szCs w:val="22"/>
        </w:rPr>
        <w:instrText xml:space="preserve"> ADDIN EN.CITE &lt;EndNote&gt;&lt;Cite&gt;&lt;Author&gt;Litzow&lt;/Author&gt;&lt;Year&gt;2016&lt;/Year&gt;&lt;RecNum&gt;6505&lt;/RecNum&gt;&lt;DisplayText&gt;[47]&lt;/DisplayText&gt;&lt;record&gt;&lt;rec-number&gt;6505&lt;/rec-number&gt;&lt;foreign-keys&gt;&lt;key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Pr>
          <w:rFonts w:ascii="Helvetica" w:hAnsi="Helvetica"/>
          <w:sz w:val="22"/>
          <w:szCs w:val="22"/>
        </w:rPr>
        <w:fldChar w:fldCharType="separate"/>
      </w:r>
      <w:r w:rsidR="002E2F64">
        <w:rPr>
          <w:rFonts w:ascii="Helvetica" w:hAnsi="Helvetica"/>
          <w:noProof/>
          <w:sz w:val="22"/>
          <w:szCs w:val="22"/>
        </w:rPr>
        <w:t>[47]</w:t>
      </w:r>
      <w:r w:rsidR="005D0A3A">
        <w:rPr>
          <w:rFonts w:ascii="Helvetica" w:hAnsi="Helvetica"/>
          <w:sz w:val="22"/>
          <w:szCs w:val="22"/>
        </w:rPr>
        <w:fldChar w:fldCharType="end"/>
      </w:r>
      <w:r>
        <w:rPr>
          <w:rFonts w:ascii="Helvetica" w:hAnsi="Helvetica"/>
          <w:sz w:val="22"/>
          <w:szCs w:val="22"/>
        </w:rPr>
        <w:t xml:space="preserve">, though detection of a threshold using these indicators likely requires high precision and frequent </w:t>
      </w:r>
      <w:commentRangeStart w:id="433"/>
      <w:ins w:id="434" w:author="Adrian Stier" w:date="2022-02-15T12:11:00Z">
        <w:r w:rsidR="00FA0E8D">
          <w:rPr>
            <w:rFonts w:ascii="Helvetica" w:hAnsi="Helvetica"/>
            <w:sz w:val="22"/>
            <w:szCs w:val="22"/>
          </w:rPr>
          <w:t xml:space="preserve">precise </w:t>
        </w:r>
      </w:ins>
      <w:commentRangeEnd w:id="433"/>
      <w:r w:rsidR="00E81706">
        <w:rPr>
          <w:rStyle w:val="CommentReference"/>
          <w:rFonts w:asciiTheme="minorHAnsi" w:eastAsiaTheme="minorEastAsia" w:hAnsiTheme="minorHAnsi" w:cstheme="minorBidi"/>
          <w:lang w:eastAsia="ja-JP"/>
        </w:rPr>
        <w:commentReference w:id="433"/>
      </w:r>
      <w:r>
        <w:rPr>
          <w:rFonts w:ascii="Helvetica" w:hAnsi="Helvetica"/>
          <w:sz w:val="22"/>
          <w:szCs w:val="22"/>
        </w:rPr>
        <w:t xml:space="preserve">monitoring. </w:t>
      </w:r>
      <w:r w:rsidRPr="003805EE">
        <w:rPr>
          <w:rFonts w:ascii="Helvetica" w:hAnsi="Helvetica"/>
          <w:sz w:val="22"/>
          <w:szCs w:val="22"/>
        </w:rPr>
        <w:t xml:space="preserve">However, even with better monitoring and analysis, some uncertainty is </w:t>
      </w:r>
      <w:r w:rsidRPr="003805EE">
        <w:rPr>
          <w:rFonts w:ascii="Helvetica" w:hAnsi="Helvetica"/>
          <w:sz w:val="22"/>
          <w:szCs w:val="22"/>
        </w:rPr>
        <w:lastRenderedPageBreak/>
        <w:t>irreducible</w:t>
      </w:r>
      <w:r w:rsidR="003B60A1">
        <w:rPr>
          <w:rFonts w:ascii="Helvetica" w:hAnsi="Helvetica"/>
          <w:sz w:val="22"/>
          <w:szCs w:val="22"/>
        </w:rPr>
        <w:t xml:space="preserve">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&lt;EndNote&gt;&lt;Cite&gt;&lt;Author&gt;Schindler&lt;/Author&gt;&lt;Year&gt;2015&lt;/Year&gt;&lt;RecNum&gt;6269&lt;/RecNum&gt;&lt;DisplayText&gt;[38]&lt;/DisplayText&gt;&lt;record&gt;&lt;rec-number&gt;6269&lt;/rec-number&gt;&lt;foreign-keys&gt;&lt;key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[38]</w:t>
      </w:r>
      <w:r w:rsidRPr="003805EE">
        <w:rPr>
          <w:rFonts w:ascii="Helvetica" w:hAnsi="Helvetica"/>
          <w:sz w:val="22"/>
          <w:szCs w:val="22"/>
        </w:rPr>
        <w:fldChar w:fldCharType="end"/>
      </w:r>
      <w:r w:rsidRPr="003805EE">
        <w:rPr>
          <w:rFonts w:ascii="Helvetica" w:hAnsi="Helvetica"/>
          <w:sz w:val="22"/>
          <w:szCs w:val="22"/>
        </w:rPr>
        <w:t>.</w:t>
      </w:r>
      <w:r>
        <w:rPr>
          <w:rFonts w:ascii="Helvetica" w:hAnsi="Helvetica"/>
          <w:sz w:val="22"/>
          <w:szCs w:val="22"/>
        </w:rPr>
        <w:t xml:space="preserve"> Such irreducible uncertainty (e.g., due to stochasticity in recruitment) can amplify the risks associated with limited monitoring effort </w:t>
      </w:r>
      <w:del w:id="435" w:author="Adrian Stier" w:date="2022-01-22T05:32:00Z">
        <w:r w:rsidDel="00D6545A">
          <w:rPr>
            <w:rFonts w:ascii="Helvetica" w:hAnsi="Helvetica"/>
            <w:sz w:val="22"/>
            <w:szCs w:val="22"/>
          </w:rPr>
          <w:delText xml:space="preserve">(ESM </w:delText>
        </w:r>
        <w:r w:rsidR="00E068F6" w:rsidDel="00D6545A">
          <w:rPr>
            <w:rFonts w:ascii="Helvetica" w:hAnsi="Helvetica"/>
            <w:sz w:val="22"/>
            <w:szCs w:val="22"/>
          </w:rPr>
          <w:delText xml:space="preserve">4, </w:delText>
        </w:r>
        <w:r w:rsidR="00182A0D" w:rsidDel="00D6545A">
          <w:rPr>
            <w:rFonts w:ascii="Helvetica" w:hAnsi="Helvetica"/>
            <w:sz w:val="22"/>
            <w:szCs w:val="22"/>
          </w:rPr>
          <w:delText>Fig S</w:delText>
        </w:r>
        <w:r w:rsidDel="00D6545A">
          <w:rPr>
            <w:rFonts w:ascii="Helvetica" w:hAnsi="Helvetica"/>
            <w:sz w:val="22"/>
            <w:szCs w:val="22"/>
          </w:rPr>
          <w:delText xml:space="preserve">4) </w:delText>
        </w:r>
      </w:del>
      <w:r>
        <w:rPr>
          <w:rFonts w:ascii="Helvetica" w:hAnsi="Helvetica"/>
          <w:sz w:val="22"/>
          <w:szCs w:val="22"/>
        </w:rPr>
        <w:t>and are critical for managers to consider</w:t>
      </w:r>
      <w:ins w:id="436" w:author="Adrian Stier" w:date="2022-02-15T12:09:00Z">
        <w:r w:rsidR="008D5F8A">
          <w:rPr>
            <w:rFonts w:ascii="Helvetica" w:hAnsi="Helvetica"/>
            <w:sz w:val="22"/>
            <w:szCs w:val="22"/>
          </w:rPr>
          <w:t>.</w:t>
        </w:r>
      </w:ins>
      <w:ins w:id="437" w:author="Adrian Stier" w:date="2022-01-22T05:32:00Z">
        <w:r w:rsidR="00D6545A">
          <w:rPr>
            <w:rFonts w:ascii="Helvetica" w:hAnsi="Helvetica"/>
            <w:sz w:val="22"/>
            <w:szCs w:val="22"/>
          </w:rPr>
          <w:t xml:space="preserve"> </w:t>
        </w:r>
      </w:ins>
      <w:del w:id="438" w:author="Adrian Stier" w:date="2022-02-15T12:09:00Z">
        <w:r w:rsidDel="008D5F8A">
          <w:rPr>
            <w:rFonts w:ascii="Helvetica" w:hAnsi="Helvetica"/>
            <w:sz w:val="22"/>
            <w:szCs w:val="22"/>
          </w:rPr>
          <w:delText xml:space="preserve">. </w:delText>
        </w:r>
      </w:del>
    </w:p>
    <w:p w14:paraId="7B58A4A9" w14:textId="77777777" w:rsidR="002074CC" w:rsidRDefault="002074CC" w:rsidP="006551EE">
      <w:pPr>
        <w:rPr>
          <w:rFonts w:ascii="Helvetica" w:hAnsi="Helvetica"/>
          <w:i/>
          <w:sz w:val="22"/>
          <w:szCs w:val="22"/>
        </w:rPr>
      </w:pPr>
    </w:p>
    <w:p w14:paraId="1CE26B7E" w14:textId="6FD1F63E" w:rsidR="002074CC" w:rsidRPr="003805EE" w:rsidRDefault="002074CC" w:rsidP="006551EE">
      <w:pPr>
        <w:rPr>
          <w:rFonts w:ascii="Helvetica" w:hAnsi="Helvetica"/>
          <w:i/>
          <w:sz w:val="22"/>
          <w:szCs w:val="22"/>
        </w:rPr>
      </w:pPr>
      <w:r w:rsidRPr="003805EE">
        <w:rPr>
          <w:rFonts w:ascii="Helvetica" w:hAnsi="Helvetica"/>
          <w:i/>
          <w:sz w:val="22"/>
          <w:szCs w:val="22"/>
        </w:rPr>
        <w:t>The Value of Monitoring Depends on the Stakeholder</w:t>
      </w:r>
    </w:p>
    <w:p w14:paraId="354283E9" w14:textId="0ACC4950" w:rsidR="002074CC" w:rsidRPr="003805EE" w:rsidRDefault="002074CC" w:rsidP="006551EE">
      <w:pPr>
        <w:ind w:firstLine="720"/>
        <w:rPr>
          <w:rFonts w:ascii="Helvetica" w:hAnsi="Helvetica" w:cs="Helvetica Neue"/>
          <w:sz w:val="22"/>
          <w:szCs w:val="22"/>
        </w:rPr>
      </w:pPr>
      <w:r w:rsidRPr="003805EE">
        <w:rPr>
          <w:rFonts w:ascii="Helvetica" w:hAnsi="Helvetica" w:cs="Helvetica Neue"/>
          <w:sz w:val="22"/>
          <w:szCs w:val="22"/>
        </w:rPr>
        <w:t xml:space="preserve">Determining the value of monitoring information also likely extends beyond the organization bearing the monitoring costs to include the value to other stakeholders. The high 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w:t>
      </w:r>
      <w:ins w:id="439" w:author="Ben Halpern" w:date="2022-02-26T07:07:00Z">
        <w:r w:rsidR="00E81706">
          <w:rPr>
            <w:rFonts w:ascii="Helvetica" w:hAnsi="Helvetica" w:cs="Helvetica Neue"/>
            <w:sz w:val="22"/>
            <w:szCs w:val="22"/>
          </w:rPr>
          <w:t>For example, s</w:t>
        </w:r>
      </w:ins>
      <w:del w:id="440" w:author="Ben Halpern" w:date="2022-02-26T07:07:00Z">
        <w:r w:rsidRPr="003805EE" w:rsidDel="00E81706">
          <w:rPr>
            <w:rFonts w:ascii="Helvetica" w:hAnsi="Helvetica" w:cs="Helvetica Neue"/>
            <w:sz w:val="22"/>
            <w:szCs w:val="22"/>
          </w:rPr>
          <w:delText>S</w:delText>
        </w:r>
      </w:del>
      <w:r w:rsidRPr="003805EE">
        <w:rPr>
          <w:rFonts w:ascii="Helvetica" w:hAnsi="Helvetica" w:cs="Helvetica Neue"/>
          <w:sz w:val="22"/>
          <w:szCs w:val="22"/>
        </w:rPr>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&lt;EndNote&gt;&lt;Cite&gt;&lt;Author&gt;Schrank&lt;/Author&gt;&lt;Year&gt;2003&lt;/Year&gt;&lt;RecNum&gt;8199&lt;/RecNum&gt;&lt;DisplayText&gt;[48]&lt;/DisplayText&gt;&lt;record&gt;&lt;rec-number&gt;8199&lt;/rec-number&gt;&lt;foreign-keys&gt;&lt;key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[48]</w:t>
      </w:r>
      <w:r w:rsidRPr="003805EE">
        <w:rPr>
          <w:rFonts w:ascii="Helvetica" w:hAnsi="Helvetica"/>
          <w:sz w:val="22"/>
          <w:szCs w:val="22"/>
        </w:rPr>
        <w:fldChar w:fldCharType="end"/>
      </w:r>
      <w:r w:rsidRPr="003805EE">
        <w:rPr>
          <w:rFonts w:ascii="Helvetica" w:hAnsi="Helvetica" w:cs="Helvetica Neue"/>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w:t>
      </w:r>
      <w:r w:rsidRPr="00A11EE7">
        <w:rPr>
          <w:rFonts w:ascii="Helvetica" w:hAnsi="Helvetica" w:cs="Helvetica Neue"/>
          <w:sz w:val="22"/>
          <w:szCs w:val="22"/>
        </w:rPr>
        <w:t>resource</w:t>
      </w:r>
      <w:r w:rsidRPr="00A11EE7">
        <w:rPr>
          <w:rFonts w:ascii="Helvetica" w:hAnsi="Helvetica"/>
          <w:sz w:val="22"/>
          <w:szCs w:val="22"/>
        </w:rPr>
        <w:t xml:space="preserve"> </w:t>
      </w:r>
      <w:r w:rsidRPr="00A11EE7">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&lt;EndNote&gt;&lt;Cite&gt;&lt;Author&gt;Berkes&lt;/Author&gt;&lt;Year&gt;2006&lt;/Year&gt;&lt;RecNum&gt;6268&lt;/RecNum&gt;&lt;DisplayText&gt;[49]&lt;/DisplayText&gt;&lt;record&gt;&lt;rec-number&gt;6268&lt;/rec-number&gt;&lt;foreign-keys&gt;&lt;key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A11EE7">
        <w:rPr>
          <w:rFonts w:ascii="Helvetica" w:hAnsi="Helvetica" w:cs="Helvetica Neue"/>
          <w:sz w:val="22"/>
          <w:szCs w:val="22"/>
        </w:rPr>
        <w:fldChar w:fldCharType="separate"/>
      </w:r>
      <w:r w:rsidR="002E2F64">
        <w:rPr>
          <w:rFonts w:ascii="Helvetica" w:hAnsi="Helvetica" w:cs="Helvetica Neue"/>
          <w:noProof/>
          <w:sz w:val="22"/>
          <w:szCs w:val="22"/>
        </w:rPr>
        <w:t>[49]</w:t>
      </w:r>
      <w:r w:rsidRPr="00A11EE7">
        <w:rPr>
          <w:rFonts w:ascii="Helvetica" w:hAnsi="Helvetica" w:cs="Helvetica Neue"/>
          <w:sz w:val="22"/>
          <w:szCs w:val="22"/>
        </w:rPr>
        <w:fldChar w:fldCharType="end"/>
      </w:r>
      <w:r w:rsidR="00A32798" w:rsidRPr="00A32798">
        <w:t xml:space="preserve"> </w:t>
      </w:r>
      <w:r w:rsidR="005D0A3A">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&lt;EndNote&gt;&lt;Cite&gt;&lt;Author&gt;Fisher&lt;/Author&gt;&lt;Year&gt;2021&lt;/Year&gt;&lt;RecNum&gt;6506&lt;/RecNum&gt;&lt;DisplayText&gt;[50]&lt;/DisplayText&gt;&lt;record&gt;&lt;rec-number&gt;6506&lt;/rec-number&gt;&lt;foreign-keys&gt;&lt;key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Pr>
          <w:rFonts w:ascii="Helvetica" w:hAnsi="Helvetica" w:cs="Helvetica Neue"/>
          <w:sz w:val="22"/>
          <w:szCs w:val="22"/>
        </w:rPr>
        <w:fldChar w:fldCharType="separate"/>
      </w:r>
      <w:r w:rsidR="002E2F64">
        <w:rPr>
          <w:rFonts w:ascii="Helvetica" w:hAnsi="Helvetica" w:cs="Helvetica Neue"/>
          <w:noProof/>
          <w:sz w:val="22"/>
          <w:szCs w:val="22"/>
        </w:rPr>
        <w:t>[50]</w:t>
      </w:r>
      <w:r w:rsidR="005D0A3A">
        <w:rPr>
          <w:rFonts w:ascii="Helvetica" w:hAnsi="Helvetica" w:cs="Helvetica Neue"/>
          <w:sz w:val="22"/>
          <w:szCs w:val="22"/>
        </w:rPr>
        <w:fldChar w:fldCharType="end"/>
      </w:r>
      <w:r w:rsidRPr="00A11EE7">
        <w:rPr>
          <w:rFonts w:ascii="Helvetica" w:hAnsi="Helvetica" w:cs="Helvetica Neue"/>
          <w:sz w:val="22"/>
          <w:szCs w:val="22"/>
        </w:rPr>
        <w:t>. To achieve equity among stakeholders, management will need to account</w:t>
      </w:r>
      <w:r w:rsidRPr="00A11EE7">
        <w:rPr>
          <w:rFonts w:ascii="Helvetica" w:hAnsi="Helvetica"/>
          <w:sz w:val="22"/>
          <w:szCs w:val="22"/>
        </w:rPr>
        <w:t xml:space="preserve"> for </w:t>
      </w:r>
      <w:r>
        <w:rPr>
          <w:rFonts w:ascii="Helvetica" w:hAnsi="Helvetica"/>
          <w:sz w:val="22"/>
          <w:szCs w:val="22"/>
        </w:rPr>
        <w:t>asymmetry in</w:t>
      </w:r>
      <w:r w:rsidRPr="00A11EE7">
        <w:rPr>
          <w:rFonts w:ascii="Helvetica" w:hAnsi="Helvetica"/>
          <w:sz w:val="22"/>
          <w:szCs w:val="22"/>
        </w:rPr>
        <w:t xml:space="preserve"> risk aversion among stakeholders, which in turn will be a critical step in integrating the value of information as a driver of monitoring investment.</w:t>
      </w:r>
    </w:p>
    <w:p w14:paraId="5A9ACD65" w14:textId="77777777" w:rsidR="00847C6E" w:rsidRDefault="00847C6E" w:rsidP="006551EE">
      <w:pPr>
        <w:rPr>
          <w:rFonts w:ascii="Helvetica" w:hAnsi="Helvetica"/>
          <w:i/>
          <w:sz w:val="22"/>
          <w:szCs w:val="22"/>
        </w:rPr>
      </w:pPr>
    </w:p>
    <w:p w14:paraId="0530466F" w14:textId="500B3FC8" w:rsidR="00787E3F" w:rsidRPr="003805EE" w:rsidRDefault="00787E3F" w:rsidP="006551EE">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6B207E2B" w:rsidR="00787E3F" w:rsidRPr="003805EE" w:rsidRDefault="00787E3F" w:rsidP="006551EE">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&lt;EndNote&gt;&lt;Cite&gt;&lt;Author&gt;Hölmstrom&lt;/Author&gt;&lt;Year&gt;1979&lt;/Year&gt;&lt;RecNum&gt;6273&lt;/RecNum&gt;&lt;DisplayText&gt;[25, 51]&lt;/DisplayText&gt;&lt;record&gt;&lt;rec-number&gt;6273&lt;/rec-number&gt;&lt;foreign-keys&gt;&lt;key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2E2F64">
        <w:rPr>
          <w:rFonts w:ascii="Helvetica" w:hAnsi="Helvetica"/>
          <w:noProof/>
          <w:sz w:val="22"/>
          <w:szCs w:val="22"/>
        </w:rPr>
        <w:t>[25, 51]</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7E53BBAA" w:rsidR="00874D07" w:rsidRPr="003805EE" w:rsidRDefault="00FE0BB8" w:rsidP="006551EE">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w:t>
      </w:r>
      <w:r w:rsidR="002074CC">
        <w:rPr>
          <w:rFonts w:ascii="Helvetica" w:hAnsi="Helvetica"/>
          <w:sz w:val="22"/>
          <w:szCs w:val="22"/>
        </w:rPr>
        <w:t>population</w:t>
      </w:r>
      <w:r w:rsidR="002074CC" w:rsidRPr="003805EE">
        <w:rPr>
          <w:rFonts w:ascii="Helvetica" w:hAnsi="Helvetica"/>
          <w:sz w:val="22"/>
          <w:szCs w:val="22"/>
        </w:rPr>
        <w:t xml:space="preserve"> </w:t>
      </w:r>
      <w:r w:rsidR="002074CC">
        <w:rPr>
          <w:rFonts w:ascii="Helvetica" w:hAnsi="Helvetica"/>
          <w:sz w:val="22"/>
          <w:szCs w:val="22"/>
        </w:rPr>
        <w:t>at a valuable biomass,</w:t>
      </w:r>
      <w:r w:rsidR="002074CC" w:rsidRPr="003805EE">
        <w:rPr>
          <w:rFonts w:ascii="Helvetica" w:hAnsi="Helvetica"/>
          <w:sz w:val="22"/>
          <w:szCs w:val="22"/>
        </w:rPr>
        <w:t xml:space="preserve"> </w:t>
      </w:r>
      <w:r w:rsidR="00FA68C5" w:rsidRPr="003805EE">
        <w:rPr>
          <w:rFonts w:ascii="Helvetica" w:hAnsi="Helvetica"/>
          <w:sz w:val="22"/>
          <w:szCs w:val="22"/>
        </w:rPr>
        <w:t xml:space="preserve">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058AE88A" w:rsidR="00644B5F" w:rsidRDefault="00F9071C" w:rsidP="006551EE">
      <w:pPr>
        <w:rPr>
          <w:ins w:id="441" w:author="Adrian Stier" w:date="2022-01-20T13:00:00Z"/>
          <w:rFonts w:ascii="Helvetica" w:hAnsi="Helvetica"/>
          <w:sz w:val="22"/>
          <w:szCs w:val="22"/>
        </w:rPr>
      </w:pPr>
      <w:r w:rsidRPr="003805EE">
        <w:rPr>
          <w:rFonts w:ascii="Helvetica" w:hAnsi="Helvetica"/>
          <w:sz w:val="22"/>
          <w:szCs w:val="22"/>
        </w:rPr>
        <w:tab/>
      </w:r>
      <w:ins w:id="442" w:author="Adrian Stier" w:date="2022-02-15T12:11:00Z">
        <w:r w:rsidR="002C6EE3">
          <w:rPr>
            <w:rFonts w:ascii="Helvetica Neue" w:eastAsia="Helvetica Neue" w:hAnsi="Helvetica Neue" w:cs="Helvetica Neue"/>
            <w:sz w:val="22"/>
            <w:szCs w:val="22"/>
          </w:rPr>
          <w:t xml:space="preserve">Commercial fisheries offer an interesting case study in placing the burden of monitoring costs on the industry versus the government. For example, a subset of fisheries in New Zealand, Canada, and Australia, the fishing industry is primarily responsible for monitoring costs, with the philosophy that the burden of proof for sustainability is on the stakeholder interested in exploiting the system [15]. An example of this is the commercial Pacific herring </w:t>
        </w:r>
        <w:r w:rsidR="002C6EE3">
          <w:rPr>
            <w:rFonts w:ascii="Helvetica Neue" w:eastAsia="Helvetica Neue" w:hAnsi="Helvetica Neue" w:cs="Helvetica Neue"/>
            <w:sz w:val="22"/>
            <w:szCs w:val="22"/>
          </w:rPr>
          <w:lastRenderedPageBreak/>
          <w:t xml:space="preserve">fishery in the Canadian North Pacific, where monitoring of spring herring spawns was historically funded by one of several stakeholders, the fishing industry. However, the fishery crossed a limit reference point over a decade ago and has not fully recovered [37]. As a consequence, monitoring effort has declined, which impacts </w:t>
        </w:r>
      </w:ins>
      <w:ins w:id="443" w:author="Adrian Stier" w:date="2022-02-17T09:01:00Z">
        <w:r w:rsidR="000F0757">
          <w:rPr>
            <w:rFonts w:ascii="Helvetica Neue" w:eastAsia="Helvetica Neue" w:hAnsi="Helvetica Neue" w:cs="Helvetica Neue"/>
            <w:sz w:val="22"/>
            <w:szCs w:val="22"/>
          </w:rPr>
          <w:t>the precision of</w:t>
        </w:r>
      </w:ins>
      <w:ins w:id="444" w:author="Adrian Stier" w:date="2022-02-15T12:11:00Z">
        <w:r w:rsidR="002C6EE3">
          <w:rPr>
            <w:rFonts w:ascii="Helvetica Neue" w:eastAsia="Helvetica Neue" w:hAnsi="Helvetica Neue" w:cs="Helvetica Neue"/>
            <w:sz w:val="22"/>
            <w:szCs w:val="22"/>
          </w:rPr>
          <w:t xml:space="preserve"> biomass estimates, and may prolong closures. This case highlights a key consideration in monitoring programs: if information is most valuable as a fishery approaches and recovers from collapse, it is best to ensure that funding for monitoring is independent from stock size.</w:t>
        </w:r>
      </w:ins>
      <w:del w:id="445" w:author="Adrian Stier" w:date="2022-02-15T12:11:00Z">
        <w:r w:rsidR="00272A37" w:rsidRPr="003805EE" w:rsidDel="002C6EE3">
          <w:rPr>
            <w:rFonts w:ascii="Helvetica" w:hAnsi="Helvetica"/>
            <w:sz w:val="22"/>
            <w:szCs w:val="22"/>
          </w:rPr>
          <w:delText>C</w:delText>
        </w:r>
        <w:r w:rsidRPr="003805EE" w:rsidDel="002C6EE3">
          <w:rPr>
            <w:rFonts w:ascii="Helvetica" w:hAnsi="Helvetica"/>
            <w:sz w:val="22"/>
            <w:szCs w:val="22"/>
          </w:rPr>
          <w:delText xml:space="preserve">ommercial fisheries offer an interesting case study in placing the burden of monitoring costs on the industry versus the government. For example, </w:delText>
        </w:r>
        <w:r w:rsidR="002C5DCC" w:rsidDel="002C6EE3">
          <w:rPr>
            <w:rFonts w:ascii="Helvetica" w:hAnsi="Helvetica"/>
            <w:sz w:val="22"/>
            <w:szCs w:val="22"/>
          </w:rPr>
          <w:delText xml:space="preserve">a subset of fisheries in New Zealand, </w:delText>
        </w:r>
        <w:r w:rsidRPr="003805EE" w:rsidDel="002C6EE3">
          <w:rPr>
            <w:rFonts w:ascii="Helvetica" w:hAnsi="Helvetica"/>
            <w:sz w:val="22"/>
            <w:szCs w:val="22"/>
          </w:rPr>
          <w:delText>Canada</w:delText>
        </w:r>
        <w:r w:rsidR="002C5DCC" w:rsidDel="002C6EE3">
          <w:rPr>
            <w:rFonts w:ascii="Helvetica" w:hAnsi="Helvetica"/>
            <w:sz w:val="22"/>
            <w:szCs w:val="22"/>
          </w:rPr>
          <w:delText>,</w:delText>
        </w:r>
        <w:r w:rsidRPr="003805EE" w:rsidDel="002C6EE3">
          <w:rPr>
            <w:rFonts w:ascii="Helvetica" w:hAnsi="Helvetica"/>
            <w:sz w:val="22"/>
            <w:szCs w:val="22"/>
          </w:rPr>
          <w:delText xml:space="preserve"> and Australia, </w:delText>
        </w:r>
        <w:r w:rsidR="00B658D4" w:rsidDel="002C6EE3">
          <w:rPr>
            <w:rFonts w:ascii="Helvetica" w:hAnsi="Helvetica"/>
            <w:sz w:val="22"/>
            <w:szCs w:val="22"/>
          </w:rPr>
          <w:delText xml:space="preserve">the fishing </w:delText>
        </w:r>
        <w:r w:rsidRPr="003805EE" w:rsidDel="002C6EE3">
          <w:rPr>
            <w:rFonts w:ascii="Helvetica" w:hAnsi="Helvetica"/>
            <w:sz w:val="22"/>
            <w:szCs w:val="22"/>
          </w:rPr>
          <w:delText xml:space="preserve">industry is primarily responsible for monitoring costs, with the philosophy that the burden of proof for sustainability is on the stakeholder interested in exploiting the system </w:delText>
        </w:r>
        <w:r w:rsidRPr="003805EE" w:rsidDel="002C6EE3">
          <w:rPr>
            <w:rFonts w:ascii="Helvetica" w:hAnsi="Helvetica"/>
            <w:sz w:val="22"/>
            <w:szCs w:val="22"/>
          </w:rPr>
          <w:fldChar w:fldCharType="begin"/>
        </w:r>
        <w:r w:rsidR="0056080B" w:rsidDel="002C6EE3">
          <w:rPr>
            <w:rFonts w:ascii="Helvetica" w:hAnsi="Helvetica"/>
            <w:sz w:val="22"/>
            <w:szCs w:val="22"/>
          </w:rPr>
          <w:delInstrText xml:space="preserve"> ADDIN EN.CITE &lt;EndNote&gt;&lt;Cite&gt;&lt;Author&gt;Hilborn&lt;/Author&gt;&lt;Year&gt;2001&lt;/Year&gt;&lt;RecNum&gt;8132&lt;/RecNum&gt;&lt;DisplayText&gt;[22]&lt;/DisplayText&gt;&lt;record&gt;&lt;rec-number&gt;8132&lt;/rec-number&gt;&lt;foreign-keys&gt;&lt;key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delInstrText>
        </w:r>
        <w:r w:rsidRPr="003805EE" w:rsidDel="002C6EE3">
          <w:rPr>
            <w:rFonts w:ascii="Helvetica" w:hAnsi="Helvetica"/>
            <w:sz w:val="22"/>
            <w:szCs w:val="22"/>
          </w:rPr>
          <w:fldChar w:fldCharType="separate"/>
        </w:r>
        <w:r w:rsidR="0056080B" w:rsidDel="002C6EE3">
          <w:rPr>
            <w:rFonts w:ascii="Helvetica" w:hAnsi="Helvetica"/>
            <w:noProof/>
            <w:sz w:val="22"/>
            <w:szCs w:val="22"/>
          </w:rPr>
          <w:delText>[22]</w:delText>
        </w:r>
        <w:r w:rsidRPr="003805EE" w:rsidDel="002C6EE3">
          <w:rPr>
            <w:rFonts w:ascii="Helvetica" w:hAnsi="Helvetica"/>
            <w:sz w:val="22"/>
            <w:szCs w:val="22"/>
          </w:rPr>
          <w:fldChar w:fldCharType="end"/>
        </w:r>
        <w:r w:rsidRPr="003805EE" w:rsidDel="002C6EE3">
          <w:rPr>
            <w:rFonts w:ascii="Helvetica" w:hAnsi="Helvetica"/>
            <w:sz w:val="22"/>
            <w:szCs w:val="22"/>
          </w:rPr>
          <w:delText xml:space="preserve">. An </w:delText>
        </w:r>
        <w:r w:rsidR="00644B5F" w:rsidRPr="003805EE" w:rsidDel="002C6EE3">
          <w:rPr>
            <w:rFonts w:ascii="Helvetica" w:hAnsi="Helvetica"/>
            <w:sz w:val="22"/>
            <w:szCs w:val="22"/>
          </w:rPr>
          <w:delText xml:space="preserve">example of this is the commercial Pacific herring fishery in the </w:delText>
        </w:r>
        <w:r w:rsidR="002B2772" w:rsidRPr="003805EE" w:rsidDel="002C6EE3">
          <w:rPr>
            <w:rFonts w:ascii="Helvetica" w:hAnsi="Helvetica"/>
            <w:sz w:val="22"/>
            <w:szCs w:val="22"/>
          </w:rPr>
          <w:delText>Canadian North Pacific</w:delText>
        </w:r>
        <w:r w:rsidR="00644B5F" w:rsidRPr="003805EE" w:rsidDel="002C6EE3">
          <w:rPr>
            <w:rFonts w:ascii="Helvetica" w:hAnsi="Helvetica"/>
            <w:sz w:val="22"/>
            <w:szCs w:val="22"/>
          </w:rPr>
          <w:delText xml:space="preserve">, where monitoring of spring herring spawns </w:delText>
        </w:r>
        <w:r w:rsidR="00B658D4" w:rsidRPr="003805EE" w:rsidDel="002C6EE3">
          <w:rPr>
            <w:rFonts w:ascii="Helvetica" w:hAnsi="Helvetica"/>
            <w:sz w:val="22"/>
            <w:szCs w:val="22"/>
          </w:rPr>
          <w:delText>w</w:delText>
        </w:r>
        <w:r w:rsidR="00B658D4" w:rsidDel="002C6EE3">
          <w:rPr>
            <w:rFonts w:ascii="Helvetica" w:hAnsi="Helvetica"/>
            <w:sz w:val="22"/>
            <w:szCs w:val="22"/>
          </w:rPr>
          <w:delText>as</w:delText>
        </w:r>
        <w:r w:rsidR="00B658D4" w:rsidRPr="003805EE" w:rsidDel="002C6EE3">
          <w:rPr>
            <w:rFonts w:ascii="Helvetica" w:hAnsi="Helvetica"/>
            <w:sz w:val="22"/>
            <w:szCs w:val="22"/>
          </w:rPr>
          <w:delText xml:space="preserve"> </w:delText>
        </w:r>
        <w:r w:rsidR="008A4DE4" w:rsidRPr="003805EE" w:rsidDel="002C6EE3">
          <w:rPr>
            <w:rFonts w:ascii="Helvetica" w:hAnsi="Helvetica"/>
            <w:sz w:val="22"/>
            <w:szCs w:val="22"/>
          </w:rPr>
          <w:delText>historically</w:delText>
        </w:r>
        <w:r w:rsidR="00644B5F" w:rsidRPr="003805EE" w:rsidDel="002C6EE3">
          <w:rPr>
            <w:rFonts w:ascii="Helvetica" w:hAnsi="Helvetica"/>
            <w:sz w:val="22"/>
            <w:szCs w:val="22"/>
          </w:rPr>
          <w:delText xml:space="preserve"> funded by one of several stakeholders, the fishing industry. However, the fishery crossed a limit reference point over a decade ago and has not fully recovered</w:delText>
        </w:r>
        <w:r w:rsidR="00AF7A41" w:rsidDel="002C6EE3">
          <w:rPr>
            <w:rFonts w:ascii="Helvetica" w:hAnsi="Helvetica"/>
            <w:sz w:val="22"/>
            <w:szCs w:val="22"/>
          </w:rPr>
          <w:delText xml:space="preserve"> </w:delText>
        </w:r>
        <w:r w:rsidR="009D6837" w:rsidDel="002C6EE3">
          <w:rPr>
            <w:rFonts w:ascii="Helvetica" w:hAnsi="Helvetica"/>
            <w:sz w:val="22"/>
            <w:szCs w:val="22"/>
          </w:rPr>
          <w:fldChar w:fldCharType="begin"/>
        </w:r>
        <w:r w:rsidR="00D30BBD" w:rsidDel="002C6EE3">
          <w:rPr>
            <w:rFonts w:ascii="Helvetica" w:hAnsi="Helvetica"/>
            <w:sz w:val="22"/>
            <w:szCs w:val="22"/>
          </w:rPr>
          <w:delInstrText xml:space="preserve"> ADDIN EN.CITE &lt;EndNote&gt;&lt;Cite&gt;&lt;Author&gt;Cleary&lt;/Author&gt;&lt;Year&gt;2018&lt;/Year&gt;&lt;RecNum&gt;6474&lt;/RecNum&gt;&lt;IDText&gt;Status of BC Pacific Herring (Clupea pallasii) in 2017 and Forecasts for 2018&lt;/IDText&gt;&lt;DisplayText&gt;[49]&lt;/DisplayText&gt;&lt;record&gt;&lt;rec-number&gt;6474&lt;/rec-number&gt;&lt;foreign-keys&gt;&lt;key app="EN" db-id="x0w5wa9airxrfze0ft2x20vgz0w5wpet5ftz" timestamp="1614114863" guid="c43adb0e-d3cb-4e9b-9a1d-9b71c9ca091a"&gt;6474&lt;/key&gt;&lt;/foreign-keys&gt;&lt;ref-type name="Book"&gt;6&lt;/ref-type&gt;&lt;contributors&gt;&lt;authors&gt;&lt;author&gt;Cleary, JS&lt;/author&gt;&lt;author&gt;Hawkshaw, S&lt;/author&gt;&lt;author&gt;Grinnell, M.H.&lt;/author&gt;&lt;author&gt;Grandin, C.&lt;/author&gt;&lt;/authors&gt;&lt;/contributors&gt;&lt;titles&gt;&lt;title&gt;Status of BC Pacific Herring (Clupea pallasii) in 2017 and Forecasts for 2018&lt;/title&gt;&lt;/titles&gt;&lt;dates&gt;&lt;year&gt;2018&lt;/year&gt;&lt;/dates&gt;&lt;publisher&gt;Canadian Science Advisory Secretariat&lt;/publisher&gt;&lt;urls&gt;&lt;/urls&gt;&lt;/record&gt;&lt;/Cite&gt;&lt;/EndNote&gt;</w:delInstrText>
        </w:r>
        <w:r w:rsidR="009D6837" w:rsidDel="002C6EE3">
          <w:rPr>
            <w:rFonts w:ascii="Helvetica" w:hAnsi="Helvetica"/>
            <w:sz w:val="22"/>
            <w:szCs w:val="22"/>
          </w:rPr>
          <w:fldChar w:fldCharType="separate"/>
        </w:r>
        <w:r w:rsidR="00D30BBD" w:rsidDel="002C6EE3">
          <w:rPr>
            <w:rFonts w:ascii="Helvetica" w:hAnsi="Helvetica"/>
            <w:noProof/>
            <w:sz w:val="22"/>
            <w:szCs w:val="22"/>
          </w:rPr>
          <w:delText>[49]</w:delText>
        </w:r>
        <w:r w:rsidR="009D6837" w:rsidDel="002C6EE3">
          <w:rPr>
            <w:rFonts w:ascii="Helvetica" w:hAnsi="Helvetica"/>
            <w:sz w:val="22"/>
            <w:szCs w:val="22"/>
          </w:rPr>
          <w:fldChar w:fldCharType="end"/>
        </w:r>
        <w:r w:rsidR="00644B5F" w:rsidRPr="003805EE" w:rsidDel="002C6EE3">
          <w:rPr>
            <w:rFonts w:ascii="Helvetica" w:hAnsi="Helvetica"/>
            <w:sz w:val="22"/>
            <w:szCs w:val="22"/>
          </w:rPr>
          <w:delText xml:space="preserve">. As a consequence, </w:delText>
        </w:r>
        <w:r w:rsidR="006B6333" w:rsidRPr="003805EE" w:rsidDel="002C6EE3">
          <w:rPr>
            <w:rFonts w:ascii="Helvetica" w:hAnsi="Helvetica"/>
            <w:sz w:val="22"/>
            <w:szCs w:val="22"/>
          </w:rPr>
          <w:delText>monitoring effort has declined</w:delText>
        </w:r>
        <w:r w:rsidR="00644B5F" w:rsidRPr="003805EE" w:rsidDel="002C6EE3">
          <w:rPr>
            <w:rFonts w:ascii="Helvetica" w:hAnsi="Helvetica"/>
            <w:sz w:val="22"/>
            <w:szCs w:val="22"/>
          </w:rPr>
          <w:delText xml:space="preserve">, which impacts the </w:delText>
        </w:r>
      </w:del>
      <w:del w:id="446" w:author="Adrian Stier" w:date="2022-01-17T12:33:00Z">
        <w:r w:rsidR="00644B5F" w:rsidRPr="003805EE" w:rsidDel="00D32E25">
          <w:rPr>
            <w:rFonts w:ascii="Helvetica" w:hAnsi="Helvetica"/>
            <w:sz w:val="22"/>
            <w:szCs w:val="22"/>
          </w:rPr>
          <w:delText xml:space="preserve">precision </w:delText>
        </w:r>
      </w:del>
      <w:del w:id="447" w:author="Adrian Stier" w:date="2022-02-15T12:11:00Z">
        <w:r w:rsidR="00644B5F" w:rsidRPr="003805EE" w:rsidDel="002C6EE3">
          <w:rPr>
            <w:rFonts w:ascii="Helvetica" w:hAnsi="Helvetica"/>
            <w:sz w:val="22"/>
            <w:szCs w:val="22"/>
          </w:rPr>
          <w:delText xml:space="preserve">of biomass estimates, and may prolong closures. This case highlights a key consideration in monitoring programs: if information is most valuable as a fishery approaches </w:delText>
        </w:r>
        <w:r w:rsidR="00394C34" w:rsidRPr="003805EE" w:rsidDel="002C6EE3">
          <w:rPr>
            <w:rFonts w:ascii="Helvetica" w:hAnsi="Helvetica"/>
            <w:sz w:val="22"/>
            <w:szCs w:val="22"/>
          </w:rPr>
          <w:delText xml:space="preserve">and recovers from </w:delText>
        </w:r>
        <w:r w:rsidR="00644B5F" w:rsidRPr="003805EE" w:rsidDel="002C6EE3">
          <w:rPr>
            <w:rFonts w:ascii="Helvetica" w:hAnsi="Helvetica"/>
            <w:sz w:val="22"/>
            <w:szCs w:val="22"/>
          </w:rPr>
          <w:delText xml:space="preserve">collapse, it </w:delText>
        </w:r>
        <w:r w:rsidR="00EF4F9F" w:rsidDel="002C6EE3">
          <w:rPr>
            <w:rFonts w:ascii="Helvetica" w:hAnsi="Helvetica"/>
            <w:sz w:val="22"/>
            <w:szCs w:val="22"/>
          </w:rPr>
          <w:delText>is</w:delText>
        </w:r>
        <w:r w:rsidR="00644B5F" w:rsidRPr="003805EE" w:rsidDel="002C6EE3">
          <w:rPr>
            <w:rFonts w:ascii="Helvetica" w:hAnsi="Helvetica"/>
            <w:sz w:val="22"/>
            <w:szCs w:val="22"/>
          </w:rPr>
          <w:delText xml:space="preserve"> best to ensure that funding for monitoring is independent from stock size. </w:delText>
        </w:r>
      </w:del>
    </w:p>
    <w:p w14:paraId="1D26746A" w14:textId="57862FE9" w:rsidR="00C260DE" w:rsidRDefault="00C260DE" w:rsidP="006551EE">
      <w:pPr>
        <w:rPr>
          <w:ins w:id="448" w:author="Adrian Stier" w:date="2022-01-20T13:00:00Z"/>
          <w:rFonts w:ascii="Helvetica" w:hAnsi="Helvetica"/>
          <w:sz w:val="22"/>
          <w:szCs w:val="22"/>
        </w:rPr>
      </w:pPr>
    </w:p>
    <w:p w14:paraId="13886ABA" w14:textId="1EEC84A1" w:rsidR="00C260DE" w:rsidRPr="003805EE" w:rsidRDefault="00C260DE" w:rsidP="00C260DE">
      <w:pPr>
        <w:widowControl w:val="0"/>
        <w:autoSpaceDE w:val="0"/>
        <w:autoSpaceDN w:val="0"/>
        <w:adjustRightInd w:val="0"/>
        <w:rPr>
          <w:ins w:id="449" w:author="Adrian Stier" w:date="2022-01-20T13:00:00Z"/>
          <w:rFonts w:ascii="Helvetica" w:hAnsi="Helvetica"/>
          <w:i/>
          <w:sz w:val="22"/>
          <w:szCs w:val="22"/>
        </w:rPr>
      </w:pPr>
      <w:ins w:id="450" w:author="Adrian Stier" w:date="2022-01-20T13:00:00Z">
        <w:r>
          <w:rPr>
            <w:rFonts w:ascii="Helvetica" w:hAnsi="Helvetica"/>
            <w:i/>
            <w:sz w:val="22"/>
            <w:szCs w:val="22"/>
          </w:rPr>
          <w:t>Looking forward</w:t>
        </w:r>
      </w:ins>
    </w:p>
    <w:p w14:paraId="51E8E8B7" w14:textId="71F9F7BC" w:rsidR="00C260DE" w:rsidRDefault="00C260DE" w:rsidP="006551EE">
      <w:pPr>
        <w:rPr>
          <w:ins w:id="451" w:author="Adrian Stier" w:date="2022-01-20T13:00:00Z"/>
          <w:rFonts w:ascii="Helvetica" w:hAnsi="Helvetica"/>
          <w:sz w:val="22"/>
          <w:szCs w:val="22"/>
        </w:rPr>
      </w:pPr>
    </w:p>
    <w:p w14:paraId="6B28E651" w14:textId="0B10CBC8" w:rsidR="00416D92" w:rsidRDefault="00C260DE" w:rsidP="006551EE">
      <w:pPr>
        <w:rPr>
          <w:ins w:id="452" w:author="Adrian Stier" w:date="2022-01-20T14:02:00Z"/>
          <w:rFonts w:ascii="Helvetica" w:hAnsi="Helvetica"/>
          <w:sz w:val="22"/>
          <w:szCs w:val="22"/>
        </w:rPr>
      </w:pPr>
      <w:ins w:id="453" w:author="Adrian Stier" w:date="2022-01-20T13:00:00Z">
        <w:r>
          <w:rPr>
            <w:rFonts w:ascii="Helvetica" w:hAnsi="Helvetica"/>
            <w:sz w:val="22"/>
            <w:szCs w:val="22"/>
          </w:rPr>
          <w:t xml:space="preserve">Our model is a simplified </w:t>
        </w:r>
      </w:ins>
      <w:ins w:id="454" w:author="Adrian Stier" w:date="2022-01-20T13:23:00Z">
        <w:r w:rsidR="0077426E">
          <w:rPr>
            <w:rFonts w:ascii="Helvetica" w:hAnsi="Helvetica"/>
            <w:sz w:val="22"/>
            <w:szCs w:val="22"/>
          </w:rPr>
          <w:t xml:space="preserve">harvested </w:t>
        </w:r>
      </w:ins>
      <w:ins w:id="455" w:author="Adrian Stier" w:date="2022-01-20T13:00:00Z">
        <w:r>
          <w:rPr>
            <w:rFonts w:ascii="Helvetica" w:hAnsi="Helvetica"/>
            <w:sz w:val="22"/>
            <w:szCs w:val="22"/>
          </w:rPr>
          <w:t xml:space="preserve">system </w:t>
        </w:r>
      </w:ins>
      <w:ins w:id="456" w:author="Adrian Stier" w:date="2022-01-20T13:23:00Z">
        <w:r w:rsidR="0077426E">
          <w:rPr>
            <w:rFonts w:ascii="Helvetica" w:hAnsi="Helvetica"/>
            <w:sz w:val="22"/>
            <w:szCs w:val="22"/>
          </w:rPr>
          <w:t>that</w:t>
        </w:r>
      </w:ins>
      <w:ins w:id="457" w:author="Adrian Stier" w:date="2022-01-20T13:00:00Z">
        <w:r>
          <w:rPr>
            <w:rFonts w:ascii="Helvetica" w:hAnsi="Helvetica"/>
            <w:sz w:val="22"/>
            <w:szCs w:val="22"/>
          </w:rPr>
          <w:t xml:space="preserve"> illustrate</w:t>
        </w:r>
      </w:ins>
      <w:ins w:id="458" w:author="Adrian Stier" w:date="2022-01-20T13:23:00Z">
        <w:r w:rsidR="0077426E">
          <w:rPr>
            <w:rFonts w:ascii="Helvetica" w:hAnsi="Helvetica"/>
            <w:sz w:val="22"/>
            <w:szCs w:val="22"/>
          </w:rPr>
          <w:t>s</w:t>
        </w:r>
      </w:ins>
      <w:ins w:id="459" w:author="Adrian Stier" w:date="2022-01-20T13:00:00Z">
        <w:r>
          <w:rPr>
            <w:rFonts w:ascii="Helvetica" w:hAnsi="Helvetica"/>
            <w:sz w:val="22"/>
            <w:szCs w:val="22"/>
          </w:rPr>
          <w:t xml:space="preserve"> </w:t>
        </w:r>
      </w:ins>
      <w:ins w:id="460" w:author="Adrian Stier" w:date="2022-01-20T13:23:00Z">
        <w:r w:rsidR="001576BF">
          <w:rPr>
            <w:rFonts w:ascii="Helvetica" w:hAnsi="Helvetica"/>
            <w:sz w:val="22"/>
            <w:szCs w:val="22"/>
          </w:rPr>
          <w:t>how</w:t>
        </w:r>
      </w:ins>
      <w:ins w:id="461" w:author="Adrian Stier" w:date="2022-01-20T13:28:00Z">
        <w:r w:rsidR="001576BF">
          <w:rPr>
            <w:rFonts w:ascii="Helvetica" w:hAnsi="Helvetica"/>
            <w:sz w:val="22"/>
            <w:szCs w:val="22"/>
          </w:rPr>
          <w:t xml:space="preserve"> monitoring</w:t>
        </w:r>
      </w:ins>
      <w:ins w:id="462" w:author="Adrian Stier" w:date="2022-01-20T13:24:00Z">
        <w:r w:rsidR="001576BF">
          <w:rPr>
            <w:rFonts w:ascii="Helvetica" w:hAnsi="Helvetica"/>
            <w:sz w:val="22"/>
            <w:szCs w:val="22"/>
          </w:rPr>
          <w:t xml:space="preserve"> </w:t>
        </w:r>
      </w:ins>
      <w:ins w:id="463" w:author="Adrian Stier" w:date="2022-02-17T09:01:00Z">
        <w:r w:rsidR="000F0757">
          <w:rPr>
            <w:rFonts w:ascii="Helvetica" w:hAnsi="Helvetica"/>
            <w:sz w:val="22"/>
            <w:szCs w:val="22"/>
          </w:rPr>
          <w:t>precision</w:t>
        </w:r>
      </w:ins>
      <w:ins w:id="464" w:author="Adrian Stier" w:date="2022-01-20T13:24:00Z">
        <w:r w:rsidR="001576BF">
          <w:rPr>
            <w:rFonts w:ascii="Helvetica" w:hAnsi="Helvetica"/>
            <w:sz w:val="22"/>
            <w:szCs w:val="22"/>
          </w:rPr>
          <w:t xml:space="preserve"> can be more or less </w:t>
        </w:r>
      </w:ins>
      <w:ins w:id="465" w:author="Adrian Stier" w:date="2022-01-21T10:09:00Z">
        <w:r w:rsidR="007A0544">
          <w:rPr>
            <w:rFonts w:ascii="Helvetica" w:hAnsi="Helvetica"/>
            <w:sz w:val="22"/>
            <w:szCs w:val="22"/>
          </w:rPr>
          <w:t>valuable</w:t>
        </w:r>
      </w:ins>
      <w:ins w:id="466" w:author="Adrian Stier" w:date="2022-01-20T13:24:00Z">
        <w:r w:rsidR="001576BF">
          <w:rPr>
            <w:rFonts w:ascii="Helvetica" w:hAnsi="Helvetica"/>
            <w:sz w:val="22"/>
            <w:szCs w:val="22"/>
          </w:rPr>
          <w:t xml:space="preserve"> depending on </w:t>
        </w:r>
      </w:ins>
      <w:ins w:id="467" w:author="Adrian Stier" w:date="2022-01-20T13:28:00Z">
        <w:r w:rsidR="002E6119">
          <w:rPr>
            <w:rFonts w:ascii="Helvetica" w:hAnsi="Helvetica"/>
            <w:sz w:val="22"/>
            <w:szCs w:val="22"/>
          </w:rPr>
          <w:t xml:space="preserve">how close </w:t>
        </w:r>
      </w:ins>
      <w:ins w:id="468" w:author="Adrian Stier" w:date="2022-01-21T10:14:00Z">
        <w:r w:rsidR="000E7A4B">
          <w:rPr>
            <w:rFonts w:ascii="Helvetica" w:hAnsi="Helvetica"/>
            <w:sz w:val="22"/>
            <w:szCs w:val="22"/>
          </w:rPr>
          <w:t xml:space="preserve">an </w:t>
        </w:r>
      </w:ins>
      <w:ins w:id="469" w:author="Adrian Stier" w:date="2022-01-20T13:28:00Z">
        <w:r w:rsidR="002E6119">
          <w:rPr>
            <w:rFonts w:ascii="Helvetica" w:hAnsi="Helvetica"/>
            <w:sz w:val="22"/>
            <w:szCs w:val="22"/>
          </w:rPr>
          <w:t xml:space="preserve">ecosystem </w:t>
        </w:r>
      </w:ins>
      <w:ins w:id="470" w:author="Adrian Stier" w:date="2022-01-21T10:14:00Z">
        <w:r w:rsidR="000E7A4B">
          <w:rPr>
            <w:rFonts w:ascii="Helvetica" w:hAnsi="Helvetica"/>
            <w:sz w:val="22"/>
            <w:szCs w:val="22"/>
          </w:rPr>
          <w:t>is</w:t>
        </w:r>
      </w:ins>
      <w:ins w:id="471" w:author="Adrian Stier" w:date="2022-01-20T13:28:00Z">
        <w:r w:rsidR="002E6119">
          <w:rPr>
            <w:rFonts w:ascii="Helvetica" w:hAnsi="Helvetica"/>
            <w:sz w:val="22"/>
            <w:szCs w:val="22"/>
          </w:rPr>
          <w:t xml:space="preserve"> to </w:t>
        </w:r>
      </w:ins>
      <w:ins w:id="472" w:author="Adrian Stier" w:date="2022-01-21T10:14:00Z">
        <w:r w:rsidR="000E7A4B">
          <w:rPr>
            <w:rFonts w:ascii="Helvetica" w:hAnsi="Helvetica"/>
            <w:sz w:val="22"/>
            <w:szCs w:val="22"/>
          </w:rPr>
          <w:t xml:space="preserve">a </w:t>
        </w:r>
      </w:ins>
      <w:ins w:id="473" w:author="Adrian Stier" w:date="2022-01-20T13:28:00Z">
        <w:r w:rsidR="002E6119">
          <w:rPr>
            <w:rFonts w:ascii="Helvetica" w:hAnsi="Helvetica"/>
            <w:sz w:val="22"/>
            <w:szCs w:val="22"/>
          </w:rPr>
          <w:t xml:space="preserve">biological or management </w:t>
        </w:r>
      </w:ins>
      <w:ins w:id="474" w:author="Adrian Stier" w:date="2022-01-20T13:29:00Z">
        <w:r w:rsidR="002E6119">
          <w:rPr>
            <w:rFonts w:ascii="Helvetica" w:hAnsi="Helvetica"/>
            <w:sz w:val="22"/>
            <w:szCs w:val="22"/>
          </w:rPr>
          <w:t>threshold</w:t>
        </w:r>
      </w:ins>
      <w:ins w:id="475" w:author="Adrian Stier" w:date="2022-01-20T13:01:00Z">
        <w:r>
          <w:rPr>
            <w:rFonts w:ascii="Helvetica" w:hAnsi="Helvetica"/>
            <w:sz w:val="22"/>
            <w:szCs w:val="22"/>
          </w:rPr>
          <w:t xml:space="preserve">. </w:t>
        </w:r>
      </w:ins>
      <w:ins w:id="476" w:author="Adrian Stier" w:date="2022-01-20T14:26:00Z">
        <w:r w:rsidR="0081769D">
          <w:rPr>
            <w:rFonts w:ascii="Helvetica" w:hAnsi="Helvetica"/>
            <w:sz w:val="22"/>
            <w:szCs w:val="22"/>
          </w:rPr>
          <w:t xml:space="preserve">Our goal in this study was </w:t>
        </w:r>
      </w:ins>
      <w:ins w:id="477" w:author="Adrian Stier" w:date="2022-01-21T10:09:00Z">
        <w:r w:rsidR="007A0544">
          <w:rPr>
            <w:rFonts w:ascii="Helvetica" w:hAnsi="Helvetica"/>
            <w:sz w:val="22"/>
            <w:szCs w:val="22"/>
          </w:rPr>
          <w:t>to provide strategy</w:t>
        </w:r>
      </w:ins>
      <w:ins w:id="478" w:author="Adrian Stier" w:date="2022-01-20T14:27:00Z">
        <w:r w:rsidR="0081769D">
          <w:rPr>
            <w:rFonts w:ascii="Helvetica" w:hAnsi="Helvetica"/>
            <w:sz w:val="22"/>
            <w:szCs w:val="22"/>
          </w:rPr>
          <w:t xml:space="preserve">; however, to </w:t>
        </w:r>
      </w:ins>
      <w:ins w:id="479" w:author="Adrian Stier" w:date="2022-01-21T10:10:00Z">
        <w:r w:rsidR="007A0544">
          <w:rPr>
            <w:rFonts w:ascii="Helvetica" w:hAnsi="Helvetica"/>
            <w:sz w:val="22"/>
            <w:szCs w:val="22"/>
          </w:rPr>
          <w:t>develop tactics based on the</w:t>
        </w:r>
      </w:ins>
      <w:ins w:id="480" w:author="Adrian Stier" w:date="2022-01-20T14:27:00Z">
        <w:r w:rsidR="0081769D">
          <w:rPr>
            <w:rFonts w:ascii="Helvetica" w:hAnsi="Helvetica"/>
            <w:sz w:val="22"/>
            <w:szCs w:val="22"/>
          </w:rPr>
          <w:t xml:space="preserve"> principles </w:t>
        </w:r>
      </w:ins>
      <w:ins w:id="481" w:author="Adrian Stier" w:date="2022-01-21T10:09:00Z">
        <w:r w:rsidR="007A0544">
          <w:rPr>
            <w:rFonts w:ascii="Helvetica" w:hAnsi="Helvetica"/>
            <w:sz w:val="22"/>
            <w:szCs w:val="22"/>
          </w:rPr>
          <w:t>described</w:t>
        </w:r>
      </w:ins>
      <w:ins w:id="482" w:author="Adrian Stier" w:date="2022-01-21T10:10:00Z">
        <w:r w:rsidR="007A0544">
          <w:rPr>
            <w:rFonts w:ascii="Helvetica" w:hAnsi="Helvetica"/>
            <w:sz w:val="22"/>
            <w:szCs w:val="22"/>
          </w:rPr>
          <w:t xml:space="preserve"> above, managers will need to integrate additional ecological and economic complexity. Ecologically,</w:t>
        </w:r>
      </w:ins>
      <w:ins w:id="483" w:author="Adrian Stier" w:date="2022-01-21T10:11:00Z">
        <w:r w:rsidR="000E7A4B">
          <w:rPr>
            <w:rFonts w:ascii="Helvetica" w:hAnsi="Helvetica"/>
            <w:sz w:val="22"/>
            <w:szCs w:val="22"/>
          </w:rPr>
          <w:t xml:space="preserve"> </w:t>
        </w:r>
      </w:ins>
      <w:ins w:id="484" w:author="Adrian Stier" w:date="2022-01-20T13:54:00Z">
        <w:r w:rsidR="00453A3B">
          <w:rPr>
            <w:rFonts w:ascii="Helvetica" w:hAnsi="Helvetica"/>
            <w:sz w:val="22"/>
            <w:szCs w:val="22"/>
          </w:rPr>
          <w:t>shifts in productivity</w:t>
        </w:r>
      </w:ins>
      <w:ins w:id="485" w:author="Adrian Stier" w:date="2022-01-20T14:02:00Z">
        <w:r w:rsidR="00416D92">
          <w:rPr>
            <w:rFonts w:ascii="Helvetica" w:hAnsi="Helvetica"/>
            <w:sz w:val="22"/>
            <w:szCs w:val="22"/>
          </w:rPr>
          <w:t xml:space="preserve">, </w:t>
        </w:r>
      </w:ins>
      <w:ins w:id="486" w:author="Adrian Stier" w:date="2022-01-20T13:56:00Z">
        <w:r w:rsidR="00453A3B">
          <w:rPr>
            <w:rFonts w:ascii="Helvetica" w:hAnsi="Helvetica"/>
            <w:sz w:val="22"/>
            <w:szCs w:val="22"/>
          </w:rPr>
          <w:t>species interactions</w:t>
        </w:r>
      </w:ins>
      <w:ins w:id="487" w:author="Adrian Stier" w:date="2022-01-20T14:02:00Z">
        <w:r w:rsidR="00416D92">
          <w:rPr>
            <w:rFonts w:ascii="Helvetica" w:hAnsi="Helvetica"/>
            <w:sz w:val="22"/>
            <w:szCs w:val="22"/>
          </w:rPr>
          <w:t>,</w:t>
        </w:r>
      </w:ins>
      <w:ins w:id="488" w:author="Adrian Stier" w:date="2022-01-21T10:10:00Z">
        <w:r w:rsidR="007A0544">
          <w:rPr>
            <w:rFonts w:ascii="Helvetica" w:hAnsi="Helvetica"/>
            <w:sz w:val="22"/>
            <w:szCs w:val="22"/>
          </w:rPr>
          <w:t xml:space="preserve"> and environmental variability</w:t>
        </w:r>
      </w:ins>
      <w:ins w:id="489" w:author="Adrian Stier" w:date="2022-01-21T10:24:00Z">
        <w:r w:rsidR="00D21C42">
          <w:rPr>
            <w:rFonts w:ascii="Helvetica" w:hAnsi="Helvetica"/>
            <w:sz w:val="22"/>
            <w:szCs w:val="22"/>
          </w:rPr>
          <w:t xml:space="preserve"> can c</w:t>
        </w:r>
      </w:ins>
      <w:ins w:id="490" w:author="Adrian Stier" w:date="2022-01-21T10:25:00Z">
        <w:r w:rsidR="00D21C42">
          <w:rPr>
            <w:rFonts w:ascii="Helvetica" w:hAnsi="Helvetica"/>
            <w:sz w:val="22"/>
            <w:szCs w:val="22"/>
          </w:rPr>
          <w:t xml:space="preserve">hange </w:t>
        </w:r>
      </w:ins>
      <w:ins w:id="491" w:author="Adrian Stier" w:date="2022-01-24T10:53:00Z">
        <w:r w:rsidR="00BC56C0">
          <w:rPr>
            <w:rFonts w:ascii="Helvetica" w:hAnsi="Helvetica"/>
            <w:sz w:val="22"/>
            <w:szCs w:val="22"/>
          </w:rPr>
          <w:t>a species’</w:t>
        </w:r>
      </w:ins>
      <w:ins w:id="492" w:author="Adrian Stier" w:date="2022-01-21T10:25:00Z">
        <w:r w:rsidR="00D21C42">
          <w:rPr>
            <w:rFonts w:ascii="Helvetica" w:hAnsi="Helvetica"/>
            <w:sz w:val="22"/>
            <w:szCs w:val="22"/>
          </w:rPr>
          <w:t xml:space="preserve"> carrying capacity and rebound potential </w:t>
        </w:r>
      </w:ins>
      <w:r w:rsidR="0066353C">
        <w:rPr>
          <w:rFonts w:ascii="Helvetica" w:hAnsi="Helvetica"/>
          <w:sz w:val="22"/>
          <w:szCs w:val="22"/>
        </w:rPr>
        <w:fldChar w:fldCharType="begin"/>
      </w:r>
      <w:r w:rsidR="002E2F64">
        <w:rPr>
          <w:rFonts w:ascii="Helvetica" w:hAnsi="Helvetica"/>
          <w:sz w:val="22"/>
          <w:szCs w:val="22"/>
        </w:rPr>
        <w:instrText xml:space="preserve"> ADDIN EN.CITE &lt;EndNote&gt;&lt;Cite&gt;&lt;Author&gt;Ingeman&lt;/Author&gt;&lt;Year&gt;2019&lt;/Year&gt;&lt;RecNum&gt;6325&lt;/RecNum&gt;&lt;DisplayText&gt;[52]&lt;/DisplayText&gt;&lt;record&gt;&lt;rec-number&gt;6325&lt;/rec-number&gt;&lt;foreign-keys&gt;&lt;key app="EN" db-id="x0w5wa9airxrfze0ft2x20vgz0w5wpet5ftz" timestamp="1614114740" guid="788fb064-f03c-466c-878a-44149d24f836"&gt;6325&lt;/key&gt;&lt;/foreign-keys&gt;&lt;ref-type name="Journal Article"&gt;17&lt;/ref-type&gt;&lt;contributors&gt;&lt;authors&gt;&lt;author&gt;Ingeman, Kurt E.&lt;/author&gt;&lt;author&gt;Samhouri, Jameal F.&lt;/author&gt;&lt;author&gt;Stier, Adrian C.&lt;/author&gt;&lt;/authors&gt;&lt;/contributors&gt;&lt;titles&gt;&lt;title&gt;Ocean recoveries for tomorrow’s Earth: Hitting a moving target&lt;/title&gt;&lt;secondary-title&gt;Science&lt;/secondary-title&gt;&lt;/titles&gt;&lt;periodical&gt;&lt;full-title&gt;Science&lt;/full-title&gt;&lt;/periodical&gt;&lt;pages&gt;eaav1004&lt;/pages&gt;&lt;volume&gt;363&lt;/volume&gt;&lt;number&gt;6425&lt;/number&gt;&lt;dates&gt;&lt;year&gt;2019&lt;/year&gt;&lt;/dates&gt;&lt;urls&gt;&lt;related-urls&gt;&lt;url&gt;http://science.sciencemag.org/content/363/6425/eaav1004.abstract&lt;/url&gt;&lt;/related-urls&gt;&lt;/urls&gt;&lt;electronic-resource-num&gt;10.1126/science.aav1004&lt;/electronic-resource-num&gt;&lt;/record&gt;&lt;/Cite&gt;&lt;/EndNote&gt;</w:instrText>
      </w:r>
      <w:r w:rsidR="0066353C">
        <w:rPr>
          <w:rFonts w:ascii="Helvetica" w:hAnsi="Helvetica"/>
          <w:sz w:val="22"/>
          <w:szCs w:val="22"/>
        </w:rPr>
        <w:fldChar w:fldCharType="separate"/>
      </w:r>
      <w:r w:rsidR="002E2F64">
        <w:rPr>
          <w:rFonts w:ascii="Helvetica" w:hAnsi="Helvetica"/>
          <w:noProof/>
          <w:sz w:val="22"/>
          <w:szCs w:val="22"/>
        </w:rPr>
        <w:t>[52]</w:t>
      </w:r>
      <w:r w:rsidR="0066353C">
        <w:rPr>
          <w:rFonts w:ascii="Helvetica" w:hAnsi="Helvetica"/>
          <w:sz w:val="22"/>
          <w:szCs w:val="22"/>
        </w:rPr>
        <w:fldChar w:fldCharType="end"/>
      </w:r>
      <w:ins w:id="493" w:author="Adrian Stier" w:date="2022-01-24T10:54:00Z">
        <w:r w:rsidR="00BC56C0">
          <w:rPr>
            <w:rFonts w:ascii="Helvetica" w:hAnsi="Helvetica"/>
            <w:sz w:val="22"/>
            <w:szCs w:val="22"/>
          </w:rPr>
          <w:t>,</w:t>
        </w:r>
      </w:ins>
      <w:ins w:id="494" w:author="Adrian Stier" w:date="2022-01-21T10:26:00Z">
        <w:r w:rsidR="00A50D7F">
          <w:rPr>
            <w:rFonts w:ascii="Helvetica" w:hAnsi="Helvetica"/>
            <w:sz w:val="22"/>
            <w:szCs w:val="22"/>
          </w:rPr>
          <w:t xml:space="preserve"> and consequently alter </w:t>
        </w:r>
      </w:ins>
      <w:ins w:id="495" w:author="Adrian Stier" w:date="2022-01-24T10:54:00Z">
        <w:r w:rsidR="00BC56C0">
          <w:rPr>
            <w:rFonts w:ascii="Helvetica" w:hAnsi="Helvetica"/>
            <w:sz w:val="22"/>
            <w:szCs w:val="22"/>
          </w:rPr>
          <w:t>what</w:t>
        </w:r>
      </w:ins>
      <w:ins w:id="496" w:author="Adrian Stier" w:date="2022-01-21T10:26:00Z">
        <w:r w:rsidR="00A50D7F">
          <w:rPr>
            <w:rFonts w:ascii="Helvetica" w:hAnsi="Helvetica"/>
            <w:sz w:val="22"/>
            <w:szCs w:val="22"/>
          </w:rPr>
          <w:t xml:space="preserve"> harvest rates maximize yield</w:t>
        </w:r>
      </w:ins>
      <w:ins w:id="497" w:author="Adrian Stier" w:date="2022-01-24T10:54:00Z">
        <w:r w:rsidR="00BC56C0">
          <w:rPr>
            <w:rFonts w:ascii="Helvetica" w:hAnsi="Helvetica"/>
            <w:sz w:val="22"/>
            <w:szCs w:val="22"/>
          </w:rPr>
          <w:t xml:space="preserve"> and avoid collapse</w:t>
        </w:r>
      </w:ins>
      <w:ins w:id="498" w:author="Adrian Stier" w:date="2022-01-21T10:26:00Z">
        <w:r w:rsidR="00A50D7F">
          <w:rPr>
            <w:rFonts w:ascii="Helvetica" w:hAnsi="Helvetica"/>
            <w:sz w:val="22"/>
            <w:szCs w:val="22"/>
          </w:rPr>
          <w:t xml:space="preserve">. </w:t>
        </w:r>
      </w:ins>
      <w:ins w:id="499" w:author="Adrian Stier" w:date="2022-01-21T10:12:00Z">
        <w:r w:rsidR="000E7A4B">
          <w:rPr>
            <w:rFonts w:ascii="Helvetica" w:hAnsi="Helvetica"/>
            <w:sz w:val="22"/>
            <w:szCs w:val="22"/>
          </w:rPr>
          <w:t>Economically</w:t>
        </w:r>
      </w:ins>
      <w:ins w:id="500" w:author="Adrian Stier" w:date="2022-01-21T10:20:00Z">
        <w:r w:rsidR="0001367C">
          <w:rPr>
            <w:rFonts w:ascii="Helvetica" w:hAnsi="Helvetica"/>
            <w:sz w:val="22"/>
            <w:szCs w:val="22"/>
          </w:rPr>
          <w:t>,</w:t>
        </w:r>
      </w:ins>
      <w:ins w:id="501" w:author="Adrian Stier" w:date="2022-01-21T10:17:00Z">
        <w:r w:rsidR="00EF5DF8">
          <w:rPr>
            <w:rFonts w:ascii="Helvetica" w:hAnsi="Helvetica"/>
            <w:sz w:val="22"/>
            <w:szCs w:val="22"/>
          </w:rPr>
          <w:t xml:space="preserve"> it will be important to consider</w:t>
        </w:r>
      </w:ins>
      <w:ins w:id="502" w:author="Adrian Stier" w:date="2022-01-21T10:12:00Z">
        <w:r w:rsidR="000E7A4B">
          <w:rPr>
            <w:rFonts w:ascii="Helvetica" w:hAnsi="Helvetica"/>
            <w:sz w:val="22"/>
            <w:szCs w:val="22"/>
          </w:rPr>
          <w:t xml:space="preserve"> additional complexity </w:t>
        </w:r>
      </w:ins>
      <w:ins w:id="503" w:author="Adrian Stier" w:date="2022-01-21T10:15:00Z">
        <w:r w:rsidR="000E7A4B">
          <w:rPr>
            <w:rFonts w:ascii="Helvetica" w:hAnsi="Helvetica"/>
            <w:sz w:val="22"/>
            <w:szCs w:val="22"/>
          </w:rPr>
          <w:t xml:space="preserve">in the shape of the cost function </w:t>
        </w:r>
      </w:ins>
      <w:ins w:id="504" w:author="Adrian Stier" w:date="2022-01-21T10:16:00Z">
        <w:r w:rsidR="00EF5DF8">
          <w:rPr>
            <w:rFonts w:ascii="Helvetica" w:hAnsi="Helvetica"/>
            <w:sz w:val="22"/>
            <w:szCs w:val="22"/>
          </w:rPr>
          <w:t xml:space="preserve">for monitoring, and dynamic </w:t>
        </w:r>
      </w:ins>
      <w:ins w:id="505" w:author="Adrian Stier" w:date="2022-01-21T10:15:00Z">
        <w:r w:rsidR="000E7A4B">
          <w:rPr>
            <w:rFonts w:ascii="Helvetica" w:hAnsi="Helvetica"/>
            <w:sz w:val="22"/>
            <w:szCs w:val="22"/>
          </w:rPr>
          <w:t xml:space="preserve">prices </w:t>
        </w:r>
      </w:ins>
      <w:ins w:id="506" w:author="Adrian Stier" w:date="2022-01-21T10:16:00Z">
        <w:r w:rsidR="00EF5DF8">
          <w:rPr>
            <w:rFonts w:ascii="Helvetica" w:hAnsi="Helvetica"/>
            <w:sz w:val="22"/>
            <w:szCs w:val="22"/>
          </w:rPr>
          <w:t>for a harvested species such as increases in price as species become rare</w:t>
        </w:r>
      </w:ins>
      <w:ins w:id="507" w:author="Adrian Stier" w:date="2022-01-21T10:22:00Z">
        <w:r w:rsidR="008B0A24">
          <w:rPr>
            <w:rFonts w:ascii="Helvetica" w:hAnsi="Helvetica"/>
            <w:sz w:val="22"/>
            <w:szCs w:val="22"/>
          </w:rPr>
          <w:t xml:space="preserve"> </w:t>
        </w:r>
        <w:r w:rsidR="008B0A24">
          <w:rPr>
            <w:rFonts w:ascii="Helvetica" w:hAnsi="Helvetica"/>
            <w:sz w:val="22"/>
            <w:szCs w:val="22"/>
          </w:rPr>
          <w:fldChar w:fldCharType="begin"/>
        </w:r>
      </w:ins>
      <w:r w:rsidR="002E2F64">
        <w:rPr>
          <w:rFonts w:ascii="Helvetica" w:hAnsi="Helvetica"/>
          <w:sz w:val="22"/>
          <w:szCs w:val="22"/>
        </w:rPr>
        <w:instrText xml:space="preserve"> ADDIN EN.CITE &lt;EndNote&gt;&lt;Cite&gt;&lt;Author&gt;Courchamp&lt;/Author&gt;&lt;Year&gt;2006&lt;/Year&gt;&lt;RecNum&gt;6510&lt;/RecNum&gt;&lt;DisplayText&gt;[53]&lt;/DisplayText&gt;&lt;record&gt;&lt;rec-number&gt;6510&lt;/rec-number&gt;&lt;foreign-keys&gt;&lt;key app="EN" db-id="x0w5wa9airxrfze0ft2x20vgz0w5wpet5ftz" timestamp="1642789335" guid="0c7b89e7-7e1d-47c2-9f8e-dd7146548cdb"&gt;6510&lt;/key&gt;&lt;/foreign-keys&gt;&lt;ref-type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instrText>
      </w:r>
      <w:ins w:id="508" w:author="Adrian Stier" w:date="2022-01-21T10:22:00Z">
        <w:r w:rsidR="008B0A24">
          <w:rPr>
            <w:rFonts w:ascii="Helvetica" w:hAnsi="Helvetica"/>
            <w:sz w:val="22"/>
            <w:szCs w:val="22"/>
          </w:rPr>
          <w:fldChar w:fldCharType="separate"/>
        </w:r>
      </w:ins>
      <w:r w:rsidR="002E2F64">
        <w:rPr>
          <w:rFonts w:ascii="Helvetica" w:hAnsi="Helvetica"/>
          <w:noProof/>
          <w:sz w:val="22"/>
          <w:szCs w:val="22"/>
        </w:rPr>
        <w:t>[53]</w:t>
      </w:r>
      <w:ins w:id="509" w:author="Adrian Stier" w:date="2022-01-21T10:22:00Z">
        <w:r w:rsidR="008B0A24">
          <w:rPr>
            <w:rFonts w:ascii="Helvetica" w:hAnsi="Helvetica"/>
            <w:sz w:val="22"/>
            <w:szCs w:val="22"/>
          </w:rPr>
          <w:fldChar w:fldCharType="end"/>
        </w:r>
      </w:ins>
      <w:ins w:id="510" w:author="Adrian Stier" w:date="2022-01-21T10:17:00Z">
        <w:r w:rsidR="00EF5DF8">
          <w:rPr>
            <w:rFonts w:ascii="Helvetica" w:hAnsi="Helvetica"/>
            <w:sz w:val="22"/>
            <w:szCs w:val="22"/>
          </w:rPr>
          <w:t>.</w:t>
        </w:r>
      </w:ins>
      <w:ins w:id="511" w:author="Adrian Stier" w:date="2022-01-24T10:54:00Z">
        <w:r w:rsidR="00BC56C0">
          <w:rPr>
            <w:rFonts w:ascii="Helvetica" w:hAnsi="Helvetica"/>
            <w:sz w:val="22"/>
            <w:szCs w:val="22"/>
          </w:rPr>
          <w:t xml:space="preserve"> </w:t>
        </w:r>
      </w:ins>
      <w:ins w:id="512" w:author="Adrian Stier" w:date="2022-01-21T10:17:00Z">
        <w:r w:rsidR="00EF5DF8">
          <w:rPr>
            <w:rFonts w:ascii="Helvetica" w:hAnsi="Helvetica"/>
            <w:sz w:val="22"/>
            <w:szCs w:val="22"/>
          </w:rPr>
          <w:t>Moreover,</w:t>
        </w:r>
      </w:ins>
      <w:ins w:id="513" w:author="Adrian Stier" w:date="2022-01-20T14:02:00Z">
        <w:r w:rsidR="00416D92">
          <w:rPr>
            <w:rFonts w:ascii="Helvetica" w:hAnsi="Helvetica"/>
            <w:sz w:val="22"/>
            <w:szCs w:val="22"/>
          </w:rPr>
          <w:t xml:space="preserve"> </w:t>
        </w:r>
      </w:ins>
      <w:ins w:id="514" w:author="Adrian Stier" w:date="2022-01-21T10:18:00Z">
        <w:r w:rsidR="00EF5DF8">
          <w:rPr>
            <w:rFonts w:ascii="Helvetica" w:hAnsi="Helvetica"/>
            <w:sz w:val="22"/>
            <w:szCs w:val="22"/>
          </w:rPr>
          <w:t>as motoring technology advances (e.g. through remote sensing)</w:t>
        </w:r>
      </w:ins>
      <w:ins w:id="515" w:author="Adrian Stier" w:date="2022-01-21T10:19:00Z">
        <w:r w:rsidR="00EF5DF8">
          <w:rPr>
            <w:rFonts w:ascii="Helvetica" w:hAnsi="Helvetica"/>
            <w:sz w:val="22"/>
            <w:szCs w:val="22"/>
          </w:rPr>
          <w:t>,</w:t>
        </w:r>
      </w:ins>
      <w:ins w:id="516" w:author="Adrian Stier" w:date="2022-01-21T10:18:00Z">
        <w:r w:rsidR="00EF5DF8">
          <w:rPr>
            <w:rFonts w:ascii="Helvetica" w:hAnsi="Helvetica"/>
            <w:sz w:val="22"/>
            <w:szCs w:val="22"/>
          </w:rPr>
          <w:t xml:space="preserve"> the relative cost of hi</w:t>
        </w:r>
      </w:ins>
      <w:ins w:id="517" w:author="Adrian Stier" w:date="2022-01-21T10:29:00Z">
        <w:r w:rsidR="005A1ABA">
          <w:rPr>
            <w:rFonts w:ascii="Helvetica" w:hAnsi="Helvetica"/>
            <w:sz w:val="22"/>
            <w:szCs w:val="22"/>
          </w:rPr>
          <w:t xml:space="preserve">gh </w:t>
        </w:r>
      </w:ins>
      <w:ins w:id="518" w:author="Adrian Stier" w:date="2022-02-17T09:01:00Z">
        <w:r w:rsidR="000F0757">
          <w:rPr>
            <w:rFonts w:ascii="Helvetica" w:hAnsi="Helvetica"/>
            <w:sz w:val="22"/>
            <w:szCs w:val="22"/>
          </w:rPr>
          <w:t>precision</w:t>
        </w:r>
      </w:ins>
      <w:ins w:id="519" w:author="Adrian Stier" w:date="2022-01-21T10:18:00Z">
        <w:r w:rsidR="00EF5DF8">
          <w:rPr>
            <w:rFonts w:ascii="Helvetica" w:hAnsi="Helvetica"/>
            <w:sz w:val="22"/>
            <w:szCs w:val="22"/>
          </w:rPr>
          <w:t xml:space="preserve"> monitoring may decreas</w:t>
        </w:r>
      </w:ins>
      <w:ins w:id="520" w:author="Adrian Stier" w:date="2022-01-21T10:23:00Z">
        <w:r w:rsidR="008138B1">
          <w:rPr>
            <w:rFonts w:ascii="Helvetica" w:hAnsi="Helvetica"/>
            <w:sz w:val="22"/>
            <w:szCs w:val="22"/>
          </w:rPr>
          <w:t>e, allowing high frequency monitoring at all times</w:t>
        </w:r>
      </w:ins>
      <w:del w:id="521" w:author="Adrian Stier" w:date="2022-01-21T10:22:00Z">
        <w:r w:rsidR="008B0A24" w:rsidDel="008B0A24">
          <w:rPr>
            <w:rFonts w:ascii="Helvetica" w:hAnsi="Helvetica"/>
            <w:sz w:val="22"/>
            <w:szCs w:val="22"/>
          </w:rPr>
          <w:fldChar w:fldCharType="begin"/>
        </w:r>
        <w:r w:rsidR="008B0A24" w:rsidDel="008B0A24">
          <w:rPr>
            <w:rFonts w:ascii="Helvetica" w:hAnsi="Helvetica"/>
            <w:sz w:val="22"/>
            <w:szCs w:val="22"/>
          </w:rPr>
          <w:delInstrText xml:space="preserve"> ADDIN EN.CITE &lt;EndNote&gt;&lt;Cite&gt;&lt;Author&gt;Courchamp&lt;/Author&gt;&lt;Year&gt;2006&lt;/Year&gt;&lt;RecNum&gt;6510&lt;/RecNum&gt;&lt;DisplayText&gt;[38]&lt;/DisplayText&gt;&lt;record&gt;&lt;rec-number&gt;6510&lt;/rec-number&gt;&lt;foreign-keys&gt;&lt;key app="EN" db-id="x0w5wa9airxrfze0ft2x20vgz0w5wpet5ftz" timestamp="1642789335"&gt;6510&lt;/key&gt;&lt;/foreign-keys&gt;&lt;ref-type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delInstrText>
        </w:r>
        <w:r w:rsidR="008B0A24" w:rsidDel="008B0A24">
          <w:rPr>
            <w:rFonts w:ascii="Helvetica" w:hAnsi="Helvetica"/>
            <w:sz w:val="22"/>
            <w:szCs w:val="22"/>
          </w:rPr>
          <w:fldChar w:fldCharType="separate"/>
        </w:r>
        <w:r w:rsidR="008B0A24" w:rsidDel="008B0A24">
          <w:rPr>
            <w:rFonts w:ascii="Helvetica" w:hAnsi="Helvetica"/>
            <w:noProof/>
            <w:sz w:val="22"/>
            <w:szCs w:val="22"/>
          </w:rPr>
          <w:delText>[38]</w:delText>
        </w:r>
        <w:r w:rsidR="008B0A24" w:rsidDel="008B0A24">
          <w:rPr>
            <w:rFonts w:ascii="Helvetica" w:hAnsi="Helvetica"/>
            <w:sz w:val="22"/>
            <w:szCs w:val="22"/>
          </w:rPr>
          <w:fldChar w:fldCharType="end"/>
        </w:r>
      </w:del>
      <w:ins w:id="522" w:author="Adrian Stier" w:date="2022-01-21T10:19:00Z">
        <w:r w:rsidR="00EF5DF8">
          <w:rPr>
            <w:rFonts w:ascii="Helvetica" w:hAnsi="Helvetica"/>
            <w:sz w:val="22"/>
            <w:szCs w:val="22"/>
          </w:rPr>
          <w:t xml:space="preserve">. </w:t>
        </w:r>
      </w:ins>
      <w:ins w:id="523" w:author="Adrian Stier" w:date="2022-01-21T10:23:00Z">
        <w:r w:rsidR="008138B1">
          <w:rPr>
            <w:rFonts w:ascii="Helvetica" w:hAnsi="Helvetica"/>
            <w:sz w:val="22"/>
            <w:szCs w:val="22"/>
          </w:rPr>
          <w:t xml:space="preserve">Consideration of all of these additional sources of complexity will benefit managers considering </w:t>
        </w:r>
      </w:ins>
      <w:ins w:id="524" w:author="Adrian Stier" w:date="2022-01-21T10:24:00Z">
        <w:r w:rsidR="008138B1">
          <w:rPr>
            <w:rFonts w:ascii="Helvetica" w:hAnsi="Helvetica"/>
            <w:sz w:val="22"/>
            <w:szCs w:val="22"/>
          </w:rPr>
          <w:t xml:space="preserve">how to optimize their monitoring strategies now and in the future as ecosystems change. </w:t>
        </w:r>
      </w:ins>
    </w:p>
    <w:p w14:paraId="44B48A24" w14:textId="77777777" w:rsidR="00416D92" w:rsidRDefault="00416D92" w:rsidP="006551EE">
      <w:pPr>
        <w:rPr>
          <w:ins w:id="525" w:author="Adrian Stier" w:date="2022-01-20T14:02:00Z"/>
          <w:rFonts w:ascii="Helvetica" w:hAnsi="Helvetica"/>
          <w:sz w:val="22"/>
          <w:szCs w:val="22"/>
        </w:rPr>
      </w:pPr>
    </w:p>
    <w:p w14:paraId="1DA1EA20" w14:textId="78F1BB60" w:rsidR="00C260DE" w:rsidRPr="00C260DE" w:rsidDel="008E6F38" w:rsidRDefault="00C260DE" w:rsidP="006551EE">
      <w:pPr>
        <w:rPr>
          <w:del w:id="526" w:author="Adrian Stier" w:date="2022-01-20T14:07:00Z"/>
          <w:rFonts w:ascii="Helvetica" w:hAnsi="Helvetica"/>
          <w:sz w:val="22"/>
          <w:szCs w:val="22"/>
        </w:rPr>
      </w:pPr>
    </w:p>
    <w:p w14:paraId="1181B0AB" w14:textId="77777777" w:rsidR="00F40114" w:rsidRDefault="00F40114" w:rsidP="006551EE">
      <w:pPr>
        <w:widowControl w:val="0"/>
        <w:autoSpaceDE w:val="0"/>
        <w:autoSpaceDN w:val="0"/>
        <w:adjustRightInd w:val="0"/>
        <w:rPr>
          <w:rFonts w:ascii="Helvetica" w:hAnsi="Helvetica"/>
          <w:i/>
          <w:sz w:val="22"/>
          <w:szCs w:val="22"/>
        </w:rPr>
      </w:pPr>
    </w:p>
    <w:p w14:paraId="3548455A" w14:textId="4B92F8F6" w:rsidR="00C34F51" w:rsidRPr="003805EE" w:rsidRDefault="00342681" w:rsidP="006551EE">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4F298F2C" w:rsidR="00F02C12" w:rsidRDefault="00F02C12" w:rsidP="006551EE">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Additional difficulties emerge because of misaligned economic incentives and structures</w:t>
      </w:r>
      <w:r w:rsidR="00BF1DBD">
        <w:rPr>
          <w:rFonts w:ascii="Helvetica" w:hAnsi="Helvetica" w:cs="Helvetica Neue"/>
          <w:sz w:val="22"/>
          <w:szCs w:val="22"/>
        </w:rPr>
        <w:t xml:space="preserve"> </w:t>
      </w:r>
      <w:r w:rsidRPr="003805EE">
        <w:rPr>
          <w:rFonts w:ascii="Helvetica" w:hAnsi="Helvetica" w:cs="Helvetica Neue"/>
          <w:sz w:val="22"/>
          <w:szCs w:val="22"/>
        </w:rPr>
        <w:t xml:space="preserve">that deter or constrain heavy monitoring when yields are near a </w:t>
      </w:r>
      <w:r w:rsidR="00725758">
        <w:rPr>
          <w:rFonts w:ascii="Helvetica" w:hAnsi="Helvetica" w:cs="Helvetica Neue"/>
          <w:sz w:val="22"/>
          <w:szCs w:val="22"/>
        </w:rPr>
        <w:t>critical threshold</w:t>
      </w:r>
      <w:r w:rsidRPr="003805EE">
        <w:rPr>
          <w:rFonts w:ascii="Helvetica" w:hAnsi="Helvetica" w:cs="Helvetica Neue"/>
          <w:sz w:val="22"/>
          <w:szCs w:val="22"/>
        </w:rPr>
        <w:t xml:space="preserve">,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crossed a 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6551EE">
      <w:pPr>
        <w:ind w:firstLine="720"/>
        <w:rPr>
          <w:rFonts w:ascii="Helvetica" w:hAnsi="Helvetica"/>
          <w:b/>
          <w:sz w:val="22"/>
          <w:szCs w:val="22"/>
        </w:rPr>
      </w:pPr>
    </w:p>
    <w:p w14:paraId="02B9CF32" w14:textId="77777777" w:rsidR="007522A9" w:rsidRPr="003805EE" w:rsidRDefault="007522A9" w:rsidP="006551EE">
      <w:pPr>
        <w:tabs>
          <w:tab w:val="left" w:pos="1240"/>
        </w:tabs>
        <w:rPr>
          <w:rFonts w:ascii="Helvetica" w:hAnsi="Helvetica"/>
          <w:b/>
          <w:sz w:val="22"/>
          <w:szCs w:val="22"/>
        </w:rPr>
      </w:pPr>
      <w:r w:rsidRPr="003805EE">
        <w:rPr>
          <w:rFonts w:ascii="Helvetica" w:hAnsi="Helvetica"/>
          <w:b/>
          <w:sz w:val="22"/>
          <w:szCs w:val="22"/>
        </w:rPr>
        <w:t>ACKNOWLEDGEMENTS</w:t>
      </w:r>
    </w:p>
    <w:p w14:paraId="2D4E6457" w14:textId="27FAE442" w:rsidR="007522A9" w:rsidRPr="003805EE" w:rsidRDefault="007522A9" w:rsidP="006551EE">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and colleagues at NWFSC</w:t>
      </w:r>
      <w:r w:rsidR="00EB79DD">
        <w:rPr>
          <w:rFonts w:ascii="Helvetica" w:hAnsi="Helvetica"/>
          <w:sz w:val="22"/>
          <w:szCs w:val="22"/>
        </w:rPr>
        <w:t xml:space="preserve"> and UCSB</w:t>
      </w:r>
      <w:r w:rsidRPr="003805EE">
        <w:rPr>
          <w:rFonts w:ascii="Helvetica" w:hAnsi="Helvetica"/>
          <w:sz w:val="22"/>
          <w:szCs w:val="22"/>
        </w:rPr>
        <w:t xml:space="preserve"> for valuable feedback and advice. </w:t>
      </w:r>
    </w:p>
    <w:p w14:paraId="3ED6EFD2" w14:textId="77777777" w:rsidR="004C1C88" w:rsidRDefault="004C1C88" w:rsidP="006551EE">
      <w:pPr>
        <w:tabs>
          <w:tab w:val="left" w:pos="1240"/>
        </w:tabs>
        <w:rPr>
          <w:rFonts w:ascii="Helvetica" w:hAnsi="Helvetica"/>
          <w:b/>
          <w:sz w:val="22"/>
          <w:szCs w:val="22"/>
        </w:rPr>
      </w:pPr>
    </w:p>
    <w:p w14:paraId="544C099B" w14:textId="2BE1B9FE" w:rsidR="00393682" w:rsidRDefault="00393682" w:rsidP="006551EE">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6551EE">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6551EE">
      <w:pPr>
        <w:rPr>
          <w:rFonts w:ascii="Helvetica" w:hAnsi="Helvetica"/>
          <w:b/>
          <w:sz w:val="22"/>
          <w:szCs w:val="22"/>
        </w:rPr>
      </w:pPr>
    </w:p>
    <w:p w14:paraId="59F11514" w14:textId="77777777" w:rsidR="002633A4" w:rsidRPr="003805EE" w:rsidRDefault="002633A4" w:rsidP="006551EE">
      <w:pPr>
        <w:tabs>
          <w:tab w:val="left" w:pos="1240"/>
        </w:tabs>
        <w:rPr>
          <w:rFonts w:ascii="Helvetica" w:hAnsi="Helvetica"/>
          <w:b/>
          <w:sz w:val="22"/>
          <w:szCs w:val="22"/>
        </w:rPr>
      </w:pPr>
      <w:r w:rsidRPr="003805EE">
        <w:rPr>
          <w:rFonts w:ascii="Helvetica" w:hAnsi="Helvetica"/>
          <w:b/>
          <w:sz w:val="22"/>
          <w:szCs w:val="22"/>
        </w:rPr>
        <w:t>LITERATURE CITED</w:t>
      </w:r>
    </w:p>
    <w:p w14:paraId="0D7ABF89" w14:textId="77777777" w:rsidR="002E2F64" w:rsidRPr="002E2F64" w:rsidRDefault="006C170D" w:rsidP="002E2F64">
      <w:pPr>
        <w:pStyle w:val="EndNoteBibliography"/>
        <w:rPr>
          <w:noProof/>
        </w:rPr>
      </w:pPr>
      <w:r w:rsidRPr="003805EE">
        <w:rPr>
          <w:szCs w:val="22"/>
        </w:rPr>
        <w:lastRenderedPageBreak/>
        <w:fldChar w:fldCharType="begin"/>
      </w:r>
      <w:r w:rsidR="00D106C7" w:rsidRPr="003805EE">
        <w:rPr>
          <w:szCs w:val="22"/>
        </w:rPr>
        <w:instrText xml:space="preserve"> ADDIN EN.REFLIST </w:instrText>
      </w:r>
      <w:r w:rsidRPr="003805EE">
        <w:rPr>
          <w:szCs w:val="22"/>
        </w:rPr>
        <w:fldChar w:fldCharType="separate"/>
      </w:r>
      <w:r w:rsidR="002E2F64" w:rsidRPr="002E2F64">
        <w:rPr>
          <w:noProof/>
        </w:rPr>
        <w:t>1.</w:t>
      </w:r>
      <w:r w:rsidR="002E2F64" w:rsidRPr="002E2F64">
        <w:rPr>
          <w:noProof/>
        </w:rPr>
        <w:tab/>
        <w:t xml:space="preserve">Kates R.W., Clark W.C., Corell R., Hall J.M., Jaeger C.C., Lowe I., McCarthy J.J., Schellnhuber H.J., Bolin B., Dickson N.M., et al. 2001 Sustainability Science. </w:t>
      </w:r>
      <w:r w:rsidR="002E2F64" w:rsidRPr="002E2F64">
        <w:rPr>
          <w:i/>
          <w:noProof/>
        </w:rPr>
        <w:t>Science</w:t>
      </w:r>
      <w:r w:rsidR="002E2F64" w:rsidRPr="002E2F64">
        <w:rPr>
          <w:noProof/>
        </w:rPr>
        <w:t xml:space="preserve"> </w:t>
      </w:r>
      <w:r w:rsidR="002E2F64" w:rsidRPr="002E2F64">
        <w:rPr>
          <w:b/>
          <w:noProof/>
        </w:rPr>
        <w:t>292</w:t>
      </w:r>
      <w:r w:rsidR="002E2F64" w:rsidRPr="002E2F64">
        <w:rPr>
          <w:noProof/>
        </w:rPr>
        <w:t>(5517), 641-642. (doi:10.1126/science.1059386).</w:t>
      </w:r>
    </w:p>
    <w:p w14:paraId="1C4A7DD9" w14:textId="77777777" w:rsidR="002E2F64" w:rsidRPr="002E2F64" w:rsidRDefault="002E2F64" w:rsidP="002E2F64">
      <w:pPr>
        <w:pStyle w:val="EndNoteBibliography"/>
        <w:rPr>
          <w:noProof/>
        </w:rPr>
      </w:pPr>
      <w:r w:rsidRPr="002E2F64">
        <w:rPr>
          <w:noProof/>
        </w:rPr>
        <w:t>2.</w:t>
      </w:r>
      <w:r w:rsidRPr="002E2F64">
        <w:rPr>
          <w:noProof/>
        </w:rPr>
        <w:tab/>
        <w:t xml:space="preserve">Wintle B.A., Runge M.C., Bekessy S.A. 2010 Allocating monitoring effort in the face of unknown unknowns. </w:t>
      </w:r>
      <w:r w:rsidRPr="002E2F64">
        <w:rPr>
          <w:i/>
          <w:noProof/>
        </w:rPr>
        <w:t>Ecology Letters</w:t>
      </w:r>
      <w:r w:rsidRPr="002E2F64">
        <w:rPr>
          <w:noProof/>
        </w:rPr>
        <w:t xml:space="preserve"> </w:t>
      </w:r>
      <w:r w:rsidRPr="002E2F64">
        <w:rPr>
          <w:b/>
          <w:noProof/>
        </w:rPr>
        <w:t>13</w:t>
      </w:r>
      <w:r w:rsidRPr="002E2F64">
        <w:rPr>
          <w:noProof/>
        </w:rPr>
        <w:t>(11), 1325-1337. (doi:10.1111/j.1461-0248.2010.01514.x).</w:t>
      </w:r>
    </w:p>
    <w:p w14:paraId="2D8A8A70" w14:textId="77777777" w:rsidR="002E2F64" w:rsidRPr="002E2F64" w:rsidRDefault="002E2F64" w:rsidP="002E2F64">
      <w:pPr>
        <w:pStyle w:val="EndNoteBibliography"/>
        <w:rPr>
          <w:noProof/>
        </w:rPr>
      </w:pPr>
      <w:r w:rsidRPr="002E2F64">
        <w:rPr>
          <w:noProof/>
        </w:rPr>
        <w:t>3.</w:t>
      </w:r>
      <w:r w:rsidRPr="002E2F64">
        <w:rPr>
          <w:noProof/>
        </w:rPr>
        <w:tab/>
        <w:t xml:space="preserve">McDonald-Madden E., Baxter P.W., Fuller R.A., Martin T.G., Game E.T., Montambault J., Possingham H.P. 2010 Monitoring does not always count. </w:t>
      </w:r>
      <w:r w:rsidRPr="002E2F64">
        <w:rPr>
          <w:i/>
          <w:noProof/>
        </w:rPr>
        <w:t>Trends in Ecology &amp; Evolution</w:t>
      </w:r>
      <w:r w:rsidRPr="002E2F64">
        <w:rPr>
          <w:noProof/>
        </w:rPr>
        <w:t xml:space="preserve"> </w:t>
      </w:r>
      <w:r w:rsidRPr="002E2F64">
        <w:rPr>
          <w:b/>
          <w:noProof/>
        </w:rPr>
        <w:t>25</w:t>
      </w:r>
      <w:r w:rsidRPr="002E2F64">
        <w:rPr>
          <w:noProof/>
        </w:rPr>
        <w:t>(10), 547-550.</w:t>
      </w:r>
    </w:p>
    <w:p w14:paraId="6A8861E6" w14:textId="77777777" w:rsidR="002E2F64" w:rsidRPr="002E2F64" w:rsidRDefault="002E2F64" w:rsidP="002E2F64">
      <w:pPr>
        <w:pStyle w:val="EndNoteBibliography"/>
        <w:rPr>
          <w:noProof/>
        </w:rPr>
      </w:pPr>
      <w:r w:rsidRPr="002E2F64">
        <w:rPr>
          <w:noProof/>
        </w:rPr>
        <w:t>4.</w:t>
      </w:r>
      <w:r w:rsidRPr="002E2F64">
        <w:rPr>
          <w:noProof/>
        </w:rPr>
        <w:tab/>
        <w:t xml:space="preserve">Biggs H.C., Rogers K.H. 2003 An adaptive system to link science, monitoring and management in practice. </w:t>
      </w:r>
      <w:r w:rsidRPr="002E2F64">
        <w:rPr>
          <w:i/>
          <w:noProof/>
        </w:rPr>
        <w:t>The Kruger experience: Ecology and management of savanna heterogeneity</w:t>
      </w:r>
      <w:r w:rsidRPr="002E2F64">
        <w:rPr>
          <w:noProof/>
        </w:rPr>
        <w:t>, 59-80.</w:t>
      </w:r>
    </w:p>
    <w:p w14:paraId="3861E391" w14:textId="77777777" w:rsidR="002E2F64" w:rsidRPr="002E2F64" w:rsidRDefault="002E2F64" w:rsidP="002E2F64">
      <w:pPr>
        <w:pStyle w:val="EndNoteBibliography"/>
        <w:rPr>
          <w:noProof/>
        </w:rPr>
      </w:pPr>
      <w:r w:rsidRPr="002E2F64">
        <w:rPr>
          <w:rFonts w:hint="eastAsia"/>
          <w:noProof/>
        </w:rPr>
        <w:t>5.</w:t>
      </w:r>
      <w:r w:rsidRPr="002E2F64">
        <w:rPr>
          <w:rFonts w:hint="eastAsia"/>
          <w:noProof/>
        </w:rPr>
        <w:tab/>
        <w:t>Wade P.R. 1998 Calculating limits to the allowable human</w:t>
      </w:r>
      <w:r w:rsidRPr="002E2F64">
        <w:rPr>
          <w:rFonts w:hint="eastAsia"/>
          <w:noProof/>
        </w:rPr>
        <w:t>‐</w:t>
      </w:r>
      <w:r w:rsidRPr="002E2F64">
        <w:rPr>
          <w:rFonts w:hint="eastAsia"/>
          <w:noProof/>
        </w:rPr>
        <w:t xml:space="preserve">caused mortality of cetaceans and pinnipeds. </w:t>
      </w:r>
      <w:r w:rsidRPr="002E2F64">
        <w:rPr>
          <w:rFonts w:hint="eastAsia"/>
          <w:i/>
          <w:noProof/>
        </w:rPr>
        <w:t>Mar Mammal Sci</w:t>
      </w:r>
      <w:r w:rsidRPr="002E2F64">
        <w:rPr>
          <w:rFonts w:hint="eastAsia"/>
          <w:noProof/>
        </w:rPr>
        <w:t xml:space="preserve"> </w:t>
      </w:r>
      <w:r w:rsidRPr="002E2F64">
        <w:rPr>
          <w:rFonts w:hint="eastAsia"/>
          <w:b/>
          <w:noProof/>
        </w:rPr>
        <w:t>14</w:t>
      </w:r>
      <w:r w:rsidRPr="002E2F64">
        <w:rPr>
          <w:rFonts w:hint="eastAsia"/>
          <w:noProof/>
        </w:rPr>
        <w:t>(1), 1-37.</w:t>
      </w:r>
    </w:p>
    <w:p w14:paraId="2CCF94DB" w14:textId="77777777" w:rsidR="002E2F64" w:rsidRPr="002E2F64" w:rsidRDefault="002E2F64" w:rsidP="002E2F64">
      <w:pPr>
        <w:pStyle w:val="EndNoteBibliography"/>
        <w:rPr>
          <w:noProof/>
        </w:rPr>
      </w:pPr>
      <w:r w:rsidRPr="002E2F64">
        <w:rPr>
          <w:noProof/>
        </w:rPr>
        <w:t>6.</w:t>
      </w:r>
      <w:r w:rsidRPr="002E2F64">
        <w:rPr>
          <w:noProof/>
        </w:rPr>
        <w:tab/>
        <w:t xml:space="preserve">Froese R., Branch T.A., Proelß A., Quaas M., Sainsbury K., Zimmermann C. 2011 Generic harvest control rules for European fisheries. </w:t>
      </w:r>
      <w:r w:rsidRPr="002E2F64">
        <w:rPr>
          <w:i/>
          <w:noProof/>
        </w:rPr>
        <w:t>Fish and fisheries</w:t>
      </w:r>
      <w:r w:rsidRPr="002E2F64">
        <w:rPr>
          <w:noProof/>
        </w:rPr>
        <w:t xml:space="preserve"> </w:t>
      </w:r>
      <w:r w:rsidRPr="002E2F64">
        <w:rPr>
          <w:b/>
          <w:noProof/>
        </w:rPr>
        <w:t>12</w:t>
      </w:r>
      <w:r w:rsidRPr="002E2F64">
        <w:rPr>
          <w:noProof/>
        </w:rPr>
        <w:t>(3), 340-351.</w:t>
      </w:r>
    </w:p>
    <w:p w14:paraId="1A800E52" w14:textId="77777777" w:rsidR="002E2F64" w:rsidRPr="002E2F64" w:rsidRDefault="002E2F64" w:rsidP="002E2F64">
      <w:pPr>
        <w:pStyle w:val="EndNoteBibliography"/>
        <w:rPr>
          <w:noProof/>
        </w:rPr>
      </w:pPr>
      <w:r w:rsidRPr="002E2F64">
        <w:rPr>
          <w:noProof/>
        </w:rPr>
        <w:t>7.</w:t>
      </w:r>
      <w:r w:rsidRPr="002E2F64">
        <w:rPr>
          <w:noProof/>
        </w:rPr>
        <w:tab/>
        <w:t xml:space="preserve">Courchamp F., Clutton-Brock T., Grenfell B. 1999 Inverse density dependence and the Allee effect. </w:t>
      </w:r>
      <w:r w:rsidRPr="002E2F64">
        <w:rPr>
          <w:i/>
          <w:noProof/>
        </w:rPr>
        <w:t>Trends in Ecology &amp; Evolution</w:t>
      </w:r>
      <w:r w:rsidRPr="002E2F64">
        <w:rPr>
          <w:noProof/>
        </w:rPr>
        <w:t xml:space="preserve"> </w:t>
      </w:r>
      <w:r w:rsidRPr="002E2F64">
        <w:rPr>
          <w:b/>
          <w:noProof/>
        </w:rPr>
        <w:t>14</w:t>
      </w:r>
      <w:r w:rsidRPr="002E2F64">
        <w:rPr>
          <w:noProof/>
        </w:rPr>
        <w:t>(10), 405-410.</w:t>
      </w:r>
    </w:p>
    <w:p w14:paraId="5EDB49FC" w14:textId="77777777" w:rsidR="002E2F64" w:rsidRPr="002E2F64" w:rsidRDefault="002E2F64" w:rsidP="002E2F64">
      <w:pPr>
        <w:pStyle w:val="EndNoteBibliography"/>
        <w:rPr>
          <w:noProof/>
        </w:rPr>
      </w:pPr>
      <w:r w:rsidRPr="002E2F64">
        <w:rPr>
          <w:noProof/>
        </w:rPr>
        <w:t>8.</w:t>
      </w:r>
      <w:r w:rsidRPr="002E2F64">
        <w:rPr>
          <w:noProof/>
        </w:rPr>
        <w:tab/>
        <w:t xml:space="preserve">Kaplan I.C., Leonard J. 2012 From krill to convenience stores: forecasting the economic and ecological effects of fisheries management on the US West Coast. </w:t>
      </w:r>
      <w:r w:rsidRPr="002E2F64">
        <w:rPr>
          <w:i/>
          <w:noProof/>
        </w:rPr>
        <w:t>Marine Policy</w:t>
      </w:r>
      <w:r w:rsidRPr="002E2F64">
        <w:rPr>
          <w:noProof/>
        </w:rPr>
        <w:t xml:space="preserve"> </w:t>
      </w:r>
      <w:r w:rsidRPr="002E2F64">
        <w:rPr>
          <w:b/>
          <w:noProof/>
        </w:rPr>
        <w:t>36</w:t>
      </w:r>
      <w:r w:rsidRPr="002E2F64">
        <w:rPr>
          <w:noProof/>
        </w:rPr>
        <w:t>(5), 947-954.</w:t>
      </w:r>
    </w:p>
    <w:p w14:paraId="07D7FC0C" w14:textId="77777777" w:rsidR="002E2F64" w:rsidRPr="002E2F64" w:rsidRDefault="002E2F64" w:rsidP="002E2F64">
      <w:pPr>
        <w:pStyle w:val="EndNoteBibliography"/>
        <w:rPr>
          <w:noProof/>
        </w:rPr>
      </w:pPr>
      <w:r w:rsidRPr="002E2F64">
        <w:rPr>
          <w:noProof/>
        </w:rPr>
        <w:t>9.</w:t>
      </w:r>
      <w:r w:rsidRPr="002E2F64">
        <w:rPr>
          <w:noProof/>
        </w:rPr>
        <w:tab/>
        <w:t xml:space="preserve">Liermann M., Hilborn R. 1997 Depensation in fish stocks: a hierarchic Bayesian meta-analysis. </w:t>
      </w:r>
      <w:r w:rsidRPr="002E2F64">
        <w:rPr>
          <w:i/>
          <w:noProof/>
        </w:rPr>
        <w:t>Canadian Journal of Fisheries and Aquatic Sciences</w:t>
      </w:r>
      <w:r w:rsidRPr="002E2F64">
        <w:rPr>
          <w:noProof/>
        </w:rPr>
        <w:t xml:space="preserve"> </w:t>
      </w:r>
      <w:r w:rsidRPr="002E2F64">
        <w:rPr>
          <w:b/>
          <w:noProof/>
        </w:rPr>
        <w:t>54</w:t>
      </w:r>
      <w:r w:rsidRPr="002E2F64">
        <w:rPr>
          <w:noProof/>
        </w:rPr>
        <w:t>(9), 1976-1984.</w:t>
      </w:r>
    </w:p>
    <w:p w14:paraId="35F4D90C" w14:textId="77777777" w:rsidR="002E2F64" w:rsidRPr="002E2F64" w:rsidRDefault="002E2F64" w:rsidP="002E2F64">
      <w:pPr>
        <w:pStyle w:val="EndNoteBibliography"/>
        <w:rPr>
          <w:noProof/>
        </w:rPr>
      </w:pPr>
      <w:r w:rsidRPr="002E2F64">
        <w:rPr>
          <w:noProof/>
        </w:rPr>
        <w:lastRenderedPageBreak/>
        <w:t>10.</w:t>
      </w:r>
      <w:r w:rsidRPr="002E2F64">
        <w:rPr>
          <w:noProof/>
        </w:rPr>
        <w:tab/>
        <w:t xml:space="preserve">Frank K.T., Brickman D. 2000 Allee effects and compensatory population dynamics within a stock complex. </w:t>
      </w:r>
      <w:r w:rsidRPr="002E2F64">
        <w:rPr>
          <w:i/>
          <w:noProof/>
        </w:rPr>
        <w:t>Canadian Journal of Fisheries and Aquatic Sciences</w:t>
      </w:r>
      <w:r w:rsidRPr="002E2F64">
        <w:rPr>
          <w:noProof/>
        </w:rPr>
        <w:t xml:space="preserve"> </w:t>
      </w:r>
      <w:r w:rsidRPr="002E2F64">
        <w:rPr>
          <w:b/>
          <w:noProof/>
        </w:rPr>
        <w:t>57</w:t>
      </w:r>
      <w:r w:rsidRPr="002E2F64">
        <w:rPr>
          <w:noProof/>
        </w:rPr>
        <w:t>(3), 513-517.</w:t>
      </w:r>
    </w:p>
    <w:p w14:paraId="226AD8D6" w14:textId="77777777" w:rsidR="002E2F64" w:rsidRPr="002E2F64" w:rsidRDefault="002E2F64" w:rsidP="002E2F64">
      <w:pPr>
        <w:pStyle w:val="EndNoteBibliography"/>
        <w:rPr>
          <w:noProof/>
        </w:rPr>
      </w:pPr>
      <w:r w:rsidRPr="002E2F64">
        <w:rPr>
          <w:noProof/>
        </w:rPr>
        <w:t>11.</w:t>
      </w:r>
      <w:r w:rsidRPr="002E2F64">
        <w:rPr>
          <w:noProof/>
        </w:rPr>
        <w:tab/>
        <w:t xml:space="preserve">Courchamp F., Berec L., Gascoigne J. 2008 </w:t>
      </w:r>
      <w:r w:rsidRPr="002E2F64">
        <w:rPr>
          <w:i/>
          <w:noProof/>
        </w:rPr>
        <w:t>Allee effects in ecology and conservation</w:t>
      </w:r>
      <w:r w:rsidRPr="002E2F64">
        <w:rPr>
          <w:noProof/>
        </w:rPr>
        <w:t>, OUP Oxford.</w:t>
      </w:r>
    </w:p>
    <w:p w14:paraId="3295B51D" w14:textId="77777777" w:rsidR="002E2F64" w:rsidRPr="002E2F64" w:rsidRDefault="002E2F64" w:rsidP="002E2F64">
      <w:pPr>
        <w:pStyle w:val="EndNoteBibliography"/>
        <w:rPr>
          <w:noProof/>
        </w:rPr>
      </w:pPr>
      <w:r w:rsidRPr="002E2F64">
        <w:rPr>
          <w:rFonts w:hint="eastAsia"/>
          <w:noProof/>
        </w:rPr>
        <w:t>12.</w:t>
      </w:r>
      <w:r w:rsidRPr="002E2F64">
        <w:rPr>
          <w:rFonts w:hint="eastAsia"/>
          <w:noProof/>
        </w:rPr>
        <w:tab/>
        <w:t>Swain D.P. 2011 Life</w:t>
      </w:r>
      <w:r w:rsidRPr="002E2F64">
        <w:rPr>
          <w:rFonts w:hint="eastAsia"/>
          <w:noProof/>
        </w:rPr>
        <w:t>‐</w:t>
      </w:r>
      <w:r w:rsidRPr="002E2F64">
        <w:rPr>
          <w:rFonts w:hint="eastAsia"/>
          <w:noProof/>
        </w:rPr>
        <w:t xml:space="preserve">history evolution and elevated natural mortality in a population of Atlantic cod (Gadus morhua). </w:t>
      </w:r>
      <w:r w:rsidRPr="002E2F64">
        <w:rPr>
          <w:rFonts w:hint="eastAsia"/>
          <w:i/>
          <w:noProof/>
        </w:rPr>
        <w:t>Evolutionary Applications</w:t>
      </w:r>
      <w:r w:rsidRPr="002E2F64">
        <w:rPr>
          <w:rFonts w:hint="eastAsia"/>
          <w:noProof/>
        </w:rPr>
        <w:t xml:space="preserve"> </w:t>
      </w:r>
      <w:r w:rsidRPr="002E2F64">
        <w:rPr>
          <w:rFonts w:hint="eastAsia"/>
          <w:b/>
          <w:noProof/>
        </w:rPr>
        <w:t>4</w:t>
      </w:r>
      <w:r w:rsidRPr="002E2F64">
        <w:rPr>
          <w:rFonts w:hint="eastAsia"/>
          <w:noProof/>
        </w:rPr>
        <w:t>(1), 18-29.</w:t>
      </w:r>
    </w:p>
    <w:p w14:paraId="39E238C1" w14:textId="77777777" w:rsidR="002E2F64" w:rsidRPr="002E2F64" w:rsidRDefault="002E2F64" w:rsidP="002E2F64">
      <w:pPr>
        <w:pStyle w:val="EndNoteBibliography"/>
        <w:rPr>
          <w:noProof/>
        </w:rPr>
      </w:pPr>
      <w:r w:rsidRPr="002E2F64">
        <w:rPr>
          <w:noProof/>
        </w:rPr>
        <w:t>13.</w:t>
      </w:r>
      <w:r w:rsidRPr="002E2F64">
        <w:rPr>
          <w:noProof/>
        </w:rPr>
        <w:tab/>
        <w:t xml:space="preserve">Mangel M. 2000 Irreducible uncertainties, sustainable fisheries and marine reserves. </w:t>
      </w:r>
      <w:r w:rsidRPr="002E2F64">
        <w:rPr>
          <w:i/>
          <w:noProof/>
        </w:rPr>
        <w:t>Evolutionary Ecology Research</w:t>
      </w:r>
      <w:r w:rsidRPr="002E2F64">
        <w:rPr>
          <w:noProof/>
        </w:rPr>
        <w:t xml:space="preserve"> </w:t>
      </w:r>
      <w:r w:rsidRPr="002E2F64">
        <w:rPr>
          <w:b/>
          <w:noProof/>
        </w:rPr>
        <w:t>2</w:t>
      </w:r>
      <w:r w:rsidRPr="002E2F64">
        <w:rPr>
          <w:noProof/>
        </w:rPr>
        <w:t>, 547-557.</w:t>
      </w:r>
    </w:p>
    <w:p w14:paraId="6D8DDBE5" w14:textId="77777777" w:rsidR="002E2F64" w:rsidRPr="002E2F64" w:rsidRDefault="002E2F64" w:rsidP="002E2F64">
      <w:pPr>
        <w:pStyle w:val="EndNoteBibliography"/>
        <w:rPr>
          <w:noProof/>
        </w:rPr>
      </w:pPr>
      <w:r w:rsidRPr="002E2F64">
        <w:rPr>
          <w:noProof/>
        </w:rPr>
        <w:t>14.</w:t>
      </w:r>
      <w:r w:rsidRPr="002E2F64">
        <w:rPr>
          <w:noProof/>
        </w:rPr>
        <w:tab/>
        <w:t xml:space="preserve">Legg C.J., Nagy L. 2006 Why most conservation monitoring is, but need not be, a waste of time. </w:t>
      </w:r>
      <w:r w:rsidRPr="002E2F64">
        <w:rPr>
          <w:i/>
          <w:noProof/>
        </w:rPr>
        <w:t>J Environ Manage</w:t>
      </w:r>
      <w:r w:rsidRPr="002E2F64">
        <w:rPr>
          <w:noProof/>
        </w:rPr>
        <w:t xml:space="preserve"> </w:t>
      </w:r>
      <w:r w:rsidRPr="002E2F64">
        <w:rPr>
          <w:b/>
          <w:noProof/>
        </w:rPr>
        <w:t>78</w:t>
      </w:r>
      <w:r w:rsidRPr="002E2F64">
        <w:rPr>
          <w:noProof/>
        </w:rPr>
        <w:t>(2), 194-199. (doi:10.1016/j.jenvman.2005.04.016).</w:t>
      </w:r>
    </w:p>
    <w:p w14:paraId="24A49CFA" w14:textId="77777777" w:rsidR="002E2F64" w:rsidRPr="002E2F64" w:rsidRDefault="002E2F64" w:rsidP="002E2F64">
      <w:pPr>
        <w:pStyle w:val="EndNoteBibliography"/>
        <w:rPr>
          <w:noProof/>
        </w:rPr>
      </w:pPr>
      <w:r w:rsidRPr="002E2F64">
        <w:rPr>
          <w:noProof/>
        </w:rPr>
        <w:t>15.</w:t>
      </w:r>
      <w:r w:rsidRPr="002E2F64">
        <w:rPr>
          <w:noProof/>
        </w:rPr>
        <w:tab/>
        <w:t xml:space="preserve">Field S.A., Tyre A.J., Jonzén N., Rhodes J.R., Possingham H.P. 2004 Minimizing the cost of environmental management decisions by optimizing statistical thresholds. </w:t>
      </w:r>
      <w:r w:rsidRPr="002E2F64">
        <w:rPr>
          <w:i/>
          <w:noProof/>
        </w:rPr>
        <w:t>Ecology Letters</w:t>
      </w:r>
      <w:r w:rsidRPr="002E2F64">
        <w:rPr>
          <w:noProof/>
        </w:rPr>
        <w:t xml:space="preserve"> </w:t>
      </w:r>
      <w:r w:rsidRPr="002E2F64">
        <w:rPr>
          <w:b/>
          <w:noProof/>
        </w:rPr>
        <w:t>7</w:t>
      </w:r>
      <w:r w:rsidRPr="002E2F64">
        <w:rPr>
          <w:noProof/>
        </w:rPr>
        <w:t>(8), 669-675.</w:t>
      </w:r>
    </w:p>
    <w:p w14:paraId="621857E5" w14:textId="77777777" w:rsidR="002E2F64" w:rsidRPr="002E2F64" w:rsidRDefault="002E2F64" w:rsidP="002E2F64">
      <w:pPr>
        <w:pStyle w:val="EndNoteBibliography"/>
        <w:rPr>
          <w:noProof/>
        </w:rPr>
      </w:pPr>
      <w:r w:rsidRPr="002E2F64">
        <w:rPr>
          <w:noProof/>
        </w:rPr>
        <w:t>16.</w:t>
      </w:r>
      <w:r w:rsidRPr="002E2F64">
        <w:rPr>
          <w:noProof/>
        </w:rPr>
        <w:tab/>
        <w:t xml:space="preserve">Chadès I., McDonald-Madden E., McCarthy M.A., Wintle B., Linkie M., Possingham H.P. 2008 When to stop managing or surveying cryptic threatened species. </w:t>
      </w:r>
      <w:r w:rsidRPr="002E2F64">
        <w:rPr>
          <w:i/>
          <w:noProof/>
        </w:rPr>
        <w:t>Proceedings of the National Academy of Sciences</w:t>
      </w:r>
      <w:r w:rsidRPr="002E2F64">
        <w:rPr>
          <w:noProof/>
        </w:rPr>
        <w:t xml:space="preserve"> </w:t>
      </w:r>
      <w:r w:rsidRPr="002E2F64">
        <w:rPr>
          <w:b/>
          <w:noProof/>
        </w:rPr>
        <w:t>105</w:t>
      </w:r>
      <w:r w:rsidRPr="002E2F64">
        <w:rPr>
          <w:noProof/>
        </w:rPr>
        <w:t>(37), 13936-13940.</w:t>
      </w:r>
    </w:p>
    <w:p w14:paraId="31DF2ED4" w14:textId="77777777" w:rsidR="002E2F64" w:rsidRPr="002E2F64" w:rsidRDefault="002E2F64" w:rsidP="002E2F64">
      <w:pPr>
        <w:pStyle w:val="EndNoteBibliography"/>
        <w:rPr>
          <w:noProof/>
        </w:rPr>
      </w:pPr>
      <w:r w:rsidRPr="002E2F64">
        <w:rPr>
          <w:noProof/>
        </w:rPr>
        <w:t>17.</w:t>
      </w:r>
      <w:r w:rsidRPr="002E2F64">
        <w:rPr>
          <w:noProof/>
        </w:rPr>
        <w:tab/>
        <w:t xml:space="preserve">Smith A. 1994 Management strategy evaluation: the light on the hill. </w:t>
      </w:r>
      <w:r w:rsidRPr="002E2F64">
        <w:rPr>
          <w:i/>
          <w:noProof/>
        </w:rPr>
        <w:t>Population dynamics for fisheries management</w:t>
      </w:r>
      <w:r w:rsidRPr="002E2F64">
        <w:rPr>
          <w:noProof/>
        </w:rPr>
        <w:t>, 249-253.</w:t>
      </w:r>
    </w:p>
    <w:p w14:paraId="5775B956" w14:textId="77777777" w:rsidR="002E2F64" w:rsidRPr="002E2F64" w:rsidRDefault="002E2F64" w:rsidP="002E2F64">
      <w:pPr>
        <w:pStyle w:val="EndNoteBibliography"/>
        <w:rPr>
          <w:noProof/>
        </w:rPr>
      </w:pPr>
      <w:r w:rsidRPr="002E2F64">
        <w:rPr>
          <w:noProof/>
        </w:rPr>
        <w:t>18.</w:t>
      </w:r>
      <w:r w:rsidRPr="002E2F64">
        <w:rPr>
          <w:noProof/>
        </w:rPr>
        <w:tab/>
        <w:t xml:space="preserve">Lewis M.A., Kareiva P. 1993 Allee dynamics and the spread of invading organisms. </w:t>
      </w:r>
      <w:r w:rsidRPr="002E2F64">
        <w:rPr>
          <w:i/>
          <w:noProof/>
        </w:rPr>
        <w:t>Theoretical Population Biology</w:t>
      </w:r>
      <w:r w:rsidRPr="002E2F64">
        <w:rPr>
          <w:noProof/>
        </w:rPr>
        <w:t xml:space="preserve"> </w:t>
      </w:r>
      <w:r w:rsidRPr="002E2F64">
        <w:rPr>
          <w:b/>
          <w:noProof/>
        </w:rPr>
        <w:t>43</w:t>
      </w:r>
      <w:r w:rsidRPr="002E2F64">
        <w:rPr>
          <w:noProof/>
        </w:rPr>
        <w:t>(2), 141-158.</w:t>
      </w:r>
    </w:p>
    <w:p w14:paraId="49FBEAD5" w14:textId="77777777" w:rsidR="002E2F64" w:rsidRPr="002E2F64" w:rsidRDefault="002E2F64" w:rsidP="002E2F64">
      <w:pPr>
        <w:pStyle w:val="EndNoteBibliography"/>
        <w:rPr>
          <w:noProof/>
        </w:rPr>
      </w:pPr>
      <w:r w:rsidRPr="002E2F64">
        <w:rPr>
          <w:noProof/>
        </w:rPr>
        <w:t>19.</w:t>
      </w:r>
      <w:r w:rsidRPr="002E2F64">
        <w:rPr>
          <w:noProof/>
        </w:rPr>
        <w:tab/>
        <w:t xml:space="preserve">Assessment Q.F.S. 1992 Choice, Dynamics and Uncertainty. </w:t>
      </w:r>
      <w:r w:rsidRPr="002E2F64">
        <w:rPr>
          <w:i/>
          <w:noProof/>
        </w:rPr>
        <w:t>By R Hilborn and CJ Walters Routledge, Chapman and Hall, New York</w:t>
      </w:r>
      <w:r w:rsidRPr="002E2F64">
        <w:rPr>
          <w:noProof/>
        </w:rPr>
        <w:t>.</w:t>
      </w:r>
    </w:p>
    <w:p w14:paraId="77B82722" w14:textId="77777777" w:rsidR="002E2F64" w:rsidRPr="002E2F64" w:rsidRDefault="002E2F64" w:rsidP="002E2F64">
      <w:pPr>
        <w:pStyle w:val="EndNoteBibliography"/>
        <w:rPr>
          <w:noProof/>
        </w:rPr>
      </w:pPr>
      <w:r w:rsidRPr="002E2F64">
        <w:rPr>
          <w:noProof/>
        </w:rPr>
        <w:lastRenderedPageBreak/>
        <w:t>20.</w:t>
      </w:r>
      <w:r w:rsidRPr="002E2F64">
        <w:rPr>
          <w:noProof/>
        </w:rPr>
        <w:tab/>
        <w:t xml:space="preserve">Kaplan I.C., Hansen C., Morzaria-Luna H.N., Girardin R., Marshall K.N. 2020 Ecosystem-based harvest control rules for Norwegian and US Ecosystems. </w:t>
      </w:r>
      <w:r w:rsidRPr="002E2F64">
        <w:rPr>
          <w:i/>
          <w:noProof/>
        </w:rPr>
        <w:t>Frontiers in Marine Science</w:t>
      </w:r>
      <w:r w:rsidRPr="002E2F64">
        <w:rPr>
          <w:noProof/>
        </w:rPr>
        <w:t>, 652.</w:t>
      </w:r>
    </w:p>
    <w:p w14:paraId="1A7C2CC0" w14:textId="77777777" w:rsidR="002E2F64" w:rsidRPr="002E2F64" w:rsidRDefault="002E2F64" w:rsidP="002E2F64">
      <w:pPr>
        <w:pStyle w:val="EndNoteBibliography"/>
        <w:rPr>
          <w:noProof/>
        </w:rPr>
      </w:pPr>
      <w:r w:rsidRPr="002E2F64">
        <w:rPr>
          <w:noProof/>
        </w:rPr>
        <w:t>21.</w:t>
      </w:r>
      <w:r w:rsidRPr="002E2F64">
        <w:rPr>
          <w:noProof/>
        </w:rPr>
        <w:tab/>
        <w:t xml:space="preserve">Punt A.E., Ralston S. 2007 A management strategy evaluation of rebuilding revision rules for overfished rockfish stocks. In </w:t>
      </w:r>
      <w:r w:rsidRPr="002E2F64">
        <w:rPr>
          <w:i/>
          <w:noProof/>
        </w:rPr>
        <w:t>Proceedings of the 2005 Lowell Wakefield Symposium-biology, Assessment, and Management of North Pacific Rockfishes</w:t>
      </w:r>
      <w:r w:rsidRPr="002E2F64">
        <w:rPr>
          <w:noProof/>
        </w:rPr>
        <w:t xml:space="preserve"> (pp. 329-351, University of Alaska Fairbanks.</w:t>
      </w:r>
    </w:p>
    <w:p w14:paraId="58182966" w14:textId="77777777" w:rsidR="002E2F64" w:rsidRPr="002E2F64" w:rsidRDefault="002E2F64" w:rsidP="002E2F64">
      <w:pPr>
        <w:pStyle w:val="EndNoteBibliography"/>
        <w:rPr>
          <w:noProof/>
        </w:rPr>
      </w:pPr>
      <w:r w:rsidRPr="002E2F64">
        <w:rPr>
          <w:noProof/>
        </w:rPr>
        <w:t>22.</w:t>
      </w:r>
      <w:r w:rsidRPr="002E2F64">
        <w:rPr>
          <w:noProof/>
        </w:rPr>
        <w:tab/>
        <w:t xml:space="preserve">Kvamsdal S.F., Eide A., Ekerhovd N.-A., Enberg K., Gudmundsdottir A., Hoel A.H., Mills K.E., Mueter F.J., Ravn-Jonsen L., Sandal L.K. 2016 Harvest control rules in modern fisheries managementHarvest control rules in modern fisheries management. </w:t>
      </w:r>
      <w:r w:rsidRPr="002E2F64">
        <w:rPr>
          <w:i/>
          <w:noProof/>
        </w:rPr>
        <w:t>Elementa: Science of the Anthropocene</w:t>
      </w:r>
      <w:r w:rsidRPr="002E2F64">
        <w:rPr>
          <w:noProof/>
        </w:rPr>
        <w:t xml:space="preserve"> </w:t>
      </w:r>
      <w:r w:rsidRPr="002E2F64">
        <w:rPr>
          <w:b/>
          <w:noProof/>
        </w:rPr>
        <w:t>4</w:t>
      </w:r>
      <w:r w:rsidRPr="002E2F64">
        <w:rPr>
          <w:noProof/>
        </w:rPr>
        <w:t>.</w:t>
      </w:r>
    </w:p>
    <w:p w14:paraId="3B099E58" w14:textId="77777777" w:rsidR="002E2F64" w:rsidRPr="002E2F64" w:rsidRDefault="002E2F64" w:rsidP="002E2F64">
      <w:pPr>
        <w:pStyle w:val="EndNoteBibliography"/>
        <w:rPr>
          <w:noProof/>
        </w:rPr>
      </w:pPr>
      <w:r w:rsidRPr="002E2F64">
        <w:rPr>
          <w:noProof/>
        </w:rPr>
        <w:t>23.</w:t>
      </w:r>
      <w:r w:rsidRPr="002E2F64">
        <w:rPr>
          <w:noProof/>
        </w:rPr>
        <w:tab/>
        <w:t xml:space="preserve">Clark C.W. 1974 Mathematical bioeconomics. In </w:t>
      </w:r>
      <w:r w:rsidRPr="002E2F64">
        <w:rPr>
          <w:i/>
          <w:noProof/>
        </w:rPr>
        <w:t>Mathematical Problems in Biology</w:t>
      </w:r>
      <w:r w:rsidRPr="002E2F64">
        <w:rPr>
          <w:noProof/>
        </w:rPr>
        <w:t xml:space="preserve"> (pp. 29-45, Springer.</w:t>
      </w:r>
    </w:p>
    <w:p w14:paraId="2155D7F0" w14:textId="77777777" w:rsidR="002E2F64" w:rsidRPr="002E2F64" w:rsidRDefault="002E2F64" w:rsidP="002E2F64">
      <w:pPr>
        <w:pStyle w:val="EndNoteBibliography"/>
        <w:rPr>
          <w:noProof/>
        </w:rPr>
      </w:pPr>
      <w:r w:rsidRPr="002E2F64">
        <w:rPr>
          <w:noProof/>
        </w:rPr>
        <w:t>24.</w:t>
      </w:r>
      <w:r w:rsidRPr="002E2F64">
        <w:rPr>
          <w:noProof/>
        </w:rPr>
        <w:tab/>
        <w:t xml:space="preserve">Rockstrom J., Steffen W., Noone K., Persson A., Chapin F.S., 3rd, Lambin E.F., Lenton T.M., Scheffer M., Folke C., Schellnhuber H.J., et al. 2009 A safe operating space for humanity. </w:t>
      </w:r>
      <w:r w:rsidRPr="002E2F64">
        <w:rPr>
          <w:i/>
          <w:noProof/>
        </w:rPr>
        <w:t>Nature</w:t>
      </w:r>
      <w:r w:rsidRPr="002E2F64">
        <w:rPr>
          <w:noProof/>
        </w:rPr>
        <w:t xml:space="preserve"> </w:t>
      </w:r>
      <w:r w:rsidRPr="002E2F64">
        <w:rPr>
          <w:b/>
          <w:noProof/>
        </w:rPr>
        <w:t>461</w:t>
      </w:r>
      <w:r w:rsidRPr="002E2F64">
        <w:rPr>
          <w:noProof/>
        </w:rPr>
        <w:t>(7263), 472-475. (doi:10.1038/461472a).</w:t>
      </w:r>
    </w:p>
    <w:p w14:paraId="1BA68D0A" w14:textId="77777777" w:rsidR="002E2F64" w:rsidRPr="002E2F64" w:rsidRDefault="002E2F64" w:rsidP="002E2F64">
      <w:pPr>
        <w:pStyle w:val="EndNoteBibliography"/>
        <w:rPr>
          <w:noProof/>
        </w:rPr>
      </w:pPr>
      <w:r w:rsidRPr="002E2F64">
        <w:rPr>
          <w:noProof/>
        </w:rPr>
        <w:t>25.</w:t>
      </w:r>
      <w:r w:rsidRPr="002E2F64">
        <w:rPr>
          <w:noProof/>
        </w:rPr>
        <w:tab/>
        <w:t xml:space="preserve">Hilborn R., Maguire J.-J., Parma A.M., Rosenberg A.A. 2001 The Precautionary Approach and risk management: can they increase the probability of successes in fishery management? </w:t>
      </w:r>
      <w:r w:rsidRPr="002E2F64">
        <w:rPr>
          <w:i/>
          <w:noProof/>
        </w:rPr>
        <w:t>Canadian Journal of Fisheries and Aquatic Sciences</w:t>
      </w:r>
      <w:r w:rsidRPr="002E2F64">
        <w:rPr>
          <w:noProof/>
        </w:rPr>
        <w:t xml:space="preserve"> </w:t>
      </w:r>
      <w:r w:rsidRPr="002E2F64">
        <w:rPr>
          <w:b/>
          <w:noProof/>
        </w:rPr>
        <w:t>58</w:t>
      </w:r>
      <w:r w:rsidRPr="002E2F64">
        <w:rPr>
          <w:noProof/>
        </w:rPr>
        <w:t>(1), 99-107. (doi:10.1139/f00-225).</w:t>
      </w:r>
    </w:p>
    <w:p w14:paraId="049BEFB5" w14:textId="77777777" w:rsidR="002E2F64" w:rsidRPr="002E2F64" w:rsidRDefault="002E2F64" w:rsidP="002E2F64">
      <w:pPr>
        <w:pStyle w:val="EndNoteBibliography"/>
        <w:rPr>
          <w:noProof/>
        </w:rPr>
      </w:pPr>
      <w:r w:rsidRPr="002E2F64">
        <w:rPr>
          <w:noProof/>
        </w:rPr>
        <w:t>26.</w:t>
      </w:r>
      <w:r w:rsidRPr="002E2F64">
        <w:rPr>
          <w:noProof/>
        </w:rPr>
        <w:tab/>
        <w:t>R Development Core Team. 2018 R: A Language and Environment fo Statistical Computing.  (3.5.1 ed. Vienna, Austria, R Foundation for Statistical Computing.</w:t>
      </w:r>
    </w:p>
    <w:p w14:paraId="206C5F38" w14:textId="77777777" w:rsidR="002E2F64" w:rsidRPr="002E2F64" w:rsidRDefault="002E2F64" w:rsidP="002E2F64">
      <w:pPr>
        <w:pStyle w:val="EndNoteBibliography"/>
        <w:rPr>
          <w:noProof/>
        </w:rPr>
      </w:pPr>
      <w:r w:rsidRPr="002E2F64">
        <w:rPr>
          <w:noProof/>
        </w:rPr>
        <w:t>27.</w:t>
      </w:r>
      <w:r w:rsidRPr="002E2F64">
        <w:rPr>
          <w:noProof/>
        </w:rPr>
        <w:tab/>
        <w:t xml:space="preserve">Choi J., Frank K., Petrie B., Leggett W. 2005 Integrated assessment of a large marine ecosystem: a case study of the devolution of the eastern Scotian Shelf, Canada. </w:t>
      </w:r>
      <w:r w:rsidRPr="002E2F64">
        <w:rPr>
          <w:i/>
          <w:noProof/>
        </w:rPr>
        <w:t>Oceanography and Marine Biology</w:t>
      </w:r>
      <w:r w:rsidRPr="002E2F64">
        <w:rPr>
          <w:noProof/>
        </w:rPr>
        <w:t xml:space="preserve"> </w:t>
      </w:r>
      <w:r w:rsidRPr="002E2F64">
        <w:rPr>
          <w:b/>
          <w:noProof/>
        </w:rPr>
        <w:t>43</w:t>
      </w:r>
      <w:r w:rsidRPr="002E2F64">
        <w:rPr>
          <w:noProof/>
        </w:rPr>
        <w:t>, 47.</w:t>
      </w:r>
    </w:p>
    <w:p w14:paraId="1C69ACCC" w14:textId="77777777" w:rsidR="002E2F64" w:rsidRPr="002E2F64" w:rsidRDefault="002E2F64" w:rsidP="002E2F64">
      <w:pPr>
        <w:pStyle w:val="EndNoteBibliography"/>
        <w:rPr>
          <w:noProof/>
        </w:rPr>
      </w:pPr>
      <w:r w:rsidRPr="002E2F64">
        <w:rPr>
          <w:noProof/>
        </w:rPr>
        <w:lastRenderedPageBreak/>
        <w:t>28.</w:t>
      </w:r>
      <w:r w:rsidRPr="002E2F64">
        <w:rPr>
          <w:noProof/>
        </w:rPr>
        <w:tab/>
        <w:t xml:space="preserve">Oguz T., Gilbert D. 2007 Abrupt transitions of the top-down controlled Black Sea pelagic ecosystem during 1960–2000: evidence for regime-shifts under strong fishery exploitation and nutrient enrichment modulated by climate-induced variations. </w:t>
      </w:r>
      <w:r w:rsidRPr="002E2F64">
        <w:rPr>
          <w:i/>
          <w:noProof/>
        </w:rPr>
        <w:t>Deep Sea Research Part I: Oceanographic Research Papers</w:t>
      </w:r>
      <w:r w:rsidRPr="002E2F64">
        <w:rPr>
          <w:noProof/>
        </w:rPr>
        <w:t xml:space="preserve"> </w:t>
      </w:r>
      <w:r w:rsidRPr="002E2F64">
        <w:rPr>
          <w:b/>
          <w:noProof/>
        </w:rPr>
        <w:t>54</w:t>
      </w:r>
      <w:r w:rsidRPr="002E2F64">
        <w:rPr>
          <w:noProof/>
        </w:rPr>
        <w:t>(2), 220-242.</w:t>
      </w:r>
    </w:p>
    <w:p w14:paraId="1146388A" w14:textId="77777777" w:rsidR="002E2F64" w:rsidRPr="002E2F64" w:rsidRDefault="002E2F64" w:rsidP="002E2F64">
      <w:pPr>
        <w:pStyle w:val="EndNoteBibliography"/>
        <w:rPr>
          <w:noProof/>
        </w:rPr>
      </w:pPr>
      <w:r w:rsidRPr="002E2F64">
        <w:rPr>
          <w:noProof/>
        </w:rPr>
        <w:t>29.</w:t>
      </w:r>
      <w:r w:rsidRPr="002E2F64">
        <w:rPr>
          <w:noProof/>
        </w:rPr>
        <w:tab/>
        <w:t xml:space="preserve">Carpenter S.R., Kinne O. 2003 </w:t>
      </w:r>
      <w:r w:rsidRPr="002E2F64">
        <w:rPr>
          <w:i/>
          <w:noProof/>
        </w:rPr>
        <w:t>Regime shifts in lake ecosystems: pattern and variation</w:t>
      </w:r>
      <w:r w:rsidRPr="002E2F64">
        <w:rPr>
          <w:noProof/>
        </w:rPr>
        <w:t>, International Ecology Institute Oldendorf/Luhe, Germany.</w:t>
      </w:r>
    </w:p>
    <w:p w14:paraId="51C806E6" w14:textId="77777777" w:rsidR="002E2F64" w:rsidRPr="002E2F64" w:rsidRDefault="002E2F64" w:rsidP="002E2F64">
      <w:pPr>
        <w:pStyle w:val="EndNoteBibliography"/>
        <w:rPr>
          <w:noProof/>
        </w:rPr>
      </w:pPr>
      <w:r w:rsidRPr="002E2F64">
        <w:rPr>
          <w:noProof/>
        </w:rPr>
        <w:t>30.</w:t>
      </w:r>
      <w:r w:rsidRPr="002E2F64">
        <w:rPr>
          <w:noProof/>
        </w:rPr>
        <w:tab/>
        <w:t xml:space="preserve">Cumming G.S., Southworth J., Rondon X.J., Marsik M. 2012 Spatial complexity in fragmenting Amazonian rainforests: Do feedbacks from edge effects push forests towards an ecological threshold? </w:t>
      </w:r>
      <w:r w:rsidRPr="002E2F64">
        <w:rPr>
          <w:i/>
          <w:noProof/>
        </w:rPr>
        <w:t>Ecological Complexity</w:t>
      </w:r>
      <w:r w:rsidRPr="002E2F64">
        <w:rPr>
          <w:noProof/>
        </w:rPr>
        <w:t xml:space="preserve"> </w:t>
      </w:r>
      <w:r w:rsidRPr="002E2F64">
        <w:rPr>
          <w:b/>
          <w:noProof/>
        </w:rPr>
        <w:t>11</w:t>
      </w:r>
      <w:r w:rsidRPr="002E2F64">
        <w:rPr>
          <w:noProof/>
        </w:rPr>
        <w:t>, 67-74.</w:t>
      </w:r>
    </w:p>
    <w:p w14:paraId="2C48AEC0" w14:textId="77777777" w:rsidR="002E2F64" w:rsidRPr="002E2F64" w:rsidRDefault="002E2F64" w:rsidP="002E2F64">
      <w:pPr>
        <w:pStyle w:val="EndNoteBibliography"/>
        <w:rPr>
          <w:noProof/>
        </w:rPr>
      </w:pPr>
      <w:r w:rsidRPr="002E2F64">
        <w:rPr>
          <w:noProof/>
        </w:rPr>
        <w:t>31.</w:t>
      </w:r>
      <w:r w:rsidRPr="002E2F64">
        <w:rPr>
          <w:noProof/>
        </w:rPr>
        <w:tab/>
        <w:t xml:space="preserve">van Ginkel K.C.H., Botzen W.J.W., Haasnoot M., Bachner G., Steininger K.W., Hinkel J., Watkiss P., Boere E., Jeuken A., de Murieta E.S., et al. 2020 Climate change induced socio-economic tipping points: review and stakeholder consultation for policy relevant research. </w:t>
      </w:r>
      <w:r w:rsidRPr="002E2F64">
        <w:rPr>
          <w:i/>
          <w:noProof/>
        </w:rPr>
        <w:t>Environmental Research Letters</w:t>
      </w:r>
      <w:r w:rsidRPr="002E2F64">
        <w:rPr>
          <w:noProof/>
        </w:rPr>
        <w:t xml:space="preserve"> </w:t>
      </w:r>
      <w:r w:rsidRPr="002E2F64">
        <w:rPr>
          <w:b/>
          <w:noProof/>
        </w:rPr>
        <w:t>15</w:t>
      </w:r>
      <w:r w:rsidRPr="002E2F64">
        <w:rPr>
          <w:noProof/>
        </w:rPr>
        <w:t>(2). (doi:10.1088/1748-9326/ab6395).</w:t>
      </w:r>
    </w:p>
    <w:p w14:paraId="30472D93" w14:textId="77777777" w:rsidR="002E2F64" w:rsidRPr="002E2F64" w:rsidRDefault="002E2F64" w:rsidP="002E2F64">
      <w:pPr>
        <w:pStyle w:val="EndNoteBibliography"/>
        <w:rPr>
          <w:noProof/>
        </w:rPr>
      </w:pPr>
      <w:r w:rsidRPr="002E2F64">
        <w:rPr>
          <w:noProof/>
        </w:rPr>
        <w:t>32.</w:t>
      </w:r>
      <w:r w:rsidRPr="002E2F64">
        <w:rPr>
          <w:noProof/>
        </w:rPr>
        <w:tab/>
        <w:t xml:space="preserve">Costello C., Rassweiler A., Siegel D., De Leo G., Micheli F., Rosenberg A. 2010 The value of spatial information in MPA network design. </w:t>
      </w:r>
      <w:r w:rsidRPr="002E2F64">
        <w:rPr>
          <w:i/>
          <w:noProof/>
        </w:rPr>
        <w:t>Proceedings of the National Academy of Sciences</w:t>
      </w:r>
      <w:r w:rsidRPr="002E2F64">
        <w:rPr>
          <w:noProof/>
        </w:rPr>
        <w:t xml:space="preserve"> </w:t>
      </w:r>
      <w:r w:rsidRPr="002E2F64">
        <w:rPr>
          <w:b/>
          <w:noProof/>
        </w:rPr>
        <w:t>107</w:t>
      </w:r>
      <w:r w:rsidRPr="002E2F64">
        <w:rPr>
          <w:noProof/>
        </w:rPr>
        <w:t>(43), 18294-18299.</w:t>
      </w:r>
    </w:p>
    <w:p w14:paraId="28D36A43" w14:textId="77777777" w:rsidR="002E2F64" w:rsidRPr="002E2F64" w:rsidRDefault="002E2F64" w:rsidP="002E2F64">
      <w:pPr>
        <w:pStyle w:val="EndNoteBibliography"/>
        <w:rPr>
          <w:noProof/>
        </w:rPr>
      </w:pPr>
      <w:r w:rsidRPr="002E2F64">
        <w:rPr>
          <w:rFonts w:hint="eastAsia"/>
          <w:noProof/>
        </w:rPr>
        <w:t>33.</w:t>
      </w:r>
      <w:r w:rsidRPr="002E2F64">
        <w:rPr>
          <w:rFonts w:hint="eastAsia"/>
          <w:noProof/>
        </w:rPr>
        <w:tab/>
        <w:t>Adams R.M., Bryant K.J., McCarl B.A., Legler D.M., O'Brien J., Solow A., Weiher R. 1995 Value of Improved Long</w:t>
      </w:r>
      <w:r w:rsidRPr="002E2F64">
        <w:rPr>
          <w:rFonts w:hint="eastAsia"/>
          <w:noProof/>
        </w:rPr>
        <w:t>‐</w:t>
      </w:r>
      <w:r w:rsidRPr="002E2F64">
        <w:rPr>
          <w:rFonts w:hint="eastAsia"/>
          <w:noProof/>
        </w:rPr>
        <w:t xml:space="preserve">Range Weather Information. </w:t>
      </w:r>
      <w:r w:rsidRPr="002E2F64">
        <w:rPr>
          <w:rFonts w:hint="eastAsia"/>
          <w:i/>
          <w:noProof/>
        </w:rPr>
        <w:t>Contemporary Economic Policy</w:t>
      </w:r>
      <w:r w:rsidRPr="002E2F64">
        <w:rPr>
          <w:rFonts w:hint="eastAsia"/>
          <w:noProof/>
        </w:rPr>
        <w:t xml:space="preserve"> </w:t>
      </w:r>
      <w:r w:rsidRPr="002E2F64">
        <w:rPr>
          <w:rFonts w:hint="eastAsia"/>
          <w:b/>
          <w:noProof/>
        </w:rPr>
        <w:t>13</w:t>
      </w:r>
      <w:r w:rsidRPr="002E2F64">
        <w:rPr>
          <w:rFonts w:hint="eastAsia"/>
          <w:noProof/>
        </w:rPr>
        <w:t>(3), 10-19.</w:t>
      </w:r>
    </w:p>
    <w:p w14:paraId="55C83E3E" w14:textId="77777777" w:rsidR="002E2F64" w:rsidRPr="002E2F64" w:rsidRDefault="002E2F64" w:rsidP="002E2F64">
      <w:pPr>
        <w:pStyle w:val="EndNoteBibliography"/>
        <w:rPr>
          <w:noProof/>
        </w:rPr>
      </w:pPr>
      <w:r w:rsidRPr="002E2F64">
        <w:rPr>
          <w:noProof/>
        </w:rPr>
        <w:t>34.</w:t>
      </w:r>
      <w:r w:rsidRPr="002E2F64">
        <w:rPr>
          <w:noProof/>
        </w:rPr>
        <w:tab/>
        <w:t xml:space="preserve">Lindenmayer D.B., Likens G.E. 2009 Adaptive monitoring: a new paradigm for long-term research and monitoring. </w:t>
      </w:r>
      <w:r w:rsidRPr="002E2F64">
        <w:rPr>
          <w:i/>
          <w:noProof/>
        </w:rPr>
        <w:t>Trends in ecology &amp; evolution</w:t>
      </w:r>
      <w:r w:rsidRPr="002E2F64">
        <w:rPr>
          <w:noProof/>
        </w:rPr>
        <w:t xml:space="preserve"> </w:t>
      </w:r>
      <w:r w:rsidRPr="002E2F64">
        <w:rPr>
          <w:b/>
          <w:noProof/>
        </w:rPr>
        <w:t>24</w:t>
      </w:r>
      <w:r w:rsidRPr="002E2F64">
        <w:rPr>
          <w:noProof/>
        </w:rPr>
        <w:t>(9), 482-486.</w:t>
      </w:r>
    </w:p>
    <w:p w14:paraId="2E9636C9" w14:textId="77777777" w:rsidR="002E2F64" w:rsidRPr="002E2F64" w:rsidRDefault="002E2F64" w:rsidP="002E2F64">
      <w:pPr>
        <w:pStyle w:val="EndNoteBibliography"/>
        <w:rPr>
          <w:noProof/>
        </w:rPr>
      </w:pPr>
      <w:r w:rsidRPr="002E2F64">
        <w:rPr>
          <w:noProof/>
        </w:rPr>
        <w:t>35.</w:t>
      </w:r>
      <w:r w:rsidRPr="002E2F64">
        <w:rPr>
          <w:noProof/>
        </w:rPr>
        <w:tab/>
        <w:t xml:space="preserve">Rome F. 1996 </w:t>
      </w:r>
      <w:r w:rsidRPr="002E2F64">
        <w:rPr>
          <w:i/>
          <w:noProof/>
        </w:rPr>
        <w:t>Precautionary approach to capture fisheries and species introductions</w:t>
      </w:r>
      <w:r w:rsidRPr="002E2F64">
        <w:rPr>
          <w:noProof/>
        </w:rPr>
        <w:t>, FAO Rome (Italy).</w:t>
      </w:r>
    </w:p>
    <w:p w14:paraId="3DA541C9" w14:textId="77777777" w:rsidR="002E2F64" w:rsidRPr="002E2F64" w:rsidRDefault="002E2F64" w:rsidP="002E2F64">
      <w:pPr>
        <w:pStyle w:val="EndNoteBibliography"/>
        <w:rPr>
          <w:noProof/>
        </w:rPr>
      </w:pPr>
      <w:r w:rsidRPr="002E2F64">
        <w:rPr>
          <w:noProof/>
        </w:rPr>
        <w:lastRenderedPageBreak/>
        <w:t>36.</w:t>
      </w:r>
      <w:r w:rsidRPr="002E2F64">
        <w:rPr>
          <w:noProof/>
        </w:rPr>
        <w:tab/>
        <w:t>Cleary J.S. 2014 Stock assessment and management advice for British Columbia pacific herring: 2013 Status and 2014 forecast.  (Canadian Science Advisory Science Scretariate.</w:t>
      </w:r>
    </w:p>
    <w:p w14:paraId="2CB90C80" w14:textId="77777777" w:rsidR="002E2F64" w:rsidRPr="002E2F64" w:rsidRDefault="002E2F64" w:rsidP="002E2F64">
      <w:pPr>
        <w:pStyle w:val="EndNoteBibliography"/>
        <w:rPr>
          <w:noProof/>
        </w:rPr>
      </w:pPr>
      <w:r w:rsidRPr="002E2F64">
        <w:rPr>
          <w:noProof/>
        </w:rPr>
        <w:t>37.</w:t>
      </w:r>
      <w:r w:rsidRPr="002E2F64">
        <w:rPr>
          <w:noProof/>
        </w:rPr>
        <w:tab/>
        <w:t xml:space="preserve">Doak D.F., Estes J.A., Halpern B.S., Jacob U., Lindberg D.R., Lovvorn J., Monson D.H., Tinker M.T., Williams T.M., Wootton J.T. 2008 Understanding and predicting ecological dynamics: are major surprises inevitable. </w:t>
      </w:r>
      <w:r w:rsidRPr="002E2F64">
        <w:rPr>
          <w:i/>
          <w:noProof/>
        </w:rPr>
        <w:t>Ecology</w:t>
      </w:r>
      <w:r w:rsidRPr="002E2F64">
        <w:rPr>
          <w:noProof/>
        </w:rPr>
        <w:t xml:space="preserve"> </w:t>
      </w:r>
      <w:r w:rsidRPr="002E2F64">
        <w:rPr>
          <w:b/>
          <w:noProof/>
        </w:rPr>
        <w:t>89</w:t>
      </w:r>
      <w:r w:rsidRPr="002E2F64">
        <w:rPr>
          <w:noProof/>
        </w:rPr>
        <w:t>(4), 952-961.</w:t>
      </w:r>
    </w:p>
    <w:p w14:paraId="646402AD" w14:textId="77777777" w:rsidR="002E2F64" w:rsidRPr="002E2F64" w:rsidRDefault="002E2F64" w:rsidP="002E2F64">
      <w:pPr>
        <w:pStyle w:val="EndNoteBibliography"/>
        <w:rPr>
          <w:noProof/>
        </w:rPr>
      </w:pPr>
      <w:r w:rsidRPr="002E2F64">
        <w:rPr>
          <w:noProof/>
        </w:rPr>
        <w:t>38.</w:t>
      </w:r>
      <w:r w:rsidRPr="002E2F64">
        <w:rPr>
          <w:noProof/>
        </w:rPr>
        <w:tab/>
        <w:t xml:space="preserve">Schindler D.E., Hilborn R. 2015 Prediction, precaution, and policy under global change. </w:t>
      </w:r>
      <w:r w:rsidRPr="002E2F64">
        <w:rPr>
          <w:i/>
          <w:noProof/>
        </w:rPr>
        <w:t>Science</w:t>
      </w:r>
      <w:r w:rsidRPr="002E2F64">
        <w:rPr>
          <w:noProof/>
        </w:rPr>
        <w:t xml:space="preserve"> </w:t>
      </w:r>
      <w:r w:rsidRPr="002E2F64">
        <w:rPr>
          <w:b/>
          <w:noProof/>
        </w:rPr>
        <w:t>347</w:t>
      </w:r>
      <w:r w:rsidRPr="002E2F64">
        <w:rPr>
          <w:noProof/>
        </w:rPr>
        <w:t>(6225), 953-954.</w:t>
      </w:r>
    </w:p>
    <w:p w14:paraId="19180987" w14:textId="77777777" w:rsidR="002E2F64" w:rsidRPr="002E2F64" w:rsidRDefault="002E2F64" w:rsidP="002E2F64">
      <w:pPr>
        <w:pStyle w:val="EndNoteBibliography"/>
        <w:rPr>
          <w:noProof/>
        </w:rPr>
      </w:pPr>
      <w:r w:rsidRPr="002E2F64">
        <w:rPr>
          <w:noProof/>
        </w:rPr>
        <w:t>39.</w:t>
      </w:r>
      <w:r w:rsidRPr="002E2F64">
        <w:rPr>
          <w:noProof/>
        </w:rPr>
        <w:tab/>
        <w:t xml:space="preserve">Cinner J., Daw T., McClanahan T. 2009 Socioeconomic factors that affect artisanal fishers’ readiness to exit a declining fishery. </w:t>
      </w:r>
      <w:r w:rsidRPr="002E2F64">
        <w:rPr>
          <w:i/>
          <w:noProof/>
        </w:rPr>
        <w:t>Conservation Biology</w:t>
      </w:r>
      <w:r w:rsidRPr="002E2F64">
        <w:rPr>
          <w:noProof/>
        </w:rPr>
        <w:t xml:space="preserve"> </w:t>
      </w:r>
      <w:r w:rsidRPr="002E2F64">
        <w:rPr>
          <w:b/>
          <w:noProof/>
        </w:rPr>
        <w:t>23</w:t>
      </w:r>
      <w:r w:rsidRPr="002E2F64">
        <w:rPr>
          <w:noProof/>
        </w:rPr>
        <w:t>(1), 124-130.</w:t>
      </w:r>
    </w:p>
    <w:p w14:paraId="0A8D8F7C" w14:textId="77777777" w:rsidR="002E2F64" w:rsidRPr="002E2F64" w:rsidRDefault="002E2F64" w:rsidP="002E2F64">
      <w:pPr>
        <w:pStyle w:val="EndNoteBibliography"/>
        <w:rPr>
          <w:noProof/>
        </w:rPr>
      </w:pPr>
      <w:r w:rsidRPr="002E2F64">
        <w:rPr>
          <w:noProof/>
        </w:rPr>
        <w:t>40.</w:t>
      </w:r>
      <w:r w:rsidRPr="002E2F64">
        <w:rPr>
          <w:noProof/>
        </w:rPr>
        <w:tab/>
        <w:t xml:space="preserve">Clark C.W., Kirkwood G.P. 1986 On uncertain renewable resource stocks: optimal harvest policies and the value of stock surveys. </w:t>
      </w:r>
      <w:r w:rsidRPr="002E2F64">
        <w:rPr>
          <w:i/>
          <w:noProof/>
        </w:rPr>
        <w:t>Journal of Environmental Economics and Management</w:t>
      </w:r>
      <w:r w:rsidRPr="002E2F64">
        <w:rPr>
          <w:noProof/>
        </w:rPr>
        <w:t xml:space="preserve"> </w:t>
      </w:r>
      <w:r w:rsidRPr="002E2F64">
        <w:rPr>
          <w:b/>
          <w:noProof/>
        </w:rPr>
        <w:t>13</w:t>
      </w:r>
      <w:r w:rsidRPr="002E2F64">
        <w:rPr>
          <w:noProof/>
        </w:rPr>
        <w:t>(3), 235-244.</w:t>
      </w:r>
    </w:p>
    <w:p w14:paraId="014F6110" w14:textId="77777777" w:rsidR="002E2F64" w:rsidRPr="002E2F64" w:rsidRDefault="002E2F64" w:rsidP="002E2F64">
      <w:pPr>
        <w:pStyle w:val="EndNoteBibliography"/>
        <w:rPr>
          <w:noProof/>
        </w:rPr>
      </w:pPr>
      <w:r w:rsidRPr="002E2F64">
        <w:rPr>
          <w:noProof/>
        </w:rPr>
        <w:t>41.</w:t>
      </w:r>
      <w:r w:rsidRPr="002E2F64">
        <w:rPr>
          <w:noProof/>
        </w:rPr>
        <w:tab/>
        <w:t xml:space="preserve">Reed W.J. 1979 Optimal escapement levels in stochastic and deterministic harvesting models. </w:t>
      </w:r>
      <w:r w:rsidRPr="002E2F64">
        <w:rPr>
          <w:i/>
          <w:noProof/>
        </w:rPr>
        <w:t>Journal of environmental economics and management</w:t>
      </w:r>
      <w:r w:rsidRPr="002E2F64">
        <w:rPr>
          <w:noProof/>
        </w:rPr>
        <w:t xml:space="preserve"> </w:t>
      </w:r>
      <w:r w:rsidRPr="002E2F64">
        <w:rPr>
          <w:b/>
          <w:noProof/>
        </w:rPr>
        <w:t>6</w:t>
      </w:r>
      <w:r w:rsidRPr="002E2F64">
        <w:rPr>
          <w:noProof/>
        </w:rPr>
        <w:t>(4), 350-363.</w:t>
      </w:r>
    </w:p>
    <w:p w14:paraId="2CD2D6B9" w14:textId="77777777" w:rsidR="002E2F64" w:rsidRPr="002E2F64" w:rsidRDefault="002E2F64" w:rsidP="002E2F64">
      <w:pPr>
        <w:pStyle w:val="EndNoteBibliography"/>
        <w:rPr>
          <w:noProof/>
        </w:rPr>
      </w:pPr>
      <w:r w:rsidRPr="002E2F64">
        <w:rPr>
          <w:noProof/>
        </w:rPr>
        <w:t>42.</w:t>
      </w:r>
      <w:r w:rsidRPr="002E2F64">
        <w:rPr>
          <w:noProof/>
        </w:rPr>
        <w:tab/>
        <w:t xml:space="preserve">Walters C.J., Hilborn R. 1976 Adaptive control of fishing systems. </w:t>
      </w:r>
      <w:r w:rsidRPr="002E2F64">
        <w:rPr>
          <w:i/>
          <w:noProof/>
        </w:rPr>
        <w:t>Journal of the Fisheries Board of Canada</w:t>
      </w:r>
      <w:r w:rsidRPr="002E2F64">
        <w:rPr>
          <w:noProof/>
        </w:rPr>
        <w:t xml:space="preserve"> </w:t>
      </w:r>
      <w:r w:rsidRPr="002E2F64">
        <w:rPr>
          <w:b/>
          <w:noProof/>
        </w:rPr>
        <w:t>33</w:t>
      </w:r>
      <w:r w:rsidRPr="002E2F64">
        <w:rPr>
          <w:noProof/>
        </w:rPr>
        <w:t>(1), 145-159.</w:t>
      </w:r>
    </w:p>
    <w:p w14:paraId="2459A743" w14:textId="77777777" w:rsidR="002E2F64" w:rsidRPr="002E2F64" w:rsidRDefault="002E2F64" w:rsidP="002E2F64">
      <w:pPr>
        <w:pStyle w:val="EndNoteBibliography"/>
        <w:rPr>
          <w:noProof/>
        </w:rPr>
      </w:pPr>
      <w:r w:rsidRPr="002E2F64">
        <w:rPr>
          <w:noProof/>
        </w:rPr>
        <w:t>43.</w:t>
      </w:r>
      <w:r w:rsidRPr="002E2F64">
        <w:rPr>
          <w:noProof/>
        </w:rPr>
        <w:tab/>
        <w:t xml:space="preserve">Walters C.J., Hilborn R. 1978 Ecological optimization and adaptive management. </w:t>
      </w:r>
      <w:r w:rsidRPr="002E2F64">
        <w:rPr>
          <w:i/>
          <w:noProof/>
        </w:rPr>
        <w:t>Annual review of Ecology and Systematics</w:t>
      </w:r>
      <w:r w:rsidRPr="002E2F64">
        <w:rPr>
          <w:noProof/>
        </w:rPr>
        <w:t xml:space="preserve"> </w:t>
      </w:r>
      <w:r w:rsidRPr="002E2F64">
        <w:rPr>
          <w:b/>
          <w:noProof/>
        </w:rPr>
        <w:t>9</w:t>
      </w:r>
      <w:r w:rsidRPr="002E2F64">
        <w:rPr>
          <w:noProof/>
        </w:rPr>
        <w:t>(1), 157-188.</w:t>
      </w:r>
    </w:p>
    <w:p w14:paraId="27BB8520" w14:textId="77777777" w:rsidR="002E2F64" w:rsidRPr="002E2F64" w:rsidRDefault="002E2F64" w:rsidP="002E2F64">
      <w:pPr>
        <w:pStyle w:val="EndNoteBibliography"/>
        <w:rPr>
          <w:noProof/>
        </w:rPr>
      </w:pPr>
      <w:r w:rsidRPr="002E2F64">
        <w:rPr>
          <w:noProof/>
        </w:rPr>
        <w:t>44.</w:t>
      </w:r>
      <w:r w:rsidRPr="002E2F64">
        <w:rPr>
          <w:noProof/>
        </w:rPr>
        <w:tab/>
        <w:t xml:space="preserve">Memarzadeh M., Britten G.L., Worm B., Boettiger C. 2019 Rebuilding global fisheries under uncertainty. </w:t>
      </w:r>
      <w:r w:rsidRPr="002E2F64">
        <w:rPr>
          <w:i/>
          <w:noProof/>
        </w:rPr>
        <w:t>Proceedings of the National Academy of Sciences</w:t>
      </w:r>
      <w:r w:rsidRPr="002E2F64">
        <w:rPr>
          <w:noProof/>
        </w:rPr>
        <w:t xml:space="preserve"> </w:t>
      </w:r>
      <w:r w:rsidRPr="002E2F64">
        <w:rPr>
          <w:b/>
          <w:noProof/>
        </w:rPr>
        <w:t>116</w:t>
      </w:r>
      <w:r w:rsidRPr="002E2F64">
        <w:rPr>
          <w:noProof/>
        </w:rPr>
        <w:t>(32), 15985-15990.</w:t>
      </w:r>
    </w:p>
    <w:p w14:paraId="721EFFC7" w14:textId="77777777" w:rsidR="002E2F64" w:rsidRPr="002E2F64" w:rsidRDefault="002E2F64" w:rsidP="002E2F64">
      <w:pPr>
        <w:pStyle w:val="EndNoteBibliography"/>
        <w:rPr>
          <w:noProof/>
        </w:rPr>
      </w:pPr>
      <w:r w:rsidRPr="002E2F64">
        <w:rPr>
          <w:noProof/>
        </w:rPr>
        <w:t>45.</w:t>
      </w:r>
      <w:r w:rsidRPr="002E2F64">
        <w:rPr>
          <w:noProof/>
        </w:rPr>
        <w:tab/>
        <w:t xml:space="preserve">Boettiger C., Mangel M., Munch S. 2015 Avoiding tipping points in fisheries management through Gaussian process dynamic programming. </w:t>
      </w:r>
      <w:r w:rsidRPr="002E2F64">
        <w:rPr>
          <w:i/>
          <w:noProof/>
        </w:rPr>
        <w:t>Proc Biol Sci</w:t>
      </w:r>
      <w:r w:rsidRPr="002E2F64">
        <w:rPr>
          <w:noProof/>
        </w:rPr>
        <w:t xml:space="preserve"> </w:t>
      </w:r>
      <w:r w:rsidRPr="002E2F64">
        <w:rPr>
          <w:b/>
          <w:noProof/>
        </w:rPr>
        <w:t>282</w:t>
      </w:r>
      <w:r w:rsidRPr="002E2F64">
        <w:rPr>
          <w:noProof/>
        </w:rPr>
        <w:t>(1801), 20141631. (doi:10.1098/rspb.2014.1631).</w:t>
      </w:r>
    </w:p>
    <w:p w14:paraId="5948698B" w14:textId="77777777" w:rsidR="002E2F64" w:rsidRPr="002E2F64" w:rsidRDefault="002E2F64" w:rsidP="002E2F64">
      <w:pPr>
        <w:pStyle w:val="EndNoteBibliography"/>
        <w:rPr>
          <w:noProof/>
        </w:rPr>
      </w:pPr>
      <w:r w:rsidRPr="002E2F64">
        <w:rPr>
          <w:noProof/>
        </w:rPr>
        <w:t>46.</w:t>
      </w:r>
      <w:r w:rsidRPr="002E2F64">
        <w:rPr>
          <w:noProof/>
        </w:rPr>
        <w:tab/>
        <w:t xml:space="preserve">Boettiger C. 2020 Ecological management of stochastic systems with long transients. </w:t>
      </w:r>
      <w:r w:rsidRPr="002E2F64">
        <w:rPr>
          <w:i/>
          <w:noProof/>
        </w:rPr>
        <w:t>Theor Ecol</w:t>
      </w:r>
      <w:r w:rsidRPr="002E2F64">
        <w:rPr>
          <w:noProof/>
        </w:rPr>
        <w:t>. (doi:10.1007/s12080-020-00477-4).</w:t>
      </w:r>
    </w:p>
    <w:p w14:paraId="5C7DDC6E" w14:textId="77777777" w:rsidR="002E2F64" w:rsidRPr="002E2F64" w:rsidRDefault="002E2F64" w:rsidP="002E2F64">
      <w:pPr>
        <w:pStyle w:val="EndNoteBibliography"/>
        <w:rPr>
          <w:noProof/>
        </w:rPr>
      </w:pPr>
      <w:r w:rsidRPr="002E2F64">
        <w:rPr>
          <w:noProof/>
        </w:rPr>
        <w:lastRenderedPageBreak/>
        <w:t>47.</w:t>
      </w:r>
      <w:r w:rsidRPr="002E2F64">
        <w:rPr>
          <w:noProof/>
        </w:rPr>
        <w:tab/>
        <w:t xml:space="preserve">Litzow M.A., Hunsicker M.E. 2016 Early warning signals, nonlinearity, and signs of hysteresis in real ecosystems. </w:t>
      </w:r>
      <w:r w:rsidRPr="002E2F64">
        <w:rPr>
          <w:i/>
          <w:noProof/>
        </w:rPr>
        <w:t>Ecosphere</w:t>
      </w:r>
      <w:r w:rsidRPr="002E2F64">
        <w:rPr>
          <w:noProof/>
        </w:rPr>
        <w:t xml:space="preserve"> </w:t>
      </w:r>
      <w:r w:rsidRPr="002E2F64">
        <w:rPr>
          <w:b/>
          <w:noProof/>
        </w:rPr>
        <w:t>7</w:t>
      </w:r>
      <w:r w:rsidRPr="002E2F64">
        <w:rPr>
          <w:noProof/>
        </w:rPr>
        <w:t>(12), e01614.</w:t>
      </w:r>
    </w:p>
    <w:p w14:paraId="725A146E" w14:textId="77777777" w:rsidR="002E2F64" w:rsidRPr="002E2F64" w:rsidRDefault="002E2F64" w:rsidP="002E2F64">
      <w:pPr>
        <w:pStyle w:val="EndNoteBibliography"/>
        <w:rPr>
          <w:noProof/>
        </w:rPr>
      </w:pPr>
      <w:r w:rsidRPr="002E2F64">
        <w:rPr>
          <w:noProof/>
        </w:rPr>
        <w:t>48.</w:t>
      </w:r>
      <w:r w:rsidRPr="002E2F64">
        <w:rPr>
          <w:noProof/>
        </w:rPr>
        <w:tab/>
        <w:t xml:space="preserve">Schrank W.E., Arnason R., Hannesson R. 2003 </w:t>
      </w:r>
      <w:r w:rsidRPr="002E2F64">
        <w:rPr>
          <w:i/>
          <w:noProof/>
        </w:rPr>
        <w:t>The cost of fisheries management</w:t>
      </w:r>
      <w:r w:rsidRPr="002E2F64">
        <w:rPr>
          <w:noProof/>
        </w:rPr>
        <w:t>, Gower Publishing, Ltd.</w:t>
      </w:r>
    </w:p>
    <w:p w14:paraId="7F7441F8" w14:textId="77777777" w:rsidR="002E2F64" w:rsidRPr="002E2F64" w:rsidRDefault="002E2F64" w:rsidP="002E2F64">
      <w:pPr>
        <w:pStyle w:val="EndNoteBibliography"/>
        <w:rPr>
          <w:noProof/>
        </w:rPr>
      </w:pPr>
      <w:r w:rsidRPr="002E2F64">
        <w:rPr>
          <w:noProof/>
        </w:rPr>
        <w:t>49.</w:t>
      </w:r>
      <w:r w:rsidRPr="002E2F64">
        <w:rPr>
          <w:noProof/>
        </w:rPr>
        <w:tab/>
        <w:t xml:space="preserve">Berkes F., Hughes T.P., Steneck R.S., Wilson J.A., Bellwood D.R., Crona B., Folke C., Gunderson L.H., Leslie H.M., Norberg J., et al. 2006 Globalization, Roving Bandits, and Marine Resources. </w:t>
      </w:r>
      <w:r w:rsidRPr="002E2F64">
        <w:rPr>
          <w:i/>
          <w:noProof/>
        </w:rPr>
        <w:t>Science</w:t>
      </w:r>
      <w:r w:rsidRPr="002E2F64">
        <w:rPr>
          <w:noProof/>
        </w:rPr>
        <w:t xml:space="preserve"> </w:t>
      </w:r>
      <w:r w:rsidRPr="002E2F64">
        <w:rPr>
          <w:b/>
          <w:noProof/>
        </w:rPr>
        <w:t>311</w:t>
      </w:r>
      <w:r w:rsidRPr="002E2F64">
        <w:rPr>
          <w:noProof/>
        </w:rPr>
        <w:t>(5767), 1557-1558. (doi:10.1126/science.1122804).</w:t>
      </w:r>
    </w:p>
    <w:p w14:paraId="530E0926" w14:textId="77777777" w:rsidR="002E2F64" w:rsidRPr="002E2F64" w:rsidRDefault="002E2F64" w:rsidP="002E2F64">
      <w:pPr>
        <w:pStyle w:val="EndNoteBibliography"/>
        <w:rPr>
          <w:noProof/>
        </w:rPr>
      </w:pPr>
      <w:r w:rsidRPr="002E2F64">
        <w:rPr>
          <w:noProof/>
        </w:rPr>
        <w:t>50.</w:t>
      </w:r>
      <w:r w:rsidRPr="002E2F64">
        <w:rPr>
          <w:noProof/>
        </w:rPr>
        <w:tab/>
        <w:t xml:space="preserve">Fisher M.C., Moore S.K., Jardine S.L., Watson J.R., Samhouri J.F. 2021 Climate shock effects and mediation in fisheries. </w:t>
      </w:r>
      <w:r w:rsidRPr="002E2F64">
        <w:rPr>
          <w:i/>
          <w:noProof/>
        </w:rPr>
        <w:t>Proceedings of the National Academy of Sciences</w:t>
      </w:r>
      <w:r w:rsidRPr="002E2F64">
        <w:rPr>
          <w:noProof/>
        </w:rPr>
        <w:t xml:space="preserve"> </w:t>
      </w:r>
      <w:r w:rsidRPr="002E2F64">
        <w:rPr>
          <w:b/>
          <w:noProof/>
        </w:rPr>
        <w:t>118</w:t>
      </w:r>
      <w:r w:rsidRPr="002E2F64">
        <w:rPr>
          <w:noProof/>
        </w:rPr>
        <w:t>(2).</w:t>
      </w:r>
    </w:p>
    <w:p w14:paraId="5FBCB2DB" w14:textId="77777777" w:rsidR="002E2F64" w:rsidRPr="002E2F64" w:rsidRDefault="002E2F64" w:rsidP="002E2F64">
      <w:pPr>
        <w:pStyle w:val="EndNoteBibliography"/>
        <w:rPr>
          <w:noProof/>
        </w:rPr>
      </w:pPr>
      <w:r w:rsidRPr="002E2F64">
        <w:rPr>
          <w:noProof/>
        </w:rPr>
        <w:t>51.</w:t>
      </w:r>
      <w:r w:rsidRPr="002E2F64">
        <w:rPr>
          <w:noProof/>
        </w:rPr>
        <w:tab/>
        <w:t xml:space="preserve">Hölmstrom B. 1979 Moral hazard and observability. </w:t>
      </w:r>
      <w:r w:rsidRPr="002E2F64">
        <w:rPr>
          <w:i/>
          <w:noProof/>
        </w:rPr>
        <w:t>The Bell journal of economics</w:t>
      </w:r>
      <w:r w:rsidRPr="002E2F64">
        <w:rPr>
          <w:noProof/>
        </w:rPr>
        <w:t>, 74-91.</w:t>
      </w:r>
    </w:p>
    <w:p w14:paraId="0B0E7713" w14:textId="77777777" w:rsidR="002E2F64" w:rsidRPr="002E2F64" w:rsidRDefault="002E2F64" w:rsidP="002E2F64">
      <w:pPr>
        <w:pStyle w:val="EndNoteBibliography"/>
        <w:rPr>
          <w:noProof/>
        </w:rPr>
      </w:pPr>
      <w:r w:rsidRPr="002E2F64">
        <w:rPr>
          <w:noProof/>
        </w:rPr>
        <w:t>52.</w:t>
      </w:r>
      <w:r w:rsidRPr="002E2F64">
        <w:rPr>
          <w:noProof/>
        </w:rPr>
        <w:tab/>
        <w:t xml:space="preserve">Ingeman K.E., Samhouri J.F., Stier A.C. 2019 Ocean recoveries for tomorrow’s Earth: Hitting a moving target. </w:t>
      </w:r>
      <w:r w:rsidRPr="002E2F64">
        <w:rPr>
          <w:i/>
          <w:noProof/>
        </w:rPr>
        <w:t>Science</w:t>
      </w:r>
      <w:r w:rsidRPr="002E2F64">
        <w:rPr>
          <w:noProof/>
        </w:rPr>
        <w:t xml:space="preserve"> </w:t>
      </w:r>
      <w:r w:rsidRPr="002E2F64">
        <w:rPr>
          <w:b/>
          <w:noProof/>
        </w:rPr>
        <w:t>363</w:t>
      </w:r>
      <w:r w:rsidRPr="002E2F64">
        <w:rPr>
          <w:noProof/>
        </w:rPr>
        <w:t>(6425), eaav1004. (doi:10.1126/science.aav1004).</w:t>
      </w:r>
    </w:p>
    <w:p w14:paraId="7F5A5A40" w14:textId="77777777" w:rsidR="002E2F64" w:rsidRPr="002E2F64" w:rsidRDefault="002E2F64" w:rsidP="002E2F64">
      <w:pPr>
        <w:pStyle w:val="EndNoteBibliography"/>
        <w:rPr>
          <w:noProof/>
        </w:rPr>
      </w:pPr>
      <w:r w:rsidRPr="002E2F64">
        <w:rPr>
          <w:noProof/>
        </w:rPr>
        <w:t>53.</w:t>
      </w:r>
      <w:r w:rsidRPr="002E2F64">
        <w:rPr>
          <w:noProof/>
        </w:rPr>
        <w:tab/>
        <w:t xml:space="preserve">Courchamp F., Angulo E., Rivalan P., Hall R.J., Signoret L., Bull L., Meinard Y. 2006 Rarity value and species extinction: The anthropogenic Allee effect. </w:t>
      </w:r>
      <w:r w:rsidRPr="002E2F64">
        <w:rPr>
          <w:i/>
          <w:noProof/>
        </w:rPr>
        <w:t>Plos Biology</w:t>
      </w:r>
      <w:r w:rsidRPr="002E2F64">
        <w:rPr>
          <w:noProof/>
        </w:rPr>
        <w:t xml:space="preserve"> </w:t>
      </w:r>
      <w:r w:rsidRPr="002E2F64">
        <w:rPr>
          <w:b/>
          <w:noProof/>
        </w:rPr>
        <w:t>4</w:t>
      </w:r>
      <w:r w:rsidRPr="002E2F64">
        <w:rPr>
          <w:noProof/>
        </w:rPr>
        <w:t>(12), 2405-2410. (doi:ARTN e415</w:t>
      </w:r>
    </w:p>
    <w:p w14:paraId="26DD44EB" w14:textId="77777777" w:rsidR="002E2F64" w:rsidRPr="002E2F64" w:rsidRDefault="002E2F64" w:rsidP="002E2F64">
      <w:pPr>
        <w:pStyle w:val="EndNoteBibliography"/>
        <w:rPr>
          <w:noProof/>
        </w:rPr>
      </w:pPr>
      <w:r w:rsidRPr="002E2F64">
        <w:rPr>
          <w:noProof/>
        </w:rPr>
        <w:t>10.1371/journal.pbio.0040415).</w:t>
      </w:r>
    </w:p>
    <w:p w14:paraId="56432D6B" w14:textId="48455511" w:rsidR="0038555B" w:rsidRDefault="006C170D" w:rsidP="006551EE">
      <w:pPr>
        <w:rPr>
          <w:ins w:id="527" w:author="Adrian Stier" w:date="2022-01-17T13:40:00Z"/>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r w:rsidR="00746AF5" w:rsidRPr="003805EE">
        <w:rPr>
          <w:rFonts w:ascii="Helvetica" w:hAnsi="Helvetica"/>
          <w:b/>
          <w:sz w:val="22"/>
          <w:szCs w:val="22"/>
        </w:rPr>
        <w:lastRenderedPageBreak/>
        <w:t>FIGURES</w:t>
      </w:r>
      <w:del w:id="528" w:author="Adrian Stier" w:date="2022-01-17T13:40:00Z">
        <w:r w:rsidR="00F83D14" w:rsidDel="00A05CD2">
          <w:rPr>
            <w:rFonts w:ascii="Helvetica" w:hAnsi="Helvetica"/>
            <w:b/>
            <w:noProof/>
            <w:sz w:val="22"/>
            <w:szCs w:val="22"/>
          </w:rPr>
          <w:drawing>
            <wp:inline distT="0" distB="0" distL="0" distR="0" wp14:anchorId="2030AD5E" wp14:editId="7C2C3BEC">
              <wp:extent cx="5943600" cy="3396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stretch>
                        <a:fillRect/>
                      </a:stretch>
                    </pic:blipFill>
                    <pic:spPr>
                      <a:xfrm>
                        <a:off x="0" y="0"/>
                        <a:ext cx="5943600" cy="3396615"/>
                      </a:xfrm>
                      <a:prstGeom prst="rect">
                        <a:avLst/>
                      </a:prstGeom>
                    </pic:spPr>
                  </pic:pic>
                </a:graphicData>
              </a:graphic>
            </wp:inline>
          </w:drawing>
        </w:r>
      </w:del>
    </w:p>
    <w:p w14:paraId="5DD11634" w14:textId="0FD25B42" w:rsidR="006F0DA5" w:rsidRDefault="006F0DA5" w:rsidP="006551EE">
      <w:pPr>
        <w:rPr>
          <w:rFonts w:ascii="Helvetica" w:hAnsi="Helvetica"/>
          <w:b/>
          <w:sz w:val="22"/>
          <w:szCs w:val="22"/>
        </w:rPr>
      </w:pPr>
    </w:p>
    <w:p w14:paraId="5A827EFB" w14:textId="1C6AAA88" w:rsidR="0038555B" w:rsidRDefault="007E2406" w:rsidP="006551EE">
      <w:pPr>
        <w:rPr>
          <w:rFonts w:ascii="Helvetica" w:hAnsi="Helvetica"/>
          <w:b/>
          <w:sz w:val="22"/>
          <w:szCs w:val="22"/>
        </w:rPr>
      </w:pPr>
      <w:ins w:id="529" w:author="Adrian Stier" w:date="2022-02-16T13:41:00Z">
        <w:r>
          <w:rPr>
            <w:rFonts w:ascii="Helvetica" w:hAnsi="Helvetica"/>
            <w:b/>
            <w:noProof/>
            <w:sz w:val="22"/>
            <w:szCs w:val="22"/>
          </w:rPr>
          <w:drawing>
            <wp:inline distT="0" distB="0" distL="0" distR="0" wp14:anchorId="431CECFC" wp14:editId="2ED469D5">
              <wp:extent cx="5943600" cy="3408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stretch>
                        <a:fillRect/>
                      </a:stretch>
                    </pic:blipFill>
                    <pic:spPr>
                      <a:xfrm>
                        <a:off x="0" y="0"/>
                        <a:ext cx="5943600" cy="3408045"/>
                      </a:xfrm>
                      <a:prstGeom prst="rect">
                        <a:avLst/>
                      </a:prstGeom>
                    </pic:spPr>
                  </pic:pic>
                </a:graphicData>
              </a:graphic>
            </wp:inline>
          </w:drawing>
        </w:r>
      </w:ins>
    </w:p>
    <w:p w14:paraId="2C1956A7" w14:textId="6066E9B5" w:rsidR="00BE4405" w:rsidRDefault="0038555B" w:rsidP="006551EE">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del w:id="530" w:author="Adrian Stier" w:date="2022-01-18T05:54:00Z">
        <w:r w:rsidR="00F5286B" w:rsidDel="004713BE">
          <w:rPr>
            <w:rFonts w:ascii="Helvetica" w:hAnsi="Helvetica"/>
            <w:bCs/>
            <w:sz w:val="22"/>
            <w:szCs w:val="22"/>
          </w:rPr>
          <w:delText xml:space="preserve">Decreased </w:delText>
        </w:r>
      </w:del>
      <w:ins w:id="531" w:author="Adrian Stier" w:date="2022-01-18T05:54:00Z">
        <w:r w:rsidR="004713BE">
          <w:rPr>
            <w:rFonts w:ascii="Helvetica" w:hAnsi="Helvetica"/>
            <w:bCs/>
            <w:sz w:val="22"/>
            <w:szCs w:val="22"/>
          </w:rPr>
          <w:t xml:space="preserve">Increased </w:t>
        </w:r>
      </w:ins>
      <w:r w:rsidR="00F5286B">
        <w:rPr>
          <w:rFonts w:ascii="Helvetica" w:hAnsi="Helvetica"/>
          <w:bCs/>
          <w:sz w:val="22"/>
          <w:szCs w:val="22"/>
        </w:rPr>
        <w:t>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6551EE">
      <w:pPr>
        <w:rPr>
          <w:rFonts w:ascii="Helvetica" w:hAnsi="Helvetica"/>
          <w:bCs/>
          <w:sz w:val="22"/>
          <w:szCs w:val="22"/>
        </w:rPr>
      </w:pPr>
      <w:r>
        <w:rPr>
          <w:rFonts w:ascii="Helvetica" w:hAnsi="Helvetica"/>
          <w:bCs/>
          <w:sz w:val="22"/>
          <w:szCs w:val="22"/>
        </w:rPr>
        <w:br w:type="page"/>
      </w:r>
    </w:p>
    <w:p w14:paraId="53E12070" w14:textId="591B6FB2" w:rsidR="006B0063" w:rsidRPr="003805EE" w:rsidRDefault="006B0063" w:rsidP="006551EE">
      <w:pPr>
        <w:rPr>
          <w:rFonts w:ascii="Helvetica" w:hAnsi="Helvetica"/>
          <w:b/>
          <w:sz w:val="22"/>
          <w:szCs w:val="22"/>
        </w:rPr>
      </w:pPr>
    </w:p>
    <w:p w14:paraId="775BED48" w14:textId="4B481378" w:rsidR="00CE0882" w:rsidRPr="003805EE" w:rsidRDefault="00E45702" w:rsidP="006551EE">
      <w:pPr>
        <w:rPr>
          <w:rFonts w:ascii="Helvetica" w:hAnsi="Helvetica"/>
          <w:sz w:val="22"/>
          <w:szCs w:val="22"/>
        </w:rPr>
      </w:pPr>
      <w:ins w:id="532" w:author="Adrian Stier" w:date="2022-02-16T13:44:00Z">
        <w:r>
          <w:rPr>
            <w:rFonts w:ascii="Helvetica" w:hAnsi="Helvetica"/>
            <w:noProof/>
            <w:sz w:val="22"/>
            <w:szCs w:val="22"/>
          </w:rPr>
          <w:drawing>
            <wp:inline distT="0" distB="0" distL="0" distR="0" wp14:anchorId="271FC979" wp14:editId="17959875">
              <wp:extent cx="4602959" cy="5942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stretch>
                        <a:fillRect/>
                      </a:stretch>
                    </pic:blipFill>
                    <pic:spPr>
                      <a:xfrm>
                        <a:off x="0" y="0"/>
                        <a:ext cx="4611253" cy="5953639"/>
                      </a:xfrm>
                      <a:prstGeom prst="rect">
                        <a:avLst/>
                      </a:prstGeom>
                    </pic:spPr>
                  </pic:pic>
                </a:graphicData>
              </a:graphic>
            </wp:inline>
          </w:drawing>
        </w:r>
      </w:ins>
      <w:del w:id="533" w:author="Adrian Stier" w:date="2022-01-17T13:40:00Z">
        <w:r w:rsidR="00F83D14" w:rsidDel="006F0DA5">
          <w:rPr>
            <w:rFonts w:ascii="Helvetica" w:hAnsi="Helvetica"/>
            <w:noProof/>
            <w:sz w:val="22"/>
            <w:szCs w:val="22"/>
          </w:rPr>
          <w:drawing>
            <wp:inline distT="0" distB="0" distL="0" distR="0" wp14:anchorId="1A0C9E50" wp14:editId="375E4DF2">
              <wp:extent cx="3618571" cy="4485326"/>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a:stretch>
                        <a:fillRect/>
                      </a:stretch>
                    </pic:blipFill>
                    <pic:spPr>
                      <a:xfrm>
                        <a:off x="0" y="0"/>
                        <a:ext cx="3638926" cy="4510557"/>
                      </a:xfrm>
                      <a:prstGeom prst="rect">
                        <a:avLst/>
                      </a:prstGeom>
                    </pic:spPr>
                  </pic:pic>
                </a:graphicData>
              </a:graphic>
            </wp:inline>
          </w:drawing>
        </w:r>
      </w:del>
    </w:p>
    <w:p w14:paraId="1CAAD08E" w14:textId="59B3643A" w:rsidR="00393873" w:rsidRPr="003805EE" w:rsidRDefault="00C80858" w:rsidP="006551EE">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00780290">
        <w:rPr>
          <w:rFonts w:ascii="Helvetica" w:hAnsi="Helvetica"/>
          <w:sz w:val="22"/>
          <w:szCs w:val="22"/>
        </w:rPr>
        <w:t xml:space="preserve"> (tipping)</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 xml:space="preserve">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w:t>
      </w:r>
      <w:del w:id="534" w:author="Adrian Stier" w:date="2022-01-18T06:34:00Z">
        <w:r w:rsidRPr="003805EE" w:rsidDel="00EB6D3C">
          <w:rPr>
            <w:rFonts w:ascii="Helvetica" w:hAnsi="Helvetica"/>
            <w:sz w:val="22"/>
            <w:szCs w:val="22"/>
          </w:rPr>
          <w:delText xml:space="preserve">Harvest </w:delText>
        </w:r>
      </w:del>
      <w:ins w:id="535" w:author="Adrian Stier" w:date="2022-01-18T06:34:00Z">
        <w:r w:rsidR="00EB6D3C">
          <w:rPr>
            <w:rFonts w:ascii="Helvetica" w:hAnsi="Helvetica"/>
            <w:sz w:val="22"/>
            <w:szCs w:val="22"/>
          </w:rPr>
          <w:t>h</w:t>
        </w:r>
        <w:r w:rsidR="00EB6D3C" w:rsidRPr="003805EE">
          <w:rPr>
            <w:rFonts w:ascii="Helvetica" w:hAnsi="Helvetica"/>
            <w:sz w:val="22"/>
            <w:szCs w:val="22"/>
          </w:rPr>
          <w:t xml:space="preserve">arvest </w:t>
        </w:r>
      </w:ins>
      <w:r w:rsidRPr="003805EE">
        <w:rPr>
          <w:rFonts w:ascii="Helvetica" w:hAnsi="Helvetica"/>
          <w:sz w:val="22"/>
          <w:szCs w:val="22"/>
        </w:rPr>
        <w:t xml:space="preserve">at </w:t>
      </w:r>
      <w:del w:id="536" w:author="Adrian Stier" w:date="2022-01-18T06:34:00Z">
        <w:r w:rsidRPr="003805EE" w:rsidDel="00EB6D3C">
          <w:rPr>
            <w:rFonts w:ascii="Helvetica" w:hAnsi="Helvetica"/>
            <w:sz w:val="22"/>
            <w:szCs w:val="22"/>
          </w:rPr>
          <w:delText>M</w:delText>
        </w:r>
      </w:del>
      <w:ins w:id="537" w:author="Adrian Stier" w:date="2022-01-18T06:34:00Z">
        <w:r w:rsidR="00EB6D3C">
          <w:rPr>
            <w:rFonts w:ascii="Helvetica" w:hAnsi="Helvetica"/>
            <w:sz w:val="22"/>
            <w:szCs w:val="22"/>
          </w:rPr>
          <w:t>m</w:t>
        </w:r>
      </w:ins>
      <w:r w:rsidRPr="003805EE">
        <w:rPr>
          <w:rFonts w:ascii="Helvetica" w:hAnsi="Helvetica"/>
          <w:sz w:val="22"/>
          <w:szCs w:val="22"/>
        </w:rPr>
        <w:t xml:space="preserve">aximum </w:t>
      </w:r>
      <w:del w:id="538" w:author="Adrian Stier" w:date="2022-01-18T06:34:00Z">
        <w:r w:rsidRPr="003805EE" w:rsidDel="00EB6D3C">
          <w:rPr>
            <w:rFonts w:ascii="Helvetica" w:hAnsi="Helvetica"/>
            <w:sz w:val="22"/>
            <w:szCs w:val="22"/>
          </w:rPr>
          <w:delText xml:space="preserve">Sustainable </w:delText>
        </w:r>
      </w:del>
      <w:ins w:id="539" w:author="Adrian Stier" w:date="2022-01-18T06:34:00Z">
        <w:r w:rsidR="00EB6D3C">
          <w:rPr>
            <w:rFonts w:ascii="Helvetica" w:hAnsi="Helvetica"/>
            <w:sz w:val="22"/>
            <w:szCs w:val="22"/>
          </w:rPr>
          <w:t>s</w:t>
        </w:r>
        <w:r w:rsidR="00EB6D3C" w:rsidRPr="003805EE">
          <w:rPr>
            <w:rFonts w:ascii="Helvetica" w:hAnsi="Helvetica"/>
            <w:sz w:val="22"/>
            <w:szCs w:val="22"/>
          </w:rPr>
          <w:t xml:space="preserve">ustainable </w:t>
        </w:r>
      </w:ins>
      <w:del w:id="540" w:author="Adrian Stier" w:date="2022-01-18T06:34:00Z">
        <w:r w:rsidRPr="003805EE" w:rsidDel="00EB6D3C">
          <w:rPr>
            <w:rFonts w:ascii="Helvetica" w:hAnsi="Helvetica"/>
            <w:sz w:val="22"/>
            <w:szCs w:val="22"/>
          </w:rPr>
          <w:delText xml:space="preserve">Yield </w:delText>
        </w:r>
      </w:del>
      <w:ins w:id="541" w:author="Adrian Stier" w:date="2022-01-18T06:34:00Z">
        <w:r w:rsidR="00EB6D3C">
          <w:rPr>
            <w:rFonts w:ascii="Helvetica" w:hAnsi="Helvetica"/>
            <w:sz w:val="22"/>
            <w:szCs w:val="22"/>
          </w:rPr>
          <w:t>y</w:t>
        </w:r>
        <w:r w:rsidR="00EB6D3C" w:rsidRPr="003805EE">
          <w:rPr>
            <w:rFonts w:ascii="Helvetica" w:hAnsi="Helvetica"/>
            <w:sz w:val="22"/>
            <w:szCs w:val="22"/>
          </w:rPr>
          <w:t xml:space="preserve">ield </w:t>
        </w:r>
      </w:ins>
      <w:r w:rsidRPr="003805EE">
        <w:rPr>
          <w:rFonts w:ascii="Helvetica" w:hAnsi="Helvetica"/>
          <w:sz w:val="22"/>
          <w:szCs w:val="22"/>
        </w:rPr>
        <w:t>and is highest for high precision estimates. In panel b, Precision (CV of the population) is plotted as high precision in light green and low precision in blue.</w:t>
      </w:r>
    </w:p>
    <w:p w14:paraId="600F928E" w14:textId="77777777" w:rsidR="003E12CA" w:rsidRPr="003805EE" w:rsidRDefault="003E12CA" w:rsidP="006551EE">
      <w:pPr>
        <w:ind w:firstLine="720"/>
        <w:rPr>
          <w:rFonts w:ascii="Helvetica" w:hAnsi="Helvetica"/>
          <w:sz w:val="22"/>
          <w:szCs w:val="22"/>
        </w:rPr>
      </w:pPr>
    </w:p>
    <w:p w14:paraId="15B3AF32" w14:textId="06A176C9" w:rsidR="003D48B0" w:rsidRPr="003805EE" w:rsidRDefault="00F83D14" w:rsidP="006551EE">
      <w:pPr>
        <w:rPr>
          <w:rFonts w:ascii="Helvetica" w:hAnsi="Helvetica"/>
          <w:sz w:val="22"/>
          <w:szCs w:val="22"/>
        </w:rPr>
      </w:pPr>
      <w:del w:id="542" w:author="Adrian Stier" w:date="2022-01-17T13:40:00Z">
        <w:r w:rsidDel="006F0DA5">
          <w:rPr>
            <w:rFonts w:ascii="Helvetica" w:hAnsi="Helvetica"/>
            <w:noProof/>
            <w:sz w:val="22"/>
            <w:szCs w:val="22"/>
          </w:rPr>
          <w:drawing>
            <wp:inline distT="0" distB="0" distL="0" distR="0" wp14:anchorId="6FD6BED3" wp14:editId="7B56BA9B">
              <wp:extent cx="54864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stretch>
                        <a:fillRect/>
                      </a:stretch>
                    </pic:blipFill>
                    <pic:spPr>
                      <a:xfrm>
                        <a:off x="0" y="0"/>
                        <a:ext cx="5486400" cy="3657600"/>
                      </a:xfrm>
                      <a:prstGeom prst="rect">
                        <a:avLst/>
                      </a:prstGeom>
                    </pic:spPr>
                  </pic:pic>
                </a:graphicData>
              </a:graphic>
            </wp:inline>
          </w:drawing>
        </w:r>
      </w:del>
    </w:p>
    <w:p w14:paraId="026FE2DA" w14:textId="77777777" w:rsidR="006F0DA5" w:rsidRDefault="00894043" w:rsidP="006551EE">
      <w:pPr>
        <w:rPr>
          <w:ins w:id="543" w:author="Adrian Stier" w:date="2022-01-17T13:41:00Z"/>
          <w:rFonts w:ascii="Helvetica" w:hAnsi="Helvetica"/>
          <w:b/>
          <w:sz w:val="22"/>
          <w:szCs w:val="22"/>
        </w:rPr>
      </w:pPr>
      <w:del w:id="544" w:author="Adrian Stier" w:date="2022-01-17T13:40:00Z">
        <w:r w:rsidRPr="003805EE" w:rsidDel="006F0DA5">
          <w:rPr>
            <w:rFonts w:ascii="Helvetica" w:hAnsi="Helvetica"/>
            <w:b/>
            <w:sz w:val="22"/>
            <w:szCs w:val="22"/>
          </w:rPr>
          <w:delText xml:space="preserve"> </w:delText>
        </w:r>
      </w:del>
    </w:p>
    <w:p w14:paraId="74B28A53" w14:textId="7D443791" w:rsidR="00C80858" w:rsidRDefault="00C80858" w:rsidP="006551EE">
      <w:pPr>
        <w:rPr>
          <w:rFonts w:ascii="Helvetica" w:hAnsi="Helvetica"/>
          <w:sz w:val="22"/>
          <w:szCs w:val="22"/>
        </w:rPr>
      </w:pPr>
      <w:r w:rsidRPr="003805EE">
        <w:rPr>
          <w:rFonts w:ascii="Helvetica" w:hAnsi="Helvetica"/>
          <w:b/>
          <w:sz w:val="22"/>
          <w:szCs w:val="22"/>
        </w:rPr>
        <w:lastRenderedPageBreak/>
        <w:t xml:space="preserve">Figure </w:t>
      </w:r>
      <w:r w:rsidR="00FF1C4E">
        <w:rPr>
          <w:rFonts w:ascii="Helvetica" w:hAnsi="Helvetica"/>
          <w:b/>
          <w:sz w:val="22"/>
          <w:szCs w:val="22"/>
        </w:rPr>
        <w:t>3.</w:t>
      </w:r>
      <w:r w:rsidRPr="003805EE">
        <w:rPr>
          <w:rFonts w:ascii="Helvetica" w:hAnsi="Helvetica"/>
          <w:sz w:val="22"/>
          <w:szCs w:val="22"/>
        </w:rPr>
        <w:t xml:space="preserve"> Summary of </w:t>
      </w:r>
      <w:r w:rsidR="000A71A6">
        <w:rPr>
          <w:rFonts w:ascii="Helvetica" w:hAnsi="Helvetica"/>
          <w:sz w:val="22"/>
          <w:szCs w:val="22"/>
        </w:rPr>
        <w:t>net present v</w:t>
      </w:r>
      <w:ins w:id="545" w:author="Adrian Stier" w:date="2022-02-16T13:49:00Z">
        <w:r w:rsidR="00E45702">
          <w:rPr>
            <w:rFonts w:ascii="Helvetica" w:hAnsi="Helvetica"/>
            <w:noProof/>
            <w:sz w:val="22"/>
            <w:szCs w:val="22"/>
          </w:rPr>
          <w:drawing>
            <wp:inline distT="0" distB="0" distL="0" distR="0" wp14:anchorId="3D14BE92" wp14:editId="252852B9">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stretch>
                        <a:fillRect/>
                      </a:stretch>
                    </pic:blipFill>
                    <pic:spPr>
                      <a:xfrm>
                        <a:off x="0" y="0"/>
                        <a:ext cx="5486400" cy="3657600"/>
                      </a:xfrm>
                      <a:prstGeom prst="rect">
                        <a:avLst/>
                      </a:prstGeom>
                    </pic:spPr>
                  </pic:pic>
                </a:graphicData>
              </a:graphic>
            </wp:inline>
          </w:drawing>
        </w:r>
      </w:ins>
      <w:proofErr w:type="spellStart"/>
      <w:r w:rsidR="000A71A6">
        <w:rPr>
          <w:rFonts w:ascii="Helvetica" w:hAnsi="Helvetica"/>
          <w:sz w:val="22"/>
          <w:szCs w:val="22"/>
        </w:rPr>
        <w:t>alue</w:t>
      </w:r>
      <w:proofErr w:type="spellEnd"/>
      <w:r w:rsidR="000A71A6">
        <w:rPr>
          <w:rFonts w:ascii="Helvetica" w:hAnsi="Helvetica"/>
          <w:sz w:val="22"/>
          <w:szCs w:val="22"/>
        </w:rPr>
        <w:t xml:space="preserve"> </w:t>
      </w:r>
      <w:r w:rsidRPr="003805EE">
        <w:rPr>
          <w:rFonts w:ascii="Helvetica" w:hAnsi="Helvetica"/>
          <w:sz w:val="22"/>
          <w:szCs w:val="22"/>
        </w:rPr>
        <w:t xml:space="preserve">for 10,000 </w:t>
      </w:r>
      <w:r w:rsidR="00C03B6C">
        <w:rPr>
          <w:rFonts w:ascii="Helvetica" w:hAnsi="Helvetica"/>
          <w:sz w:val="22"/>
          <w:szCs w:val="22"/>
        </w:rPr>
        <w:t>50</w:t>
      </w:r>
      <w:r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Pr="003805EE">
        <w:rPr>
          <w:rFonts w:ascii="Helvetica" w:hAnsi="Helvetica"/>
          <w:sz w:val="22"/>
          <w:szCs w:val="22"/>
        </w:rPr>
        <w:t>maximum harvest mortality rate (</w:t>
      </w:r>
      <w:del w:id="546" w:author="Adrian Stier" w:date="2022-01-18T06:35:00Z">
        <w:r w:rsidRPr="003805EE" w:rsidDel="00A95E30">
          <w:rPr>
            <w:rFonts w:ascii="Helvetica" w:hAnsi="Helvetica"/>
            <w:sz w:val="22"/>
            <w:szCs w:val="22"/>
          </w:rPr>
          <w:delText xml:space="preserve">percentage </w:delText>
        </w:r>
      </w:del>
      <w:ins w:id="547" w:author="Adrian Stier" w:date="2022-01-18T06:35:00Z">
        <w:r w:rsidR="00A95E30">
          <w:rPr>
            <w:rFonts w:ascii="Helvetica" w:hAnsi="Helvetica"/>
            <w:sz w:val="22"/>
            <w:szCs w:val="22"/>
          </w:rPr>
          <w:t>proportion</w:t>
        </w:r>
        <w:r w:rsidR="00A95E30" w:rsidRPr="003805EE">
          <w:rPr>
            <w:rFonts w:ascii="Helvetica" w:hAnsi="Helvetica"/>
            <w:sz w:val="22"/>
            <w:szCs w:val="22"/>
          </w:rPr>
          <w:t xml:space="preserve"> </w:t>
        </w:r>
      </w:ins>
      <w:r w:rsidRPr="003805E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r w:rsidR="00012027">
        <w:rPr>
          <w:rFonts w:ascii="Helvetica" w:hAnsi="Helvetica"/>
          <w:sz w:val="22"/>
          <w:szCs w:val="22"/>
        </w:rPr>
        <w:t>t</w:t>
      </w:r>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ins w:id="548" w:author="Adrian Stier" w:date="2022-01-18T06:36:00Z">
        <w:r w:rsidR="00A95E30">
          <w:rPr>
            <w:rFonts w:ascii="Helvetica" w:hAnsi="Helvetica"/>
            <w:sz w:val="22"/>
            <w:szCs w:val="22"/>
          </w:rPr>
          <w:t>(</w:t>
        </w:r>
      </w:ins>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del w:id="549" w:author="Adrian Stier" w:date="2022-01-18T06:35:00Z">
        <w:r w:rsidR="000A71A6" w:rsidDel="00A95E30">
          <w:rPr>
            <w:rFonts w:ascii="Helvetica" w:hAnsi="Helvetica"/>
            <w:sz w:val="22"/>
            <w:szCs w:val="22"/>
          </w:rPr>
          <w:delText>,</w:delText>
        </w:r>
      </w:del>
      <w:ins w:id="550" w:author="Adrian Stier" w:date="2022-01-18T06:36:00Z">
        <w:r w:rsidR="00A95E30">
          <w:rPr>
            <w:rFonts w:ascii="Helvetica" w:hAnsi="Helvetica"/>
            <w:sz w:val="22"/>
            <w:szCs w:val="22"/>
          </w:rPr>
          <w:t xml:space="preserve">, </w:t>
        </w:r>
      </w:ins>
      <w:del w:id="551" w:author="Adrian Stier" w:date="2022-01-18T06:36:00Z">
        <w:r w:rsidR="000A71A6" w:rsidDel="00A95E30">
          <w:rPr>
            <w:rFonts w:ascii="Helvetica" w:hAnsi="Helvetica"/>
            <w:sz w:val="22"/>
            <w:szCs w:val="22"/>
          </w:rPr>
          <w:delText xml:space="preserve"> </w:delText>
        </w:r>
      </w:del>
      <w:ins w:id="552" w:author="Adrian Stier" w:date="2022-01-18T06:35:00Z">
        <w:r w:rsidR="00A95E30">
          <w:rPr>
            <w:rFonts w:ascii="Helvetica" w:hAnsi="Helvetica"/>
            <w:sz w:val="22"/>
            <w:szCs w:val="22"/>
          </w:rPr>
          <w:t xml:space="preserve">p = 1), </w:t>
        </w:r>
      </w:ins>
      <w:r w:rsidR="000A71A6">
        <w:rPr>
          <w:rFonts w:ascii="Helvetica" w:hAnsi="Helvetica"/>
          <w:sz w:val="22"/>
          <w:szCs w:val="22"/>
        </w:rPr>
        <w:t xml:space="preserve">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del w:id="553" w:author="Adrian Stier" w:date="2022-01-18T06:36:00Z">
        <w:r w:rsidR="00B958E0" w:rsidDel="00A95E30">
          <w:rPr>
            <w:rFonts w:ascii="Helvetica" w:hAnsi="Helvetica"/>
            <w:sz w:val="22"/>
            <w:szCs w:val="22"/>
          </w:rPr>
          <w:delText>)</w:delText>
        </w:r>
      </w:del>
      <w:ins w:id="554" w:author="Adrian Stier" w:date="2022-01-18T06:35:00Z">
        <w:r w:rsidR="00A95E30">
          <w:rPr>
            <w:rFonts w:ascii="Helvetica" w:hAnsi="Helvetica"/>
            <w:sz w:val="22"/>
            <w:szCs w:val="22"/>
          </w:rPr>
          <w:t>, p</w:t>
        </w:r>
      </w:ins>
      <w:ins w:id="555" w:author="Adrian Stier" w:date="2022-01-18T06:36:00Z">
        <w:r w:rsidR="00A95E30">
          <w:rPr>
            <w:rFonts w:ascii="Helvetica" w:hAnsi="Helvetica"/>
            <w:sz w:val="22"/>
            <w:szCs w:val="22"/>
          </w:rPr>
          <w:t xml:space="preserve"> &gt; 1)</w:t>
        </w:r>
      </w:ins>
      <w:r w:rsidR="00B958E0">
        <w:rPr>
          <w:rFonts w:ascii="Helvetica" w:hAnsi="Helvetica"/>
          <w:sz w:val="22"/>
          <w:szCs w:val="22"/>
        </w:rPr>
        <w:t>.</w:t>
      </w:r>
      <w:r w:rsidR="000A71A6">
        <w:rPr>
          <w:rFonts w:ascii="Helvetica" w:hAnsi="Helvetica"/>
          <w:sz w:val="22"/>
          <w:szCs w:val="22"/>
        </w:rPr>
        <w:t xml:space="preserve"> </w:t>
      </w:r>
      <w:r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Pr="003805EE">
        <w:rPr>
          <w:rFonts w:ascii="Helvetica" w:hAnsi="Helvetica"/>
          <w:sz w:val="22"/>
          <w:szCs w:val="22"/>
        </w:rPr>
        <w:t xml:space="preserve"> </w:t>
      </w:r>
    </w:p>
    <w:p w14:paraId="46472245" w14:textId="66F419E5" w:rsidR="00B57E8E" w:rsidRDefault="00C80858" w:rsidP="006551EE">
      <w:pPr>
        <w:rPr>
          <w:rFonts w:ascii="Helvetica" w:hAnsi="Helvetica"/>
          <w:sz w:val="22"/>
          <w:szCs w:val="22"/>
        </w:rPr>
      </w:pPr>
      <w:r>
        <w:rPr>
          <w:rFonts w:ascii="Helvetica" w:hAnsi="Helvetica"/>
          <w:sz w:val="22"/>
          <w:szCs w:val="22"/>
        </w:rPr>
        <w:br w:type="page"/>
      </w:r>
    </w:p>
    <w:p w14:paraId="3C7BA56E" w14:textId="70E55EC5" w:rsidR="00B57E8E" w:rsidRDefault="00B57E8E" w:rsidP="006551EE">
      <w:pPr>
        <w:ind w:left="720" w:hanging="720"/>
        <w:rPr>
          <w:ins w:id="556" w:author="Adrian Stier" w:date="2022-01-17T13:42:00Z"/>
          <w:rFonts w:ascii="Helvetica" w:hAnsi="Helvetica"/>
          <w:sz w:val="22"/>
          <w:szCs w:val="22"/>
        </w:rPr>
      </w:pPr>
      <w:r w:rsidRPr="003805EE">
        <w:rPr>
          <w:rFonts w:ascii="Helvetica" w:hAnsi="Helvetica"/>
          <w:sz w:val="22"/>
          <w:szCs w:val="22"/>
        </w:rPr>
        <w:lastRenderedPageBreak/>
        <w:t xml:space="preserve"> </w:t>
      </w:r>
      <w:ins w:id="557" w:author="Adrian Stier" w:date="2022-02-16T13:50:00Z">
        <w:r w:rsidR="00E45702">
          <w:rPr>
            <w:rFonts w:ascii="Helvetica" w:hAnsi="Helvetica"/>
            <w:noProof/>
            <w:sz w:val="22"/>
            <w:szCs w:val="22"/>
          </w:rPr>
          <w:drawing>
            <wp:inline distT="0" distB="0" distL="0" distR="0" wp14:anchorId="2A71AF5E" wp14:editId="4316962C">
              <wp:extent cx="4318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18000" cy="3733800"/>
                      </a:xfrm>
                      <a:prstGeom prst="rect">
                        <a:avLst/>
                      </a:prstGeom>
                    </pic:spPr>
                  </pic:pic>
                </a:graphicData>
              </a:graphic>
            </wp:inline>
          </w:drawing>
        </w:r>
      </w:ins>
      <w:del w:id="558" w:author="Adrian Stier" w:date="2022-01-17T13:42:00Z">
        <w:r w:rsidR="00F83D14" w:rsidDel="006F0DA5">
          <w:rPr>
            <w:rFonts w:ascii="Helvetica" w:hAnsi="Helvetica"/>
            <w:noProof/>
            <w:sz w:val="22"/>
            <w:szCs w:val="22"/>
          </w:rPr>
          <w:drawing>
            <wp:inline distT="0" distB="0" distL="0" distR="0" wp14:anchorId="136BABFC" wp14:editId="61A26036">
              <wp:extent cx="4572000" cy="379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a:stretch>
                        <a:fillRect/>
                      </a:stretch>
                    </pic:blipFill>
                    <pic:spPr>
                      <a:xfrm>
                        <a:off x="0" y="0"/>
                        <a:ext cx="4572000" cy="3797300"/>
                      </a:xfrm>
                      <a:prstGeom prst="rect">
                        <a:avLst/>
                      </a:prstGeom>
                    </pic:spPr>
                  </pic:pic>
                </a:graphicData>
              </a:graphic>
            </wp:inline>
          </w:drawing>
        </w:r>
      </w:del>
    </w:p>
    <w:p w14:paraId="281F50A0" w14:textId="77777777" w:rsidR="006F0DA5" w:rsidRDefault="006F0DA5" w:rsidP="006551EE">
      <w:pPr>
        <w:ind w:left="720" w:hanging="720"/>
        <w:rPr>
          <w:rFonts w:ascii="Helvetica" w:hAnsi="Helvetica"/>
          <w:sz w:val="22"/>
          <w:szCs w:val="22"/>
        </w:rPr>
      </w:pPr>
    </w:p>
    <w:p w14:paraId="6E865110" w14:textId="40313439" w:rsidR="00B57E8E" w:rsidRPr="003805EE" w:rsidRDefault="00B57E8E" w:rsidP="006551EE">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w:t>
      </w:r>
      <w:ins w:id="559" w:author="Adrian Stier" w:date="2022-01-18T06:36:00Z">
        <w:r w:rsidR="00A95E30">
          <w:rPr>
            <w:rFonts w:ascii="Helvetica" w:hAnsi="Helvetica"/>
            <w:sz w:val="22"/>
            <w:szCs w:val="22"/>
          </w:rPr>
          <w:t xml:space="preserve">proportion of </w:t>
        </w:r>
      </w:ins>
      <w:r w:rsidR="0021286E">
        <w:rPr>
          <w:rFonts w:ascii="Helvetica" w:hAnsi="Helvetica"/>
          <w:sz w:val="22"/>
          <w:szCs w:val="22"/>
        </w:rPr>
        <w:t>maximum</w:t>
      </w:r>
      <w:r>
        <w:rPr>
          <w:rFonts w:ascii="Helvetica" w:hAnsi="Helvetica"/>
          <w:sz w:val="22"/>
          <w:szCs w:val="22"/>
        </w:rPr>
        <w:t xml:space="preserve"> harvest rates</w:t>
      </w:r>
      <w:ins w:id="560" w:author="Adrian Stier" w:date="2022-01-18T06:36:00Z">
        <w:r w:rsidR="00A95E30">
          <w:rPr>
            <w:rFonts w:ascii="Helvetica" w:hAnsi="Helvetica"/>
            <w:sz w:val="22"/>
            <w:szCs w:val="22"/>
          </w:rPr>
          <w:t xml:space="preserve">. </w:t>
        </w:r>
      </w:ins>
      <w:del w:id="561" w:author="Adrian Stier" w:date="2022-01-18T06:36:00Z">
        <w:r w:rsidR="00A1294F" w:rsidDel="00A95E30">
          <w:rPr>
            <w:rFonts w:ascii="Helvetica" w:hAnsi="Helvetica"/>
            <w:sz w:val="22"/>
            <w:szCs w:val="22"/>
          </w:rPr>
          <w:delText xml:space="preserve"> </w:delText>
        </w:r>
      </w:del>
      <w:r w:rsidR="00A1294F">
        <w:rPr>
          <w:rFonts w:ascii="Helvetica" w:hAnsi="Helvetica"/>
          <w:sz w:val="22"/>
          <w:szCs w:val="22"/>
        </w:rPr>
        <w:t>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p>
    <w:p w14:paraId="57F8B695" w14:textId="6283FD48" w:rsidR="0062611B" w:rsidRDefault="0062611B" w:rsidP="006551EE">
      <w:pPr>
        <w:rPr>
          <w:rFonts w:ascii="Helvetica" w:hAnsi="Helvetica"/>
          <w:sz w:val="22"/>
          <w:szCs w:val="22"/>
        </w:rPr>
      </w:pPr>
      <w:r>
        <w:rPr>
          <w:rFonts w:ascii="Helvetica" w:hAnsi="Helvetica"/>
          <w:sz w:val="22"/>
          <w:szCs w:val="22"/>
        </w:rPr>
        <w:br w:type="page"/>
      </w:r>
    </w:p>
    <w:p w14:paraId="5EF6C877" w14:textId="3E11D305" w:rsidR="00C80858" w:rsidRDefault="00E45702" w:rsidP="006551EE">
      <w:pPr>
        <w:rPr>
          <w:rFonts w:ascii="Helvetica" w:hAnsi="Helvetica"/>
          <w:sz w:val="22"/>
          <w:szCs w:val="22"/>
        </w:rPr>
      </w:pPr>
      <w:ins w:id="562" w:author="Adrian Stier" w:date="2022-02-16T13:57:00Z">
        <w:r>
          <w:rPr>
            <w:rFonts w:ascii="Helvetica" w:hAnsi="Helvetica"/>
            <w:noProof/>
            <w:sz w:val="22"/>
            <w:szCs w:val="22"/>
          </w:rPr>
          <w:lastRenderedPageBreak/>
          <w:drawing>
            <wp:inline distT="0" distB="0" distL="0" distR="0" wp14:anchorId="4CD93052" wp14:editId="6C6A72AD">
              <wp:extent cx="5943600" cy="4966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a:stretch>
                        <a:fillRect/>
                      </a:stretch>
                    </pic:blipFill>
                    <pic:spPr>
                      <a:xfrm>
                        <a:off x="0" y="0"/>
                        <a:ext cx="5943600" cy="4966970"/>
                      </a:xfrm>
                      <a:prstGeom prst="rect">
                        <a:avLst/>
                      </a:prstGeom>
                    </pic:spPr>
                  </pic:pic>
                </a:graphicData>
              </a:graphic>
            </wp:inline>
          </w:drawing>
        </w:r>
      </w:ins>
      <w:del w:id="563" w:author="Adrian Stier" w:date="2022-01-17T13:48:00Z">
        <w:r w:rsidR="0062611B" w:rsidDel="00B709E9">
          <w:rPr>
            <w:rFonts w:ascii="Helvetica" w:hAnsi="Helvetica"/>
            <w:noProof/>
            <w:sz w:val="22"/>
            <w:szCs w:val="22"/>
          </w:rPr>
          <w:drawing>
            <wp:inline distT="0" distB="0" distL="0" distR="0" wp14:anchorId="643D045D" wp14:editId="70AEA27E">
              <wp:extent cx="3966317" cy="3534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a:stretch>
                        <a:fillRect/>
                      </a:stretch>
                    </pic:blipFill>
                    <pic:spPr>
                      <a:xfrm>
                        <a:off x="0" y="0"/>
                        <a:ext cx="3983175" cy="3549961"/>
                      </a:xfrm>
                      <a:prstGeom prst="rect">
                        <a:avLst/>
                      </a:prstGeom>
                    </pic:spPr>
                  </pic:pic>
                </a:graphicData>
              </a:graphic>
            </wp:inline>
          </w:drawing>
        </w:r>
      </w:del>
    </w:p>
    <w:p w14:paraId="2329DDF3" w14:textId="6FCD91A7" w:rsidR="00C80858" w:rsidRDefault="00C80858" w:rsidP="006551EE">
      <w:pPr>
        <w:rPr>
          <w:rFonts w:ascii="Helvetica" w:hAnsi="Helvetica"/>
          <w:b/>
          <w:sz w:val="22"/>
          <w:szCs w:val="22"/>
        </w:rPr>
      </w:pPr>
    </w:p>
    <w:p w14:paraId="0CF81EA3" w14:textId="16458880" w:rsidR="00C80858" w:rsidRPr="003805EE" w:rsidRDefault="00C80858" w:rsidP="006551EE">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32062F75" w14:textId="5B3D86BF" w:rsidR="005458C6" w:rsidRDefault="00A800CF" w:rsidP="006551EE">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6551EE">
      <w:pPr>
        <w:rPr>
          <w:rFonts w:ascii="Helvetica" w:hAnsi="Helvetica"/>
          <w:b/>
          <w:sz w:val="22"/>
          <w:szCs w:val="22"/>
        </w:rPr>
      </w:pPr>
    </w:p>
    <w:p w14:paraId="325778DE" w14:textId="6E235046" w:rsidR="00A67FE0" w:rsidRPr="003805EE" w:rsidRDefault="00A67FE0" w:rsidP="006551EE">
      <w:pPr>
        <w:rPr>
          <w:rFonts w:ascii="Helvetica" w:hAnsi="Helvetica"/>
          <w:b/>
          <w:sz w:val="22"/>
          <w:szCs w:val="22"/>
        </w:rPr>
      </w:pPr>
    </w:p>
    <w:p w14:paraId="0FDD2871" w14:textId="2BF07EA6" w:rsidR="00783ACA" w:rsidRDefault="00E45702" w:rsidP="006551EE">
      <w:pPr>
        <w:rPr>
          <w:rFonts w:ascii="Helvetica" w:hAnsi="Helvetica"/>
          <w:b/>
          <w:sz w:val="22"/>
          <w:szCs w:val="22"/>
        </w:rPr>
      </w:pPr>
      <w:ins w:id="564" w:author="Adrian Stier" w:date="2022-02-16T14:22:00Z">
        <w:r>
          <w:rPr>
            <w:rFonts w:ascii="Helvetica" w:hAnsi="Helvetica"/>
            <w:b/>
            <w:noProof/>
            <w:sz w:val="22"/>
            <w:szCs w:val="22"/>
          </w:rPr>
          <w:drawing>
            <wp:inline distT="0" distB="0" distL="0" distR="0" wp14:anchorId="443770DC" wp14:editId="6D2730A1">
              <wp:extent cx="5943600" cy="42487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stretch>
                        <a:fillRect/>
                      </a:stretch>
                    </pic:blipFill>
                    <pic:spPr>
                      <a:xfrm>
                        <a:off x="0" y="0"/>
                        <a:ext cx="5943600" cy="4248785"/>
                      </a:xfrm>
                      <a:prstGeom prst="rect">
                        <a:avLst/>
                      </a:prstGeom>
                    </pic:spPr>
                  </pic:pic>
                </a:graphicData>
              </a:graphic>
            </wp:inline>
          </w:drawing>
        </w:r>
      </w:ins>
      <w:del w:id="565" w:author="Adrian Stier" w:date="2022-01-17T13:45:00Z">
        <w:r w:rsidR="00F83D14" w:rsidDel="005B3595">
          <w:rPr>
            <w:rFonts w:ascii="Helvetica" w:hAnsi="Helvetica"/>
            <w:b/>
            <w:noProof/>
            <w:sz w:val="22"/>
            <w:szCs w:val="22"/>
          </w:rPr>
          <w:drawing>
            <wp:inline distT="0" distB="0" distL="0" distR="0" wp14:anchorId="0368D234" wp14:editId="5BE2DE26">
              <wp:extent cx="5943600" cy="4245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a:stretch>
                        <a:fillRect/>
                      </a:stretch>
                    </pic:blipFill>
                    <pic:spPr>
                      <a:xfrm>
                        <a:off x="0" y="0"/>
                        <a:ext cx="5943600" cy="4245610"/>
                      </a:xfrm>
                      <a:prstGeom prst="rect">
                        <a:avLst/>
                      </a:prstGeom>
                    </pic:spPr>
                  </pic:pic>
                </a:graphicData>
              </a:graphic>
            </wp:inline>
          </w:drawing>
        </w:r>
      </w:del>
    </w:p>
    <w:p w14:paraId="2431B02C" w14:textId="77777777" w:rsidR="00CE01C3" w:rsidRDefault="00CE01C3" w:rsidP="006551EE">
      <w:pPr>
        <w:rPr>
          <w:ins w:id="566" w:author="Adrian Stier" w:date="2022-01-17T13:46:00Z"/>
          <w:rFonts w:ascii="Helvetica" w:hAnsi="Helvetica"/>
          <w:b/>
          <w:sz w:val="22"/>
          <w:szCs w:val="22"/>
        </w:rPr>
      </w:pPr>
    </w:p>
    <w:p w14:paraId="29BFBDF4" w14:textId="16B6157D" w:rsidR="00C80858" w:rsidRPr="003805EE" w:rsidRDefault="00C80858" w:rsidP="006551EE">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Ben Halpern" w:date="2022-02-26T06:56:00Z" w:initials="BH">
    <w:p w14:paraId="567ECA38" w14:textId="77777777" w:rsidR="008156C0" w:rsidRDefault="008156C0" w:rsidP="007302F9">
      <w:r>
        <w:rPr>
          <w:rStyle w:val="CommentReference"/>
        </w:rPr>
        <w:annotationRef/>
      </w:r>
      <w:r>
        <w:rPr>
          <w:rFonts w:asciiTheme="minorHAnsi" w:eastAsiaTheme="minorEastAsia" w:hAnsiTheme="minorHAnsi" w:cstheme="minorBidi"/>
          <w:lang w:eastAsia="ja-JP"/>
        </w:rPr>
        <w:t>redundant start to previous sentence.</w:t>
      </w:r>
    </w:p>
  </w:comment>
  <w:comment w:id="72" w:author="Margaret Siple - NOAA Federal" w:date="2022-02-10T21:41:00Z" w:initials="">
    <w:p w14:paraId="0F033CEB" w14:textId="5920BB28" w:rsidR="00322386" w:rsidRDefault="00322386" w:rsidP="00322386">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Hilborn</w:t>
      </w:r>
      <w:r>
        <w:rPr>
          <w:rFonts w:ascii="Arial" w:eastAsia="Arial" w:hAnsi="Arial" w:cs="Arial"/>
          <w:color w:val="000000"/>
          <w:sz w:val="22"/>
          <w:szCs w:val="22"/>
        </w:rPr>
        <w:t>, R., &amp; Walters, C. J. (Eds.). (1992). Quantitative Fisheries Stock Assessment: Choice, Dynamics and Uncertainty. Springer US. https://doi.org/10.1007/978-1-4615-3598-0</w:t>
      </w:r>
    </w:p>
  </w:comment>
  <w:comment w:id="79" w:author="Adrian Stier" w:date="2022-02-15T12:00:00Z" w:initials="AS">
    <w:p w14:paraId="20BCB520" w14:textId="5D8FE6C3" w:rsidR="0050082D" w:rsidRDefault="0050082D">
      <w:pPr>
        <w:pStyle w:val="CommentText"/>
      </w:pPr>
      <w:r>
        <w:rPr>
          <w:rStyle w:val="CommentReference"/>
        </w:rPr>
        <w:annotationRef/>
      </w:r>
      <w:r w:rsidRPr="00611410">
        <w:rPr>
          <w:rFonts w:ascii="Helvetica" w:eastAsia="Helvetica Neue" w:hAnsi="Helvetica" w:cs="Helvetica Neue"/>
          <w:color w:val="000000"/>
          <w:sz w:val="22"/>
          <w:szCs w:val="22"/>
          <w:highlight w:val="yellow"/>
        </w:rPr>
        <w:t>Accurate monitoring, which produces abundance or biomass estimates centered around the true value, needs to also be precise in order to be cost-effective in terms of the profits from the resource. Precision is high when monitoring adequately captures the spatial and spatiotemporal distribution of the resource.</w:t>
      </w:r>
    </w:p>
  </w:comment>
  <w:comment w:id="122" w:author="Tim Essington" w:date="2022-02-21T17:54:00Z" w:initials="TE">
    <w:p w14:paraId="3AABD583" w14:textId="77777777" w:rsidR="00A222ED" w:rsidRDefault="00A222ED" w:rsidP="00043711">
      <w:r>
        <w:rPr>
          <w:rStyle w:val="CommentReference"/>
        </w:rPr>
        <w:annotationRef/>
      </w:r>
      <w:r>
        <w:rPr>
          <w:rFonts w:asciiTheme="minorHAnsi" w:eastAsiaTheme="minorEastAsia" w:hAnsiTheme="minorHAnsi" w:cstheme="minorBidi"/>
          <w:lang w:eastAsia="ja-JP"/>
        </w:rPr>
        <w:t>Pikitch, E. K., P. D. Boersma, I. L. Boyd, D. O. Conover, P. Cury, T. E. Essington, S. S. Heppell, E. D. Houde, M. Mangel, D. Pauly, E. E. Plaganyi, K. Sainsbury, and R. Steneck. 2012. Little fish, big impact: Managing a crucial link in ocean food webs. Page 108. Lenfest Ocean Program, Washington D.C.</w:t>
      </w:r>
    </w:p>
    <w:p w14:paraId="6D2AC426" w14:textId="77777777" w:rsidR="00A222ED" w:rsidRDefault="00A222ED" w:rsidP="00043711"/>
  </w:comment>
  <w:comment w:id="127" w:author="Tim Essington" w:date="2022-02-21T17:55:00Z" w:initials="TE">
    <w:p w14:paraId="7A23F606" w14:textId="77777777" w:rsidR="00A222ED" w:rsidRDefault="00A222ED" w:rsidP="008B0214">
      <w:r>
        <w:rPr>
          <w:rStyle w:val="CommentReference"/>
        </w:rPr>
        <w:annotationRef/>
      </w:r>
      <w:r>
        <w:rPr>
          <w:rFonts w:asciiTheme="minorHAnsi" w:eastAsiaTheme="minorEastAsia" w:hAnsiTheme="minorHAnsi" w:cstheme="minorBidi"/>
          <w:lang w:eastAsia="ja-JP"/>
        </w:rPr>
        <w:t>Mildenberger, T. K., C. W. Berg, A. Kokkalis, A. R. Hordyk, C. Wetzel, N. S. Jacobsen, A. E. Punt, and J. R. Nielsen. 2022. Implementing the precautionary approach into fisheries management: Biomass reference points and uncertainty buffers. Fish and Fisheries 23:73–92.</w:t>
      </w:r>
    </w:p>
    <w:p w14:paraId="50A22E94" w14:textId="77777777" w:rsidR="00A222ED" w:rsidRDefault="00A222ED" w:rsidP="008B0214"/>
  </w:comment>
  <w:comment w:id="341" w:author="Tim Essington" w:date="2022-02-21T17:09:00Z" w:initials="TE">
    <w:p w14:paraId="78FF93E3" w14:textId="78E1BAE7" w:rsidR="00EC7561" w:rsidRDefault="00EC7561" w:rsidP="008C33A4">
      <w:r>
        <w:rPr>
          <w:rStyle w:val="CommentReference"/>
        </w:rPr>
        <w:annotationRef/>
      </w:r>
      <w:r>
        <w:rPr>
          <w:rFonts w:asciiTheme="minorHAnsi" w:eastAsiaTheme="minorEastAsia" w:hAnsiTheme="minorHAnsi" w:cstheme="minorBidi"/>
          <w:lang w:eastAsia="ja-JP"/>
        </w:rPr>
        <w:t>feel free to nix this, but wanted a stronger response to the reviewer</w:t>
      </w:r>
    </w:p>
    <w:p w14:paraId="7FD959FB" w14:textId="77777777" w:rsidR="00EC7561" w:rsidRDefault="00EC7561" w:rsidP="008C33A4"/>
  </w:comment>
  <w:comment w:id="342" w:author="Ben Halpern" w:date="2022-02-26T07:03:00Z" w:initials="BH">
    <w:p w14:paraId="7CCFEC69" w14:textId="77777777" w:rsidR="00202309" w:rsidRDefault="00202309" w:rsidP="000462E2">
      <w:r>
        <w:rPr>
          <w:rStyle w:val="CommentReference"/>
        </w:rPr>
        <w:annotationRef/>
      </w:r>
      <w:r>
        <w:rPr>
          <w:rFonts w:asciiTheme="minorHAnsi" w:eastAsiaTheme="minorEastAsia" w:hAnsiTheme="minorHAnsi" w:cstheme="minorBidi"/>
          <w:lang w:eastAsia="ja-JP"/>
        </w:rPr>
        <w:t>it does feel a bit tacked on here - maybe just include in the response to the reviewer rather than also here in the paper?</w:t>
      </w:r>
    </w:p>
  </w:comment>
  <w:comment w:id="433" w:author="Ben Halpern" w:date="2022-02-26T07:07:00Z" w:initials="BH">
    <w:p w14:paraId="1AEF346A" w14:textId="77777777" w:rsidR="00E81706" w:rsidRDefault="00E81706" w:rsidP="002B2B84">
      <w:r>
        <w:rPr>
          <w:rStyle w:val="CommentReference"/>
        </w:rPr>
        <w:annotationRef/>
      </w:r>
      <w:r>
        <w:rPr>
          <w:rFonts w:asciiTheme="minorHAnsi" w:eastAsiaTheme="minorEastAsia" w:hAnsiTheme="minorHAnsi" w:cstheme="minorBidi"/>
          <w:lang w:eastAsia="ja-JP"/>
        </w:rPr>
        <w:t>redundant with having just said ‘high precision’??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7ECA38" w15:done="0"/>
  <w15:commentEx w15:paraId="0F033CEB" w15:done="0"/>
  <w15:commentEx w15:paraId="20BCB520" w15:done="0"/>
  <w15:commentEx w15:paraId="6D2AC426" w15:done="0"/>
  <w15:commentEx w15:paraId="50A22E94" w15:done="0"/>
  <w15:commentEx w15:paraId="7FD959FB" w15:done="0"/>
  <w15:commentEx w15:paraId="7CCFEC69" w15:paraIdParent="7FD959FB" w15:done="0"/>
  <w15:commentEx w15:paraId="1AEF34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44D8E" w16cex:dateUtc="2022-02-26T14:56:00Z"/>
  <w16cex:commentExtensible w16cex:durableId="25B4F56C" w16cex:dateUtc="2022-02-11T05:41:00Z"/>
  <w16cex:commentExtensible w16cex:durableId="25B61452" w16cex:dateUtc="2022-02-15T20:00:00Z"/>
  <w16cex:commentExtensible w16cex:durableId="25BE506F" w16cex:dateUtc="2022-02-22T01:54:00Z"/>
  <w16cex:commentExtensible w16cex:durableId="25BE5095" w16cex:dateUtc="2022-02-22T01:55:00Z"/>
  <w16cex:commentExtensible w16cex:durableId="25BE45B1" w16cex:dateUtc="2022-02-22T01:09:00Z"/>
  <w16cex:commentExtensible w16cex:durableId="25C44F55" w16cex:dateUtc="2022-02-26T15:03:00Z"/>
  <w16cex:commentExtensible w16cex:durableId="25C4501A" w16cex:dateUtc="2022-02-26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7ECA38" w16cid:durableId="25C44D8E"/>
  <w16cid:commentId w16cid:paraId="0F033CEB" w16cid:durableId="25B4F56C"/>
  <w16cid:commentId w16cid:paraId="20BCB520" w16cid:durableId="25B61452"/>
  <w16cid:commentId w16cid:paraId="6D2AC426" w16cid:durableId="25BE506F"/>
  <w16cid:commentId w16cid:paraId="50A22E94" w16cid:durableId="25BE5095"/>
  <w16cid:commentId w16cid:paraId="7FD959FB" w16cid:durableId="25BE45B1"/>
  <w16cid:commentId w16cid:paraId="7CCFEC69" w16cid:durableId="25C44F55"/>
  <w16cid:commentId w16cid:paraId="1AEF346A" w16cid:durableId="25C450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28E5E" w14:textId="77777777" w:rsidR="00A631D0" w:rsidRDefault="00A631D0" w:rsidP="00135D5C">
      <w:r>
        <w:separator/>
      </w:r>
    </w:p>
  </w:endnote>
  <w:endnote w:type="continuationSeparator" w:id="0">
    <w:p w14:paraId="354B7657" w14:textId="77777777" w:rsidR="00A631D0" w:rsidRDefault="00A631D0"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51AD8" w14:textId="77777777" w:rsidR="00A631D0" w:rsidRDefault="00A631D0" w:rsidP="00135D5C">
      <w:r>
        <w:separator/>
      </w:r>
    </w:p>
  </w:footnote>
  <w:footnote w:type="continuationSeparator" w:id="0">
    <w:p w14:paraId="45248E95" w14:textId="77777777" w:rsidR="00A631D0" w:rsidRDefault="00A631D0"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rian Stier">
    <w15:presenceInfo w15:providerId="Windows Live" w15:userId="af3c3376d5e677fa"/>
  </w15:person>
  <w15:person w15:author="Ben Halpern">
    <w15:presenceInfo w15:providerId="AD" w15:userId="S::halpern@ucsb.edu::d3daabb6-570d-4850-9da6-9538c62d90ac"/>
  </w15:person>
  <w15:person w15:author="Tim Essington">
    <w15:presenceInfo w15:providerId="AD" w15:userId="S::essing@uw.edu::9688509c-e771-4867-a196-0dbe1c339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roc Royal Soc B&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25&lt;/item&gt;&lt;item&gt;6332&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item&gt;6509&lt;/item&gt;&lt;item&gt;6510&lt;/item&gt;&lt;item&gt;6511&lt;/item&gt;&lt;item&gt;6512&lt;/item&gt;&lt;item&gt;6513&lt;/item&gt;&lt;item&gt;6514&lt;/item&gt;&lt;item&gt;6515&lt;/item&gt;&lt;item&gt;6516&lt;/item&gt;&lt;item&gt;6517&lt;/item&gt;&lt;item&gt;6518&lt;/item&gt;&lt;item&gt;6519&lt;/item&gt;&lt;item&gt;6520&lt;/item&gt;&lt;item&gt;6521&lt;/item&gt;&lt;item&gt;6522&lt;/item&gt;&lt;item&gt;6525&lt;/item&gt;&lt;item&gt;6526&lt;/item&gt;&lt;item&gt;6527&lt;/item&gt;&lt;/record-ids&gt;&lt;/item&gt;&lt;/Libraries&gt;"/>
  </w:docVars>
  <w:rsids>
    <w:rsidRoot w:val="00EA4926"/>
    <w:rsid w:val="00000104"/>
    <w:rsid w:val="00000549"/>
    <w:rsid w:val="000005D9"/>
    <w:rsid w:val="00000733"/>
    <w:rsid w:val="00000928"/>
    <w:rsid w:val="00000D1E"/>
    <w:rsid w:val="00000F6D"/>
    <w:rsid w:val="00001AA5"/>
    <w:rsid w:val="00002A0A"/>
    <w:rsid w:val="0000313B"/>
    <w:rsid w:val="00004A1E"/>
    <w:rsid w:val="0000564E"/>
    <w:rsid w:val="00005901"/>
    <w:rsid w:val="00005AC3"/>
    <w:rsid w:val="000105EB"/>
    <w:rsid w:val="00010718"/>
    <w:rsid w:val="00010E6A"/>
    <w:rsid w:val="0001115B"/>
    <w:rsid w:val="000112BC"/>
    <w:rsid w:val="00012027"/>
    <w:rsid w:val="00012A3D"/>
    <w:rsid w:val="00012E26"/>
    <w:rsid w:val="0001367C"/>
    <w:rsid w:val="00013C23"/>
    <w:rsid w:val="000140F5"/>
    <w:rsid w:val="00014B46"/>
    <w:rsid w:val="00014C60"/>
    <w:rsid w:val="00015507"/>
    <w:rsid w:val="00016096"/>
    <w:rsid w:val="00017065"/>
    <w:rsid w:val="000175B0"/>
    <w:rsid w:val="00017CB4"/>
    <w:rsid w:val="00017F4B"/>
    <w:rsid w:val="0002087A"/>
    <w:rsid w:val="00020C0F"/>
    <w:rsid w:val="0002156A"/>
    <w:rsid w:val="00022346"/>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226"/>
    <w:rsid w:val="00042E40"/>
    <w:rsid w:val="000437E9"/>
    <w:rsid w:val="00043C70"/>
    <w:rsid w:val="000443BC"/>
    <w:rsid w:val="00044745"/>
    <w:rsid w:val="0004583F"/>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2C99"/>
    <w:rsid w:val="000D412C"/>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3943"/>
    <w:rsid w:val="000E42CF"/>
    <w:rsid w:val="000E4A0C"/>
    <w:rsid w:val="000E4B23"/>
    <w:rsid w:val="000E4BC8"/>
    <w:rsid w:val="000E4DEC"/>
    <w:rsid w:val="000E50C6"/>
    <w:rsid w:val="000E5D40"/>
    <w:rsid w:val="000E5EE2"/>
    <w:rsid w:val="000E6696"/>
    <w:rsid w:val="000E67EE"/>
    <w:rsid w:val="000E6926"/>
    <w:rsid w:val="000E698C"/>
    <w:rsid w:val="000E7A4B"/>
    <w:rsid w:val="000F0757"/>
    <w:rsid w:val="000F0EC7"/>
    <w:rsid w:val="000F2389"/>
    <w:rsid w:val="000F25F8"/>
    <w:rsid w:val="000F26C5"/>
    <w:rsid w:val="000F3759"/>
    <w:rsid w:val="000F3B0A"/>
    <w:rsid w:val="000F3BDE"/>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13A"/>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5B2B"/>
    <w:rsid w:val="001463E5"/>
    <w:rsid w:val="00146CDF"/>
    <w:rsid w:val="001477DE"/>
    <w:rsid w:val="001500BA"/>
    <w:rsid w:val="001503FA"/>
    <w:rsid w:val="00151A85"/>
    <w:rsid w:val="0015330E"/>
    <w:rsid w:val="0015357C"/>
    <w:rsid w:val="00153F6B"/>
    <w:rsid w:val="00155703"/>
    <w:rsid w:val="00156B80"/>
    <w:rsid w:val="00156FFE"/>
    <w:rsid w:val="001576BF"/>
    <w:rsid w:val="00160AB3"/>
    <w:rsid w:val="00160AFB"/>
    <w:rsid w:val="0016114A"/>
    <w:rsid w:val="00161963"/>
    <w:rsid w:val="00162533"/>
    <w:rsid w:val="001632F3"/>
    <w:rsid w:val="00163B2D"/>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043"/>
    <w:rsid w:val="0019036C"/>
    <w:rsid w:val="001915FF"/>
    <w:rsid w:val="00191790"/>
    <w:rsid w:val="00192304"/>
    <w:rsid w:val="00192ADE"/>
    <w:rsid w:val="00192CA6"/>
    <w:rsid w:val="00193870"/>
    <w:rsid w:val="00193A64"/>
    <w:rsid w:val="00193F99"/>
    <w:rsid w:val="001941A8"/>
    <w:rsid w:val="001945F2"/>
    <w:rsid w:val="001949D3"/>
    <w:rsid w:val="00194FF6"/>
    <w:rsid w:val="00195F71"/>
    <w:rsid w:val="00196608"/>
    <w:rsid w:val="001966A5"/>
    <w:rsid w:val="001968EB"/>
    <w:rsid w:val="00197742"/>
    <w:rsid w:val="00197F79"/>
    <w:rsid w:val="001A1A25"/>
    <w:rsid w:val="001A28DB"/>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755"/>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365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309"/>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750"/>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37F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59C9"/>
    <w:rsid w:val="002671A2"/>
    <w:rsid w:val="002674AC"/>
    <w:rsid w:val="00270316"/>
    <w:rsid w:val="0027142D"/>
    <w:rsid w:val="002716AB"/>
    <w:rsid w:val="002727E8"/>
    <w:rsid w:val="00272A37"/>
    <w:rsid w:val="0027335B"/>
    <w:rsid w:val="0027357B"/>
    <w:rsid w:val="002738FD"/>
    <w:rsid w:val="00273908"/>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5F75"/>
    <w:rsid w:val="00286628"/>
    <w:rsid w:val="00286797"/>
    <w:rsid w:val="00286FDA"/>
    <w:rsid w:val="00287C22"/>
    <w:rsid w:val="00291D0F"/>
    <w:rsid w:val="00292862"/>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4CDC"/>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6EE3"/>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2F64"/>
    <w:rsid w:val="002E3961"/>
    <w:rsid w:val="002E39CD"/>
    <w:rsid w:val="002E41F8"/>
    <w:rsid w:val="002E42A4"/>
    <w:rsid w:val="002E5CA4"/>
    <w:rsid w:val="002E6119"/>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0C85"/>
    <w:rsid w:val="00312044"/>
    <w:rsid w:val="00312763"/>
    <w:rsid w:val="00312A7A"/>
    <w:rsid w:val="00312C20"/>
    <w:rsid w:val="0031702F"/>
    <w:rsid w:val="00321EF4"/>
    <w:rsid w:val="00322386"/>
    <w:rsid w:val="00323101"/>
    <w:rsid w:val="003250F7"/>
    <w:rsid w:val="00325A3A"/>
    <w:rsid w:val="0032699A"/>
    <w:rsid w:val="0032791E"/>
    <w:rsid w:val="00327BAE"/>
    <w:rsid w:val="00330924"/>
    <w:rsid w:val="00331440"/>
    <w:rsid w:val="00331AE0"/>
    <w:rsid w:val="00331EB5"/>
    <w:rsid w:val="00331F4D"/>
    <w:rsid w:val="00332702"/>
    <w:rsid w:val="00333AA1"/>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46F"/>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4A3"/>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1E86"/>
    <w:rsid w:val="00392FF0"/>
    <w:rsid w:val="0039320C"/>
    <w:rsid w:val="00393682"/>
    <w:rsid w:val="00393873"/>
    <w:rsid w:val="003947CD"/>
    <w:rsid w:val="0039483D"/>
    <w:rsid w:val="00394C34"/>
    <w:rsid w:val="00395369"/>
    <w:rsid w:val="00395390"/>
    <w:rsid w:val="00395CA6"/>
    <w:rsid w:val="00395CDC"/>
    <w:rsid w:val="00396EAC"/>
    <w:rsid w:val="00397162"/>
    <w:rsid w:val="003972E7"/>
    <w:rsid w:val="00397B7B"/>
    <w:rsid w:val="00397E19"/>
    <w:rsid w:val="003A0CE7"/>
    <w:rsid w:val="003A1BE4"/>
    <w:rsid w:val="003A20A9"/>
    <w:rsid w:val="003A28EA"/>
    <w:rsid w:val="003A29D4"/>
    <w:rsid w:val="003A3718"/>
    <w:rsid w:val="003A40C3"/>
    <w:rsid w:val="003A4121"/>
    <w:rsid w:val="003A5076"/>
    <w:rsid w:val="003A5A82"/>
    <w:rsid w:val="003A5CE7"/>
    <w:rsid w:val="003A5CF9"/>
    <w:rsid w:val="003A609C"/>
    <w:rsid w:val="003A6937"/>
    <w:rsid w:val="003A6A18"/>
    <w:rsid w:val="003A6B7F"/>
    <w:rsid w:val="003A725F"/>
    <w:rsid w:val="003A7290"/>
    <w:rsid w:val="003A77C7"/>
    <w:rsid w:val="003A7949"/>
    <w:rsid w:val="003A7B9F"/>
    <w:rsid w:val="003B099D"/>
    <w:rsid w:val="003B21C7"/>
    <w:rsid w:val="003B24E6"/>
    <w:rsid w:val="003B28B3"/>
    <w:rsid w:val="003B2B72"/>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513"/>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113"/>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BFB"/>
    <w:rsid w:val="00412FCD"/>
    <w:rsid w:val="00413A50"/>
    <w:rsid w:val="00413F7A"/>
    <w:rsid w:val="00414467"/>
    <w:rsid w:val="0041490E"/>
    <w:rsid w:val="00414C19"/>
    <w:rsid w:val="00416D92"/>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760"/>
    <w:rsid w:val="00433F41"/>
    <w:rsid w:val="00433F5A"/>
    <w:rsid w:val="00434B90"/>
    <w:rsid w:val="00435071"/>
    <w:rsid w:val="004352AB"/>
    <w:rsid w:val="00435A20"/>
    <w:rsid w:val="00435DD9"/>
    <w:rsid w:val="00435FB5"/>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A3B"/>
    <w:rsid w:val="00453D75"/>
    <w:rsid w:val="00454793"/>
    <w:rsid w:val="00455D7C"/>
    <w:rsid w:val="0045684F"/>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413"/>
    <w:rsid w:val="004676D2"/>
    <w:rsid w:val="00467F98"/>
    <w:rsid w:val="004713BE"/>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3BD1"/>
    <w:rsid w:val="00484C36"/>
    <w:rsid w:val="00485EE6"/>
    <w:rsid w:val="00486187"/>
    <w:rsid w:val="004864F7"/>
    <w:rsid w:val="004866D3"/>
    <w:rsid w:val="00486C18"/>
    <w:rsid w:val="004879B3"/>
    <w:rsid w:val="00487E08"/>
    <w:rsid w:val="00490125"/>
    <w:rsid w:val="0049022C"/>
    <w:rsid w:val="0049032F"/>
    <w:rsid w:val="00490741"/>
    <w:rsid w:val="0049083F"/>
    <w:rsid w:val="0049147E"/>
    <w:rsid w:val="00491BF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41B"/>
    <w:rsid w:val="004E37E2"/>
    <w:rsid w:val="004E3FD4"/>
    <w:rsid w:val="004E43F7"/>
    <w:rsid w:val="004E7ACF"/>
    <w:rsid w:val="004F0718"/>
    <w:rsid w:val="004F1994"/>
    <w:rsid w:val="004F273B"/>
    <w:rsid w:val="004F2DF7"/>
    <w:rsid w:val="004F38C4"/>
    <w:rsid w:val="004F3ED7"/>
    <w:rsid w:val="004F44F9"/>
    <w:rsid w:val="004F45A2"/>
    <w:rsid w:val="004F4DD0"/>
    <w:rsid w:val="004F51CB"/>
    <w:rsid w:val="004F5277"/>
    <w:rsid w:val="004F5553"/>
    <w:rsid w:val="004F58D1"/>
    <w:rsid w:val="004F5E69"/>
    <w:rsid w:val="004F62C8"/>
    <w:rsid w:val="004F63A4"/>
    <w:rsid w:val="004F6B19"/>
    <w:rsid w:val="004F6D9D"/>
    <w:rsid w:val="004F79E2"/>
    <w:rsid w:val="00500067"/>
    <w:rsid w:val="00500122"/>
    <w:rsid w:val="0050082D"/>
    <w:rsid w:val="00501ED6"/>
    <w:rsid w:val="00502291"/>
    <w:rsid w:val="00502C4F"/>
    <w:rsid w:val="0050378A"/>
    <w:rsid w:val="0050441C"/>
    <w:rsid w:val="00505070"/>
    <w:rsid w:val="005053A5"/>
    <w:rsid w:val="005054B1"/>
    <w:rsid w:val="0050587B"/>
    <w:rsid w:val="00505970"/>
    <w:rsid w:val="00506A4B"/>
    <w:rsid w:val="00506AB9"/>
    <w:rsid w:val="00506BD9"/>
    <w:rsid w:val="00507BF1"/>
    <w:rsid w:val="0051088D"/>
    <w:rsid w:val="005109F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15E0"/>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59D5"/>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80B"/>
    <w:rsid w:val="00560935"/>
    <w:rsid w:val="00560B7C"/>
    <w:rsid w:val="00560E38"/>
    <w:rsid w:val="0056105D"/>
    <w:rsid w:val="00561C03"/>
    <w:rsid w:val="00561D9B"/>
    <w:rsid w:val="00561FB2"/>
    <w:rsid w:val="005626B9"/>
    <w:rsid w:val="0056291B"/>
    <w:rsid w:val="00562DD7"/>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1C3"/>
    <w:rsid w:val="0057298C"/>
    <w:rsid w:val="00573CAA"/>
    <w:rsid w:val="00573DBE"/>
    <w:rsid w:val="00574730"/>
    <w:rsid w:val="005749E5"/>
    <w:rsid w:val="00574F07"/>
    <w:rsid w:val="00575FCC"/>
    <w:rsid w:val="005760C4"/>
    <w:rsid w:val="005762AF"/>
    <w:rsid w:val="005763CB"/>
    <w:rsid w:val="00576B98"/>
    <w:rsid w:val="00576F85"/>
    <w:rsid w:val="00577116"/>
    <w:rsid w:val="005771FA"/>
    <w:rsid w:val="005776CF"/>
    <w:rsid w:val="00577B65"/>
    <w:rsid w:val="00577ED0"/>
    <w:rsid w:val="0058008D"/>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1ABA"/>
    <w:rsid w:val="005A1B08"/>
    <w:rsid w:val="005A35B6"/>
    <w:rsid w:val="005A36E3"/>
    <w:rsid w:val="005A61AA"/>
    <w:rsid w:val="005A7356"/>
    <w:rsid w:val="005A7748"/>
    <w:rsid w:val="005B06D5"/>
    <w:rsid w:val="005B13F6"/>
    <w:rsid w:val="005B18AC"/>
    <w:rsid w:val="005B1D7D"/>
    <w:rsid w:val="005B1FA4"/>
    <w:rsid w:val="005B3057"/>
    <w:rsid w:val="005B3595"/>
    <w:rsid w:val="005B50A3"/>
    <w:rsid w:val="005B5B2C"/>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5C5"/>
    <w:rsid w:val="0065066F"/>
    <w:rsid w:val="006509BE"/>
    <w:rsid w:val="00651B44"/>
    <w:rsid w:val="00652020"/>
    <w:rsid w:val="00652914"/>
    <w:rsid w:val="006533A9"/>
    <w:rsid w:val="006536A6"/>
    <w:rsid w:val="00653F41"/>
    <w:rsid w:val="00654100"/>
    <w:rsid w:val="006542CC"/>
    <w:rsid w:val="00654636"/>
    <w:rsid w:val="00654A7D"/>
    <w:rsid w:val="006551EE"/>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353C"/>
    <w:rsid w:val="006650A0"/>
    <w:rsid w:val="00665FA6"/>
    <w:rsid w:val="00666757"/>
    <w:rsid w:val="006678E1"/>
    <w:rsid w:val="00671A36"/>
    <w:rsid w:val="00672295"/>
    <w:rsid w:val="0067240A"/>
    <w:rsid w:val="00672F0A"/>
    <w:rsid w:val="00673762"/>
    <w:rsid w:val="00673A69"/>
    <w:rsid w:val="00673D26"/>
    <w:rsid w:val="00674346"/>
    <w:rsid w:val="0067452C"/>
    <w:rsid w:val="00674856"/>
    <w:rsid w:val="0067511F"/>
    <w:rsid w:val="006765C8"/>
    <w:rsid w:val="0067697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869A5"/>
    <w:rsid w:val="00690809"/>
    <w:rsid w:val="00690845"/>
    <w:rsid w:val="006921C0"/>
    <w:rsid w:val="0069339D"/>
    <w:rsid w:val="00693745"/>
    <w:rsid w:val="006937E3"/>
    <w:rsid w:val="00693BAF"/>
    <w:rsid w:val="00694D9D"/>
    <w:rsid w:val="00694EFA"/>
    <w:rsid w:val="006950BF"/>
    <w:rsid w:val="00695835"/>
    <w:rsid w:val="006962C7"/>
    <w:rsid w:val="0069660B"/>
    <w:rsid w:val="00697187"/>
    <w:rsid w:val="00697E4D"/>
    <w:rsid w:val="006A0B2F"/>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879"/>
    <w:rsid w:val="006B0DD7"/>
    <w:rsid w:val="006B1524"/>
    <w:rsid w:val="006B2DE9"/>
    <w:rsid w:val="006B3F4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2B7C"/>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6887"/>
    <w:rsid w:val="006E75C6"/>
    <w:rsid w:val="006F0355"/>
    <w:rsid w:val="006F097F"/>
    <w:rsid w:val="006F0DA5"/>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07"/>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010"/>
    <w:rsid w:val="00754459"/>
    <w:rsid w:val="00754E66"/>
    <w:rsid w:val="00755116"/>
    <w:rsid w:val="0075678D"/>
    <w:rsid w:val="00756CE0"/>
    <w:rsid w:val="00756FD4"/>
    <w:rsid w:val="00757736"/>
    <w:rsid w:val="00757E86"/>
    <w:rsid w:val="00757ECB"/>
    <w:rsid w:val="00760555"/>
    <w:rsid w:val="0076102D"/>
    <w:rsid w:val="007611A3"/>
    <w:rsid w:val="00762C71"/>
    <w:rsid w:val="00762D94"/>
    <w:rsid w:val="00763A42"/>
    <w:rsid w:val="00763C8D"/>
    <w:rsid w:val="007647D9"/>
    <w:rsid w:val="00764847"/>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26E"/>
    <w:rsid w:val="00774531"/>
    <w:rsid w:val="00774CA4"/>
    <w:rsid w:val="00775AA8"/>
    <w:rsid w:val="00775BFB"/>
    <w:rsid w:val="007768B6"/>
    <w:rsid w:val="00776AA3"/>
    <w:rsid w:val="00776C33"/>
    <w:rsid w:val="007770BC"/>
    <w:rsid w:val="00777A7B"/>
    <w:rsid w:val="00777CA1"/>
    <w:rsid w:val="00780290"/>
    <w:rsid w:val="00780293"/>
    <w:rsid w:val="00780EC0"/>
    <w:rsid w:val="00781354"/>
    <w:rsid w:val="00781ACA"/>
    <w:rsid w:val="007821E5"/>
    <w:rsid w:val="007822B6"/>
    <w:rsid w:val="00782506"/>
    <w:rsid w:val="007830F7"/>
    <w:rsid w:val="00783147"/>
    <w:rsid w:val="007833DC"/>
    <w:rsid w:val="00783ACA"/>
    <w:rsid w:val="00783E94"/>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44"/>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6EE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406"/>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74"/>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38B1"/>
    <w:rsid w:val="00814136"/>
    <w:rsid w:val="00814137"/>
    <w:rsid w:val="00814225"/>
    <w:rsid w:val="00814312"/>
    <w:rsid w:val="0081444A"/>
    <w:rsid w:val="0081495D"/>
    <w:rsid w:val="00814C6A"/>
    <w:rsid w:val="00815306"/>
    <w:rsid w:val="00815639"/>
    <w:rsid w:val="008156C0"/>
    <w:rsid w:val="00816430"/>
    <w:rsid w:val="00816B2E"/>
    <w:rsid w:val="0081769D"/>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2735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1ACA"/>
    <w:rsid w:val="00852921"/>
    <w:rsid w:val="00852B13"/>
    <w:rsid w:val="008535BC"/>
    <w:rsid w:val="0085398A"/>
    <w:rsid w:val="00854231"/>
    <w:rsid w:val="008555BA"/>
    <w:rsid w:val="008558B0"/>
    <w:rsid w:val="00855B5C"/>
    <w:rsid w:val="00857111"/>
    <w:rsid w:val="0085747B"/>
    <w:rsid w:val="008579C9"/>
    <w:rsid w:val="00857CA0"/>
    <w:rsid w:val="008607BB"/>
    <w:rsid w:val="00861B1D"/>
    <w:rsid w:val="00863245"/>
    <w:rsid w:val="00863FBA"/>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193E"/>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A7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A24"/>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2F3F"/>
    <w:rsid w:val="008C3834"/>
    <w:rsid w:val="008C3BF1"/>
    <w:rsid w:val="008C47E4"/>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5F8A"/>
    <w:rsid w:val="008D6B7C"/>
    <w:rsid w:val="008D6FD4"/>
    <w:rsid w:val="008D7005"/>
    <w:rsid w:val="008D75CD"/>
    <w:rsid w:val="008D7836"/>
    <w:rsid w:val="008D7D0A"/>
    <w:rsid w:val="008E0704"/>
    <w:rsid w:val="008E0D72"/>
    <w:rsid w:val="008E0D7D"/>
    <w:rsid w:val="008E216A"/>
    <w:rsid w:val="008E29CA"/>
    <w:rsid w:val="008E360D"/>
    <w:rsid w:val="008E403D"/>
    <w:rsid w:val="008E4C18"/>
    <w:rsid w:val="008E5112"/>
    <w:rsid w:val="008E64B1"/>
    <w:rsid w:val="008E6F38"/>
    <w:rsid w:val="008E77A7"/>
    <w:rsid w:val="008E78BA"/>
    <w:rsid w:val="008F07BC"/>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C03"/>
    <w:rsid w:val="008F6F02"/>
    <w:rsid w:val="008F762F"/>
    <w:rsid w:val="008F7C25"/>
    <w:rsid w:val="008F7D9C"/>
    <w:rsid w:val="00900B16"/>
    <w:rsid w:val="009014D3"/>
    <w:rsid w:val="0090182E"/>
    <w:rsid w:val="009018DE"/>
    <w:rsid w:val="00901DBA"/>
    <w:rsid w:val="0090229B"/>
    <w:rsid w:val="0090267C"/>
    <w:rsid w:val="00902FDF"/>
    <w:rsid w:val="00903261"/>
    <w:rsid w:val="0090347F"/>
    <w:rsid w:val="00904C9C"/>
    <w:rsid w:val="00905124"/>
    <w:rsid w:val="00905369"/>
    <w:rsid w:val="009068EB"/>
    <w:rsid w:val="00906DB4"/>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DF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4D84"/>
    <w:rsid w:val="009550AB"/>
    <w:rsid w:val="00956203"/>
    <w:rsid w:val="00956809"/>
    <w:rsid w:val="00956AB4"/>
    <w:rsid w:val="00957471"/>
    <w:rsid w:val="009575F0"/>
    <w:rsid w:val="009576BA"/>
    <w:rsid w:val="00957C60"/>
    <w:rsid w:val="00957EE4"/>
    <w:rsid w:val="00957F1F"/>
    <w:rsid w:val="00960816"/>
    <w:rsid w:val="0096111C"/>
    <w:rsid w:val="00961B11"/>
    <w:rsid w:val="00963D6B"/>
    <w:rsid w:val="00964937"/>
    <w:rsid w:val="00964A2D"/>
    <w:rsid w:val="00964B50"/>
    <w:rsid w:val="00965095"/>
    <w:rsid w:val="00965AAB"/>
    <w:rsid w:val="0096669E"/>
    <w:rsid w:val="0096685A"/>
    <w:rsid w:val="0096730B"/>
    <w:rsid w:val="009679D3"/>
    <w:rsid w:val="00967BD0"/>
    <w:rsid w:val="00967F09"/>
    <w:rsid w:val="009700E5"/>
    <w:rsid w:val="0097043F"/>
    <w:rsid w:val="009707F6"/>
    <w:rsid w:val="0097085C"/>
    <w:rsid w:val="00970995"/>
    <w:rsid w:val="00971BD9"/>
    <w:rsid w:val="00972145"/>
    <w:rsid w:val="00972B35"/>
    <w:rsid w:val="00972CA4"/>
    <w:rsid w:val="00972E9C"/>
    <w:rsid w:val="009732FF"/>
    <w:rsid w:val="009736B3"/>
    <w:rsid w:val="00973CDC"/>
    <w:rsid w:val="009741A2"/>
    <w:rsid w:val="0097481E"/>
    <w:rsid w:val="00974A31"/>
    <w:rsid w:val="00974DAA"/>
    <w:rsid w:val="0097567B"/>
    <w:rsid w:val="00975C99"/>
    <w:rsid w:val="00975DBA"/>
    <w:rsid w:val="00976D8B"/>
    <w:rsid w:val="00976FC9"/>
    <w:rsid w:val="0097736A"/>
    <w:rsid w:val="009800B5"/>
    <w:rsid w:val="00981D2A"/>
    <w:rsid w:val="009830E7"/>
    <w:rsid w:val="009843CF"/>
    <w:rsid w:val="00984405"/>
    <w:rsid w:val="00984D47"/>
    <w:rsid w:val="00984E98"/>
    <w:rsid w:val="00986316"/>
    <w:rsid w:val="00986905"/>
    <w:rsid w:val="009870B0"/>
    <w:rsid w:val="009875C7"/>
    <w:rsid w:val="009900D6"/>
    <w:rsid w:val="009908E2"/>
    <w:rsid w:val="00990F56"/>
    <w:rsid w:val="00992729"/>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043"/>
    <w:rsid w:val="009C25E1"/>
    <w:rsid w:val="009C366A"/>
    <w:rsid w:val="009C39A7"/>
    <w:rsid w:val="009C4EAB"/>
    <w:rsid w:val="009C526F"/>
    <w:rsid w:val="009C5EA2"/>
    <w:rsid w:val="009C634A"/>
    <w:rsid w:val="009C64E5"/>
    <w:rsid w:val="009C66F4"/>
    <w:rsid w:val="009C7059"/>
    <w:rsid w:val="009C7629"/>
    <w:rsid w:val="009D125D"/>
    <w:rsid w:val="009D169F"/>
    <w:rsid w:val="009D19F0"/>
    <w:rsid w:val="009D1A67"/>
    <w:rsid w:val="009D1D2E"/>
    <w:rsid w:val="009D280A"/>
    <w:rsid w:val="009D41C8"/>
    <w:rsid w:val="009D429D"/>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0EA"/>
    <w:rsid w:val="009F53A6"/>
    <w:rsid w:val="009F5481"/>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CD2"/>
    <w:rsid w:val="00A05F7F"/>
    <w:rsid w:val="00A0618F"/>
    <w:rsid w:val="00A065BA"/>
    <w:rsid w:val="00A06767"/>
    <w:rsid w:val="00A068D9"/>
    <w:rsid w:val="00A0799D"/>
    <w:rsid w:val="00A07EC9"/>
    <w:rsid w:val="00A10FE8"/>
    <w:rsid w:val="00A1135C"/>
    <w:rsid w:val="00A11EE7"/>
    <w:rsid w:val="00A12258"/>
    <w:rsid w:val="00A126E5"/>
    <w:rsid w:val="00A1294F"/>
    <w:rsid w:val="00A1383A"/>
    <w:rsid w:val="00A140A9"/>
    <w:rsid w:val="00A155E2"/>
    <w:rsid w:val="00A15769"/>
    <w:rsid w:val="00A15D86"/>
    <w:rsid w:val="00A15F36"/>
    <w:rsid w:val="00A16D95"/>
    <w:rsid w:val="00A16F31"/>
    <w:rsid w:val="00A20189"/>
    <w:rsid w:val="00A2019E"/>
    <w:rsid w:val="00A20252"/>
    <w:rsid w:val="00A20A56"/>
    <w:rsid w:val="00A21AED"/>
    <w:rsid w:val="00A21B6D"/>
    <w:rsid w:val="00A222E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46BF"/>
    <w:rsid w:val="00A45CED"/>
    <w:rsid w:val="00A467D3"/>
    <w:rsid w:val="00A46F3F"/>
    <w:rsid w:val="00A50037"/>
    <w:rsid w:val="00A50377"/>
    <w:rsid w:val="00A504A0"/>
    <w:rsid w:val="00A50D7F"/>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1D0"/>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76907"/>
    <w:rsid w:val="00A76D15"/>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12"/>
    <w:rsid w:val="00A92A7E"/>
    <w:rsid w:val="00A93091"/>
    <w:rsid w:val="00A93DA1"/>
    <w:rsid w:val="00A94213"/>
    <w:rsid w:val="00A94AF7"/>
    <w:rsid w:val="00A94F5F"/>
    <w:rsid w:val="00A95AA5"/>
    <w:rsid w:val="00A95E30"/>
    <w:rsid w:val="00A95F72"/>
    <w:rsid w:val="00A96350"/>
    <w:rsid w:val="00A969DB"/>
    <w:rsid w:val="00A96D69"/>
    <w:rsid w:val="00A97053"/>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4FF6"/>
    <w:rsid w:val="00AB50E2"/>
    <w:rsid w:val="00AB5589"/>
    <w:rsid w:val="00AB571E"/>
    <w:rsid w:val="00AB6309"/>
    <w:rsid w:val="00AB6F9E"/>
    <w:rsid w:val="00AB78E9"/>
    <w:rsid w:val="00AC0696"/>
    <w:rsid w:val="00AC120A"/>
    <w:rsid w:val="00AC137D"/>
    <w:rsid w:val="00AC16F6"/>
    <w:rsid w:val="00AC3212"/>
    <w:rsid w:val="00AC335B"/>
    <w:rsid w:val="00AC375B"/>
    <w:rsid w:val="00AC3C96"/>
    <w:rsid w:val="00AC40CD"/>
    <w:rsid w:val="00AC44FD"/>
    <w:rsid w:val="00AC60BF"/>
    <w:rsid w:val="00AC6D3B"/>
    <w:rsid w:val="00AC7FCC"/>
    <w:rsid w:val="00AD0AF8"/>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BEF"/>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4BA"/>
    <w:rsid w:val="00B64BCB"/>
    <w:rsid w:val="00B64C83"/>
    <w:rsid w:val="00B64D13"/>
    <w:rsid w:val="00B65246"/>
    <w:rsid w:val="00B658D4"/>
    <w:rsid w:val="00B668C1"/>
    <w:rsid w:val="00B66B87"/>
    <w:rsid w:val="00B66E0E"/>
    <w:rsid w:val="00B67A88"/>
    <w:rsid w:val="00B67BC0"/>
    <w:rsid w:val="00B70217"/>
    <w:rsid w:val="00B709E9"/>
    <w:rsid w:val="00B70DF3"/>
    <w:rsid w:val="00B70F65"/>
    <w:rsid w:val="00B720D8"/>
    <w:rsid w:val="00B73A47"/>
    <w:rsid w:val="00B74571"/>
    <w:rsid w:val="00B74C11"/>
    <w:rsid w:val="00B75DF6"/>
    <w:rsid w:val="00B76023"/>
    <w:rsid w:val="00B764BD"/>
    <w:rsid w:val="00B768B0"/>
    <w:rsid w:val="00B76EBE"/>
    <w:rsid w:val="00B7777F"/>
    <w:rsid w:val="00B77CEB"/>
    <w:rsid w:val="00B804E9"/>
    <w:rsid w:val="00B8065A"/>
    <w:rsid w:val="00B80A77"/>
    <w:rsid w:val="00B81805"/>
    <w:rsid w:val="00B82838"/>
    <w:rsid w:val="00B82848"/>
    <w:rsid w:val="00B82B45"/>
    <w:rsid w:val="00B83B17"/>
    <w:rsid w:val="00B84128"/>
    <w:rsid w:val="00B84896"/>
    <w:rsid w:val="00B84A6B"/>
    <w:rsid w:val="00B850B7"/>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AA2"/>
    <w:rsid w:val="00B96E6A"/>
    <w:rsid w:val="00B97121"/>
    <w:rsid w:val="00B97BB9"/>
    <w:rsid w:val="00BA0B4E"/>
    <w:rsid w:val="00BA12C9"/>
    <w:rsid w:val="00BA1E09"/>
    <w:rsid w:val="00BA1E62"/>
    <w:rsid w:val="00BA1FBE"/>
    <w:rsid w:val="00BA33BA"/>
    <w:rsid w:val="00BA3468"/>
    <w:rsid w:val="00BA3612"/>
    <w:rsid w:val="00BA3AB3"/>
    <w:rsid w:val="00BA4901"/>
    <w:rsid w:val="00BA4C23"/>
    <w:rsid w:val="00BA53EB"/>
    <w:rsid w:val="00BA55D3"/>
    <w:rsid w:val="00BA5E6E"/>
    <w:rsid w:val="00BA6B19"/>
    <w:rsid w:val="00BA74E8"/>
    <w:rsid w:val="00BA7A92"/>
    <w:rsid w:val="00BB041C"/>
    <w:rsid w:val="00BB0666"/>
    <w:rsid w:val="00BB189E"/>
    <w:rsid w:val="00BB1A6C"/>
    <w:rsid w:val="00BB206B"/>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2EA5"/>
    <w:rsid w:val="00BC4184"/>
    <w:rsid w:val="00BC4654"/>
    <w:rsid w:val="00BC55C7"/>
    <w:rsid w:val="00BC5640"/>
    <w:rsid w:val="00BC56C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66F2"/>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6A"/>
    <w:rsid w:val="00BF3D9A"/>
    <w:rsid w:val="00BF3DAE"/>
    <w:rsid w:val="00BF3FC1"/>
    <w:rsid w:val="00BF4B4E"/>
    <w:rsid w:val="00BF504B"/>
    <w:rsid w:val="00BF525E"/>
    <w:rsid w:val="00BF53CA"/>
    <w:rsid w:val="00BF62B6"/>
    <w:rsid w:val="00BF6321"/>
    <w:rsid w:val="00BF70DA"/>
    <w:rsid w:val="00BF77F3"/>
    <w:rsid w:val="00BF7BF0"/>
    <w:rsid w:val="00BF7C89"/>
    <w:rsid w:val="00BF7FB1"/>
    <w:rsid w:val="00C009DD"/>
    <w:rsid w:val="00C01745"/>
    <w:rsid w:val="00C018C6"/>
    <w:rsid w:val="00C023E7"/>
    <w:rsid w:val="00C02672"/>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0DE"/>
    <w:rsid w:val="00C26953"/>
    <w:rsid w:val="00C274C4"/>
    <w:rsid w:val="00C27890"/>
    <w:rsid w:val="00C30965"/>
    <w:rsid w:val="00C315B9"/>
    <w:rsid w:val="00C315DE"/>
    <w:rsid w:val="00C32CF3"/>
    <w:rsid w:val="00C33441"/>
    <w:rsid w:val="00C33FD4"/>
    <w:rsid w:val="00C342C3"/>
    <w:rsid w:val="00C34F51"/>
    <w:rsid w:val="00C35049"/>
    <w:rsid w:val="00C3551B"/>
    <w:rsid w:val="00C35712"/>
    <w:rsid w:val="00C357A8"/>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4CF5"/>
    <w:rsid w:val="00C75ADB"/>
    <w:rsid w:val="00C75C2A"/>
    <w:rsid w:val="00C761B9"/>
    <w:rsid w:val="00C776FB"/>
    <w:rsid w:val="00C77B06"/>
    <w:rsid w:val="00C77FC4"/>
    <w:rsid w:val="00C80369"/>
    <w:rsid w:val="00C80858"/>
    <w:rsid w:val="00C822F7"/>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A6F89"/>
    <w:rsid w:val="00CA775D"/>
    <w:rsid w:val="00CB00AD"/>
    <w:rsid w:val="00CB1094"/>
    <w:rsid w:val="00CB1235"/>
    <w:rsid w:val="00CB23B9"/>
    <w:rsid w:val="00CB2EB5"/>
    <w:rsid w:val="00CB3CFE"/>
    <w:rsid w:val="00CB3FC8"/>
    <w:rsid w:val="00CB456D"/>
    <w:rsid w:val="00CB5178"/>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5AEE"/>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D7E69"/>
    <w:rsid w:val="00CE01C3"/>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2293"/>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11AA"/>
    <w:rsid w:val="00D21C42"/>
    <w:rsid w:val="00D22C3A"/>
    <w:rsid w:val="00D23106"/>
    <w:rsid w:val="00D2340C"/>
    <w:rsid w:val="00D23591"/>
    <w:rsid w:val="00D248B2"/>
    <w:rsid w:val="00D251C2"/>
    <w:rsid w:val="00D252DA"/>
    <w:rsid w:val="00D25E44"/>
    <w:rsid w:val="00D27AA4"/>
    <w:rsid w:val="00D3067B"/>
    <w:rsid w:val="00D30BBD"/>
    <w:rsid w:val="00D31A9E"/>
    <w:rsid w:val="00D31B88"/>
    <w:rsid w:val="00D32366"/>
    <w:rsid w:val="00D32C27"/>
    <w:rsid w:val="00D32C5C"/>
    <w:rsid w:val="00D32E25"/>
    <w:rsid w:val="00D33A38"/>
    <w:rsid w:val="00D33E75"/>
    <w:rsid w:val="00D34FB5"/>
    <w:rsid w:val="00D35A9C"/>
    <w:rsid w:val="00D368C6"/>
    <w:rsid w:val="00D37152"/>
    <w:rsid w:val="00D37D10"/>
    <w:rsid w:val="00D37DFF"/>
    <w:rsid w:val="00D40542"/>
    <w:rsid w:val="00D413B7"/>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47355"/>
    <w:rsid w:val="00D50138"/>
    <w:rsid w:val="00D509D4"/>
    <w:rsid w:val="00D50A71"/>
    <w:rsid w:val="00D50DBE"/>
    <w:rsid w:val="00D5147B"/>
    <w:rsid w:val="00D51E85"/>
    <w:rsid w:val="00D51F7D"/>
    <w:rsid w:val="00D52B99"/>
    <w:rsid w:val="00D5347B"/>
    <w:rsid w:val="00D53486"/>
    <w:rsid w:val="00D5383C"/>
    <w:rsid w:val="00D5383E"/>
    <w:rsid w:val="00D5417E"/>
    <w:rsid w:val="00D558C7"/>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45A"/>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67AB"/>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C79BE"/>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1B2"/>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07E4F"/>
    <w:rsid w:val="00E105F4"/>
    <w:rsid w:val="00E10AB0"/>
    <w:rsid w:val="00E10AF1"/>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0E40"/>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061C"/>
    <w:rsid w:val="00E425D5"/>
    <w:rsid w:val="00E42600"/>
    <w:rsid w:val="00E42C99"/>
    <w:rsid w:val="00E4315B"/>
    <w:rsid w:val="00E44576"/>
    <w:rsid w:val="00E45702"/>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1706"/>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496"/>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D3C"/>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5AD3"/>
    <w:rsid w:val="00EC6178"/>
    <w:rsid w:val="00EC660C"/>
    <w:rsid w:val="00EC73AF"/>
    <w:rsid w:val="00EC7561"/>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7B9"/>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A81"/>
    <w:rsid w:val="00EF3C36"/>
    <w:rsid w:val="00EF3D70"/>
    <w:rsid w:val="00EF4F9F"/>
    <w:rsid w:val="00EF5DF8"/>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299"/>
    <w:rsid w:val="00F1766A"/>
    <w:rsid w:val="00F2033D"/>
    <w:rsid w:val="00F20C88"/>
    <w:rsid w:val="00F21DC9"/>
    <w:rsid w:val="00F23633"/>
    <w:rsid w:val="00F23AFB"/>
    <w:rsid w:val="00F23E25"/>
    <w:rsid w:val="00F2486A"/>
    <w:rsid w:val="00F24CF8"/>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638"/>
    <w:rsid w:val="00F44B0F"/>
    <w:rsid w:val="00F453B2"/>
    <w:rsid w:val="00F4540B"/>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774"/>
    <w:rsid w:val="00F728FF"/>
    <w:rsid w:val="00F736A5"/>
    <w:rsid w:val="00F756E1"/>
    <w:rsid w:val="00F7701E"/>
    <w:rsid w:val="00F77F41"/>
    <w:rsid w:val="00F80AF2"/>
    <w:rsid w:val="00F8213F"/>
    <w:rsid w:val="00F8244A"/>
    <w:rsid w:val="00F82A0E"/>
    <w:rsid w:val="00F82B54"/>
    <w:rsid w:val="00F82F05"/>
    <w:rsid w:val="00F82FC2"/>
    <w:rsid w:val="00F83074"/>
    <w:rsid w:val="00F838F5"/>
    <w:rsid w:val="00F83D14"/>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5669"/>
    <w:rsid w:val="00F9688E"/>
    <w:rsid w:val="00F96C02"/>
    <w:rsid w:val="00FA059A"/>
    <w:rsid w:val="00FA0D96"/>
    <w:rsid w:val="00FA0E8D"/>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0EC"/>
    <w:rsid w:val="00FB788D"/>
    <w:rsid w:val="00FB7DF7"/>
    <w:rsid w:val="00FC0413"/>
    <w:rsid w:val="00FC0593"/>
    <w:rsid w:val="00FC24FD"/>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4BD9"/>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emf"/><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mailto:essing@uw.edu" TargetMode="External"/><Relationship Id="rId19" Type="http://schemas.microsoft.com/office/2018/08/relationships/commentsExtensible" Target="commentsExtensible.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hyperlink" Target="mailto:astier@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16147</Words>
  <Characters>92039</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107971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Ben Halpern</cp:lastModifiedBy>
  <cp:revision>3</cp:revision>
  <cp:lastPrinted>2021-03-10T23:26:00Z</cp:lastPrinted>
  <dcterms:created xsi:type="dcterms:W3CDTF">2022-02-26T14:57:00Z</dcterms:created>
  <dcterms:modified xsi:type="dcterms:W3CDTF">2022-02-26T15:09:00Z</dcterms:modified>
</cp:coreProperties>
</file>