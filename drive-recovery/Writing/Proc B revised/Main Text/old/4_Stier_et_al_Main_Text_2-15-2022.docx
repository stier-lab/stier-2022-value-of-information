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Default="006937E3" w:rsidP="006551EE">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6551EE">
      <w:pPr>
        <w:pStyle w:val="CommentText"/>
        <w:rPr>
          <w:rFonts w:ascii="Helvetica" w:hAnsi="Helvetica"/>
          <w:b/>
          <w:sz w:val="22"/>
          <w:szCs w:val="22"/>
        </w:rPr>
      </w:pPr>
    </w:p>
    <w:p w14:paraId="65FE7E07" w14:textId="3256B279" w:rsidR="00903261" w:rsidRPr="003805EE" w:rsidRDefault="00903261" w:rsidP="006551EE">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6551EE">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6551EE">
      <w:pPr>
        <w:widowControl w:val="0"/>
        <w:autoSpaceDE w:val="0"/>
        <w:autoSpaceDN w:val="0"/>
        <w:adjustRightInd w:val="0"/>
        <w:rPr>
          <w:rFonts w:ascii="Helvetica" w:hAnsi="Helvetica"/>
          <w:iCs/>
          <w:sz w:val="22"/>
          <w:szCs w:val="22"/>
        </w:rPr>
      </w:pPr>
    </w:p>
    <w:p w14:paraId="7765ED21" w14:textId="77777777" w:rsidR="00BB7440" w:rsidRPr="00D13868" w:rsidRDefault="00BB7440" w:rsidP="006551EE">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6551EE">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6551EE">
      <w:pPr>
        <w:widowControl w:val="0"/>
        <w:autoSpaceDE w:val="0"/>
        <w:autoSpaceDN w:val="0"/>
        <w:adjustRightInd w:val="0"/>
        <w:rPr>
          <w:rFonts w:ascii="Helvetica" w:hAnsi="Helvetica"/>
          <w:iCs/>
          <w:sz w:val="22"/>
          <w:szCs w:val="22"/>
        </w:rPr>
      </w:pPr>
    </w:p>
    <w:p w14:paraId="054C331E" w14:textId="757C1D29" w:rsidR="00BB7440" w:rsidRPr="003805EE" w:rsidRDefault="00C315B9" w:rsidP="006551EE">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6551EE">
      <w:pPr>
        <w:pStyle w:val="Header"/>
        <w:rPr>
          <w:rFonts w:ascii="Helvetica" w:hAnsi="Helvetica" w:cs="Times New Roman"/>
          <w:sz w:val="22"/>
          <w:szCs w:val="22"/>
          <w:vertAlign w:val="superscript"/>
        </w:rPr>
      </w:pPr>
    </w:p>
    <w:p w14:paraId="656FD6DA" w14:textId="08943ADF" w:rsidR="00903261" w:rsidRPr="003805EE" w:rsidRDefault="002C23FC" w:rsidP="006551EE">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6551EE">
      <w:pPr>
        <w:pStyle w:val="Header"/>
        <w:rPr>
          <w:rFonts w:ascii="Helvetica" w:hAnsi="Helvetica" w:cs="Times New Roman"/>
          <w:sz w:val="22"/>
          <w:szCs w:val="22"/>
        </w:rPr>
      </w:pPr>
    </w:p>
    <w:p w14:paraId="334C035E" w14:textId="71AD0266" w:rsidR="00EA6027"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26ADDB93" w:rsidR="00A66A28"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w:t>
      </w:r>
      <w:r w:rsidR="00017CB4">
        <w:rPr>
          <w:rFonts w:ascii="Helvetica" w:hAnsi="Helvetica" w:cs="Times"/>
          <w:sz w:val="22"/>
          <w:szCs w:val="22"/>
        </w:rPr>
        <w:t xml:space="preserve"> </w:t>
      </w:r>
      <w:r w:rsidR="00A66A28" w:rsidRPr="003805EE">
        <w:rPr>
          <w:rFonts w:ascii="Helvetica" w:hAnsi="Helvetica" w:cs="Times"/>
          <w:sz w:val="22"/>
          <w:szCs w:val="22"/>
        </w:rPr>
        <w:t>USA </w:t>
      </w:r>
    </w:p>
    <w:p w14:paraId="7F5B5F93" w14:textId="35DC87ED" w:rsidR="00A66A28"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6551EE">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6551EE">
      <w:pPr>
        <w:widowControl w:val="0"/>
        <w:autoSpaceDE w:val="0"/>
        <w:autoSpaceDN w:val="0"/>
        <w:adjustRightInd w:val="0"/>
        <w:rPr>
          <w:rFonts w:ascii="Helvetica" w:hAnsi="Helvetica"/>
          <w:b/>
          <w:sz w:val="22"/>
          <w:szCs w:val="22"/>
        </w:rPr>
      </w:pPr>
    </w:p>
    <w:p w14:paraId="413FF799" w14:textId="77777777" w:rsidR="00903261" w:rsidRPr="003805EE" w:rsidRDefault="00903261" w:rsidP="006551EE">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6551EE">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6551EE">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6551EE">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6551EE">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6551EE">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6551EE">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1A68D13C" w14:textId="690D7809" w:rsidR="007B3D8E" w:rsidRDefault="00984E98" w:rsidP="006551EE">
      <w:pPr>
        <w:pStyle w:val="CommentText"/>
        <w:rPr>
          <w:rFonts w:ascii="Helvetica" w:hAnsi="Helvetica"/>
          <w:sz w:val="22"/>
          <w:szCs w:val="22"/>
        </w:rPr>
      </w:pPr>
      <w:r w:rsidRPr="003805EE">
        <w:rPr>
          <w:rFonts w:ascii="Helvetica" w:hAnsi="Helvetica" w:cs="Helvetica"/>
          <w:b/>
          <w:bCs/>
          <w:sz w:val="22"/>
          <w:szCs w:val="22"/>
        </w:rPr>
        <w:lastRenderedPageBreak/>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w:t>
      </w:r>
      <w:ins w:id="0" w:author="Adrian Stier" w:date="2022-01-17T13:55:00Z">
        <w:r w:rsidR="00B96AA2">
          <w:rPr>
            <w:rFonts w:ascii="Helvetica" w:hAnsi="Helvetica" w:cs="Helvetica"/>
            <w:sz w:val="22"/>
            <w:szCs w:val="22"/>
          </w:rPr>
          <w:t xml:space="preserve">use a </w:t>
        </w:r>
      </w:ins>
      <w:ins w:id="1" w:author="Adrian Stier" w:date="2022-02-15T11:34:00Z">
        <w:r w:rsidR="00145B2B">
          <w:rPr>
            <w:rFonts w:ascii="Helvetica" w:hAnsi="Helvetica" w:cs="Helvetica"/>
            <w:sz w:val="22"/>
            <w:szCs w:val="22"/>
          </w:rPr>
          <w:t>closed-loop simulation</w:t>
        </w:r>
      </w:ins>
      <w:ins w:id="2" w:author="Adrian Stier" w:date="2022-01-17T13:55:00Z">
        <w:r w:rsidR="00B96AA2">
          <w:rPr>
            <w:rFonts w:ascii="Helvetica" w:hAnsi="Helvetica" w:cs="Helvetica"/>
            <w:sz w:val="22"/>
            <w:szCs w:val="22"/>
          </w:rPr>
          <w:t xml:space="preserve"> </w:t>
        </w:r>
      </w:ins>
      <w:ins w:id="3" w:author="Adrian Stier" w:date="2022-01-17T13:56:00Z">
        <w:r w:rsidR="00B96AA2">
          <w:rPr>
            <w:rFonts w:ascii="Helvetica" w:hAnsi="Helvetica" w:cs="Helvetica"/>
            <w:sz w:val="22"/>
            <w:szCs w:val="22"/>
          </w:rPr>
          <w:t xml:space="preserve">model for a single harvested species </w:t>
        </w:r>
        <w:r w:rsidR="00EE07B9">
          <w:rPr>
            <w:rFonts w:ascii="Helvetica" w:hAnsi="Helvetica" w:cs="Helvetica"/>
            <w:sz w:val="22"/>
            <w:szCs w:val="22"/>
          </w:rPr>
          <w:t xml:space="preserve">that experiences depensation to </w:t>
        </w:r>
      </w:ins>
      <w:r w:rsidRPr="003805EE">
        <w:rPr>
          <w:rFonts w:ascii="Helvetica" w:hAnsi="Helvetica" w:cs="Helvetica"/>
          <w:sz w:val="22"/>
          <w:szCs w:val="22"/>
        </w:rPr>
        <w:t xml:space="preserve">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w:t>
      </w:r>
      <w:del w:id="4" w:author="Adrian Stier" w:date="2022-02-17T08:57:00Z">
        <w:r w:rsidR="006551EE" w:rsidDel="007B6EEE">
          <w:rPr>
            <w:rFonts w:ascii="Helvetica" w:hAnsi="Helvetica" w:cs="Helvetica"/>
            <w:sz w:val="22"/>
            <w:szCs w:val="22"/>
          </w:rPr>
          <w:delText>accuracy</w:delText>
        </w:r>
        <w:r w:rsidR="003C1DFD" w:rsidDel="007B6EEE">
          <w:rPr>
            <w:rFonts w:ascii="Helvetica" w:hAnsi="Helvetica" w:cs="Helvetica"/>
            <w:sz w:val="22"/>
            <w:szCs w:val="22"/>
          </w:rPr>
          <w:delText xml:space="preserve"> </w:delText>
        </w:r>
      </w:del>
      <w:ins w:id="5" w:author="Adrian Stier" w:date="2022-02-17T08:57:00Z">
        <w:r w:rsidR="007B6EEE">
          <w:rPr>
            <w:rFonts w:ascii="Helvetica" w:hAnsi="Helvetica" w:cs="Helvetica"/>
            <w:sz w:val="22"/>
            <w:szCs w:val="22"/>
          </w:rPr>
          <w:t>precision</w:t>
        </w:r>
        <w:r w:rsidR="007B6EEE">
          <w:rPr>
            <w:rFonts w:ascii="Helvetica" w:hAnsi="Helvetica" w:cs="Helvetica"/>
            <w:sz w:val="22"/>
            <w:szCs w:val="22"/>
          </w:rPr>
          <w:t xml:space="preserve"> </w:t>
        </w:r>
      </w:ins>
      <w:r w:rsidR="003C1DFD">
        <w:rPr>
          <w:rFonts w:ascii="Helvetica" w:hAnsi="Helvetica" w:cs="Helvetica"/>
          <w:sz w:val="22"/>
          <w:szCs w:val="22"/>
        </w:rPr>
        <w:t xml:space="preserve">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r w:rsidRPr="003805EE">
        <w:rPr>
          <w:rFonts w:ascii="Helvetica" w:hAnsi="Helvetica" w:cs="Helvetica"/>
          <w:sz w:val="22"/>
          <w:szCs w:val="22"/>
        </w:rPr>
        <w:t xml:space="preserve">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995456">
        <w:rPr>
          <w:rFonts w:ascii="Helvetica" w:hAnsi="Helvetica"/>
          <w:sz w:val="22"/>
          <w:szCs w:val="22"/>
        </w:rPr>
        <w:t>stakeholders</w:t>
      </w:r>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6551EE">
      <w:pPr>
        <w:pStyle w:val="CommentText"/>
        <w:rPr>
          <w:rFonts w:ascii="Helvetica" w:hAnsi="Helvetica"/>
          <w:sz w:val="22"/>
          <w:szCs w:val="22"/>
        </w:rPr>
      </w:pPr>
    </w:p>
    <w:p w14:paraId="5C1239BB" w14:textId="0092B6D1" w:rsidR="00F34D59" w:rsidRDefault="00302D43"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6551EE">
      <w:pPr>
        <w:rPr>
          <w:rFonts w:ascii="Helvetica" w:hAnsi="Helvetica"/>
          <w:i/>
          <w:sz w:val="22"/>
          <w:szCs w:val="22"/>
        </w:rPr>
      </w:pPr>
    </w:p>
    <w:p w14:paraId="01E65A67" w14:textId="77777777" w:rsidR="000B3150" w:rsidRDefault="000B3150" w:rsidP="006551EE">
      <w:pPr>
        <w:rPr>
          <w:rFonts w:ascii="Helvetica" w:hAnsi="Helvetica"/>
          <w:iCs/>
          <w:sz w:val="22"/>
          <w:szCs w:val="22"/>
        </w:rPr>
      </w:pPr>
    </w:p>
    <w:p w14:paraId="01367DF9" w14:textId="07490769" w:rsidR="0054533D" w:rsidRDefault="0054533D" w:rsidP="006551EE">
      <w:pPr>
        <w:rPr>
          <w:rFonts w:ascii="Helvetica" w:hAnsi="Helvetica"/>
          <w:iCs/>
          <w:sz w:val="22"/>
          <w:szCs w:val="22"/>
        </w:rPr>
      </w:pPr>
    </w:p>
    <w:p w14:paraId="17AE0E54" w14:textId="77777777" w:rsidR="000B3150" w:rsidRDefault="000B3150" w:rsidP="006551EE">
      <w:pPr>
        <w:rPr>
          <w:rFonts w:ascii="Helvetica" w:hAnsi="Helvetica"/>
          <w:iCs/>
          <w:sz w:val="22"/>
          <w:szCs w:val="22"/>
        </w:rPr>
      </w:pPr>
    </w:p>
    <w:p w14:paraId="4903C843" w14:textId="140205A1" w:rsidR="0054533D" w:rsidRDefault="00302D43" w:rsidP="006551EE">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6551EE">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13DF4E48" w:rsidR="005E722B" w:rsidRPr="003805EE" w:rsidRDefault="005E722B" w:rsidP="006551EE">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w:t>
      </w:r>
      <w:r w:rsidR="00BF1DBD">
        <w:rPr>
          <w:rFonts w:ascii="Helvetica" w:hAnsi="Helvetica"/>
          <w:sz w:val="22"/>
          <w:szCs w:val="22"/>
        </w:rPr>
        <w:t>large</w:t>
      </w:r>
      <w:r w:rsidR="00BF1DBD" w:rsidRPr="003805EE">
        <w:rPr>
          <w:rFonts w:ascii="Helvetica" w:hAnsi="Helvetica"/>
          <w:sz w:val="22"/>
          <w:szCs w:val="22"/>
        </w:rPr>
        <w:t xml:space="preserve"> </w:t>
      </w:r>
      <w:r w:rsidRPr="003805EE">
        <w:rPr>
          <w:rFonts w:ascii="Helvetica" w:hAnsi="Helvetica"/>
          <w:sz w:val="22"/>
          <w:szCs w:val="22"/>
        </w:rPr>
        <w:t>datasets, and can delay decision making. In</w:t>
      </w:r>
      <w:ins w:id="6" w:author="Adrian Stier" w:date="2022-02-15T11:36:00Z">
        <w:r w:rsidR="00145B2B">
          <w:rPr>
            <w:rFonts w:ascii="Helvetica" w:hAnsi="Helvetica"/>
            <w:sz w:val="22"/>
            <w:szCs w:val="22"/>
          </w:rPr>
          <w:t xml:space="preserve"> natural resource</w:t>
        </w:r>
      </w:ins>
      <w:r w:rsidRPr="003805EE">
        <w:rPr>
          <w:rFonts w:ascii="Helvetica" w:hAnsi="Helvetica"/>
          <w:sz w:val="22"/>
          <w:szCs w:val="22"/>
        </w:rPr>
        <w:t xml:space="preserve"> </w:t>
      </w:r>
      <w:del w:id="7" w:author="Adrian Stier" w:date="2022-02-15T11:36:00Z">
        <w:r w:rsidRPr="003805EE" w:rsidDel="00145B2B">
          <w:rPr>
            <w:rFonts w:ascii="Helvetica" w:hAnsi="Helvetica"/>
            <w:sz w:val="22"/>
            <w:szCs w:val="22"/>
          </w:rPr>
          <w:delText xml:space="preserve">environmental </w:delText>
        </w:r>
      </w:del>
      <w:r w:rsidRPr="003805EE">
        <w:rPr>
          <w:rFonts w:ascii="Helvetica" w:hAnsi="Helvetica"/>
          <w:sz w:val="22"/>
          <w:szCs w:val="22"/>
        </w:rPr>
        <w:t xml:space="preserve">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 </w:instrText>
      </w:r>
      <w:r w:rsidR="00F72774">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EN.CITE.DATA </w:instrText>
      </w:r>
      <w:r w:rsidR="00F72774">
        <w:rPr>
          <w:rFonts w:ascii="Helvetica" w:hAnsi="Helvetica"/>
          <w:sz w:val="22"/>
          <w:szCs w:val="22"/>
        </w:rPr>
      </w:r>
      <w:r w:rsidR="00F72774">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F72774">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095C4D09" w:rsidR="00642DF6" w:rsidRDefault="008F57EE" w:rsidP="006551EE">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w:t>
      </w:r>
      <w:del w:id="8" w:author="Adrian Stier" w:date="2022-02-15T11:37:00Z">
        <w:r w:rsidR="00A82596" w:rsidRPr="00053CE0" w:rsidDel="00145B2B">
          <w:rPr>
            <w:rFonts w:ascii="Helvetica" w:hAnsi="Helvetica"/>
            <w:sz w:val="22"/>
            <w:szCs w:val="22"/>
          </w:rPr>
          <w:delText>becomes high</w:delText>
        </w:r>
      </w:del>
      <w:ins w:id="9" w:author="Adrian Stier" w:date="2022-02-15T11:37:00Z">
        <w:r w:rsidR="00145B2B">
          <w:rPr>
            <w:rFonts w:ascii="Helvetica" w:hAnsi="Helvetica"/>
            <w:sz w:val="22"/>
            <w:szCs w:val="22"/>
          </w:rPr>
          <w:t>surpasses the risk tolerance of management</w:t>
        </w:r>
      </w:ins>
      <w:r w:rsidR="00A82596" w:rsidRPr="00053CE0">
        <w:rPr>
          <w:rFonts w:ascii="Helvetica" w:hAnsi="Helvetica"/>
          <w:sz w:val="22"/>
          <w:szCs w:val="22"/>
        </w:rPr>
        <w:t xml:space="preserve">.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w:t>
      </w:r>
      <w:ins w:id="10" w:author="Adrian Stier" w:date="2022-02-15T11:37:00Z">
        <w:r w:rsidR="00965AAB">
          <w:rPr>
            <w:rFonts w:ascii="Helvetica Neue" w:eastAsia="Helvetica Neue" w:hAnsi="Helvetica Neue" w:cs="Helvetica Neue"/>
            <w:color w:val="000000"/>
            <w:sz w:val="22"/>
            <w:szCs w:val="22"/>
          </w:rPr>
          <w:t>Thresholds are accounted for in management strategies in the form of decision triggers (e.g., ‘thresholds of potential concern’;</w:t>
        </w:r>
        <w:r w:rsidR="00965AAB" w:rsidRPr="00C06FC8">
          <w:t xml:space="preserve">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ins w:id="11"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[4]</w:t>
      </w:r>
      <w:ins w:id="12"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and in the form of reference points designed to minimize the risk of falling below a productivity threshold (e.g., ‘Potential Biological Removal’;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ins w:id="13"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[5]</w:t>
      </w:r>
      <w:ins w:id="14"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w:t>
        </w:r>
      </w:ins>
      <w:r w:rsidR="003947CD" w:rsidRPr="003805EE">
        <w:rPr>
          <w:rFonts w:ascii="Helvetica" w:hAnsi="Helvetica"/>
          <w:color w:val="000000" w:themeColor="text1"/>
          <w:sz w:val="22"/>
          <w:szCs w:val="22"/>
        </w:rPr>
        <w:t xml:space="preserve">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r w:rsidR="000E42CF">
        <w:rPr>
          <w:rFonts w:ascii="Helvetica" w:hAnsi="Helvetica"/>
          <w:color w:val="000000" w:themeColor="text1"/>
          <w:sz w:val="22"/>
          <w:szCs w:val="22"/>
        </w:rPr>
        <w:t xml:space="preserve">allow </w:t>
      </w:r>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w:t>
      </w:r>
      <w:ins w:id="15" w:author="Adrian Stier" w:date="2022-02-15T11:38:00Z">
        <w:r w:rsidR="00CD7E69">
          <w:rPr>
            <w:rFonts w:ascii="Helvetica" w:hAnsi="Helvetica"/>
            <w:color w:val="000000" w:themeColor="text1"/>
            <w:sz w:val="22"/>
            <w:szCs w:val="22"/>
          </w:rPr>
          <w:t>minimize the chances</w:t>
        </w:r>
      </w:ins>
      <w:ins w:id="16" w:author="Adrian Stier" w:date="2022-02-15T11:39:00Z">
        <w:r w:rsidR="00CD7E69">
          <w:rPr>
            <w:rFonts w:ascii="Helvetica" w:hAnsi="Helvetica"/>
            <w:color w:val="000000" w:themeColor="text1"/>
            <w:sz w:val="22"/>
            <w:szCs w:val="22"/>
          </w:rPr>
          <w:t xml:space="preserve"> that</w:t>
        </w:r>
      </w:ins>
      <w:ins w:id="17" w:author="Adrian Stier" w:date="2022-02-15T11:38:00Z">
        <w:r w:rsidR="00CD7E69">
          <w:rPr>
            <w:rFonts w:ascii="Helvetica" w:hAnsi="Helvetica"/>
            <w:color w:val="000000" w:themeColor="text1"/>
            <w:sz w:val="22"/>
            <w:szCs w:val="22"/>
          </w:rPr>
          <w:t xml:space="preserve"> </w:t>
        </w:r>
      </w:ins>
      <w:del w:id="18" w:author="Adrian Stier" w:date="2022-02-15T11:38:00Z">
        <w:r w:rsidR="00C33441" w:rsidDel="00CD7E69">
          <w:rPr>
            <w:rFonts w:ascii="Helvetica" w:hAnsi="Helvetica"/>
            <w:color w:val="000000" w:themeColor="text1"/>
            <w:sz w:val="22"/>
            <w:szCs w:val="22"/>
          </w:rPr>
          <w:delText>prevent the</w:delText>
        </w:r>
      </w:del>
      <w:ins w:id="19" w:author="Adrian Stier" w:date="2022-02-15T11:38:00Z">
        <w:r w:rsidR="00CD7E69">
          <w:rPr>
            <w:rFonts w:ascii="Helvetica" w:hAnsi="Helvetica"/>
            <w:color w:val="000000" w:themeColor="text1"/>
            <w:sz w:val="22"/>
            <w:szCs w:val="22"/>
          </w:rPr>
          <w:t>a</w:t>
        </w:r>
      </w:ins>
      <w:r w:rsidR="00C33441">
        <w:rPr>
          <w:rFonts w:ascii="Helvetica" w:hAnsi="Helvetica"/>
          <w:color w:val="000000" w:themeColor="text1"/>
          <w:sz w:val="22"/>
          <w:szCs w:val="22"/>
        </w:rPr>
        <w:t xml:space="preserve"> population </w:t>
      </w:r>
      <w:del w:id="20" w:author="Adrian Stier" w:date="2022-02-15T11:38:00Z">
        <w:r w:rsidR="00C33441" w:rsidDel="00CD7E69">
          <w:rPr>
            <w:rFonts w:ascii="Helvetica" w:hAnsi="Helvetica"/>
            <w:color w:val="000000" w:themeColor="text1"/>
            <w:sz w:val="22"/>
            <w:szCs w:val="22"/>
          </w:rPr>
          <w:delText xml:space="preserve">from </w:delText>
        </w:r>
      </w:del>
      <w:ins w:id="21" w:author="Adrian Stier" w:date="2022-02-15T11:38:00Z">
        <w:r w:rsidR="00CD7E69">
          <w:rPr>
            <w:rFonts w:ascii="Helvetica" w:hAnsi="Helvetica"/>
            <w:color w:val="000000" w:themeColor="text1"/>
            <w:sz w:val="22"/>
            <w:szCs w:val="22"/>
          </w:rPr>
          <w:t>will</w:t>
        </w:r>
        <w:r w:rsidR="00CD7E69">
          <w:rPr>
            <w:rFonts w:ascii="Helvetica" w:hAnsi="Helvetica"/>
            <w:color w:val="000000" w:themeColor="text1"/>
            <w:sz w:val="22"/>
            <w:szCs w:val="22"/>
          </w:rPr>
          <w:t xml:space="preserve"> </w:t>
        </w:r>
      </w:ins>
      <w:del w:id="22" w:author="Adrian Stier" w:date="2022-02-15T11:38:00Z">
        <w:r w:rsidR="00C33441" w:rsidDel="00CD7E69">
          <w:rPr>
            <w:rFonts w:ascii="Helvetica" w:hAnsi="Helvetica"/>
            <w:color w:val="000000" w:themeColor="text1"/>
            <w:sz w:val="22"/>
            <w:szCs w:val="22"/>
          </w:rPr>
          <w:delText xml:space="preserve">crossing a </w:delText>
        </w:r>
      </w:del>
      <w:ins w:id="23" w:author="Adrian Stier" w:date="2022-02-15T11:38:00Z">
        <w:r w:rsidR="00CD7E69">
          <w:rPr>
            <w:rFonts w:ascii="Helvetica" w:hAnsi="Helvetica"/>
            <w:color w:val="000000" w:themeColor="text1"/>
            <w:sz w:val="22"/>
            <w:szCs w:val="22"/>
          </w:rPr>
          <w:t xml:space="preserve">cross </w:t>
        </w:r>
      </w:ins>
      <w:ins w:id="24" w:author="Adrian Stier" w:date="2022-02-15T11:39:00Z">
        <w:r w:rsidR="00CD7E69">
          <w:rPr>
            <w:rFonts w:ascii="Helvetica" w:hAnsi="Helvetica"/>
            <w:color w:val="000000" w:themeColor="text1"/>
            <w:sz w:val="22"/>
            <w:szCs w:val="22"/>
          </w:rPr>
          <w:t xml:space="preserve">a </w:t>
        </w:r>
      </w:ins>
      <w:r w:rsidR="00C33441">
        <w:rPr>
          <w:rFonts w:ascii="Helvetica" w:hAnsi="Helvetica"/>
          <w:color w:val="000000" w:themeColor="text1"/>
          <w:sz w:val="22"/>
          <w:szCs w:val="22"/>
        </w:rPr>
        <w:t xml:space="preserve">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[6]</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[7]</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thresholds, such as depensat</w:t>
      </w:r>
      <w:ins w:id="25" w:author="Adrian Stier" w:date="2022-02-15T11:39:00Z">
        <w:r w:rsidR="00CD7E69">
          <w:rPr>
            <w:rFonts w:ascii="Helvetica" w:hAnsi="Helvetica"/>
            <w:color w:val="000000" w:themeColor="text1"/>
            <w:sz w:val="22"/>
            <w:szCs w:val="22"/>
          </w:rPr>
          <w:t>ory</w:t>
        </w:r>
      </w:ins>
      <w:del w:id="26" w:author="Adrian Stier" w:date="2022-02-15T11:39:00Z">
        <w:r w:rsidR="00642DF6" w:rsidDel="00CD7E69">
          <w:rPr>
            <w:rFonts w:ascii="Helvetica" w:hAnsi="Helvetica"/>
            <w:color w:val="000000" w:themeColor="text1"/>
            <w:sz w:val="22"/>
            <w:szCs w:val="22"/>
          </w:rPr>
          <w:delText>ion</w:delText>
        </w:r>
      </w:del>
      <w:r w:rsidR="00642DF6">
        <w:rPr>
          <w:rFonts w:ascii="Helvetica" w:hAnsi="Helvetica"/>
          <w:color w:val="000000" w:themeColor="text1"/>
          <w:sz w:val="22"/>
          <w:szCs w:val="22"/>
        </w:rPr>
        <w:t xml:space="preserve"> thresholds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w:t>
      </w:r>
      <w:ins w:id="27" w:author="Adrian Stier" w:date="2022-02-15T11:39:00Z">
        <w:r w:rsidR="00CD7E69">
          <w:rPr>
            <w:rFonts w:ascii="Helvetica" w:hAnsi="Helvetica"/>
            <w:color w:val="000000" w:themeColor="text1"/>
            <w:sz w:val="22"/>
            <w:szCs w:val="22"/>
          </w:rPr>
          <w:t xml:space="preserve"> those defined by </w:t>
        </w:r>
      </w:ins>
      <w:del w:id="28" w:author="Adrian Stier" w:date="2022-02-15T11:39:00Z">
        <w:r w:rsidR="00642DF6" w:rsidDel="00CD7E69">
          <w:rPr>
            <w:rFonts w:ascii="Helvetica" w:hAnsi="Helvetica"/>
            <w:color w:val="000000" w:themeColor="text1"/>
            <w:sz w:val="22"/>
            <w:szCs w:val="22"/>
          </w:rPr>
          <w:delText xml:space="preserve"> </w:delText>
        </w:r>
      </w:del>
      <w:r w:rsidR="00642DF6">
        <w:rPr>
          <w:rFonts w:ascii="Helvetica" w:hAnsi="Helvetica"/>
          <w:color w:val="000000" w:themeColor="text1"/>
          <w:sz w:val="22"/>
          <w:szCs w:val="22"/>
        </w:rPr>
        <w:t>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[8]</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triggers cessation of harvest or reduced access.  </w:t>
      </w:r>
    </w:p>
    <w:p w14:paraId="0B02ADA4" w14:textId="40EE2970" w:rsidR="008F57EE" w:rsidRPr="003805EE" w:rsidRDefault="00450434" w:rsidP="006551EE">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 </w:instrText>
      </w:r>
      <w:r w:rsidR="00F72774">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EN.CITE.DATA </w:instrText>
      </w:r>
      <w:r w:rsidR="00F72774">
        <w:rPr>
          <w:rFonts w:ascii="Helvetica" w:hAnsi="Helvetica"/>
          <w:color w:val="000000" w:themeColor="text1"/>
          <w:sz w:val="22"/>
          <w:szCs w:val="22"/>
        </w:rPr>
      </w:r>
      <w:r w:rsidR="00F72774">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F72774">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del w:id="29" w:author="Adrian Stier" w:date="2022-02-15T11:41:00Z">
        <w:r w:rsidR="008F57EE" w:rsidRPr="009F5481" w:rsidDel="00CD7E69">
          <w:rPr>
            <w:rFonts w:ascii="Helvetica" w:hAnsi="Helvetica"/>
            <w:color w:val="000000" w:themeColor="text1"/>
            <w:sz w:val="22"/>
            <w:szCs w:val="22"/>
            <w:highlight w:val="yellow"/>
            <w:rPrChange w:id="30" w:author="Adrian Stier" w:date="2022-02-15T11:51:00Z">
              <w:rPr>
                <w:rFonts w:ascii="Helvetica" w:hAnsi="Helvetica"/>
                <w:color w:val="000000" w:themeColor="text1"/>
                <w:sz w:val="22"/>
                <w:szCs w:val="22"/>
              </w:rPr>
            </w:rPrChange>
          </w:rPr>
          <w:delText>Moreover, e</w:delText>
        </w:r>
      </w:del>
      <w:ins w:id="31" w:author="Adrian Stier" w:date="2022-02-15T11:41:00Z">
        <w:r w:rsidR="00CD7E69" w:rsidRPr="009F5481">
          <w:rPr>
            <w:rFonts w:ascii="Helvetica" w:hAnsi="Helvetica"/>
            <w:color w:val="000000" w:themeColor="text1"/>
            <w:sz w:val="22"/>
            <w:szCs w:val="22"/>
            <w:highlight w:val="yellow"/>
            <w:rPrChange w:id="32" w:author="Adrian Stier" w:date="2022-02-15T11:51:00Z">
              <w:rPr>
                <w:rFonts w:ascii="Helvetica" w:hAnsi="Helvetica"/>
                <w:color w:val="000000" w:themeColor="text1"/>
                <w:sz w:val="22"/>
                <w:szCs w:val="22"/>
              </w:rPr>
            </w:rPrChange>
          </w:rPr>
          <w:t>E</w:t>
        </w:r>
      </w:ins>
      <w:r w:rsidR="008F57EE" w:rsidRPr="009F5481">
        <w:rPr>
          <w:rFonts w:ascii="Helvetica" w:hAnsi="Helvetica"/>
          <w:color w:val="000000" w:themeColor="text1"/>
          <w:sz w:val="22"/>
          <w:szCs w:val="22"/>
          <w:highlight w:val="yellow"/>
          <w:rPrChange w:id="33" w:author="Adrian Stier" w:date="2022-02-15T11:51:00Z">
            <w:rPr>
              <w:rFonts w:ascii="Helvetica" w:hAnsi="Helvetica"/>
              <w:color w:val="000000" w:themeColor="text1"/>
              <w:sz w:val="22"/>
              <w:szCs w:val="22"/>
            </w:rPr>
          </w:rPrChange>
        </w:rPr>
        <w:t xml:space="preserve">ven with </w:t>
      </w:r>
      <w:r w:rsidR="00422FAC" w:rsidRPr="009F5481">
        <w:rPr>
          <w:rFonts w:ascii="Helvetica" w:hAnsi="Helvetica"/>
          <w:color w:val="000000" w:themeColor="text1"/>
          <w:sz w:val="22"/>
          <w:szCs w:val="22"/>
          <w:highlight w:val="yellow"/>
          <w:rPrChange w:id="34" w:author="Adrian Stier" w:date="2022-02-15T11:51:00Z">
            <w:rPr>
              <w:rFonts w:ascii="Helvetica" w:hAnsi="Helvetica"/>
              <w:color w:val="000000" w:themeColor="text1"/>
              <w:sz w:val="22"/>
              <w:szCs w:val="22"/>
            </w:rPr>
          </w:rPrChange>
        </w:rPr>
        <w:t>consistent and intensive</w:t>
      </w:r>
      <w:r w:rsidR="00F84D49" w:rsidRPr="009F5481">
        <w:rPr>
          <w:rFonts w:ascii="Helvetica" w:hAnsi="Helvetica"/>
          <w:color w:val="000000" w:themeColor="text1"/>
          <w:sz w:val="22"/>
          <w:szCs w:val="22"/>
          <w:highlight w:val="yellow"/>
          <w:rPrChange w:id="35" w:author="Adrian Stier" w:date="2022-02-15T11:51:00Z">
            <w:rPr>
              <w:rFonts w:ascii="Helvetica" w:hAnsi="Helvetica"/>
              <w:color w:val="000000" w:themeColor="text1"/>
              <w:sz w:val="22"/>
              <w:szCs w:val="22"/>
            </w:rPr>
          </w:rPrChange>
        </w:rPr>
        <w:t xml:space="preserve"> </w:t>
      </w:r>
      <w:r w:rsidR="008F57EE" w:rsidRPr="009F5481">
        <w:rPr>
          <w:rFonts w:ascii="Helvetica" w:hAnsi="Helvetica"/>
          <w:color w:val="000000" w:themeColor="text1"/>
          <w:sz w:val="22"/>
          <w:szCs w:val="22"/>
          <w:highlight w:val="yellow"/>
          <w:rPrChange w:id="36" w:author="Adrian Stier" w:date="2022-02-15T11:51:00Z">
            <w:rPr>
              <w:rFonts w:ascii="Helvetica" w:hAnsi="Helvetica"/>
              <w:color w:val="000000" w:themeColor="text1"/>
              <w:sz w:val="22"/>
              <w:szCs w:val="22"/>
            </w:rPr>
          </w:rPrChange>
        </w:rPr>
        <w:t xml:space="preserve">monitoring, managers </w:t>
      </w:r>
      <w:r w:rsidR="00053CE0" w:rsidRPr="009F5481">
        <w:rPr>
          <w:rFonts w:ascii="Helvetica" w:hAnsi="Helvetica"/>
          <w:color w:val="000000" w:themeColor="text1"/>
          <w:sz w:val="22"/>
          <w:szCs w:val="22"/>
          <w:highlight w:val="yellow"/>
          <w:rPrChange w:id="37" w:author="Adrian Stier" w:date="2022-02-15T11:51:00Z">
            <w:rPr>
              <w:rFonts w:ascii="Helvetica" w:hAnsi="Helvetica"/>
              <w:color w:val="000000" w:themeColor="text1"/>
              <w:sz w:val="22"/>
              <w:szCs w:val="22"/>
            </w:rPr>
          </w:rPrChange>
        </w:rPr>
        <w:t>m</w:t>
      </w:r>
      <w:r w:rsidR="00053CE0">
        <w:rPr>
          <w:rFonts w:ascii="Helvetica" w:hAnsi="Helvetica"/>
          <w:color w:val="000000" w:themeColor="text1"/>
          <w:sz w:val="22"/>
          <w:szCs w:val="22"/>
        </w:rPr>
        <w:t>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ins w:id="38" w:author="Adrian Stier" w:date="2022-02-15T11:41:00Z">
        <w:r w:rsidR="00EF3A81">
          <w:rPr>
            <w:rFonts w:ascii="Helvetica" w:hAnsi="Helvetica"/>
            <w:color w:val="000000" w:themeColor="text1"/>
            <w:sz w:val="22"/>
            <w:szCs w:val="22"/>
          </w:rPr>
          <w:t>, or whether such a threshold exists</w:t>
        </w:r>
      </w:ins>
      <w:r w:rsidR="008F57EE" w:rsidRPr="003805EE">
        <w:rPr>
          <w:rFonts w:ascii="Helvetica" w:hAnsi="Helvetica"/>
          <w:color w:val="000000" w:themeColor="text1"/>
          <w:sz w:val="22"/>
          <w:szCs w:val="22"/>
        </w:rPr>
        <w:t xml:space="preserve">. </w:t>
      </w:r>
      <w:ins w:id="39" w:author="Adrian Stier" w:date="2022-02-15T11:41:00Z">
        <w:r w:rsidR="00EF3A81">
          <w:rPr>
            <w:rFonts w:eastAsia="Helvetica Neue" w:cs="Helvetica Neue"/>
            <w:color w:val="000000"/>
            <w:sz w:val="22"/>
            <w:szCs w:val="22"/>
          </w:rPr>
          <w:t>For example, Allee effects have long been suspected to occur in fish populations and evidence suggests that they may be the cause of some population collapses, but evidence for these effects is hard to come by because of issues with observing low densities and with aggregating data from subpopulations</w:t>
        </w:r>
      </w:ins>
      <w:ins w:id="40" w:author="Adrian Stier" w:date="2022-02-15T11:47:00Z">
        <w:r w:rsidR="00EF3A81">
          <w:rPr>
            <w:rFonts w:eastAsia="Helvetica Neue" w:cs="Helvetica Neue"/>
            <w:color w:val="000000"/>
            <w:sz w:val="22"/>
            <w:szCs w:val="22"/>
          </w:rPr>
          <w:t xml:space="preserve"> </w:t>
        </w:r>
      </w:ins>
      <w:r w:rsidR="00042226">
        <w:rPr>
          <w:rFonts w:ascii="Helvetica" w:hAnsi="Helvetica"/>
          <w:color w:val="000000" w:themeColor="text1"/>
          <w:sz w:val="22"/>
          <w:szCs w:val="22"/>
        </w:rPr>
        <w:fldChar w:fldCharType="begin"/>
      </w:r>
      <w:r w:rsidR="0056080B">
        <w:rPr>
          <w:rFonts w:ascii="Helvetica" w:hAnsi="Helvetica"/>
          <w:color w:val="000000" w:themeColor="text1"/>
          <w:sz w:val="22"/>
          <w:szCs w:val="22"/>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[9, 10]</w:t>
      </w:r>
      <w:r w:rsidR="00042226">
        <w:rPr>
          <w:rFonts w:ascii="Helvetica" w:hAnsi="Helvetica"/>
          <w:color w:val="000000" w:themeColor="text1"/>
          <w:sz w:val="22"/>
          <w:szCs w:val="22"/>
        </w:rPr>
        <w:fldChar w:fldCharType="end"/>
      </w:r>
      <w:ins w:id="41" w:author="Adrian Stier" w:date="2022-02-15T11:48:00Z">
        <w:r w:rsidR="00190043">
          <w:rPr>
            <w:rFonts w:eastAsia="Helvetica Neue" w:cs="Helvetica Neue"/>
            <w:color w:val="000000"/>
            <w:sz w:val="22"/>
            <w:szCs w:val="22"/>
          </w:rPr>
          <w:t xml:space="preserve">. </w:t>
        </w:r>
        <w:r w:rsidR="000F3BDE">
          <w:rPr>
            <w:rFonts w:eastAsia="Helvetica Neue" w:cs="Helvetica Neue"/>
            <w:color w:val="000000"/>
            <w:sz w:val="22"/>
            <w:szCs w:val="22"/>
          </w:rPr>
          <w:t xml:space="preserve">‘Emergent’ Allee effects can result from increases in predator abundance </w:t>
        </w:r>
        <w:r w:rsidR="000F3BDE">
          <w:rPr>
            <w:rFonts w:eastAsia="Helvetica Neue" w:cs="Helvetica Neue"/>
            <w:color w:val="000000"/>
            <w:sz w:val="22"/>
            <w:szCs w:val="22"/>
          </w:rPr>
          <w:t>even if prey populations remain constant</w:t>
        </w:r>
      </w:ins>
      <w:ins w:id="42" w:author="Adrian Stier" w:date="2022-02-15T11:49:00Z">
        <w:r w:rsidR="000F3BDE">
          <w:rPr>
            <w:rFonts w:eastAsia="Helvetica Neue" w:cs="Helvetica Neue"/>
            <w:color w:val="000000"/>
            <w:sz w:val="22"/>
            <w:szCs w:val="22"/>
          </w:rPr>
          <w:t xml:space="preserve"> </w:t>
        </w:r>
      </w:ins>
      <w:r w:rsidR="00042226">
        <w:rPr>
          <w:rFonts w:eastAsia="Helvetica Neue" w:cs="Helvetica Neue"/>
          <w:color w:val="000000"/>
          <w:sz w:val="22"/>
          <w:szCs w:val="22"/>
        </w:rPr>
        <w:fldChar w:fldCharType="begin"/>
      </w:r>
      <w:r w:rsidR="0056080B">
        <w:rPr>
          <w:rFonts w:eastAsia="Helvetica Neue" w:cs="Helvetica Neue"/>
          <w:color w:val="000000"/>
          <w:sz w:val="22"/>
          <w:szCs w:val="22"/>
        </w:rPr>
        <w:instrText xml:space="preserve"> ADDIN EN.CITE &lt;EndNote&gt;&lt;Cite&gt;&lt;Author&gt;Courchamp&lt;/Author&gt;&lt;Year&gt;2008&lt;/Year&gt;&lt;RecNum&gt;6521&lt;/RecNum&gt;&lt;DisplayText&gt;[11, 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Cite&gt;&lt;Author&gt;Swain&lt;/Author&gt;&lt;Year&gt;2011&lt;/Year&gt;&lt;RecNum&gt;6522&lt;/RecNum&gt;&lt;record&gt;&lt;rec-number&gt;6522&lt;/rec-number&gt;&lt;foreign-keys&gt;&lt;key app="EN" db-id="x0w5wa9airxrfze0ft2x20vgz0w5wpet5ftz" timestamp="1644954569" guid="ea260cd1-a415-4272-b4b2-8871e49ed770"&gt;6522&lt;/key&gt;&lt;/foreign-keys&gt;&lt;ref-type name="Journal Article"&gt;17&lt;/ref-type&gt;&lt;contributors&gt;&lt;authors&gt;&lt;author&gt;Swain, Douglas P&lt;/author&gt;&lt;/authors&gt;&lt;/contributors&gt;&lt;titles&gt;&lt;title&gt;Life‐history evolution and elevated natural mortality in a population of Atlantic cod (Gadus morhua)&lt;/title&gt;&lt;secondary-title&gt;Evolutionary Applications&lt;/secondary-title&gt;&lt;/titles&gt;&lt;periodical&gt;&lt;full-title&gt;Evolutionary Applications&lt;/full-title&gt;&lt;/periodical&gt;&lt;pages&gt;18-29&lt;/pages&gt;&lt;volume&gt;4&lt;/volume&gt;&lt;number&gt;1&lt;/number&gt;&lt;dates&gt;&lt;year&gt;2011&lt;/year&gt;&lt;/dates&gt;&lt;isbn&gt;1752-4571&lt;/isbn&gt;&lt;urls&gt;&lt;/urls&gt;&lt;/record&gt;&lt;/Cite&gt;&lt;/EndNote&gt;</w:instrText>
      </w:r>
      <w:r w:rsidR="00042226">
        <w:rPr>
          <w:rFonts w:eastAsia="Helvetica Neue" w:cs="Helvetica Neue"/>
          <w:color w:val="000000"/>
          <w:sz w:val="22"/>
          <w:szCs w:val="22"/>
        </w:rPr>
        <w:fldChar w:fldCharType="separate"/>
      </w:r>
      <w:r w:rsidR="00042226">
        <w:rPr>
          <w:rFonts w:eastAsia="Helvetica Neue" w:cs="Helvetica Neue"/>
          <w:noProof/>
          <w:color w:val="000000"/>
          <w:sz w:val="22"/>
          <w:szCs w:val="22"/>
        </w:rPr>
        <w:t>[11, 12]</w:t>
      </w:r>
      <w:r w:rsidR="00042226">
        <w:rPr>
          <w:rFonts w:eastAsia="Helvetica Neue" w:cs="Helvetica Neue"/>
          <w:color w:val="000000"/>
          <w:sz w:val="22"/>
          <w:szCs w:val="22"/>
        </w:rPr>
        <w:fldChar w:fldCharType="end"/>
      </w:r>
      <w:ins w:id="43" w:author="Adrian Stier" w:date="2022-02-15T11:50:00Z">
        <w:r w:rsidR="00403113">
          <w:rPr>
            <w:rFonts w:eastAsia="Helvetica Neue" w:cs="Helvetica Neue"/>
            <w:color w:val="000000"/>
            <w:sz w:val="22"/>
            <w:szCs w:val="22"/>
          </w:rPr>
          <w:t xml:space="preserve">. Even in a case where a threshold is known to exist </w:t>
        </w:r>
      </w:ins>
      <w:del w:id="44" w:author="Adrian Stier" w:date="2022-02-15T11:50:00Z">
        <w:r w:rsidR="008F57EE" w:rsidRPr="003805EE" w:rsidDel="00403113">
          <w:rPr>
            <w:rFonts w:ascii="Helvetica" w:hAnsi="Helvetica"/>
            <w:color w:val="000000" w:themeColor="text1"/>
            <w:sz w:val="22"/>
            <w:szCs w:val="22"/>
          </w:rPr>
          <w:delText>T</w:delText>
        </w:r>
      </w:del>
      <w:ins w:id="45" w:author="Adrian Stier" w:date="2022-02-15T11:50:00Z">
        <w:r w:rsidR="00403113">
          <w:rPr>
            <w:rFonts w:ascii="Helvetica" w:hAnsi="Helvetica"/>
            <w:color w:val="000000" w:themeColor="text1"/>
            <w:sz w:val="22"/>
            <w:szCs w:val="22"/>
          </w:rPr>
          <w:t>t</w:t>
        </w:r>
      </w:ins>
      <w:r w:rsidR="008F57EE" w:rsidRPr="003805EE">
        <w:rPr>
          <w:rFonts w:ascii="Helvetica" w:hAnsi="Helvetica"/>
          <w:color w:val="000000" w:themeColor="text1"/>
          <w:sz w:val="22"/>
          <w:szCs w:val="22"/>
        </w:rPr>
        <w:t xml:space="preserve">wo factors </w:t>
      </w:r>
      <w:ins w:id="46" w:author="Adrian Stier" w:date="2022-02-15T11:51:00Z">
        <w:r w:rsidR="00403113">
          <w:rPr>
            <w:rFonts w:ascii="Helvetica" w:hAnsi="Helvetica"/>
            <w:color w:val="000000" w:themeColor="text1"/>
            <w:sz w:val="22"/>
            <w:szCs w:val="22"/>
          </w:rPr>
          <w:t>would prevent managers from knowing how close a stock is to such a threshold</w:t>
        </w:r>
      </w:ins>
      <w:del w:id="47" w:author="Adrian Stier" w:date="2022-02-15T11:51:00Z">
        <w:r w:rsidR="008F57EE" w:rsidRPr="003805EE" w:rsidDel="00403113">
          <w:rPr>
            <w:rFonts w:ascii="Helvetica" w:hAnsi="Helvetica"/>
            <w:color w:val="000000" w:themeColor="text1"/>
            <w:sz w:val="22"/>
            <w:szCs w:val="22"/>
          </w:rPr>
          <w:delText xml:space="preserve">underlie this </w:delText>
        </w:r>
        <w:r w:rsidR="00F84D49" w:rsidRPr="003805EE" w:rsidDel="00403113">
          <w:rPr>
            <w:rFonts w:ascii="Helvetica" w:hAnsi="Helvetica"/>
            <w:color w:val="000000" w:themeColor="text1"/>
            <w:sz w:val="22"/>
            <w:szCs w:val="22"/>
          </w:rPr>
          <w:delText>fun</w:delText>
        </w:r>
      </w:del>
      <w:del w:id="48" w:author="Adrian Stier" w:date="2022-02-15T11:50:00Z">
        <w:r w:rsidR="00F84D49" w:rsidRPr="003805EE" w:rsidDel="00403113">
          <w:rPr>
            <w:rFonts w:ascii="Helvetica" w:hAnsi="Helvetica"/>
            <w:color w:val="000000" w:themeColor="text1"/>
            <w:sz w:val="22"/>
            <w:szCs w:val="22"/>
          </w:rPr>
          <w:delText xml:space="preserve">damental </w:delText>
        </w:r>
        <w:r w:rsidR="008F57EE" w:rsidRPr="003805EE" w:rsidDel="00403113">
          <w:rPr>
            <w:rFonts w:ascii="Helvetica" w:hAnsi="Helvetica"/>
            <w:color w:val="000000" w:themeColor="text1"/>
            <w:sz w:val="22"/>
            <w:szCs w:val="22"/>
          </w:rPr>
          <w:delText>uncertainty</w:delText>
        </w:r>
      </w:del>
      <w:r w:rsidR="008F57EE" w:rsidRPr="003805EE">
        <w:rPr>
          <w:rFonts w:ascii="Helvetica" w:hAnsi="Helvetica"/>
          <w:color w:val="000000" w:themeColor="text1"/>
          <w:sz w:val="22"/>
          <w:szCs w:val="22"/>
        </w:rPr>
        <w:t xml:space="preserve">.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42226">
        <w:rPr>
          <w:rFonts w:ascii="Helvetica" w:hAnsi="Helvetica"/>
          <w:color w:val="000000" w:themeColor="text1"/>
          <w:sz w:val="22"/>
          <w:szCs w:val="22"/>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[13]</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ins w:id="49" w:author="Adrian Stier" w:date="2022-02-15T11:47:00Z">
        <w:r w:rsidR="00EF3A81" w:rsidRPr="00EF3A81">
          <w:t xml:space="preserve"> </w:t>
        </w:r>
      </w:ins>
    </w:p>
    <w:p w14:paraId="5CA2BD05" w14:textId="6015685D" w:rsidR="009C366A" w:rsidRPr="003805EE" w:rsidRDefault="00BE073F" w:rsidP="006551EE">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w:t>
      </w:r>
      <w:r w:rsidR="003663AE" w:rsidRPr="003805EE">
        <w:rPr>
          <w:rFonts w:ascii="Helvetica" w:hAnsi="Helvetica"/>
          <w:sz w:val="22"/>
          <w:szCs w:val="22"/>
        </w:rPr>
        <w:lastRenderedPageBreak/>
        <w:t xml:space="preserve">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 </w:instrText>
      </w:r>
      <w:r w:rsidR="0004222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EN.CITE.DATA </w:instrText>
      </w:r>
      <w:r w:rsidR="00042226">
        <w:rPr>
          <w:rFonts w:ascii="Helvetica" w:hAnsi="Helvetica"/>
          <w:sz w:val="22"/>
          <w:szCs w:val="22"/>
        </w:rPr>
      </w:r>
      <w:r w:rsidR="00042226">
        <w:rPr>
          <w:rFonts w:ascii="Helvetica" w:hAnsi="Helvetica"/>
          <w:sz w:val="22"/>
          <w:szCs w:val="22"/>
        </w:rPr>
        <w:fldChar w:fldCharType="end"/>
      </w:r>
      <w:r w:rsidR="009437F6">
        <w:rPr>
          <w:rFonts w:ascii="Helvetica" w:hAnsi="Helvetica"/>
          <w:sz w:val="22"/>
          <w:szCs w:val="22"/>
        </w:rPr>
        <w:fldChar w:fldCharType="separate"/>
      </w:r>
      <w:r w:rsidR="00042226">
        <w:rPr>
          <w:rFonts w:ascii="Helvetica" w:hAnsi="Helvetica"/>
          <w:noProof/>
          <w:sz w:val="22"/>
          <w:szCs w:val="22"/>
        </w:rPr>
        <w:t>[3, 14, 15]</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42226">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42226">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w:t>
      </w:r>
      <w:ins w:id="50" w:author="Adrian Stier" w:date="2022-02-17T08:58:00Z">
        <w:r w:rsidR="006C2B7C">
          <w:rPr>
            <w:rFonts w:ascii="Helvetica" w:hAnsi="Helvetica"/>
            <w:sz w:val="22"/>
            <w:szCs w:val="22"/>
          </w:rPr>
          <w:t xml:space="preserve"> precise </w:t>
        </w:r>
      </w:ins>
      <w:del w:id="51" w:author="Adrian Stier" w:date="2022-02-17T08:58:00Z">
        <w:r w:rsidR="005654D0" w:rsidDel="006C2B7C">
          <w:rPr>
            <w:rFonts w:ascii="Helvetica" w:hAnsi="Helvetica"/>
            <w:sz w:val="22"/>
            <w:szCs w:val="22"/>
          </w:rPr>
          <w:delText xml:space="preserve">n accurate </w:delText>
        </w:r>
      </w:del>
      <w:r w:rsidR="005654D0">
        <w:rPr>
          <w:rFonts w:ascii="Helvetica" w:hAnsi="Helvetica"/>
          <w:sz w:val="22"/>
          <w:szCs w:val="22"/>
        </w:rPr>
        <w:t>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proofErr w:type="gramStart"/>
      <w:r w:rsidR="0016490E">
        <w:rPr>
          <w:rFonts w:ascii="Helvetica" w:hAnsi="Helvetica"/>
          <w:sz w:val="22"/>
          <w:szCs w:val="22"/>
        </w:rPr>
        <w:t>critical threshold</w:t>
      </w:r>
      <w:r w:rsidR="006533A9">
        <w:rPr>
          <w:rFonts w:ascii="Helvetica" w:hAnsi="Helvetica"/>
          <w:sz w:val="22"/>
          <w:szCs w:val="22"/>
        </w:rPr>
        <w:t xml:space="preserve"> benefits</w:t>
      </w:r>
      <w:proofErr w:type="gramEnd"/>
      <w:r w:rsidR="006533A9">
        <w:rPr>
          <w:rFonts w:ascii="Helvetica" w:hAnsi="Helvetica"/>
          <w:sz w:val="22"/>
          <w:szCs w:val="22"/>
        </w:rPr>
        <w:t xml:space="preserve">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6551EE">
      <w:pPr>
        <w:ind w:firstLine="720"/>
        <w:rPr>
          <w:rFonts w:ascii="Helvetica" w:hAnsi="Helvetica"/>
          <w:sz w:val="22"/>
          <w:szCs w:val="22"/>
        </w:rPr>
      </w:pPr>
    </w:p>
    <w:p w14:paraId="13D6F7E0" w14:textId="1521A175" w:rsidR="00717C45" w:rsidRPr="00717C45" w:rsidRDefault="00717C45" w:rsidP="006551EE">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6551EE">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463BD514" w:rsidR="00EE6B88" w:rsidRPr="00EE6B88" w:rsidRDefault="00DB6AF1" w:rsidP="006551EE">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6551EE">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6551EE">
      <w:pPr>
        <w:rPr>
          <w:rFonts w:ascii="Helvetica" w:hAnsi="Helvetica"/>
          <w:b/>
          <w:sz w:val="22"/>
          <w:szCs w:val="22"/>
        </w:rPr>
      </w:pPr>
    </w:p>
    <w:p w14:paraId="0E253EA7" w14:textId="77777777" w:rsidR="002D7AB2" w:rsidRPr="003805EE" w:rsidRDefault="00F838F5" w:rsidP="006551EE">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6551EE">
      <w:pPr>
        <w:tabs>
          <w:tab w:val="left" w:pos="2760"/>
        </w:tabs>
        <w:rPr>
          <w:rFonts w:ascii="Helvetica" w:hAnsi="Helvetica"/>
          <w:iCs/>
          <w:sz w:val="22"/>
          <w:szCs w:val="22"/>
        </w:rPr>
      </w:pPr>
    </w:p>
    <w:p w14:paraId="6DF93684" w14:textId="4BFB8FD2" w:rsidR="0036192F" w:rsidRPr="00336865" w:rsidRDefault="0036192F" w:rsidP="006551EE">
      <w:pPr>
        <w:tabs>
          <w:tab w:val="left" w:pos="2760"/>
        </w:tabs>
        <w:rPr>
          <w:rFonts w:ascii="Helvetica" w:hAnsi="Helvetica"/>
          <w:i/>
          <w:sz w:val="22"/>
          <w:szCs w:val="22"/>
        </w:rPr>
      </w:pPr>
      <w:del w:id="52" w:author="Adrian Stier" w:date="2022-02-17T09:37:00Z">
        <w:r w:rsidRPr="00336865" w:rsidDel="0088193E">
          <w:rPr>
            <w:rFonts w:ascii="Helvetica" w:hAnsi="Helvetica"/>
            <w:i/>
            <w:sz w:val="22"/>
            <w:szCs w:val="22"/>
          </w:rPr>
          <w:delText xml:space="preserve">Management </w:delText>
        </w:r>
      </w:del>
      <w:ins w:id="53" w:author="Adrian Stier" w:date="2022-02-17T09:37:00Z">
        <w:r w:rsidR="0088193E">
          <w:rPr>
            <w:rFonts w:ascii="Helvetica" w:hAnsi="Helvetica"/>
            <w:i/>
            <w:sz w:val="22"/>
            <w:szCs w:val="22"/>
          </w:rPr>
          <w:t>Closed-Loop Management</w:t>
        </w:r>
        <w:r w:rsidR="0088193E" w:rsidRPr="00336865">
          <w:rPr>
            <w:rFonts w:ascii="Helvetica" w:hAnsi="Helvetica"/>
            <w:i/>
            <w:sz w:val="22"/>
            <w:szCs w:val="22"/>
          </w:rPr>
          <w:t xml:space="preserve"> </w:t>
        </w:r>
      </w:ins>
      <w:r w:rsidRPr="00336865">
        <w:rPr>
          <w:rFonts w:ascii="Helvetica" w:hAnsi="Helvetica"/>
          <w:i/>
          <w:sz w:val="22"/>
          <w:szCs w:val="22"/>
        </w:rPr>
        <w:t>Strategy Evaluation</w:t>
      </w:r>
      <w:r w:rsidR="003476B7" w:rsidRPr="00336865">
        <w:rPr>
          <w:rFonts w:ascii="Helvetica" w:hAnsi="Helvetica"/>
          <w:i/>
          <w:sz w:val="22"/>
          <w:szCs w:val="22"/>
        </w:rPr>
        <w:t xml:space="preserve"> Overview</w:t>
      </w:r>
    </w:p>
    <w:p w14:paraId="4AA24B29" w14:textId="50F4B4A5" w:rsidR="00C404D8" w:rsidRPr="003805EE" w:rsidRDefault="00730E93" w:rsidP="006551EE">
      <w:pPr>
        <w:tabs>
          <w:tab w:val="left" w:pos="2760"/>
        </w:tabs>
        <w:rPr>
          <w:rFonts w:ascii="Helvetica" w:hAnsi="Helvetica"/>
          <w:b/>
          <w:sz w:val="22"/>
          <w:szCs w:val="22"/>
        </w:rPr>
      </w:pPr>
      <w:r w:rsidRPr="003805EE">
        <w:rPr>
          <w:rFonts w:ascii="Helvetica" w:hAnsi="Helvetica"/>
          <w:sz w:val="22"/>
          <w:szCs w:val="22"/>
        </w:rPr>
        <w:t xml:space="preserve">We used </w:t>
      </w:r>
      <w:ins w:id="54" w:author="Adrian Stier" w:date="2022-02-17T09:37:00Z">
        <w:r w:rsidR="0088193E">
          <w:rPr>
            <w:rFonts w:ascii="Helvetica" w:hAnsi="Helvetica"/>
            <w:sz w:val="22"/>
            <w:szCs w:val="22"/>
          </w:rPr>
          <w:t xml:space="preserve">a closed-loop </w:t>
        </w:r>
      </w:ins>
      <w:r w:rsidRPr="003805EE">
        <w:rPr>
          <w:rFonts w:ascii="Helvetica" w:hAnsi="Helvetica"/>
          <w:sz w:val="22"/>
          <w:szCs w:val="22"/>
        </w:rPr>
        <w:t>m</w:t>
      </w:r>
      <w:r w:rsidR="003030A9" w:rsidRPr="003805EE">
        <w:rPr>
          <w:rFonts w:ascii="Helvetica" w:hAnsi="Helvetica"/>
          <w:sz w:val="22"/>
          <w:szCs w:val="22"/>
        </w:rPr>
        <w:t>anagement strategy evaluation</w:t>
      </w:r>
      <w:del w:id="55" w:author="Adrian Stier" w:date="2022-02-17T09:37:00Z">
        <w:r w:rsidR="003030A9" w:rsidRPr="003805EE" w:rsidDel="0088193E">
          <w:rPr>
            <w:rFonts w:ascii="Helvetica" w:hAnsi="Helvetica"/>
            <w:sz w:val="22"/>
            <w:szCs w:val="22"/>
          </w:rPr>
          <w:delText xml:space="preserve"> </w:delText>
        </w:r>
        <w:r w:rsidR="008324A7" w:rsidRPr="003805EE" w:rsidDel="0088193E">
          <w:rPr>
            <w:rFonts w:ascii="Helvetica" w:hAnsi="Helvetica"/>
            <w:sz w:val="22"/>
            <w:szCs w:val="22"/>
          </w:rPr>
          <w:delText>(MSE)</w:delText>
        </w:r>
      </w:del>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hill&lt;/IDText&gt;&lt;DisplayText&gt;[17]&lt;/DisplayText&gt;&lt;record&gt;&lt;rec-number&gt;6500&lt;/rec-number&gt;&lt;foreign-keys&gt;&lt;key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[17]</w:t>
      </w:r>
      <w:r w:rsidR="00747F7D">
        <w:rPr>
          <w:rFonts w:ascii="Helvetica" w:hAnsi="Helvetica"/>
          <w:sz w:val="22"/>
          <w:szCs w:val="22"/>
        </w:rPr>
        <w:fldChar w:fldCharType="end"/>
      </w:r>
      <w:r w:rsidR="0079704C" w:rsidRPr="003805EE">
        <w:rPr>
          <w:rFonts w:ascii="Helvetica" w:hAnsi="Helvetica"/>
          <w:sz w:val="22"/>
          <w:szCs w:val="22"/>
        </w:rPr>
        <w:t xml:space="preserve">. </w:t>
      </w:r>
      <w:del w:id="56" w:author="Adrian Stier" w:date="2022-02-17T09:37:00Z">
        <w:r w:rsidR="0079704C" w:rsidRPr="003805EE" w:rsidDel="00C357A8">
          <w:rPr>
            <w:rFonts w:ascii="Helvetica" w:hAnsi="Helvetica"/>
            <w:sz w:val="22"/>
            <w:szCs w:val="22"/>
          </w:rPr>
          <w:delText xml:space="preserve">MSE </w:delText>
        </w:r>
      </w:del>
      <w:ins w:id="57" w:author="Adrian Stier" w:date="2022-02-17T09:37:00Z">
        <w:r w:rsidR="00C357A8">
          <w:rPr>
            <w:rFonts w:ascii="Helvetica" w:hAnsi="Helvetica"/>
            <w:sz w:val="22"/>
            <w:szCs w:val="22"/>
          </w:rPr>
          <w:t>Closed-loop simulation</w:t>
        </w:r>
        <w:r w:rsidR="00C357A8" w:rsidRPr="003805EE">
          <w:rPr>
            <w:rFonts w:ascii="Helvetica" w:hAnsi="Helvetica"/>
            <w:sz w:val="22"/>
            <w:szCs w:val="22"/>
          </w:rPr>
          <w:t xml:space="preserve"> </w:t>
        </w:r>
      </w:ins>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del w:id="58" w:author="Adrian Stier" w:date="2022-02-17T09:37:00Z">
        <w:r w:rsidR="00825267" w:rsidDel="005B5B2C">
          <w:rPr>
            <w:rFonts w:ascii="Helvetica" w:hAnsi="Helvetica"/>
            <w:sz w:val="22"/>
            <w:szCs w:val="22"/>
          </w:rPr>
          <w:delText>MSE</w:delText>
        </w:r>
        <w:r w:rsidR="009D7096" w:rsidRPr="003805EE" w:rsidDel="005B5B2C">
          <w:rPr>
            <w:rFonts w:ascii="Helvetica" w:hAnsi="Helvetica"/>
            <w:sz w:val="22"/>
            <w:szCs w:val="22"/>
          </w:rPr>
          <w:delText xml:space="preserve"> </w:delText>
        </w:r>
      </w:del>
      <w:ins w:id="59" w:author="Adrian Stier" w:date="2022-02-17T09:37:00Z">
        <w:r w:rsidR="005B5B2C">
          <w:rPr>
            <w:rFonts w:ascii="Helvetica" w:hAnsi="Helvetica"/>
            <w:sz w:val="22"/>
            <w:szCs w:val="22"/>
          </w:rPr>
          <w:t>simulation</w:t>
        </w:r>
        <w:r w:rsidR="005B5B2C" w:rsidRPr="003805EE">
          <w:rPr>
            <w:rFonts w:ascii="Helvetica" w:hAnsi="Helvetica"/>
            <w:sz w:val="22"/>
            <w:szCs w:val="22"/>
          </w:rPr>
          <w:t xml:space="preserve"> </w:t>
        </w:r>
      </w:ins>
      <w:r w:rsidR="009D7096" w:rsidRPr="003805EE">
        <w:rPr>
          <w:rFonts w:ascii="Helvetica" w:hAnsi="Helvetica"/>
          <w:sz w:val="22"/>
          <w:szCs w:val="22"/>
        </w:rPr>
        <w:t>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6551EE">
      <w:pPr>
        <w:tabs>
          <w:tab w:val="left" w:pos="2760"/>
        </w:tabs>
        <w:rPr>
          <w:rFonts w:ascii="Helvetica" w:hAnsi="Helvetica"/>
          <w:sz w:val="22"/>
          <w:szCs w:val="22"/>
        </w:rPr>
      </w:pPr>
    </w:p>
    <w:p w14:paraId="5751637A" w14:textId="4C815887" w:rsidR="00B70217" w:rsidRPr="009E18AC" w:rsidRDefault="004C02ED" w:rsidP="006551EE">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1DB6165E" w:rsidR="00286FDA" w:rsidRPr="003805EE" w:rsidRDefault="00286FDA" w:rsidP="006551EE">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organisms&lt;/IDText&gt;&lt;DisplayText&gt;[18]&lt;/DisplayText&gt;&lt;record&gt;&lt;rec-number&gt;6501&lt;/rec-number&gt;&lt;foreign-keys&gt;&lt;key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[18]</w:t>
      </w:r>
      <w:r w:rsidR="00747F7D">
        <w:rPr>
          <w:rFonts w:ascii="Helvetica" w:hAnsi="Helvetica"/>
          <w:sz w:val="22"/>
          <w:szCs w:val="22"/>
        </w:rPr>
        <w:fldChar w:fldCharType="end"/>
      </w:r>
      <w:ins w:id="60" w:author="Adrian Stier" w:date="2022-02-15T11:53:00Z">
        <w:r w:rsidR="00322386">
          <w:rPr>
            <w:rFonts w:ascii="Helvetica" w:hAnsi="Helvetica"/>
            <w:sz w:val="22"/>
            <w:szCs w:val="22"/>
          </w:rPr>
          <w:t xml:space="preserve">. </w:t>
        </w:r>
        <w:r w:rsidR="00322386">
          <w:rPr>
            <w:rFonts w:ascii="Helvetica Neue" w:eastAsia="Helvetica Neue" w:hAnsi="Helvetica Neue" w:cs="Helvetica Neue"/>
            <w:sz w:val="22"/>
            <w:szCs w:val="22"/>
          </w:rPr>
          <w:t xml:space="preserve">Allee effects are fairly common in animal populations and are thought to occur in fish stocks mainly as a result of predation when prey are at low densities </w:t>
        </w:r>
        <w:r w:rsidR="00322386">
          <w:rPr>
            <w:rFonts w:ascii="Helvetica Neue" w:eastAsia="Helvetica Neue" w:hAnsi="Helvetica Neue" w:cs="Helvetica Neue"/>
            <w:sz w:val="22"/>
            <w:szCs w:val="22"/>
          </w:rPr>
          <w:fldChar w:fldCharType="begin"/>
        </w:r>
      </w:ins>
      <w:r w:rsidR="0056080B">
        <w:rPr>
          <w:rFonts w:ascii="Helvetica Neue" w:eastAsia="Helvetica Neue" w:hAnsi="Helvetica Neue" w:cs="Helvetica Neue"/>
          <w:sz w:val="22"/>
          <w:szCs w:val="22"/>
        </w:rPr>
        <w:instrText xml:space="preserve"> ADDIN EN.CITE &lt;EndNote&gt;&lt;Cite&gt;&lt;Author&gt;Assessment&lt;/Author&gt;&lt;Year&gt;1992&lt;/Year&gt;&lt;RecNum&gt;6513&lt;/RecNum&gt;&lt;DisplayText&gt;[19]&lt;/DisplayText&gt;&lt;record&gt;&lt;rec-number&gt;6513&lt;/rec-number&gt;&lt;foreign-keys&gt;&lt;key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ins w:id="61" w:author="Adrian Stier" w:date="2022-02-15T11:53:00Z">
        <w:r w:rsidR="00322386">
          <w:rPr>
            <w:rFonts w:ascii="Helvetica Neue" w:eastAsia="Helvetica Neue" w:hAnsi="Helvetica Neue" w:cs="Helvetica Neue"/>
            <w:sz w:val="22"/>
            <w:szCs w:val="22"/>
          </w:rPr>
          <w:fldChar w:fldCharType="separate"/>
        </w:r>
      </w:ins>
      <w:r w:rsidR="0056080B">
        <w:rPr>
          <w:rFonts w:ascii="Helvetica Neue" w:eastAsia="Helvetica Neue" w:hAnsi="Helvetica Neue" w:cs="Helvetica Neue"/>
          <w:noProof/>
          <w:sz w:val="22"/>
          <w:szCs w:val="22"/>
        </w:rPr>
        <w:t>[19]</w:t>
      </w:r>
      <w:ins w:id="62" w:author="Adrian Stier" w:date="2022-02-15T11:53:00Z">
        <w:r w:rsidR="00322386">
          <w:rPr>
            <w:rFonts w:ascii="Helvetica Neue" w:eastAsia="Helvetica Neue" w:hAnsi="Helvetica Neue" w:cs="Helvetica Neue"/>
            <w:sz w:val="22"/>
            <w:szCs w:val="22"/>
          </w:rPr>
          <w:fldChar w:fldCharType="end"/>
        </w:r>
        <w:r w:rsidR="00322386">
          <w:rPr>
            <w:rFonts w:ascii="Helvetica Neue" w:eastAsia="Helvetica Neue" w:hAnsi="Helvetica Neue" w:cs="Helvetica Neue"/>
            <w:sz w:val="22"/>
            <w:szCs w:val="22"/>
          </w:rPr>
          <w:t>.</w:t>
        </w:r>
        <w:del w:id="63" w:author="Adrian Stier" w:date="2022-02-15T11:17:00Z">
          <w:r w:rsidR="00322386" w:rsidDel="00F7486A">
            <w:rPr>
              <w:rFonts w:ascii="Helvetica Neue" w:eastAsia="Helvetica Neue" w:hAnsi="Helvetica Neue" w:cs="Helvetica Neue"/>
              <w:sz w:val="22"/>
              <w:szCs w:val="22"/>
            </w:rPr>
            <w:delText>(</w:delText>
          </w:r>
        </w:del>
      </w:ins>
      <w:customXmlInsRangeStart w:id="64" w:author="Adrian Stier" w:date="2022-02-15T11:53:00Z"/>
      <w:customXmlDelRangeStart w:id="65" w:author="Adrian Stier" w:date="2022-02-15T11:17:00Z"/>
      <w:sdt>
        <w:sdtPr>
          <w:tag w:val="goog_rdk_86"/>
          <w:id w:val="80184597"/>
        </w:sdtPr>
        <w:sdtContent>
          <w:customXmlInsRangeEnd w:id="64"/>
          <w:customXmlDelRangeEnd w:id="65"/>
          <w:commentRangeStart w:id="66"/>
          <w:customXmlInsRangeStart w:id="67" w:author="Adrian Stier" w:date="2022-02-15T11:53:00Z"/>
          <w:customXmlDelRangeStart w:id="68" w:author="Adrian Stier" w:date="2022-02-15T11:17:00Z"/>
        </w:sdtContent>
      </w:sdt>
      <w:customXmlInsRangeEnd w:id="67"/>
      <w:customXmlDelRangeEnd w:id="68"/>
      <w:ins w:id="69" w:author="Adrian Stier" w:date="2022-02-15T11:53:00Z">
        <w:del w:id="70" w:author="Adrian Stier" w:date="2022-02-15T11:17:00Z">
          <w:r w:rsidR="00322386" w:rsidDel="00F7486A">
            <w:rPr>
              <w:rFonts w:ascii="Helvetica Neue" w:eastAsia="Helvetica Neue" w:hAnsi="Helvetica Neue" w:cs="Helvetica Neue"/>
              <w:sz w:val="22"/>
              <w:szCs w:val="22"/>
            </w:rPr>
            <w:delText>Hilborn &amp; Walters 1992</w:delText>
          </w:r>
          <w:commentRangeEnd w:id="66"/>
          <w:r w:rsidR="00322386" w:rsidDel="00F7486A">
            <w:commentReference w:id="66"/>
          </w:r>
          <w:r w:rsidR="00322386" w:rsidDel="00F7486A">
            <w:rPr>
              <w:rFonts w:ascii="Helvetica Neue" w:eastAsia="Helvetica Neue" w:hAnsi="Helvetica Neue" w:cs="Helvetica Neue"/>
              <w:sz w:val="22"/>
              <w:szCs w:val="22"/>
            </w:rPr>
            <w:delText>).</w:delText>
          </w:r>
        </w:del>
        <w:r w:rsidR="00322386">
          <w:rPr>
            <w:rFonts w:ascii="Helvetica Neue" w:eastAsia="Helvetica Neue" w:hAnsi="Helvetica Neue" w:cs="Helvetica Neue"/>
            <w:sz w:val="22"/>
            <w:szCs w:val="22"/>
          </w:rPr>
          <w:t xml:space="preserve"> The model is described as follows</w:t>
        </w:r>
      </w:ins>
      <w:r w:rsidRPr="003805EE">
        <w:rPr>
          <w:rFonts w:ascii="Helvetica" w:hAnsi="Helvetica"/>
          <w:sz w:val="22"/>
          <w:szCs w:val="22"/>
        </w:rPr>
        <w:t>:</w:t>
      </w:r>
    </w:p>
    <w:p w14:paraId="14EF6FD7" w14:textId="77777777" w:rsidR="00286FDA" w:rsidRPr="003805EE" w:rsidRDefault="00286FDA" w:rsidP="006551EE">
      <w:pPr>
        <w:rPr>
          <w:rFonts w:ascii="Helvetica" w:hAnsi="Helvetica"/>
          <w:sz w:val="22"/>
          <w:szCs w:val="22"/>
        </w:rPr>
      </w:pPr>
    </w:p>
    <w:p w14:paraId="40A23FEE" w14:textId="2ACDA8A1" w:rsidR="00286FDA" w:rsidRPr="003805EE" w:rsidRDefault="00286FDA" w:rsidP="006551EE">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6551EE">
      <w:pPr>
        <w:rPr>
          <w:rFonts w:ascii="Helvetica" w:hAnsi="Helvetica"/>
          <w:sz w:val="22"/>
          <w:szCs w:val="22"/>
        </w:rPr>
      </w:pPr>
    </w:p>
    <w:p w14:paraId="388A22E5" w14:textId="052B23F6" w:rsidR="00286FDA" w:rsidRPr="006C7FC8" w:rsidRDefault="00286FDA" w:rsidP="006551EE">
      <w:pPr>
        <w:rPr>
          <w:rFonts w:ascii="Helvetica" w:hAnsi="Helvetica"/>
          <w:sz w:val="22"/>
          <w:szCs w:val="22"/>
        </w:rPr>
      </w:pPr>
      <w:r w:rsidRPr="003805EE">
        <w:rPr>
          <w:rFonts w:ascii="Helvetica" w:hAnsi="Helvetica"/>
          <w:sz w:val="22"/>
          <w:szCs w:val="22"/>
        </w:rPr>
        <w:lastRenderedPageBreak/>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00930903">
        <w:rPr>
          <w:rFonts w:ascii="Helvetica" w:hAnsi="Helvetica"/>
          <w:sz w:val="22"/>
          <w:szCs w:val="22"/>
        </w:rPr>
        <w:t>, but low productivity.</w:t>
      </w:r>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ins w:id="71" w:author="Adrian Stier" w:date="2022-01-24T11:10:00Z">
        <w:r w:rsidR="00F95669">
          <w:rPr>
            <w:rFonts w:ascii="Helvetica" w:hAnsi="Helvetica"/>
            <w:sz w:val="22"/>
            <w:szCs w:val="22"/>
          </w:rPr>
          <w:t xml:space="preserve">the intrinsic rate of increase - </w:t>
        </w:r>
      </w:ins>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6551EE">
      <w:pPr>
        <w:rPr>
          <w:rFonts w:ascii="Helvetica" w:hAnsi="Helvetica"/>
          <w:sz w:val="22"/>
          <w:szCs w:val="22"/>
        </w:rPr>
      </w:pPr>
    </w:p>
    <w:p w14:paraId="75E88C98" w14:textId="387D815E" w:rsidR="00336865" w:rsidRDefault="004352AB" w:rsidP="006551EE">
      <w:pPr>
        <w:pStyle w:val="CommentText"/>
        <w:rPr>
          <w:ins w:id="72" w:author="Adrian Stier" w:date="2022-02-15T11:55:00Z"/>
          <w:rFonts w:ascii="Helvetica" w:hAnsi="Helvetica"/>
          <w:i/>
          <w:iCs/>
          <w:sz w:val="22"/>
          <w:szCs w:val="22"/>
        </w:rPr>
      </w:pPr>
      <w:commentRangeStart w:id="73"/>
      <w:r w:rsidRPr="00336865">
        <w:rPr>
          <w:rFonts w:ascii="Helvetica" w:hAnsi="Helvetica"/>
          <w:i/>
          <w:iCs/>
          <w:sz w:val="22"/>
          <w:szCs w:val="22"/>
        </w:rPr>
        <w:t xml:space="preserve">Monitoring </w:t>
      </w:r>
      <w:commentRangeEnd w:id="73"/>
      <w:r w:rsidR="0050082D">
        <w:rPr>
          <w:rStyle w:val="CommentReference"/>
        </w:rPr>
        <w:commentReference w:id="73"/>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41D8BEC0" w14:textId="01AED8BF" w:rsidR="0056080B" w:rsidRDefault="0056080B" w:rsidP="006551EE">
      <w:pPr>
        <w:pStyle w:val="CommentText"/>
        <w:rPr>
          <w:ins w:id="74" w:author="Adrian Stier" w:date="2022-02-15T11:55:00Z"/>
          <w:rFonts w:ascii="Helvetica" w:hAnsi="Helvetica"/>
          <w:i/>
          <w:iCs/>
          <w:sz w:val="22"/>
          <w:szCs w:val="22"/>
        </w:rPr>
      </w:pPr>
    </w:p>
    <w:p w14:paraId="76370287" w14:textId="77777777" w:rsidR="0056080B" w:rsidRPr="00336865" w:rsidRDefault="0056080B" w:rsidP="006551EE">
      <w:pPr>
        <w:pStyle w:val="CommentText"/>
        <w:rPr>
          <w:rFonts w:ascii="Helvetica" w:hAnsi="Helvetica"/>
          <w:i/>
          <w:iCs/>
          <w:sz w:val="22"/>
          <w:szCs w:val="22"/>
        </w:rPr>
      </w:pPr>
    </w:p>
    <w:p w14:paraId="1B96C9A5" w14:textId="2C6D5355" w:rsidR="004352AB" w:rsidRPr="003805EE" w:rsidRDefault="004352AB" w:rsidP="006551EE">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xml:space="preserve">), </w:t>
      </w:r>
      <w:r w:rsidR="003E7E55" w:rsidRPr="00B850B7">
        <w:rPr>
          <w:rFonts w:ascii="Helvetica" w:hAnsi="Helvetica"/>
          <w:sz w:val="22"/>
          <w:szCs w:val="22"/>
        </w:rPr>
        <w:t>and often have to make assumptions about the values</w:t>
      </w:r>
      <w:r w:rsidR="00810974" w:rsidRPr="00B850B7">
        <w:rPr>
          <w:rFonts w:ascii="Helvetica" w:hAnsi="Helvetica"/>
          <w:sz w:val="22"/>
          <w:szCs w:val="22"/>
        </w:rPr>
        <w:t xml:space="preserve"> and uncertainty</w:t>
      </w:r>
      <w:r w:rsidR="003E7E55" w:rsidRPr="00B850B7">
        <w:rPr>
          <w:rFonts w:ascii="Helvetica" w:hAnsi="Helvetica"/>
          <w:sz w:val="22"/>
          <w:szCs w:val="22"/>
        </w:rPr>
        <w:t xml:space="preserve"> of certain life history parameters</w:t>
      </w:r>
      <w:r w:rsidRPr="00B850B7">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B850B7">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B850B7">
        <w:rPr>
          <w:rFonts w:ascii="Helvetica" w:hAnsi="Helvetica"/>
          <w:sz w:val="22"/>
          <w:szCs w:val="22"/>
        </w:rPr>
        <w:t>) is determined by monit</w:t>
      </w:r>
      <w:proofErr w:type="spellStart"/>
      <w:r w:rsidRPr="00B850B7">
        <w:rPr>
          <w:rFonts w:ascii="Helvetica" w:hAnsi="Helvetica"/>
          <w:sz w:val="22"/>
          <w:szCs w:val="22"/>
        </w:rPr>
        <w:t>oring</w:t>
      </w:r>
      <w:proofErr w:type="spellEnd"/>
      <w:r w:rsidRPr="00B850B7">
        <w:rPr>
          <w:rFonts w:ascii="Helvetica" w:hAnsi="Helvetica"/>
          <w:sz w:val="22"/>
          <w:szCs w:val="22"/>
        </w:rPr>
        <w:t xml:space="preserve"> precision</w:t>
      </w:r>
      <w:r w:rsidR="002E6B2A" w:rsidRPr="00B850B7">
        <w:rPr>
          <w:rFonts w:ascii="Helvetica" w:hAnsi="Helvetica"/>
          <w:sz w:val="22"/>
          <w:szCs w:val="22"/>
        </w:rPr>
        <w:t>.</w:t>
      </w:r>
      <w:r w:rsidR="00B15930" w:rsidRPr="00B850B7">
        <w:rPr>
          <w:rFonts w:ascii="Helvetica" w:hAnsi="Helvetica"/>
          <w:sz w:val="22"/>
          <w:szCs w:val="22"/>
        </w:rPr>
        <w:t xml:space="preserve"> </w:t>
      </w:r>
      <w:r w:rsidRPr="00B850B7">
        <w:rPr>
          <w:rFonts w:ascii="Helvetica" w:hAnsi="Helvetica"/>
          <w:sz w:val="22"/>
          <w:szCs w:val="22"/>
        </w:rPr>
        <w:t xml:space="preserve">We </w:t>
      </w:r>
      <w:ins w:id="75" w:author="Adrian Stier" w:date="2022-02-15T12:01:00Z">
        <w:r w:rsidR="00012E26">
          <w:rPr>
            <w:rFonts w:ascii="Helvetica" w:hAnsi="Helvetica"/>
            <w:sz w:val="22"/>
            <w:szCs w:val="22"/>
          </w:rPr>
          <w:t xml:space="preserve">modeled monitoring (observation) error </w:t>
        </w:r>
      </w:ins>
      <w:del w:id="76" w:author="Adrian Stier" w:date="2022-02-15T12:02:00Z">
        <w:r w:rsidRPr="00B850B7" w:rsidDel="00012E26">
          <w:rPr>
            <w:rFonts w:ascii="Helvetica" w:hAnsi="Helvetica"/>
            <w:sz w:val="22"/>
            <w:szCs w:val="22"/>
          </w:rPr>
          <w:delText>assume</w:delText>
        </w:r>
        <w:r w:rsidR="003E4DCD" w:rsidRPr="00B850B7" w:rsidDel="00012E26">
          <w:rPr>
            <w:rFonts w:ascii="Helvetica" w:hAnsi="Helvetica"/>
            <w:sz w:val="22"/>
            <w:szCs w:val="22"/>
          </w:rPr>
          <w:delText>d</w:delText>
        </w:r>
        <w:r w:rsidRPr="00B850B7" w:rsidDel="00012E26">
          <w:rPr>
            <w:rFonts w:ascii="Helvetica" w:hAnsi="Helvetica"/>
            <w:sz w:val="22"/>
            <w:szCs w:val="22"/>
          </w:rPr>
          <w:delText xml:space="preserve"> </w:delText>
        </w:r>
        <w:r w:rsidR="00286628" w:rsidRPr="00B850B7" w:rsidDel="00012E26">
          <w:rPr>
            <w:rFonts w:ascii="Helvetica" w:hAnsi="Helvetica"/>
            <w:sz w:val="22"/>
            <w:szCs w:val="22"/>
          </w:rPr>
          <w:delText xml:space="preserve">that </w:delText>
        </w:r>
        <w:r w:rsidRPr="00B850B7" w:rsidDel="00012E26">
          <w:rPr>
            <w:rFonts w:ascii="Helvetica" w:hAnsi="Helvetica"/>
            <w:sz w:val="22"/>
            <w:szCs w:val="22"/>
          </w:rPr>
          <w:delText>measurem</w:delText>
        </w:r>
        <w:r w:rsidRPr="003805EE" w:rsidDel="00012E26">
          <w:rPr>
            <w:rFonts w:ascii="Helvetica" w:hAnsi="Helvetica"/>
            <w:sz w:val="22"/>
            <w:szCs w:val="22"/>
          </w:rPr>
          <w:delText xml:space="preserve">ent error </w:delText>
        </w:r>
        <w:r w:rsidR="00BF7FB1" w:rsidDel="00012E26">
          <w:rPr>
            <w:rFonts w:ascii="Helvetica" w:hAnsi="Helvetica"/>
            <w:sz w:val="22"/>
            <w:szCs w:val="22"/>
          </w:rPr>
          <w:delText>lowers precision</w:delText>
        </w:r>
        <w:r w:rsidRPr="003805EE" w:rsidDel="00012E26">
          <w:rPr>
            <w:rFonts w:ascii="Helvetica" w:hAnsi="Helvetica"/>
            <w:sz w:val="22"/>
            <w:szCs w:val="22"/>
          </w:rPr>
          <w:delText xml:space="preserve"> but </w:delText>
        </w:r>
        <w:r w:rsidR="00BF7FB1" w:rsidDel="00012E26">
          <w:rPr>
            <w:rFonts w:ascii="Helvetica" w:hAnsi="Helvetica"/>
            <w:sz w:val="22"/>
            <w:szCs w:val="22"/>
          </w:rPr>
          <w:delText>not</w:delText>
        </w:r>
        <w:r w:rsidR="00BF7FB1" w:rsidRPr="003805EE" w:rsidDel="00012E26">
          <w:rPr>
            <w:rFonts w:ascii="Helvetica" w:hAnsi="Helvetica"/>
            <w:sz w:val="22"/>
            <w:szCs w:val="22"/>
          </w:rPr>
          <w:delText xml:space="preserve"> </w:delText>
        </w:r>
        <w:r w:rsidRPr="003805EE" w:rsidDel="00012E26">
          <w:rPr>
            <w:rFonts w:ascii="Helvetica" w:hAnsi="Helvetica"/>
            <w:sz w:val="22"/>
            <w:szCs w:val="22"/>
          </w:rPr>
          <w:delText xml:space="preserve">accuracy, and modeled monitoring error </w:delText>
        </w:r>
      </w:del>
      <w:r w:rsidRPr="003805EE">
        <w:rPr>
          <w:rFonts w:ascii="Helvetica" w:hAnsi="Helvetica"/>
          <w:sz w:val="22"/>
          <w:szCs w:val="22"/>
        </w:rPr>
        <w:t xml:space="preserve">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xml:space="preserve">. </w:t>
      </w:r>
      <w:del w:id="77" w:author="Adrian Stier" w:date="2022-02-17T09:04:00Z">
        <w:r w:rsidR="004B23E1" w:rsidDel="00A76D15">
          <w:rPr>
            <w:rFonts w:ascii="Helvetica" w:hAnsi="Helvetica"/>
            <w:sz w:val="22"/>
            <w:szCs w:val="22"/>
          </w:rPr>
          <w:delText>We did not consider</w:delText>
        </w:r>
        <w:r w:rsidR="007068D6" w:rsidDel="00A76D15">
          <w:rPr>
            <w:rFonts w:ascii="Helvetica" w:hAnsi="Helvetica"/>
            <w:sz w:val="22"/>
            <w:szCs w:val="22"/>
          </w:rPr>
          <w:delText xml:space="preserve"> autocorrelation in estimation errors</w:delText>
        </w:r>
        <w:r w:rsidRPr="003805EE" w:rsidDel="00A76D15">
          <w:rPr>
            <w:rFonts w:ascii="Helvetica" w:hAnsi="Helvetica"/>
            <w:sz w:val="22"/>
            <w:szCs w:val="22"/>
          </w:rPr>
          <w:delText xml:space="preserve">. </w:delText>
        </w:r>
      </w:del>
      <w:r w:rsidRPr="003805EE">
        <w:rPr>
          <w:rFonts w:ascii="Helvetica" w:hAnsi="Helvetica"/>
          <w:sz w:val="22"/>
          <w:szCs w:val="22"/>
        </w:rPr>
        <w:t>The degree of monitoring precision in any given system is generally based on</w:t>
      </w:r>
      <w:del w:id="78" w:author="Adrian Stier" w:date="2022-02-15T12:03:00Z">
        <w:r w:rsidRPr="003805EE" w:rsidDel="00012E26">
          <w:rPr>
            <w:rFonts w:ascii="Helvetica" w:hAnsi="Helvetica"/>
            <w:sz w:val="22"/>
            <w:szCs w:val="22"/>
          </w:rPr>
          <w:delText xml:space="preserve"> the spatial extent, temporal extent, and degree to which monitoring samples are replicated</w:delText>
        </w:r>
      </w:del>
      <w:ins w:id="79" w:author="Adrian Stier" w:date="2022-02-15T12:03:00Z">
        <w:r w:rsidR="00012E26">
          <w:rPr>
            <w:rFonts w:ascii="Helvetica" w:hAnsi="Helvetica"/>
            <w:sz w:val="22"/>
            <w:szCs w:val="22"/>
          </w:rPr>
          <w:t xml:space="preserve"> the spatial and temporal resolution of monitoring relative to the distribution and dynamics of the resource b</w:t>
        </w:r>
      </w:ins>
      <w:ins w:id="80" w:author="Adrian Stier" w:date="2022-02-15T12:04:00Z">
        <w:r w:rsidR="00012E26">
          <w:rPr>
            <w:rFonts w:ascii="Helvetica" w:hAnsi="Helvetica"/>
            <w:sz w:val="22"/>
            <w:szCs w:val="22"/>
          </w:rPr>
          <w:t>eing harvested</w:t>
        </w:r>
      </w:ins>
      <w:r w:rsidRPr="003805EE">
        <w:rPr>
          <w:rFonts w:ascii="Helvetica" w:hAnsi="Helvetica"/>
          <w:sz w:val="22"/>
          <w:szCs w:val="22"/>
        </w:rPr>
        <w:t xml:space="preserve">.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81" w:author="Adrian Stier" w:date="2022-02-17T09:06:00Z">
        <w:r w:rsidR="00A76D15">
          <w:rPr>
            <w:rFonts w:ascii="Helvetica" w:hAnsi="Helvetica"/>
            <w:sz w:val="22"/>
            <w:szCs w:val="22"/>
          </w:rPr>
          <w:t>Note that our</w:t>
        </w:r>
      </w:ins>
      <w:ins w:id="82" w:author="Adrian Stier" w:date="2022-02-17T09:05:00Z">
        <w:r w:rsidR="00A76D15">
          <w:rPr>
            <w:rFonts w:ascii="Helvetica" w:hAnsi="Helvetica"/>
            <w:sz w:val="22"/>
            <w:szCs w:val="22"/>
          </w:rPr>
          <w:t xml:space="preserve"> </w:t>
        </w:r>
      </w:ins>
      <w:ins w:id="83" w:author="Adrian Stier" w:date="2022-02-17T09:06:00Z">
        <w:r w:rsidR="00A76D15">
          <w:rPr>
            <w:rFonts w:ascii="Helvetica" w:hAnsi="Helvetica"/>
            <w:sz w:val="22"/>
            <w:szCs w:val="22"/>
          </w:rPr>
          <w:t xml:space="preserve">simulation of </w:t>
        </w:r>
      </w:ins>
      <w:ins w:id="84" w:author="Adrian Stier" w:date="2022-02-17T09:09:00Z">
        <w:r w:rsidR="00676978">
          <w:rPr>
            <w:rFonts w:ascii="Helvetica" w:hAnsi="Helvetica"/>
            <w:sz w:val="22"/>
            <w:szCs w:val="22"/>
          </w:rPr>
          <w:t xml:space="preserve">variation in </w:t>
        </w:r>
      </w:ins>
      <w:ins w:id="85" w:author="Adrian Stier" w:date="2022-02-17T09:06:00Z">
        <w:r w:rsidR="00A76D15">
          <w:rPr>
            <w:rFonts w:ascii="Helvetica" w:hAnsi="Helvetica"/>
            <w:sz w:val="22"/>
            <w:szCs w:val="22"/>
          </w:rPr>
          <w:t>monitoring is focused</w:t>
        </w:r>
      </w:ins>
      <w:ins w:id="86" w:author="Adrian Stier" w:date="2022-02-17T09:05:00Z">
        <w:r w:rsidR="00A76D15">
          <w:rPr>
            <w:rFonts w:ascii="Helvetica" w:hAnsi="Helvetica"/>
            <w:sz w:val="22"/>
            <w:szCs w:val="22"/>
          </w:rPr>
          <w:t xml:space="preserve"> on precision</w:t>
        </w:r>
      </w:ins>
      <w:ins w:id="87" w:author="Adrian Stier" w:date="2022-02-17T09:09:00Z">
        <w:r w:rsidR="00676978">
          <w:rPr>
            <w:rFonts w:ascii="Helvetica" w:hAnsi="Helvetica"/>
            <w:sz w:val="22"/>
            <w:szCs w:val="22"/>
          </w:rPr>
          <w:t xml:space="preserve"> - </w:t>
        </w:r>
      </w:ins>
      <w:ins w:id="88" w:author="Adrian Stier" w:date="2022-02-17T09:06:00Z">
        <w:r w:rsidR="00A76D15">
          <w:rPr>
            <w:rFonts w:ascii="Helvetica" w:hAnsi="Helvetica"/>
            <w:sz w:val="22"/>
            <w:szCs w:val="22"/>
          </w:rPr>
          <w:t>variation in</w:t>
        </w:r>
      </w:ins>
      <w:ins w:id="89" w:author="Adrian Stier" w:date="2022-02-17T09:07:00Z">
        <w:r w:rsidR="00A76D15">
          <w:rPr>
            <w:rFonts w:ascii="Helvetica" w:hAnsi="Helvetica"/>
            <w:sz w:val="22"/>
            <w:szCs w:val="22"/>
          </w:rPr>
          <w:t xml:space="preserve"> estimated biomass</w:t>
        </w:r>
      </w:ins>
      <w:ins w:id="90" w:author="Adrian Stier" w:date="2022-02-17T09:10:00Z">
        <w:r w:rsidR="00676978">
          <w:rPr>
            <w:rFonts w:ascii="Helvetica" w:hAnsi="Helvetica"/>
            <w:sz w:val="22"/>
            <w:szCs w:val="22"/>
          </w:rPr>
          <w:t xml:space="preserve"> (</w:t>
        </w:r>
      </w:ins>
      <m:oMath>
        <m:sSub>
          <m:sSubPr>
            <m:ctrlPr>
              <w:ins w:id="91" w:author="Adrian Stier" w:date="2022-02-17T09:10:00Z">
                <w:rPr>
                  <w:rFonts w:ascii="Cambria Math" w:hAnsi="Cambria Math"/>
                  <w:i/>
                  <w:sz w:val="22"/>
                  <w:szCs w:val="22"/>
                </w:rPr>
              </w:ins>
            </m:ctrlPr>
          </m:sSubPr>
          <m:e>
            <m:acc>
              <m:accPr>
                <m:ctrlPr>
                  <w:ins w:id="92" w:author="Adrian Stier" w:date="2022-02-17T09:10:00Z">
                    <w:rPr>
                      <w:rFonts w:ascii="Cambria Math" w:hAnsi="Cambria Math"/>
                      <w:i/>
                      <w:sz w:val="22"/>
                      <w:szCs w:val="22"/>
                    </w:rPr>
                  </w:ins>
                </m:ctrlPr>
              </m:accPr>
              <m:e>
                <m:r>
                  <w:ins w:id="93" w:author="Adrian Stier" w:date="2022-02-17T09:10:00Z">
                    <w:rPr>
                      <w:rFonts w:ascii="Cambria Math" w:hAnsi="Cambria Math"/>
                      <w:sz w:val="22"/>
                      <w:szCs w:val="22"/>
                    </w:rPr>
                    <m:t>B</m:t>
                  </w:ins>
                </m:r>
              </m:e>
            </m:acc>
          </m:e>
          <m:sub>
            <m:r>
              <w:ins w:id="94" w:author="Adrian Stier" w:date="2022-02-17T09:10:00Z">
                <w:rPr>
                  <w:rFonts w:ascii="Cambria Math" w:hAnsi="Cambria Math"/>
                  <w:sz w:val="22"/>
                  <w:szCs w:val="22"/>
                </w:rPr>
                <m:t>t</m:t>
              </w:ins>
            </m:r>
          </m:sub>
        </m:sSub>
        <m:r>
          <w:ins w:id="95" w:author="Adrian Stier" w:date="2022-02-17T09:10:00Z">
            <w:rPr>
              <w:rFonts w:ascii="Cambria Math" w:hAnsi="Cambria Math"/>
              <w:sz w:val="22"/>
              <w:szCs w:val="22"/>
            </w:rPr>
            <m:t>)</m:t>
          </w:ins>
        </m:r>
      </m:oMath>
      <w:ins w:id="96" w:author="Adrian Stier" w:date="2022-02-17T09:07:00Z">
        <w:r w:rsidR="00A76D15">
          <w:rPr>
            <w:rFonts w:ascii="Helvetica" w:hAnsi="Helvetica"/>
            <w:sz w:val="22"/>
            <w:szCs w:val="22"/>
          </w:rPr>
          <w:t xml:space="preserve">, </w:t>
        </w:r>
      </w:ins>
      <w:ins w:id="97" w:author="Adrian Stier" w:date="2022-02-17T09:06:00Z">
        <w:r w:rsidR="00A76D15">
          <w:rPr>
            <w:rFonts w:ascii="Helvetica" w:hAnsi="Helvetica"/>
            <w:sz w:val="22"/>
            <w:szCs w:val="22"/>
          </w:rPr>
          <w:t xml:space="preserve">not accuracy </w:t>
        </w:r>
      </w:ins>
      <w:ins w:id="98" w:author="Adrian Stier" w:date="2022-02-17T09:07:00Z">
        <w:r w:rsidR="00A76D15">
          <w:rPr>
            <w:rFonts w:ascii="Helvetica" w:hAnsi="Helvetica"/>
            <w:sz w:val="22"/>
            <w:szCs w:val="22"/>
          </w:rPr>
          <w:t>which would involve also simulating variation in the mean of estimated biomass</w:t>
        </w:r>
      </w:ins>
      <w:ins w:id="99" w:author="Adrian Stier" w:date="2022-02-17T09:10:00Z">
        <w:r w:rsidR="00676978">
          <w:rPr>
            <w:rFonts w:ascii="Helvetica" w:hAnsi="Helvetica"/>
            <w:sz w:val="22"/>
            <w:szCs w:val="22"/>
          </w:rPr>
          <w:t xml:space="preserve"> (</w:t>
        </w:r>
      </w:ins>
      <m:oMath>
        <m:sSub>
          <m:sSubPr>
            <m:ctrlPr>
              <w:ins w:id="100" w:author="Adrian Stier" w:date="2022-02-17T09:10:00Z">
                <w:rPr>
                  <w:rFonts w:ascii="Cambria Math" w:hAnsi="Cambria Math"/>
                  <w:i/>
                  <w:sz w:val="22"/>
                  <w:szCs w:val="22"/>
                </w:rPr>
              </w:ins>
            </m:ctrlPr>
          </m:sSubPr>
          <m:e>
            <m:acc>
              <m:accPr>
                <m:ctrlPr>
                  <w:ins w:id="101" w:author="Adrian Stier" w:date="2022-02-17T09:10:00Z">
                    <w:rPr>
                      <w:rFonts w:ascii="Cambria Math" w:hAnsi="Cambria Math"/>
                      <w:i/>
                      <w:sz w:val="22"/>
                      <w:szCs w:val="22"/>
                    </w:rPr>
                  </w:ins>
                </m:ctrlPr>
              </m:accPr>
              <m:e>
                <m:r>
                  <w:ins w:id="102" w:author="Adrian Stier" w:date="2022-02-17T09:10:00Z">
                    <w:rPr>
                      <w:rFonts w:ascii="Cambria Math" w:hAnsi="Cambria Math"/>
                      <w:sz w:val="22"/>
                      <w:szCs w:val="22"/>
                    </w:rPr>
                    <m:t>B</m:t>
                  </w:ins>
                </m:r>
              </m:e>
            </m:acc>
          </m:e>
          <m:sub>
            <m:r>
              <w:ins w:id="103" w:author="Adrian Stier" w:date="2022-02-17T09:10:00Z">
                <w:rPr>
                  <w:rFonts w:ascii="Cambria Math" w:hAnsi="Cambria Math"/>
                  <w:sz w:val="22"/>
                  <w:szCs w:val="22"/>
                </w:rPr>
                <m:t>t</m:t>
              </w:ins>
            </m:r>
          </m:sub>
        </m:sSub>
      </m:oMath>
      <w:ins w:id="104" w:author="Adrian Stier" w:date="2022-02-17T09:10:00Z">
        <w:r w:rsidR="00676978">
          <w:rPr>
            <w:rFonts w:ascii="Helvetica" w:hAnsi="Helvetica"/>
            <w:sz w:val="22"/>
            <w:szCs w:val="22"/>
          </w:rPr>
          <w:t>)</w:t>
        </w:r>
      </w:ins>
      <w:ins w:id="105" w:author="Adrian Stier" w:date="2022-02-17T09:07:00Z">
        <w:r w:rsidR="00A76D15">
          <w:rPr>
            <w:rFonts w:ascii="Helvetica" w:hAnsi="Helvetica"/>
            <w:sz w:val="22"/>
            <w:szCs w:val="22"/>
          </w:rPr>
          <w:t xml:space="preserve">. </w:t>
        </w:r>
      </w:ins>
      <w:ins w:id="106" w:author="Adrian Stier" w:date="2022-02-17T09:10:00Z">
        <w:r w:rsidR="00CC5AEE">
          <w:rPr>
            <w:rFonts w:ascii="Helvetica" w:hAnsi="Helvetica"/>
            <w:sz w:val="22"/>
            <w:szCs w:val="22"/>
          </w:rPr>
          <w:t>Precision is high when monitoring adequately</w:t>
        </w:r>
      </w:ins>
      <w:ins w:id="107" w:author="Adrian Stier" w:date="2022-02-17T09:11:00Z">
        <w:r w:rsidR="00CC5AEE">
          <w:rPr>
            <w:rFonts w:ascii="Helvetica" w:hAnsi="Helvetica"/>
            <w:sz w:val="22"/>
            <w:szCs w:val="22"/>
          </w:rPr>
          <w:t xml:space="preserve"> captures the spatial and spatiotemporal distribution of the resource.</w:t>
        </w:r>
      </w:ins>
    </w:p>
    <w:p w14:paraId="02C27F3C" w14:textId="77777777" w:rsidR="004352AB" w:rsidRPr="003805EE" w:rsidRDefault="004352AB" w:rsidP="006551EE">
      <w:pPr>
        <w:ind w:firstLine="720"/>
        <w:rPr>
          <w:rFonts w:ascii="Helvetica" w:hAnsi="Helvetica"/>
          <w:sz w:val="22"/>
          <w:szCs w:val="22"/>
        </w:rPr>
      </w:pPr>
    </w:p>
    <w:p w14:paraId="5490F213" w14:textId="77777777" w:rsidR="00336865" w:rsidRPr="00336865" w:rsidRDefault="004352AB" w:rsidP="006551EE">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6551EE">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6551EE">
      <w:pPr>
        <w:rPr>
          <w:rFonts w:ascii="Helvetica" w:hAnsi="Helvetica"/>
          <w:sz w:val="22"/>
          <w:szCs w:val="22"/>
        </w:rPr>
      </w:pPr>
    </w:p>
    <w:p w14:paraId="5387B971" w14:textId="1FED9144"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r w:rsidR="0045684F">
        <w:rPr>
          <w:rFonts w:ascii="Helvetica" w:hAnsi="Helvetica"/>
          <w:sz w:val="22"/>
          <w:szCs w:val="22"/>
        </w:rPr>
        <w:t>,</w:t>
      </w:r>
      <w:r w:rsidR="0045684F">
        <w:rPr>
          <w:rFonts w:ascii="Helvetica" w:hAnsi="Helvetica"/>
          <w:sz w:val="22"/>
          <w:szCs w:val="22"/>
        </w:rPr>
        <w:tab/>
      </w:r>
      <w:r w:rsidRPr="003805EE">
        <w:rPr>
          <w:rFonts w:ascii="Helvetica" w:hAnsi="Helvetica"/>
          <w:sz w:val="22"/>
          <w:szCs w:val="22"/>
        </w:rPr>
        <w:t>(2)</w:t>
      </w:r>
    </w:p>
    <w:p w14:paraId="18E1F952" w14:textId="77777777" w:rsidR="004352AB" w:rsidRPr="003805EE" w:rsidRDefault="004352AB" w:rsidP="006551EE">
      <w:pPr>
        <w:rPr>
          <w:rFonts w:ascii="Helvetica" w:hAnsi="Helvetica"/>
          <w:sz w:val="22"/>
          <w:szCs w:val="22"/>
        </w:rPr>
      </w:pPr>
    </w:p>
    <w:p w14:paraId="30268D64" w14:textId="069049EF" w:rsidR="004352AB" w:rsidRPr="003805EE" w:rsidRDefault="00693745" w:rsidP="006551EE">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6551EE">
      <w:pPr>
        <w:rPr>
          <w:rFonts w:ascii="Helvetica" w:hAnsi="Helvetica"/>
          <w:sz w:val="22"/>
          <w:szCs w:val="22"/>
        </w:rPr>
      </w:pPr>
    </w:p>
    <w:p w14:paraId="0AAE34B0" w14:textId="77777777" w:rsidR="004352AB" w:rsidRPr="003805EE" w:rsidRDefault="004352AB" w:rsidP="006551EE">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6551EE">
      <w:pPr>
        <w:rPr>
          <w:rFonts w:ascii="Helvetica" w:hAnsi="Helvetica"/>
          <w:sz w:val="22"/>
          <w:szCs w:val="22"/>
        </w:rPr>
      </w:pPr>
    </w:p>
    <w:p w14:paraId="646F54CC" w14:textId="77777777" w:rsidR="00555417" w:rsidRPr="003805EE" w:rsidRDefault="004352AB" w:rsidP="006551EE">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6551EE">
      <w:pPr>
        <w:rPr>
          <w:rFonts w:ascii="Helvetica" w:hAnsi="Helvetica"/>
          <w:sz w:val="22"/>
          <w:szCs w:val="22"/>
        </w:rPr>
      </w:pPr>
    </w:p>
    <w:p w14:paraId="524B5884" w14:textId="7ADA2D44" w:rsidR="00555417" w:rsidRPr="003805EE" w:rsidRDefault="009F50EA"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6551EE">
      <w:pPr>
        <w:rPr>
          <w:rFonts w:ascii="Helvetica" w:hAnsi="Helvetica"/>
          <w:sz w:val="22"/>
          <w:szCs w:val="22"/>
        </w:rPr>
      </w:pPr>
    </w:p>
    <w:p w14:paraId="11A17FCB" w14:textId="14BEE347" w:rsidR="004352AB" w:rsidRDefault="008F4F28" w:rsidP="006551EE">
      <w:pPr>
        <w:rPr>
          <w:ins w:id="108" w:author="Adrian Stier" w:date="2022-01-18T05:57:00Z"/>
          <w:rFonts w:ascii="Helvetica" w:hAnsi="Helvetica"/>
          <w:sz w:val="22"/>
          <w:szCs w:val="22"/>
        </w:rPr>
      </w:pPr>
      <w:r>
        <w:rPr>
          <w:rFonts w:ascii="Helvetica" w:hAnsi="Helvetica"/>
          <w:sz w:val="22"/>
          <w:szCs w:val="22"/>
        </w:rPr>
        <w:lastRenderedPageBreak/>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w:t>
      </w:r>
      <w:ins w:id="109" w:author="Adrian Stier" w:date="2022-02-17T10:12:00Z">
        <w:r w:rsidR="00005AC3">
          <w:rPr>
            <w:rFonts w:ascii="Helvetica" w:hAnsi="Helvetica"/>
            <w:sz w:val="22"/>
            <w:szCs w:val="22"/>
          </w:rPr>
          <w:t xml:space="preserve"> </w:t>
        </w:r>
      </w:ins>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2E2F64">
        <w:rPr>
          <w:rFonts w:ascii="Helvetica" w:hAnsi="Helvetica"/>
          <w:sz w:val="22"/>
          <w:szCs w:val="22"/>
        </w:rPr>
        <w:fldChar w:fldCharType="separate"/>
      </w:r>
      <w:r w:rsidR="002E2F64">
        <w:rPr>
          <w:rFonts w:ascii="Helvetica" w:hAnsi="Helvetica"/>
          <w:noProof/>
          <w:sz w:val="22"/>
          <w:szCs w:val="22"/>
        </w:rPr>
        <w:t>[20-22]</w:t>
      </w:r>
      <w:r w:rsidR="002E2F64">
        <w:rPr>
          <w:rFonts w:ascii="Helvetica" w:hAnsi="Helvetica"/>
          <w:sz w:val="22"/>
          <w:szCs w:val="22"/>
        </w:rPr>
        <w:fldChar w:fldCharType="end"/>
      </w:r>
      <w:r w:rsidR="004352AB" w:rsidRPr="003805EE">
        <w:rPr>
          <w:rFonts w:ascii="Helvetica" w:hAnsi="Helvetica"/>
          <w:sz w:val="22"/>
          <w:szCs w:val="22"/>
        </w:rPr>
        <w:t>.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6DE8835B" w14:textId="77777777" w:rsidR="0082735A" w:rsidRPr="003805EE" w:rsidRDefault="0082735A" w:rsidP="006551EE">
      <w:pPr>
        <w:rPr>
          <w:rFonts w:ascii="Helvetica" w:hAnsi="Helvetica"/>
          <w:sz w:val="22"/>
          <w:szCs w:val="22"/>
        </w:rPr>
      </w:pPr>
    </w:p>
    <w:p w14:paraId="73586B8C" w14:textId="66C6402D" w:rsidR="004713BE" w:rsidRPr="003805EE" w:rsidDel="0082735A" w:rsidRDefault="004713BE" w:rsidP="006551EE">
      <w:pPr>
        <w:rPr>
          <w:del w:id="110" w:author="Adrian Stier" w:date="2022-01-18T05:57:00Z"/>
          <w:rFonts w:ascii="Helvetica" w:hAnsi="Helvetica"/>
          <w:sz w:val="22"/>
          <w:szCs w:val="22"/>
        </w:rPr>
      </w:pPr>
    </w:p>
    <w:p w14:paraId="351728CD" w14:textId="4310B1B1" w:rsidR="004352AB" w:rsidRPr="003805EE" w:rsidRDefault="009F50EA" w:rsidP="006551EE">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6551EE">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6551EE">
      <w:pPr>
        <w:rPr>
          <w:rFonts w:ascii="Helvetica" w:hAnsi="Helvetica"/>
          <w:sz w:val="22"/>
          <w:szCs w:val="22"/>
        </w:rPr>
      </w:pPr>
    </w:p>
    <w:p w14:paraId="454BB25C" w14:textId="5F59C69C"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6551EE">
      <w:pPr>
        <w:rPr>
          <w:rFonts w:ascii="Helvetica" w:hAnsi="Helvetica"/>
          <w:sz w:val="22"/>
          <w:szCs w:val="22"/>
        </w:rPr>
      </w:pPr>
    </w:p>
    <w:p w14:paraId="0E27F355" w14:textId="77777777" w:rsidR="004352AB" w:rsidRPr="003805EE" w:rsidRDefault="004352AB" w:rsidP="006551EE">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6551EE">
      <w:pPr>
        <w:rPr>
          <w:rFonts w:ascii="Helvetica" w:hAnsi="Helvetica"/>
          <w:sz w:val="22"/>
          <w:szCs w:val="22"/>
        </w:rPr>
      </w:pPr>
    </w:p>
    <w:p w14:paraId="4B987766" w14:textId="7160E446" w:rsidR="004352AB" w:rsidRPr="003805EE" w:rsidRDefault="009F50EA"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6551EE">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6551EE">
      <w:pPr>
        <w:rPr>
          <w:rFonts w:ascii="Helvetica" w:hAnsi="Helvetica"/>
          <w:sz w:val="22"/>
          <w:szCs w:val="22"/>
        </w:rPr>
      </w:pPr>
    </w:p>
    <w:p w14:paraId="14114F33" w14:textId="0BDA30C0"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Del="009D1A67" w:rsidRDefault="004352AB" w:rsidP="006551EE">
      <w:pPr>
        <w:tabs>
          <w:tab w:val="left" w:pos="8640"/>
        </w:tabs>
        <w:rPr>
          <w:del w:id="111" w:author="Adrian Stier" w:date="2022-01-18T06:05:00Z"/>
          <w:rFonts w:ascii="Helvetica" w:hAnsi="Helvetica"/>
          <w:sz w:val="22"/>
          <w:szCs w:val="22"/>
        </w:rPr>
      </w:pPr>
    </w:p>
    <w:p w14:paraId="1983A923" w14:textId="77777777" w:rsidR="0082735A" w:rsidRDefault="0082735A" w:rsidP="0082735A">
      <w:pPr>
        <w:rPr>
          <w:ins w:id="112" w:author="Adrian Stier" w:date="2022-01-18T05:58:00Z"/>
          <w:rFonts w:ascii="Helvetica" w:hAnsi="Helvetica"/>
          <w:sz w:val="22"/>
          <w:szCs w:val="22"/>
        </w:rPr>
      </w:pPr>
    </w:p>
    <w:p w14:paraId="55C48EA9" w14:textId="4E9F6F20" w:rsidR="004352AB" w:rsidRDefault="004352AB" w:rsidP="006551EE">
      <w:pPr>
        <w:rPr>
          <w:ins w:id="113" w:author="Adrian Stier" w:date="2022-01-18T06:05:00Z"/>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5576F192" w14:textId="0419838F" w:rsidR="009D1A67" w:rsidRDefault="009D1A67" w:rsidP="006551EE">
      <w:pPr>
        <w:rPr>
          <w:ins w:id="114" w:author="Adrian Stier" w:date="2022-01-18T06:05:00Z"/>
          <w:rFonts w:ascii="Helvetica" w:hAnsi="Helvetica"/>
          <w:sz w:val="22"/>
          <w:szCs w:val="22"/>
        </w:rPr>
      </w:pPr>
    </w:p>
    <w:p w14:paraId="775BCA9B" w14:textId="3695F4E9" w:rsidR="009D1A67" w:rsidRDefault="00973CDC" w:rsidP="009D1A67">
      <w:pPr>
        <w:rPr>
          <w:ins w:id="115" w:author="Adrian Stier" w:date="2022-01-18T06:05:00Z"/>
          <w:rFonts w:ascii="Helvetica" w:hAnsi="Helvetica"/>
          <w:sz w:val="22"/>
          <w:szCs w:val="22"/>
        </w:rPr>
      </w:pPr>
      <w:ins w:id="116" w:author="Adrian Stier" w:date="2022-01-18T06:12:00Z">
        <w:r>
          <w:rPr>
            <w:rFonts w:ascii="Helvetica" w:hAnsi="Helvetica"/>
            <w:sz w:val="22"/>
            <w:szCs w:val="22"/>
          </w:rPr>
          <w:t>We</w:t>
        </w:r>
      </w:ins>
      <w:ins w:id="117" w:author="Adrian Stier" w:date="2022-01-18T06:05:00Z">
        <w:r w:rsidR="009D1A67">
          <w:rPr>
            <w:rFonts w:ascii="Helvetica" w:hAnsi="Helvetica"/>
            <w:sz w:val="22"/>
            <w:szCs w:val="22"/>
          </w:rPr>
          <w:t xml:space="preserve"> </w:t>
        </w:r>
      </w:ins>
      <w:ins w:id="118" w:author="Adrian Stier" w:date="2022-01-18T06:12:00Z">
        <w:r>
          <w:rPr>
            <w:rFonts w:ascii="Helvetica" w:hAnsi="Helvetica"/>
            <w:sz w:val="22"/>
            <w:szCs w:val="22"/>
          </w:rPr>
          <w:t>considered</w:t>
        </w:r>
      </w:ins>
      <w:ins w:id="119" w:author="Adrian Stier" w:date="2022-01-18T06:05:00Z">
        <w:r w:rsidR="009D1A67">
          <w:rPr>
            <w:rFonts w:ascii="Helvetica" w:hAnsi="Helvetica"/>
            <w:sz w:val="22"/>
            <w:szCs w:val="22"/>
          </w:rPr>
          <w:t xml:space="preserve"> variation in </w:t>
        </w:r>
      </w:ins>
      <w:ins w:id="120" w:author="Adrian Stier" w:date="2022-01-18T06:07:00Z">
        <w:r w:rsidR="004E341B">
          <w:rPr>
            <w:rFonts w:ascii="Helvetica" w:hAnsi="Helvetica"/>
            <w:sz w:val="22"/>
            <w:szCs w:val="22"/>
          </w:rPr>
          <w:t xml:space="preserve">harvest pressure that </w:t>
        </w:r>
      </w:ins>
      <w:ins w:id="121" w:author="Adrian Stier" w:date="2022-01-18T06:16:00Z">
        <w:r w:rsidR="00D967AB">
          <w:rPr>
            <w:rFonts w:ascii="Helvetica" w:hAnsi="Helvetica"/>
            <w:sz w:val="22"/>
            <w:szCs w:val="22"/>
          </w:rPr>
          <w:t xml:space="preserve">was </w:t>
        </w:r>
      </w:ins>
      <w:ins w:id="122" w:author="Adrian Stier" w:date="2022-01-18T06:11:00Z">
        <w:r>
          <w:rPr>
            <w:rFonts w:ascii="Helvetica" w:hAnsi="Helvetica"/>
            <w:sz w:val="22"/>
            <w:szCs w:val="22"/>
          </w:rPr>
          <w:t>both</w:t>
        </w:r>
      </w:ins>
      <w:ins w:id="123" w:author="Adrian Stier" w:date="2022-01-18T06:07:00Z">
        <w:r w:rsidR="004E341B">
          <w:rPr>
            <w:rFonts w:ascii="Helvetica" w:hAnsi="Helvetica"/>
            <w:sz w:val="22"/>
            <w:szCs w:val="22"/>
          </w:rPr>
          <w:t xml:space="preserve"> less than </w:t>
        </w:r>
      </w:ins>
      <w:ins w:id="124" w:author="Adrian Stier" w:date="2022-01-18T06:08:00Z">
        <w:r w:rsidR="004E341B">
          <w:rPr>
            <w:rFonts w:ascii="Helvetica" w:hAnsi="Helvetica"/>
            <w:sz w:val="22"/>
            <w:szCs w:val="22"/>
          </w:rPr>
          <w:t xml:space="preserve">and greater than harvest rate at maximum sustainable yield </w:t>
        </w:r>
      </w:ins>
      <w:ins w:id="125" w:author="Adrian Stier" w:date="2022-01-18T06:12:00Z">
        <w:r>
          <w:rPr>
            <w:rFonts w:ascii="Helvetica" w:hAnsi="Helvetica"/>
            <w:sz w:val="22"/>
            <w:szCs w:val="22"/>
          </w:rPr>
          <w:t>by</w:t>
        </w:r>
      </w:ins>
      <w:ins w:id="126" w:author="Adrian Stier" w:date="2022-01-18T06:08:00Z">
        <w:r w:rsidR="004E341B">
          <w:rPr>
            <w:rFonts w:ascii="Helvetica" w:hAnsi="Helvetica"/>
            <w:sz w:val="22"/>
            <w:szCs w:val="22"/>
          </w:rPr>
          <w:t xml:space="preserve"> </w:t>
        </w:r>
      </w:ins>
      <w:ins w:id="127" w:author="Adrian Stier" w:date="2022-01-18T06:05:00Z">
        <w:r w:rsidR="009D1A67">
          <w:rPr>
            <w:rFonts w:ascii="Helvetica" w:hAnsi="Helvetica"/>
            <w:sz w:val="22"/>
            <w:szCs w:val="22"/>
          </w:rPr>
          <w:t>defi</w:t>
        </w:r>
      </w:ins>
      <w:ins w:id="128" w:author="Adrian Stier" w:date="2022-01-18T06:12:00Z">
        <w:r>
          <w:rPr>
            <w:rFonts w:ascii="Helvetica" w:hAnsi="Helvetica"/>
            <w:sz w:val="22"/>
            <w:szCs w:val="22"/>
          </w:rPr>
          <w:t>ning</w:t>
        </w:r>
      </w:ins>
      <w:ins w:id="129" w:author="Adrian Stier" w:date="2022-01-18T06:05:00Z">
        <w:r w:rsidR="009D1A67">
          <w:rPr>
            <w:rFonts w:ascii="Helvetica" w:hAnsi="Helvetica"/>
            <w:sz w:val="22"/>
            <w:szCs w:val="22"/>
          </w:rPr>
          <w:t xml:space="preserve"> maximum harvest rate (</w:t>
        </w:r>
      </w:ins>
      <m:oMath>
        <m:sSub>
          <m:sSubPr>
            <m:ctrlPr>
              <w:ins w:id="130" w:author="Adrian Stier" w:date="2022-01-18T06:05:00Z">
                <w:rPr>
                  <w:rFonts w:ascii="Cambria Math" w:hAnsi="Cambria Math"/>
                  <w:i/>
                  <w:sz w:val="22"/>
                  <w:szCs w:val="22"/>
                </w:rPr>
              </w:ins>
            </m:ctrlPr>
          </m:sSubPr>
          <m:e>
            <m:r>
              <w:ins w:id="131" w:author="Adrian Stier" w:date="2022-01-18T06:05:00Z">
                <w:rPr>
                  <w:rFonts w:ascii="Cambria Math" w:hAnsi="Cambria Math"/>
                  <w:sz w:val="22"/>
                  <w:szCs w:val="22"/>
                </w:rPr>
                <m:t>H</m:t>
              </w:ins>
            </m:r>
          </m:e>
          <m:sub>
            <m:r>
              <w:ins w:id="132" w:author="Adrian Stier" w:date="2022-01-18T06:05:00Z">
                <w:rPr>
                  <w:rFonts w:ascii="Cambria Math" w:hAnsi="Cambria Math"/>
                  <w:sz w:val="22"/>
                  <w:szCs w:val="22"/>
                </w:rPr>
                <m:t>max</m:t>
              </w:ins>
            </m:r>
          </m:sub>
        </m:sSub>
      </m:oMath>
      <w:ins w:id="133" w:author="Adrian Stier" w:date="2022-01-18T06:05:00Z">
        <w:r w:rsidR="009D1A67">
          <w:rPr>
            <w:rFonts w:ascii="Helvetica" w:hAnsi="Helvetica"/>
            <w:sz w:val="22"/>
            <w:szCs w:val="22"/>
          </w:rPr>
          <w:t xml:space="preserve">) as a </w:t>
        </w:r>
      </w:ins>
      <w:ins w:id="134" w:author="Adrian Stier" w:date="2022-01-18T06:08:00Z">
        <w:r w:rsidR="004E341B">
          <w:rPr>
            <w:rFonts w:ascii="Helvetica" w:hAnsi="Helvetica"/>
            <w:sz w:val="22"/>
            <w:szCs w:val="22"/>
          </w:rPr>
          <w:t>proportion</w:t>
        </w:r>
      </w:ins>
      <w:ins w:id="135" w:author="Adrian Stier" w:date="2022-01-18T06:05:00Z">
        <w:r w:rsidR="009D1A67">
          <w:rPr>
            <w:rFonts w:ascii="Helvetica" w:hAnsi="Helvetica"/>
            <w:sz w:val="22"/>
            <w:szCs w:val="22"/>
          </w:rPr>
          <w:t xml:space="preserve"> (</w:t>
        </w:r>
      </w:ins>
      <m:oMath>
        <m:r>
          <w:ins w:id="136" w:author="Adrian Stier" w:date="2022-01-18T06:08:00Z">
            <w:rPr>
              <w:rFonts w:ascii="Cambria Math" w:hAnsi="Cambria Math"/>
              <w:sz w:val="22"/>
              <w:szCs w:val="22"/>
            </w:rPr>
            <m:t>p</m:t>
          </w:ins>
        </m:r>
      </m:oMath>
      <w:ins w:id="137" w:author="Adrian Stier" w:date="2022-01-18T06:05:00Z">
        <w:r w:rsidR="009D1A67">
          <w:rPr>
            <w:rFonts w:ascii="Helvetica" w:hAnsi="Helvetica"/>
            <w:sz w:val="22"/>
            <w:szCs w:val="22"/>
          </w:rPr>
          <w:t xml:space="preserve">) of the harvest rate at </w:t>
        </w:r>
      </w:ins>
      <w:ins w:id="138" w:author="Adrian Stier" w:date="2022-01-18T06:08:00Z">
        <w:r w:rsidR="004E341B">
          <w:rPr>
            <w:rFonts w:ascii="Helvetica" w:hAnsi="Helvetica"/>
            <w:sz w:val="22"/>
            <w:szCs w:val="22"/>
          </w:rPr>
          <w:t>maximum</w:t>
        </w:r>
      </w:ins>
      <w:ins w:id="139" w:author="Adrian Stier" w:date="2022-01-18T06:05:00Z">
        <w:r w:rsidR="009D1A67">
          <w:rPr>
            <w:rFonts w:ascii="Helvetica" w:hAnsi="Helvetica"/>
            <w:sz w:val="22"/>
            <w:szCs w:val="22"/>
          </w:rPr>
          <w:t xml:space="preserve"> sustainable yield (</w:t>
        </w:r>
      </w:ins>
      <m:oMath>
        <m:sSub>
          <m:sSubPr>
            <m:ctrlPr>
              <w:ins w:id="140" w:author="Adrian Stier" w:date="2022-01-18T06:05:00Z">
                <w:rPr>
                  <w:rFonts w:ascii="Cambria Math" w:hAnsi="Cambria Math"/>
                  <w:i/>
                  <w:sz w:val="22"/>
                  <w:szCs w:val="22"/>
                </w:rPr>
              </w:ins>
            </m:ctrlPr>
          </m:sSubPr>
          <m:e>
            <m:r>
              <w:ins w:id="141" w:author="Adrian Stier" w:date="2022-01-18T06:05:00Z">
                <w:rPr>
                  <w:rFonts w:ascii="Cambria Math" w:hAnsi="Cambria Math"/>
                  <w:sz w:val="22"/>
                  <w:szCs w:val="22"/>
                </w:rPr>
                <m:t>H</m:t>
              </w:ins>
            </m:r>
          </m:e>
          <m:sub>
            <m:r>
              <w:ins w:id="142" w:author="Adrian Stier" w:date="2022-01-18T06:05:00Z">
                <w:rPr>
                  <w:rFonts w:ascii="Cambria Math" w:hAnsi="Cambria Math"/>
                  <w:sz w:val="22"/>
                  <w:szCs w:val="22"/>
                </w:rPr>
                <m:t>MSY</m:t>
              </w:ins>
            </m:r>
          </m:sub>
        </m:sSub>
      </m:oMath>
      <w:ins w:id="143" w:author="Adrian Stier" w:date="2022-01-18T06:05:00Z">
        <w:r w:rsidR="009D1A67">
          <w:rPr>
            <w:rFonts w:ascii="Helvetica" w:hAnsi="Helvetica"/>
            <w:sz w:val="22"/>
            <w:szCs w:val="22"/>
          </w:rPr>
          <w:t xml:space="preserve">): </w:t>
        </w:r>
      </w:ins>
    </w:p>
    <w:p w14:paraId="17788DE7" w14:textId="77777777" w:rsidR="009D1A67" w:rsidRDefault="009D1A67" w:rsidP="009D1A67">
      <w:pPr>
        <w:rPr>
          <w:ins w:id="144" w:author="Adrian Stier" w:date="2022-01-18T06:05:00Z"/>
          <w:rFonts w:ascii="Helvetica" w:hAnsi="Helvetica"/>
          <w:sz w:val="22"/>
          <w:szCs w:val="22"/>
        </w:rPr>
      </w:pPr>
    </w:p>
    <w:p w14:paraId="06E8987C" w14:textId="3BFB04D9" w:rsidR="009D1A67" w:rsidRPr="009D1A67" w:rsidRDefault="009F50EA" w:rsidP="009D1A67">
      <w:pPr>
        <w:tabs>
          <w:tab w:val="left" w:pos="8640"/>
        </w:tabs>
        <w:rPr>
          <w:ins w:id="145" w:author="Adrian Stier" w:date="2022-01-18T06:05:00Z"/>
          <w:rFonts w:ascii="Helvetica" w:hAnsi="Helvetica"/>
          <w:sz w:val="22"/>
          <w:szCs w:val="22"/>
        </w:rPr>
      </w:pPr>
      <m:oMath>
        <m:sSub>
          <m:sSubPr>
            <m:ctrlPr>
              <w:ins w:id="146" w:author="Adrian Stier" w:date="2022-01-18T06:05:00Z">
                <w:rPr>
                  <w:rFonts w:ascii="Cambria Math" w:hAnsi="Cambria Math"/>
                  <w:i/>
                  <w:sz w:val="22"/>
                  <w:szCs w:val="22"/>
                </w:rPr>
              </w:ins>
            </m:ctrlPr>
          </m:sSubPr>
          <m:e>
            <m:r>
              <w:ins w:id="147" w:author="Adrian Stier" w:date="2022-01-18T06:05:00Z">
                <w:rPr>
                  <w:rFonts w:ascii="Cambria Math" w:hAnsi="Cambria Math"/>
                  <w:sz w:val="22"/>
                  <w:szCs w:val="22"/>
                </w:rPr>
                <m:t>H</m:t>
              </w:ins>
            </m:r>
          </m:e>
          <m:sub>
            <m:r>
              <w:ins w:id="148" w:author="Adrian Stier" w:date="2022-01-18T06:05:00Z">
                <w:rPr>
                  <w:rFonts w:ascii="Cambria Math" w:hAnsi="Cambria Math"/>
                  <w:sz w:val="22"/>
                  <w:szCs w:val="22"/>
                </w:rPr>
                <m:t>max</m:t>
              </w:ins>
            </m:r>
          </m:sub>
        </m:sSub>
        <m:r>
          <w:ins w:id="149" w:author="Adrian Stier" w:date="2022-01-18T06:05:00Z">
            <w:rPr>
              <w:rFonts w:ascii="Cambria Math" w:hAnsi="Cambria Math"/>
              <w:sz w:val="22"/>
              <w:szCs w:val="22"/>
            </w:rPr>
            <m:t xml:space="preserve">= </m:t>
          </w:ins>
        </m:r>
        <m:sSub>
          <m:sSubPr>
            <m:ctrlPr>
              <w:ins w:id="150" w:author="Adrian Stier" w:date="2022-01-18T06:05:00Z">
                <w:rPr>
                  <w:rFonts w:ascii="Cambria Math" w:hAnsi="Cambria Math"/>
                  <w:i/>
                  <w:sz w:val="22"/>
                  <w:szCs w:val="22"/>
                </w:rPr>
              </w:ins>
            </m:ctrlPr>
          </m:sSubPr>
          <m:e>
            <m:r>
              <w:ins w:id="151" w:author="Adrian Stier" w:date="2022-01-18T06:05:00Z">
                <w:rPr>
                  <w:rFonts w:ascii="Cambria Math" w:hAnsi="Cambria Math"/>
                  <w:sz w:val="22"/>
                  <w:szCs w:val="22"/>
                </w:rPr>
                <m:t>pH</m:t>
              </w:ins>
            </m:r>
          </m:e>
          <m:sub>
            <m:r>
              <w:ins w:id="152" w:author="Adrian Stier" w:date="2022-01-18T06:05:00Z">
                <w:rPr>
                  <w:rFonts w:ascii="Cambria Math" w:hAnsi="Cambria Math"/>
                  <w:sz w:val="22"/>
                  <w:szCs w:val="22"/>
                </w:rPr>
                <m:t>MSY</m:t>
              </w:ins>
            </m:r>
          </m:sub>
        </m:sSub>
      </m:oMath>
      <w:ins w:id="153" w:author="Adrian Stier" w:date="2022-01-18T06:16:00Z">
        <w:r w:rsidR="00D967AB">
          <w:rPr>
            <w:rFonts w:ascii="Helvetica" w:hAnsi="Helvetica"/>
            <w:sz w:val="22"/>
            <w:szCs w:val="22"/>
          </w:rPr>
          <w:t>.</w:t>
        </w:r>
      </w:ins>
      <w:ins w:id="154" w:author="Adrian Stier" w:date="2022-01-18T06:05:00Z">
        <w:r w:rsidR="009D1A67">
          <w:rPr>
            <w:rFonts w:ascii="Helvetica" w:hAnsi="Helvetica"/>
            <w:sz w:val="22"/>
            <w:szCs w:val="22"/>
          </w:rPr>
          <w:tab/>
          <w:t>(9)</w:t>
        </w:r>
      </w:ins>
    </w:p>
    <w:p w14:paraId="61D8C217" w14:textId="77777777" w:rsidR="009D1A67" w:rsidRPr="003805EE" w:rsidDel="00894A75" w:rsidRDefault="009D1A67" w:rsidP="006551EE">
      <w:pPr>
        <w:rPr>
          <w:del w:id="155" w:author="Adrian Stier" w:date="2022-01-18T06:19:00Z"/>
          <w:rFonts w:ascii="Helvetica" w:hAnsi="Helvetica"/>
          <w:sz w:val="22"/>
          <w:szCs w:val="22"/>
        </w:rPr>
      </w:pPr>
    </w:p>
    <w:p w14:paraId="635F088D" w14:textId="77777777" w:rsidR="00D967AB" w:rsidRPr="003805EE" w:rsidRDefault="00D967AB" w:rsidP="006551EE">
      <w:pPr>
        <w:rPr>
          <w:rFonts w:ascii="Helvetica" w:hAnsi="Helvetica"/>
          <w:sz w:val="22"/>
          <w:szCs w:val="22"/>
        </w:rPr>
      </w:pPr>
    </w:p>
    <w:p w14:paraId="7D429598" w14:textId="77777777" w:rsidR="00336865" w:rsidRPr="00336865" w:rsidRDefault="007F61D2" w:rsidP="006551EE">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506A7DFC" w:rsidR="00CD565E" w:rsidRPr="003805EE" w:rsidRDefault="00EE63D8" w:rsidP="006551EE">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2E2F64">
        <w:rPr>
          <w:rFonts w:ascii="Helvetica" w:hAnsi="Helvetica"/>
          <w:sz w:val="22"/>
          <w:szCs w:val="22"/>
        </w:rPr>
        <w:instrText xml:space="preserve"> ADDIN EN.CITE &lt;EndNote&gt;&lt;Cite&gt;&lt;Author&gt;Clark&lt;/Author&gt;&lt;Year&gt;1974&lt;/Year&gt;&lt;RecNum&gt;6503&lt;/RecNum&gt;&lt;DisplayText&gt;[23]&lt;/DisplayText&gt;&lt;record&gt;&lt;rec-number&gt;6503&lt;/rec-number&gt;&lt;foreign-keys&gt;&lt;key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2E2F64">
        <w:rPr>
          <w:rFonts w:ascii="Helvetica" w:hAnsi="Helvetica"/>
          <w:noProof/>
          <w:sz w:val="22"/>
          <w:szCs w:val="22"/>
        </w:rPr>
        <w:t>[23]</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6551EE">
      <w:pPr>
        <w:rPr>
          <w:rFonts w:ascii="Helvetica" w:hAnsi="Helvetica"/>
          <w:sz w:val="22"/>
          <w:szCs w:val="22"/>
        </w:rPr>
      </w:pPr>
    </w:p>
    <w:p w14:paraId="68717DBD" w14:textId="74E6D00F" w:rsidR="00CD565E" w:rsidRPr="003805EE" w:rsidRDefault="006B5E99"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=φ</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del w:id="156" w:author="Adrian Stier" w:date="2022-01-18T06:08:00Z">
        <w:r w:rsidR="00555417" w:rsidRPr="003805EE" w:rsidDel="004E341B">
          <w:rPr>
            <w:rFonts w:ascii="Helvetica" w:hAnsi="Helvetica"/>
            <w:sz w:val="22"/>
            <w:szCs w:val="22"/>
          </w:rPr>
          <w:delText>9</w:delText>
        </w:r>
      </w:del>
      <w:ins w:id="157" w:author="Adrian Stier" w:date="2022-01-18T06:08:00Z">
        <w:r w:rsidR="004E341B">
          <w:rPr>
            <w:rFonts w:ascii="Helvetica" w:hAnsi="Helvetica"/>
            <w:sz w:val="22"/>
            <w:szCs w:val="22"/>
          </w:rPr>
          <w:t>10</w:t>
        </w:r>
      </w:ins>
      <w:r w:rsidR="00CD565E" w:rsidRPr="003805EE">
        <w:rPr>
          <w:rFonts w:ascii="Helvetica" w:hAnsi="Helvetica"/>
          <w:sz w:val="22"/>
          <w:szCs w:val="22"/>
        </w:rPr>
        <w:t>)</w:t>
      </w:r>
    </w:p>
    <w:p w14:paraId="23508DDC" w14:textId="77777777" w:rsidR="00CD565E" w:rsidRPr="003805EE" w:rsidRDefault="00CD565E" w:rsidP="006551EE">
      <w:pPr>
        <w:rPr>
          <w:rFonts w:ascii="Helvetica" w:hAnsi="Helvetica"/>
          <w:sz w:val="22"/>
          <w:szCs w:val="22"/>
        </w:rPr>
      </w:pPr>
    </w:p>
    <w:p w14:paraId="598787DC" w14:textId="42332EC8" w:rsidR="004F6D9D" w:rsidRPr="003805EE" w:rsidRDefault="006B5E99" w:rsidP="006551EE">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φ</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6551EE">
      <w:pPr>
        <w:rPr>
          <w:rFonts w:ascii="Helvetica" w:hAnsi="Helvetica"/>
          <w:sz w:val="22"/>
          <w:szCs w:val="22"/>
        </w:rPr>
      </w:pPr>
    </w:p>
    <w:p w14:paraId="1B047948" w14:textId="249B1050" w:rsidR="004F6D9D" w:rsidRPr="003805EE" w:rsidRDefault="00B60AEC"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del w:id="158" w:author="Adrian Stier" w:date="2022-01-18T06:08:00Z">
        <w:r w:rsidR="00555417" w:rsidRPr="003805EE" w:rsidDel="004E341B">
          <w:rPr>
            <w:rFonts w:ascii="Helvetica" w:hAnsi="Helvetica"/>
            <w:sz w:val="22"/>
            <w:szCs w:val="22"/>
          </w:rPr>
          <w:delText>10</w:delText>
        </w:r>
      </w:del>
      <w:ins w:id="159" w:author="Adrian Stier" w:date="2022-01-18T06:08:00Z">
        <w:r w:rsidR="004E341B" w:rsidRPr="003805EE">
          <w:rPr>
            <w:rFonts w:ascii="Helvetica" w:hAnsi="Helvetica"/>
            <w:sz w:val="22"/>
            <w:szCs w:val="22"/>
          </w:rPr>
          <w:t>1</w:t>
        </w:r>
        <w:r w:rsidR="004E341B">
          <w:rPr>
            <w:rFonts w:ascii="Helvetica" w:hAnsi="Helvetica"/>
            <w:sz w:val="22"/>
            <w:szCs w:val="22"/>
          </w:rPr>
          <w:t>1</w:t>
        </w:r>
      </w:ins>
      <w:r w:rsidR="004F6D9D" w:rsidRPr="003805EE">
        <w:rPr>
          <w:rFonts w:ascii="Helvetica" w:hAnsi="Helvetica"/>
          <w:sz w:val="22"/>
          <w:szCs w:val="22"/>
        </w:rPr>
        <w:t>)</w:t>
      </w:r>
    </w:p>
    <w:p w14:paraId="02838321" w14:textId="77777777" w:rsidR="004F6D9D" w:rsidRPr="003805EE" w:rsidRDefault="004F6D9D" w:rsidP="006551EE">
      <w:pPr>
        <w:rPr>
          <w:rFonts w:ascii="Helvetica" w:hAnsi="Helvetica"/>
          <w:sz w:val="22"/>
          <w:szCs w:val="22"/>
        </w:rPr>
      </w:pPr>
    </w:p>
    <w:p w14:paraId="5389506E" w14:textId="5781FAA4" w:rsidR="002621A5" w:rsidRPr="003805EE" w:rsidRDefault="00103088" w:rsidP="006551EE">
      <w:pPr>
        <w:rPr>
          <w:rFonts w:ascii="Helvetica" w:hAnsi="Helvetica"/>
          <w:sz w:val="22"/>
          <w:szCs w:val="22"/>
        </w:rPr>
      </w:pPr>
      <w:r w:rsidRPr="003805EE">
        <w:rPr>
          <w:rFonts w:ascii="Helvetica" w:hAnsi="Helvetica"/>
          <w:sz w:val="22"/>
          <w:szCs w:val="22"/>
        </w:rPr>
        <w:lastRenderedPageBreak/>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6551EE">
      <w:pPr>
        <w:rPr>
          <w:rFonts w:ascii="Helvetica" w:hAnsi="Helvetica"/>
          <w:sz w:val="22"/>
          <w:szCs w:val="22"/>
        </w:rPr>
      </w:pPr>
    </w:p>
    <w:p w14:paraId="50E6A94A" w14:textId="62F4076E" w:rsidR="002621A5" w:rsidRPr="003805EE" w:rsidRDefault="00D37D10"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ins w:id="160" w:author="Adrian Stier" w:date="2022-01-18T06:08:00Z">
        <w:r w:rsidR="004E341B">
          <w:rPr>
            <w:rFonts w:ascii="Helvetica" w:hAnsi="Helvetica"/>
            <w:sz w:val="22"/>
            <w:szCs w:val="22"/>
          </w:rPr>
          <w:t>2</w:t>
        </w:r>
      </w:ins>
      <w:del w:id="161" w:author="Adrian Stier" w:date="2022-01-18T06:08:00Z">
        <w:r w:rsidR="00555417" w:rsidRPr="003805EE" w:rsidDel="004E341B">
          <w:rPr>
            <w:rFonts w:ascii="Helvetica" w:hAnsi="Helvetica"/>
            <w:sz w:val="22"/>
            <w:szCs w:val="22"/>
          </w:rPr>
          <w:delText>1</w:delText>
        </w:r>
      </w:del>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6551EE">
      <w:pPr>
        <w:rPr>
          <w:rFonts w:ascii="Helvetica" w:hAnsi="Helvetica"/>
          <w:sz w:val="22"/>
          <w:szCs w:val="22"/>
        </w:rPr>
      </w:pPr>
    </w:p>
    <w:p w14:paraId="7D70D97A" w14:textId="512EFEE7" w:rsidR="002621A5" w:rsidRDefault="00615385" w:rsidP="006551EE">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ins w:id="162" w:author="Adrian Stier" w:date="2022-02-15T12:04:00Z">
        <w:r w:rsidR="0004583F">
          <w:rPr>
            <w:rFonts w:ascii="Helvetica" w:hAnsi="Helvetica"/>
            <w:sz w:val="22"/>
            <w:szCs w:val="22"/>
          </w:rPr>
          <w:t xml:space="preserve"> a</w:t>
        </w:r>
      </w:ins>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6551EE">
      <w:pPr>
        <w:rPr>
          <w:rFonts w:ascii="Helvetica" w:hAnsi="Helvetica"/>
          <w:sz w:val="22"/>
          <w:szCs w:val="22"/>
        </w:rPr>
      </w:pPr>
    </w:p>
    <w:p w14:paraId="4FDA4DE7" w14:textId="46540AA1" w:rsidR="002621A5" w:rsidRPr="003805EE" w:rsidRDefault="009F50EA" w:rsidP="006551EE">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ins w:id="163" w:author="Adrian Stier" w:date="2022-01-18T06:08:00Z">
        <w:r w:rsidR="004E341B">
          <w:rPr>
            <w:rFonts w:ascii="Helvetica" w:hAnsi="Helvetica"/>
            <w:sz w:val="22"/>
            <w:szCs w:val="22"/>
          </w:rPr>
          <w:t>3</w:t>
        </w:r>
      </w:ins>
      <w:del w:id="164" w:author="Adrian Stier" w:date="2022-01-18T06:08:00Z">
        <w:r w:rsidR="00555417" w:rsidRPr="003805EE" w:rsidDel="004E341B">
          <w:rPr>
            <w:rFonts w:ascii="Helvetica" w:hAnsi="Helvetica"/>
            <w:sz w:val="22"/>
            <w:szCs w:val="22"/>
          </w:rPr>
          <w:delText>2</w:delText>
        </w:r>
      </w:del>
      <w:r w:rsidR="002621A5" w:rsidRPr="003805EE">
        <w:rPr>
          <w:rFonts w:ascii="Helvetica" w:hAnsi="Helvetica"/>
          <w:sz w:val="22"/>
          <w:szCs w:val="22"/>
        </w:rPr>
        <w:t>)</w:t>
      </w:r>
      <w:r w:rsidR="002621A5" w:rsidRPr="003805EE">
        <w:rPr>
          <w:rFonts w:ascii="Helvetica" w:hAnsi="Helvetica"/>
          <w:sz w:val="22"/>
          <w:szCs w:val="22"/>
        </w:rPr>
        <w:br/>
      </w:r>
    </w:p>
    <w:p w14:paraId="64D969D4" w14:textId="5779C170" w:rsidR="00A56584" w:rsidRDefault="00F9417D" w:rsidP="006551EE">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w:t>
      </w:r>
      <w:ins w:id="165" w:author="Adrian Stier" w:date="2022-02-15T12:05:00Z">
        <w:r w:rsidR="0004583F">
          <w:rPr>
            <w:rFonts w:ascii="Helvetica" w:hAnsi="Helvetica"/>
            <w:sz w:val="22"/>
            <w:szCs w:val="22"/>
          </w:rPr>
          <w:t>coefficient of variation (</w:t>
        </w:r>
      </w:ins>
      <w:r w:rsidR="00C9375F" w:rsidRPr="003805EE">
        <w:rPr>
          <w:rFonts w:ascii="Helvetica" w:hAnsi="Helvetica"/>
          <w:sz w:val="22"/>
          <w:szCs w:val="22"/>
        </w:rPr>
        <w:t>CV</w:t>
      </w:r>
      <w:ins w:id="166" w:author="Adrian Stier" w:date="2022-02-15T12:05:00Z">
        <w:r w:rsidR="0004583F">
          <w:rPr>
            <w:rFonts w:ascii="Helvetica" w:hAnsi="Helvetica"/>
            <w:sz w:val="22"/>
            <w:szCs w:val="22"/>
          </w:rPr>
          <w:t xml:space="preserve">) of biomass based on the </w:t>
        </w:r>
      </w:ins>
      <w:del w:id="167" w:author="Adrian Stier" w:date="2022-02-15T12:05:00Z">
        <w:r w:rsidR="00C9375F" w:rsidRPr="003805EE" w:rsidDel="0004583F">
          <w:rPr>
            <w:rFonts w:ascii="Helvetica" w:hAnsi="Helvetica"/>
            <w:sz w:val="22"/>
            <w:szCs w:val="22"/>
          </w:rPr>
          <w:delText xml:space="preserve"> of </w:delText>
        </w:r>
      </w:del>
      <w:r w:rsidR="00C9375F" w:rsidRPr="003805EE">
        <w:rPr>
          <w:rFonts w:ascii="Helvetica" w:hAnsi="Helvetica"/>
          <w:sz w:val="22"/>
          <w:szCs w:val="22"/>
        </w:rPr>
        <w:t xml:space="preserve">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6551EE">
      <w:pPr>
        <w:rPr>
          <w:rFonts w:ascii="Helvetica" w:hAnsi="Helvetica"/>
          <w:sz w:val="22"/>
          <w:szCs w:val="22"/>
        </w:rPr>
      </w:pPr>
    </w:p>
    <w:p w14:paraId="05716C75" w14:textId="66D96ACC" w:rsidR="00A56584" w:rsidRDefault="00A56584" w:rsidP="006551EE">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w:t>
      </w:r>
      <w:ins w:id="168" w:author="Adrian Stier" w:date="2022-01-24T10:42:00Z">
        <w:r w:rsidR="00435FB5">
          <w:rPr>
            <w:rFonts w:ascii="Helvetica" w:hAnsi="Helvetica"/>
            <w:sz w:val="22"/>
            <w:szCs w:val="22"/>
          </w:rPr>
          <w:tab/>
        </w:r>
      </w:ins>
      <w:proofErr w:type="spellStart"/>
      <w:r>
        <w:rPr>
          <w:rFonts w:ascii="Helvetica" w:hAnsi="Helvetica"/>
          <w:sz w:val="22"/>
          <w:szCs w:val="22"/>
        </w:rPr>
        <w:t>havior</w:t>
      </w:r>
      <w:proofErr w:type="spellEnd"/>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6551EE">
      <w:pPr>
        <w:tabs>
          <w:tab w:val="left" w:pos="2760"/>
        </w:tabs>
        <w:rPr>
          <w:rFonts w:ascii="Helvetica" w:hAnsi="Helvetica"/>
          <w:i/>
          <w:sz w:val="22"/>
          <w:szCs w:val="22"/>
        </w:rPr>
      </w:pPr>
    </w:p>
    <w:p w14:paraId="3AE184EC" w14:textId="77777777" w:rsidR="00A56584" w:rsidRDefault="00A56584" w:rsidP="006551EE">
      <w:pPr>
        <w:rPr>
          <w:rFonts w:ascii="Helvetica" w:hAnsi="Helvetica"/>
          <w:bCs/>
          <w:i/>
          <w:iCs/>
          <w:sz w:val="22"/>
          <w:szCs w:val="22"/>
        </w:rPr>
      </w:pPr>
      <w:r w:rsidRPr="0079618D">
        <w:rPr>
          <w:rFonts w:ascii="Helvetica" w:hAnsi="Helvetica"/>
          <w:bCs/>
          <w:i/>
          <w:iCs/>
          <w:sz w:val="22"/>
          <w:szCs w:val="22"/>
        </w:rPr>
        <w:t>Scenario Analysis</w:t>
      </w:r>
    </w:p>
    <w:p w14:paraId="060C1C13" w14:textId="7FC0093C" w:rsidR="00D47355" w:rsidRDefault="00D47355" w:rsidP="006551EE">
      <w:pPr>
        <w:rPr>
          <w:ins w:id="169" w:author="Adrian Stier" w:date="2022-01-19T11:39:00Z"/>
          <w:rFonts w:ascii="Helvetica" w:hAnsi="Helvetica"/>
          <w:iCs/>
          <w:sz w:val="22"/>
          <w:szCs w:val="22"/>
          <w:u w:val="single"/>
        </w:rPr>
      </w:pPr>
    </w:p>
    <w:p w14:paraId="791EA17A" w14:textId="47205ABD" w:rsidR="00273908" w:rsidRDefault="00273908" w:rsidP="00273908">
      <w:pPr>
        <w:rPr>
          <w:ins w:id="170" w:author="Adrian Stier" w:date="2022-02-15T12:05:00Z"/>
          <w:rFonts w:ascii="Helvetica Neue" w:eastAsia="Helvetica Neue" w:hAnsi="Helvetica Neue" w:cs="Helvetica Neue"/>
          <w:sz w:val="22"/>
          <w:szCs w:val="22"/>
          <w:u w:val="single"/>
        </w:rPr>
      </w:pPr>
      <w:ins w:id="171" w:author="Adrian Stier" w:date="2022-02-15T12:05:00Z">
        <w:r>
          <w:rPr>
            <w:rFonts w:ascii="Helvetica Neue" w:eastAsia="Helvetica Neue" w:hAnsi="Helvetica Neue" w:cs="Helvetica Neue"/>
            <w:sz w:val="22"/>
            <w:szCs w:val="22"/>
            <w:u w:val="single"/>
          </w:rPr>
          <w:t xml:space="preserve">We ran a series of scenarios to evaluate how increasing monitoring </w:t>
        </w:r>
      </w:ins>
      <w:ins w:id="172" w:author="Adrian Stier" w:date="2022-02-17T08:59:00Z">
        <w:r w:rsidR="006C2B7C">
          <w:rPr>
            <w:rFonts w:ascii="Helvetica Neue" w:eastAsia="Helvetica Neue" w:hAnsi="Helvetica Neue" w:cs="Helvetica Neue"/>
            <w:sz w:val="22"/>
            <w:szCs w:val="22"/>
            <w:u w:val="single"/>
          </w:rPr>
          <w:t>precision</w:t>
        </w:r>
      </w:ins>
      <w:ins w:id="173" w:author="Adrian Stier" w:date="2022-02-15T12:05:00Z">
        <w:r>
          <w:rPr>
            <w:rFonts w:ascii="Helvetica Neue" w:eastAsia="Helvetica Neue" w:hAnsi="Helvetica Neue" w:cs="Helvetica Neue"/>
            <w:sz w:val="22"/>
            <w:szCs w:val="22"/>
            <w:u w:val="single"/>
          </w:rPr>
          <w:t xml:space="preserve"> influences the value, risk and resilience of a harvested resource. Unless otherwise specified, each of the simulations described have the same parameterization: a relatively weak Allee effect of A = 10, intrinsic rate of increase of r = 3.2, carrying capacity of K = 101, biomass at maximum sustainable yield of B</w:t>
        </w:r>
      </w:ins>
      <w:customXmlInsRangeStart w:id="174" w:author="Adrian Stier" w:date="2022-02-15T12:05:00Z"/>
      <w:sdt>
        <w:sdtPr>
          <w:tag w:val="goog_rdk_196"/>
          <w:id w:val="1281378019"/>
        </w:sdtPr>
        <w:sdtContent>
          <w:customXmlInsRangeEnd w:id="174"/>
          <w:ins w:id="175" w:author="Adrian Stier" w:date="2022-02-15T12:05:00Z">
            <w:r w:rsidRPr="00611410">
              <w:rPr>
                <w:rFonts w:ascii="Helvetica Neue" w:eastAsia="Helvetica Neue" w:hAnsi="Helvetica Neue" w:cs="Helvetica Neue"/>
                <w:sz w:val="22"/>
                <w:szCs w:val="22"/>
                <w:u w:val="single"/>
                <w:vertAlign w:val="subscript"/>
              </w:rPr>
              <w:t>MSY</w:t>
            </w:r>
          </w:ins>
          <w:customXmlInsRangeStart w:id="176" w:author="Adrian Stier" w:date="2022-02-15T12:05:00Z"/>
        </w:sdtContent>
      </w:sdt>
      <w:customXmlInsRangeEnd w:id="176"/>
      <w:ins w:id="177" w:author="Adrian Stier" w:date="2022-02-15T12:05:00Z">
        <w:r>
          <w:rPr>
            <w:rFonts w:ascii="Helvetica Neue" w:eastAsia="Helvetica Neue" w:hAnsi="Helvetica Neue" w:cs="Helvetica Neue"/>
            <w:sz w:val="22"/>
            <w:szCs w:val="22"/>
            <w:u w:val="single"/>
            <w:vertAlign w:val="subscript"/>
          </w:rPr>
          <w:t xml:space="preserve"> </w:t>
        </w:r>
        <w:r>
          <w:rPr>
            <w:rFonts w:ascii="Helvetica Neue" w:eastAsia="Helvetica Neue" w:hAnsi="Helvetica Neue" w:cs="Helvetica Neue"/>
            <w:sz w:val="22"/>
            <w:szCs w:val="22"/>
            <w:u w:val="single"/>
          </w:rPr>
          <w:t xml:space="preserve"> = 70, prince per unit biomass of </w:t>
        </w:r>
      </w:ins>
      <w:customXmlInsRangeStart w:id="178" w:author="Adrian Stier" w:date="2022-02-15T12:05:00Z"/>
      <w:sdt>
        <w:sdtPr>
          <w:tag w:val="goog_rdk_197"/>
          <w:id w:val="-1246411589"/>
        </w:sdtPr>
        <w:sdtContent>
          <w:customXmlInsRangeEnd w:id="178"/>
          <w:customXmlInsRangeStart w:id="179" w:author="Adrian Stier" w:date="2022-02-15T12:05:00Z"/>
        </w:sdtContent>
      </w:sdt>
      <w:customXmlInsRangeEnd w:id="179"/>
      <w:customXmlInsRangeStart w:id="180" w:author="Adrian Stier" w:date="2022-02-15T12:05:00Z"/>
      <w:sdt>
        <w:sdtPr>
          <w:rPr>
            <w:rFonts w:ascii="Cambria Math" w:hAnsi="Cambria Math"/>
          </w:rPr>
          <w:tag w:val="goog_rdk_199"/>
          <w:id w:val="-1747125"/>
        </w:sdtPr>
        <w:sdtContent>
          <w:customXmlInsRangeEnd w:id="180"/>
          <m:oMath>
            <m:r>
              <w:ins w:id="181" w:author="Adrian Stier" w:date="2022-02-15T12:05:00Z">
                <w:rPr>
                  <w:rFonts w:ascii="Cambria Math" w:hAnsi="Cambria Math"/>
                </w:rPr>
                <m:t>φ</m:t>
              </w:ins>
            </m:r>
          </m:oMath>
          <w:customXmlInsRangeStart w:id="182" w:author="Adrian Stier" w:date="2022-02-15T12:05:00Z"/>
        </w:sdtContent>
      </w:sdt>
      <w:customXmlInsRangeEnd w:id="182"/>
      <w:customXmlInsRangeStart w:id="183" w:author="Adrian Stier" w:date="2022-02-15T12:05:00Z"/>
      <w:sdt>
        <w:sdtPr>
          <w:tag w:val="goog_rdk_198"/>
          <w:id w:val="665526952"/>
        </w:sdtPr>
        <w:sdtContent>
          <w:customXmlInsRangeEnd w:id="183"/>
          <w:customXmlInsRangeStart w:id="184" w:author="Adrian Stier" w:date="2022-02-15T12:05:00Z"/>
        </w:sdtContent>
      </w:sdt>
      <w:customXmlInsRangeEnd w:id="184"/>
      <w:ins w:id="185" w:author="Adrian Stier" w:date="2022-02-15T12:05:00Z">
        <w:r>
          <w:rPr>
            <w:rFonts w:ascii="Helvetica Neue" w:eastAsia="Helvetica Neue" w:hAnsi="Helvetica Neue" w:cs="Helvetica Neue"/>
            <w:sz w:val="22"/>
            <w:szCs w:val="22"/>
            <w:u w:val="single"/>
          </w:rPr>
          <w:t xml:space="preserve"> = 20, cost to achieve fishing c = 200. We consider additional parameterizations including variation in the strength of the Allee effect, environmental variability, and harvest thresholds in the electronic supplementary material.</w:t>
        </w:r>
      </w:ins>
    </w:p>
    <w:p w14:paraId="0E92BC0E" w14:textId="77777777" w:rsidR="00B644BA" w:rsidRDefault="00B644BA" w:rsidP="006551EE">
      <w:pPr>
        <w:rPr>
          <w:rFonts w:ascii="Helvetica" w:hAnsi="Helvetica"/>
          <w:iCs/>
          <w:sz w:val="22"/>
          <w:szCs w:val="22"/>
          <w:u w:val="single"/>
        </w:rPr>
      </w:pPr>
    </w:p>
    <w:p w14:paraId="556226B9" w14:textId="5641A127" w:rsidR="00613771" w:rsidRPr="00613771" w:rsidRDefault="00613771" w:rsidP="006551EE">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4C4CB928" w14:textId="45070278" w:rsidR="003601E3" w:rsidRDefault="00864C8A" w:rsidP="006551EE">
      <w:pPr>
        <w:rPr>
          <w:rFonts w:ascii="Helvetica" w:hAnsi="Helvetica"/>
          <w:iCs/>
          <w:sz w:val="22"/>
          <w:szCs w:val="22"/>
        </w:rPr>
      </w:pPr>
      <w:r>
        <w:rPr>
          <w:rFonts w:ascii="Helvetica" w:hAnsi="Helvetica"/>
          <w:sz w:val="22"/>
          <w:szCs w:val="22"/>
        </w:rPr>
        <w:lastRenderedPageBreak/>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r w:rsidR="00462520">
        <w:rPr>
          <w:rFonts w:ascii="Helvetica" w:hAnsi="Helvetica"/>
          <w:sz w:val="22"/>
          <w:szCs w:val="22"/>
        </w:rPr>
        <w:t>t</w:t>
      </w:r>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r w:rsidR="00022346">
        <w:rPr>
          <w:rFonts w:ascii="Helvetica" w:hAnsi="Helvetica"/>
          <w:sz w:val="22"/>
          <w:szCs w:val="22"/>
        </w:rPr>
        <w:t xml:space="preserve">We use the terms </w:t>
      </w:r>
      <w:r w:rsidR="003972E7">
        <w:rPr>
          <w:rFonts w:ascii="Helvetica" w:hAnsi="Helvetica"/>
          <w:sz w:val="22"/>
          <w:szCs w:val="22"/>
        </w:rPr>
        <w:t>‘</w:t>
      </w:r>
      <w:r w:rsidR="00022346">
        <w:rPr>
          <w:rFonts w:ascii="Helvetica" w:hAnsi="Helvetica"/>
          <w:sz w:val="22"/>
          <w:szCs w:val="22"/>
        </w:rPr>
        <w:t>collapse</w:t>
      </w:r>
      <w:r w:rsidR="003972E7">
        <w:rPr>
          <w:rFonts w:ascii="Helvetica" w:hAnsi="Helvetica"/>
          <w:sz w:val="22"/>
          <w:szCs w:val="22"/>
        </w:rPr>
        <w:t>’</w:t>
      </w:r>
      <w:r w:rsidR="00022346">
        <w:rPr>
          <w:rFonts w:ascii="Helvetica" w:hAnsi="Helvetica"/>
          <w:sz w:val="22"/>
          <w:szCs w:val="22"/>
        </w:rPr>
        <w:t xml:space="preserve">, </w:t>
      </w:r>
      <w:r w:rsidR="003972E7">
        <w:rPr>
          <w:rFonts w:ascii="Helvetica" w:hAnsi="Helvetica"/>
          <w:sz w:val="22"/>
          <w:szCs w:val="22"/>
        </w:rPr>
        <w:t>‘</w:t>
      </w:r>
      <w:r w:rsidR="00022346">
        <w:rPr>
          <w:rFonts w:ascii="Helvetica" w:hAnsi="Helvetica"/>
          <w:sz w:val="22"/>
          <w:szCs w:val="22"/>
        </w:rPr>
        <w:t>critical threshold</w:t>
      </w:r>
      <w:r w:rsidR="003972E7">
        <w:rPr>
          <w:rFonts w:ascii="Helvetica" w:hAnsi="Helvetica"/>
          <w:sz w:val="22"/>
          <w:szCs w:val="22"/>
        </w:rPr>
        <w:t>’</w:t>
      </w:r>
      <w:r w:rsidR="00022346">
        <w:rPr>
          <w:rFonts w:ascii="Helvetica" w:hAnsi="Helvetica"/>
          <w:sz w:val="22"/>
          <w:szCs w:val="22"/>
        </w:rPr>
        <w:t xml:space="preserve">, and </w:t>
      </w:r>
      <w:r w:rsidR="003972E7">
        <w:rPr>
          <w:rFonts w:ascii="Helvetica" w:hAnsi="Helvetica"/>
          <w:sz w:val="22"/>
          <w:szCs w:val="22"/>
        </w:rPr>
        <w:t>‘</w:t>
      </w:r>
      <w:r w:rsidR="00022346">
        <w:rPr>
          <w:rFonts w:ascii="Helvetica" w:hAnsi="Helvetica"/>
          <w:sz w:val="22"/>
          <w:szCs w:val="22"/>
        </w:rPr>
        <w:t>tipping</w:t>
      </w:r>
      <w:r w:rsidR="003972E7">
        <w:rPr>
          <w:rFonts w:ascii="Helvetica" w:hAnsi="Helvetica"/>
          <w:sz w:val="22"/>
          <w:szCs w:val="22"/>
        </w:rPr>
        <w:t>’</w:t>
      </w:r>
      <w:r w:rsidR="00022346">
        <w:rPr>
          <w:rFonts w:ascii="Helvetica" w:hAnsi="Helvetica"/>
          <w:sz w:val="22"/>
          <w:szCs w:val="22"/>
        </w:rPr>
        <w:t xml:space="preserve"> interchangeably hereafter. </w:t>
      </w:r>
    </w:p>
    <w:p w14:paraId="038E93A6" w14:textId="77777777" w:rsidR="00A56584" w:rsidRPr="00D13868" w:rsidRDefault="00A56584" w:rsidP="006551EE">
      <w:pPr>
        <w:rPr>
          <w:rFonts w:ascii="Helvetica" w:hAnsi="Helvetica"/>
          <w:iCs/>
          <w:sz w:val="22"/>
          <w:szCs w:val="22"/>
        </w:rPr>
      </w:pPr>
    </w:p>
    <w:p w14:paraId="59D11283" w14:textId="77777777" w:rsidR="00A56584" w:rsidRPr="0079618D" w:rsidRDefault="00A56584" w:rsidP="006551EE">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5E50D9D" w14:textId="663E53ED" w:rsidR="00EB4914" w:rsidRDefault="00E10AB0" w:rsidP="006551EE">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6551EE">
      <w:pPr>
        <w:rPr>
          <w:rFonts w:ascii="Helvetica" w:hAnsi="Helvetica"/>
          <w:sz w:val="22"/>
          <w:szCs w:val="22"/>
        </w:rPr>
      </w:pPr>
    </w:p>
    <w:p w14:paraId="525E5B01" w14:textId="1255960D" w:rsidR="005D5A46" w:rsidRPr="0079618D" w:rsidRDefault="00B57E8E" w:rsidP="006551EE">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5A78F77C" w:rsidR="00B57E8E" w:rsidRDefault="005D5A46" w:rsidP="006551EE">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6551EE">
      <w:pPr>
        <w:rPr>
          <w:rFonts w:ascii="Helvetica" w:hAnsi="Helvetica"/>
          <w:iCs/>
          <w:sz w:val="22"/>
          <w:szCs w:val="22"/>
        </w:rPr>
      </w:pPr>
    </w:p>
    <w:p w14:paraId="2DDCA842" w14:textId="3AE0DF47" w:rsidR="004E37E2" w:rsidRPr="0079618D" w:rsidRDefault="00EE6B88" w:rsidP="006551EE">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4DF641E2" w:rsidR="0058332D" w:rsidRPr="003805EE" w:rsidRDefault="004E37E2" w:rsidP="006551EE">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 xml:space="preserve">given a willingness to accept some </w:t>
      </w:r>
      <w:r w:rsidR="004F3ED7">
        <w:rPr>
          <w:rFonts w:ascii="Helvetica" w:hAnsi="Helvetica"/>
          <w:sz w:val="22"/>
          <w:szCs w:val="22"/>
        </w:rPr>
        <w:lastRenderedPageBreak/>
        <w:t>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5D0A3A">
        <w:rPr>
          <w:rFonts w:ascii="Helvetica" w:hAnsi="Helvetica"/>
          <w:sz w:val="22"/>
          <w:szCs w:val="22"/>
        </w:rPr>
        <w:fldChar w:fldCharType="separate"/>
      </w:r>
      <w:r w:rsidR="002E2F64">
        <w:rPr>
          <w:rFonts w:ascii="Helvetica" w:hAnsi="Helvetica"/>
          <w:noProof/>
          <w:sz w:val="22"/>
          <w:szCs w:val="22"/>
        </w:rPr>
        <w:t>[24]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6059DCB2" w14:textId="1A3BD078" w:rsidR="000879F4" w:rsidRDefault="00BC68A6" w:rsidP="006551EE">
      <w:pPr>
        <w:rPr>
          <w:rFonts w:ascii="Helvetica" w:hAnsi="Helvetica"/>
          <w:sz w:val="22"/>
          <w:szCs w:val="22"/>
        </w:rPr>
      </w:pPr>
      <w:r>
        <w:rPr>
          <w:rFonts w:ascii="Helvetica" w:hAnsi="Helvetica"/>
          <w:i/>
          <w:sz w:val="22"/>
          <w:szCs w:val="22"/>
        </w:rPr>
        <w:tab/>
      </w:r>
      <w:ins w:id="186" w:author="Adrian Stier" w:date="2022-02-15T12:07:00Z">
        <w:r w:rsidR="007768B6">
          <w:rPr>
            <w:rFonts w:ascii="Helvetica Neue" w:eastAsia="Helvetica Neue" w:hAnsi="Helvetica Neue" w:cs="Helvetica Neue"/>
            <w:sz w:val="22"/>
            <w:szCs w:val="22"/>
          </w:rPr>
          <w:t>The evaluation of basic model dynamics clearly show that high</w:t>
        </w:r>
      </w:ins>
      <w:ins w:id="187" w:author="Adrian Stier" w:date="2022-02-17T09:00:00Z">
        <w:r w:rsidR="000E3943">
          <w:rPr>
            <w:rFonts w:ascii="Helvetica Neue" w:eastAsia="Helvetica Neue" w:hAnsi="Helvetica Neue" w:cs="Helvetica Neue"/>
            <w:sz w:val="22"/>
            <w:szCs w:val="22"/>
          </w:rPr>
          <w:t xml:space="preserve"> precision </w:t>
        </w:r>
      </w:ins>
      <w:ins w:id="188" w:author="Adrian Stier" w:date="2022-02-15T12:07:00Z">
        <w:r w:rsidR="007768B6">
          <w:rPr>
            <w:rFonts w:ascii="Helvetica Neue" w:eastAsia="Helvetica Neue" w:hAnsi="Helvetica Neue" w:cs="Helvetica Neue"/>
            <w:sz w:val="22"/>
            <w:szCs w:val="22"/>
          </w:rPr>
          <w:t xml:space="preserve">monitoring will always offer greater long-term value compared to </w:t>
        </w:r>
      </w:ins>
      <w:ins w:id="189" w:author="Adrian Stier" w:date="2022-02-17T09:00:00Z">
        <w:r w:rsidR="00764847">
          <w:rPr>
            <w:rFonts w:ascii="Helvetica Neue" w:eastAsia="Helvetica Neue" w:hAnsi="Helvetica Neue" w:cs="Helvetica Neue"/>
            <w:sz w:val="22"/>
            <w:szCs w:val="22"/>
          </w:rPr>
          <w:t xml:space="preserve">low precision </w:t>
        </w:r>
      </w:ins>
      <w:del w:id="190" w:author="Adrian Stier" w:date="2022-02-17T09:00:00Z">
        <w:r w:rsidR="00764847" w:rsidDel="00764847">
          <w:delText xml:space="preserve">     </w:delText>
        </w:r>
      </w:del>
      <w:ins w:id="191" w:author="Adrian Stier" w:date="2022-02-15T12:07:00Z">
        <w:r w:rsidR="007768B6">
          <w:rPr>
            <w:rFonts w:ascii="Helvetica Neue" w:eastAsia="Helvetica Neue" w:hAnsi="Helvetica Neue" w:cs="Helvetica Neue"/>
            <w:sz w:val="22"/>
            <w:szCs w:val="22"/>
          </w:rPr>
          <w:t xml:space="preserve">monitoring (Fig. 2b). But </w:t>
        </w:r>
      </w:ins>
      <w:ins w:id="192" w:author="Adrian Stier" w:date="2022-02-17T09:00:00Z">
        <w:r w:rsidR="00764847">
          <w:rPr>
            <w:rFonts w:ascii="Helvetica Neue" w:eastAsia="Helvetica Neue" w:hAnsi="Helvetica Neue" w:cs="Helvetica Neue"/>
            <w:sz w:val="22"/>
            <w:szCs w:val="22"/>
          </w:rPr>
          <w:t>preci</w:t>
        </w:r>
      </w:ins>
      <w:ins w:id="193" w:author="Adrian Stier" w:date="2022-02-17T09:01:00Z">
        <w:r w:rsidR="00764847">
          <w:rPr>
            <w:rFonts w:ascii="Helvetica Neue" w:eastAsia="Helvetica Neue" w:hAnsi="Helvetica Neue" w:cs="Helvetica Neue"/>
            <w:sz w:val="22"/>
            <w:szCs w:val="22"/>
          </w:rPr>
          <w:t>sion monitoring</w:t>
        </w:r>
      </w:ins>
      <w:ins w:id="194" w:author="Adrian Stier" w:date="2022-02-15T12:07:00Z">
        <w:r w:rsidR="007768B6">
          <w:rPr>
            <w:rFonts w:ascii="Helvetica Neue" w:eastAsia="Helvetica Neue" w:hAnsi="Helvetica Neue" w:cs="Helvetica Neue"/>
            <w:sz w:val="22"/>
            <w:szCs w:val="22"/>
          </w:rPr>
          <w:t xml:space="preserve"> is often expensive. Therefore, in addition to managing for a given risk tolerance level, a key determinate of the chosen combination of </w:t>
        </w:r>
      </w:ins>
      <w:ins w:id="195" w:author="Adrian Stier" w:date="2022-02-17T09:01:00Z">
        <w:r w:rsidR="000F0757">
          <w:rPr>
            <w:rFonts w:ascii="Helvetica Neue" w:eastAsia="Helvetica Neue" w:hAnsi="Helvetica Neue" w:cs="Helvetica Neue"/>
            <w:sz w:val="22"/>
            <w:szCs w:val="22"/>
          </w:rPr>
          <w:t>monitoring precision and</w:t>
        </w:r>
      </w:ins>
      <w:ins w:id="196" w:author="Adrian Stier" w:date="2022-02-15T12:07:00Z">
        <w:r w:rsidR="007768B6">
          <w:rPr>
            <w:rFonts w:ascii="Helvetica Neue" w:eastAsia="Helvetica Neue" w:hAnsi="Helvetica Neue" w:cs="Helvetica Neue"/>
            <w:sz w:val="22"/>
            <w:szCs w:val="22"/>
          </w:rPr>
          <w:t xml:space="preserve"> harvest pressure will be the cost of monitoring relative to the revenue from the resource after it is collected (i.e., NPV). </w:t>
        </w:r>
      </w:ins>
      <w:del w:id="197" w:author="Adrian Stier" w:date="2022-02-15T12:07:00Z">
        <w:r w:rsidR="002E41F8" w:rsidDel="007768B6">
          <w:rPr>
            <w:rFonts w:ascii="Helvetica" w:hAnsi="Helvetica"/>
            <w:iCs/>
            <w:sz w:val="22"/>
            <w:szCs w:val="22"/>
          </w:rPr>
          <w:delText xml:space="preserve">The evaluation of basic model dynamics clearly show that high </w:delText>
        </w:r>
      </w:del>
      <w:del w:id="198" w:author="Adrian Stier" w:date="2022-01-17T12:30:00Z">
        <w:r w:rsidR="002E41F8" w:rsidDel="00C02672">
          <w:rPr>
            <w:rFonts w:ascii="Helvetica" w:hAnsi="Helvetica"/>
            <w:iCs/>
            <w:sz w:val="22"/>
            <w:szCs w:val="22"/>
          </w:rPr>
          <w:delText xml:space="preserve">precision </w:delText>
        </w:r>
      </w:del>
      <w:del w:id="199" w:author="Adrian Stier" w:date="2022-02-15T12:07:00Z">
        <w:r w:rsidR="002E41F8" w:rsidDel="007768B6">
          <w:rPr>
            <w:rFonts w:ascii="Helvetica" w:hAnsi="Helvetica"/>
            <w:iCs/>
            <w:sz w:val="22"/>
            <w:szCs w:val="22"/>
          </w:rPr>
          <w:delText xml:space="preserve">monitoring will always offer greater </w:delText>
        </w:r>
        <w:r w:rsidR="006C3388" w:rsidDel="007768B6">
          <w:rPr>
            <w:rFonts w:ascii="Helvetica" w:hAnsi="Helvetica"/>
            <w:iCs/>
            <w:sz w:val="22"/>
            <w:szCs w:val="22"/>
          </w:rPr>
          <w:delText>long-term</w:delText>
        </w:r>
        <w:r w:rsidR="00124B10" w:rsidDel="007768B6">
          <w:rPr>
            <w:rFonts w:ascii="Helvetica" w:hAnsi="Helvetica"/>
            <w:iCs/>
            <w:sz w:val="22"/>
            <w:szCs w:val="22"/>
          </w:rPr>
          <w:delText xml:space="preserve"> value compared to</w:delText>
        </w:r>
        <w:r w:rsidR="002E41F8" w:rsidDel="007768B6">
          <w:rPr>
            <w:rFonts w:ascii="Helvetica" w:hAnsi="Helvetica"/>
            <w:iCs/>
            <w:sz w:val="22"/>
            <w:szCs w:val="22"/>
          </w:rPr>
          <w:delText xml:space="preserve"> low</w:delText>
        </w:r>
      </w:del>
      <w:del w:id="200" w:author="Adrian Stier" w:date="2022-01-17T12:30:00Z">
        <w:r w:rsidR="006C3388" w:rsidDel="00C02672">
          <w:rPr>
            <w:rFonts w:ascii="Helvetica" w:hAnsi="Helvetica"/>
            <w:iCs/>
            <w:sz w:val="22"/>
            <w:szCs w:val="22"/>
          </w:rPr>
          <w:delText>-</w:delText>
        </w:r>
        <w:r w:rsidR="002E41F8" w:rsidDel="00C02672">
          <w:rPr>
            <w:rFonts w:ascii="Helvetica" w:hAnsi="Helvetica"/>
            <w:iCs/>
            <w:sz w:val="22"/>
            <w:szCs w:val="22"/>
          </w:rPr>
          <w:delText xml:space="preserve">precision </w:delText>
        </w:r>
      </w:del>
      <w:del w:id="201" w:author="Adrian Stier" w:date="2022-02-15T12:07:00Z">
        <w:r w:rsidR="002E41F8" w:rsidDel="007768B6">
          <w:rPr>
            <w:rFonts w:ascii="Helvetica" w:hAnsi="Helvetica"/>
            <w:iCs/>
            <w:sz w:val="22"/>
            <w:szCs w:val="22"/>
          </w:rPr>
          <w:delText>monitoring</w:delText>
        </w:r>
        <w:r w:rsidDel="007768B6">
          <w:rPr>
            <w:rFonts w:ascii="Helvetica" w:hAnsi="Helvetica"/>
            <w:iCs/>
            <w:sz w:val="22"/>
            <w:szCs w:val="22"/>
          </w:rPr>
          <w:delText xml:space="preserve"> (Fig. 2</w:delText>
        </w:r>
        <w:r w:rsidR="00FF7B85" w:rsidDel="007768B6">
          <w:rPr>
            <w:rFonts w:ascii="Helvetica" w:hAnsi="Helvetica"/>
            <w:iCs/>
            <w:sz w:val="22"/>
            <w:szCs w:val="22"/>
          </w:rPr>
          <w:delText>b</w:delText>
        </w:r>
        <w:r w:rsidDel="007768B6">
          <w:rPr>
            <w:rFonts w:ascii="Helvetica" w:hAnsi="Helvetica"/>
            <w:iCs/>
            <w:sz w:val="22"/>
            <w:szCs w:val="22"/>
          </w:rPr>
          <w:delText>)</w:delText>
        </w:r>
        <w:r w:rsidR="002E41F8" w:rsidDel="007768B6">
          <w:rPr>
            <w:rFonts w:ascii="Helvetica" w:hAnsi="Helvetica"/>
            <w:iCs/>
            <w:sz w:val="22"/>
            <w:szCs w:val="22"/>
          </w:rPr>
          <w:delText>. But high</w:delText>
        </w:r>
        <w:r w:rsidR="006C3388" w:rsidDel="007768B6">
          <w:rPr>
            <w:rFonts w:ascii="Helvetica" w:hAnsi="Helvetica"/>
            <w:iCs/>
            <w:sz w:val="22"/>
            <w:szCs w:val="22"/>
          </w:rPr>
          <w:delText>-</w:delText>
        </w:r>
      </w:del>
      <w:del w:id="202" w:author="Adrian Stier" w:date="2022-01-17T12:30:00Z">
        <w:r w:rsidR="002E41F8" w:rsidDel="00C02672">
          <w:rPr>
            <w:rFonts w:ascii="Helvetica" w:hAnsi="Helvetica"/>
            <w:iCs/>
            <w:sz w:val="22"/>
            <w:szCs w:val="22"/>
          </w:rPr>
          <w:delText xml:space="preserve">precision </w:delText>
        </w:r>
      </w:del>
      <w:del w:id="203" w:author="Adrian Stier" w:date="2022-02-15T12:07:00Z">
        <w:r w:rsidR="002E41F8" w:rsidDel="007768B6">
          <w:rPr>
            <w:rFonts w:ascii="Helvetica" w:hAnsi="Helvetica"/>
            <w:iCs/>
            <w:sz w:val="22"/>
            <w:szCs w:val="22"/>
          </w:rPr>
          <w:delText xml:space="preserve">monitoring is often expensive. Therefore, </w:delText>
        </w:r>
        <w:r w:rsidDel="007768B6">
          <w:rPr>
            <w:rFonts w:ascii="Helvetica" w:hAnsi="Helvetica"/>
            <w:iCs/>
            <w:sz w:val="22"/>
            <w:szCs w:val="22"/>
          </w:rPr>
          <w:delText xml:space="preserve">in addition to managing for a given risk tolerance level, </w:delText>
        </w:r>
        <w:r w:rsidR="002E41F8" w:rsidDel="007768B6">
          <w:rPr>
            <w:rFonts w:ascii="Helvetica" w:hAnsi="Helvetica"/>
            <w:sz w:val="22"/>
            <w:szCs w:val="22"/>
          </w:rPr>
          <w:delText>a</w:delText>
        </w:r>
        <w:r w:rsidR="00E76BD0" w:rsidRPr="003805EE" w:rsidDel="007768B6">
          <w:rPr>
            <w:rFonts w:ascii="Helvetica" w:hAnsi="Helvetica"/>
            <w:sz w:val="22"/>
            <w:szCs w:val="22"/>
          </w:rPr>
          <w:delText xml:space="preserve"> key determinate of the chosen combination of monitoring </w:delText>
        </w:r>
      </w:del>
      <w:del w:id="204" w:author="Adrian Stier" w:date="2022-01-17T12:40:00Z">
        <w:r w:rsidR="00E76BD0" w:rsidRPr="003805EE" w:rsidDel="00BC2EA5">
          <w:rPr>
            <w:rFonts w:ascii="Helvetica" w:hAnsi="Helvetica"/>
            <w:sz w:val="22"/>
            <w:szCs w:val="22"/>
          </w:rPr>
          <w:delText xml:space="preserve">precision </w:delText>
        </w:r>
      </w:del>
      <w:del w:id="205" w:author="Adrian Stier" w:date="2022-02-15T12:07:00Z">
        <w:r w:rsidR="00E76BD0" w:rsidRPr="003805EE" w:rsidDel="007768B6">
          <w:rPr>
            <w:rFonts w:ascii="Helvetica" w:hAnsi="Helvetica"/>
            <w:sz w:val="22"/>
            <w:szCs w:val="22"/>
          </w:rPr>
          <w:delText xml:space="preserve">and </w:delText>
        </w:r>
        <w:r w:rsidR="00905124" w:rsidDel="007768B6">
          <w:rPr>
            <w:rFonts w:ascii="Helvetica" w:hAnsi="Helvetica"/>
            <w:sz w:val="22"/>
            <w:szCs w:val="22"/>
          </w:rPr>
          <w:delText>harvest</w:delText>
        </w:r>
        <w:r w:rsidR="00905124" w:rsidRPr="003805EE" w:rsidDel="007768B6">
          <w:rPr>
            <w:rFonts w:ascii="Helvetica" w:hAnsi="Helvetica"/>
            <w:sz w:val="22"/>
            <w:szCs w:val="22"/>
          </w:rPr>
          <w:delText xml:space="preserve"> </w:delText>
        </w:r>
        <w:r w:rsidR="00E76BD0" w:rsidRPr="003805EE" w:rsidDel="007768B6">
          <w:rPr>
            <w:rFonts w:ascii="Helvetica" w:hAnsi="Helvetica"/>
            <w:sz w:val="22"/>
            <w:szCs w:val="22"/>
          </w:rPr>
          <w:delText xml:space="preserve">pressure will be the cost of monitoring relative to the </w:delText>
        </w:r>
        <w:r w:rsidR="005C0883" w:rsidRPr="003805EE" w:rsidDel="007768B6">
          <w:rPr>
            <w:rFonts w:ascii="Helvetica" w:hAnsi="Helvetica"/>
            <w:sz w:val="22"/>
            <w:szCs w:val="22"/>
          </w:rPr>
          <w:delText xml:space="preserve">revenue from </w:delText>
        </w:r>
        <w:r w:rsidR="00E76BD0" w:rsidRPr="003805EE" w:rsidDel="007768B6">
          <w:rPr>
            <w:rFonts w:ascii="Helvetica" w:hAnsi="Helvetica"/>
            <w:sz w:val="22"/>
            <w:szCs w:val="22"/>
          </w:rPr>
          <w:delText xml:space="preserve">the resource after it is collected (i.e., NPV). </w:delText>
        </w:r>
      </w:del>
      <w:r w:rsidR="00E76BD0" w:rsidRPr="003805EE">
        <w:rPr>
          <w:rFonts w:ascii="Helvetica" w:hAnsi="Helvetica"/>
          <w:sz w:val="22"/>
          <w:szCs w:val="22"/>
        </w:rPr>
        <w:t xml:space="preserve">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&lt;EndNote&gt;&lt;Cite&gt;&lt;Author&gt;Hilborn&lt;/Author&gt;&lt;Year&gt;2001&lt;/Year&gt;&lt;RecNum&gt;8132&lt;/RecNum&gt;&lt;DisplayText&gt;[25]&lt;/DisplayText&gt;&lt;record&gt;&lt;rec-number&gt;8132&lt;/rec-number&gt;&lt;foreign-keys&gt;&lt;key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2E2F64">
        <w:rPr>
          <w:rFonts w:ascii="Helvetica" w:hAnsi="Helvetica"/>
          <w:noProof/>
          <w:sz w:val="22"/>
          <w:szCs w:val="22"/>
        </w:rPr>
        <w:t>[25]</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FF4BD9" w:rsidRDefault="004744AB" w:rsidP="006551EE">
      <w:pPr>
        <w:rPr>
          <w:rFonts w:ascii="Helvetica" w:hAnsi="Helvetica"/>
          <w:sz w:val="22"/>
          <w:szCs w:val="22"/>
        </w:rPr>
      </w:pPr>
    </w:p>
    <w:p w14:paraId="1EB618B1" w14:textId="38E70C85" w:rsidR="004744AB" w:rsidRPr="00FF4BD9" w:rsidRDefault="004744AB" w:rsidP="006551EE">
      <w:pPr>
        <w:rPr>
          <w:rFonts w:ascii="Helvetica" w:hAnsi="Helvetica"/>
          <w:sz w:val="22"/>
          <w:szCs w:val="22"/>
        </w:rPr>
      </w:pPr>
      <w:r w:rsidRPr="00FF4BD9">
        <w:rPr>
          <w:rFonts w:ascii="Helvetica" w:hAnsi="Helvetica"/>
          <w:sz w:val="22"/>
          <w:szCs w:val="22"/>
        </w:rPr>
        <w:t xml:space="preserve">All modeling was conducted in R </w:t>
      </w:r>
      <w:r w:rsidR="00A55FBE" w:rsidRPr="00FF4BD9">
        <w:rPr>
          <w:rFonts w:ascii="Helvetica" w:hAnsi="Helvetica"/>
          <w:sz w:val="22"/>
          <w:szCs w:val="22"/>
        </w:rPr>
        <w:t>4.0.3</w:t>
      </w:r>
      <w:r w:rsidRPr="00FF4BD9">
        <w:rPr>
          <w:rFonts w:ascii="Helvetica" w:hAnsi="Helvetica"/>
          <w:sz w:val="22"/>
          <w:szCs w:val="22"/>
        </w:rPr>
        <w:t xml:space="preserve"> </w:t>
      </w:r>
      <w:r w:rsidR="00685D99" w:rsidRPr="00FF4BD9">
        <w:rPr>
          <w:rFonts w:ascii="Helvetica" w:hAnsi="Helvetica"/>
          <w:sz w:val="22"/>
          <w:szCs w:val="22"/>
        </w:rPr>
        <w:fldChar w:fldCharType="begin"/>
      </w:r>
      <w:r w:rsidR="002E2F64">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Computing&lt;/IDText&gt;&lt;DisplayText&gt;[26]&lt;/DisplayText&gt;&lt;record&gt;&lt;rec-number&gt;4584&lt;/rec-number&gt;&lt;foreign-keys&gt;&lt;key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sidRPr="00FF4BD9">
        <w:rPr>
          <w:rFonts w:ascii="Helvetica" w:hAnsi="Helvetica"/>
          <w:sz w:val="22"/>
          <w:szCs w:val="22"/>
        </w:rPr>
        <w:fldChar w:fldCharType="separate"/>
      </w:r>
      <w:r w:rsidR="002E2F64">
        <w:rPr>
          <w:rFonts w:ascii="Helvetica" w:hAnsi="Helvetica"/>
          <w:noProof/>
          <w:sz w:val="22"/>
          <w:szCs w:val="22"/>
        </w:rPr>
        <w:t>[26]</w:t>
      </w:r>
      <w:r w:rsidR="00685D99" w:rsidRPr="00FF4BD9">
        <w:rPr>
          <w:rFonts w:ascii="Helvetica" w:hAnsi="Helvetica"/>
          <w:sz w:val="22"/>
          <w:szCs w:val="22"/>
        </w:rPr>
        <w:fldChar w:fldCharType="end"/>
      </w:r>
      <w:r w:rsidRPr="00FF4BD9">
        <w:rPr>
          <w:rFonts w:ascii="Helvetica" w:hAnsi="Helvetica"/>
          <w:sz w:val="22"/>
          <w:szCs w:val="22"/>
        </w:rPr>
        <w:t xml:space="preserve">, and all code is available through a public </w:t>
      </w:r>
      <w:r w:rsidR="00F533ED" w:rsidRPr="00FF4BD9">
        <w:rPr>
          <w:rFonts w:ascii="Helvetica" w:hAnsi="Helvetica"/>
          <w:sz w:val="22"/>
          <w:szCs w:val="22"/>
        </w:rPr>
        <w:t>GitHub</w:t>
      </w:r>
      <w:r w:rsidRPr="00FF4BD9">
        <w:rPr>
          <w:rFonts w:ascii="Helvetica" w:hAnsi="Helvetica"/>
          <w:sz w:val="22"/>
          <w:szCs w:val="22"/>
        </w:rPr>
        <w:t xml:space="preserve"> repository here: </w:t>
      </w:r>
      <w:ins w:id="206" w:author="Adrian Stier" w:date="2022-01-18T05:42:00Z">
        <w:r w:rsidR="00FF4BD9" w:rsidRPr="00FF4BD9">
          <w:rPr>
            <w:rFonts w:ascii="Helvetica" w:hAnsi="Helvetica"/>
            <w:sz w:val="22"/>
            <w:szCs w:val="22"/>
            <w:rPrChange w:id="207" w:author="Adrian Stier" w:date="2022-01-18T05:42:00Z">
              <w:rPr/>
            </w:rPrChange>
          </w:rPr>
          <w:t>https://github.com/stier-lab/stier-2022-value-of-information</w:t>
        </w:r>
      </w:ins>
      <w:del w:id="208" w:author="Adrian Stier" w:date="2022-01-18T05:42:00Z">
        <w:r w:rsidR="00851ACA" w:rsidRPr="00FF4BD9" w:rsidDel="00FF4BD9">
          <w:rPr>
            <w:rFonts w:ascii="Helvetica" w:hAnsi="Helvetica"/>
            <w:sz w:val="22"/>
            <w:szCs w:val="22"/>
            <w:rPrChange w:id="209" w:author="Adrian Stier" w:date="2022-01-18T05:42:00Z">
              <w:rPr/>
            </w:rPrChange>
          </w:rPr>
          <w:fldChar w:fldCharType="begin"/>
        </w:r>
        <w:r w:rsidR="00851ACA" w:rsidRPr="00FF4BD9" w:rsidDel="00FF4BD9">
          <w:rPr>
            <w:rFonts w:ascii="Helvetica" w:hAnsi="Helvetica"/>
            <w:sz w:val="22"/>
            <w:szCs w:val="22"/>
            <w:rPrChange w:id="210" w:author="Adrian Stier" w:date="2022-01-18T05:42:00Z">
              <w:rPr/>
            </w:rPrChange>
          </w:rPr>
          <w:delInstrText xml:space="preserve"> HYPERLINK "https://github.com/stier-lab/stier-2019-value-of-information" </w:delInstrText>
        </w:r>
        <w:r w:rsidR="00851ACA" w:rsidRPr="00FF4BD9" w:rsidDel="00FF4BD9">
          <w:rPr>
            <w:rPrChange w:id="211" w:author="Adrian Stier" w:date="2022-01-18T05:42:00Z">
              <w:rPr>
                <w:rStyle w:val="Hyperlink"/>
                <w:rFonts w:ascii="Helvetica" w:hAnsi="Helvetica"/>
                <w:sz w:val="22"/>
                <w:szCs w:val="22"/>
              </w:rPr>
            </w:rPrChange>
          </w:rPr>
          <w:fldChar w:fldCharType="separate"/>
        </w:r>
        <w:r w:rsidRPr="00FF4BD9" w:rsidDel="00FF4BD9">
          <w:rPr>
            <w:rStyle w:val="Hyperlink"/>
            <w:rFonts w:ascii="Helvetica" w:hAnsi="Helvetica"/>
            <w:sz w:val="22"/>
            <w:szCs w:val="22"/>
          </w:rPr>
          <w:delText>https://github.com/stier-lab/stier-2019-value-of-information</w:delText>
        </w:r>
        <w:r w:rsidR="00851ACA" w:rsidRPr="00FF4BD9" w:rsidDel="00FF4BD9">
          <w:rPr>
            <w:rStyle w:val="Hyperlink"/>
            <w:rFonts w:ascii="Helvetica" w:hAnsi="Helvetica"/>
            <w:sz w:val="22"/>
            <w:szCs w:val="22"/>
          </w:rPr>
          <w:fldChar w:fldCharType="end"/>
        </w:r>
      </w:del>
      <w:r w:rsidR="00F533ED" w:rsidRPr="00FF4BD9">
        <w:rPr>
          <w:rFonts w:ascii="Helvetica" w:hAnsi="Helvetica"/>
          <w:sz w:val="22"/>
          <w:szCs w:val="22"/>
        </w:rPr>
        <w:t xml:space="preserve"> .</w:t>
      </w:r>
    </w:p>
    <w:p w14:paraId="78063448" w14:textId="77777777" w:rsidR="00BA3468" w:rsidRPr="003805EE" w:rsidRDefault="00BA3468" w:rsidP="006551EE">
      <w:pPr>
        <w:rPr>
          <w:rFonts w:ascii="Helvetica" w:hAnsi="Helvetica"/>
          <w:b/>
          <w:sz w:val="22"/>
          <w:szCs w:val="22"/>
        </w:rPr>
      </w:pPr>
    </w:p>
    <w:p w14:paraId="2110B268" w14:textId="4C19404E" w:rsidR="00767630" w:rsidRDefault="00173FA2" w:rsidP="006551EE">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6551EE">
      <w:pPr>
        <w:rPr>
          <w:rFonts w:ascii="Helvetica" w:hAnsi="Helvetica"/>
          <w:b/>
          <w:sz w:val="22"/>
          <w:szCs w:val="22"/>
        </w:rPr>
      </w:pPr>
    </w:p>
    <w:p w14:paraId="0FEC8FAC" w14:textId="5E157EF0" w:rsidR="0009289E" w:rsidRPr="003805EE" w:rsidRDefault="0009289E" w:rsidP="006551EE">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5C770677" w14:textId="3EE24014" w:rsidR="008C2F3F" w:rsidRDefault="0079618D" w:rsidP="008C2F3F">
      <w:pPr>
        <w:ind w:firstLine="720"/>
        <w:rPr>
          <w:ins w:id="212" w:author="Adrian Stier" w:date="2022-02-15T12:08:00Z"/>
          <w:rFonts w:ascii="Helvetica Neue" w:eastAsia="Helvetica Neue" w:hAnsi="Helvetica Neue" w:cs="Helvetica Neue"/>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w:t>
      </w:r>
      <w:r w:rsidRPr="003805EE">
        <w:rPr>
          <w:rFonts w:ascii="Helvetica" w:hAnsi="Helvetica"/>
          <w:sz w:val="22"/>
          <w:szCs w:val="22"/>
        </w:rPr>
        <w:lastRenderedPageBreak/>
        <w:t xml:space="preserve">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w:t>
      </w:r>
      <w:ins w:id="213" w:author="Adrian Stier" w:date="2022-02-17T09:14:00Z">
        <w:r w:rsidR="00412BFB">
          <w:rPr>
            <w:rFonts w:ascii="Helvetica" w:hAnsi="Helvetica"/>
            <w:sz w:val="22"/>
            <w:szCs w:val="22"/>
          </w:rPr>
          <w:t xml:space="preserve">maximum </w:t>
        </w:r>
      </w:ins>
      <w:r w:rsidR="00432C98">
        <w:rPr>
          <w:rFonts w:ascii="Helvetica" w:hAnsi="Helvetica"/>
          <w:sz w:val="22"/>
          <w:szCs w:val="22"/>
        </w:rPr>
        <w:t xml:space="preserve">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w:t>
      </w:r>
      <w:ins w:id="214" w:author="Adrian Stier" w:date="2022-02-17T09:18:00Z">
        <w:r w:rsidR="0058008D">
          <w:rPr>
            <w:rFonts w:ascii="Helvetica" w:hAnsi="Helvetica"/>
            <w:sz w:val="22"/>
            <w:szCs w:val="22"/>
          </w:rPr>
          <w:t xml:space="preserve"> </w:t>
        </w:r>
      </w:ins>
      <w:ins w:id="215" w:author="Adrian Stier" w:date="2022-02-17T09:19:00Z">
        <w:r w:rsidR="0058008D">
          <w:rPr>
            <w:rFonts w:ascii="Helvetica" w:hAnsi="Helvetica"/>
            <w:sz w:val="22"/>
            <w:szCs w:val="22"/>
          </w:rPr>
          <w:t>Importantly</w:t>
        </w:r>
      </w:ins>
      <w:ins w:id="216" w:author="Adrian Stier" w:date="2022-02-17T09:18:00Z">
        <w:r w:rsidR="0058008D">
          <w:rPr>
            <w:rFonts w:ascii="Helvetica" w:hAnsi="Helvetica"/>
            <w:sz w:val="22"/>
            <w:szCs w:val="22"/>
          </w:rPr>
          <w:t xml:space="preserve">, </w:t>
        </w:r>
      </w:ins>
      <w:ins w:id="217" w:author="Adrian Stier" w:date="2022-02-17T09:20:00Z">
        <w:r w:rsidR="0058008D">
          <w:rPr>
            <w:rFonts w:ascii="Helvetica" w:hAnsi="Helvetica"/>
            <w:sz w:val="22"/>
            <w:szCs w:val="22"/>
          </w:rPr>
          <w:t>our model is also highly relevant to populations without biological tipping points (</w:t>
        </w:r>
        <w:r w:rsidR="0058008D">
          <w:rPr>
            <w:rFonts w:ascii="Helvetica" w:hAnsi="Helvetica"/>
            <w:i/>
            <w:iCs/>
            <w:sz w:val="22"/>
            <w:szCs w:val="22"/>
          </w:rPr>
          <w:t xml:space="preserve">A </w:t>
        </w:r>
        <w:r w:rsidR="0058008D">
          <w:rPr>
            <w:rFonts w:ascii="Helvetica" w:hAnsi="Helvetica"/>
            <w:sz w:val="22"/>
            <w:szCs w:val="22"/>
          </w:rPr>
          <w:t>= 0)</w:t>
        </w:r>
      </w:ins>
      <w:ins w:id="218" w:author="Adrian Stier" w:date="2022-02-17T09:21:00Z">
        <w:r w:rsidR="0058008D">
          <w:rPr>
            <w:rFonts w:ascii="Helvetica" w:hAnsi="Helvetica"/>
            <w:sz w:val="22"/>
            <w:szCs w:val="22"/>
          </w:rPr>
          <w:t xml:space="preserve">, where </w:t>
        </w:r>
      </w:ins>
      <w:ins w:id="219" w:author="Adrian Stier" w:date="2022-02-17T09:19:00Z">
        <w:r w:rsidR="0058008D">
          <w:rPr>
            <w:rFonts w:ascii="Helvetica" w:hAnsi="Helvetica"/>
            <w:sz w:val="22"/>
            <w:szCs w:val="22"/>
          </w:rPr>
          <w:t xml:space="preserve">high precision monitoring and moderate maximum harvest rates </w:t>
        </w:r>
      </w:ins>
      <w:ins w:id="220" w:author="Adrian Stier" w:date="2022-02-17T09:21:00Z">
        <w:r w:rsidR="0058008D">
          <w:rPr>
            <w:rFonts w:ascii="Helvetica" w:hAnsi="Helvetica"/>
            <w:sz w:val="22"/>
            <w:szCs w:val="22"/>
          </w:rPr>
          <w:t>lead to the highest</w:t>
        </w:r>
      </w:ins>
      <w:ins w:id="221" w:author="Adrian Stier" w:date="2022-02-17T09:20:00Z">
        <w:r w:rsidR="0058008D">
          <w:rPr>
            <w:rFonts w:ascii="Helvetica" w:hAnsi="Helvetica"/>
            <w:sz w:val="22"/>
            <w:szCs w:val="22"/>
          </w:rPr>
          <w:t xml:space="preserve"> NP</w:t>
        </w:r>
      </w:ins>
      <w:ins w:id="222" w:author="Adrian Stier" w:date="2022-02-17T09:21:00Z">
        <w:r w:rsidR="0058008D">
          <w:rPr>
            <w:rFonts w:ascii="Helvetica" w:hAnsi="Helvetica"/>
            <w:sz w:val="22"/>
            <w:szCs w:val="22"/>
          </w:rPr>
          <w:t xml:space="preserve">V. </w:t>
        </w:r>
      </w:ins>
      <w:del w:id="223" w:author="Adrian Stier" w:date="2022-02-17T09:21:00Z">
        <w:r w:rsidR="00432C98" w:rsidDel="0058008D">
          <w:rPr>
            <w:rFonts w:ascii="Helvetica" w:hAnsi="Helvetica"/>
            <w:sz w:val="22"/>
            <w:szCs w:val="22"/>
          </w:rPr>
          <w:delText xml:space="preserve"> </w:delText>
        </w:r>
      </w:del>
      <w:ins w:id="224" w:author="Adrian Stier" w:date="2022-02-15T12:08:00Z">
        <w:r w:rsidR="008C2F3F">
          <w:rPr>
            <w:rFonts w:ascii="Helvetica Neue" w:eastAsia="Helvetica Neue" w:hAnsi="Helvetica Neue" w:cs="Helvetica Neue"/>
            <w:sz w:val="22"/>
            <w:szCs w:val="22"/>
          </w:rPr>
          <w:t xml:space="preserve">The effects of monitoring </w:t>
        </w:r>
      </w:ins>
      <w:ins w:id="225" w:author="Adrian Stier" w:date="2022-02-17T09:01:00Z">
        <w:r w:rsidR="000F0757">
          <w:rPr>
            <w:rFonts w:ascii="Helvetica Neue" w:eastAsia="Helvetica Neue" w:hAnsi="Helvetica Neue" w:cs="Helvetica Neue"/>
            <w:sz w:val="22"/>
            <w:szCs w:val="22"/>
          </w:rPr>
          <w:t>precision</w:t>
        </w:r>
      </w:ins>
      <w:ins w:id="226" w:author="Adrian Stier" w:date="2022-02-15T12:08:00Z">
        <w:r w:rsidR="008C2F3F">
          <w:rPr>
            <w:rFonts w:ascii="Helvetica Neue" w:eastAsia="Helvetica Neue" w:hAnsi="Helvetica Neue" w:cs="Helvetica Neue"/>
            <w:sz w:val="22"/>
            <w:szCs w:val="22"/>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w:t>
        </w:r>
        <w:r w:rsidR="008C2F3F">
          <w:rPr>
            <w:rFonts w:ascii="Helvetica Neue" w:eastAsia="Helvetica Neue" w:hAnsi="Helvetica Neue" w:cs="Helvetica Neue"/>
            <w:sz w:val="22"/>
            <w:szCs w:val="22"/>
          </w:rPr>
          <w:t>a decrease in NPV</w:t>
        </w:r>
      </w:ins>
      <w:ins w:id="227" w:author="Adrian Stier" w:date="2022-02-18T09:09:00Z">
        <w:r w:rsidR="00BE66F2">
          <w:rPr>
            <w:rFonts w:ascii="Helvetica Neue" w:eastAsia="Helvetica Neue" w:hAnsi="Helvetica Neue" w:cs="Helvetica Neue"/>
            <w:sz w:val="22"/>
            <w:szCs w:val="22"/>
          </w:rPr>
          <w:t xml:space="preserve"> (ESM5, Fig S5)</w:t>
        </w:r>
      </w:ins>
      <w:ins w:id="228" w:author="Adrian Stier" w:date="2022-02-15T12:08:00Z">
        <w:r w:rsidR="008C2F3F">
          <w:rPr>
            <w:rFonts w:ascii="Helvetica Neue" w:eastAsia="Helvetica Neue" w:hAnsi="Helvetica Neue" w:cs="Helvetica Neue"/>
            <w:sz w:val="22"/>
            <w:szCs w:val="22"/>
          </w:rPr>
          <w:t>.</w:t>
        </w:r>
      </w:ins>
    </w:p>
    <w:p w14:paraId="7BD8D345" w14:textId="5D3FF02D" w:rsidR="0079618D" w:rsidRPr="00432C98" w:rsidRDefault="0079618D" w:rsidP="006551EE">
      <w:pPr>
        <w:ind w:firstLine="720"/>
        <w:rPr>
          <w:rFonts w:ascii="Helvetica" w:hAnsi="Helvetica"/>
          <w:sz w:val="22"/>
          <w:szCs w:val="22"/>
        </w:rPr>
      </w:pPr>
    </w:p>
    <w:p w14:paraId="5C066073" w14:textId="77777777" w:rsidR="000B362E" w:rsidRPr="003805EE" w:rsidRDefault="000B362E" w:rsidP="006551EE">
      <w:pPr>
        <w:rPr>
          <w:rFonts w:ascii="Helvetica" w:hAnsi="Helvetica"/>
          <w:b/>
          <w:sz w:val="22"/>
          <w:szCs w:val="22"/>
        </w:rPr>
      </w:pPr>
    </w:p>
    <w:p w14:paraId="42289513" w14:textId="38407106" w:rsidR="00726D79" w:rsidRPr="003805EE" w:rsidRDefault="00D40542" w:rsidP="006551EE">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66EBA85C" w:rsidR="00BF53CA" w:rsidRPr="003805EE" w:rsidRDefault="006B7FDF" w:rsidP="006551EE">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6551EE">
      <w:pPr>
        <w:rPr>
          <w:rFonts w:ascii="Helvetica" w:hAnsi="Helvetica"/>
          <w:i/>
          <w:iCs/>
          <w:sz w:val="22"/>
          <w:szCs w:val="22"/>
        </w:rPr>
      </w:pPr>
    </w:p>
    <w:p w14:paraId="3F8C96F1" w14:textId="28DE7712" w:rsidR="00506BD9" w:rsidRDefault="00506BD9" w:rsidP="006551EE">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457EE911" w:rsidR="00402051" w:rsidRDefault="00402051" w:rsidP="006551EE">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6551EE">
      <w:pPr>
        <w:rPr>
          <w:rFonts w:ascii="Helvetica" w:hAnsi="Helvetica"/>
          <w:sz w:val="22"/>
          <w:szCs w:val="22"/>
        </w:rPr>
      </w:pPr>
    </w:p>
    <w:p w14:paraId="450B9D9E" w14:textId="0753DAB7" w:rsidR="00BC68A6" w:rsidRPr="0063796A" w:rsidRDefault="00BC68A6" w:rsidP="006551EE">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6A08AB66" w:rsidR="001C5532" w:rsidRPr="003805EE" w:rsidRDefault="00506BD9" w:rsidP="006551EE">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 xml:space="preserve">biomass will fall </w:t>
      </w:r>
      <w:r w:rsidR="00BD120B" w:rsidRPr="00594A51">
        <w:rPr>
          <w:rFonts w:ascii="Helvetica" w:hAnsi="Helvetica"/>
          <w:sz w:val="22"/>
          <w:szCs w:val="22"/>
        </w:rPr>
        <w:lastRenderedPageBreak/>
        <w:t>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28F25E85" w:rsidR="00741A2F" w:rsidRDefault="007C6756" w:rsidP="006551EE">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w:t>
      </w:r>
      <w:r w:rsidR="00DB6593">
        <w:rPr>
          <w:rFonts w:ascii="Helvetica" w:hAnsi="Helvetica"/>
          <w:sz w:val="22"/>
          <w:szCs w:val="22"/>
        </w:rPr>
        <w:t xml:space="preserve">least expensive </w:t>
      </w:r>
      <w:r>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007B0A94">
        <w:rPr>
          <w:rFonts w:ascii="Helvetica" w:hAnsi="Helvetica"/>
          <w:sz w:val="22"/>
          <w:szCs w:val="22"/>
        </w:rPr>
        <w:t xml:space="preserve"> (Fig.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w:t>
      </w:r>
      <w:ins w:id="229" w:author="Adrian Stier" w:date="2022-01-24T10:57:00Z">
        <w:r w:rsidR="00BC56C0">
          <w:rPr>
            <w:rFonts w:ascii="Helvetica" w:hAnsi="Helvetica"/>
            <w:sz w:val="22"/>
            <w:szCs w:val="22"/>
          </w:rPr>
          <w:t>Naturally, the costs and benefits of any given strategy will potentially change for any given system depending on the specific costs and benefits of monitoring and the perceived consequences of crossing a threshold.</w:t>
        </w:r>
      </w:ins>
    </w:p>
    <w:p w14:paraId="7812C7AE" w14:textId="240156E6" w:rsidR="005B7365" w:rsidRPr="003805EE" w:rsidRDefault="005B7365" w:rsidP="006551EE">
      <w:pPr>
        <w:rPr>
          <w:rFonts w:ascii="Helvetica" w:hAnsi="Helvetica"/>
          <w:sz w:val="22"/>
          <w:szCs w:val="22"/>
        </w:rPr>
      </w:pPr>
    </w:p>
    <w:p w14:paraId="03834AC9" w14:textId="40B0D921" w:rsidR="00A21B6D" w:rsidRDefault="001915FF" w:rsidP="006551EE">
      <w:pPr>
        <w:rPr>
          <w:ins w:id="230" w:author="Adrian Stier" w:date="2022-01-19T12:21:00Z"/>
          <w:rFonts w:ascii="Helvetica" w:hAnsi="Helvetica"/>
          <w:b/>
          <w:sz w:val="22"/>
          <w:szCs w:val="22"/>
        </w:rPr>
      </w:pPr>
      <w:r w:rsidRPr="003805EE">
        <w:rPr>
          <w:rFonts w:ascii="Helvetica" w:hAnsi="Helvetica"/>
          <w:b/>
          <w:sz w:val="22"/>
          <w:szCs w:val="22"/>
        </w:rPr>
        <w:t xml:space="preserve">DISCUSSION </w:t>
      </w:r>
    </w:p>
    <w:p w14:paraId="5B869E0E" w14:textId="77777777" w:rsidR="00FB70EC" w:rsidRDefault="00FB70EC" w:rsidP="006551EE">
      <w:pPr>
        <w:rPr>
          <w:rFonts w:ascii="Helvetica" w:hAnsi="Helvetica"/>
          <w:b/>
          <w:sz w:val="22"/>
          <w:szCs w:val="22"/>
        </w:rPr>
      </w:pPr>
    </w:p>
    <w:p w14:paraId="19B194C6" w14:textId="7AB9D089" w:rsidR="007E4904" w:rsidRPr="00334E47" w:rsidRDefault="00E85D06" w:rsidP="006551EE">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&lt;EndNote&gt;&lt;Cite&gt;&lt;Author&gt;Choi&lt;/Author&gt;&lt;Year&gt;2005&lt;/Year&gt;&lt;RecNum&gt;6261&lt;/RecNum&gt;&lt;DisplayText&gt;[27, 28]&lt;/DisplayText&gt;&lt;record&gt;&lt;rec-number&gt;6261&lt;/rec-number&gt;&lt;foreign-keys&gt;&lt;key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[27, 28]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variation&lt;/IDText&gt;&lt;DisplayText&gt;[29]&lt;/DisplayText&gt;&lt;record&gt;&lt;rec-number&gt;6332&lt;/rec-number&gt;&lt;foreign-keys&gt;&lt;key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threshold?&lt;/IDText&gt;&lt;DisplayText&gt;[30]&lt;/DisplayText&gt;&lt;record&gt;&lt;rec-number&gt;6264&lt;/rec-number&gt;&lt;foreign-keys&gt;&lt;key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research&lt;/IDText&gt;&lt;DisplayText&gt;[31]&lt;/DisplayText&gt;&lt;record&gt;&lt;rec-number&gt;6502&lt;/rec-number&gt;&lt;foreign-keys&gt;&lt;key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w:t>
      </w:r>
      <w:ins w:id="231" w:author="Adrian Stier" w:date="2022-02-17T09:36:00Z">
        <w:r w:rsidR="00F4540B">
          <w:rPr>
            <w:rFonts w:ascii="Helvetica" w:hAnsi="Helvetica"/>
            <w:color w:val="000000" w:themeColor="text1"/>
            <w:sz w:val="22"/>
            <w:szCs w:val="22"/>
          </w:rPr>
          <w:t xml:space="preserve"> biological or management</w:t>
        </w:r>
      </w:ins>
      <w:r w:rsidR="007E4904">
        <w:rPr>
          <w:rFonts w:ascii="Helvetica" w:hAnsi="Helvetica"/>
          <w:color w:val="000000" w:themeColor="text1"/>
          <w:sz w:val="22"/>
          <w:szCs w:val="22"/>
        </w:rPr>
        <w:t xml:space="preserve"> threshold.</w:t>
      </w:r>
      <w:r w:rsidR="007E4904" w:rsidRPr="003805EE">
        <w:rPr>
          <w:rFonts w:ascii="Helvetica" w:hAnsi="Helvetica"/>
          <w:color w:val="000000" w:themeColor="text1"/>
          <w:sz w:val="22"/>
          <w:szCs w:val="22"/>
        </w:rPr>
        <w:t xml:space="preserve"> </w:t>
      </w:r>
    </w:p>
    <w:p w14:paraId="59CF9DA4" w14:textId="2A7AF8DE" w:rsidR="00EB4D13" w:rsidRDefault="005B06D5" w:rsidP="006551EE">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&lt;EndNote&gt;&lt;Cite&gt;&lt;Author&gt;Costello&lt;/Author&gt;&lt;Year&gt;2010&lt;/Year&gt;&lt;RecNum&gt;6271&lt;/RecNum&gt;&lt;DisplayText&gt;[32]&lt;/DisplayText&gt;&lt;record&gt;&lt;rec-number&gt;6271&lt;/rec-number&gt;&lt;foreign-keys&gt;&lt;key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&lt;EndNote&gt;&lt;Cite&gt;&lt;Author&gt;Adams&lt;/Author&gt;&lt;Year&gt;1995&lt;/Year&gt;&lt;RecNum&gt;6272&lt;/RecNum&gt;&lt;DisplayText&gt;[33]&lt;/DisplayText&gt;&lt;record&gt;&lt;rec-number&gt;6272&lt;/rec-number&gt;&lt;foreign-keys&gt;&lt;key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7C0D8479" w:rsidR="00EB4D13" w:rsidRDefault="005E45A1" w:rsidP="006551EE">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FD0387">
        <w:rPr>
          <w:rFonts w:ascii="Helvetica" w:hAnsi="Helvetica"/>
          <w:sz w:val="22"/>
          <w:szCs w:val="22"/>
        </w:rPr>
        <w:fldChar w:fldCharType="separate"/>
      </w:r>
      <w:r w:rsidR="002E2F64">
        <w:rPr>
          <w:rFonts w:ascii="Helvetica" w:hAnsi="Helvetica"/>
          <w:noProof/>
          <w:sz w:val="22"/>
          <w:szCs w:val="22"/>
        </w:rPr>
        <w:t>[2, 3, 34]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F72774">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unknowns&lt;/IDText&gt;&lt;DisplayText&gt;[2]&lt;/DisplayText&gt;&lt;record&gt;&lt;rec-number&gt;6477&lt;/rec-number&gt;&lt;foreign-keys&gt;&lt;key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F72774">
        <w:rPr>
          <w:rFonts w:ascii="Helvetica" w:hAnsi="Helvetica"/>
          <w:noProof/>
          <w:sz w:val="22"/>
          <w:szCs w:val="22"/>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w:t>
      </w:r>
      <w:r w:rsidR="00C416B3">
        <w:rPr>
          <w:rFonts w:ascii="Helvetica" w:hAnsi="Helvetica"/>
          <w:sz w:val="22"/>
          <w:szCs w:val="22"/>
        </w:rPr>
        <w:lastRenderedPageBreak/>
        <w:t>of monitoring</w:t>
      </w:r>
      <w:r w:rsidR="00303B1B">
        <w:rPr>
          <w:rFonts w:ascii="Helvetica" w:hAnsi="Helvetica"/>
          <w:sz w:val="22"/>
          <w:szCs w:val="22"/>
        </w:rPr>
        <w:t>,</w:t>
      </w:r>
      <w:r w:rsidR="00C416B3">
        <w:rPr>
          <w:rFonts w:ascii="Helvetica" w:hAnsi="Helvetica"/>
          <w:sz w:val="22"/>
          <w:szCs w:val="22"/>
        </w:rPr>
        <w:t xml:space="preserve"> therefore</w:t>
      </w:r>
      <w:r w:rsidR="00303B1B">
        <w:rPr>
          <w:rFonts w:ascii="Helvetica" w:hAnsi="Helvetica"/>
          <w:sz w:val="22"/>
          <w:szCs w:val="22"/>
        </w:rPr>
        <w:t>,</w:t>
      </w:r>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2E2F64">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introductions&lt;/IDText&gt;&lt;DisplayText&gt;[35]&lt;/DisplayText&gt;&lt;record&gt;&lt;rec-number&gt;6475&lt;/rec-number&gt;&lt;foreign-keys&gt;&lt;key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2E2F64">
        <w:rPr>
          <w:rFonts w:ascii="Helvetica" w:hAnsi="Helvetica"/>
          <w:noProof/>
          <w:sz w:val="22"/>
          <w:szCs w:val="22"/>
        </w:rPr>
        <w:t>[35]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6551EE">
      <w:pPr>
        <w:rPr>
          <w:rFonts w:ascii="Helvetica" w:hAnsi="Helvetica"/>
          <w:i/>
          <w:sz w:val="22"/>
          <w:szCs w:val="22"/>
        </w:rPr>
      </w:pPr>
    </w:p>
    <w:p w14:paraId="0750DF93" w14:textId="77777777" w:rsidR="002074CC" w:rsidRPr="003805EE" w:rsidRDefault="002074CC" w:rsidP="006551EE">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01D1E952" w:rsidR="002074CC" w:rsidRDefault="002074CC" w:rsidP="006551EE">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&lt;EndNote&gt;&lt;Cite&gt;&lt;Author&gt;Cleary&lt;/Author&gt;&lt;Year&gt;2014&lt;/Year&gt;&lt;RecNum&gt;5890&lt;/RecNum&gt;&lt;DisplayText&gt;[36]&lt;/DisplayText&gt;&lt;record&gt;&lt;rec-number&gt;5890&lt;/rec-number&gt;&lt;foreign-keys&gt;&lt;key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&lt;EndNote&gt;&lt;Cite&gt;&lt;Author&gt;Doak&lt;/Author&gt;&lt;Year&gt;2008&lt;/Year&gt;&lt;RecNum&gt;5866&lt;/RecNum&gt;&lt;DisplayText&gt;[37, 38]&lt;/DisplayText&gt;&lt;record&gt;&lt;rec-number&gt;5866&lt;/rec-number&gt;&lt;foreign-keys&gt;&lt;key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[37, 38]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w:t>
      </w:r>
      <w:proofErr w:type="spellStart"/>
      <w:r w:rsidR="000D5F14">
        <w:rPr>
          <w:rFonts w:ascii="Helvetica" w:hAnsi="Helvetica"/>
          <w:sz w:val="22"/>
          <w:szCs w:val="22"/>
        </w:rPr>
        <w:t>portant</w:t>
      </w:r>
      <w:proofErr w:type="spellEnd"/>
      <w:r w:rsidR="000D5F14">
        <w:rPr>
          <w:rFonts w:ascii="Helvetica" w:hAnsi="Helvetica"/>
          <w:sz w:val="22"/>
          <w:szCs w:val="22"/>
        </w:rPr>
        <w:t>, but do not lead to irreversible harm.</w:t>
      </w:r>
    </w:p>
    <w:p w14:paraId="71BB3BB8" w14:textId="72C8D119" w:rsidR="002074CC" w:rsidRPr="003805EE" w:rsidRDefault="002074CC" w:rsidP="006551EE">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&lt;EndNote&gt;&lt;Cite&gt;&lt;Author&gt;Cinner&lt;/Author&gt;&lt;Year&gt;2009&lt;/Year&gt;&lt;RecNum&gt;8170&lt;/RecNum&gt;&lt;DisplayText&gt;[39]&lt;/DisplayText&gt;&lt;record&gt;&lt;rec-number&gt;8170&lt;/rec-number&gt;&lt;foreign-keys&gt;&lt;key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[39]</w:t>
      </w:r>
      <w:r w:rsidRPr="003805EE">
        <w:rPr>
          <w:rFonts w:ascii="Helvetica" w:hAnsi="Helvetica"/>
          <w:sz w:val="22"/>
          <w:szCs w:val="22"/>
        </w:rPr>
        <w:fldChar w:fldCharType="end"/>
      </w:r>
      <w:r w:rsidRPr="003805EE">
        <w:rPr>
          <w:rFonts w:ascii="Helvetica" w:hAnsi="Helvetica"/>
          <w:sz w:val="22"/>
          <w:szCs w:val="22"/>
        </w:rPr>
        <w:t>.</w:t>
      </w:r>
      <w:del w:id="232" w:author="Adrian Stier" w:date="2022-02-15T12:10:00Z">
        <w:r w:rsidRPr="003805EE" w:rsidDel="008F07BC">
          <w:rPr>
            <w:rFonts w:ascii="Helvetica" w:hAnsi="Helvetica"/>
            <w:sz w:val="22"/>
            <w:szCs w:val="22"/>
          </w:rPr>
          <w:delText xml:space="preserve"> </w:delText>
        </w:r>
      </w:del>
      <w:ins w:id="233" w:author="Adrian Stier" w:date="2022-02-15T12:09:00Z">
        <w:r w:rsidR="008F07BC" w:rsidRPr="00B80E6E">
          <w:rPr>
            <w:rFonts w:ascii="Helvetica Neue" w:eastAsia="Helvetica Neue" w:hAnsi="Helvetica Neue" w:cs="Helvetica Neue"/>
            <w:sz w:val="22"/>
            <w:szCs w:val="22"/>
          </w:rPr>
          <w:t xml:space="preserve"> </w:t>
        </w:r>
        <w:r w:rsidR="008F07BC">
          <w:rPr>
            <w:rFonts w:ascii="Helvetica Neue" w:eastAsia="Helvetica Neue" w:hAnsi="Helvetica Neue" w:cs="Helvetica Neue"/>
            <w:sz w:val="22"/>
            <w:szCs w:val="22"/>
          </w:rPr>
          <w:t xml:space="preserve">Adaptive management has a long history in ecological literature and has been widely used to inform fisheries management based on optimal control </w:t>
        </w:r>
        <w:r w:rsidR="008F07BC">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ins>
      <w:r w:rsidR="002E2F64">
        <w:rPr>
          <w:rFonts w:ascii="Helvetica Neue" w:eastAsia="Helvetica Neue" w:hAnsi="Helvetica Neue" w:cs="Helvetica Neue"/>
          <w:sz w:val="22"/>
          <w:szCs w:val="22"/>
        </w:rPr>
        <w:instrText xml:space="preserve"> ADDIN EN.CITE </w:instrText>
      </w:r>
      <w:r w:rsidR="002E2F64">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2E2F64">
        <w:rPr>
          <w:rFonts w:ascii="Helvetica Neue" w:eastAsia="Helvetica Neue" w:hAnsi="Helvetica Neue" w:cs="Helvetica Neue"/>
          <w:sz w:val="22"/>
          <w:szCs w:val="22"/>
        </w:rPr>
        <w:instrText xml:space="preserve"> ADDIN EN.CITE.DATA </w:instrText>
      </w:r>
      <w:r w:rsidR="002E2F64">
        <w:rPr>
          <w:rFonts w:ascii="Helvetica Neue" w:eastAsia="Helvetica Neue" w:hAnsi="Helvetica Neue" w:cs="Helvetica Neue"/>
          <w:sz w:val="22"/>
          <w:szCs w:val="22"/>
        </w:rPr>
      </w:r>
      <w:r w:rsidR="002E2F64">
        <w:rPr>
          <w:rFonts w:ascii="Helvetica Neue" w:eastAsia="Helvetica Neue" w:hAnsi="Helvetica Neue" w:cs="Helvetica Neue"/>
          <w:sz w:val="22"/>
          <w:szCs w:val="22"/>
        </w:rPr>
        <w:fldChar w:fldCharType="end"/>
      </w:r>
      <w:ins w:id="234" w:author="Adrian Stier" w:date="2022-02-15T12:09:00Z">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[40-43]</w:t>
      </w:r>
      <w:ins w:id="235"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xml:space="preserve">. The closed-loop simulation we employed here takes a different approach, positing alternative, practical, widely used, and likely suboptimal harvest control options informed by various levels of monitoring effort. This approach provides insight into how a fixed set of management strategies performs with various levels of monitoring investment and in the face of multiple forms of uncertainty, and future work could marry these ideas with those emerging in the decision optimization literature </w:t>
        </w:r>
        <w:r w:rsidR="008F07BC">
          <w:rPr>
            <w:rFonts w:ascii="Helvetica Neue" w:eastAsia="Helvetica Neue" w:hAnsi="Helvetica Neue" w:cs="Helvetica Neue"/>
            <w:sz w:val="22"/>
            <w:szCs w:val="22"/>
          </w:rPr>
          <w:fldChar w:fldCharType="begin"/>
        </w:r>
      </w:ins>
      <w:r w:rsidR="002E2F64">
        <w:rPr>
          <w:rFonts w:ascii="Helvetica Neue" w:eastAsia="Helvetica Neue" w:hAnsi="Helvetica Neue" w:cs="Helvetica Neue"/>
          <w:sz w:val="22"/>
          <w:szCs w:val="22"/>
        </w:rPr>
        <w:instrText xml:space="preserve"> ADDIN EN.CITE &lt;EndNote&gt;&lt;Cite&gt;&lt;Author&gt;Memarzadeh&lt;/Author&gt;&lt;Year&gt;2019&lt;/Year&gt;&lt;RecNum&gt;6514&lt;/RecNum&gt;&lt;DisplayText&gt;[44]&lt;/DisplayText&gt;&lt;record&gt;&lt;rec-number&gt;6514&lt;/rec-number&gt;&lt;foreign-keys&gt;&lt;key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ins w:id="236" w:author="Adrian Stier" w:date="2022-02-15T12:09:00Z">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[44]</w:t>
      </w:r>
      <w:ins w:id="237"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For example,</w:t>
        </w:r>
      </w:ins>
      <w:del w:id="238" w:author="Adrian Stier" w:date="2022-02-15T12:09:00Z">
        <w:r w:rsidRPr="003805EE" w:rsidDel="008F07BC">
          <w:rPr>
            <w:rFonts w:ascii="Helvetica" w:hAnsi="Helvetica"/>
            <w:sz w:val="22"/>
            <w:szCs w:val="22"/>
          </w:rPr>
          <w:delText>For example,</w:delText>
        </w:r>
      </w:del>
      <w:r w:rsidRPr="003805EE">
        <w:rPr>
          <w:rFonts w:ascii="Helvetica" w:hAnsi="Helvetica"/>
          <w:sz w:val="22"/>
          <w:szCs w:val="22"/>
        </w:rPr>
        <w:t xml:space="preserve"> </w:t>
      </w:r>
      <w:del w:id="239" w:author="Adrian Stier" w:date="2022-02-15T12:10:00Z">
        <w:r w:rsidDel="00D30BBD">
          <w:rPr>
            <w:rFonts w:ascii="Helvetica" w:hAnsi="Helvetica"/>
            <w:sz w:val="22"/>
            <w:szCs w:val="22"/>
          </w:rPr>
          <w:delText>recent work has</w:delText>
        </w:r>
        <w:r w:rsidRPr="003805EE" w:rsidDel="00D30BBD">
          <w:rPr>
            <w:rFonts w:ascii="Helvetica" w:hAnsi="Helvetica"/>
            <w:sz w:val="22"/>
            <w:szCs w:val="22"/>
          </w:rPr>
          <w:delText xml:space="preserve"> </w:delText>
        </w:r>
        <w:r w:rsidDel="00D30BBD">
          <w:rPr>
            <w:rFonts w:ascii="Helvetica" w:hAnsi="Helvetica"/>
            <w:sz w:val="22"/>
            <w:szCs w:val="22"/>
          </w:rPr>
          <w:delText>shown</w:delText>
        </w:r>
        <w:r w:rsidRPr="003805EE" w:rsidDel="00D30BBD">
          <w:rPr>
            <w:rFonts w:ascii="Helvetica" w:hAnsi="Helvetica"/>
            <w:sz w:val="22"/>
            <w:szCs w:val="22"/>
          </w:rPr>
          <w:delText xml:space="preserve"> how </w:delText>
        </w:r>
      </w:del>
      <w:r w:rsidRPr="003805EE">
        <w:rPr>
          <w:rFonts w:ascii="Helvetica" w:hAnsi="Helvetica"/>
          <w:sz w:val="22"/>
          <w:szCs w:val="22"/>
        </w:rPr>
        <w:t xml:space="preserve">Gaussian process stochastic dynamic programming, which makes few structural assumptions about population production functions, can allow managers </w:t>
      </w:r>
      <w:ins w:id="240" w:author="Adrian Stier" w:date="2022-02-15T12:10:00Z">
        <w:r w:rsidR="00D30BBD">
          <w:rPr>
            <w:rFonts w:ascii="Helvetica" w:hAnsi="Helvetica"/>
            <w:sz w:val="22"/>
            <w:szCs w:val="22"/>
          </w:rPr>
          <w:t xml:space="preserve"> to identify optimal control rules </w:t>
        </w:r>
      </w:ins>
      <w:del w:id="241" w:author="Adrian Stier" w:date="2022-02-15T12:10:00Z">
        <w:r w:rsidRPr="003805EE" w:rsidDel="00D30BBD">
          <w:rPr>
            <w:rFonts w:ascii="Helvetica" w:hAnsi="Helvetica"/>
            <w:sz w:val="22"/>
            <w:szCs w:val="22"/>
          </w:rPr>
          <w:delText xml:space="preserve">the opportunity to make decisions </w:delText>
        </w:r>
      </w:del>
      <w:r w:rsidRPr="003805EE">
        <w:rPr>
          <w:rFonts w:ascii="Helvetica" w:hAnsi="Helvetica"/>
          <w:sz w:val="22"/>
          <w:szCs w:val="22"/>
        </w:rPr>
        <w:t>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Pr>
          <w:rFonts w:ascii="Helvetica" w:hAnsi="Helvetica"/>
          <w:sz w:val="22"/>
          <w:szCs w:val="22"/>
        </w:rPr>
        <w:fldChar w:fldCharType="separate"/>
      </w:r>
      <w:r w:rsidR="002E2F64">
        <w:rPr>
          <w:rFonts w:ascii="Helvetica" w:hAnsi="Helvetica"/>
          <w:noProof/>
          <w:sz w:val="22"/>
          <w:szCs w:val="22"/>
        </w:rPr>
        <w:t>[45, 46]</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w:t>
      </w:r>
      <w:del w:id="242" w:author="Adrian Stier" w:date="2022-02-15T12:11:00Z">
        <w:r w:rsidDel="00FA0E8D">
          <w:rPr>
            <w:rFonts w:ascii="Helvetica" w:hAnsi="Helvetica"/>
            <w:sz w:val="22"/>
            <w:szCs w:val="22"/>
          </w:rPr>
          <w:delText xml:space="preserve">shifts </w:delText>
        </w:r>
      </w:del>
      <w:ins w:id="243" w:author="Adrian Stier" w:date="2022-02-15T12:11:00Z">
        <w:r w:rsidR="00FA0E8D">
          <w:rPr>
            <w:rFonts w:ascii="Helvetica" w:hAnsi="Helvetica"/>
            <w:sz w:val="22"/>
            <w:szCs w:val="22"/>
          </w:rPr>
          <w:t>changes</w:t>
        </w:r>
        <w:r w:rsidR="00FA0E8D">
          <w:rPr>
            <w:rFonts w:ascii="Helvetica" w:hAnsi="Helvetica"/>
            <w:sz w:val="22"/>
            <w:szCs w:val="22"/>
          </w:rPr>
          <w:t xml:space="preserve"> </w:t>
        </w:r>
      </w:ins>
      <w:r>
        <w:rPr>
          <w:rFonts w:ascii="Helvetica" w:hAnsi="Helvetica"/>
          <w:sz w:val="22"/>
          <w:szCs w:val="22"/>
        </w:rPr>
        <w:t xml:space="preserve">in autocorrelation may offer a signal for when a system is approaching a threshold </w:t>
      </w:r>
      <w:r w:rsidR="005D0A3A">
        <w:rPr>
          <w:rFonts w:ascii="Helvetica" w:hAnsi="Helvetica"/>
          <w:sz w:val="22"/>
          <w:szCs w:val="22"/>
        </w:rPr>
        <w:fldChar w:fldCharType="begin"/>
      </w:r>
      <w:r w:rsidR="002E2F64">
        <w:rPr>
          <w:rFonts w:ascii="Helvetica" w:hAnsi="Helvetica"/>
          <w:sz w:val="22"/>
          <w:szCs w:val="22"/>
        </w:rPr>
        <w:instrText xml:space="preserve"> ADDIN EN.CITE &lt;EndNote&gt;&lt;Cite&gt;&lt;Author&gt;Litzow&lt;/Author&gt;&lt;Year&gt;2016&lt;/Year&gt;&lt;RecNum&gt;6505&lt;/RecNum&gt;&lt;DisplayText&gt;[47]&lt;/DisplayText&gt;&lt;record&gt;&lt;rec-number&gt;6505&lt;/rec-number&gt;&lt;foreign-keys&gt;&lt;key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2E2F64">
        <w:rPr>
          <w:rFonts w:ascii="Helvetica" w:hAnsi="Helvetica"/>
          <w:noProof/>
          <w:sz w:val="22"/>
          <w:szCs w:val="22"/>
        </w:rPr>
        <w:t>[47]</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w:t>
      </w:r>
      <w:ins w:id="244" w:author="Adrian Stier" w:date="2022-02-15T12:11:00Z">
        <w:r w:rsidR="00FA0E8D">
          <w:rPr>
            <w:rFonts w:ascii="Helvetica" w:hAnsi="Helvetica"/>
            <w:sz w:val="22"/>
            <w:szCs w:val="22"/>
          </w:rPr>
          <w:t xml:space="preserve">precise </w:t>
        </w:r>
      </w:ins>
      <w:r>
        <w:rPr>
          <w:rFonts w:ascii="Helvetica" w:hAnsi="Helvetica"/>
          <w:sz w:val="22"/>
          <w:szCs w:val="22"/>
        </w:rPr>
        <w:t xml:space="preserve">monitoring. </w:t>
      </w:r>
      <w:r w:rsidRPr="003805EE">
        <w:rPr>
          <w:rFonts w:ascii="Helvetica" w:hAnsi="Helvetica"/>
          <w:sz w:val="22"/>
          <w:szCs w:val="22"/>
        </w:rPr>
        <w:t>However, even with better monitoring and analysis, some uncertainty is irreducible</w:t>
      </w:r>
      <w:r w:rsidR="003B60A1">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&lt;EndNote&gt;&lt;Cite&gt;&lt;Author&gt;Schindler&lt;/Author&gt;&lt;Year&gt;2015&lt;/Year&gt;&lt;RecNum&gt;6269&lt;/RecNum&gt;&lt;DisplayText&gt;[38]&lt;/DisplayText&gt;&lt;record&gt;&lt;rec-number&gt;6269&lt;/rec-number&gt;&lt;foreign-keys&gt;&lt;key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w:t>
      </w:r>
      <w:del w:id="245" w:author="Adrian Stier" w:date="2022-01-22T05:32:00Z">
        <w:r w:rsidDel="00D6545A">
          <w:rPr>
            <w:rFonts w:ascii="Helvetica" w:hAnsi="Helvetica"/>
            <w:sz w:val="22"/>
            <w:szCs w:val="22"/>
          </w:rPr>
          <w:delText xml:space="preserve">(ESM </w:delText>
        </w:r>
        <w:r w:rsidR="00E068F6" w:rsidDel="00D6545A">
          <w:rPr>
            <w:rFonts w:ascii="Helvetica" w:hAnsi="Helvetica"/>
            <w:sz w:val="22"/>
            <w:szCs w:val="22"/>
          </w:rPr>
          <w:delText xml:space="preserve">4, </w:delText>
        </w:r>
        <w:r w:rsidR="00182A0D" w:rsidDel="00D6545A">
          <w:rPr>
            <w:rFonts w:ascii="Helvetica" w:hAnsi="Helvetica"/>
            <w:sz w:val="22"/>
            <w:szCs w:val="22"/>
          </w:rPr>
          <w:delText>Fig S</w:delText>
        </w:r>
        <w:r w:rsidDel="00D6545A">
          <w:rPr>
            <w:rFonts w:ascii="Helvetica" w:hAnsi="Helvetica"/>
            <w:sz w:val="22"/>
            <w:szCs w:val="22"/>
          </w:rPr>
          <w:delText xml:space="preserve">4) </w:delText>
        </w:r>
      </w:del>
      <w:r>
        <w:rPr>
          <w:rFonts w:ascii="Helvetica" w:hAnsi="Helvetica"/>
          <w:sz w:val="22"/>
          <w:szCs w:val="22"/>
        </w:rPr>
        <w:t>and are critical for managers to consider</w:t>
      </w:r>
      <w:ins w:id="246" w:author="Adrian Stier" w:date="2022-02-15T12:09:00Z">
        <w:r w:rsidR="008D5F8A">
          <w:rPr>
            <w:rFonts w:ascii="Helvetica" w:hAnsi="Helvetica"/>
            <w:sz w:val="22"/>
            <w:szCs w:val="22"/>
          </w:rPr>
          <w:t>.</w:t>
        </w:r>
      </w:ins>
      <w:ins w:id="247" w:author="Adrian Stier" w:date="2022-01-22T05:32:00Z">
        <w:r w:rsidR="00D6545A">
          <w:rPr>
            <w:rFonts w:ascii="Helvetica" w:hAnsi="Helvetica"/>
            <w:sz w:val="22"/>
            <w:szCs w:val="22"/>
          </w:rPr>
          <w:t xml:space="preserve"> </w:t>
        </w:r>
      </w:ins>
      <w:del w:id="248" w:author="Adrian Stier" w:date="2022-02-15T12:09:00Z">
        <w:r w:rsidDel="008D5F8A">
          <w:rPr>
            <w:rFonts w:ascii="Helvetica" w:hAnsi="Helvetica"/>
            <w:sz w:val="22"/>
            <w:szCs w:val="22"/>
          </w:rPr>
          <w:delText xml:space="preserve">. </w:delText>
        </w:r>
      </w:del>
    </w:p>
    <w:p w14:paraId="7B58A4A9" w14:textId="77777777" w:rsidR="002074CC" w:rsidRDefault="002074CC" w:rsidP="006551EE">
      <w:pPr>
        <w:rPr>
          <w:rFonts w:ascii="Helvetica" w:hAnsi="Helvetica"/>
          <w:i/>
          <w:sz w:val="22"/>
          <w:szCs w:val="22"/>
        </w:rPr>
      </w:pPr>
    </w:p>
    <w:p w14:paraId="1CE26B7E" w14:textId="6FD1F63E" w:rsidR="002074CC" w:rsidRPr="003805EE" w:rsidRDefault="002074CC" w:rsidP="006551EE">
      <w:pPr>
        <w:rPr>
          <w:rFonts w:ascii="Helvetica" w:hAnsi="Helvetica"/>
          <w:i/>
          <w:sz w:val="22"/>
          <w:szCs w:val="22"/>
        </w:rPr>
      </w:pPr>
      <w:r w:rsidRPr="003805EE">
        <w:rPr>
          <w:rFonts w:ascii="Helvetica" w:hAnsi="Helvetica"/>
          <w:i/>
          <w:sz w:val="22"/>
          <w:szCs w:val="22"/>
        </w:rPr>
        <w:t>The Value of Monitoring Depends on the Stakeholder</w:t>
      </w:r>
    </w:p>
    <w:p w14:paraId="354283E9" w14:textId="2C1B3583" w:rsidR="002074CC" w:rsidRPr="003805EE" w:rsidRDefault="002074CC" w:rsidP="006551EE">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w:t>
      </w:r>
      <w:r w:rsidRPr="003805EE">
        <w:rPr>
          <w:rFonts w:ascii="Helvetica" w:hAnsi="Helvetica" w:cs="Helvetica Neue"/>
          <w:sz w:val="22"/>
          <w:szCs w:val="22"/>
        </w:rPr>
        <w:lastRenderedPageBreak/>
        <w:t xml:space="preserve">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&lt;EndNote&gt;&lt;Cite&gt;&lt;Author&gt;Schrank&lt;/Author&gt;&lt;Year&gt;2003&lt;/Year&gt;&lt;RecNum&gt;8199&lt;/RecNum&gt;&lt;DisplayText&gt;[48]&lt;/DisplayText&gt;&lt;record&gt;&lt;rec-number&gt;8199&lt;/rec-number&gt;&lt;foreign-keys&gt;&lt;key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[48]</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&lt;EndNote&gt;&lt;Cite&gt;&lt;Author&gt;Berkes&lt;/Author&gt;&lt;Year&gt;2006&lt;/Year&gt;&lt;RecNum&gt;6268&lt;/RecNum&gt;&lt;DisplayText&gt;[49]&lt;/DisplayText&gt;&lt;record&gt;&lt;rec-number&gt;6268&lt;/rec-number&gt;&lt;foreign-keys&gt;&lt;key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2E2F64">
        <w:rPr>
          <w:rFonts w:ascii="Helvetica" w:hAnsi="Helvetica" w:cs="Helvetica Neue"/>
          <w:noProof/>
          <w:sz w:val="22"/>
          <w:szCs w:val="22"/>
        </w:rPr>
        <w:t>[49]</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&lt;EndNote&gt;&lt;Cite&gt;&lt;Author&gt;Fisher&lt;/Author&gt;&lt;Year&gt;2021&lt;/Year&gt;&lt;RecNum&gt;6506&lt;/RecNum&gt;&lt;DisplayText&gt;[50]&lt;/DisplayText&gt;&lt;record&gt;&lt;rec-number&gt;6506&lt;/rec-number&gt;&lt;foreign-keys&gt;&lt;key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2E2F64">
        <w:rPr>
          <w:rFonts w:ascii="Helvetica" w:hAnsi="Helvetica" w:cs="Helvetica Neue"/>
          <w:noProof/>
          <w:sz w:val="22"/>
          <w:szCs w:val="22"/>
        </w:rPr>
        <w:t>[50]</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6551EE">
      <w:pPr>
        <w:rPr>
          <w:rFonts w:ascii="Helvetica" w:hAnsi="Helvetica"/>
          <w:i/>
          <w:sz w:val="22"/>
          <w:szCs w:val="22"/>
        </w:rPr>
      </w:pPr>
    </w:p>
    <w:p w14:paraId="0530466F" w14:textId="500B3FC8" w:rsidR="00787E3F" w:rsidRPr="003805EE" w:rsidRDefault="00787E3F" w:rsidP="006551EE">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6B207E2B" w:rsidR="00787E3F" w:rsidRPr="003805EE" w:rsidRDefault="00787E3F" w:rsidP="006551EE">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&lt;EndNote&gt;&lt;Cite&gt;&lt;Author&gt;Hölmstrom&lt;/Author&gt;&lt;Year&gt;1979&lt;/Year&gt;&lt;RecNum&gt;6273&lt;/RecNum&gt;&lt;DisplayText&gt;[25, 51]&lt;/DisplayText&gt;&lt;record&gt;&lt;rec-number&gt;6273&lt;/rec-number&gt;&lt;foreign-keys&gt;&lt;key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2E2F64">
        <w:rPr>
          <w:rFonts w:ascii="Helvetica" w:hAnsi="Helvetica"/>
          <w:noProof/>
          <w:sz w:val="22"/>
          <w:szCs w:val="22"/>
        </w:rPr>
        <w:t>[25, 51]</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7E53BBAA" w:rsidR="00874D07" w:rsidRPr="003805EE" w:rsidRDefault="00FE0BB8" w:rsidP="006551EE">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058AE88A" w:rsidR="00644B5F" w:rsidRDefault="00F9071C" w:rsidP="006551EE">
      <w:pPr>
        <w:rPr>
          <w:ins w:id="249" w:author="Adrian Stier" w:date="2022-01-20T13:00:00Z"/>
          <w:rFonts w:ascii="Helvetica" w:hAnsi="Helvetica"/>
          <w:sz w:val="22"/>
          <w:szCs w:val="22"/>
        </w:rPr>
      </w:pPr>
      <w:r w:rsidRPr="003805EE">
        <w:rPr>
          <w:rFonts w:ascii="Helvetica" w:hAnsi="Helvetica"/>
          <w:sz w:val="22"/>
          <w:szCs w:val="22"/>
        </w:rPr>
        <w:tab/>
      </w:r>
      <w:ins w:id="250" w:author="Adrian Stier" w:date="2022-02-15T12:11:00Z">
        <w:r w:rsidR="002C6EE3">
          <w:rPr>
            <w:rFonts w:ascii="Helvetica Neue" w:eastAsia="Helvetica Neue" w:hAnsi="Helvetica Neue" w:cs="Helvetica Neue"/>
            <w:sz w:val="22"/>
            <w:szCs w:val="22"/>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w:t>
        </w:r>
      </w:ins>
      <w:ins w:id="251" w:author="Adrian Stier" w:date="2022-02-17T09:01:00Z">
        <w:r w:rsidR="000F0757">
          <w:rPr>
            <w:rFonts w:ascii="Helvetica Neue" w:eastAsia="Helvetica Neue" w:hAnsi="Helvetica Neue" w:cs="Helvetica Neue"/>
            <w:sz w:val="22"/>
            <w:szCs w:val="22"/>
          </w:rPr>
          <w:t>the precision of</w:t>
        </w:r>
      </w:ins>
      <w:ins w:id="252" w:author="Adrian Stier" w:date="2022-02-15T12:11:00Z">
        <w:r w:rsidR="002C6EE3">
          <w:rPr>
            <w:rFonts w:ascii="Helvetica Neue" w:eastAsia="Helvetica Neue" w:hAnsi="Helvetica Neue" w:cs="Helvetica Neue"/>
            <w:sz w:val="22"/>
            <w:szCs w:val="22"/>
          </w:rPr>
          <w:t xml:space="preserve"> biomass estimates, and may prolong closures. This case highlights a key consideration in monitoring programs: if information is most valuable as a fishery approaches and recovers from collapse, it is best to ensure that funding for monitoring is independent from stock size.</w:t>
        </w:r>
      </w:ins>
      <w:del w:id="253" w:author="Adrian Stier" w:date="2022-02-15T12:11:00Z">
        <w:r w:rsidR="00272A37" w:rsidRPr="003805EE" w:rsidDel="002C6EE3">
          <w:rPr>
            <w:rFonts w:ascii="Helvetica" w:hAnsi="Helvetica"/>
            <w:sz w:val="22"/>
            <w:szCs w:val="22"/>
          </w:rPr>
          <w:delText>C</w:delText>
        </w:r>
        <w:r w:rsidRPr="003805EE" w:rsidDel="002C6EE3">
          <w:rPr>
            <w:rFonts w:ascii="Helvetica" w:hAnsi="Helvetica"/>
            <w:sz w:val="22"/>
            <w:szCs w:val="22"/>
          </w:rPr>
          <w:delText xml:space="preserve">ommercial fisheries offer an interesting case study in placing the burden of monitoring costs on the industry versus the government. For example, </w:delText>
        </w:r>
        <w:r w:rsidR="002C5DCC" w:rsidDel="002C6EE3">
          <w:rPr>
            <w:rFonts w:ascii="Helvetica" w:hAnsi="Helvetica"/>
            <w:sz w:val="22"/>
            <w:szCs w:val="22"/>
          </w:rPr>
          <w:delText xml:space="preserve">a subset of fisheries in New Zealand, </w:delText>
        </w:r>
        <w:r w:rsidRPr="003805EE" w:rsidDel="002C6EE3">
          <w:rPr>
            <w:rFonts w:ascii="Helvetica" w:hAnsi="Helvetica"/>
            <w:sz w:val="22"/>
            <w:szCs w:val="22"/>
          </w:rPr>
          <w:delText>Canada</w:delText>
        </w:r>
        <w:r w:rsidR="002C5DCC" w:rsidDel="002C6EE3">
          <w:rPr>
            <w:rFonts w:ascii="Helvetica" w:hAnsi="Helvetica"/>
            <w:sz w:val="22"/>
            <w:szCs w:val="22"/>
          </w:rPr>
          <w:delText>,</w:delText>
        </w:r>
        <w:r w:rsidRPr="003805EE" w:rsidDel="002C6EE3">
          <w:rPr>
            <w:rFonts w:ascii="Helvetica" w:hAnsi="Helvetica"/>
            <w:sz w:val="22"/>
            <w:szCs w:val="22"/>
          </w:rPr>
          <w:delText xml:space="preserve"> and Australia, </w:delText>
        </w:r>
        <w:r w:rsidR="00B658D4" w:rsidDel="002C6EE3">
          <w:rPr>
            <w:rFonts w:ascii="Helvetica" w:hAnsi="Helvetica"/>
            <w:sz w:val="22"/>
            <w:szCs w:val="22"/>
          </w:rPr>
          <w:delText xml:space="preserve">the fishing </w:delText>
        </w:r>
        <w:r w:rsidRPr="003805EE" w:rsidDel="002C6EE3">
          <w:rPr>
            <w:rFonts w:ascii="Helvetica" w:hAnsi="Helvetica"/>
            <w:sz w:val="22"/>
            <w:szCs w:val="22"/>
          </w:rPr>
          <w:delText xml:space="preserve">industry is primarily responsible for monitoring costs, with the philosophy that the burden of proof for sustainability is on the stakeholder interested in exploiting the system </w:delText>
        </w:r>
        <w:r w:rsidRPr="003805EE" w:rsidDel="002C6EE3">
          <w:rPr>
            <w:rFonts w:ascii="Helvetica" w:hAnsi="Helvetica"/>
            <w:sz w:val="22"/>
            <w:szCs w:val="22"/>
          </w:rPr>
          <w:fldChar w:fldCharType="begin"/>
        </w:r>
        <w:r w:rsidR="0056080B" w:rsidDel="002C6EE3">
          <w:rPr>
            <w:rFonts w:ascii="Helvetica" w:hAnsi="Helvetica"/>
            <w:sz w:val="22"/>
            <w:szCs w:val="22"/>
          </w:rPr>
          <w:delInstrText xml:space="preserve"> ADDIN EN.CITE &lt;EndNote&gt;&lt;Cite&gt;&lt;Author&gt;Hilborn&lt;/Author&gt;&lt;Year&gt;2001&lt;/Year&gt;&lt;RecNum&gt;8132&lt;/RecNum&gt;&lt;DisplayText&gt;[22]&lt;/DisplayText&gt;&lt;record&gt;&lt;rec-number&gt;8132&lt;/rec-number&gt;&lt;foreign-keys&gt;&lt;key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Pr="003805EE" w:rsidDel="002C6EE3">
          <w:rPr>
            <w:rFonts w:ascii="Helvetica" w:hAnsi="Helvetica"/>
            <w:sz w:val="22"/>
            <w:szCs w:val="22"/>
          </w:rPr>
          <w:fldChar w:fldCharType="separate"/>
        </w:r>
        <w:r w:rsidR="0056080B" w:rsidDel="002C6EE3">
          <w:rPr>
            <w:rFonts w:ascii="Helvetica" w:hAnsi="Helvetica"/>
            <w:noProof/>
            <w:sz w:val="22"/>
            <w:szCs w:val="22"/>
          </w:rPr>
          <w:delText>[22]</w:delText>
        </w:r>
        <w:r w:rsidRPr="003805EE" w:rsidDel="002C6EE3">
          <w:rPr>
            <w:rFonts w:ascii="Helvetica" w:hAnsi="Helvetica"/>
            <w:sz w:val="22"/>
            <w:szCs w:val="22"/>
          </w:rPr>
          <w:fldChar w:fldCharType="end"/>
        </w:r>
        <w:r w:rsidRPr="003805EE" w:rsidDel="002C6EE3">
          <w:rPr>
            <w:rFonts w:ascii="Helvetica" w:hAnsi="Helvetica"/>
            <w:sz w:val="22"/>
            <w:szCs w:val="22"/>
          </w:rPr>
          <w:delText xml:space="preserve">. An </w:delText>
        </w:r>
        <w:r w:rsidR="00644B5F" w:rsidRPr="003805EE" w:rsidDel="002C6EE3">
          <w:rPr>
            <w:rFonts w:ascii="Helvetica" w:hAnsi="Helvetica"/>
            <w:sz w:val="22"/>
            <w:szCs w:val="22"/>
          </w:rPr>
          <w:delText xml:space="preserve">example of this is the commercial Pacific herring fishery in the </w:delText>
        </w:r>
        <w:r w:rsidR="002B2772" w:rsidRPr="003805EE" w:rsidDel="002C6EE3">
          <w:rPr>
            <w:rFonts w:ascii="Helvetica" w:hAnsi="Helvetica"/>
            <w:sz w:val="22"/>
            <w:szCs w:val="22"/>
          </w:rPr>
          <w:delText>Canadian North Pacific</w:delText>
        </w:r>
        <w:r w:rsidR="00644B5F" w:rsidRPr="003805EE" w:rsidDel="002C6EE3">
          <w:rPr>
            <w:rFonts w:ascii="Helvetica" w:hAnsi="Helvetica"/>
            <w:sz w:val="22"/>
            <w:szCs w:val="22"/>
          </w:rPr>
          <w:delText xml:space="preserve">, where monitoring of spring herring spawns </w:delText>
        </w:r>
        <w:r w:rsidR="00B658D4" w:rsidRPr="003805EE" w:rsidDel="002C6EE3">
          <w:rPr>
            <w:rFonts w:ascii="Helvetica" w:hAnsi="Helvetica"/>
            <w:sz w:val="22"/>
            <w:szCs w:val="22"/>
          </w:rPr>
          <w:delText>w</w:delText>
        </w:r>
        <w:r w:rsidR="00B658D4" w:rsidDel="002C6EE3">
          <w:rPr>
            <w:rFonts w:ascii="Helvetica" w:hAnsi="Helvetica"/>
            <w:sz w:val="22"/>
            <w:szCs w:val="22"/>
          </w:rPr>
          <w:delText>as</w:delText>
        </w:r>
        <w:r w:rsidR="00B658D4" w:rsidRPr="003805EE" w:rsidDel="002C6EE3">
          <w:rPr>
            <w:rFonts w:ascii="Helvetica" w:hAnsi="Helvetica"/>
            <w:sz w:val="22"/>
            <w:szCs w:val="22"/>
          </w:rPr>
          <w:delText xml:space="preserve"> </w:delText>
        </w:r>
        <w:r w:rsidR="008A4DE4" w:rsidRPr="003805EE" w:rsidDel="002C6EE3">
          <w:rPr>
            <w:rFonts w:ascii="Helvetica" w:hAnsi="Helvetica"/>
            <w:sz w:val="22"/>
            <w:szCs w:val="22"/>
          </w:rPr>
          <w:delText>historically</w:delText>
        </w:r>
        <w:r w:rsidR="00644B5F" w:rsidRPr="003805EE" w:rsidDel="002C6EE3">
          <w:rPr>
            <w:rFonts w:ascii="Helvetica" w:hAnsi="Helvetica"/>
            <w:sz w:val="22"/>
            <w:szCs w:val="22"/>
          </w:rPr>
          <w:delText xml:space="preserve"> funded by one of several stakeholders, the fishing industry. However, the fishery crossed a limit reference point over a decade ago and has not fully recovered</w:delText>
        </w:r>
        <w:r w:rsidR="00AF7A41" w:rsidDel="002C6EE3">
          <w:rPr>
            <w:rFonts w:ascii="Helvetica" w:hAnsi="Helvetica"/>
            <w:sz w:val="22"/>
            <w:szCs w:val="22"/>
          </w:rPr>
          <w:delText xml:space="preserve"> </w:delText>
        </w:r>
        <w:r w:rsidR="009D6837" w:rsidDel="002C6EE3">
          <w:rPr>
            <w:rFonts w:ascii="Helvetica" w:hAnsi="Helvetica"/>
            <w:sz w:val="22"/>
            <w:szCs w:val="22"/>
          </w:rPr>
          <w:fldChar w:fldCharType="begin"/>
        </w:r>
        <w:r w:rsidR="00D30BBD" w:rsidDel="002C6EE3">
          <w:rPr>
            <w:rFonts w:ascii="Helvetica" w:hAnsi="Helvetica"/>
            <w:sz w:val="22"/>
            <w:szCs w:val="22"/>
          </w:rPr>
          <w:delInstrText xml:space="preserve"> ADDIN EN.CITE &lt;EndNote&gt;&lt;Cite&gt;&lt;Author&gt;Cleary&lt;/Author&gt;&lt;Year&gt;2018&lt;/Year&gt;&lt;RecNum&gt;6474&lt;/RecNum&gt;&lt;IDText&gt;Status of BC Pacific Herring (Clupea pallasii) in 2017 and Forecasts for 2018&lt;/IDText&gt;&lt;DisplayText&gt;[49]&lt;/DisplayText&gt;&lt;record&gt;&lt;rec-number&gt;6474&lt;/rec-number&gt;&lt;foreign-keys&gt;&lt;key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delInstrText>
        </w:r>
        <w:r w:rsidR="009D6837" w:rsidDel="002C6EE3">
          <w:rPr>
            <w:rFonts w:ascii="Helvetica" w:hAnsi="Helvetica"/>
            <w:sz w:val="22"/>
            <w:szCs w:val="22"/>
          </w:rPr>
          <w:fldChar w:fldCharType="separate"/>
        </w:r>
        <w:r w:rsidR="00D30BBD" w:rsidDel="002C6EE3">
          <w:rPr>
            <w:rFonts w:ascii="Helvetica" w:hAnsi="Helvetica"/>
            <w:noProof/>
            <w:sz w:val="22"/>
            <w:szCs w:val="22"/>
          </w:rPr>
          <w:delText>[49]</w:delText>
        </w:r>
        <w:r w:rsidR="009D6837" w:rsidDel="002C6EE3">
          <w:rPr>
            <w:rFonts w:ascii="Helvetica" w:hAnsi="Helvetica"/>
            <w:sz w:val="22"/>
            <w:szCs w:val="22"/>
          </w:rPr>
          <w:fldChar w:fldCharType="end"/>
        </w:r>
        <w:r w:rsidR="00644B5F" w:rsidRPr="003805EE" w:rsidDel="002C6EE3">
          <w:rPr>
            <w:rFonts w:ascii="Helvetica" w:hAnsi="Helvetica"/>
            <w:sz w:val="22"/>
            <w:szCs w:val="22"/>
          </w:rPr>
          <w:delText xml:space="preserve">. As a consequence, </w:delText>
        </w:r>
        <w:r w:rsidR="006B6333" w:rsidRPr="003805EE" w:rsidDel="002C6EE3">
          <w:rPr>
            <w:rFonts w:ascii="Helvetica" w:hAnsi="Helvetica"/>
            <w:sz w:val="22"/>
            <w:szCs w:val="22"/>
          </w:rPr>
          <w:delText>monitoring effort has declined</w:delText>
        </w:r>
        <w:r w:rsidR="00644B5F" w:rsidRPr="003805EE" w:rsidDel="002C6EE3">
          <w:rPr>
            <w:rFonts w:ascii="Helvetica" w:hAnsi="Helvetica"/>
            <w:sz w:val="22"/>
            <w:szCs w:val="22"/>
          </w:rPr>
          <w:delText xml:space="preserve">, which impacts the </w:delText>
        </w:r>
      </w:del>
      <w:del w:id="254" w:author="Adrian Stier" w:date="2022-01-17T12:33:00Z">
        <w:r w:rsidR="00644B5F" w:rsidRPr="003805EE" w:rsidDel="00D32E25">
          <w:rPr>
            <w:rFonts w:ascii="Helvetica" w:hAnsi="Helvetica"/>
            <w:sz w:val="22"/>
            <w:szCs w:val="22"/>
          </w:rPr>
          <w:delText xml:space="preserve">precision </w:delText>
        </w:r>
      </w:del>
      <w:del w:id="255" w:author="Adrian Stier" w:date="2022-02-15T12:11:00Z">
        <w:r w:rsidR="00644B5F" w:rsidRPr="003805EE" w:rsidDel="002C6EE3">
          <w:rPr>
            <w:rFonts w:ascii="Helvetica" w:hAnsi="Helvetica"/>
            <w:sz w:val="22"/>
            <w:szCs w:val="22"/>
          </w:rPr>
          <w:delText xml:space="preserve">of biomass estimates, and may prolong closures. This case highlights a key consideration in monitoring programs: if information is most valuable as a fishery approaches </w:delText>
        </w:r>
        <w:r w:rsidR="00394C34" w:rsidRPr="003805EE" w:rsidDel="002C6EE3">
          <w:rPr>
            <w:rFonts w:ascii="Helvetica" w:hAnsi="Helvetica"/>
            <w:sz w:val="22"/>
            <w:szCs w:val="22"/>
          </w:rPr>
          <w:delText xml:space="preserve">and recovers from </w:delText>
        </w:r>
        <w:r w:rsidR="00644B5F" w:rsidRPr="003805EE" w:rsidDel="002C6EE3">
          <w:rPr>
            <w:rFonts w:ascii="Helvetica" w:hAnsi="Helvetica"/>
            <w:sz w:val="22"/>
            <w:szCs w:val="22"/>
          </w:rPr>
          <w:delText xml:space="preserve">collapse, it </w:delText>
        </w:r>
        <w:r w:rsidR="00EF4F9F" w:rsidDel="002C6EE3">
          <w:rPr>
            <w:rFonts w:ascii="Helvetica" w:hAnsi="Helvetica"/>
            <w:sz w:val="22"/>
            <w:szCs w:val="22"/>
          </w:rPr>
          <w:delText>is</w:delText>
        </w:r>
        <w:r w:rsidR="00644B5F" w:rsidRPr="003805EE" w:rsidDel="002C6EE3">
          <w:rPr>
            <w:rFonts w:ascii="Helvetica" w:hAnsi="Helvetica"/>
            <w:sz w:val="22"/>
            <w:szCs w:val="22"/>
          </w:rPr>
          <w:delText xml:space="preserve"> best to ensure that funding for monitoring is independent from stock size. </w:delText>
        </w:r>
      </w:del>
    </w:p>
    <w:p w14:paraId="1D26746A" w14:textId="57862FE9" w:rsidR="00C260DE" w:rsidRDefault="00C260DE" w:rsidP="006551EE">
      <w:pPr>
        <w:rPr>
          <w:ins w:id="256" w:author="Adrian Stier" w:date="2022-01-20T13:00:00Z"/>
          <w:rFonts w:ascii="Helvetica" w:hAnsi="Helvetica"/>
          <w:sz w:val="22"/>
          <w:szCs w:val="22"/>
        </w:rPr>
      </w:pPr>
    </w:p>
    <w:p w14:paraId="13886ABA" w14:textId="1EEC84A1" w:rsidR="00C260DE" w:rsidRPr="003805EE" w:rsidRDefault="00C260DE" w:rsidP="00C260DE">
      <w:pPr>
        <w:widowControl w:val="0"/>
        <w:autoSpaceDE w:val="0"/>
        <w:autoSpaceDN w:val="0"/>
        <w:adjustRightInd w:val="0"/>
        <w:rPr>
          <w:ins w:id="257" w:author="Adrian Stier" w:date="2022-01-20T13:00:00Z"/>
          <w:rFonts w:ascii="Helvetica" w:hAnsi="Helvetica"/>
          <w:i/>
          <w:sz w:val="22"/>
          <w:szCs w:val="22"/>
        </w:rPr>
      </w:pPr>
      <w:ins w:id="258" w:author="Adrian Stier" w:date="2022-01-20T13:00:00Z">
        <w:r>
          <w:rPr>
            <w:rFonts w:ascii="Helvetica" w:hAnsi="Helvetica"/>
            <w:i/>
            <w:sz w:val="22"/>
            <w:szCs w:val="22"/>
          </w:rPr>
          <w:t>Looking forward</w:t>
        </w:r>
      </w:ins>
    </w:p>
    <w:p w14:paraId="51E8E8B7" w14:textId="71F9F7BC" w:rsidR="00C260DE" w:rsidRDefault="00C260DE" w:rsidP="006551EE">
      <w:pPr>
        <w:rPr>
          <w:ins w:id="259" w:author="Adrian Stier" w:date="2022-01-20T13:00:00Z"/>
          <w:rFonts w:ascii="Helvetica" w:hAnsi="Helvetica"/>
          <w:sz w:val="22"/>
          <w:szCs w:val="22"/>
        </w:rPr>
      </w:pPr>
    </w:p>
    <w:p w14:paraId="6B28E651" w14:textId="0B10CBC8" w:rsidR="00416D92" w:rsidRDefault="00C260DE" w:rsidP="006551EE">
      <w:pPr>
        <w:rPr>
          <w:ins w:id="260" w:author="Adrian Stier" w:date="2022-01-20T14:02:00Z"/>
          <w:rFonts w:ascii="Helvetica" w:hAnsi="Helvetica"/>
          <w:sz w:val="22"/>
          <w:szCs w:val="22"/>
        </w:rPr>
      </w:pPr>
      <w:ins w:id="261" w:author="Adrian Stier" w:date="2022-01-20T13:00:00Z">
        <w:r>
          <w:rPr>
            <w:rFonts w:ascii="Helvetica" w:hAnsi="Helvetica"/>
            <w:sz w:val="22"/>
            <w:szCs w:val="22"/>
          </w:rPr>
          <w:lastRenderedPageBreak/>
          <w:t xml:space="preserve">Our model is a simplified </w:t>
        </w:r>
      </w:ins>
      <w:ins w:id="262" w:author="Adrian Stier" w:date="2022-01-20T13:23:00Z">
        <w:r w:rsidR="0077426E">
          <w:rPr>
            <w:rFonts w:ascii="Helvetica" w:hAnsi="Helvetica"/>
            <w:sz w:val="22"/>
            <w:szCs w:val="22"/>
          </w:rPr>
          <w:t xml:space="preserve">harvested </w:t>
        </w:r>
      </w:ins>
      <w:ins w:id="263" w:author="Adrian Stier" w:date="2022-01-20T13:00:00Z">
        <w:r>
          <w:rPr>
            <w:rFonts w:ascii="Helvetica" w:hAnsi="Helvetica"/>
            <w:sz w:val="22"/>
            <w:szCs w:val="22"/>
          </w:rPr>
          <w:t xml:space="preserve">system </w:t>
        </w:r>
      </w:ins>
      <w:ins w:id="264" w:author="Adrian Stier" w:date="2022-01-20T13:23:00Z">
        <w:r w:rsidR="0077426E">
          <w:rPr>
            <w:rFonts w:ascii="Helvetica" w:hAnsi="Helvetica"/>
            <w:sz w:val="22"/>
            <w:szCs w:val="22"/>
          </w:rPr>
          <w:t>that</w:t>
        </w:r>
      </w:ins>
      <w:ins w:id="265" w:author="Adrian Stier" w:date="2022-01-20T13:00:00Z">
        <w:r>
          <w:rPr>
            <w:rFonts w:ascii="Helvetica" w:hAnsi="Helvetica"/>
            <w:sz w:val="22"/>
            <w:szCs w:val="22"/>
          </w:rPr>
          <w:t xml:space="preserve"> illustrate</w:t>
        </w:r>
      </w:ins>
      <w:ins w:id="266" w:author="Adrian Stier" w:date="2022-01-20T13:23:00Z">
        <w:r w:rsidR="0077426E">
          <w:rPr>
            <w:rFonts w:ascii="Helvetica" w:hAnsi="Helvetica"/>
            <w:sz w:val="22"/>
            <w:szCs w:val="22"/>
          </w:rPr>
          <w:t>s</w:t>
        </w:r>
      </w:ins>
      <w:ins w:id="267" w:author="Adrian Stier" w:date="2022-01-20T13:00:00Z">
        <w:r>
          <w:rPr>
            <w:rFonts w:ascii="Helvetica" w:hAnsi="Helvetica"/>
            <w:sz w:val="22"/>
            <w:szCs w:val="22"/>
          </w:rPr>
          <w:t xml:space="preserve"> </w:t>
        </w:r>
      </w:ins>
      <w:ins w:id="268" w:author="Adrian Stier" w:date="2022-01-20T13:23:00Z">
        <w:r w:rsidR="001576BF">
          <w:rPr>
            <w:rFonts w:ascii="Helvetica" w:hAnsi="Helvetica"/>
            <w:sz w:val="22"/>
            <w:szCs w:val="22"/>
          </w:rPr>
          <w:t>how</w:t>
        </w:r>
      </w:ins>
      <w:ins w:id="269" w:author="Adrian Stier" w:date="2022-01-20T13:28:00Z">
        <w:r w:rsidR="001576BF">
          <w:rPr>
            <w:rFonts w:ascii="Helvetica" w:hAnsi="Helvetica"/>
            <w:sz w:val="22"/>
            <w:szCs w:val="22"/>
          </w:rPr>
          <w:t xml:space="preserve"> monitoring</w:t>
        </w:r>
      </w:ins>
      <w:ins w:id="270" w:author="Adrian Stier" w:date="2022-01-20T13:24:00Z">
        <w:r w:rsidR="001576BF">
          <w:rPr>
            <w:rFonts w:ascii="Helvetica" w:hAnsi="Helvetica"/>
            <w:sz w:val="22"/>
            <w:szCs w:val="22"/>
          </w:rPr>
          <w:t xml:space="preserve"> </w:t>
        </w:r>
      </w:ins>
      <w:ins w:id="271" w:author="Adrian Stier" w:date="2022-02-17T09:01:00Z">
        <w:r w:rsidR="000F0757">
          <w:rPr>
            <w:rFonts w:ascii="Helvetica" w:hAnsi="Helvetica"/>
            <w:sz w:val="22"/>
            <w:szCs w:val="22"/>
          </w:rPr>
          <w:t>precision</w:t>
        </w:r>
      </w:ins>
      <w:ins w:id="272" w:author="Adrian Stier" w:date="2022-01-20T13:24:00Z">
        <w:r w:rsidR="001576BF">
          <w:rPr>
            <w:rFonts w:ascii="Helvetica" w:hAnsi="Helvetica"/>
            <w:sz w:val="22"/>
            <w:szCs w:val="22"/>
          </w:rPr>
          <w:t xml:space="preserve"> can be more or less </w:t>
        </w:r>
      </w:ins>
      <w:ins w:id="273" w:author="Adrian Stier" w:date="2022-01-21T10:09:00Z">
        <w:r w:rsidR="007A0544">
          <w:rPr>
            <w:rFonts w:ascii="Helvetica" w:hAnsi="Helvetica"/>
            <w:sz w:val="22"/>
            <w:szCs w:val="22"/>
          </w:rPr>
          <w:t>valuable</w:t>
        </w:r>
      </w:ins>
      <w:ins w:id="274" w:author="Adrian Stier" w:date="2022-01-20T13:24:00Z">
        <w:r w:rsidR="001576BF">
          <w:rPr>
            <w:rFonts w:ascii="Helvetica" w:hAnsi="Helvetica"/>
            <w:sz w:val="22"/>
            <w:szCs w:val="22"/>
          </w:rPr>
          <w:t xml:space="preserve"> depending on </w:t>
        </w:r>
      </w:ins>
      <w:ins w:id="275" w:author="Adrian Stier" w:date="2022-01-20T13:28:00Z">
        <w:r w:rsidR="002E6119">
          <w:rPr>
            <w:rFonts w:ascii="Helvetica" w:hAnsi="Helvetica"/>
            <w:sz w:val="22"/>
            <w:szCs w:val="22"/>
          </w:rPr>
          <w:t xml:space="preserve">how close </w:t>
        </w:r>
      </w:ins>
      <w:ins w:id="276" w:author="Adrian Stier" w:date="2022-01-21T10:14:00Z">
        <w:r w:rsidR="000E7A4B">
          <w:rPr>
            <w:rFonts w:ascii="Helvetica" w:hAnsi="Helvetica"/>
            <w:sz w:val="22"/>
            <w:szCs w:val="22"/>
          </w:rPr>
          <w:t xml:space="preserve">an </w:t>
        </w:r>
      </w:ins>
      <w:ins w:id="277" w:author="Adrian Stier" w:date="2022-01-20T13:28:00Z">
        <w:r w:rsidR="002E6119">
          <w:rPr>
            <w:rFonts w:ascii="Helvetica" w:hAnsi="Helvetica"/>
            <w:sz w:val="22"/>
            <w:szCs w:val="22"/>
          </w:rPr>
          <w:t xml:space="preserve">ecosystem </w:t>
        </w:r>
      </w:ins>
      <w:ins w:id="278" w:author="Adrian Stier" w:date="2022-01-21T10:14:00Z">
        <w:r w:rsidR="000E7A4B">
          <w:rPr>
            <w:rFonts w:ascii="Helvetica" w:hAnsi="Helvetica"/>
            <w:sz w:val="22"/>
            <w:szCs w:val="22"/>
          </w:rPr>
          <w:t>is</w:t>
        </w:r>
      </w:ins>
      <w:ins w:id="279" w:author="Adrian Stier" w:date="2022-01-20T13:28:00Z">
        <w:r w:rsidR="002E6119">
          <w:rPr>
            <w:rFonts w:ascii="Helvetica" w:hAnsi="Helvetica"/>
            <w:sz w:val="22"/>
            <w:szCs w:val="22"/>
          </w:rPr>
          <w:t xml:space="preserve"> to </w:t>
        </w:r>
      </w:ins>
      <w:ins w:id="280" w:author="Adrian Stier" w:date="2022-01-21T10:14:00Z">
        <w:r w:rsidR="000E7A4B">
          <w:rPr>
            <w:rFonts w:ascii="Helvetica" w:hAnsi="Helvetica"/>
            <w:sz w:val="22"/>
            <w:szCs w:val="22"/>
          </w:rPr>
          <w:t xml:space="preserve">a </w:t>
        </w:r>
      </w:ins>
      <w:ins w:id="281" w:author="Adrian Stier" w:date="2022-01-20T13:28:00Z">
        <w:r w:rsidR="002E6119">
          <w:rPr>
            <w:rFonts w:ascii="Helvetica" w:hAnsi="Helvetica"/>
            <w:sz w:val="22"/>
            <w:szCs w:val="22"/>
          </w:rPr>
          <w:t xml:space="preserve">biological or management </w:t>
        </w:r>
      </w:ins>
      <w:ins w:id="282" w:author="Adrian Stier" w:date="2022-01-20T13:29:00Z">
        <w:r w:rsidR="002E6119">
          <w:rPr>
            <w:rFonts w:ascii="Helvetica" w:hAnsi="Helvetica"/>
            <w:sz w:val="22"/>
            <w:szCs w:val="22"/>
          </w:rPr>
          <w:t>threshold</w:t>
        </w:r>
      </w:ins>
      <w:ins w:id="283" w:author="Adrian Stier" w:date="2022-01-20T13:01:00Z">
        <w:r>
          <w:rPr>
            <w:rFonts w:ascii="Helvetica" w:hAnsi="Helvetica"/>
            <w:sz w:val="22"/>
            <w:szCs w:val="22"/>
          </w:rPr>
          <w:t xml:space="preserve">. </w:t>
        </w:r>
      </w:ins>
      <w:ins w:id="284" w:author="Adrian Stier" w:date="2022-01-20T14:26:00Z">
        <w:r w:rsidR="0081769D">
          <w:rPr>
            <w:rFonts w:ascii="Helvetica" w:hAnsi="Helvetica"/>
            <w:sz w:val="22"/>
            <w:szCs w:val="22"/>
          </w:rPr>
          <w:t xml:space="preserve">Our goal in this study was </w:t>
        </w:r>
      </w:ins>
      <w:ins w:id="285" w:author="Adrian Stier" w:date="2022-01-21T10:09:00Z">
        <w:r w:rsidR="007A0544">
          <w:rPr>
            <w:rFonts w:ascii="Helvetica" w:hAnsi="Helvetica"/>
            <w:sz w:val="22"/>
            <w:szCs w:val="22"/>
          </w:rPr>
          <w:t>to provide strategy</w:t>
        </w:r>
      </w:ins>
      <w:ins w:id="286" w:author="Adrian Stier" w:date="2022-01-20T14:27:00Z">
        <w:r w:rsidR="0081769D">
          <w:rPr>
            <w:rFonts w:ascii="Helvetica" w:hAnsi="Helvetica"/>
            <w:sz w:val="22"/>
            <w:szCs w:val="22"/>
          </w:rPr>
          <w:t xml:space="preserve">; however, to </w:t>
        </w:r>
      </w:ins>
      <w:ins w:id="287" w:author="Adrian Stier" w:date="2022-01-21T10:10:00Z">
        <w:r w:rsidR="007A0544">
          <w:rPr>
            <w:rFonts w:ascii="Helvetica" w:hAnsi="Helvetica"/>
            <w:sz w:val="22"/>
            <w:szCs w:val="22"/>
          </w:rPr>
          <w:t>develop tactics based on the</w:t>
        </w:r>
      </w:ins>
      <w:ins w:id="288" w:author="Adrian Stier" w:date="2022-01-20T14:27:00Z">
        <w:r w:rsidR="0081769D">
          <w:rPr>
            <w:rFonts w:ascii="Helvetica" w:hAnsi="Helvetica"/>
            <w:sz w:val="22"/>
            <w:szCs w:val="22"/>
          </w:rPr>
          <w:t xml:space="preserve"> principles </w:t>
        </w:r>
      </w:ins>
      <w:ins w:id="289" w:author="Adrian Stier" w:date="2022-01-21T10:09:00Z">
        <w:r w:rsidR="007A0544">
          <w:rPr>
            <w:rFonts w:ascii="Helvetica" w:hAnsi="Helvetica"/>
            <w:sz w:val="22"/>
            <w:szCs w:val="22"/>
          </w:rPr>
          <w:t>described</w:t>
        </w:r>
      </w:ins>
      <w:ins w:id="290" w:author="Adrian Stier" w:date="2022-01-21T10:10:00Z">
        <w:r w:rsidR="007A0544">
          <w:rPr>
            <w:rFonts w:ascii="Helvetica" w:hAnsi="Helvetica"/>
            <w:sz w:val="22"/>
            <w:szCs w:val="22"/>
          </w:rPr>
          <w:t xml:space="preserve"> above, managers will need to integrate additional ecological and economic complexity. Ecologically,</w:t>
        </w:r>
      </w:ins>
      <w:ins w:id="291" w:author="Adrian Stier" w:date="2022-01-21T10:11:00Z">
        <w:r w:rsidR="000E7A4B">
          <w:rPr>
            <w:rFonts w:ascii="Helvetica" w:hAnsi="Helvetica"/>
            <w:sz w:val="22"/>
            <w:szCs w:val="22"/>
          </w:rPr>
          <w:t xml:space="preserve"> </w:t>
        </w:r>
      </w:ins>
      <w:ins w:id="292" w:author="Adrian Stier" w:date="2022-01-20T13:54:00Z">
        <w:r w:rsidR="00453A3B">
          <w:rPr>
            <w:rFonts w:ascii="Helvetica" w:hAnsi="Helvetica"/>
            <w:sz w:val="22"/>
            <w:szCs w:val="22"/>
          </w:rPr>
          <w:t>shifts in productivity</w:t>
        </w:r>
      </w:ins>
      <w:ins w:id="293" w:author="Adrian Stier" w:date="2022-01-20T14:02:00Z">
        <w:r w:rsidR="00416D92">
          <w:rPr>
            <w:rFonts w:ascii="Helvetica" w:hAnsi="Helvetica"/>
            <w:sz w:val="22"/>
            <w:szCs w:val="22"/>
          </w:rPr>
          <w:t xml:space="preserve">, </w:t>
        </w:r>
      </w:ins>
      <w:ins w:id="294" w:author="Adrian Stier" w:date="2022-01-20T13:56:00Z">
        <w:r w:rsidR="00453A3B">
          <w:rPr>
            <w:rFonts w:ascii="Helvetica" w:hAnsi="Helvetica"/>
            <w:sz w:val="22"/>
            <w:szCs w:val="22"/>
          </w:rPr>
          <w:t>species interactions</w:t>
        </w:r>
      </w:ins>
      <w:ins w:id="295" w:author="Adrian Stier" w:date="2022-01-20T14:02:00Z">
        <w:r w:rsidR="00416D92">
          <w:rPr>
            <w:rFonts w:ascii="Helvetica" w:hAnsi="Helvetica"/>
            <w:sz w:val="22"/>
            <w:szCs w:val="22"/>
          </w:rPr>
          <w:t>,</w:t>
        </w:r>
      </w:ins>
      <w:ins w:id="296" w:author="Adrian Stier" w:date="2022-01-21T10:10:00Z">
        <w:r w:rsidR="007A0544">
          <w:rPr>
            <w:rFonts w:ascii="Helvetica" w:hAnsi="Helvetica"/>
            <w:sz w:val="22"/>
            <w:szCs w:val="22"/>
          </w:rPr>
          <w:t xml:space="preserve"> and environmental variability</w:t>
        </w:r>
      </w:ins>
      <w:ins w:id="297" w:author="Adrian Stier" w:date="2022-01-21T10:24:00Z">
        <w:r w:rsidR="00D21C42">
          <w:rPr>
            <w:rFonts w:ascii="Helvetica" w:hAnsi="Helvetica"/>
            <w:sz w:val="22"/>
            <w:szCs w:val="22"/>
          </w:rPr>
          <w:t xml:space="preserve"> can c</w:t>
        </w:r>
      </w:ins>
      <w:ins w:id="298" w:author="Adrian Stier" w:date="2022-01-21T10:25:00Z">
        <w:r w:rsidR="00D21C42">
          <w:rPr>
            <w:rFonts w:ascii="Helvetica" w:hAnsi="Helvetica"/>
            <w:sz w:val="22"/>
            <w:szCs w:val="22"/>
          </w:rPr>
          <w:t xml:space="preserve">hange </w:t>
        </w:r>
      </w:ins>
      <w:ins w:id="299" w:author="Adrian Stier" w:date="2022-01-24T10:53:00Z">
        <w:r w:rsidR="00BC56C0">
          <w:rPr>
            <w:rFonts w:ascii="Helvetica" w:hAnsi="Helvetica"/>
            <w:sz w:val="22"/>
            <w:szCs w:val="22"/>
          </w:rPr>
          <w:t>a species’</w:t>
        </w:r>
      </w:ins>
      <w:ins w:id="300" w:author="Adrian Stier" w:date="2022-01-21T10:25:00Z">
        <w:r w:rsidR="00D21C42">
          <w:rPr>
            <w:rFonts w:ascii="Helvetica" w:hAnsi="Helvetica"/>
            <w:sz w:val="22"/>
            <w:szCs w:val="22"/>
          </w:rPr>
          <w:t xml:space="preserve"> carrying capacity and rebound potential </w:t>
        </w:r>
      </w:ins>
      <w:r w:rsidR="0066353C">
        <w:rPr>
          <w:rFonts w:ascii="Helvetica" w:hAnsi="Helvetica"/>
          <w:sz w:val="22"/>
          <w:szCs w:val="22"/>
        </w:rPr>
        <w:fldChar w:fldCharType="begin"/>
      </w:r>
      <w:r w:rsidR="002E2F64">
        <w:rPr>
          <w:rFonts w:ascii="Helvetica" w:hAnsi="Helvetica"/>
          <w:sz w:val="22"/>
          <w:szCs w:val="22"/>
        </w:rPr>
        <w:instrText xml:space="preserve"> ADDIN EN.CITE &lt;EndNote&gt;&lt;Cite&gt;&lt;Author&gt;Ingeman&lt;/Author&gt;&lt;Year&gt;2019&lt;/Year&gt;&lt;RecNum&gt;6325&lt;/RecNum&gt;&lt;DisplayText&gt;[52]&lt;/DisplayText&gt;&lt;record&gt;&lt;rec-number&gt;6325&lt;/rec-number&gt;&lt;foreign-keys&gt;&lt;key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0066353C">
        <w:rPr>
          <w:rFonts w:ascii="Helvetica" w:hAnsi="Helvetica"/>
          <w:sz w:val="22"/>
          <w:szCs w:val="22"/>
        </w:rPr>
        <w:fldChar w:fldCharType="separate"/>
      </w:r>
      <w:r w:rsidR="002E2F64">
        <w:rPr>
          <w:rFonts w:ascii="Helvetica" w:hAnsi="Helvetica"/>
          <w:noProof/>
          <w:sz w:val="22"/>
          <w:szCs w:val="22"/>
        </w:rPr>
        <w:t>[52]</w:t>
      </w:r>
      <w:r w:rsidR="0066353C">
        <w:rPr>
          <w:rFonts w:ascii="Helvetica" w:hAnsi="Helvetica"/>
          <w:sz w:val="22"/>
          <w:szCs w:val="22"/>
        </w:rPr>
        <w:fldChar w:fldCharType="end"/>
      </w:r>
      <w:ins w:id="301" w:author="Adrian Stier" w:date="2022-01-24T10:54:00Z">
        <w:r w:rsidR="00BC56C0">
          <w:rPr>
            <w:rFonts w:ascii="Helvetica" w:hAnsi="Helvetica"/>
            <w:sz w:val="22"/>
            <w:szCs w:val="22"/>
          </w:rPr>
          <w:t>,</w:t>
        </w:r>
      </w:ins>
      <w:ins w:id="302" w:author="Adrian Stier" w:date="2022-01-21T10:26:00Z">
        <w:r w:rsidR="00A50D7F">
          <w:rPr>
            <w:rFonts w:ascii="Helvetica" w:hAnsi="Helvetica"/>
            <w:sz w:val="22"/>
            <w:szCs w:val="22"/>
          </w:rPr>
          <w:t xml:space="preserve"> and consequently alter </w:t>
        </w:r>
      </w:ins>
      <w:ins w:id="303" w:author="Adrian Stier" w:date="2022-01-24T10:54:00Z">
        <w:r w:rsidR="00BC56C0">
          <w:rPr>
            <w:rFonts w:ascii="Helvetica" w:hAnsi="Helvetica"/>
            <w:sz w:val="22"/>
            <w:szCs w:val="22"/>
          </w:rPr>
          <w:t>what</w:t>
        </w:r>
      </w:ins>
      <w:ins w:id="304" w:author="Adrian Stier" w:date="2022-01-21T10:26:00Z">
        <w:r w:rsidR="00A50D7F">
          <w:rPr>
            <w:rFonts w:ascii="Helvetica" w:hAnsi="Helvetica"/>
            <w:sz w:val="22"/>
            <w:szCs w:val="22"/>
          </w:rPr>
          <w:t xml:space="preserve"> harvest rates maximize yield</w:t>
        </w:r>
      </w:ins>
      <w:ins w:id="305" w:author="Adrian Stier" w:date="2022-01-24T10:54:00Z">
        <w:r w:rsidR="00BC56C0">
          <w:rPr>
            <w:rFonts w:ascii="Helvetica" w:hAnsi="Helvetica"/>
            <w:sz w:val="22"/>
            <w:szCs w:val="22"/>
          </w:rPr>
          <w:t xml:space="preserve"> and avoid collapse</w:t>
        </w:r>
      </w:ins>
      <w:ins w:id="306" w:author="Adrian Stier" w:date="2022-01-21T10:26:00Z">
        <w:r w:rsidR="00A50D7F">
          <w:rPr>
            <w:rFonts w:ascii="Helvetica" w:hAnsi="Helvetica"/>
            <w:sz w:val="22"/>
            <w:szCs w:val="22"/>
          </w:rPr>
          <w:t xml:space="preserve">. </w:t>
        </w:r>
      </w:ins>
      <w:ins w:id="307" w:author="Adrian Stier" w:date="2022-01-21T10:12:00Z">
        <w:r w:rsidR="000E7A4B">
          <w:rPr>
            <w:rFonts w:ascii="Helvetica" w:hAnsi="Helvetica"/>
            <w:sz w:val="22"/>
            <w:szCs w:val="22"/>
          </w:rPr>
          <w:t>Economically</w:t>
        </w:r>
      </w:ins>
      <w:ins w:id="308" w:author="Adrian Stier" w:date="2022-01-21T10:20:00Z">
        <w:r w:rsidR="0001367C">
          <w:rPr>
            <w:rFonts w:ascii="Helvetica" w:hAnsi="Helvetica"/>
            <w:sz w:val="22"/>
            <w:szCs w:val="22"/>
          </w:rPr>
          <w:t>,</w:t>
        </w:r>
      </w:ins>
      <w:ins w:id="309" w:author="Adrian Stier" w:date="2022-01-21T10:17:00Z">
        <w:r w:rsidR="00EF5DF8">
          <w:rPr>
            <w:rFonts w:ascii="Helvetica" w:hAnsi="Helvetica"/>
            <w:sz w:val="22"/>
            <w:szCs w:val="22"/>
          </w:rPr>
          <w:t xml:space="preserve"> it will be important to consider</w:t>
        </w:r>
      </w:ins>
      <w:ins w:id="310" w:author="Adrian Stier" w:date="2022-01-21T10:12:00Z">
        <w:r w:rsidR="000E7A4B">
          <w:rPr>
            <w:rFonts w:ascii="Helvetica" w:hAnsi="Helvetica"/>
            <w:sz w:val="22"/>
            <w:szCs w:val="22"/>
          </w:rPr>
          <w:t xml:space="preserve"> additional complexity </w:t>
        </w:r>
      </w:ins>
      <w:ins w:id="311" w:author="Adrian Stier" w:date="2022-01-21T10:15:00Z">
        <w:r w:rsidR="000E7A4B">
          <w:rPr>
            <w:rFonts w:ascii="Helvetica" w:hAnsi="Helvetica"/>
            <w:sz w:val="22"/>
            <w:szCs w:val="22"/>
          </w:rPr>
          <w:t xml:space="preserve">in the shape of the cost function </w:t>
        </w:r>
      </w:ins>
      <w:ins w:id="312" w:author="Adrian Stier" w:date="2022-01-21T10:16:00Z">
        <w:r w:rsidR="00EF5DF8">
          <w:rPr>
            <w:rFonts w:ascii="Helvetica" w:hAnsi="Helvetica"/>
            <w:sz w:val="22"/>
            <w:szCs w:val="22"/>
          </w:rPr>
          <w:t xml:space="preserve">for monitoring, and dynamic </w:t>
        </w:r>
      </w:ins>
      <w:ins w:id="313" w:author="Adrian Stier" w:date="2022-01-21T10:15:00Z">
        <w:r w:rsidR="000E7A4B">
          <w:rPr>
            <w:rFonts w:ascii="Helvetica" w:hAnsi="Helvetica"/>
            <w:sz w:val="22"/>
            <w:szCs w:val="22"/>
          </w:rPr>
          <w:t xml:space="preserve">prices </w:t>
        </w:r>
      </w:ins>
      <w:ins w:id="314" w:author="Adrian Stier" w:date="2022-01-21T10:16:00Z">
        <w:r w:rsidR="00EF5DF8">
          <w:rPr>
            <w:rFonts w:ascii="Helvetica" w:hAnsi="Helvetica"/>
            <w:sz w:val="22"/>
            <w:szCs w:val="22"/>
          </w:rPr>
          <w:t>for a harvested species such as increases in price as species become rare</w:t>
        </w:r>
      </w:ins>
      <w:ins w:id="315" w:author="Adrian Stier" w:date="2022-01-21T10:22:00Z">
        <w:r w:rsidR="008B0A24">
          <w:rPr>
            <w:rFonts w:ascii="Helvetica" w:hAnsi="Helvetica"/>
            <w:sz w:val="22"/>
            <w:szCs w:val="22"/>
          </w:rPr>
          <w:t xml:space="preserve"> </w:t>
        </w:r>
        <w:r w:rsidR="008B0A24">
          <w:rPr>
            <w:rFonts w:ascii="Helvetica" w:hAnsi="Helvetica"/>
            <w:sz w:val="22"/>
            <w:szCs w:val="22"/>
          </w:rPr>
          <w:fldChar w:fldCharType="begin"/>
        </w:r>
      </w:ins>
      <w:r w:rsidR="002E2F64">
        <w:rPr>
          <w:rFonts w:ascii="Helvetica" w:hAnsi="Helvetica"/>
          <w:sz w:val="22"/>
          <w:szCs w:val="22"/>
        </w:rPr>
        <w:instrText xml:space="preserve"> ADDIN EN.CITE &lt;EndNote&gt;&lt;Cite&gt;&lt;Author&gt;Courchamp&lt;/Author&gt;&lt;Year&gt;2006&lt;/Year&gt;&lt;RecNum&gt;6510&lt;/RecNum&gt;&lt;DisplayText&gt;[53]&lt;/DisplayText&gt;&lt;record&gt;&lt;rec-number&gt;6510&lt;/rec-number&gt;&lt;foreign-keys&gt;&lt;key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ins w:id="316" w:author="Adrian Stier" w:date="2022-01-21T10:22:00Z">
        <w:r w:rsidR="008B0A24">
          <w:rPr>
            <w:rFonts w:ascii="Helvetica" w:hAnsi="Helvetica"/>
            <w:sz w:val="22"/>
            <w:szCs w:val="22"/>
          </w:rPr>
          <w:fldChar w:fldCharType="separate"/>
        </w:r>
      </w:ins>
      <w:r w:rsidR="002E2F64">
        <w:rPr>
          <w:rFonts w:ascii="Helvetica" w:hAnsi="Helvetica"/>
          <w:noProof/>
          <w:sz w:val="22"/>
          <w:szCs w:val="22"/>
        </w:rPr>
        <w:t>[53]</w:t>
      </w:r>
      <w:ins w:id="317" w:author="Adrian Stier" w:date="2022-01-21T10:22:00Z">
        <w:r w:rsidR="008B0A24">
          <w:rPr>
            <w:rFonts w:ascii="Helvetica" w:hAnsi="Helvetica"/>
            <w:sz w:val="22"/>
            <w:szCs w:val="22"/>
          </w:rPr>
          <w:fldChar w:fldCharType="end"/>
        </w:r>
      </w:ins>
      <w:ins w:id="318" w:author="Adrian Stier" w:date="2022-01-21T10:17:00Z">
        <w:r w:rsidR="00EF5DF8">
          <w:rPr>
            <w:rFonts w:ascii="Helvetica" w:hAnsi="Helvetica"/>
            <w:sz w:val="22"/>
            <w:szCs w:val="22"/>
          </w:rPr>
          <w:t>.</w:t>
        </w:r>
      </w:ins>
      <w:ins w:id="319" w:author="Adrian Stier" w:date="2022-01-24T10:54:00Z">
        <w:r w:rsidR="00BC56C0">
          <w:rPr>
            <w:rFonts w:ascii="Helvetica" w:hAnsi="Helvetica"/>
            <w:sz w:val="22"/>
            <w:szCs w:val="22"/>
          </w:rPr>
          <w:t xml:space="preserve"> </w:t>
        </w:r>
      </w:ins>
      <w:ins w:id="320" w:author="Adrian Stier" w:date="2022-01-21T10:17:00Z">
        <w:r w:rsidR="00EF5DF8">
          <w:rPr>
            <w:rFonts w:ascii="Helvetica" w:hAnsi="Helvetica"/>
            <w:sz w:val="22"/>
            <w:szCs w:val="22"/>
          </w:rPr>
          <w:t>Moreover,</w:t>
        </w:r>
      </w:ins>
      <w:ins w:id="321" w:author="Adrian Stier" w:date="2022-01-20T14:02:00Z">
        <w:r w:rsidR="00416D92">
          <w:rPr>
            <w:rFonts w:ascii="Helvetica" w:hAnsi="Helvetica"/>
            <w:sz w:val="22"/>
            <w:szCs w:val="22"/>
          </w:rPr>
          <w:t xml:space="preserve"> </w:t>
        </w:r>
      </w:ins>
      <w:ins w:id="322" w:author="Adrian Stier" w:date="2022-01-21T10:18:00Z">
        <w:r w:rsidR="00EF5DF8">
          <w:rPr>
            <w:rFonts w:ascii="Helvetica" w:hAnsi="Helvetica"/>
            <w:sz w:val="22"/>
            <w:szCs w:val="22"/>
          </w:rPr>
          <w:t>as motoring technology advances (e.g. through remote sensing)</w:t>
        </w:r>
      </w:ins>
      <w:ins w:id="323" w:author="Adrian Stier" w:date="2022-01-21T10:19:00Z">
        <w:r w:rsidR="00EF5DF8">
          <w:rPr>
            <w:rFonts w:ascii="Helvetica" w:hAnsi="Helvetica"/>
            <w:sz w:val="22"/>
            <w:szCs w:val="22"/>
          </w:rPr>
          <w:t>,</w:t>
        </w:r>
      </w:ins>
      <w:ins w:id="324" w:author="Adrian Stier" w:date="2022-01-21T10:18:00Z">
        <w:r w:rsidR="00EF5DF8">
          <w:rPr>
            <w:rFonts w:ascii="Helvetica" w:hAnsi="Helvetica"/>
            <w:sz w:val="22"/>
            <w:szCs w:val="22"/>
          </w:rPr>
          <w:t xml:space="preserve"> the relative cost of hi</w:t>
        </w:r>
      </w:ins>
      <w:ins w:id="325" w:author="Adrian Stier" w:date="2022-01-21T10:29:00Z">
        <w:r w:rsidR="005A1ABA">
          <w:rPr>
            <w:rFonts w:ascii="Helvetica" w:hAnsi="Helvetica"/>
            <w:sz w:val="22"/>
            <w:szCs w:val="22"/>
          </w:rPr>
          <w:t xml:space="preserve">gh </w:t>
        </w:r>
      </w:ins>
      <w:ins w:id="326" w:author="Adrian Stier" w:date="2022-02-17T09:01:00Z">
        <w:r w:rsidR="000F0757">
          <w:rPr>
            <w:rFonts w:ascii="Helvetica" w:hAnsi="Helvetica"/>
            <w:sz w:val="22"/>
            <w:szCs w:val="22"/>
          </w:rPr>
          <w:t>precision</w:t>
        </w:r>
      </w:ins>
      <w:ins w:id="327" w:author="Adrian Stier" w:date="2022-01-21T10:18:00Z">
        <w:r w:rsidR="00EF5DF8">
          <w:rPr>
            <w:rFonts w:ascii="Helvetica" w:hAnsi="Helvetica"/>
            <w:sz w:val="22"/>
            <w:szCs w:val="22"/>
          </w:rPr>
          <w:t xml:space="preserve"> monitoring may decreas</w:t>
        </w:r>
      </w:ins>
      <w:ins w:id="328" w:author="Adrian Stier" w:date="2022-01-21T10:23:00Z">
        <w:r w:rsidR="008138B1">
          <w:rPr>
            <w:rFonts w:ascii="Helvetica" w:hAnsi="Helvetica"/>
            <w:sz w:val="22"/>
            <w:szCs w:val="22"/>
          </w:rPr>
          <w:t>e, allowing high frequency monitoring at all times</w:t>
        </w:r>
      </w:ins>
      <w:del w:id="329" w:author="Adrian Stier" w:date="2022-01-21T10:22:00Z">
        <w:r w:rsidR="008B0A24" w:rsidDel="008B0A24">
          <w:rPr>
            <w:rFonts w:ascii="Helvetica" w:hAnsi="Helvetica"/>
            <w:sz w:val="22"/>
            <w:szCs w:val="22"/>
          </w:rPr>
          <w:fldChar w:fldCharType="begin"/>
        </w:r>
        <w:r w:rsidR="008B0A24" w:rsidDel="008B0A24">
          <w:rPr>
            <w:rFonts w:ascii="Helvetica" w:hAnsi="Helvetica"/>
            <w:sz w:val="22"/>
            <w:szCs w:val="22"/>
          </w:rPr>
          <w:delInstrText xml:space="preserve"> ADDIN EN.CITE &lt;EndNote&gt;&lt;Cite&gt;&lt;Author&gt;Courchamp&lt;/Author&gt;&lt;Year&gt;2006&lt;/Year&gt;&lt;RecNum&gt;6510&lt;/RecNum&gt;&lt;DisplayText&gt;[38]&lt;/DisplayText&gt;&lt;record&gt;&lt;rec-number&gt;6510&lt;/rec-number&gt;&lt;foreign-keys&gt;&lt;key app="EN" db-id="x0w5wa9airxrfze0ft2x20vgz0w5wpet5ftz" timestamp="1642789335"&gt;6510&lt;/key&gt;&lt;/foreign-keys&gt;&lt;ref-type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delInstrText>
        </w:r>
        <w:r w:rsidR="008B0A24" w:rsidDel="008B0A24">
          <w:rPr>
            <w:rFonts w:ascii="Helvetica" w:hAnsi="Helvetica"/>
            <w:sz w:val="22"/>
            <w:szCs w:val="22"/>
          </w:rPr>
          <w:fldChar w:fldCharType="separate"/>
        </w:r>
        <w:r w:rsidR="008B0A24" w:rsidDel="008B0A24">
          <w:rPr>
            <w:rFonts w:ascii="Helvetica" w:hAnsi="Helvetica"/>
            <w:noProof/>
            <w:sz w:val="22"/>
            <w:szCs w:val="22"/>
          </w:rPr>
          <w:delText>[38]</w:delText>
        </w:r>
        <w:r w:rsidR="008B0A24" w:rsidDel="008B0A24">
          <w:rPr>
            <w:rFonts w:ascii="Helvetica" w:hAnsi="Helvetica"/>
            <w:sz w:val="22"/>
            <w:szCs w:val="22"/>
          </w:rPr>
          <w:fldChar w:fldCharType="end"/>
        </w:r>
      </w:del>
      <w:ins w:id="330" w:author="Adrian Stier" w:date="2022-01-21T10:19:00Z">
        <w:r w:rsidR="00EF5DF8">
          <w:rPr>
            <w:rFonts w:ascii="Helvetica" w:hAnsi="Helvetica"/>
            <w:sz w:val="22"/>
            <w:szCs w:val="22"/>
          </w:rPr>
          <w:t xml:space="preserve">. </w:t>
        </w:r>
      </w:ins>
      <w:ins w:id="331" w:author="Adrian Stier" w:date="2022-01-21T10:23:00Z">
        <w:r w:rsidR="008138B1">
          <w:rPr>
            <w:rFonts w:ascii="Helvetica" w:hAnsi="Helvetica"/>
            <w:sz w:val="22"/>
            <w:szCs w:val="22"/>
          </w:rPr>
          <w:t xml:space="preserve">Consideration of all of these additional sources of complexity will benefit managers considering </w:t>
        </w:r>
      </w:ins>
      <w:ins w:id="332" w:author="Adrian Stier" w:date="2022-01-21T10:24:00Z">
        <w:r w:rsidR="008138B1">
          <w:rPr>
            <w:rFonts w:ascii="Helvetica" w:hAnsi="Helvetica"/>
            <w:sz w:val="22"/>
            <w:szCs w:val="22"/>
          </w:rPr>
          <w:t xml:space="preserve">how to optimize their monitoring strategies now and in the future as ecosystems change. </w:t>
        </w:r>
      </w:ins>
    </w:p>
    <w:p w14:paraId="44B48A24" w14:textId="77777777" w:rsidR="00416D92" w:rsidRDefault="00416D92" w:rsidP="006551EE">
      <w:pPr>
        <w:rPr>
          <w:ins w:id="333" w:author="Adrian Stier" w:date="2022-01-20T14:02:00Z"/>
          <w:rFonts w:ascii="Helvetica" w:hAnsi="Helvetica"/>
          <w:sz w:val="22"/>
          <w:szCs w:val="22"/>
        </w:rPr>
      </w:pPr>
    </w:p>
    <w:p w14:paraId="1DA1EA20" w14:textId="78F1BB60" w:rsidR="00C260DE" w:rsidRPr="00C260DE" w:rsidDel="008E6F38" w:rsidRDefault="00C260DE" w:rsidP="006551EE">
      <w:pPr>
        <w:rPr>
          <w:del w:id="334" w:author="Adrian Stier" w:date="2022-01-20T14:07:00Z"/>
          <w:rFonts w:ascii="Helvetica" w:hAnsi="Helvetica"/>
          <w:sz w:val="22"/>
          <w:szCs w:val="22"/>
        </w:rPr>
      </w:pPr>
    </w:p>
    <w:p w14:paraId="1181B0AB" w14:textId="77777777" w:rsidR="00F40114" w:rsidRDefault="00F40114" w:rsidP="006551EE">
      <w:pPr>
        <w:widowControl w:val="0"/>
        <w:autoSpaceDE w:val="0"/>
        <w:autoSpaceDN w:val="0"/>
        <w:adjustRightInd w:val="0"/>
        <w:rPr>
          <w:rFonts w:ascii="Helvetica" w:hAnsi="Helvetica"/>
          <w:i/>
          <w:sz w:val="22"/>
          <w:szCs w:val="22"/>
        </w:rPr>
      </w:pPr>
    </w:p>
    <w:p w14:paraId="3548455A" w14:textId="4B92F8F6" w:rsidR="00C34F51" w:rsidRPr="003805EE" w:rsidRDefault="00342681" w:rsidP="006551EE">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4F298F2C" w:rsidR="00F02C12" w:rsidRDefault="00F02C12" w:rsidP="006551EE">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Pr="003805EE">
        <w:rPr>
          <w:rFonts w:ascii="Helvetica" w:hAnsi="Helvetica" w:cs="Helvetica Neue"/>
          <w:sz w:val="22"/>
          <w:szCs w:val="22"/>
        </w:rPr>
        <w:t xml:space="preserve">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6551EE">
      <w:pPr>
        <w:ind w:firstLine="720"/>
        <w:rPr>
          <w:rFonts w:ascii="Helvetica" w:hAnsi="Helvetica"/>
          <w:b/>
          <w:sz w:val="22"/>
          <w:szCs w:val="22"/>
        </w:rPr>
      </w:pPr>
    </w:p>
    <w:p w14:paraId="02B9CF32" w14:textId="77777777" w:rsidR="007522A9" w:rsidRPr="003805EE" w:rsidRDefault="007522A9" w:rsidP="006551EE">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6551EE">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6551EE">
      <w:pPr>
        <w:tabs>
          <w:tab w:val="left" w:pos="1240"/>
        </w:tabs>
        <w:rPr>
          <w:rFonts w:ascii="Helvetica" w:hAnsi="Helvetica"/>
          <w:b/>
          <w:sz w:val="22"/>
          <w:szCs w:val="22"/>
        </w:rPr>
      </w:pPr>
    </w:p>
    <w:p w14:paraId="544C099B" w14:textId="2BE1B9FE" w:rsidR="00393682" w:rsidRDefault="00393682" w:rsidP="006551EE">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6551EE">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6551EE">
      <w:pPr>
        <w:rPr>
          <w:rFonts w:ascii="Helvetica" w:hAnsi="Helvetica"/>
          <w:b/>
          <w:sz w:val="22"/>
          <w:szCs w:val="22"/>
        </w:rPr>
      </w:pPr>
    </w:p>
    <w:p w14:paraId="59F11514" w14:textId="77777777" w:rsidR="002633A4" w:rsidRPr="003805EE" w:rsidRDefault="002633A4" w:rsidP="006551EE">
      <w:pPr>
        <w:tabs>
          <w:tab w:val="left" w:pos="1240"/>
        </w:tabs>
        <w:rPr>
          <w:rFonts w:ascii="Helvetica" w:hAnsi="Helvetica"/>
          <w:b/>
          <w:sz w:val="22"/>
          <w:szCs w:val="22"/>
        </w:rPr>
      </w:pPr>
      <w:r w:rsidRPr="003805EE">
        <w:rPr>
          <w:rFonts w:ascii="Helvetica" w:hAnsi="Helvetica"/>
          <w:b/>
          <w:sz w:val="22"/>
          <w:szCs w:val="22"/>
        </w:rPr>
        <w:t>LITERATURE CITED</w:t>
      </w:r>
    </w:p>
    <w:p w14:paraId="0D7ABF89" w14:textId="77777777" w:rsidR="002E2F64" w:rsidRPr="002E2F64" w:rsidRDefault="006C170D" w:rsidP="002E2F64">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2E2F64" w:rsidRPr="002E2F64">
        <w:rPr>
          <w:noProof/>
        </w:rPr>
        <w:t>1.</w:t>
      </w:r>
      <w:r w:rsidR="002E2F64" w:rsidRPr="002E2F64">
        <w:rPr>
          <w:noProof/>
        </w:rPr>
        <w:tab/>
        <w:t xml:space="preserve">Kates R.W., Clark W.C., Corell R., Hall J.M., Jaeger C.C., Lowe I., McCarthy J.J., Schellnhuber H.J., Bolin B., Dickson N.M., et al. 2001 Sustainability Science. </w:t>
      </w:r>
      <w:r w:rsidR="002E2F64" w:rsidRPr="002E2F64">
        <w:rPr>
          <w:i/>
          <w:noProof/>
        </w:rPr>
        <w:t>Science</w:t>
      </w:r>
      <w:r w:rsidR="002E2F64" w:rsidRPr="002E2F64">
        <w:rPr>
          <w:noProof/>
        </w:rPr>
        <w:t xml:space="preserve"> </w:t>
      </w:r>
      <w:r w:rsidR="002E2F64" w:rsidRPr="002E2F64">
        <w:rPr>
          <w:b/>
          <w:noProof/>
        </w:rPr>
        <w:t>292</w:t>
      </w:r>
      <w:r w:rsidR="002E2F64" w:rsidRPr="002E2F64">
        <w:rPr>
          <w:noProof/>
        </w:rPr>
        <w:t>(5517), 641-642. (doi:10.1126/science.1059386).</w:t>
      </w:r>
    </w:p>
    <w:p w14:paraId="1C4A7DD9" w14:textId="77777777" w:rsidR="002E2F64" w:rsidRPr="002E2F64" w:rsidRDefault="002E2F64" w:rsidP="002E2F64">
      <w:pPr>
        <w:pStyle w:val="EndNoteBibliography"/>
        <w:rPr>
          <w:noProof/>
        </w:rPr>
      </w:pPr>
      <w:r w:rsidRPr="002E2F64">
        <w:rPr>
          <w:noProof/>
        </w:rPr>
        <w:t>2.</w:t>
      </w:r>
      <w:r w:rsidRPr="002E2F64">
        <w:rPr>
          <w:noProof/>
        </w:rPr>
        <w:tab/>
        <w:t xml:space="preserve">Wintle B.A., Runge M.C., Bekessy S.A. 2010 Allocating monitoring effort in the face of unknown unknowns. </w:t>
      </w:r>
      <w:r w:rsidRPr="002E2F64">
        <w:rPr>
          <w:i/>
          <w:noProof/>
        </w:rPr>
        <w:t>Ecology Letters</w:t>
      </w:r>
      <w:r w:rsidRPr="002E2F64">
        <w:rPr>
          <w:noProof/>
        </w:rPr>
        <w:t xml:space="preserve"> </w:t>
      </w:r>
      <w:r w:rsidRPr="002E2F64">
        <w:rPr>
          <w:b/>
          <w:noProof/>
        </w:rPr>
        <w:t>13</w:t>
      </w:r>
      <w:r w:rsidRPr="002E2F64">
        <w:rPr>
          <w:noProof/>
        </w:rPr>
        <w:t>(11), 1325-1337. (doi:10.1111/j.1461-0248.2010.01514.x).</w:t>
      </w:r>
    </w:p>
    <w:p w14:paraId="2D8A8A70" w14:textId="77777777" w:rsidR="002E2F64" w:rsidRPr="002E2F64" w:rsidRDefault="002E2F64" w:rsidP="002E2F64">
      <w:pPr>
        <w:pStyle w:val="EndNoteBibliography"/>
        <w:rPr>
          <w:noProof/>
        </w:rPr>
      </w:pPr>
      <w:r w:rsidRPr="002E2F64">
        <w:rPr>
          <w:noProof/>
        </w:rPr>
        <w:lastRenderedPageBreak/>
        <w:t>3.</w:t>
      </w:r>
      <w:r w:rsidRPr="002E2F64">
        <w:rPr>
          <w:noProof/>
        </w:rPr>
        <w:tab/>
        <w:t xml:space="preserve">McDonald-Madden E., Baxter P.W., Fuller R.A., Martin T.G., Game E.T., Montambault J., Possingham H.P. 2010 Monitoring does not always count. </w:t>
      </w:r>
      <w:r w:rsidRPr="002E2F64">
        <w:rPr>
          <w:i/>
          <w:noProof/>
        </w:rPr>
        <w:t>Trends in Ecology &amp; Evolution</w:t>
      </w:r>
      <w:r w:rsidRPr="002E2F64">
        <w:rPr>
          <w:noProof/>
        </w:rPr>
        <w:t xml:space="preserve"> </w:t>
      </w:r>
      <w:r w:rsidRPr="002E2F64">
        <w:rPr>
          <w:b/>
          <w:noProof/>
        </w:rPr>
        <w:t>25</w:t>
      </w:r>
      <w:r w:rsidRPr="002E2F64">
        <w:rPr>
          <w:noProof/>
        </w:rPr>
        <w:t>(10), 547-550.</w:t>
      </w:r>
    </w:p>
    <w:p w14:paraId="6A8861E6" w14:textId="77777777" w:rsidR="002E2F64" w:rsidRPr="002E2F64" w:rsidRDefault="002E2F64" w:rsidP="002E2F64">
      <w:pPr>
        <w:pStyle w:val="EndNoteBibliography"/>
        <w:rPr>
          <w:noProof/>
        </w:rPr>
      </w:pPr>
      <w:r w:rsidRPr="002E2F64">
        <w:rPr>
          <w:noProof/>
        </w:rPr>
        <w:t>4.</w:t>
      </w:r>
      <w:r w:rsidRPr="002E2F64">
        <w:rPr>
          <w:noProof/>
        </w:rPr>
        <w:tab/>
        <w:t xml:space="preserve">Biggs H.C., Rogers K.H. 2003 An adaptive system to link science, monitoring and management in practice. </w:t>
      </w:r>
      <w:r w:rsidRPr="002E2F64">
        <w:rPr>
          <w:i/>
          <w:noProof/>
        </w:rPr>
        <w:t>The Kruger experience: Ecology and management of savanna heterogeneity</w:t>
      </w:r>
      <w:r w:rsidRPr="002E2F64">
        <w:rPr>
          <w:noProof/>
        </w:rPr>
        <w:t>, 59-80.</w:t>
      </w:r>
    </w:p>
    <w:p w14:paraId="3861E391" w14:textId="77777777" w:rsidR="002E2F64" w:rsidRPr="002E2F64" w:rsidRDefault="002E2F64" w:rsidP="002E2F64">
      <w:pPr>
        <w:pStyle w:val="EndNoteBibliography"/>
        <w:rPr>
          <w:rFonts w:hint="eastAsia"/>
          <w:noProof/>
        </w:rPr>
      </w:pPr>
      <w:r w:rsidRPr="002E2F64">
        <w:rPr>
          <w:rFonts w:hint="eastAsia"/>
          <w:noProof/>
        </w:rPr>
        <w:t>5.</w:t>
      </w:r>
      <w:r w:rsidRPr="002E2F64">
        <w:rPr>
          <w:rFonts w:hint="eastAsia"/>
          <w:noProof/>
        </w:rPr>
        <w:tab/>
        <w:t>Wade P.R. 1998 Calculating limits to the allowable human</w:t>
      </w:r>
      <w:r w:rsidRPr="002E2F64">
        <w:rPr>
          <w:rFonts w:hint="eastAsia"/>
          <w:noProof/>
        </w:rPr>
        <w:t>‐</w:t>
      </w:r>
      <w:r w:rsidRPr="002E2F64">
        <w:rPr>
          <w:rFonts w:hint="eastAsia"/>
          <w:noProof/>
        </w:rPr>
        <w:t xml:space="preserve">caused mortality of cetaceans and pinnipeds. </w:t>
      </w:r>
      <w:r w:rsidRPr="002E2F64">
        <w:rPr>
          <w:rFonts w:hint="eastAsia"/>
          <w:i/>
          <w:noProof/>
        </w:rPr>
        <w:t>Mar Mammal Sci</w:t>
      </w:r>
      <w:r w:rsidRPr="002E2F64">
        <w:rPr>
          <w:rFonts w:hint="eastAsia"/>
          <w:noProof/>
        </w:rPr>
        <w:t xml:space="preserve"> </w:t>
      </w:r>
      <w:r w:rsidRPr="002E2F64">
        <w:rPr>
          <w:rFonts w:hint="eastAsia"/>
          <w:b/>
          <w:noProof/>
        </w:rPr>
        <w:t>14</w:t>
      </w:r>
      <w:r w:rsidRPr="002E2F64">
        <w:rPr>
          <w:rFonts w:hint="eastAsia"/>
          <w:noProof/>
        </w:rPr>
        <w:t>(1), 1-37.</w:t>
      </w:r>
    </w:p>
    <w:p w14:paraId="2CCF94DB" w14:textId="77777777" w:rsidR="002E2F64" w:rsidRPr="002E2F64" w:rsidRDefault="002E2F64" w:rsidP="002E2F64">
      <w:pPr>
        <w:pStyle w:val="EndNoteBibliography"/>
        <w:rPr>
          <w:noProof/>
        </w:rPr>
      </w:pPr>
      <w:r w:rsidRPr="002E2F64">
        <w:rPr>
          <w:noProof/>
        </w:rPr>
        <w:t>6.</w:t>
      </w:r>
      <w:r w:rsidRPr="002E2F64">
        <w:rPr>
          <w:noProof/>
        </w:rPr>
        <w:tab/>
        <w:t xml:space="preserve">Froese R., Branch T.A., Proelß A., Quaas M., Sainsbury K., Zimmermann C. 2011 Generic harvest control rules for European fisheries. </w:t>
      </w:r>
      <w:r w:rsidRPr="002E2F64">
        <w:rPr>
          <w:i/>
          <w:noProof/>
        </w:rPr>
        <w:t>Fish and fisheries</w:t>
      </w:r>
      <w:r w:rsidRPr="002E2F64">
        <w:rPr>
          <w:noProof/>
        </w:rPr>
        <w:t xml:space="preserve"> </w:t>
      </w:r>
      <w:r w:rsidRPr="002E2F64">
        <w:rPr>
          <w:b/>
          <w:noProof/>
        </w:rPr>
        <w:t>12</w:t>
      </w:r>
      <w:r w:rsidRPr="002E2F64">
        <w:rPr>
          <w:noProof/>
        </w:rPr>
        <w:t>(3), 340-351.</w:t>
      </w:r>
    </w:p>
    <w:p w14:paraId="1A800E52" w14:textId="77777777" w:rsidR="002E2F64" w:rsidRPr="002E2F64" w:rsidRDefault="002E2F64" w:rsidP="002E2F64">
      <w:pPr>
        <w:pStyle w:val="EndNoteBibliography"/>
        <w:rPr>
          <w:noProof/>
        </w:rPr>
      </w:pPr>
      <w:r w:rsidRPr="002E2F64">
        <w:rPr>
          <w:noProof/>
        </w:rPr>
        <w:t>7.</w:t>
      </w:r>
      <w:r w:rsidRPr="002E2F64">
        <w:rPr>
          <w:noProof/>
        </w:rPr>
        <w:tab/>
        <w:t xml:space="preserve">Courchamp F., Clutton-Brock T., Grenfell B. 1999 Inverse density dependence and the Allee effect. </w:t>
      </w:r>
      <w:r w:rsidRPr="002E2F64">
        <w:rPr>
          <w:i/>
          <w:noProof/>
        </w:rPr>
        <w:t>Trends in Ecology &amp; Evolution</w:t>
      </w:r>
      <w:r w:rsidRPr="002E2F64">
        <w:rPr>
          <w:noProof/>
        </w:rPr>
        <w:t xml:space="preserve"> </w:t>
      </w:r>
      <w:r w:rsidRPr="002E2F64">
        <w:rPr>
          <w:b/>
          <w:noProof/>
        </w:rPr>
        <w:t>14</w:t>
      </w:r>
      <w:r w:rsidRPr="002E2F64">
        <w:rPr>
          <w:noProof/>
        </w:rPr>
        <w:t>(10), 405-410.</w:t>
      </w:r>
    </w:p>
    <w:p w14:paraId="5EDB49FC" w14:textId="77777777" w:rsidR="002E2F64" w:rsidRPr="002E2F64" w:rsidRDefault="002E2F64" w:rsidP="002E2F64">
      <w:pPr>
        <w:pStyle w:val="EndNoteBibliography"/>
        <w:rPr>
          <w:noProof/>
        </w:rPr>
      </w:pPr>
      <w:r w:rsidRPr="002E2F64">
        <w:rPr>
          <w:noProof/>
        </w:rPr>
        <w:t>8.</w:t>
      </w:r>
      <w:r w:rsidRPr="002E2F64">
        <w:rPr>
          <w:noProof/>
        </w:rPr>
        <w:tab/>
        <w:t xml:space="preserve">Kaplan I.C., Leonard J. 2012 From krill to convenience stores: forecasting the economic and ecological effects of fisheries management on the US West Coast. </w:t>
      </w:r>
      <w:r w:rsidRPr="002E2F64">
        <w:rPr>
          <w:i/>
          <w:noProof/>
        </w:rPr>
        <w:t>Marine Policy</w:t>
      </w:r>
      <w:r w:rsidRPr="002E2F64">
        <w:rPr>
          <w:noProof/>
        </w:rPr>
        <w:t xml:space="preserve"> </w:t>
      </w:r>
      <w:r w:rsidRPr="002E2F64">
        <w:rPr>
          <w:b/>
          <w:noProof/>
        </w:rPr>
        <w:t>36</w:t>
      </w:r>
      <w:r w:rsidRPr="002E2F64">
        <w:rPr>
          <w:noProof/>
        </w:rPr>
        <w:t>(5), 947-954.</w:t>
      </w:r>
    </w:p>
    <w:p w14:paraId="07D7FC0C" w14:textId="77777777" w:rsidR="002E2F64" w:rsidRPr="002E2F64" w:rsidRDefault="002E2F64" w:rsidP="002E2F64">
      <w:pPr>
        <w:pStyle w:val="EndNoteBibliography"/>
        <w:rPr>
          <w:noProof/>
        </w:rPr>
      </w:pPr>
      <w:r w:rsidRPr="002E2F64">
        <w:rPr>
          <w:noProof/>
        </w:rPr>
        <w:t>9.</w:t>
      </w:r>
      <w:r w:rsidRPr="002E2F64">
        <w:rPr>
          <w:noProof/>
        </w:rPr>
        <w:tab/>
        <w:t xml:space="preserve">Liermann M., Hilborn R. 1997 Depensation in fish stocks: a hierarchic Bayesian meta-analysis. </w:t>
      </w:r>
      <w:r w:rsidRPr="002E2F64">
        <w:rPr>
          <w:i/>
          <w:noProof/>
        </w:rPr>
        <w:t>Canadian Journal of Fisheries and Aquatic Sciences</w:t>
      </w:r>
      <w:r w:rsidRPr="002E2F64">
        <w:rPr>
          <w:noProof/>
        </w:rPr>
        <w:t xml:space="preserve"> </w:t>
      </w:r>
      <w:r w:rsidRPr="002E2F64">
        <w:rPr>
          <w:b/>
          <w:noProof/>
        </w:rPr>
        <w:t>54</w:t>
      </w:r>
      <w:r w:rsidRPr="002E2F64">
        <w:rPr>
          <w:noProof/>
        </w:rPr>
        <w:t>(9), 1976-1984.</w:t>
      </w:r>
    </w:p>
    <w:p w14:paraId="35F4D90C" w14:textId="77777777" w:rsidR="002E2F64" w:rsidRPr="002E2F64" w:rsidRDefault="002E2F64" w:rsidP="002E2F64">
      <w:pPr>
        <w:pStyle w:val="EndNoteBibliography"/>
        <w:rPr>
          <w:noProof/>
        </w:rPr>
      </w:pPr>
      <w:r w:rsidRPr="002E2F64">
        <w:rPr>
          <w:noProof/>
        </w:rPr>
        <w:t>10.</w:t>
      </w:r>
      <w:r w:rsidRPr="002E2F64">
        <w:rPr>
          <w:noProof/>
        </w:rPr>
        <w:tab/>
        <w:t xml:space="preserve">Frank K.T., Brickman D. 2000 Allee effects and compensatory population dynamics within a stock complex. </w:t>
      </w:r>
      <w:r w:rsidRPr="002E2F64">
        <w:rPr>
          <w:i/>
          <w:noProof/>
        </w:rPr>
        <w:t>Canadian Journal of Fisheries and Aquatic Sciences</w:t>
      </w:r>
      <w:r w:rsidRPr="002E2F64">
        <w:rPr>
          <w:noProof/>
        </w:rPr>
        <w:t xml:space="preserve"> </w:t>
      </w:r>
      <w:r w:rsidRPr="002E2F64">
        <w:rPr>
          <w:b/>
          <w:noProof/>
        </w:rPr>
        <w:t>57</w:t>
      </w:r>
      <w:r w:rsidRPr="002E2F64">
        <w:rPr>
          <w:noProof/>
        </w:rPr>
        <w:t>(3), 513-517.</w:t>
      </w:r>
    </w:p>
    <w:p w14:paraId="226AD8D6" w14:textId="77777777" w:rsidR="002E2F64" w:rsidRPr="002E2F64" w:rsidRDefault="002E2F64" w:rsidP="002E2F64">
      <w:pPr>
        <w:pStyle w:val="EndNoteBibliography"/>
        <w:rPr>
          <w:noProof/>
        </w:rPr>
      </w:pPr>
      <w:r w:rsidRPr="002E2F64">
        <w:rPr>
          <w:noProof/>
        </w:rPr>
        <w:t>11.</w:t>
      </w:r>
      <w:r w:rsidRPr="002E2F64">
        <w:rPr>
          <w:noProof/>
        </w:rPr>
        <w:tab/>
        <w:t xml:space="preserve">Courchamp F., Berec L., Gascoigne J. 2008 </w:t>
      </w:r>
      <w:r w:rsidRPr="002E2F64">
        <w:rPr>
          <w:i/>
          <w:noProof/>
        </w:rPr>
        <w:t>Allee effects in ecology and conservation</w:t>
      </w:r>
      <w:r w:rsidRPr="002E2F64">
        <w:rPr>
          <w:noProof/>
        </w:rPr>
        <w:t>, OUP Oxford.</w:t>
      </w:r>
    </w:p>
    <w:p w14:paraId="3295B51D" w14:textId="77777777" w:rsidR="002E2F64" w:rsidRPr="002E2F64" w:rsidRDefault="002E2F64" w:rsidP="002E2F64">
      <w:pPr>
        <w:pStyle w:val="EndNoteBibliography"/>
        <w:rPr>
          <w:rFonts w:hint="eastAsia"/>
          <w:noProof/>
        </w:rPr>
      </w:pPr>
      <w:r w:rsidRPr="002E2F64">
        <w:rPr>
          <w:rFonts w:hint="eastAsia"/>
          <w:noProof/>
        </w:rPr>
        <w:t>12.</w:t>
      </w:r>
      <w:r w:rsidRPr="002E2F64">
        <w:rPr>
          <w:rFonts w:hint="eastAsia"/>
          <w:noProof/>
        </w:rPr>
        <w:tab/>
        <w:t>Swain D.P. 2011 Life</w:t>
      </w:r>
      <w:r w:rsidRPr="002E2F64">
        <w:rPr>
          <w:rFonts w:hint="eastAsia"/>
          <w:noProof/>
        </w:rPr>
        <w:t>‐</w:t>
      </w:r>
      <w:r w:rsidRPr="002E2F64">
        <w:rPr>
          <w:rFonts w:hint="eastAsia"/>
          <w:noProof/>
        </w:rPr>
        <w:t xml:space="preserve">history evolution and elevated natural mortality in a population of Atlantic cod (Gadus morhua). </w:t>
      </w:r>
      <w:r w:rsidRPr="002E2F64">
        <w:rPr>
          <w:rFonts w:hint="eastAsia"/>
          <w:i/>
          <w:noProof/>
        </w:rPr>
        <w:t>Evolutionary Applications</w:t>
      </w:r>
      <w:r w:rsidRPr="002E2F64">
        <w:rPr>
          <w:rFonts w:hint="eastAsia"/>
          <w:noProof/>
        </w:rPr>
        <w:t xml:space="preserve"> </w:t>
      </w:r>
      <w:r w:rsidRPr="002E2F64">
        <w:rPr>
          <w:rFonts w:hint="eastAsia"/>
          <w:b/>
          <w:noProof/>
        </w:rPr>
        <w:t>4</w:t>
      </w:r>
      <w:r w:rsidRPr="002E2F64">
        <w:rPr>
          <w:rFonts w:hint="eastAsia"/>
          <w:noProof/>
        </w:rPr>
        <w:t>(1), 18-29.</w:t>
      </w:r>
    </w:p>
    <w:p w14:paraId="39E238C1" w14:textId="77777777" w:rsidR="002E2F64" w:rsidRPr="002E2F64" w:rsidRDefault="002E2F64" w:rsidP="002E2F64">
      <w:pPr>
        <w:pStyle w:val="EndNoteBibliography"/>
        <w:rPr>
          <w:noProof/>
        </w:rPr>
      </w:pPr>
      <w:r w:rsidRPr="002E2F64">
        <w:rPr>
          <w:noProof/>
        </w:rPr>
        <w:lastRenderedPageBreak/>
        <w:t>13.</w:t>
      </w:r>
      <w:r w:rsidRPr="002E2F64">
        <w:rPr>
          <w:noProof/>
        </w:rPr>
        <w:tab/>
        <w:t xml:space="preserve">Mangel M. 2000 Irreducible uncertainties, sustainable fisheries and marine reserves. </w:t>
      </w:r>
      <w:r w:rsidRPr="002E2F64">
        <w:rPr>
          <w:i/>
          <w:noProof/>
        </w:rPr>
        <w:t>Evolutionary Ecology Research</w:t>
      </w:r>
      <w:r w:rsidRPr="002E2F64">
        <w:rPr>
          <w:noProof/>
        </w:rPr>
        <w:t xml:space="preserve"> </w:t>
      </w:r>
      <w:r w:rsidRPr="002E2F64">
        <w:rPr>
          <w:b/>
          <w:noProof/>
        </w:rPr>
        <w:t>2</w:t>
      </w:r>
      <w:r w:rsidRPr="002E2F64">
        <w:rPr>
          <w:noProof/>
        </w:rPr>
        <w:t>, 547-557.</w:t>
      </w:r>
    </w:p>
    <w:p w14:paraId="6D8DDBE5" w14:textId="77777777" w:rsidR="002E2F64" w:rsidRPr="002E2F64" w:rsidRDefault="002E2F64" w:rsidP="002E2F64">
      <w:pPr>
        <w:pStyle w:val="EndNoteBibliography"/>
        <w:rPr>
          <w:noProof/>
        </w:rPr>
      </w:pPr>
      <w:r w:rsidRPr="002E2F64">
        <w:rPr>
          <w:noProof/>
        </w:rPr>
        <w:t>14.</w:t>
      </w:r>
      <w:r w:rsidRPr="002E2F64">
        <w:rPr>
          <w:noProof/>
        </w:rPr>
        <w:tab/>
        <w:t xml:space="preserve">Legg C.J., Nagy L. 2006 Why most conservation monitoring is, but need not be, a waste of time. </w:t>
      </w:r>
      <w:r w:rsidRPr="002E2F64">
        <w:rPr>
          <w:i/>
          <w:noProof/>
        </w:rPr>
        <w:t>J Environ Manage</w:t>
      </w:r>
      <w:r w:rsidRPr="002E2F64">
        <w:rPr>
          <w:noProof/>
        </w:rPr>
        <w:t xml:space="preserve"> </w:t>
      </w:r>
      <w:r w:rsidRPr="002E2F64">
        <w:rPr>
          <w:b/>
          <w:noProof/>
        </w:rPr>
        <w:t>78</w:t>
      </w:r>
      <w:r w:rsidRPr="002E2F64">
        <w:rPr>
          <w:noProof/>
        </w:rPr>
        <w:t>(2), 194-199. (doi:10.1016/j.jenvman.2005.04.016).</w:t>
      </w:r>
    </w:p>
    <w:p w14:paraId="24A49CFA" w14:textId="77777777" w:rsidR="002E2F64" w:rsidRPr="002E2F64" w:rsidRDefault="002E2F64" w:rsidP="002E2F64">
      <w:pPr>
        <w:pStyle w:val="EndNoteBibliography"/>
        <w:rPr>
          <w:noProof/>
        </w:rPr>
      </w:pPr>
      <w:r w:rsidRPr="002E2F64">
        <w:rPr>
          <w:noProof/>
        </w:rPr>
        <w:t>15.</w:t>
      </w:r>
      <w:r w:rsidRPr="002E2F64">
        <w:rPr>
          <w:noProof/>
        </w:rPr>
        <w:tab/>
        <w:t xml:space="preserve">Field S.A., Tyre A.J., Jonzén N., Rhodes J.R., Possingham H.P. 2004 Minimizing the cost of environmental management decisions by optimizing statistical thresholds. </w:t>
      </w:r>
      <w:r w:rsidRPr="002E2F64">
        <w:rPr>
          <w:i/>
          <w:noProof/>
        </w:rPr>
        <w:t>Ecology Letters</w:t>
      </w:r>
      <w:r w:rsidRPr="002E2F64">
        <w:rPr>
          <w:noProof/>
        </w:rPr>
        <w:t xml:space="preserve"> </w:t>
      </w:r>
      <w:r w:rsidRPr="002E2F64">
        <w:rPr>
          <w:b/>
          <w:noProof/>
        </w:rPr>
        <w:t>7</w:t>
      </w:r>
      <w:r w:rsidRPr="002E2F64">
        <w:rPr>
          <w:noProof/>
        </w:rPr>
        <w:t>(8), 669-675.</w:t>
      </w:r>
    </w:p>
    <w:p w14:paraId="621857E5" w14:textId="77777777" w:rsidR="002E2F64" w:rsidRPr="002E2F64" w:rsidRDefault="002E2F64" w:rsidP="002E2F64">
      <w:pPr>
        <w:pStyle w:val="EndNoteBibliography"/>
        <w:rPr>
          <w:noProof/>
        </w:rPr>
      </w:pPr>
      <w:r w:rsidRPr="002E2F64">
        <w:rPr>
          <w:noProof/>
        </w:rPr>
        <w:t>16.</w:t>
      </w:r>
      <w:r w:rsidRPr="002E2F64">
        <w:rPr>
          <w:noProof/>
        </w:rPr>
        <w:tab/>
        <w:t xml:space="preserve">Chadès I., McDonald-Madden E., McCarthy M.A., Wintle B., Linkie M., Possingham H.P. 2008 When to stop managing or surveying cryptic threatened species. </w:t>
      </w:r>
      <w:r w:rsidRPr="002E2F64">
        <w:rPr>
          <w:i/>
          <w:noProof/>
        </w:rPr>
        <w:t>Proceedings of the National Academy of Sciences</w:t>
      </w:r>
      <w:r w:rsidRPr="002E2F64">
        <w:rPr>
          <w:noProof/>
        </w:rPr>
        <w:t xml:space="preserve"> </w:t>
      </w:r>
      <w:r w:rsidRPr="002E2F64">
        <w:rPr>
          <w:b/>
          <w:noProof/>
        </w:rPr>
        <w:t>105</w:t>
      </w:r>
      <w:r w:rsidRPr="002E2F64">
        <w:rPr>
          <w:noProof/>
        </w:rPr>
        <w:t>(37), 13936-13940.</w:t>
      </w:r>
    </w:p>
    <w:p w14:paraId="31DF2ED4" w14:textId="77777777" w:rsidR="002E2F64" w:rsidRPr="002E2F64" w:rsidRDefault="002E2F64" w:rsidP="002E2F64">
      <w:pPr>
        <w:pStyle w:val="EndNoteBibliography"/>
        <w:rPr>
          <w:noProof/>
        </w:rPr>
      </w:pPr>
      <w:r w:rsidRPr="002E2F64">
        <w:rPr>
          <w:noProof/>
        </w:rPr>
        <w:t>17.</w:t>
      </w:r>
      <w:r w:rsidRPr="002E2F64">
        <w:rPr>
          <w:noProof/>
        </w:rPr>
        <w:tab/>
        <w:t xml:space="preserve">Smith A. 1994 Management strategy evaluation: the light on the hill. </w:t>
      </w:r>
      <w:r w:rsidRPr="002E2F64">
        <w:rPr>
          <w:i/>
          <w:noProof/>
        </w:rPr>
        <w:t>Population dynamics for fisheries management</w:t>
      </w:r>
      <w:r w:rsidRPr="002E2F64">
        <w:rPr>
          <w:noProof/>
        </w:rPr>
        <w:t>, 249-253.</w:t>
      </w:r>
    </w:p>
    <w:p w14:paraId="5775B956" w14:textId="77777777" w:rsidR="002E2F64" w:rsidRPr="002E2F64" w:rsidRDefault="002E2F64" w:rsidP="002E2F64">
      <w:pPr>
        <w:pStyle w:val="EndNoteBibliography"/>
        <w:rPr>
          <w:noProof/>
        </w:rPr>
      </w:pPr>
      <w:r w:rsidRPr="002E2F64">
        <w:rPr>
          <w:noProof/>
        </w:rPr>
        <w:t>18.</w:t>
      </w:r>
      <w:r w:rsidRPr="002E2F64">
        <w:rPr>
          <w:noProof/>
        </w:rPr>
        <w:tab/>
        <w:t xml:space="preserve">Lewis M.A., Kareiva P. 1993 Allee dynamics and the spread of invading organisms. </w:t>
      </w:r>
      <w:r w:rsidRPr="002E2F64">
        <w:rPr>
          <w:i/>
          <w:noProof/>
        </w:rPr>
        <w:t>Theoretical Population Biology</w:t>
      </w:r>
      <w:r w:rsidRPr="002E2F64">
        <w:rPr>
          <w:noProof/>
        </w:rPr>
        <w:t xml:space="preserve"> </w:t>
      </w:r>
      <w:r w:rsidRPr="002E2F64">
        <w:rPr>
          <w:b/>
          <w:noProof/>
        </w:rPr>
        <w:t>43</w:t>
      </w:r>
      <w:r w:rsidRPr="002E2F64">
        <w:rPr>
          <w:noProof/>
        </w:rPr>
        <w:t>(2), 141-158.</w:t>
      </w:r>
    </w:p>
    <w:p w14:paraId="49FBEAD5" w14:textId="77777777" w:rsidR="002E2F64" w:rsidRPr="002E2F64" w:rsidRDefault="002E2F64" w:rsidP="002E2F64">
      <w:pPr>
        <w:pStyle w:val="EndNoteBibliography"/>
        <w:rPr>
          <w:noProof/>
        </w:rPr>
      </w:pPr>
      <w:r w:rsidRPr="002E2F64">
        <w:rPr>
          <w:noProof/>
        </w:rPr>
        <w:t>19.</w:t>
      </w:r>
      <w:r w:rsidRPr="002E2F64">
        <w:rPr>
          <w:noProof/>
        </w:rPr>
        <w:tab/>
        <w:t xml:space="preserve">Assessment Q.F.S. 1992 Choice, Dynamics and Uncertainty. </w:t>
      </w:r>
      <w:r w:rsidRPr="002E2F64">
        <w:rPr>
          <w:i/>
          <w:noProof/>
        </w:rPr>
        <w:t>By R Hilborn and CJ Walters Routledge, Chapman and Hall, New York</w:t>
      </w:r>
      <w:r w:rsidRPr="002E2F64">
        <w:rPr>
          <w:noProof/>
        </w:rPr>
        <w:t>.</w:t>
      </w:r>
    </w:p>
    <w:p w14:paraId="77B82722" w14:textId="77777777" w:rsidR="002E2F64" w:rsidRPr="002E2F64" w:rsidRDefault="002E2F64" w:rsidP="002E2F64">
      <w:pPr>
        <w:pStyle w:val="EndNoteBibliography"/>
        <w:rPr>
          <w:noProof/>
        </w:rPr>
      </w:pPr>
      <w:r w:rsidRPr="002E2F64">
        <w:rPr>
          <w:noProof/>
        </w:rPr>
        <w:t>20.</w:t>
      </w:r>
      <w:r w:rsidRPr="002E2F64">
        <w:rPr>
          <w:noProof/>
        </w:rPr>
        <w:tab/>
        <w:t xml:space="preserve">Kaplan I.C., Hansen C., Morzaria-Luna H.N., Girardin R., Marshall K.N. 2020 Ecosystem-based harvest control rules for Norwegian and US Ecosystems. </w:t>
      </w:r>
      <w:r w:rsidRPr="002E2F64">
        <w:rPr>
          <w:i/>
          <w:noProof/>
        </w:rPr>
        <w:t>Frontiers in Marine Science</w:t>
      </w:r>
      <w:r w:rsidRPr="002E2F64">
        <w:rPr>
          <w:noProof/>
        </w:rPr>
        <w:t>, 652.</w:t>
      </w:r>
    </w:p>
    <w:p w14:paraId="1A7C2CC0" w14:textId="77777777" w:rsidR="002E2F64" w:rsidRPr="002E2F64" w:rsidRDefault="002E2F64" w:rsidP="002E2F64">
      <w:pPr>
        <w:pStyle w:val="EndNoteBibliography"/>
        <w:rPr>
          <w:noProof/>
        </w:rPr>
      </w:pPr>
      <w:r w:rsidRPr="002E2F64">
        <w:rPr>
          <w:noProof/>
        </w:rPr>
        <w:t>21.</w:t>
      </w:r>
      <w:r w:rsidRPr="002E2F64">
        <w:rPr>
          <w:noProof/>
        </w:rPr>
        <w:tab/>
        <w:t xml:space="preserve">Punt A.E., Ralston S. 2007 A management strategy evaluation of rebuilding revision rules for overfished rockfish stocks. In </w:t>
      </w:r>
      <w:r w:rsidRPr="002E2F64">
        <w:rPr>
          <w:i/>
          <w:noProof/>
        </w:rPr>
        <w:t>Proceedings of the 2005 Lowell Wakefield Symposium-biology, Assessment, and Management of North Pacific Rockfishes</w:t>
      </w:r>
      <w:r w:rsidRPr="002E2F64">
        <w:rPr>
          <w:noProof/>
        </w:rPr>
        <w:t xml:space="preserve"> (pp. 329-351, University of Alaska Fairbanks.</w:t>
      </w:r>
    </w:p>
    <w:p w14:paraId="58182966" w14:textId="77777777" w:rsidR="002E2F64" w:rsidRPr="002E2F64" w:rsidRDefault="002E2F64" w:rsidP="002E2F64">
      <w:pPr>
        <w:pStyle w:val="EndNoteBibliography"/>
        <w:rPr>
          <w:noProof/>
        </w:rPr>
      </w:pPr>
      <w:r w:rsidRPr="002E2F64">
        <w:rPr>
          <w:noProof/>
        </w:rPr>
        <w:t>22.</w:t>
      </w:r>
      <w:r w:rsidRPr="002E2F64">
        <w:rPr>
          <w:noProof/>
        </w:rPr>
        <w:tab/>
        <w:t xml:space="preserve">Kvamsdal S.F., Eide A., Ekerhovd N.-A., Enberg K., Gudmundsdottir A., Hoel A.H., Mills K.E., Mueter F.J., Ravn-Jonsen L., Sandal L.K. 2016 Harvest control rules in modern fisheries </w:t>
      </w:r>
      <w:r w:rsidRPr="002E2F64">
        <w:rPr>
          <w:noProof/>
        </w:rPr>
        <w:lastRenderedPageBreak/>
        <w:t xml:space="preserve">managementHarvest control rules in modern fisheries management. </w:t>
      </w:r>
      <w:r w:rsidRPr="002E2F64">
        <w:rPr>
          <w:i/>
          <w:noProof/>
        </w:rPr>
        <w:t>Elementa: Science of the Anthropocene</w:t>
      </w:r>
      <w:r w:rsidRPr="002E2F64">
        <w:rPr>
          <w:noProof/>
        </w:rPr>
        <w:t xml:space="preserve"> </w:t>
      </w:r>
      <w:r w:rsidRPr="002E2F64">
        <w:rPr>
          <w:b/>
          <w:noProof/>
        </w:rPr>
        <w:t>4</w:t>
      </w:r>
      <w:r w:rsidRPr="002E2F64">
        <w:rPr>
          <w:noProof/>
        </w:rPr>
        <w:t>.</w:t>
      </w:r>
    </w:p>
    <w:p w14:paraId="3B099E58" w14:textId="77777777" w:rsidR="002E2F64" w:rsidRPr="002E2F64" w:rsidRDefault="002E2F64" w:rsidP="002E2F64">
      <w:pPr>
        <w:pStyle w:val="EndNoteBibliography"/>
        <w:rPr>
          <w:noProof/>
        </w:rPr>
      </w:pPr>
      <w:r w:rsidRPr="002E2F64">
        <w:rPr>
          <w:noProof/>
        </w:rPr>
        <w:t>23.</w:t>
      </w:r>
      <w:r w:rsidRPr="002E2F64">
        <w:rPr>
          <w:noProof/>
        </w:rPr>
        <w:tab/>
        <w:t xml:space="preserve">Clark C.W. 1974 Mathematical bioeconomics. In </w:t>
      </w:r>
      <w:r w:rsidRPr="002E2F64">
        <w:rPr>
          <w:i/>
          <w:noProof/>
        </w:rPr>
        <w:t>Mathematical Problems in Biology</w:t>
      </w:r>
      <w:r w:rsidRPr="002E2F64">
        <w:rPr>
          <w:noProof/>
        </w:rPr>
        <w:t xml:space="preserve"> (pp. 29-45, Springer.</w:t>
      </w:r>
    </w:p>
    <w:p w14:paraId="2155D7F0" w14:textId="77777777" w:rsidR="002E2F64" w:rsidRPr="002E2F64" w:rsidRDefault="002E2F64" w:rsidP="002E2F64">
      <w:pPr>
        <w:pStyle w:val="EndNoteBibliography"/>
        <w:rPr>
          <w:noProof/>
        </w:rPr>
      </w:pPr>
      <w:r w:rsidRPr="002E2F64">
        <w:rPr>
          <w:noProof/>
        </w:rPr>
        <w:t>24.</w:t>
      </w:r>
      <w:r w:rsidRPr="002E2F64">
        <w:rPr>
          <w:noProof/>
        </w:rPr>
        <w:tab/>
        <w:t xml:space="preserve">Rockstrom J., Steffen W., Noone K., Persson A., Chapin F.S., 3rd, Lambin E.F., Lenton T.M., Scheffer M., Folke C., Schellnhuber H.J., et al. 2009 A safe operating space for humanity. </w:t>
      </w:r>
      <w:r w:rsidRPr="002E2F64">
        <w:rPr>
          <w:i/>
          <w:noProof/>
        </w:rPr>
        <w:t>Nature</w:t>
      </w:r>
      <w:r w:rsidRPr="002E2F64">
        <w:rPr>
          <w:noProof/>
        </w:rPr>
        <w:t xml:space="preserve"> </w:t>
      </w:r>
      <w:r w:rsidRPr="002E2F64">
        <w:rPr>
          <w:b/>
          <w:noProof/>
        </w:rPr>
        <w:t>461</w:t>
      </w:r>
      <w:r w:rsidRPr="002E2F64">
        <w:rPr>
          <w:noProof/>
        </w:rPr>
        <w:t>(7263), 472-475. (doi:10.1038/461472a).</w:t>
      </w:r>
    </w:p>
    <w:p w14:paraId="1BA68D0A" w14:textId="77777777" w:rsidR="002E2F64" w:rsidRPr="002E2F64" w:rsidRDefault="002E2F64" w:rsidP="002E2F64">
      <w:pPr>
        <w:pStyle w:val="EndNoteBibliography"/>
        <w:rPr>
          <w:noProof/>
        </w:rPr>
      </w:pPr>
      <w:r w:rsidRPr="002E2F64">
        <w:rPr>
          <w:noProof/>
        </w:rPr>
        <w:t>25.</w:t>
      </w:r>
      <w:r w:rsidRPr="002E2F64">
        <w:rPr>
          <w:noProof/>
        </w:rPr>
        <w:tab/>
        <w:t xml:space="preserve">Hilborn R., Maguire J.-J., Parma A.M., Rosenberg A.A. 2001 The Precautionary Approach and risk management: can they increase the probability of successes in fishery management? </w:t>
      </w:r>
      <w:r w:rsidRPr="002E2F64">
        <w:rPr>
          <w:i/>
          <w:noProof/>
        </w:rPr>
        <w:t>Canadian Journal of Fisheries and Aquatic Sciences</w:t>
      </w:r>
      <w:r w:rsidRPr="002E2F64">
        <w:rPr>
          <w:noProof/>
        </w:rPr>
        <w:t xml:space="preserve"> </w:t>
      </w:r>
      <w:r w:rsidRPr="002E2F64">
        <w:rPr>
          <w:b/>
          <w:noProof/>
        </w:rPr>
        <w:t>58</w:t>
      </w:r>
      <w:r w:rsidRPr="002E2F64">
        <w:rPr>
          <w:noProof/>
        </w:rPr>
        <w:t>(1), 99-107. (doi:10.1139/f00-225).</w:t>
      </w:r>
    </w:p>
    <w:p w14:paraId="049BEFB5" w14:textId="77777777" w:rsidR="002E2F64" w:rsidRPr="002E2F64" w:rsidRDefault="002E2F64" w:rsidP="002E2F64">
      <w:pPr>
        <w:pStyle w:val="EndNoteBibliography"/>
        <w:rPr>
          <w:noProof/>
        </w:rPr>
      </w:pPr>
      <w:r w:rsidRPr="002E2F64">
        <w:rPr>
          <w:noProof/>
        </w:rPr>
        <w:t>26.</w:t>
      </w:r>
      <w:r w:rsidRPr="002E2F64">
        <w:rPr>
          <w:noProof/>
        </w:rPr>
        <w:tab/>
        <w:t>R Development Core Team. 2018 R: A Language and Environment fo Statistical Computing.  (3.5.1 ed. Vienna, Austria, R Foundation for Statistical Computing.</w:t>
      </w:r>
    </w:p>
    <w:p w14:paraId="206C5F38" w14:textId="77777777" w:rsidR="002E2F64" w:rsidRPr="002E2F64" w:rsidRDefault="002E2F64" w:rsidP="002E2F64">
      <w:pPr>
        <w:pStyle w:val="EndNoteBibliography"/>
        <w:rPr>
          <w:noProof/>
        </w:rPr>
      </w:pPr>
      <w:r w:rsidRPr="002E2F64">
        <w:rPr>
          <w:noProof/>
        </w:rPr>
        <w:t>27.</w:t>
      </w:r>
      <w:r w:rsidRPr="002E2F64">
        <w:rPr>
          <w:noProof/>
        </w:rPr>
        <w:tab/>
        <w:t xml:space="preserve">Choi J., Frank K., Petrie B., Leggett W. 2005 Integrated assessment of a large marine ecosystem: a case study of the devolution of the eastern Scotian Shelf, Canada. </w:t>
      </w:r>
      <w:r w:rsidRPr="002E2F64">
        <w:rPr>
          <w:i/>
          <w:noProof/>
        </w:rPr>
        <w:t>Oceanography and Marine Biology</w:t>
      </w:r>
      <w:r w:rsidRPr="002E2F64">
        <w:rPr>
          <w:noProof/>
        </w:rPr>
        <w:t xml:space="preserve"> </w:t>
      </w:r>
      <w:r w:rsidRPr="002E2F64">
        <w:rPr>
          <w:b/>
          <w:noProof/>
        </w:rPr>
        <w:t>43</w:t>
      </w:r>
      <w:r w:rsidRPr="002E2F64">
        <w:rPr>
          <w:noProof/>
        </w:rPr>
        <w:t>, 47.</w:t>
      </w:r>
    </w:p>
    <w:p w14:paraId="1C69ACCC" w14:textId="77777777" w:rsidR="002E2F64" w:rsidRPr="002E2F64" w:rsidRDefault="002E2F64" w:rsidP="002E2F64">
      <w:pPr>
        <w:pStyle w:val="EndNoteBibliography"/>
        <w:rPr>
          <w:noProof/>
        </w:rPr>
      </w:pPr>
      <w:r w:rsidRPr="002E2F64">
        <w:rPr>
          <w:noProof/>
        </w:rPr>
        <w:t>28.</w:t>
      </w:r>
      <w:r w:rsidRPr="002E2F64">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2E2F64">
        <w:rPr>
          <w:i/>
          <w:noProof/>
        </w:rPr>
        <w:t>Deep Sea Research Part I: Oceanographic Research Papers</w:t>
      </w:r>
      <w:r w:rsidRPr="002E2F64">
        <w:rPr>
          <w:noProof/>
        </w:rPr>
        <w:t xml:space="preserve"> </w:t>
      </w:r>
      <w:r w:rsidRPr="002E2F64">
        <w:rPr>
          <w:b/>
          <w:noProof/>
        </w:rPr>
        <w:t>54</w:t>
      </w:r>
      <w:r w:rsidRPr="002E2F64">
        <w:rPr>
          <w:noProof/>
        </w:rPr>
        <w:t>(2), 220-242.</w:t>
      </w:r>
    </w:p>
    <w:p w14:paraId="1146388A" w14:textId="77777777" w:rsidR="002E2F64" w:rsidRPr="002E2F64" w:rsidRDefault="002E2F64" w:rsidP="002E2F64">
      <w:pPr>
        <w:pStyle w:val="EndNoteBibliography"/>
        <w:rPr>
          <w:noProof/>
        </w:rPr>
      </w:pPr>
      <w:r w:rsidRPr="002E2F64">
        <w:rPr>
          <w:noProof/>
        </w:rPr>
        <w:t>29.</w:t>
      </w:r>
      <w:r w:rsidRPr="002E2F64">
        <w:rPr>
          <w:noProof/>
        </w:rPr>
        <w:tab/>
        <w:t xml:space="preserve">Carpenter S.R., Kinne O. 2003 </w:t>
      </w:r>
      <w:r w:rsidRPr="002E2F64">
        <w:rPr>
          <w:i/>
          <w:noProof/>
        </w:rPr>
        <w:t>Regime shifts in lake ecosystems: pattern and variation</w:t>
      </w:r>
      <w:r w:rsidRPr="002E2F64">
        <w:rPr>
          <w:noProof/>
        </w:rPr>
        <w:t>, International Ecology Institute Oldendorf/Luhe, Germany.</w:t>
      </w:r>
    </w:p>
    <w:p w14:paraId="51C806E6" w14:textId="77777777" w:rsidR="002E2F64" w:rsidRPr="002E2F64" w:rsidRDefault="002E2F64" w:rsidP="002E2F64">
      <w:pPr>
        <w:pStyle w:val="EndNoteBibliography"/>
        <w:rPr>
          <w:noProof/>
        </w:rPr>
      </w:pPr>
      <w:r w:rsidRPr="002E2F64">
        <w:rPr>
          <w:noProof/>
        </w:rPr>
        <w:t>30.</w:t>
      </w:r>
      <w:r w:rsidRPr="002E2F64">
        <w:rPr>
          <w:noProof/>
        </w:rPr>
        <w:tab/>
        <w:t xml:space="preserve">Cumming G.S., Southworth J., Rondon X.J., Marsik M. 2012 Spatial complexity in fragmenting Amazonian rainforests: Do feedbacks from edge effects push forests towards an ecological threshold? </w:t>
      </w:r>
      <w:r w:rsidRPr="002E2F64">
        <w:rPr>
          <w:i/>
          <w:noProof/>
        </w:rPr>
        <w:t>Ecological Complexity</w:t>
      </w:r>
      <w:r w:rsidRPr="002E2F64">
        <w:rPr>
          <w:noProof/>
        </w:rPr>
        <w:t xml:space="preserve"> </w:t>
      </w:r>
      <w:r w:rsidRPr="002E2F64">
        <w:rPr>
          <w:b/>
          <w:noProof/>
        </w:rPr>
        <w:t>11</w:t>
      </w:r>
      <w:r w:rsidRPr="002E2F64">
        <w:rPr>
          <w:noProof/>
        </w:rPr>
        <w:t>, 67-74.</w:t>
      </w:r>
    </w:p>
    <w:p w14:paraId="2C48AEC0" w14:textId="77777777" w:rsidR="002E2F64" w:rsidRPr="002E2F64" w:rsidRDefault="002E2F64" w:rsidP="002E2F64">
      <w:pPr>
        <w:pStyle w:val="EndNoteBibliography"/>
        <w:rPr>
          <w:noProof/>
        </w:rPr>
      </w:pPr>
      <w:r w:rsidRPr="002E2F64">
        <w:rPr>
          <w:noProof/>
        </w:rPr>
        <w:lastRenderedPageBreak/>
        <w:t>31.</w:t>
      </w:r>
      <w:r w:rsidRPr="002E2F64">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2E2F64">
        <w:rPr>
          <w:i/>
          <w:noProof/>
        </w:rPr>
        <w:t>Environmental Research Letters</w:t>
      </w:r>
      <w:r w:rsidRPr="002E2F64">
        <w:rPr>
          <w:noProof/>
        </w:rPr>
        <w:t xml:space="preserve"> </w:t>
      </w:r>
      <w:r w:rsidRPr="002E2F64">
        <w:rPr>
          <w:b/>
          <w:noProof/>
        </w:rPr>
        <w:t>15</w:t>
      </w:r>
      <w:r w:rsidRPr="002E2F64">
        <w:rPr>
          <w:noProof/>
        </w:rPr>
        <w:t>(2). (doi:10.1088/1748-9326/ab6395).</w:t>
      </w:r>
    </w:p>
    <w:p w14:paraId="30472D93" w14:textId="77777777" w:rsidR="002E2F64" w:rsidRPr="002E2F64" w:rsidRDefault="002E2F64" w:rsidP="002E2F64">
      <w:pPr>
        <w:pStyle w:val="EndNoteBibliography"/>
        <w:rPr>
          <w:noProof/>
        </w:rPr>
      </w:pPr>
      <w:r w:rsidRPr="002E2F64">
        <w:rPr>
          <w:noProof/>
        </w:rPr>
        <w:t>32.</w:t>
      </w:r>
      <w:r w:rsidRPr="002E2F64">
        <w:rPr>
          <w:noProof/>
        </w:rPr>
        <w:tab/>
        <w:t xml:space="preserve">Costello C., Rassweiler A., Siegel D., De Leo G., Micheli F., Rosenberg A. 2010 The value of spatial information in MPA network design. </w:t>
      </w:r>
      <w:r w:rsidRPr="002E2F64">
        <w:rPr>
          <w:i/>
          <w:noProof/>
        </w:rPr>
        <w:t>Proceedings of the National Academy of Sciences</w:t>
      </w:r>
      <w:r w:rsidRPr="002E2F64">
        <w:rPr>
          <w:noProof/>
        </w:rPr>
        <w:t xml:space="preserve"> </w:t>
      </w:r>
      <w:r w:rsidRPr="002E2F64">
        <w:rPr>
          <w:b/>
          <w:noProof/>
        </w:rPr>
        <w:t>107</w:t>
      </w:r>
      <w:r w:rsidRPr="002E2F64">
        <w:rPr>
          <w:noProof/>
        </w:rPr>
        <w:t>(43), 18294-18299.</w:t>
      </w:r>
    </w:p>
    <w:p w14:paraId="28D36A43" w14:textId="77777777" w:rsidR="002E2F64" w:rsidRPr="002E2F64" w:rsidRDefault="002E2F64" w:rsidP="002E2F64">
      <w:pPr>
        <w:pStyle w:val="EndNoteBibliography"/>
        <w:rPr>
          <w:rFonts w:hint="eastAsia"/>
          <w:noProof/>
        </w:rPr>
      </w:pPr>
      <w:r w:rsidRPr="002E2F64">
        <w:rPr>
          <w:rFonts w:hint="eastAsia"/>
          <w:noProof/>
        </w:rPr>
        <w:t>33.</w:t>
      </w:r>
      <w:r w:rsidRPr="002E2F64">
        <w:rPr>
          <w:rFonts w:hint="eastAsia"/>
          <w:noProof/>
        </w:rPr>
        <w:tab/>
        <w:t>Adams R.M., Bryant K.J., McCarl B.A., Legler D.M., O'Brien J., Solow A., Weiher R. 1995 Value of Improved Long</w:t>
      </w:r>
      <w:r w:rsidRPr="002E2F64">
        <w:rPr>
          <w:rFonts w:hint="eastAsia"/>
          <w:noProof/>
        </w:rPr>
        <w:t>‐</w:t>
      </w:r>
      <w:r w:rsidRPr="002E2F64">
        <w:rPr>
          <w:rFonts w:hint="eastAsia"/>
          <w:noProof/>
        </w:rPr>
        <w:t xml:space="preserve">Range Weather Information. </w:t>
      </w:r>
      <w:r w:rsidRPr="002E2F64">
        <w:rPr>
          <w:rFonts w:hint="eastAsia"/>
          <w:i/>
          <w:noProof/>
        </w:rPr>
        <w:t>Contemporary Economic Policy</w:t>
      </w:r>
      <w:r w:rsidRPr="002E2F64">
        <w:rPr>
          <w:rFonts w:hint="eastAsia"/>
          <w:noProof/>
        </w:rPr>
        <w:t xml:space="preserve"> </w:t>
      </w:r>
      <w:r w:rsidRPr="002E2F64">
        <w:rPr>
          <w:rFonts w:hint="eastAsia"/>
          <w:b/>
          <w:noProof/>
        </w:rPr>
        <w:t>13</w:t>
      </w:r>
      <w:r w:rsidRPr="002E2F64">
        <w:rPr>
          <w:rFonts w:hint="eastAsia"/>
          <w:noProof/>
        </w:rPr>
        <w:t>(3), 10-19.</w:t>
      </w:r>
    </w:p>
    <w:p w14:paraId="55C83E3E" w14:textId="77777777" w:rsidR="002E2F64" w:rsidRPr="002E2F64" w:rsidRDefault="002E2F64" w:rsidP="002E2F64">
      <w:pPr>
        <w:pStyle w:val="EndNoteBibliography"/>
        <w:rPr>
          <w:noProof/>
        </w:rPr>
      </w:pPr>
      <w:r w:rsidRPr="002E2F64">
        <w:rPr>
          <w:noProof/>
        </w:rPr>
        <w:t>34.</w:t>
      </w:r>
      <w:r w:rsidRPr="002E2F64">
        <w:rPr>
          <w:noProof/>
        </w:rPr>
        <w:tab/>
        <w:t xml:space="preserve">Lindenmayer D.B., Likens G.E. 2009 Adaptive monitoring: a new paradigm for long-term research and monitoring. </w:t>
      </w:r>
      <w:r w:rsidRPr="002E2F64">
        <w:rPr>
          <w:i/>
          <w:noProof/>
        </w:rPr>
        <w:t>Trends in ecology &amp; evolution</w:t>
      </w:r>
      <w:r w:rsidRPr="002E2F64">
        <w:rPr>
          <w:noProof/>
        </w:rPr>
        <w:t xml:space="preserve"> </w:t>
      </w:r>
      <w:r w:rsidRPr="002E2F64">
        <w:rPr>
          <w:b/>
          <w:noProof/>
        </w:rPr>
        <w:t>24</w:t>
      </w:r>
      <w:r w:rsidRPr="002E2F64">
        <w:rPr>
          <w:noProof/>
        </w:rPr>
        <w:t>(9), 482-486.</w:t>
      </w:r>
    </w:p>
    <w:p w14:paraId="2E9636C9" w14:textId="77777777" w:rsidR="002E2F64" w:rsidRPr="002E2F64" w:rsidRDefault="002E2F64" w:rsidP="002E2F64">
      <w:pPr>
        <w:pStyle w:val="EndNoteBibliography"/>
        <w:rPr>
          <w:noProof/>
        </w:rPr>
      </w:pPr>
      <w:r w:rsidRPr="002E2F64">
        <w:rPr>
          <w:noProof/>
        </w:rPr>
        <w:t>35.</w:t>
      </w:r>
      <w:r w:rsidRPr="002E2F64">
        <w:rPr>
          <w:noProof/>
        </w:rPr>
        <w:tab/>
        <w:t xml:space="preserve">Rome F. 1996 </w:t>
      </w:r>
      <w:r w:rsidRPr="002E2F64">
        <w:rPr>
          <w:i/>
          <w:noProof/>
        </w:rPr>
        <w:t>Precautionary approach to capture fisheries and species introductions</w:t>
      </w:r>
      <w:r w:rsidRPr="002E2F64">
        <w:rPr>
          <w:noProof/>
        </w:rPr>
        <w:t>, FAO Rome (Italy).</w:t>
      </w:r>
    </w:p>
    <w:p w14:paraId="3DA541C9" w14:textId="77777777" w:rsidR="002E2F64" w:rsidRPr="002E2F64" w:rsidRDefault="002E2F64" w:rsidP="002E2F64">
      <w:pPr>
        <w:pStyle w:val="EndNoteBibliography"/>
        <w:rPr>
          <w:noProof/>
        </w:rPr>
      </w:pPr>
      <w:r w:rsidRPr="002E2F64">
        <w:rPr>
          <w:noProof/>
        </w:rPr>
        <w:t>36.</w:t>
      </w:r>
      <w:r w:rsidRPr="002E2F64">
        <w:rPr>
          <w:noProof/>
        </w:rPr>
        <w:tab/>
        <w:t>Cleary J.S. 2014 Stock assessment and management advice for British Columbia pacific herring: 2013 Status and 2014 forecast.  (Canadian Science Advisory Science Scretariate.</w:t>
      </w:r>
    </w:p>
    <w:p w14:paraId="2CB90C80" w14:textId="77777777" w:rsidR="002E2F64" w:rsidRPr="002E2F64" w:rsidRDefault="002E2F64" w:rsidP="002E2F64">
      <w:pPr>
        <w:pStyle w:val="EndNoteBibliography"/>
        <w:rPr>
          <w:noProof/>
        </w:rPr>
      </w:pPr>
      <w:r w:rsidRPr="002E2F64">
        <w:rPr>
          <w:noProof/>
        </w:rPr>
        <w:t>37.</w:t>
      </w:r>
      <w:r w:rsidRPr="002E2F64">
        <w:rPr>
          <w:noProof/>
        </w:rPr>
        <w:tab/>
        <w:t xml:space="preserve">Doak D.F., Estes J.A., Halpern B.S., Jacob U., Lindberg D.R., Lovvorn J., Monson D.H., Tinker M.T., Williams T.M., Wootton J.T. 2008 Understanding and predicting ecological dynamics: are major surprises inevitable. </w:t>
      </w:r>
      <w:r w:rsidRPr="002E2F64">
        <w:rPr>
          <w:i/>
          <w:noProof/>
        </w:rPr>
        <w:t>Ecology</w:t>
      </w:r>
      <w:r w:rsidRPr="002E2F64">
        <w:rPr>
          <w:noProof/>
        </w:rPr>
        <w:t xml:space="preserve"> </w:t>
      </w:r>
      <w:r w:rsidRPr="002E2F64">
        <w:rPr>
          <w:b/>
          <w:noProof/>
        </w:rPr>
        <w:t>89</w:t>
      </w:r>
      <w:r w:rsidRPr="002E2F64">
        <w:rPr>
          <w:noProof/>
        </w:rPr>
        <w:t>(4), 952-961.</w:t>
      </w:r>
    </w:p>
    <w:p w14:paraId="646402AD" w14:textId="77777777" w:rsidR="002E2F64" w:rsidRPr="002E2F64" w:rsidRDefault="002E2F64" w:rsidP="002E2F64">
      <w:pPr>
        <w:pStyle w:val="EndNoteBibliography"/>
        <w:rPr>
          <w:noProof/>
        </w:rPr>
      </w:pPr>
      <w:r w:rsidRPr="002E2F64">
        <w:rPr>
          <w:noProof/>
        </w:rPr>
        <w:t>38.</w:t>
      </w:r>
      <w:r w:rsidRPr="002E2F64">
        <w:rPr>
          <w:noProof/>
        </w:rPr>
        <w:tab/>
        <w:t xml:space="preserve">Schindler D.E., Hilborn R. 2015 Prediction, precaution, and policy under global change. </w:t>
      </w:r>
      <w:r w:rsidRPr="002E2F64">
        <w:rPr>
          <w:i/>
          <w:noProof/>
        </w:rPr>
        <w:t>Science</w:t>
      </w:r>
      <w:r w:rsidRPr="002E2F64">
        <w:rPr>
          <w:noProof/>
        </w:rPr>
        <w:t xml:space="preserve"> </w:t>
      </w:r>
      <w:r w:rsidRPr="002E2F64">
        <w:rPr>
          <w:b/>
          <w:noProof/>
        </w:rPr>
        <w:t>347</w:t>
      </w:r>
      <w:r w:rsidRPr="002E2F64">
        <w:rPr>
          <w:noProof/>
        </w:rPr>
        <w:t>(6225), 953-954.</w:t>
      </w:r>
    </w:p>
    <w:p w14:paraId="19180987" w14:textId="77777777" w:rsidR="002E2F64" w:rsidRPr="002E2F64" w:rsidRDefault="002E2F64" w:rsidP="002E2F64">
      <w:pPr>
        <w:pStyle w:val="EndNoteBibliography"/>
        <w:rPr>
          <w:noProof/>
        </w:rPr>
      </w:pPr>
      <w:r w:rsidRPr="002E2F64">
        <w:rPr>
          <w:noProof/>
        </w:rPr>
        <w:t>39.</w:t>
      </w:r>
      <w:r w:rsidRPr="002E2F64">
        <w:rPr>
          <w:noProof/>
        </w:rPr>
        <w:tab/>
        <w:t xml:space="preserve">Cinner J., Daw T., McClanahan T. 2009 Socioeconomic factors that affect artisanal fishers’ readiness to exit a declining fishery. </w:t>
      </w:r>
      <w:r w:rsidRPr="002E2F64">
        <w:rPr>
          <w:i/>
          <w:noProof/>
        </w:rPr>
        <w:t>Conservation Biology</w:t>
      </w:r>
      <w:r w:rsidRPr="002E2F64">
        <w:rPr>
          <w:noProof/>
        </w:rPr>
        <w:t xml:space="preserve"> </w:t>
      </w:r>
      <w:r w:rsidRPr="002E2F64">
        <w:rPr>
          <w:b/>
          <w:noProof/>
        </w:rPr>
        <w:t>23</w:t>
      </w:r>
      <w:r w:rsidRPr="002E2F64">
        <w:rPr>
          <w:noProof/>
        </w:rPr>
        <w:t>(1), 124-130.</w:t>
      </w:r>
    </w:p>
    <w:p w14:paraId="0A8D8F7C" w14:textId="77777777" w:rsidR="002E2F64" w:rsidRPr="002E2F64" w:rsidRDefault="002E2F64" w:rsidP="002E2F64">
      <w:pPr>
        <w:pStyle w:val="EndNoteBibliography"/>
        <w:rPr>
          <w:noProof/>
        </w:rPr>
      </w:pPr>
      <w:r w:rsidRPr="002E2F64">
        <w:rPr>
          <w:noProof/>
        </w:rPr>
        <w:lastRenderedPageBreak/>
        <w:t>40.</w:t>
      </w:r>
      <w:r w:rsidRPr="002E2F64">
        <w:rPr>
          <w:noProof/>
        </w:rPr>
        <w:tab/>
        <w:t xml:space="preserve">Clark C.W., Kirkwood G.P. 1986 On uncertain renewable resource stocks: optimal harvest policies and the value of stock surveys. </w:t>
      </w:r>
      <w:r w:rsidRPr="002E2F64">
        <w:rPr>
          <w:i/>
          <w:noProof/>
        </w:rPr>
        <w:t>Journal of Environmental Economics and Management</w:t>
      </w:r>
      <w:r w:rsidRPr="002E2F64">
        <w:rPr>
          <w:noProof/>
        </w:rPr>
        <w:t xml:space="preserve"> </w:t>
      </w:r>
      <w:r w:rsidRPr="002E2F64">
        <w:rPr>
          <w:b/>
          <w:noProof/>
        </w:rPr>
        <w:t>13</w:t>
      </w:r>
      <w:r w:rsidRPr="002E2F64">
        <w:rPr>
          <w:noProof/>
        </w:rPr>
        <w:t>(3), 235-244.</w:t>
      </w:r>
    </w:p>
    <w:p w14:paraId="014F6110" w14:textId="77777777" w:rsidR="002E2F64" w:rsidRPr="002E2F64" w:rsidRDefault="002E2F64" w:rsidP="002E2F64">
      <w:pPr>
        <w:pStyle w:val="EndNoteBibliography"/>
        <w:rPr>
          <w:noProof/>
        </w:rPr>
      </w:pPr>
      <w:r w:rsidRPr="002E2F64">
        <w:rPr>
          <w:noProof/>
        </w:rPr>
        <w:t>41.</w:t>
      </w:r>
      <w:r w:rsidRPr="002E2F64">
        <w:rPr>
          <w:noProof/>
        </w:rPr>
        <w:tab/>
        <w:t xml:space="preserve">Reed W.J. 1979 Optimal escapement levels in stochastic and deterministic harvesting models. </w:t>
      </w:r>
      <w:r w:rsidRPr="002E2F64">
        <w:rPr>
          <w:i/>
          <w:noProof/>
        </w:rPr>
        <w:t>Journal of environmental economics and management</w:t>
      </w:r>
      <w:r w:rsidRPr="002E2F64">
        <w:rPr>
          <w:noProof/>
        </w:rPr>
        <w:t xml:space="preserve"> </w:t>
      </w:r>
      <w:r w:rsidRPr="002E2F64">
        <w:rPr>
          <w:b/>
          <w:noProof/>
        </w:rPr>
        <w:t>6</w:t>
      </w:r>
      <w:r w:rsidRPr="002E2F64">
        <w:rPr>
          <w:noProof/>
        </w:rPr>
        <w:t>(4), 350-363.</w:t>
      </w:r>
    </w:p>
    <w:p w14:paraId="2CD2D6B9" w14:textId="77777777" w:rsidR="002E2F64" w:rsidRPr="002E2F64" w:rsidRDefault="002E2F64" w:rsidP="002E2F64">
      <w:pPr>
        <w:pStyle w:val="EndNoteBibliography"/>
        <w:rPr>
          <w:noProof/>
        </w:rPr>
      </w:pPr>
      <w:r w:rsidRPr="002E2F64">
        <w:rPr>
          <w:noProof/>
        </w:rPr>
        <w:t>42.</w:t>
      </w:r>
      <w:r w:rsidRPr="002E2F64">
        <w:rPr>
          <w:noProof/>
        </w:rPr>
        <w:tab/>
        <w:t xml:space="preserve">Walters C.J., Hilborn R. 1976 Adaptive control of fishing systems. </w:t>
      </w:r>
      <w:r w:rsidRPr="002E2F64">
        <w:rPr>
          <w:i/>
          <w:noProof/>
        </w:rPr>
        <w:t>Journal of the Fisheries Board of Canada</w:t>
      </w:r>
      <w:r w:rsidRPr="002E2F64">
        <w:rPr>
          <w:noProof/>
        </w:rPr>
        <w:t xml:space="preserve"> </w:t>
      </w:r>
      <w:r w:rsidRPr="002E2F64">
        <w:rPr>
          <w:b/>
          <w:noProof/>
        </w:rPr>
        <w:t>33</w:t>
      </w:r>
      <w:r w:rsidRPr="002E2F64">
        <w:rPr>
          <w:noProof/>
        </w:rPr>
        <w:t>(1), 145-159.</w:t>
      </w:r>
    </w:p>
    <w:p w14:paraId="2459A743" w14:textId="77777777" w:rsidR="002E2F64" w:rsidRPr="002E2F64" w:rsidRDefault="002E2F64" w:rsidP="002E2F64">
      <w:pPr>
        <w:pStyle w:val="EndNoteBibliography"/>
        <w:rPr>
          <w:noProof/>
        </w:rPr>
      </w:pPr>
      <w:r w:rsidRPr="002E2F64">
        <w:rPr>
          <w:noProof/>
        </w:rPr>
        <w:t>43.</w:t>
      </w:r>
      <w:r w:rsidRPr="002E2F64">
        <w:rPr>
          <w:noProof/>
        </w:rPr>
        <w:tab/>
        <w:t xml:space="preserve">Walters C.J., Hilborn R. 1978 Ecological optimization and adaptive management. </w:t>
      </w:r>
      <w:r w:rsidRPr="002E2F64">
        <w:rPr>
          <w:i/>
          <w:noProof/>
        </w:rPr>
        <w:t>Annual review of Ecology and Systematics</w:t>
      </w:r>
      <w:r w:rsidRPr="002E2F64">
        <w:rPr>
          <w:noProof/>
        </w:rPr>
        <w:t xml:space="preserve"> </w:t>
      </w:r>
      <w:r w:rsidRPr="002E2F64">
        <w:rPr>
          <w:b/>
          <w:noProof/>
        </w:rPr>
        <w:t>9</w:t>
      </w:r>
      <w:r w:rsidRPr="002E2F64">
        <w:rPr>
          <w:noProof/>
        </w:rPr>
        <w:t>(1), 157-188.</w:t>
      </w:r>
    </w:p>
    <w:p w14:paraId="27BB8520" w14:textId="77777777" w:rsidR="002E2F64" w:rsidRPr="002E2F64" w:rsidRDefault="002E2F64" w:rsidP="002E2F64">
      <w:pPr>
        <w:pStyle w:val="EndNoteBibliography"/>
        <w:rPr>
          <w:noProof/>
        </w:rPr>
      </w:pPr>
      <w:r w:rsidRPr="002E2F64">
        <w:rPr>
          <w:noProof/>
        </w:rPr>
        <w:t>44.</w:t>
      </w:r>
      <w:r w:rsidRPr="002E2F64">
        <w:rPr>
          <w:noProof/>
        </w:rPr>
        <w:tab/>
        <w:t xml:space="preserve">Memarzadeh M., Britten G.L., Worm B., Boettiger C. 2019 Rebuilding global fisheries under uncertainty. </w:t>
      </w:r>
      <w:r w:rsidRPr="002E2F64">
        <w:rPr>
          <w:i/>
          <w:noProof/>
        </w:rPr>
        <w:t>Proceedings of the National Academy of Sciences</w:t>
      </w:r>
      <w:r w:rsidRPr="002E2F64">
        <w:rPr>
          <w:noProof/>
        </w:rPr>
        <w:t xml:space="preserve"> </w:t>
      </w:r>
      <w:r w:rsidRPr="002E2F64">
        <w:rPr>
          <w:b/>
          <w:noProof/>
        </w:rPr>
        <w:t>116</w:t>
      </w:r>
      <w:r w:rsidRPr="002E2F64">
        <w:rPr>
          <w:noProof/>
        </w:rPr>
        <w:t>(32), 15985-15990.</w:t>
      </w:r>
    </w:p>
    <w:p w14:paraId="721EFFC7" w14:textId="77777777" w:rsidR="002E2F64" w:rsidRPr="002E2F64" w:rsidRDefault="002E2F64" w:rsidP="002E2F64">
      <w:pPr>
        <w:pStyle w:val="EndNoteBibliography"/>
        <w:rPr>
          <w:noProof/>
        </w:rPr>
      </w:pPr>
      <w:r w:rsidRPr="002E2F64">
        <w:rPr>
          <w:noProof/>
        </w:rPr>
        <w:t>45.</w:t>
      </w:r>
      <w:r w:rsidRPr="002E2F64">
        <w:rPr>
          <w:noProof/>
        </w:rPr>
        <w:tab/>
        <w:t xml:space="preserve">Boettiger C., Mangel M., Munch S. 2015 Avoiding tipping points in fisheries management through Gaussian process dynamic programming. </w:t>
      </w:r>
      <w:r w:rsidRPr="002E2F64">
        <w:rPr>
          <w:i/>
          <w:noProof/>
        </w:rPr>
        <w:t>Proc Biol Sci</w:t>
      </w:r>
      <w:r w:rsidRPr="002E2F64">
        <w:rPr>
          <w:noProof/>
        </w:rPr>
        <w:t xml:space="preserve"> </w:t>
      </w:r>
      <w:r w:rsidRPr="002E2F64">
        <w:rPr>
          <w:b/>
          <w:noProof/>
        </w:rPr>
        <w:t>282</w:t>
      </w:r>
      <w:r w:rsidRPr="002E2F64">
        <w:rPr>
          <w:noProof/>
        </w:rPr>
        <w:t>(1801), 20141631. (doi:10.1098/rspb.2014.1631).</w:t>
      </w:r>
    </w:p>
    <w:p w14:paraId="5948698B" w14:textId="77777777" w:rsidR="002E2F64" w:rsidRPr="002E2F64" w:rsidRDefault="002E2F64" w:rsidP="002E2F64">
      <w:pPr>
        <w:pStyle w:val="EndNoteBibliography"/>
        <w:rPr>
          <w:noProof/>
        </w:rPr>
      </w:pPr>
      <w:r w:rsidRPr="002E2F64">
        <w:rPr>
          <w:noProof/>
        </w:rPr>
        <w:t>46.</w:t>
      </w:r>
      <w:r w:rsidRPr="002E2F64">
        <w:rPr>
          <w:noProof/>
        </w:rPr>
        <w:tab/>
        <w:t xml:space="preserve">Boettiger C. 2020 Ecological management of stochastic systems with long transients. </w:t>
      </w:r>
      <w:r w:rsidRPr="002E2F64">
        <w:rPr>
          <w:i/>
          <w:noProof/>
        </w:rPr>
        <w:t>Theor Ecol</w:t>
      </w:r>
      <w:r w:rsidRPr="002E2F64">
        <w:rPr>
          <w:noProof/>
        </w:rPr>
        <w:t>. (doi:10.1007/s12080-020-00477-4).</w:t>
      </w:r>
    </w:p>
    <w:p w14:paraId="5C7DDC6E" w14:textId="77777777" w:rsidR="002E2F64" w:rsidRPr="002E2F64" w:rsidRDefault="002E2F64" w:rsidP="002E2F64">
      <w:pPr>
        <w:pStyle w:val="EndNoteBibliography"/>
        <w:rPr>
          <w:noProof/>
        </w:rPr>
      </w:pPr>
      <w:r w:rsidRPr="002E2F64">
        <w:rPr>
          <w:noProof/>
        </w:rPr>
        <w:t>47.</w:t>
      </w:r>
      <w:r w:rsidRPr="002E2F64">
        <w:rPr>
          <w:noProof/>
        </w:rPr>
        <w:tab/>
        <w:t xml:space="preserve">Litzow M.A., Hunsicker M.E. 2016 Early warning signals, nonlinearity, and signs of hysteresis in real ecosystems. </w:t>
      </w:r>
      <w:r w:rsidRPr="002E2F64">
        <w:rPr>
          <w:i/>
          <w:noProof/>
        </w:rPr>
        <w:t>Ecosphere</w:t>
      </w:r>
      <w:r w:rsidRPr="002E2F64">
        <w:rPr>
          <w:noProof/>
        </w:rPr>
        <w:t xml:space="preserve"> </w:t>
      </w:r>
      <w:r w:rsidRPr="002E2F64">
        <w:rPr>
          <w:b/>
          <w:noProof/>
        </w:rPr>
        <w:t>7</w:t>
      </w:r>
      <w:r w:rsidRPr="002E2F64">
        <w:rPr>
          <w:noProof/>
        </w:rPr>
        <w:t>(12), e01614.</w:t>
      </w:r>
    </w:p>
    <w:p w14:paraId="725A146E" w14:textId="77777777" w:rsidR="002E2F64" w:rsidRPr="002E2F64" w:rsidRDefault="002E2F64" w:rsidP="002E2F64">
      <w:pPr>
        <w:pStyle w:val="EndNoteBibliography"/>
        <w:rPr>
          <w:noProof/>
        </w:rPr>
      </w:pPr>
      <w:r w:rsidRPr="002E2F64">
        <w:rPr>
          <w:noProof/>
        </w:rPr>
        <w:t>48.</w:t>
      </w:r>
      <w:r w:rsidRPr="002E2F64">
        <w:rPr>
          <w:noProof/>
        </w:rPr>
        <w:tab/>
        <w:t xml:space="preserve">Schrank W.E., Arnason R., Hannesson R. 2003 </w:t>
      </w:r>
      <w:r w:rsidRPr="002E2F64">
        <w:rPr>
          <w:i/>
          <w:noProof/>
        </w:rPr>
        <w:t>The cost of fisheries management</w:t>
      </w:r>
      <w:r w:rsidRPr="002E2F64">
        <w:rPr>
          <w:noProof/>
        </w:rPr>
        <w:t>, Gower Publishing, Ltd.</w:t>
      </w:r>
    </w:p>
    <w:p w14:paraId="7F7441F8" w14:textId="77777777" w:rsidR="002E2F64" w:rsidRPr="002E2F64" w:rsidRDefault="002E2F64" w:rsidP="002E2F64">
      <w:pPr>
        <w:pStyle w:val="EndNoteBibliography"/>
        <w:rPr>
          <w:noProof/>
        </w:rPr>
      </w:pPr>
      <w:r w:rsidRPr="002E2F64">
        <w:rPr>
          <w:noProof/>
        </w:rPr>
        <w:t>49.</w:t>
      </w:r>
      <w:r w:rsidRPr="002E2F64">
        <w:rPr>
          <w:noProof/>
        </w:rPr>
        <w:tab/>
        <w:t xml:space="preserve">Berkes F., Hughes T.P., Steneck R.S., Wilson J.A., Bellwood D.R., Crona B., Folke C., Gunderson L.H., Leslie H.M., Norberg J., et al. 2006 Globalization, Roving Bandits, and Marine Resources. </w:t>
      </w:r>
      <w:r w:rsidRPr="002E2F64">
        <w:rPr>
          <w:i/>
          <w:noProof/>
        </w:rPr>
        <w:t>Science</w:t>
      </w:r>
      <w:r w:rsidRPr="002E2F64">
        <w:rPr>
          <w:noProof/>
        </w:rPr>
        <w:t xml:space="preserve"> </w:t>
      </w:r>
      <w:r w:rsidRPr="002E2F64">
        <w:rPr>
          <w:b/>
          <w:noProof/>
        </w:rPr>
        <w:t>311</w:t>
      </w:r>
      <w:r w:rsidRPr="002E2F64">
        <w:rPr>
          <w:noProof/>
        </w:rPr>
        <w:t>(5767), 1557-1558. (doi:10.1126/science.1122804).</w:t>
      </w:r>
    </w:p>
    <w:p w14:paraId="530E0926" w14:textId="77777777" w:rsidR="002E2F64" w:rsidRPr="002E2F64" w:rsidRDefault="002E2F64" w:rsidP="002E2F64">
      <w:pPr>
        <w:pStyle w:val="EndNoteBibliography"/>
        <w:rPr>
          <w:noProof/>
        </w:rPr>
      </w:pPr>
      <w:r w:rsidRPr="002E2F64">
        <w:rPr>
          <w:noProof/>
        </w:rPr>
        <w:t>50.</w:t>
      </w:r>
      <w:r w:rsidRPr="002E2F64">
        <w:rPr>
          <w:noProof/>
        </w:rPr>
        <w:tab/>
        <w:t xml:space="preserve">Fisher M.C., Moore S.K., Jardine S.L., Watson J.R., Samhouri J.F. 2021 Climate shock effects and mediation in fisheries. </w:t>
      </w:r>
      <w:r w:rsidRPr="002E2F64">
        <w:rPr>
          <w:i/>
          <w:noProof/>
        </w:rPr>
        <w:t>Proceedings of the National Academy of Sciences</w:t>
      </w:r>
      <w:r w:rsidRPr="002E2F64">
        <w:rPr>
          <w:noProof/>
        </w:rPr>
        <w:t xml:space="preserve"> </w:t>
      </w:r>
      <w:r w:rsidRPr="002E2F64">
        <w:rPr>
          <w:b/>
          <w:noProof/>
        </w:rPr>
        <w:t>118</w:t>
      </w:r>
      <w:r w:rsidRPr="002E2F64">
        <w:rPr>
          <w:noProof/>
        </w:rPr>
        <w:t>(2).</w:t>
      </w:r>
    </w:p>
    <w:p w14:paraId="5FBCB2DB" w14:textId="77777777" w:rsidR="002E2F64" w:rsidRPr="002E2F64" w:rsidRDefault="002E2F64" w:rsidP="002E2F64">
      <w:pPr>
        <w:pStyle w:val="EndNoteBibliography"/>
        <w:rPr>
          <w:noProof/>
        </w:rPr>
      </w:pPr>
      <w:r w:rsidRPr="002E2F64">
        <w:rPr>
          <w:noProof/>
        </w:rPr>
        <w:lastRenderedPageBreak/>
        <w:t>51.</w:t>
      </w:r>
      <w:r w:rsidRPr="002E2F64">
        <w:rPr>
          <w:noProof/>
        </w:rPr>
        <w:tab/>
        <w:t xml:space="preserve">Hölmstrom B. 1979 Moral hazard and observability. </w:t>
      </w:r>
      <w:r w:rsidRPr="002E2F64">
        <w:rPr>
          <w:i/>
          <w:noProof/>
        </w:rPr>
        <w:t>The Bell journal of economics</w:t>
      </w:r>
      <w:r w:rsidRPr="002E2F64">
        <w:rPr>
          <w:noProof/>
        </w:rPr>
        <w:t>, 74-91.</w:t>
      </w:r>
    </w:p>
    <w:p w14:paraId="0B0E7713" w14:textId="77777777" w:rsidR="002E2F64" w:rsidRPr="002E2F64" w:rsidRDefault="002E2F64" w:rsidP="002E2F64">
      <w:pPr>
        <w:pStyle w:val="EndNoteBibliography"/>
        <w:rPr>
          <w:noProof/>
        </w:rPr>
      </w:pPr>
      <w:r w:rsidRPr="002E2F64">
        <w:rPr>
          <w:noProof/>
        </w:rPr>
        <w:t>52.</w:t>
      </w:r>
      <w:r w:rsidRPr="002E2F64">
        <w:rPr>
          <w:noProof/>
        </w:rPr>
        <w:tab/>
        <w:t xml:space="preserve">Ingeman K.E., Samhouri J.F., Stier A.C. 2019 Ocean recoveries for tomorrow’s Earth: Hitting a moving target. </w:t>
      </w:r>
      <w:r w:rsidRPr="002E2F64">
        <w:rPr>
          <w:i/>
          <w:noProof/>
        </w:rPr>
        <w:t>Science</w:t>
      </w:r>
      <w:r w:rsidRPr="002E2F64">
        <w:rPr>
          <w:noProof/>
        </w:rPr>
        <w:t xml:space="preserve"> </w:t>
      </w:r>
      <w:r w:rsidRPr="002E2F64">
        <w:rPr>
          <w:b/>
          <w:noProof/>
        </w:rPr>
        <w:t>363</w:t>
      </w:r>
      <w:r w:rsidRPr="002E2F64">
        <w:rPr>
          <w:noProof/>
        </w:rPr>
        <w:t>(6425), eaav1004. (doi:10.1126/science.aav1004).</w:t>
      </w:r>
    </w:p>
    <w:p w14:paraId="7F5A5A40" w14:textId="77777777" w:rsidR="002E2F64" w:rsidRPr="002E2F64" w:rsidRDefault="002E2F64" w:rsidP="002E2F64">
      <w:pPr>
        <w:pStyle w:val="EndNoteBibliography"/>
        <w:rPr>
          <w:noProof/>
        </w:rPr>
      </w:pPr>
      <w:r w:rsidRPr="002E2F64">
        <w:rPr>
          <w:noProof/>
        </w:rPr>
        <w:t>53.</w:t>
      </w:r>
      <w:r w:rsidRPr="002E2F64">
        <w:rPr>
          <w:noProof/>
        </w:rPr>
        <w:tab/>
        <w:t xml:space="preserve">Courchamp F., Angulo E., Rivalan P., Hall R.J., Signoret L., Bull L., Meinard Y. 2006 Rarity value and species extinction: The anthropogenic Allee effect. </w:t>
      </w:r>
      <w:r w:rsidRPr="002E2F64">
        <w:rPr>
          <w:i/>
          <w:noProof/>
        </w:rPr>
        <w:t>Plos Biology</w:t>
      </w:r>
      <w:r w:rsidRPr="002E2F64">
        <w:rPr>
          <w:noProof/>
        </w:rPr>
        <w:t xml:space="preserve"> </w:t>
      </w:r>
      <w:r w:rsidRPr="002E2F64">
        <w:rPr>
          <w:b/>
          <w:noProof/>
        </w:rPr>
        <w:t>4</w:t>
      </w:r>
      <w:r w:rsidRPr="002E2F64">
        <w:rPr>
          <w:noProof/>
        </w:rPr>
        <w:t>(12), 2405-2410. (doi:ARTN e415</w:t>
      </w:r>
    </w:p>
    <w:p w14:paraId="26DD44EB" w14:textId="77777777" w:rsidR="002E2F64" w:rsidRPr="002E2F64" w:rsidRDefault="002E2F64" w:rsidP="002E2F64">
      <w:pPr>
        <w:pStyle w:val="EndNoteBibliography"/>
        <w:rPr>
          <w:noProof/>
        </w:rPr>
      </w:pPr>
      <w:r w:rsidRPr="002E2F64">
        <w:rPr>
          <w:noProof/>
        </w:rPr>
        <w:t>10.1371/journal.pbio.0040415).</w:t>
      </w:r>
    </w:p>
    <w:p w14:paraId="56432D6B" w14:textId="48455511" w:rsidR="0038555B" w:rsidRDefault="006C170D" w:rsidP="006551EE">
      <w:pPr>
        <w:rPr>
          <w:ins w:id="335" w:author="Adrian Stier" w:date="2022-01-17T13:40:00Z"/>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r w:rsidR="00746AF5" w:rsidRPr="003805EE">
        <w:rPr>
          <w:rFonts w:ascii="Helvetica" w:hAnsi="Helvetica"/>
          <w:b/>
          <w:sz w:val="22"/>
          <w:szCs w:val="22"/>
        </w:rPr>
        <w:lastRenderedPageBreak/>
        <w:t>FIGURES</w:t>
      </w:r>
      <w:del w:id="336" w:author="Adrian Stier" w:date="2022-01-17T13:40:00Z">
        <w:r w:rsidR="00F83D14" w:rsidDel="00A05CD2">
          <w:rPr>
            <w:rFonts w:ascii="Helvetica" w:hAnsi="Helvetica"/>
            <w:b/>
            <w:noProof/>
            <w:sz w:val="22"/>
            <w:szCs w:val="22"/>
          </w:rPr>
          <w:drawing>
            <wp:inline distT="0" distB="0" distL="0" distR="0" wp14:anchorId="2030AD5E" wp14:editId="7C2C3BEC">
              <wp:extent cx="5943600" cy="3396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stretch>
                        <a:fillRect/>
                      </a:stretch>
                    </pic:blipFill>
                    <pic:spPr>
                      <a:xfrm>
                        <a:off x="0" y="0"/>
                        <a:ext cx="5943600" cy="3396615"/>
                      </a:xfrm>
                      <a:prstGeom prst="rect">
                        <a:avLst/>
                      </a:prstGeom>
                    </pic:spPr>
                  </pic:pic>
                </a:graphicData>
              </a:graphic>
            </wp:inline>
          </w:drawing>
        </w:r>
      </w:del>
    </w:p>
    <w:p w14:paraId="5DD11634" w14:textId="0FD25B42" w:rsidR="006F0DA5" w:rsidRDefault="006F0DA5" w:rsidP="006551EE">
      <w:pPr>
        <w:rPr>
          <w:rFonts w:ascii="Helvetica" w:hAnsi="Helvetica"/>
          <w:b/>
          <w:sz w:val="22"/>
          <w:szCs w:val="22"/>
        </w:rPr>
      </w:pPr>
    </w:p>
    <w:p w14:paraId="5A827EFB" w14:textId="1C6AAA88" w:rsidR="0038555B" w:rsidRDefault="007E2406" w:rsidP="006551EE">
      <w:pPr>
        <w:rPr>
          <w:rFonts w:ascii="Helvetica" w:hAnsi="Helvetica"/>
          <w:b/>
          <w:sz w:val="22"/>
          <w:szCs w:val="22"/>
        </w:rPr>
      </w:pPr>
      <w:ins w:id="337" w:author="Adrian Stier" w:date="2022-02-16T13:41:00Z">
        <w:r>
          <w:rPr>
            <w:rFonts w:ascii="Helvetica" w:hAnsi="Helvetica"/>
            <w:b/>
            <w:noProof/>
            <w:sz w:val="22"/>
            <w:szCs w:val="22"/>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5943600" cy="3408045"/>
                      </a:xfrm>
                      <a:prstGeom prst="rect">
                        <a:avLst/>
                      </a:prstGeom>
                    </pic:spPr>
                  </pic:pic>
                </a:graphicData>
              </a:graphic>
            </wp:inline>
          </w:drawing>
        </w:r>
      </w:ins>
    </w:p>
    <w:p w14:paraId="2C1956A7" w14:textId="6066E9B5" w:rsidR="00BE4405" w:rsidRDefault="0038555B" w:rsidP="006551EE">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del w:id="338" w:author="Adrian Stier" w:date="2022-01-18T05:54:00Z">
        <w:r w:rsidR="00F5286B" w:rsidDel="004713BE">
          <w:rPr>
            <w:rFonts w:ascii="Helvetica" w:hAnsi="Helvetica"/>
            <w:bCs/>
            <w:sz w:val="22"/>
            <w:szCs w:val="22"/>
          </w:rPr>
          <w:delText xml:space="preserve">Decreased </w:delText>
        </w:r>
      </w:del>
      <w:ins w:id="339" w:author="Adrian Stier" w:date="2022-01-18T05:54:00Z">
        <w:r w:rsidR="004713BE">
          <w:rPr>
            <w:rFonts w:ascii="Helvetica" w:hAnsi="Helvetica"/>
            <w:bCs/>
            <w:sz w:val="22"/>
            <w:szCs w:val="22"/>
          </w:rPr>
          <w:t xml:space="preserve">Increased </w:t>
        </w:r>
      </w:ins>
      <w:r w:rsidR="00F5286B">
        <w:rPr>
          <w:rFonts w:ascii="Helvetica" w:hAnsi="Helvetica"/>
          <w:bCs/>
          <w:sz w:val="22"/>
          <w:szCs w:val="22"/>
        </w:rPr>
        <w:t>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6551EE">
      <w:pPr>
        <w:rPr>
          <w:rFonts w:ascii="Helvetica" w:hAnsi="Helvetica"/>
          <w:bCs/>
          <w:sz w:val="22"/>
          <w:szCs w:val="22"/>
        </w:rPr>
      </w:pPr>
      <w:r>
        <w:rPr>
          <w:rFonts w:ascii="Helvetica" w:hAnsi="Helvetica"/>
          <w:bCs/>
          <w:sz w:val="22"/>
          <w:szCs w:val="22"/>
        </w:rPr>
        <w:br w:type="page"/>
      </w:r>
    </w:p>
    <w:p w14:paraId="53E12070" w14:textId="591B6FB2" w:rsidR="006B0063" w:rsidRPr="003805EE" w:rsidRDefault="006B0063" w:rsidP="006551EE">
      <w:pPr>
        <w:rPr>
          <w:rFonts w:ascii="Helvetica" w:hAnsi="Helvetica"/>
          <w:b/>
          <w:sz w:val="22"/>
          <w:szCs w:val="22"/>
        </w:rPr>
      </w:pPr>
    </w:p>
    <w:p w14:paraId="775BED48" w14:textId="4B481378" w:rsidR="00CE0882" w:rsidRPr="003805EE" w:rsidRDefault="00E45702" w:rsidP="006551EE">
      <w:pPr>
        <w:rPr>
          <w:rFonts w:ascii="Helvetica" w:hAnsi="Helvetica"/>
          <w:sz w:val="22"/>
          <w:szCs w:val="22"/>
        </w:rPr>
      </w:pPr>
      <w:ins w:id="340" w:author="Adrian Stier" w:date="2022-02-16T13:44:00Z">
        <w:r>
          <w:rPr>
            <w:rFonts w:ascii="Helvetica" w:hAnsi="Helvetica"/>
            <w:noProof/>
            <w:sz w:val="22"/>
            <w:szCs w:val="22"/>
          </w:rPr>
          <w:drawing>
            <wp:inline distT="0" distB="0" distL="0" distR="0" wp14:anchorId="271FC979" wp14:editId="17959875">
              <wp:extent cx="4602959" cy="5942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stretch>
                        <a:fillRect/>
                      </a:stretch>
                    </pic:blipFill>
                    <pic:spPr>
                      <a:xfrm>
                        <a:off x="0" y="0"/>
                        <a:ext cx="4611253" cy="5953639"/>
                      </a:xfrm>
                      <a:prstGeom prst="rect">
                        <a:avLst/>
                      </a:prstGeom>
                    </pic:spPr>
                  </pic:pic>
                </a:graphicData>
              </a:graphic>
            </wp:inline>
          </w:drawing>
        </w:r>
      </w:ins>
      <w:del w:id="341" w:author="Adrian Stier" w:date="2022-01-17T13:40:00Z">
        <w:r w:rsidR="00F83D14" w:rsidDel="006F0DA5">
          <w:rPr>
            <w:rFonts w:ascii="Helvetica" w:hAnsi="Helvetica"/>
            <w:noProof/>
            <w:sz w:val="22"/>
            <w:szCs w:val="22"/>
          </w:rPr>
          <w:drawing>
            <wp:inline distT="0" distB="0" distL="0" distR="0" wp14:anchorId="1A0C9E50" wp14:editId="375E4DF2">
              <wp:extent cx="3618571" cy="4485326"/>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stretch>
                        <a:fillRect/>
                      </a:stretch>
                    </pic:blipFill>
                    <pic:spPr>
                      <a:xfrm>
                        <a:off x="0" y="0"/>
                        <a:ext cx="3638926" cy="4510557"/>
                      </a:xfrm>
                      <a:prstGeom prst="rect">
                        <a:avLst/>
                      </a:prstGeom>
                    </pic:spPr>
                  </pic:pic>
                </a:graphicData>
              </a:graphic>
            </wp:inline>
          </w:drawing>
        </w:r>
      </w:del>
    </w:p>
    <w:p w14:paraId="1CAAD08E" w14:textId="59B3643A" w:rsidR="00393873" w:rsidRPr="003805EE" w:rsidRDefault="00C80858" w:rsidP="006551EE">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00780290">
        <w:rPr>
          <w:rFonts w:ascii="Helvetica" w:hAnsi="Helvetica"/>
          <w:sz w:val="22"/>
          <w:szCs w:val="22"/>
        </w:rPr>
        <w:t xml:space="preserve"> (tipping)</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del w:id="342" w:author="Adrian Stier" w:date="2022-01-18T06:34:00Z">
        <w:r w:rsidRPr="003805EE" w:rsidDel="00EB6D3C">
          <w:rPr>
            <w:rFonts w:ascii="Helvetica" w:hAnsi="Helvetica"/>
            <w:sz w:val="22"/>
            <w:szCs w:val="22"/>
          </w:rPr>
          <w:delText xml:space="preserve">Harvest </w:delText>
        </w:r>
      </w:del>
      <w:ins w:id="343" w:author="Adrian Stier" w:date="2022-01-18T06:34:00Z">
        <w:r w:rsidR="00EB6D3C">
          <w:rPr>
            <w:rFonts w:ascii="Helvetica" w:hAnsi="Helvetica"/>
            <w:sz w:val="22"/>
            <w:szCs w:val="22"/>
          </w:rPr>
          <w:t>h</w:t>
        </w:r>
        <w:r w:rsidR="00EB6D3C" w:rsidRPr="003805EE">
          <w:rPr>
            <w:rFonts w:ascii="Helvetica" w:hAnsi="Helvetica"/>
            <w:sz w:val="22"/>
            <w:szCs w:val="22"/>
          </w:rPr>
          <w:t xml:space="preserve">arvest </w:t>
        </w:r>
      </w:ins>
      <w:r w:rsidRPr="003805EE">
        <w:rPr>
          <w:rFonts w:ascii="Helvetica" w:hAnsi="Helvetica"/>
          <w:sz w:val="22"/>
          <w:szCs w:val="22"/>
        </w:rPr>
        <w:t xml:space="preserve">at </w:t>
      </w:r>
      <w:del w:id="344" w:author="Adrian Stier" w:date="2022-01-18T06:34:00Z">
        <w:r w:rsidRPr="003805EE" w:rsidDel="00EB6D3C">
          <w:rPr>
            <w:rFonts w:ascii="Helvetica" w:hAnsi="Helvetica"/>
            <w:sz w:val="22"/>
            <w:szCs w:val="22"/>
          </w:rPr>
          <w:delText>M</w:delText>
        </w:r>
      </w:del>
      <w:ins w:id="345" w:author="Adrian Stier" w:date="2022-01-18T06:34:00Z">
        <w:r w:rsidR="00EB6D3C">
          <w:rPr>
            <w:rFonts w:ascii="Helvetica" w:hAnsi="Helvetica"/>
            <w:sz w:val="22"/>
            <w:szCs w:val="22"/>
          </w:rPr>
          <w:t>m</w:t>
        </w:r>
      </w:ins>
      <w:r w:rsidRPr="003805EE">
        <w:rPr>
          <w:rFonts w:ascii="Helvetica" w:hAnsi="Helvetica"/>
          <w:sz w:val="22"/>
          <w:szCs w:val="22"/>
        </w:rPr>
        <w:t xml:space="preserve">aximum </w:t>
      </w:r>
      <w:del w:id="346" w:author="Adrian Stier" w:date="2022-01-18T06:34:00Z">
        <w:r w:rsidRPr="003805EE" w:rsidDel="00EB6D3C">
          <w:rPr>
            <w:rFonts w:ascii="Helvetica" w:hAnsi="Helvetica"/>
            <w:sz w:val="22"/>
            <w:szCs w:val="22"/>
          </w:rPr>
          <w:delText xml:space="preserve">Sustainable </w:delText>
        </w:r>
      </w:del>
      <w:ins w:id="347" w:author="Adrian Stier" w:date="2022-01-18T06:34:00Z">
        <w:r w:rsidR="00EB6D3C">
          <w:rPr>
            <w:rFonts w:ascii="Helvetica" w:hAnsi="Helvetica"/>
            <w:sz w:val="22"/>
            <w:szCs w:val="22"/>
          </w:rPr>
          <w:t>s</w:t>
        </w:r>
        <w:r w:rsidR="00EB6D3C" w:rsidRPr="003805EE">
          <w:rPr>
            <w:rFonts w:ascii="Helvetica" w:hAnsi="Helvetica"/>
            <w:sz w:val="22"/>
            <w:szCs w:val="22"/>
          </w:rPr>
          <w:t xml:space="preserve">ustainable </w:t>
        </w:r>
      </w:ins>
      <w:del w:id="348" w:author="Adrian Stier" w:date="2022-01-18T06:34:00Z">
        <w:r w:rsidRPr="003805EE" w:rsidDel="00EB6D3C">
          <w:rPr>
            <w:rFonts w:ascii="Helvetica" w:hAnsi="Helvetica"/>
            <w:sz w:val="22"/>
            <w:szCs w:val="22"/>
          </w:rPr>
          <w:delText xml:space="preserve">Yield </w:delText>
        </w:r>
      </w:del>
      <w:ins w:id="349" w:author="Adrian Stier" w:date="2022-01-18T06:34:00Z">
        <w:r w:rsidR="00EB6D3C">
          <w:rPr>
            <w:rFonts w:ascii="Helvetica" w:hAnsi="Helvetica"/>
            <w:sz w:val="22"/>
            <w:szCs w:val="22"/>
          </w:rPr>
          <w:t>y</w:t>
        </w:r>
        <w:r w:rsidR="00EB6D3C" w:rsidRPr="003805EE">
          <w:rPr>
            <w:rFonts w:ascii="Helvetica" w:hAnsi="Helvetica"/>
            <w:sz w:val="22"/>
            <w:szCs w:val="22"/>
          </w:rPr>
          <w:t xml:space="preserve">ield </w:t>
        </w:r>
      </w:ins>
      <w:r w:rsidRPr="003805EE">
        <w:rPr>
          <w:rFonts w:ascii="Helvetica" w:hAnsi="Helvetica"/>
          <w:sz w:val="22"/>
          <w:szCs w:val="22"/>
        </w:rPr>
        <w:t>and is highest for high precision estimates. In panel b, Precision (CV of the population) is plotted as high precision in light green and low precision in blue.</w:t>
      </w:r>
    </w:p>
    <w:p w14:paraId="600F928E" w14:textId="77777777" w:rsidR="003E12CA" w:rsidRPr="003805EE" w:rsidRDefault="003E12CA" w:rsidP="006551EE">
      <w:pPr>
        <w:ind w:firstLine="720"/>
        <w:rPr>
          <w:rFonts w:ascii="Helvetica" w:hAnsi="Helvetica"/>
          <w:sz w:val="22"/>
          <w:szCs w:val="22"/>
        </w:rPr>
      </w:pPr>
    </w:p>
    <w:p w14:paraId="15B3AF32" w14:textId="06A176C9" w:rsidR="003D48B0" w:rsidRPr="003805EE" w:rsidRDefault="00F83D14" w:rsidP="006551EE">
      <w:pPr>
        <w:rPr>
          <w:rFonts w:ascii="Helvetica" w:hAnsi="Helvetica"/>
          <w:sz w:val="22"/>
          <w:szCs w:val="22"/>
        </w:rPr>
      </w:pPr>
      <w:del w:id="350" w:author="Adrian Stier" w:date="2022-01-17T13:40:00Z">
        <w:r w:rsidDel="006F0DA5">
          <w:rPr>
            <w:rFonts w:ascii="Helvetica" w:hAnsi="Helvetica"/>
            <w:noProof/>
            <w:sz w:val="22"/>
            <w:szCs w:val="22"/>
          </w:rPr>
          <w:drawing>
            <wp:inline distT="0" distB="0" distL="0" distR="0" wp14:anchorId="6FD6BED3" wp14:editId="7B56BA9B">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stretch>
                        <a:fillRect/>
                      </a:stretch>
                    </pic:blipFill>
                    <pic:spPr>
                      <a:xfrm>
                        <a:off x="0" y="0"/>
                        <a:ext cx="5486400" cy="3657600"/>
                      </a:xfrm>
                      <a:prstGeom prst="rect">
                        <a:avLst/>
                      </a:prstGeom>
                    </pic:spPr>
                  </pic:pic>
                </a:graphicData>
              </a:graphic>
            </wp:inline>
          </w:drawing>
        </w:r>
      </w:del>
    </w:p>
    <w:p w14:paraId="026FE2DA" w14:textId="77777777" w:rsidR="006F0DA5" w:rsidRDefault="00894043" w:rsidP="006551EE">
      <w:pPr>
        <w:rPr>
          <w:ins w:id="351" w:author="Adrian Stier" w:date="2022-01-17T13:41:00Z"/>
          <w:rFonts w:ascii="Helvetica" w:hAnsi="Helvetica"/>
          <w:b/>
          <w:sz w:val="22"/>
          <w:szCs w:val="22"/>
        </w:rPr>
      </w:pPr>
      <w:del w:id="352" w:author="Adrian Stier" w:date="2022-01-17T13:40:00Z">
        <w:r w:rsidRPr="003805EE" w:rsidDel="006F0DA5">
          <w:rPr>
            <w:rFonts w:ascii="Helvetica" w:hAnsi="Helvetica"/>
            <w:b/>
            <w:sz w:val="22"/>
            <w:szCs w:val="22"/>
          </w:rPr>
          <w:delText xml:space="preserve"> </w:delText>
        </w:r>
      </w:del>
    </w:p>
    <w:p w14:paraId="74B28A53" w14:textId="7D443791" w:rsidR="00C80858" w:rsidRDefault="00C80858" w:rsidP="006551EE">
      <w:pPr>
        <w:rPr>
          <w:rFonts w:ascii="Helvetica" w:hAnsi="Helvetica"/>
          <w:sz w:val="22"/>
          <w:szCs w:val="22"/>
        </w:rPr>
      </w:pPr>
      <w:r w:rsidRPr="003805EE">
        <w:rPr>
          <w:rFonts w:ascii="Helvetica" w:hAnsi="Helvetica"/>
          <w:b/>
          <w:sz w:val="22"/>
          <w:szCs w:val="22"/>
        </w:rPr>
        <w:lastRenderedPageBreak/>
        <w:t xml:space="preserve">Figure </w:t>
      </w:r>
      <w:r w:rsidR="00FF1C4E">
        <w:rPr>
          <w:rFonts w:ascii="Helvetica" w:hAnsi="Helvetica"/>
          <w:b/>
          <w:sz w:val="22"/>
          <w:szCs w:val="22"/>
        </w:rPr>
        <w:t>3.</w:t>
      </w:r>
      <w:r w:rsidRPr="003805EE">
        <w:rPr>
          <w:rFonts w:ascii="Helvetica" w:hAnsi="Helvetica"/>
          <w:sz w:val="22"/>
          <w:szCs w:val="22"/>
        </w:rPr>
        <w:t xml:space="preserve"> Summary of </w:t>
      </w:r>
      <w:r w:rsidR="000A71A6">
        <w:rPr>
          <w:rFonts w:ascii="Helvetica" w:hAnsi="Helvetica"/>
          <w:sz w:val="22"/>
          <w:szCs w:val="22"/>
        </w:rPr>
        <w:t>net present v</w:t>
      </w:r>
      <w:ins w:id="353" w:author="Adrian Stier" w:date="2022-02-16T13:49:00Z">
        <w:r w:rsidR="00E45702">
          <w:rPr>
            <w:rFonts w:ascii="Helvetica" w:hAnsi="Helvetica"/>
            <w:noProof/>
            <w:sz w:val="22"/>
            <w:szCs w:val="22"/>
          </w:rPr>
          <w:drawing>
            <wp:inline distT="0" distB="0" distL="0" distR="0" wp14:anchorId="3D14BE92" wp14:editId="252852B9">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a:fillRect/>
                      </a:stretch>
                    </pic:blipFill>
                    <pic:spPr>
                      <a:xfrm>
                        <a:off x="0" y="0"/>
                        <a:ext cx="5486400" cy="3657600"/>
                      </a:xfrm>
                      <a:prstGeom prst="rect">
                        <a:avLst/>
                      </a:prstGeom>
                    </pic:spPr>
                  </pic:pic>
                </a:graphicData>
              </a:graphic>
            </wp:inline>
          </w:drawing>
        </w:r>
      </w:ins>
      <w:proofErr w:type="spellStart"/>
      <w:r w:rsidR="000A71A6">
        <w:rPr>
          <w:rFonts w:ascii="Helvetica" w:hAnsi="Helvetica"/>
          <w:sz w:val="22"/>
          <w:szCs w:val="22"/>
        </w:rPr>
        <w:t>alue</w:t>
      </w:r>
      <w:proofErr w:type="spellEnd"/>
      <w:r w:rsidR="000A71A6">
        <w:rPr>
          <w:rFonts w:ascii="Helvetica" w:hAnsi="Helvetica"/>
          <w:sz w:val="22"/>
          <w:szCs w:val="22"/>
        </w:rPr>
        <w:t xml:space="preserve"> </w:t>
      </w:r>
      <w:r w:rsidRPr="003805EE">
        <w:rPr>
          <w:rFonts w:ascii="Helvetica" w:hAnsi="Helvetica"/>
          <w:sz w:val="22"/>
          <w:szCs w:val="22"/>
        </w:rPr>
        <w:t xml:space="preserve">for 10,000 </w:t>
      </w:r>
      <w:r w:rsidR="00C03B6C">
        <w:rPr>
          <w:rFonts w:ascii="Helvetica" w:hAnsi="Helvetica"/>
          <w:sz w:val="22"/>
          <w:szCs w:val="22"/>
        </w:rPr>
        <w:t>50</w:t>
      </w:r>
      <w:r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Pr="003805EE">
        <w:rPr>
          <w:rFonts w:ascii="Helvetica" w:hAnsi="Helvetica"/>
          <w:sz w:val="22"/>
          <w:szCs w:val="22"/>
        </w:rPr>
        <w:t>maximum harvest mortality rate (</w:t>
      </w:r>
      <w:del w:id="354" w:author="Adrian Stier" w:date="2022-01-18T06:35:00Z">
        <w:r w:rsidRPr="003805EE" w:rsidDel="00A95E30">
          <w:rPr>
            <w:rFonts w:ascii="Helvetica" w:hAnsi="Helvetica"/>
            <w:sz w:val="22"/>
            <w:szCs w:val="22"/>
          </w:rPr>
          <w:delText xml:space="preserve">percentage </w:delText>
        </w:r>
      </w:del>
      <w:ins w:id="355" w:author="Adrian Stier" w:date="2022-01-18T06:35:00Z">
        <w:r w:rsidR="00A95E30">
          <w:rPr>
            <w:rFonts w:ascii="Helvetica" w:hAnsi="Helvetica"/>
            <w:sz w:val="22"/>
            <w:szCs w:val="22"/>
          </w:rPr>
          <w:t>proportion</w:t>
        </w:r>
        <w:r w:rsidR="00A95E30" w:rsidRPr="003805EE">
          <w:rPr>
            <w:rFonts w:ascii="Helvetica" w:hAnsi="Helvetica"/>
            <w:sz w:val="22"/>
            <w:szCs w:val="22"/>
          </w:rPr>
          <w:t xml:space="preserve"> </w:t>
        </w:r>
      </w:ins>
      <w:r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ins w:id="356" w:author="Adrian Stier" w:date="2022-01-18T06:36:00Z">
        <w:r w:rsidR="00A95E30">
          <w:rPr>
            <w:rFonts w:ascii="Helvetica" w:hAnsi="Helvetica"/>
            <w:sz w:val="22"/>
            <w:szCs w:val="22"/>
          </w:rPr>
          <w:t>(</w:t>
        </w:r>
      </w:ins>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del w:id="357" w:author="Adrian Stier" w:date="2022-01-18T06:35:00Z">
        <w:r w:rsidR="000A71A6" w:rsidDel="00A95E30">
          <w:rPr>
            <w:rFonts w:ascii="Helvetica" w:hAnsi="Helvetica"/>
            <w:sz w:val="22"/>
            <w:szCs w:val="22"/>
          </w:rPr>
          <w:delText>,</w:delText>
        </w:r>
      </w:del>
      <w:ins w:id="358" w:author="Adrian Stier" w:date="2022-01-18T06:36:00Z">
        <w:r w:rsidR="00A95E30">
          <w:rPr>
            <w:rFonts w:ascii="Helvetica" w:hAnsi="Helvetica"/>
            <w:sz w:val="22"/>
            <w:szCs w:val="22"/>
          </w:rPr>
          <w:t xml:space="preserve">, </w:t>
        </w:r>
      </w:ins>
      <w:del w:id="359" w:author="Adrian Stier" w:date="2022-01-18T06:36:00Z">
        <w:r w:rsidR="000A71A6" w:rsidDel="00A95E30">
          <w:rPr>
            <w:rFonts w:ascii="Helvetica" w:hAnsi="Helvetica"/>
            <w:sz w:val="22"/>
            <w:szCs w:val="22"/>
          </w:rPr>
          <w:delText xml:space="preserve"> </w:delText>
        </w:r>
      </w:del>
      <w:ins w:id="360" w:author="Adrian Stier" w:date="2022-01-18T06:35:00Z">
        <w:r w:rsidR="00A95E30">
          <w:rPr>
            <w:rFonts w:ascii="Helvetica" w:hAnsi="Helvetica"/>
            <w:sz w:val="22"/>
            <w:szCs w:val="22"/>
          </w:rPr>
          <w:t xml:space="preserve">p = 1), </w:t>
        </w:r>
      </w:ins>
      <w:r w:rsidR="000A71A6">
        <w:rPr>
          <w:rFonts w:ascii="Helvetica" w:hAnsi="Helvetica"/>
          <w:sz w:val="22"/>
          <w:szCs w:val="22"/>
        </w:rPr>
        <w:t xml:space="preserve">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del w:id="361" w:author="Adrian Stier" w:date="2022-01-18T06:36:00Z">
        <w:r w:rsidR="00B958E0" w:rsidDel="00A95E30">
          <w:rPr>
            <w:rFonts w:ascii="Helvetica" w:hAnsi="Helvetica"/>
            <w:sz w:val="22"/>
            <w:szCs w:val="22"/>
          </w:rPr>
          <w:delText>)</w:delText>
        </w:r>
      </w:del>
      <w:ins w:id="362" w:author="Adrian Stier" w:date="2022-01-18T06:35:00Z">
        <w:r w:rsidR="00A95E30">
          <w:rPr>
            <w:rFonts w:ascii="Helvetica" w:hAnsi="Helvetica"/>
            <w:sz w:val="22"/>
            <w:szCs w:val="22"/>
          </w:rPr>
          <w:t>, p</w:t>
        </w:r>
      </w:ins>
      <w:ins w:id="363" w:author="Adrian Stier" w:date="2022-01-18T06:36:00Z">
        <w:r w:rsidR="00A95E30">
          <w:rPr>
            <w:rFonts w:ascii="Helvetica" w:hAnsi="Helvetica"/>
            <w:sz w:val="22"/>
            <w:szCs w:val="22"/>
          </w:rPr>
          <w:t xml:space="preserve"> &gt; 1)</w:t>
        </w:r>
      </w:ins>
      <w:r w:rsidR="00B958E0">
        <w:rPr>
          <w:rFonts w:ascii="Helvetica" w:hAnsi="Helvetica"/>
          <w:sz w:val="22"/>
          <w:szCs w:val="22"/>
        </w:rPr>
        <w:t>.</w:t>
      </w:r>
      <w:r w:rsidR="000A71A6">
        <w:rPr>
          <w:rFonts w:ascii="Helvetica" w:hAnsi="Helvetica"/>
          <w:sz w:val="22"/>
          <w:szCs w:val="22"/>
        </w:rPr>
        <w:t xml:space="preserve"> </w:t>
      </w:r>
      <w:r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Pr="003805EE">
        <w:rPr>
          <w:rFonts w:ascii="Helvetica" w:hAnsi="Helvetica"/>
          <w:sz w:val="22"/>
          <w:szCs w:val="22"/>
        </w:rPr>
        <w:t xml:space="preserve"> </w:t>
      </w:r>
    </w:p>
    <w:p w14:paraId="46472245" w14:textId="66F419E5" w:rsidR="00B57E8E" w:rsidRDefault="00C80858" w:rsidP="006551EE">
      <w:pPr>
        <w:rPr>
          <w:rFonts w:ascii="Helvetica" w:hAnsi="Helvetica"/>
          <w:sz w:val="22"/>
          <w:szCs w:val="22"/>
        </w:rPr>
      </w:pPr>
      <w:r>
        <w:rPr>
          <w:rFonts w:ascii="Helvetica" w:hAnsi="Helvetica"/>
          <w:sz w:val="22"/>
          <w:szCs w:val="22"/>
        </w:rPr>
        <w:br w:type="page"/>
      </w:r>
    </w:p>
    <w:p w14:paraId="3C7BA56E" w14:textId="70E55EC5" w:rsidR="00B57E8E" w:rsidRDefault="00B57E8E" w:rsidP="006551EE">
      <w:pPr>
        <w:ind w:left="720" w:hanging="720"/>
        <w:rPr>
          <w:ins w:id="364" w:author="Adrian Stier" w:date="2022-01-17T13:42:00Z"/>
          <w:rFonts w:ascii="Helvetica" w:hAnsi="Helvetica"/>
          <w:sz w:val="22"/>
          <w:szCs w:val="22"/>
        </w:rPr>
      </w:pPr>
      <w:r w:rsidRPr="003805EE">
        <w:rPr>
          <w:rFonts w:ascii="Helvetica" w:hAnsi="Helvetica"/>
          <w:sz w:val="22"/>
          <w:szCs w:val="22"/>
        </w:rPr>
        <w:lastRenderedPageBreak/>
        <w:t xml:space="preserve"> </w:t>
      </w:r>
      <w:ins w:id="365" w:author="Adrian Stier" w:date="2022-02-16T13:50:00Z">
        <w:r w:rsidR="00E45702">
          <w:rPr>
            <w:rFonts w:ascii="Helvetica" w:hAnsi="Helvetica"/>
            <w:noProof/>
            <w:sz w:val="22"/>
            <w:szCs w:val="22"/>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stretch>
                        <a:fillRect/>
                      </a:stretch>
                    </pic:blipFill>
                    <pic:spPr>
                      <a:xfrm>
                        <a:off x="0" y="0"/>
                        <a:ext cx="4318000" cy="3733800"/>
                      </a:xfrm>
                      <a:prstGeom prst="rect">
                        <a:avLst/>
                      </a:prstGeom>
                    </pic:spPr>
                  </pic:pic>
                </a:graphicData>
              </a:graphic>
            </wp:inline>
          </w:drawing>
        </w:r>
      </w:ins>
      <w:del w:id="366" w:author="Adrian Stier" w:date="2022-01-17T13:42:00Z">
        <w:r w:rsidR="00F83D14" w:rsidDel="006F0DA5">
          <w:rPr>
            <w:rFonts w:ascii="Helvetica" w:hAnsi="Helvetica"/>
            <w:noProof/>
            <w:sz w:val="22"/>
            <w:szCs w:val="22"/>
          </w:rPr>
          <w:drawing>
            <wp:inline distT="0" distB="0" distL="0" distR="0" wp14:anchorId="136BABFC" wp14:editId="61A26036">
              <wp:extent cx="4572000" cy="379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stretch>
                        <a:fillRect/>
                      </a:stretch>
                    </pic:blipFill>
                    <pic:spPr>
                      <a:xfrm>
                        <a:off x="0" y="0"/>
                        <a:ext cx="4572000" cy="3797300"/>
                      </a:xfrm>
                      <a:prstGeom prst="rect">
                        <a:avLst/>
                      </a:prstGeom>
                    </pic:spPr>
                  </pic:pic>
                </a:graphicData>
              </a:graphic>
            </wp:inline>
          </w:drawing>
        </w:r>
      </w:del>
    </w:p>
    <w:p w14:paraId="281F50A0" w14:textId="77777777" w:rsidR="006F0DA5" w:rsidRDefault="006F0DA5" w:rsidP="006551EE">
      <w:pPr>
        <w:ind w:left="720" w:hanging="720"/>
        <w:rPr>
          <w:rFonts w:ascii="Helvetica" w:hAnsi="Helvetica"/>
          <w:sz w:val="22"/>
          <w:szCs w:val="22"/>
        </w:rPr>
      </w:pPr>
    </w:p>
    <w:p w14:paraId="6E865110" w14:textId="40313439" w:rsidR="00B57E8E" w:rsidRPr="003805EE" w:rsidRDefault="00B57E8E" w:rsidP="006551E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w:t>
      </w:r>
      <w:ins w:id="367" w:author="Adrian Stier" w:date="2022-01-18T06:36:00Z">
        <w:r w:rsidR="00A95E30">
          <w:rPr>
            <w:rFonts w:ascii="Helvetica" w:hAnsi="Helvetica"/>
            <w:sz w:val="22"/>
            <w:szCs w:val="22"/>
          </w:rPr>
          <w:t xml:space="preserve">proportion of </w:t>
        </w:r>
      </w:ins>
      <w:r w:rsidR="0021286E">
        <w:rPr>
          <w:rFonts w:ascii="Helvetica" w:hAnsi="Helvetica"/>
          <w:sz w:val="22"/>
          <w:szCs w:val="22"/>
        </w:rPr>
        <w:t>maximum</w:t>
      </w:r>
      <w:r>
        <w:rPr>
          <w:rFonts w:ascii="Helvetica" w:hAnsi="Helvetica"/>
          <w:sz w:val="22"/>
          <w:szCs w:val="22"/>
        </w:rPr>
        <w:t xml:space="preserve"> harvest rates</w:t>
      </w:r>
      <w:ins w:id="368" w:author="Adrian Stier" w:date="2022-01-18T06:36:00Z">
        <w:r w:rsidR="00A95E30">
          <w:rPr>
            <w:rFonts w:ascii="Helvetica" w:hAnsi="Helvetica"/>
            <w:sz w:val="22"/>
            <w:szCs w:val="22"/>
          </w:rPr>
          <w:t xml:space="preserve">. </w:t>
        </w:r>
      </w:ins>
      <w:del w:id="369" w:author="Adrian Stier" w:date="2022-01-18T06:36:00Z">
        <w:r w:rsidR="00A1294F" w:rsidDel="00A95E30">
          <w:rPr>
            <w:rFonts w:ascii="Helvetica" w:hAnsi="Helvetica"/>
            <w:sz w:val="22"/>
            <w:szCs w:val="22"/>
          </w:rPr>
          <w:delText xml:space="preserve"> </w:delText>
        </w:r>
      </w:del>
      <w:r w:rsidR="00A1294F">
        <w:rPr>
          <w:rFonts w:ascii="Helvetica" w:hAnsi="Helvetica"/>
          <w:sz w:val="22"/>
          <w:szCs w:val="22"/>
        </w:rPr>
        <w:t>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6551EE">
      <w:pPr>
        <w:rPr>
          <w:rFonts w:ascii="Helvetica" w:hAnsi="Helvetica"/>
          <w:sz w:val="22"/>
          <w:szCs w:val="22"/>
        </w:rPr>
      </w:pPr>
      <w:r>
        <w:rPr>
          <w:rFonts w:ascii="Helvetica" w:hAnsi="Helvetica"/>
          <w:sz w:val="22"/>
          <w:szCs w:val="22"/>
        </w:rPr>
        <w:br w:type="page"/>
      </w:r>
    </w:p>
    <w:p w14:paraId="5EF6C877" w14:textId="3E11D305" w:rsidR="00C80858" w:rsidRDefault="00E45702" w:rsidP="006551EE">
      <w:pPr>
        <w:rPr>
          <w:rFonts w:ascii="Helvetica" w:hAnsi="Helvetica"/>
          <w:sz w:val="22"/>
          <w:szCs w:val="22"/>
        </w:rPr>
      </w:pPr>
      <w:ins w:id="370" w:author="Adrian Stier" w:date="2022-02-16T13:57:00Z">
        <w:r>
          <w:rPr>
            <w:rFonts w:ascii="Helvetica" w:hAnsi="Helvetica"/>
            <w:noProof/>
            <w:sz w:val="22"/>
            <w:szCs w:val="22"/>
          </w:rPr>
          <w:lastRenderedPageBreak/>
          <w:drawing>
            <wp:inline distT="0" distB="0" distL="0" distR="0" wp14:anchorId="4CD93052" wp14:editId="6C6A72AD">
              <wp:extent cx="5943600" cy="4966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stretch>
                        <a:fillRect/>
                      </a:stretch>
                    </pic:blipFill>
                    <pic:spPr>
                      <a:xfrm>
                        <a:off x="0" y="0"/>
                        <a:ext cx="5943600" cy="4966970"/>
                      </a:xfrm>
                      <a:prstGeom prst="rect">
                        <a:avLst/>
                      </a:prstGeom>
                    </pic:spPr>
                  </pic:pic>
                </a:graphicData>
              </a:graphic>
            </wp:inline>
          </w:drawing>
        </w:r>
      </w:ins>
      <w:del w:id="371" w:author="Adrian Stier" w:date="2022-01-17T13:48:00Z">
        <w:r w:rsidR="0062611B" w:rsidDel="00B709E9">
          <w:rPr>
            <w:rFonts w:ascii="Helvetica" w:hAnsi="Helvetica"/>
            <w:noProof/>
            <w:sz w:val="22"/>
            <w:szCs w:val="22"/>
          </w:rPr>
          <w:drawing>
            <wp:inline distT="0" distB="0" distL="0" distR="0" wp14:anchorId="643D045D" wp14:editId="70AEA27E">
              <wp:extent cx="3966317" cy="3534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stretch>
                        <a:fillRect/>
                      </a:stretch>
                    </pic:blipFill>
                    <pic:spPr>
                      <a:xfrm>
                        <a:off x="0" y="0"/>
                        <a:ext cx="3983175" cy="3549961"/>
                      </a:xfrm>
                      <a:prstGeom prst="rect">
                        <a:avLst/>
                      </a:prstGeom>
                    </pic:spPr>
                  </pic:pic>
                </a:graphicData>
              </a:graphic>
            </wp:inline>
          </w:drawing>
        </w:r>
      </w:del>
    </w:p>
    <w:p w14:paraId="2329DDF3" w14:textId="6FCD91A7" w:rsidR="00C80858" w:rsidRDefault="00C80858" w:rsidP="006551EE">
      <w:pPr>
        <w:rPr>
          <w:rFonts w:ascii="Helvetica" w:hAnsi="Helvetica"/>
          <w:b/>
          <w:sz w:val="22"/>
          <w:szCs w:val="22"/>
        </w:rPr>
      </w:pPr>
    </w:p>
    <w:p w14:paraId="0CF81EA3" w14:textId="16458880" w:rsidR="00C80858" w:rsidRPr="003805EE" w:rsidRDefault="00C80858" w:rsidP="006551EE">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32062F75" w14:textId="5B3D86BF" w:rsidR="005458C6" w:rsidRDefault="00A800CF" w:rsidP="006551EE">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6551EE">
      <w:pPr>
        <w:rPr>
          <w:rFonts w:ascii="Helvetica" w:hAnsi="Helvetica"/>
          <w:b/>
          <w:sz w:val="22"/>
          <w:szCs w:val="22"/>
        </w:rPr>
      </w:pPr>
    </w:p>
    <w:p w14:paraId="325778DE" w14:textId="6E235046" w:rsidR="00A67FE0" w:rsidRPr="003805EE" w:rsidRDefault="00A67FE0" w:rsidP="006551EE">
      <w:pPr>
        <w:rPr>
          <w:rFonts w:ascii="Helvetica" w:hAnsi="Helvetica"/>
          <w:b/>
          <w:sz w:val="22"/>
          <w:szCs w:val="22"/>
        </w:rPr>
      </w:pPr>
    </w:p>
    <w:p w14:paraId="0FDD2871" w14:textId="2BF07EA6" w:rsidR="00783ACA" w:rsidRDefault="00E45702" w:rsidP="006551EE">
      <w:pPr>
        <w:rPr>
          <w:rFonts w:ascii="Helvetica" w:hAnsi="Helvetica"/>
          <w:b/>
          <w:sz w:val="22"/>
          <w:szCs w:val="22"/>
        </w:rPr>
      </w:pPr>
      <w:ins w:id="372" w:author="Adrian Stier" w:date="2022-02-16T14:22:00Z">
        <w:r>
          <w:rPr>
            <w:rFonts w:ascii="Helvetica" w:hAnsi="Helvetica"/>
            <w:b/>
            <w:noProof/>
            <w:sz w:val="22"/>
            <w:szCs w:val="22"/>
          </w:rPr>
          <w:drawing>
            <wp:inline distT="0" distB="0" distL="0" distR="0" wp14:anchorId="443770DC" wp14:editId="6D2730A1">
              <wp:extent cx="5943600" cy="4248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stretch>
                        <a:fillRect/>
                      </a:stretch>
                    </pic:blipFill>
                    <pic:spPr>
                      <a:xfrm>
                        <a:off x="0" y="0"/>
                        <a:ext cx="5943600" cy="4248785"/>
                      </a:xfrm>
                      <a:prstGeom prst="rect">
                        <a:avLst/>
                      </a:prstGeom>
                    </pic:spPr>
                  </pic:pic>
                </a:graphicData>
              </a:graphic>
            </wp:inline>
          </w:drawing>
        </w:r>
      </w:ins>
      <w:del w:id="373" w:author="Adrian Stier" w:date="2022-01-17T13:45:00Z">
        <w:r w:rsidR="00F83D14" w:rsidDel="005B3595">
          <w:rPr>
            <w:rFonts w:ascii="Helvetica" w:hAnsi="Helvetica"/>
            <w:b/>
            <w:noProof/>
            <w:sz w:val="22"/>
            <w:szCs w:val="22"/>
          </w:rPr>
          <w:drawing>
            <wp:inline distT="0" distB="0" distL="0" distR="0" wp14:anchorId="0368D234" wp14:editId="5BE2DE26">
              <wp:extent cx="5943600" cy="424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1"/>
                      <a:stretch>
                        <a:fillRect/>
                      </a:stretch>
                    </pic:blipFill>
                    <pic:spPr>
                      <a:xfrm>
                        <a:off x="0" y="0"/>
                        <a:ext cx="5943600" cy="4245610"/>
                      </a:xfrm>
                      <a:prstGeom prst="rect">
                        <a:avLst/>
                      </a:prstGeom>
                    </pic:spPr>
                  </pic:pic>
                </a:graphicData>
              </a:graphic>
            </wp:inline>
          </w:drawing>
        </w:r>
      </w:del>
    </w:p>
    <w:p w14:paraId="2431B02C" w14:textId="77777777" w:rsidR="00CE01C3" w:rsidRDefault="00CE01C3" w:rsidP="006551EE">
      <w:pPr>
        <w:rPr>
          <w:ins w:id="374" w:author="Adrian Stier" w:date="2022-01-17T13:46:00Z"/>
          <w:rFonts w:ascii="Helvetica" w:hAnsi="Helvetica"/>
          <w:b/>
          <w:sz w:val="22"/>
          <w:szCs w:val="22"/>
        </w:rPr>
      </w:pPr>
    </w:p>
    <w:p w14:paraId="29BFBDF4" w14:textId="16B6157D" w:rsidR="00C80858" w:rsidRPr="003805EE" w:rsidRDefault="00C80858" w:rsidP="006551EE">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6" w:author="Margaret Siple - NOAA Federal" w:date="2022-02-10T21:41:00Z" w:initials="">
    <w:p w14:paraId="0F033CEB" w14:textId="77777777" w:rsidR="00322386" w:rsidRDefault="00322386" w:rsidP="00322386">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Hilborn</w:t>
      </w:r>
      <w:proofErr w:type="spellEnd"/>
      <w:r>
        <w:rPr>
          <w:rFonts w:ascii="Arial" w:eastAsia="Arial" w:hAnsi="Arial" w:cs="Arial"/>
          <w:color w:val="000000"/>
          <w:sz w:val="22"/>
          <w:szCs w:val="22"/>
        </w:rPr>
        <w:t>, R., &amp; Walters, C. J. (Eds.). (1992). Quantitative Fisheries Stock Assessment: Choice, Dynamics and Uncertainty. Springer US. https://doi.org/10.1007/978-1-4615-3598-0</w:t>
      </w:r>
    </w:p>
  </w:comment>
  <w:comment w:id="73" w:author="Adrian Stier" w:date="2022-02-15T12:00:00Z" w:initials="AS">
    <w:p w14:paraId="20BCB520" w14:textId="5D8FE6C3" w:rsidR="0050082D" w:rsidRDefault="0050082D">
      <w:pPr>
        <w:pStyle w:val="CommentText"/>
      </w:pPr>
      <w:r>
        <w:rPr>
          <w:rStyle w:val="CommentReference"/>
        </w:rPr>
        <w:annotationRef/>
      </w:r>
      <w:r w:rsidRPr="00611410">
        <w:rPr>
          <w:rFonts w:ascii="Helvetica" w:eastAsia="Helvetica Neue" w:hAnsi="Helvetica" w:cs="Helvetica Neue"/>
          <w:color w:val="000000"/>
          <w:sz w:val="22"/>
          <w:szCs w:val="22"/>
          <w:highlight w:val="yellow"/>
        </w:rPr>
        <w:t>Accurate monitoring, which produces abundance or biomass estimates centered around the true value, needs to also be precise in order to be cost-effective in terms of the profits from the</w:t>
      </w:r>
      <w:r w:rsidRPr="00611410">
        <w:rPr>
          <w:rFonts w:ascii="Helvetica" w:eastAsia="Helvetica Neue" w:hAnsi="Helvetica" w:cs="Helvetica Neue"/>
          <w:color w:val="000000"/>
          <w:sz w:val="22"/>
          <w:szCs w:val="22"/>
          <w:highlight w:val="yellow"/>
        </w:rPr>
        <w:t xml:space="preserve"> resource. </w:t>
      </w:r>
      <w:r w:rsidRPr="00611410">
        <w:rPr>
          <w:rFonts w:ascii="Helvetica" w:eastAsia="Helvetica Neue" w:hAnsi="Helvetica" w:cs="Helvetica Neue"/>
          <w:color w:val="000000"/>
          <w:sz w:val="22"/>
          <w:szCs w:val="22"/>
          <w:highlight w:val="yellow"/>
        </w:rPr>
        <w:t>Precision is high when monitoring adequately captures the spatial and spatiotemporal distribution of the resourc</w:t>
      </w:r>
      <w:r w:rsidRPr="00611410">
        <w:rPr>
          <w:rFonts w:ascii="Helvetica" w:eastAsia="Helvetica Neue" w:hAnsi="Helvetica" w:cs="Helvetica Neue"/>
          <w:color w:val="000000"/>
          <w:sz w:val="22"/>
          <w:szCs w:val="22"/>
          <w:highlight w:val="yellow"/>
        </w:rPr>
        <w: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033CEB" w15:done="0"/>
  <w15:commentEx w15:paraId="20BCB5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4F56C" w16cex:dateUtc="2022-02-11T05:41:00Z"/>
  <w16cex:commentExtensible w16cex:durableId="25B61452" w16cex:dateUtc="2022-02-15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033CEB" w16cid:durableId="25B4F56C"/>
  <w16cid:commentId w16cid:paraId="20BCB520" w16cid:durableId="25B614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AA426" w14:textId="77777777" w:rsidR="009F50EA" w:rsidRDefault="009F50EA" w:rsidP="00135D5C">
      <w:r>
        <w:separator/>
      </w:r>
    </w:p>
  </w:endnote>
  <w:endnote w:type="continuationSeparator" w:id="0">
    <w:p w14:paraId="2BB4A993" w14:textId="77777777" w:rsidR="009F50EA" w:rsidRDefault="009F50E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B7740" w14:textId="77777777" w:rsidR="009F50EA" w:rsidRDefault="009F50EA" w:rsidP="00135D5C">
      <w:r>
        <w:separator/>
      </w:r>
    </w:p>
  </w:footnote>
  <w:footnote w:type="continuationSeparator" w:id="0">
    <w:p w14:paraId="2D34D0C5" w14:textId="77777777" w:rsidR="009F50EA" w:rsidRDefault="009F50EA"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25&lt;/item&gt;&lt;item&gt;6332&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item&gt;6510&lt;/item&gt;&lt;item&gt;6511&lt;/item&gt;&lt;item&gt;6512&lt;/item&gt;&lt;item&gt;6513&lt;/item&gt;&lt;item&gt;6514&lt;/item&gt;&lt;item&gt;6515&lt;/item&gt;&lt;item&gt;6516&lt;/item&gt;&lt;item&gt;6517&lt;/item&gt;&lt;item&gt;6518&lt;/item&gt;&lt;item&gt;6519&lt;/item&gt;&lt;item&gt;6520&lt;/item&gt;&lt;item&gt;6521&lt;/item&gt;&lt;item&gt;6522&lt;/item&gt;&lt;item&gt;6525&lt;/item&gt;&lt;item&gt;6526&lt;/item&gt;&lt;item&gt;6527&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4A3"/>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80B"/>
    <w:rsid w:val="00560935"/>
    <w:rsid w:val="00560B7C"/>
    <w:rsid w:val="00560E38"/>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2B7C"/>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6430"/>
    <w:rsid w:val="00816B2E"/>
    <w:rsid w:val="0081769D"/>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55BA"/>
    <w:rsid w:val="008558B0"/>
    <w:rsid w:val="00855B5C"/>
    <w:rsid w:val="00857111"/>
    <w:rsid w:val="0085747B"/>
    <w:rsid w:val="008579C9"/>
    <w:rsid w:val="00857CA0"/>
    <w:rsid w:val="008607BB"/>
    <w:rsid w:val="00861B1D"/>
    <w:rsid w:val="00863245"/>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5095"/>
    <w:rsid w:val="00965AAB"/>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4BA"/>
    <w:rsid w:val="00B64BCB"/>
    <w:rsid w:val="00B64C83"/>
    <w:rsid w:val="00B64D13"/>
    <w:rsid w:val="00B65246"/>
    <w:rsid w:val="00B658D4"/>
    <w:rsid w:val="00B668C1"/>
    <w:rsid w:val="00B66B87"/>
    <w:rsid w:val="00B66E0E"/>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ADB"/>
    <w:rsid w:val="00C75C2A"/>
    <w:rsid w:val="00C761B9"/>
    <w:rsid w:val="00C776FB"/>
    <w:rsid w:val="00C77B06"/>
    <w:rsid w:val="00C77FC4"/>
    <w:rsid w:val="00C80369"/>
    <w:rsid w:val="00C80858"/>
    <w:rsid w:val="00C822F7"/>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45A"/>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mailto:essing@uw.edu" TargetMode="External"/><Relationship Id="rId19" Type="http://schemas.microsoft.com/office/2018/08/relationships/commentsExtensible" Target="commentsExtensible.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hyperlink" Target="mailto:astier@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26</Pages>
  <Words>15900</Words>
  <Characters>90630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106318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86</cp:revision>
  <cp:lastPrinted>2021-03-10T23:26:00Z</cp:lastPrinted>
  <dcterms:created xsi:type="dcterms:W3CDTF">2022-02-15T19:33:00Z</dcterms:created>
  <dcterms:modified xsi:type="dcterms:W3CDTF">2022-02-18T17:09:00Z</dcterms:modified>
</cp:coreProperties>
</file>