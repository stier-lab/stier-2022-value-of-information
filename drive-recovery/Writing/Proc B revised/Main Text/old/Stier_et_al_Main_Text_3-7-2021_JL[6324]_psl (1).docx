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6E346723" w:rsidR="006937E3" w:rsidRDefault="006937E3" w:rsidP="00074268">
      <w:pPr>
        <w:pStyle w:val="CommentText"/>
        <w:rPr>
          <w:rFonts w:ascii="Helvetica" w:hAnsi="Helvetica"/>
          <w:b/>
          <w:sz w:val="22"/>
          <w:szCs w:val="22"/>
        </w:rPr>
      </w:pPr>
      <w:r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Pr="003805EE">
        <w:rPr>
          <w:rFonts w:ascii="Helvetica" w:hAnsi="Helvetica"/>
          <w:b/>
          <w:sz w:val="22"/>
          <w:szCs w:val="22"/>
        </w:rPr>
        <w:t xml:space="preserve"> Through Effective Monitoring</w:t>
      </w:r>
    </w:p>
    <w:p w14:paraId="53822485" w14:textId="77777777" w:rsidR="00AA0FD2" w:rsidRPr="003805EE" w:rsidRDefault="00AA0FD2" w:rsidP="00074268">
      <w:pPr>
        <w:pStyle w:val="CommentText"/>
        <w:rPr>
          <w:rFonts w:ascii="Helvetica" w:hAnsi="Helvetica"/>
          <w:b/>
          <w:sz w:val="22"/>
          <w:szCs w:val="22"/>
        </w:rPr>
      </w:pPr>
    </w:p>
    <w:p w14:paraId="65FE7E07" w14:textId="3256B279" w:rsidR="00903261" w:rsidRPr="003805EE" w:rsidRDefault="00903261" w:rsidP="00074268">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5429B1" w:rsidRPr="003805EE">
        <w:rPr>
          <w:rFonts w:ascii="Helvetica" w:hAnsi="Helvetica"/>
          <w:bCs/>
          <w:sz w:val="22"/>
          <w:szCs w:val="22"/>
        </w:rPr>
        <w:t>White</w:t>
      </w:r>
      <w:r w:rsidR="005429B1">
        <w:rPr>
          <w:rFonts w:ascii="Helvetica" w:hAnsi="Helvetica"/>
          <w:bCs/>
          <w:sz w:val="22"/>
          <w:szCs w:val="22"/>
          <w:vertAlign w:val="superscript"/>
        </w:rPr>
        <w:t>6</w:t>
      </w:r>
      <w:r w:rsidR="00045D2C" w:rsidRPr="003805EE">
        <w:rPr>
          <w:rFonts w:ascii="Helvetica" w:hAnsi="Helvetica"/>
          <w:bCs/>
          <w:sz w:val="22"/>
          <w:szCs w:val="22"/>
        </w:rPr>
        <w:t xml:space="preserve">, John M. </w:t>
      </w:r>
      <w:r w:rsidR="005429B1" w:rsidRPr="003805EE">
        <w:rPr>
          <w:rFonts w:ascii="Helvetica" w:hAnsi="Helvetica"/>
          <w:bCs/>
          <w:sz w:val="22"/>
          <w:szCs w:val="22"/>
        </w:rPr>
        <w:t>Lynham</w:t>
      </w:r>
      <w:r w:rsidR="005429B1">
        <w:rPr>
          <w:rFonts w:ascii="Helvetica" w:hAnsi="Helvetica" w:cs="Times"/>
          <w:sz w:val="22"/>
          <w:szCs w:val="22"/>
          <w:vertAlign w:val="superscript"/>
        </w:rPr>
        <w:t>7</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5429B1" w:rsidRPr="003805EE">
        <w:rPr>
          <w:rFonts w:ascii="Helvetica" w:hAnsi="Helvetica"/>
          <w:bCs/>
          <w:sz w:val="22"/>
          <w:szCs w:val="22"/>
        </w:rPr>
        <w:t>Salomon</w:t>
      </w:r>
      <w:r w:rsidR="005429B1">
        <w:rPr>
          <w:rFonts w:ascii="Helvetica" w:hAnsi="Helvetica" w:cs="Times"/>
          <w:sz w:val="22"/>
          <w:szCs w:val="22"/>
          <w:vertAlign w:val="superscript"/>
        </w:rPr>
        <w:t>8</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3474ED">
        <w:rPr>
          <w:rFonts w:ascii="Helvetica" w:hAnsi="Helvetica"/>
          <w:bCs/>
          <w:sz w:val="22"/>
          <w:szCs w:val="22"/>
          <w:vertAlign w:val="superscript"/>
        </w:rPr>
        <w:t>3,</w:t>
      </w:r>
      <w:r w:rsidR="005429B1">
        <w:rPr>
          <w:rFonts w:ascii="Helvetica" w:hAnsi="Helvetica"/>
          <w:bCs/>
          <w:sz w:val="22"/>
          <w:szCs w:val="22"/>
          <w:vertAlign w:val="superscript"/>
        </w:rPr>
        <w:t>9</w:t>
      </w:r>
      <w:r w:rsidR="00161963" w:rsidRPr="003805EE">
        <w:rPr>
          <w:rFonts w:ascii="Helvetica" w:hAnsi="Helvetica"/>
          <w:b/>
          <w:sz w:val="22"/>
          <w:szCs w:val="22"/>
        </w:rPr>
        <w:t xml:space="preserve"> </w:t>
      </w:r>
    </w:p>
    <w:p w14:paraId="466497CC"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074268">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074268">
      <w:pPr>
        <w:widowControl w:val="0"/>
        <w:autoSpaceDE w:val="0"/>
        <w:autoSpaceDN w:val="0"/>
        <w:adjustRightInd w:val="0"/>
        <w:rPr>
          <w:rFonts w:ascii="Helvetica" w:hAnsi="Helvetica"/>
          <w:iCs/>
          <w:sz w:val="22"/>
          <w:szCs w:val="22"/>
        </w:rPr>
      </w:pPr>
    </w:p>
    <w:p w14:paraId="7765ED21" w14:textId="77777777" w:rsidR="00BB7440" w:rsidRPr="00D13868" w:rsidRDefault="00BB7440" w:rsidP="00074268">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rsidP="00074268">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rsidP="00074268">
      <w:pPr>
        <w:widowControl w:val="0"/>
        <w:autoSpaceDE w:val="0"/>
        <w:autoSpaceDN w:val="0"/>
        <w:adjustRightInd w:val="0"/>
        <w:rPr>
          <w:rFonts w:ascii="Helvetica" w:hAnsi="Helvetica"/>
          <w:iCs/>
          <w:sz w:val="22"/>
          <w:szCs w:val="22"/>
        </w:rPr>
      </w:pPr>
    </w:p>
    <w:p w14:paraId="054C331E" w14:textId="757C1D29" w:rsidR="00BB7440" w:rsidRPr="003805EE" w:rsidRDefault="00C315B9" w:rsidP="00074268">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rsidP="00074268">
      <w:pPr>
        <w:pStyle w:val="Header"/>
        <w:rPr>
          <w:rFonts w:ascii="Helvetica" w:hAnsi="Helvetica" w:cs="Times New Roman"/>
          <w:sz w:val="22"/>
          <w:szCs w:val="22"/>
          <w:vertAlign w:val="superscript"/>
        </w:rPr>
      </w:pPr>
    </w:p>
    <w:p w14:paraId="656FD6DA" w14:textId="08943ADF" w:rsidR="00903261" w:rsidRPr="003805EE" w:rsidRDefault="002C23FC" w:rsidP="00074268">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7B9D7707" w14:textId="77777777" w:rsidR="002C23FC" w:rsidRPr="003805EE" w:rsidRDefault="002C23FC" w:rsidP="00074268">
      <w:pPr>
        <w:pStyle w:val="Header"/>
        <w:rPr>
          <w:rFonts w:ascii="Helvetica" w:hAnsi="Helvetica" w:cs="Times New Roman"/>
          <w:sz w:val="22"/>
          <w:szCs w:val="22"/>
        </w:rPr>
      </w:pPr>
    </w:p>
    <w:p w14:paraId="334C035E" w14:textId="71AD0266" w:rsidR="00EA6027" w:rsidRPr="003805EE" w:rsidRDefault="005429B1" w:rsidP="00EA6027">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6</w:t>
      </w:r>
      <w:r w:rsidR="00EA6027" w:rsidRPr="003805EE">
        <w:rPr>
          <w:rFonts w:ascii="Helvetica" w:hAnsi="Helvetica" w:cs="Times"/>
          <w:sz w:val="22"/>
          <w:szCs w:val="22"/>
        </w:rPr>
        <w:t>Biological Sciences Department, California Polytechnic State University, San Luis Obispo, California 93407 USA</w:t>
      </w:r>
    </w:p>
    <w:p w14:paraId="3F142CC4" w14:textId="0629F1C9" w:rsidR="00A66A28" w:rsidRPr="003805EE" w:rsidRDefault="005429B1" w:rsidP="0007426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7</w:t>
      </w:r>
      <w:r w:rsidRPr="003805EE">
        <w:rPr>
          <w:rFonts w:ascii="Helvetica" w:hAnsi="Helvetica" w:cs="Times"/>
          <w:sz w:val="22"/>
          <w:szCs w:val="22"/>
        </w:rPr>
        <w:t xml:space="preserve">Department </w:t>
      </w:r>
      <w:r w:rsidR="00A66A28" w:rsidRPr="003805EE">
        <w:rPr>
          <w:rFonts w:ascii="Helvetica" w:hAnsi="Helvetica" w:cs="Times"/>
          <w:sz w:val="22"/>
          <w:szCs w:val="22"/>
        </w:rPr>
        <w:t>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35DC87ED" w:rsidR="00A66A28" w:rsidRDefault="005429B1" w:rsidP="0007426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3805EE">
        <w:rPr>
          <w:rFonts w:ascii="Helvetica" w:hAnsi="Helvetica" w:cs="Times"/>
          <w:sz w:val="22"/>
          <w:szCs w:val="22"/>
        </w:rPr>
        <w:t xml:space="preserve">School </w:t>
      </w:r>
      <w:r w:rsidR="001051F9" w:rsidRPr="003805EE">
        <w:rPr>
          <w:rFonts w:ascii="Helvetica" w:hAnsi="Helvetica" w:cs="Times"/>
          <w:sz w:val="22"/>
          <w:szCs w:val="22"/>
        </w:rPr>
        <w:t xml:space="preserve">of Resource and Environmental Management, Simon Fraser University, Burnaby, British Columbia V5A 1S6 Canada </w:t>
      </w:r>
    </w:p>
    <w:p w14:paraId="73899451" w14:textId="7C5051A2" w:rsidR="00C315B9" w:rsidRPr="003805EE" w:rsidRDefault="005429B1" w:rsidP="00074268">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9</w:t>
      </w:r>
      <w:r w:rsidRPr="00C315B9">
        <w:rPr>
          <w:rFonts w:ascii="Helvetica" w:hAnsi="Helvetica" w:cs="Times"/>
          <w:sz w:val="22"/>
          <w:szCs w:val="22"/>
        </w:rPr>
        <w:t xml:space="preserve">University </w:t>
      </w:r>
      <w:r w:rsidR="00C315B9" w:rsidRPr="00C315B9">
        <w:rPr>
          <w:rFonts w:ascii="Helvetica" w:hAnsi="Helvetica" w:cs="Times"/>
          <w:sz w:val="22"/>
          <w:szCs w:val="22"/>
        </w:rPr>
        <w:t xml:space="preserve">of Washington, School of Environmental and </w:t>
      </w:r>
      <w:r w:rsidR="00C315B9" w:rsidRPr="0060127E">
        <w:rPr>
          <w:rFonts w:ascii="Helvetica" w:hAnsi="Helvetica" w:cs="Times"/>
          <w:sz w:val="22"/>
          <w:szCs w:val="22"/>
        </w:rPr>
        <w:t>Sciences, Box 355020, Seattle, Washington 98195 USA, and The Nature Conservancy, 74 Wall St. Seattle</w:t>
      </w:r>
      <w:r w:rsidR="00C315B9" w:rsidRPr="003805EE">
        <w:rPr>
          <w:rFonts w:ascii="Helvetica" w:hAnsi="Helvetica" w:cs="Times"/>
          <w:sz w:val="22"/>
          <w:szCs w:val="22"/>
        </w:rPr>
        <w:t>, WA USA</w:t>
      </w:r>
    </w:p>
    <w:p w14:paraId="6F6E904C" w14:textId="39CCE382" w:rsidR="00903261" w:rsidRPr="003805EE" w:rsidRDefault="00903261" w:rsidP="00074268">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074268">
      <w:pPr>
        <w:widowControl w:val="0"/>
        <w:autoSpaceDE w:val="0"/>
        <w:autoSpaceDN w:val="0"/>
        <w:adjustRightInd w:val="0"/>
        <w:rPr>
          <w:rFonts w:ascii="Helvetica" w:hAnsi="Helvetica"/>
          <w:b/>
          <w:sz w:val="22"/>
          <w:szCs w:val="22"/>
        </w:rPr>
      </w:pPr>
    </w:p>
    <w:p w14:paraId="413FF799" w14:textId="77777777" w:rsidR="00903261" w:rsidRPr="003805EE" w:rsidRDefault="00903261" w:rsidP="00074268">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Jameal F. </w:t>
      </w:r>
      <w:proofErr w:type="spellStart"/>
      <w:r w:rsidRPr="003805EE">
        <w:rPr>
          <w:rFonts w:ascii="Helvetica" w:hAnsi="Helvetica"/>
          <w:bCs/>
          <w:sz w:val="22"/>
          <w:szCs w:val="22"/>
        </w:rPr>
        <w:t>Samhouri</w:t>
      </w:r>
      <w:proofErr w:type="spellEnd"/>
      <w:r w:rsidRPr="003805EE">
        <w:rPr>
          <w:rFonts w:ascii="Helvetica" w:hAnsi="Helvetica"/>
          <w:bCs/>
          <w:sz w:val="22"/>
          <w:szCs w:val="22"/>
        </w:rPr>
        <w:t xml:space="preserve">: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074268">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074268">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rsidP="00074268">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074268">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074268">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074268">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0A134658" w14:textId="77777777" w:rsidR="00D81948" w:rsidRPr="003805EE" w:rsidRDefault="00D81948" w:rsidP="00074268">
      <w:pPr>
        <w:rPr>
          <w:rFonts w:ascii="Helvetica" w:hAnsi="Helvetica"/>
          <w:sz w:val="22"/>
          <w:szCs w:val="22"/>
          <w:shd w:val="clear" w:color="auto" w:fill="FFFFFF"/>
        </w:rPr>
      </w:pPr>
    </w:p>
    <w:p w14:paraId="1A68D13C" w14:textId="1E4B9CA6" w:rsidR="007B3D8E" w:rsidRDefault="00984E98" w:rsidP="00074268">
      <w:pPr>
        <w:pStyle w:val="CommentText"/>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DE079A" w:rsidRPr="003805EE">
        <w:rPr>
          <w:rFonts w:ascii="Helvetica" w:hAnsi="Helvetica"/>
          <w:sz w:val="22"/>
          <w:szCs w:val="22"/>
        </w:rPr>
        <w:t xml:space="preserve">A major challenge in sustainability science is </w:t>
      </w:r>
      <w:r w:rsidR="00DE079A">
        <w:rPr>
          <w:rFonts w:ascii="Helvetica" w:hAnsi="Helvetica"/>
          <w:sz w:val="22"/>
          <w:szCs w:val="22"/>
        </w:rPr>
        <w:t>identifying</w:t>
      </w:r>
      <w:r w:rsidR="00DE079A" w:rsidRPr="003805EE">
        <w:rPr>
          <w:rFonts w:ascii="Helvetica" w:hAnsi="Helvetica"/>
          <w:sz w:val="22"/>
          <w:szCs w:val="22"/>
        </w:rPr>
        <w:t xml:space="preserve"> </w:t>
      </w:r>
      <w:r w:rsidR="00924D45">
        <w:rPr>
          <w:rFonts w:ascii="Helvetica" w:hAnsi="Helvetica"/>
          <w:sz w:val="22"/>
          <w:szCs w:val="22"/>
        </w:rPr>
        <w:t>targets</w:t>
      </w:r>
      <w:r w:rsidR="00DE079A" w:rsidRPr="003805EE">
        <w:rPr>
          <w:rFonts w:ascii="Helvetica" w:hAnsi="Helvetica"/>
          <w:sz w:val="22"/>
          <w:szCs w:val="22"/>
        </w:rPr>
        <w:t xml:space="preserve"> that maximize ecosystem </w:t>
      </w:r>
      <w:r w:rsidR="00DE079A">
        <w:rPr>
          <w:rFonts w:ascii="Helvetica" w:hAnsi="Helvetica"/>
          <w:sz w:val="22"/>
          <w:szCs w:val="22"/>
        </w:rPr>
        <w:t>benefits</w:t>
      </w:r>
      <w:r w:rsidR="00DE079A" w:rsidRPr="003805EE">
        <w:rPr>
          <w:rFonts w:ascii="Helvetica" w:hAnsi="Helvetica"/>
          <w:sz w:val="22"/>
          <w:szCs w:val="22"/>
        </w:rPr>
        <w:t xml:space="preserve"> </w:t>
      </w:r>
      <w:r w:rsidR="00DE079A">
        <w:rPr>
          <w:rFonts w:ascii="Helvetica" w:hAnsi="Helvetica"/>
          <w:sz w:val="22"/>
          <w:szCs w:val="22"/>
        </w:rPr>
        <w:t xml:space="preserve">to humanity </w:t>
      </w:r>
      <w:r w:rsidR="00DE079A" w:rsidRPr="003805EE">
        <w:rPr>
          <w:rFonts w:ascii="Helvetica" w:hAnsi="Helvetica"/>
          <w:sz w:val="22"/>
          <w:szCs w:val="22"/>
        </w:rPr>
        <w:t xml:space="preserve">while minimizing risk of </w:t>
      </w:r>
      <w:r w:rsidR="00DE079A">
        <w:rPr>
          <w:rFonts w:ascii="Helvetica" w:hAnsi="Helvetica"/>
          <w:sz w:val="22"/>
          <w:szCs w:val="22"/>
        </w:rPr>
        <w:t>crossing</w:t>
      </w:r>
      <w:r w:rsidR="00DE079A" w:rsidRPr="003805EE">
        <w:rPr>
          <w:rFonts w:ascii="Helvetica" w:hAnsi="Helvetica"/>
          <w:sz w:val="22"/>
          <w:szCs w:val="22"/>
        </w:rPr>
        <w:t xml:space="preserve"> critical </w:t>
      </w:r>
      <w:r w:rsidR="00DE079A">
        <w:rPr>
          <w:rFonts w:ascii="Helvetica" w:hAnsi="Helvetica"/>
          <w:sz w:val="22"/>
          <w:szCs w:val="22"/>
        </w:rPr>
        <w:t xml:space="preserve">system </w:t>
      </w:r>
      <w:r w:rsidR="00DE079A" w:rsidRPr="003805EE">
        <w:rPr>
          <w:rFonts w:ascii="Helvetica" w:hAnsi="Helvetica"/>
          <w:sz w:val="22"/>
          <w:szCs w:val="22"/>
        </w:rPr>
        <w:t xml:space="preserve">thresholds. </w:t>
      </w:r>
      <w:r w:rsidR="008A4116">
        <w:rPr>
          <w:rFonts w:ascii="Helvetica" w:hAnsi="Helvetica"/>
          <w:sz w:val="22"/>
          <w:szCs w:val="22"/>
        </w:rPr>
        <w:t xml:space="preserve">One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w:t>
      </w:r>
      <w:r w:rsidR="00924D45">
        <w:rPr>
          <w:rFonts w:ascii="Helvetica" w:hAnsi="Helvetica" w:cs="Helvetica"/>
          <w:sz w:val="22"/>
          <w:szCs w:val="22"/>
        </w:rPr>
        <w:t xml:space="preserve">the value of </w:t>
      </w:r>
      <w:r w:rsidRPr="003805EE">
        <w:rPr>
          <w:rFonts w:ascii="Helvetica" w:hAnsi="Helvetica" w:cs="Helvetica"/>
          <w:sz w:val="22"/>
          <w:szCs w:val="22"/>
        </w:rPr>
        <w:t xml:space="preserve">monitoring information increases as </w:t>
      </w:r>
      <w:r w:rsidR="00BB3E78" w:rsidRPr="003805EE">
        <w:rPr>
          <w:rFonts w:ascii="Helvetica" w:hAnsi="Helvetica" w:cs="Helvetica"/>
          <w:sz w:val="22"/>
          <w:szCs w:val="22"/>
        </w:rPr>
        <w:t xml:space="preserve">a </w:t>
      </w:r>
      <w:r w:rsidR="00053CE0">
        <w:rPr>
          <w:rFonts w:ascii="Helvetica" w:hAnsi="Helvetica" w:cs="Helvetica"/>
          <w:sz w:val="22"/>
          <w:szCs w:val="22"/>
        </w:rPr>
        <w:t xml:space="preserve">natural </w:t>
      </w:r>
      <w:r w:rsidR="00B84A6B">
        <w:rPr>
          <w:rFonts w:ascii="Helvetica" w:hAnsi="Helvetica" w:cs="Helvetica"/>
          <w:sz w:val="22"/>
          <w:szCs w:val="22"/>
        </w:rPr>
        <w:t xml:space="preserve">resource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5429B1">
        <w:rPr>
          <w:rFonts w:ascii="Helvetica" w:hAnsi="Helvetica" w:cs="Helvetica"/>
          <w:sz w:val="22"/>
          <w:szCs w:val="22"/>
        </w:rPr>
        <w:t xml:space="preserve">. This benefit emerges </w:t>
      </w:r>
      <w:r w:rsidR="003C1DFD">
        <w:rPr>
          <w:rFonts w:ascii="Helvetica" w:hAnsi="Helvetica" w:cs="Helvetica"/>
          <w:sz w:val="22"/>
          <w:szCs w:val="22"/>
        </w:rPr>
        <w:t xml:space="preserve">because higher monitoring precision promotes higher yield and </w:t>
      </w:r>
      <w:r w:rsidR="005429B1">
        <w:rPr>
          <w:rFonts w:ascii="Helvetica" w:hAnsi="Helvetica" w:cs="Helvetica"/>
          <w:sz w:val="22"/>
          <w:szCs w:val="22"/>
        </w:rPr>
        <w:t>a greater capacity to recover from</w:t>
      </w:r>
      <w:r w:rsidR="003C1DFD">
        <w:rPr>
          <w:rFonts w:ascii="Helvetica" w:hAnsi="Helvetica" w:cs="Helvetica"/>
          <w:sz w:val="22"/>
          <w:szCs w:val="22"/>
        </w:rPr>
        <w:t xml:space="preserve"> overharvest</w:t>
      </w:r>
      <w:r w:rsidR="005429B1">
        <w:rPr>
          <w:rFonts w:ascii="Helvetica" w:hAnsi="Helvetica" w:cs="Helvetica"/>
          <w:sz w:val="22"/>
          <w:szCs w:val="22"/>
        </w:rPr>
        <w:t>.</w:t>
      </w:r>
      <w:r w:rsidR="00674856">
        <w:rPr>
          <w:rFonts w:ascii="Helvetica" w:hAnsi="Helvetica" w:cs="Helvetica"/>
          <w:sz w:val="22"/>
          <w:szCs w:val="22"/>
        </w:rPr>
        <w:t xml:space="preserve"> </w:t>
      </w:r>
      <w:r w:rsidR="00580AEA">
        <w:rPr>
          <w:rFonts w:ascii="Helvetica" w:hAnsi="Helvetica" w:cs="Helvetica"/>
          <w:sz w:val="22"/>
          <w:szCs w:val="22"/>
        </w:rPr>
        <w:t>We show that p</w:t>
      </w:r>
      <w:r w:rsidR="00D45DB1" w:rsidRPr="003805EE">
        <w:rPr>
          <w:rFonts w:ascii="Helvetica" w:hAnsi="Helvetica" w:cs="Helvetica"/>
          <w:sz w:val="22"/>
          <w:szCs w:val="22"/>
        </w:rPr>
        <w:t>recautionary buffers</w:t>
      </w:r>
      <w:r w:rsidR="009307CE" w:rsidRPr="003805EE">
        <w:rPr>
          <w:rFonts w:ascii="Helvetica" w:hAnsi="Helvetica" w:cs="Helvetica"/>
          <w:sz w:val="22"/>
          <w:szCs w:val="22"/>
        </w:rPr>
        <w:t xml:space="preserve"> </w:t>
      </w:r>
      <w:r w:rsidR="00674856">
        <w:rPr>
          <w:rFonts w:ascii="Helvetica" w:hAnsi="Helvetica" w:cs="Helvetica"/>
          <w:sz w:val="22"/>
          <w:szCs w:val="22"/>
        </w:rPr>
        <w:t>that</w:t>
      </w:r>
      <w:r w:rsidR="00915035">
        <w:rPr>
          <w:rFonts w:ascii="Helvetica" w:hAnsi="Helvetica" w:cs="Helvetica"/>
          <w:sz w:val="22"/>
          <w:szCs w:val="22"/>
        </w:rPr>
        <w:t xml:space="preserve"> trigger increased </w:t>
      </w:r>
      <w:r w:rsidR="00DB3FD6">
        <w:rPr>
          <w:rFonts w:ascii="Helvetica" w:hAnsi="Helvetica" w:cs="Helvetica"/>
          <w:sz w:val="22"/>
          <w:szCs w:val="22"/>
        </w:rPr>
        <w:t xml:space="preserve">monitoring </w:t>
      </w:r>
      <w:r w:rsidR="003C1DFD">
        <w:rPr>
          <w:rFonts w:ascii="Helvetica" w:hAnsi="Helvetica" w:cs="Helvetica"/>
          <w:sz w:val="22"/>
          <w:szCs w:val="22"/>
        </w:rPr>
        <w:t>precision as resource levels decline</w:t>
      </w:r>
      <w:r w:rsidR="00674856">
        <w:rPr>
          <w:rFonts w:ascii="Helvetica" w:hAnsi="Helvetica" w:cs="Helvetica"/>
          <w:sz w:val="22"/>
          <w:szCs w:val="22"/>
        </w:rPr>
        <w:t xml:space="preserve"> may </w:t>
      </w:r>
      <w:r w:rsidR="001F5098">
        <w:rPr>
          <w:rFonts w:ascii="Helvetica" w:hAnsi="Helvetica" w:cs="Helvetica"/>
          <w:sz w:val="22"/>
          <w:szCs w:val="22"/>
        </w:rPr>
        <w:t xml:space="preserve">offer </w:t>
      </w:r>
      <w:r w:rsidR="0014326C">
        <w:rPr>
          <w:rFonts w:ascii="Helvetica" w:hAnsi="Helvetica" w:cs="Helvetica"/>
          <w:sz w:val="22"/>
          <w:szCs w:val="22"/>
        </w:rPr>
        <w:t>a</w:t>
      </w:r>
      <w:r w:rsidR="00580AEA">
        <w:rPr>
          <w:rFonts w:ascii="Helvetica" w:hAnsi="Helvetica" w:cs="Helvetica"/>
          <w:sz w:val="22"/>
          <w:szCs w:val="22"/>
        </w:rPr>
        <w:t xml:space="preserve"> </w:t>
      </w:r>
      <w:r w:rsidR="001F5098">
        <w:rPr>
          <w:rFonts w:ascii="Helvetica" w:hAnsi="Helvetica" w:cs="Helvetica"/>
          <w:sz w:val="22"/>
          <w:szCs w:val="22"/>
        </w:rPr>
        <w:t>way to</w:t>
      </w:r>
      <w:r w:rsidR="003C1DFD">
        <w:rPr>
          <w:rFonts w:ascii="Helvetica" w:hAnsi="Helvetica" w:cs="Helvetica"/>
          <w:sz w:val="22"/>
          <w:szCs w:val="22"/>
        </w:rPr>
        <w:t xml:space="preserve"> </w:t>
      </w:r>
      <w:r w:rsidR="009307CE" w:rsidRPr="003805EE">
        <w:rPr>
          <w:rFonts w:ascii="Helvetica" w:hAnsi="Helvetica" w:cs="Helvetica"/>
          <w:sz w:val="22"/>
          <w:szCs w:val="22"/>
        </w:rPr>
        <w:t>minimize monitoring costs</w:t>
      </w:r>
      <w:r w:rsidR="00674856">
        <w:rPr>
          <w:rFonts w:ascii="Helvetica" w:hAnsi="Helvetica" w:cs="Helvetica"/>
          <w:sz w:val="22"/>
          <w:szCs w:val="22"/>
        </w:rPr>
        <w:t xml:space="preserve"> and </w:t>
      </w:r>
      <w:r w:rsidR="009307CE" w:rsidRPr="003805EE">
        <w:rPr>
          <w:rFonts w:ascii="Helvetica" w:hAnsi="Helvetica" w:cs="Helvetica"/>
          <w:sz w:val="22"/>
          <w:szCs w:val="22"/>
        </w:rPr>
        <w:t>maximize profits</w:t>
      </w:r>
      <w:r w:rsidR="00674856">
        <w:rPr>
          <w:rFonts w:ascii="Helvetica" w:hAnsi="Helvetica" w:cs="Helvetica"/>
          <w:sz w:val="22"/>
          <w:szCs w:val="22"/>
        </w:rPr>
        <w:t xml:space="preserve">. </w:t>
      </w:r>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w:t>
      </w:r>
      <w:r w:rsidR="00BF1DBD">
        <w:rPr>
          <w:rFonts w:ascii="Helvetica" w:hAnsi="Helvetica" w:cs="Helvetica"/>
          <w:sz w:val="22"/>
          <w:szCs w:val="22"/>
        </w:rPr>
        <w:t xml:space="preserve">of </w:t>
      </w:r>
      <w:r w:rsidRPr="003805EE">
        <w:rPr>
          <w:rFonts w:ascii="Helvetica" w:hAnsi="Helvetica" w:cs="Helvetica"/>
          <w:sz w:val="22"/>
          <w:szCs w:val="22"/>
        </w:rPr>
        <w:t xml:space="preserve">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995456">
        <w:rPr>
          <w:rFonts w:ascii="Helvetica" w:hAnsi="Helvetica"/>
          <w:sz w:val="22"/>
          <w:szCs w:val="22"/>
        </w:rPr>
        <w:t>stakeholders</w:t>
      </w:r>
      <w:r w:rsidR="007B3D8E" w:rsidRPr="003805EE">
        <w:rPr>
          <w:rFonts w:ascii="Helvetica" w:hAnsi="Helvetica"/>
          <w:sz w:val="22"/>
          <w:szCs w:val="22"/>
        </w:rPr>
        <w:t xml:space="preserve"> that shoulder the burden of these economic</w:t>
      </w:r>
      <w:r w:rsidR="00580AEA">
        <w:rPr>
          <w:rFonts w:ascii="Helvetica" w:hAnsi="Helvetica"/>
          <w:sz w:val="22"/>
          <w:szCs w:val="22"/>
        </w:rPr>
        <w:t xml:space="preserve"> and social</w:t>
      </w:r>
      <w:r w:rsidR="007B3D8E" w:rsidRPr="003805EE">
        <w:rPr>
          <w:rFonts w:ascii="Helvetica" w:hAnsi="Helvetica"/>
          <w:sz w:val="22"/>
          <w:szCs w:val="22"/>
        </w:rPr>
        <w:t xml:space="preserve"> costs.</w:t>
      </w:r>
    </w:p>
    <w:p w14:paraId="112FF56A" w14:textId="77777777" w:rsidR="00302D43" w:rsidRPr="003805EE" w:rsidRDefault="00302D43" w:rsidP="00074268">
      <w:pPr>
        <w:pStyle w:val="CommentText"/>
        <w:rPr>
          <w:rFonts w:ascii="Helvetica" w:hAnsi="Helvetica"/>
          <w:sz w:val="22"/>
          <w:szCs w:val="22"/>
        </w:rPr>
      </w:pPr>
    </w:p>
    <w:p w14:paraId="5C1239BB" w14:textId="0092B6D1" w:rsidR="00F34D59" w:rsidRDefault="00302D43"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rsidP="00074268">
      <w:pPr>
        <w:rPr>
          <w:rFonts w:ascii="Helvetica" w:hAnsi="Helvetica"/>
          <w:i/>
          <w:sz w:val="22"/>
          <w:szCs w:val="22"/>
        </w:rPr>
      </w:pPr>
    </w:p>
    <w:p w14:paraId="01E65A67" w14:textId="77777777" w:rsidR="000B3150" w:rsidRDefault="000B3150" w:rsidP="00074268">
      <w:pPr>
        <w:rPr>
          <w:rFonts w:ascii="Helvetica" w:hAnsi="Helvetica"/>
          <w:iCs/>
          <w:sz w:val="22"/>
          <w:szCs w:val="22"/>
        </w:rPr>
      </w:pPr>
    </w:p>
    <w:p w14:paraId="01367DF9" w14:textId="07490769" w:rsidR="0054533D" w:rsidRDefault="0054533D" w:rsidP="00074268">
      <w:pPr>
        <w:rPr>
          <w:rFonts w:ascii="Helvetica" w:hAnsi="Helvetica"/>
          <w:iCs/>
          <w:sz w:val="22"/>
          <w:szCs w:val="22"/>
        </w:rPr>
      </w:pPr>
    </w:p>
    <w:p w14:paraId="17AE0E54" w14:textId="77777777" w:rsidR="000B3150" w:rsidRDefault="000B3150" w:rsidP="00074268">
      <w:pPr>
        <w:rPr>
          <w:rFonts w:ascii="Helvetica" w:hAnsi="Helvetica"/>
          <w:iCs/>
          <w:sz w:val="22"/>
          <w:szCs w:val="22"/>
        </w:rPr>
      </w:pPr>
    </w:p>
    <w:p w14:paraId="4903C843" w14:textId="140205A1" w:rsidR="0054533D" w:rsidRDefault="00302D43" w:rsidP="00074268">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074268">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73C02B83" w:rsidR="005E722B" w:rsidRPr="003805EE" w:rsidRDefault="005E722B" w:rsidP="00074268">
      <w:pPr>
        <w:rPr>
          <w:rFonts w:ascii="Helvetica" w:hAnsi="Helvetica"/>
          <w:sz w:val="22"/>
          <w:szCs w:val="22"/>
        </w:rPr>
      </w:pPr>
      <w:r w:rsidRPr="003805EE">
        <w:rPr>
          <w:rFonts w:ascii="Helvetica" w:hAnsi="Helvetica"/>
          <w:sz w:val="22"/>
          <w:szCs w:val="22"/>
        </w:rPr>
        <w:t xml:space="preserve">Decision-makers seeking to avoid the collapse of financial, </w:t>
      </w:r>
      <w:r w:rsidR="00E512D2">
        <w:rPr>
          <w:rFonts w:ascii="Helvetica" w:hAnsi="Helvetica"/>
          <w:sz w:val="22"/>
          <w:szCs w:val="22"/>
        </w:rPr>
        <w:t>public health</w:t>
      </w:r>
      <w:r w:rsidRPr="003805EE">
        <w:rPr>
          <w:rFonts w:ascii="Helvetica" w:hAnsi="Helvetica"/>
          <w:sz w:val="22"/>
          <w:szCs w:val="22"/>
        </w:rPr>
        <w:t xml:space="preserve">,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w:t>
      </w:r>
      <w:r w:rsidR="00BF1DBD">
        <w:rPr>
          <w:rFonts w:ascii="Helvetica" w:hAnsi="Helvetica"/>
          <w:sz w:val="22"/>
          <w:szCs w:val="22"/>
        </w:rPr>
        <w:t>large</w:t>
      </w:r>
      <w:r w:rsidR="00BF1DBD" w:rsidRPr="003805EE">
        <w:rPr>
          <w:rFonts w:ascii="Helvetica" w:hAnsi="Helvetica"/>
          <w:sz w:val="22"/>
          <w:szCs w:val="22"/>
        </w:rPr>
        <w:t xml:space="preserve"> </w:t>
      </w:r>
      <w:r w:rsidRPr="003805EE">
        <w:rPr>
          <w:rFonts w:ascii="Helvetica" w:hAnsi="Helvetica"/>
          <w:sz w:val="22"/>
          <w:szCs w:val="22"/>
        </w:rPr>
        <w:t xml:space="preserve">datasets, and can delay decision making. </w:t>
      </w:r>
      <w:commentRangeStart w:id="0"/>
      <w:r w:rsidRPr="003805EE">
        <w:rPr>
          <w:rFonts w:ascii="Helvetica" w:hAnsi="Helvetica"/>
          <w:sz w:val="22"/>
          <w:szCs w:val="22"/>
        </w:rPr>
        <w:t>In</w:t>
      </w:r>
      <w:commentRangeEnd w:id="0"/>
      <w:r w:rsidR="00FC4D48">
        <w:rPr>
          <w:rStyle w:val="CommentReference"/>
          <w:rFonts w:asciiTheme="minorHAnsi" w:eastAsiaTheme="minorEastAsia" w:hAnsiTheme="minorHAnsi" w:cstheme="minorBidi"/>
          <w:lang w:eastAsia="ja-JP"/>
        </w:rPr>
        <w:commentReference w:id="0"/>
      </w:r>
      <w:r w:rsidRPr="003805EE">
        <w:rPr>
          <w:rFonts w:ascii="Helvetica" w:hAnsi="Helvetica"/>
          <w:sz w:val="22"/>
          <w:szCs w:val="22"/>
        </w:rPr>
        <w:t xml:space="preserve"> environmental 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w:t>
      </w:r>
      <w:r w:rsidR="00DE079A">
        <w:rPr>
          <w:rFonts w:ascii="Helvetica" w:hAnsi="Helvetica"/>
          <w:sz w:val="22"/>
          <w:szCs w:val="22"/>
        </w:rPr>
        <w:t>benefits to people</w:t>
      </w:r>
      <w:r w:rsidRPr="003805EE">
        <w:rPr>
          <w:rFonts w:ascii="Helvetica" w:hAnsi="Helvetica"/>
          <w:sz w:val="22"/>
          <w:szCs w:val="22"/>
        </w:rPr>
        <w:t xml:space="preserve">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Y051bT41OTM3PC9SZWNOdW0+PERpc3BsYXlUZXh0PjxzdHlsZSBmYWNlPSJzdXBlcnNjcmlwdCI+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</w:fldData>
        </w:fldChar>
      </w:r>
      <w:r w:rsidR="00EE63D8">
        <w:rPr>
          <w:rFonts w:ascii="Helvetica" w:hAnsi="Helvetica"/>
          <w:sz w:val="22"/>
          <w:szCs w:val="22"/>
        </w:rPr>
        <w:instrText xml:space="preserve"> ADDIN EN.CITE </w:instrText>
      </w:r>
      <w:r w:rsidR="00EE63D8">
        <w:rPr>
          <w:rFonts w:ascii="Helvetica" w:hAnsi="Helvetica"/>
          <w:sz w:val="22"/>
          <w:szCs w:val="22"/>
        </w:rPr>
        <w:fldChar w:fldCharType="begin">
          <w:fldData xml:space="preserve">PEVuZE5vdGU+PENpdGU+PEF1dGhvcj5LYXRlczwvQXV0aG9yPjxZZWFyPjIwMDE8L1llYXI+PFJl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</w:fldData>
        </w:fldChar>
      </w:r>
      <w:r w:rsidR="00EE63D8">
        <w:rPr>
          <w:rFonts w:ascii="Helvetica" w:hAnsi="Helvetica"/>
          <w:sz w:val="22"/>
          <w:szCs w:val="22"/>
        </w:rPr>
        <w:instrText xml:space="preserve"> ADDIN EN.CITE.DATA </w:instrText>
      </w:r>
      <w:r w:rsidR="00EE63D8">
        <w:rPr>
          <w:rFonts w:ascii="Helvetica" w:hAnsi="Helvetica"/>
          <w:sz w:val="22"/>
          <w:szCs w:val="22"/>
        </w:rPr>
      </w:r>
      <w:r w:rsidR="00EE63D8">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072FC5" w:rsidRPr="00072FC5">
        <w:rPr>
          <w:rFonts w:ascii="Helvetica" w:hAnsi="Helvetica"/>
          <w:noProof/>
          <w:sz w:val="22"/>
          <w:szCs w:val="22"/>
          <w:vertAlign w:val="superscript"/>
        </w:rPr>
        <w:t>1-3</w:t>
      </w:r>
      <w:r w:rsidR="000E0CF2" w:rsidRPr="003805EE">
        <w:rPr>
          <w:rFonts w:ascii="Helvetica" w:hAnsi="Helvetica"/>
          <w:sz w:val="22"/>
          <w:szCs w:val="22"/>
        </w:rPr>
        <w:fldChar w:fldCharType="end"/>
      </w:r>
      <w:r w:rsidRPr="003805EE">
        <w:rPr>
          <w:rFonts w:ascii="Helvetica" w:hAnsi="Helvetica"/>
          <w:sz w:val="22"/>
          <w:szCs w:val="22"/>
        </w:rPr>
        <w:t>?</w:t>
      </w:r>
    </w:p>
    <w:p w14:paraId="09CF6B81" w14:textId="46B940D9" w:rsidR="00642DF6" w:rsidRDefault="008F57EE" w:rsidP="00074268">
      <w:pPr>
        <w:ind w:firstLine="810"/>
        <w:rPr>
          <w:rFonts w:ascii="Helvetica" w:hAnsi="Helvetica"/>
          <w:color w:val="000000" w:themeColor="text1"/>
          <w:sz w:val="22"/>
          <w:szCs w:val="22"/>
        </w:rPr>
      </w:pPr>
      <w:r w:rsidRPr="00053CE0">
        <w:rPr>
          <w:rFonts w:ascii="Helvetica" w:hAnsi="Helvetica"/>
          <w:sz w:val="22"/>
          <w:szCs w:val="22"/>
        </w:rPr>
        <w:t xml:space="preserve">In natural resource management, the status of a species </w:t>
      </w:r>
      <w:r w:rsidR="00F658A3" w:rsidRPr="00053CE0">
        <w:rPr>
          <w:rFonts w:ascii="Helvetica" w:hAnsi="Helvetica"/>
          <w:sz w:val="22"/>
          <w:szCs w:val="22"/>
        </w:rPr>
        <w:t>or ecosystem</w:t>
      </w:r>
      <w:r w:rsidR="005F6D6D" w:rsidRPr="00053CE0">
        <w:rPr>
          <w:rFonts w:ascii="Helvetica" w:hAnsi="Helvetica"/>
          <w:sz w:val="22"/>
          <w:szCs w:val="22"/>
        </w:rPr>
        <w:t xml:space="preserve"> is determined from monitoring or survey data, and assessed</w:t>
      </w:r>
      <w:r w:rsidR="00F658A3" w:rsidRPr="00053CE0">
        <w:rPr>
          <w:rFonts w:ascii="Helvetica" w:hAnsi="Helvetica"/>
          <w:sz w:val="22"/>
          <w:szCs w:val="22"/>
        </w:rPr>
        <w:t xml:space="preserve"> </w:t>
      </w:r>
      <w:r w:rsidR="00604B57" w:rsidRPr="00053CE0">
        <w:rPr>
          <w:rFonts w:ascii="Helvetica" w:hAnsi="Helvetica"/>
          <w:sz w:val="22"/>
          <w:szCs w:val="22"/>
        </w:rPr>
        <w:t>relative to one or more</w:t>
      </w:r>
      <w:r w:rsidR="00D13868" w:rsidRPr="00053CE0">
        <w:rPr>
          <w:rFonts w:ascii="Helvetica" w:hAnsi="Helvetica"/>
          <w:sz w:val="22"/>
          <w:szCs w:val="22"/>
        </w:rPr>
        <w:t xml:space="preserve"> </w:t>
      </w:r>
      <w:r w:rsidR="00D442C2" w:rsidRPr="00053CE0">
        <w:rPr>
          <w:rFonts w:ascii="Helvetica" w:hAnsi="Helvetica"/>
          <w:sz w:val="22"/>
          <w:szCs w:val="22"/>
        </w:rPr>
        <w:t>minimum thresholds</w:t>
      </w:r>
      <w:r w:rsidR="00FE78AB" w:rsidRPr="00053CE0">
        <w:rPr>
          <w:rFonts w:ascii="Helvetica" w:hAnsi="Helvetica"/>
          <w:sz w:val="22"/>
          <w:szCs w:val="22"/>
        </w:rPr>
        <w:t>,</w:t>
      </w:r>
      <w:r w:rsidRPr="00053CE0">
        <w:rPr>
          <w:rFonts w:ascii="Helvetica" w:hAnsi="Helvetica"/>
          <w:sz w:val="22"/>
          <w:szCs w:val="22"/>
        </w:rPr>
        <w:t xml:space="preserve"> below which the risk</w:t>
      </w:r>
      <w:r w:rsidR="00A82596" w:rsidRPr="00053CE0">
        <w:rPr>
          <w:rFonts w:ascii="Helvetica" w:hAnsi="Helvetica"/>
          <w:sz w:val="22"/>
          <w:szCs w:val="22"/>
        </w:rPr>
        <w:t xml:space="preserve"> of </w:t>
      </w:r>
      <w:r w:rsidR="000E42CF">
        <w:rPr>
          <w:rFonts w:ascii="Helvetica" w:hAnsi="Helvetica"/>
          <w:sz w:val="22"/>
          <w:szCs w:val="22"/>
        </w:rPr>
        <w:t>species</w:t>
      </w:r>
      <w:r w:rsidR="000E42CF" w:rsidRPr="00053CE0">
        <w:rPr>
          <w:rFonts w:ascii="Helvetica" w:hAnsi="Helvetica"/>
          <w:sz w:val="22"/>
          <w:szCs w:val="22"/>
        </w:rPr>
        <w:t xml:space="preserve"> </w:t>
      </w:r>
      <w:r w:rsidR="00604B57" w:rsidRPr="00053CE0">
        <w:rPr>
          <w:rFonts w:ascii="Helvetica" w:hAnsi="Helvetica"/>
          <w:sz w:val="22"/>
          <w:szCs w:val="22"/>
        </w:rPr>
        <w:t xml:space="preserve">or socio-economic </w:t>
      </w:r>
      <w:r w:rsidR="00A82596" w:rsidRPr="00053CE0">
        <w:rPr>
          <w:rFonts w:ascii="Helvetica" w:hAnsi="Helvetica"/>
          <w:sz w:val="22"/>
          <w:szCs w:val="22"/>
        </w:rPr>
        <w:t xml:space="preserve">collapse becomes high. For </w:t>
      </w:r>
      <w:r w:rsidR="003947CD" w:rsidRPr="00053CE0">
        <w:rPr>
          <w:rFonts w:ascii="Helvetica" w:hAnsi="Helvetica"/>
          <w:sz w:val="22"/>
          <w:szCs w:val="22"/>
        </w:rPr>
        <w:t xml:space="preserve">example, in the </w:t>
      </w:r>
      <w:r w:rsidR="00A82596" w:rsidRPr="00053CE0">
        <w:rPr>
          <w:rFonts w:ascii="Helvetica" w:hAnsi="Helvetica"/>
          <w:sz w:val="22"/>
          <w:szCs w:val="22"/>
        </w:rPr>
        <w:t>management of a single</w:t>
      </w:r>
      <w:r w:rsidR="00A82596" w:rsidRPr="003805EE">
        <w:rPr>
          <w:rFonts w:ascii="Helvetica" w:hAnsi="Helvetica"/>
          <w:sz w:val="22"/>
          <w:szCs w:val="22"/>
        </w:rPr>
        <w:t xml:space="preserve"> </w:t>
      </w:r>
      <w:r w:rsidR="00053CE0">
        <w:rPr>
          <w:rFonts w:ascii="Helvetica" w:hAnsi="Helvetica"/>
          <w:sz w:val="22"/>
          <w:szCs w:val="22"/>
        </w:rPr>
        <w:t xml:space="preserve">natural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00B84A6B">
        <w:rPr>
          <w:rFonts w:ascii="Helvetica" w:hAnsi="Helvetica"/>
          <w:color w:val="000000" w:themeColor="text1"/>
          <w:sz w:val="22"/>
          <w:szCs w:val="22"/>
        </w:rPr>
        <w:t xml:space="preserve">, in part, </w:t>
      </w:r>
      <w:r w:rsidRPr="003805EE">
        <w:rPr>
          <w:rFonts w:ascii="Helvetica" w:hAnsi="Helvetica"/>
          <w:color w:val="000000" w:themeColor="text1"/>
          <w:sz w:val="22"/>
          <w:szCs w:val="22"/>
        </w:rPr>
        <w:t>because</w:t>
      </w:r>
      <w:r w:rsidR="003947CD" w:rsidRPr="003805EE">
        <w:rPr>
          <w:rFonts w:ascii="Helvetica" w:hAnsi="Helvetica"/>
          <w:color w:val="000000" w:themeColor="text1"/>
          <w:sz w:val="22"/>
          <w:szCs w:val="22"/>
        </w:rPr>
        <w:t xml:space="preserve"> managers </w:t>
      </w:r>
      <w:r w:rsidR="00915035">
        <w:rPr>
          <w:rFonts w:ascii="Helvetica" w:hAnsi="Helvetica"/>
          <w:color w:val="000000" w:themeColor="text1"/>
          <w:sz w:val="22"/>
          <w:szCs w:val="22"/>
        </w:rPr>
        <w:t>recognize</w:t>
      </w:r>
      <w:r w:rsidR="00915035" w:rsidRPr="003805EE">
        <w:rPr>
          <w:rFonts w:ascii="Helvetica" w:hAnsi="Helvetica"/>
          <w:color w:val="000000" w:themeColor="text1"/>
          <w:sz w:val="22"/>
          <w:szCs w:val="22"/>
        </w:rPr>
        <w:t xml:space="preser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w:t>
      </w:r>
      <w:ins w:id="1" w:author="phil levin" w:date="2021-03-15T10:41:00Z">
        <w:r w:rsidR="000E42CF">
          <w:rPr>
            <w:rFonts w:ascii="Helvetica" w:hAnsi="Helvetica"/>
            <w:color w:val="000000" w:themeColor="text1"/>
            <w:sz w:val="22"/>
            <w:szCs w:val="22"/>
          </w:rPr>
          <w:t xml:space="preserve">allow </w:t>
        </w:r>
      </w:ins>
      <w:r w:rsidR="005763CB">
        <w:rPr>
          <w:rFonts w:ascii="Helvetica" w:hAnsi="Helvetica"/>
          <w:color w:val="000000" w:themeColor="text1"/>
          <w:sz w:val="22"/>
          <w:szCs w:val="22"/>
        </w:rPr>
        <w:t>sustainable harvest, but also to</w:t>
      </w:r>
      <w:r w:rsidR="00C33441">
        <w:rPr>
          <w:rFonts w:ascii="Helvetica" w:hAnsi="Helvetica"/>
          <w:color w:val="000000" w:themeColor="text1"/>
          <w:sz w:val="22"/>
          <w:szCs w:val="22"/>
        </w:rPr>
        <w:t xml:space="preserve"> prevent the population from crossing a 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w:t>
      </w:r>
      <w:r w:rsidR="00EA6027" w:rsidRPr="00EA6027">
        <w:t xml:space="preserve"> </w:t>
      </w:r>
      <w:r w:rsidR="009437F6">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&lt;EndNote&gt;&lt;Cite&gt;&lt;Author&gt;Froese&lt;/Author&gt;&lt;Year&gt;2011&lt;/Year&gt;&lt;RecNum&gt;6507&lt;/RecNum&gt;&lt;DisplayText&gt;&lt;style face="superscript"&gt;4&lt;/style&gt;&lt;/DisplayText&gt;&lt;record&gt;&lt;rec-number&gt;6507&lt;/rec-number&gt;&lt;foreign-keys&gt;&lt;key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4</w:t>
      </w:r>
      <w:r w:rsidR="009437F6">
        <w:rPr>
          <w:rFonts w:ascii="Helvetica" w:hAnsi="Helvetica"/>
          <w:color w:val="000000" w:themeColor="text1"/>
          <w:sz w:val="22"/>
          <w:szCs w:val="22"/>
        </w:rPr>
        <w:fldChar w:fldCharType="end"/>
      </w:r>
      <w:r w:rsidR="00825267">
        <w:rPr>
          <w:rFonts w:ascii="Helvetica" w:hAnsi="Helvetica"/>
          <w:color w:val="000000" w:themeColor="text1"/>
          <w:sz w:val="22"/>
          <w:szCs w:val="22"/>
        </w:rPr>
        <w:t>.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DE079A">
        <w:rPr>
          <w:rFonts w:ascii="Helvetica" w:hAnsi="Helvetica"/>
          <w:color w:val="000000" w:themeColor="text1"/>
          <w:sz w:val="22"/>
          <w:szCs w:val="22"/>
        </w:rPr>
        <w:t>, predator pits,</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&lt;EndNote&gt;&lt;Cite&gt;&lt;Author&gt;Courchamp&lt;/Author&gt;&lt;Year&gt;1999&lt;/Year&gt;&lt;RecNum&gt;2348&lt;/RecNum&gt;&lt;DisplayText&gt;&lt;style face="superscript"&gt;5&lt;/style&gt;&lt;/DisplayText&gt;&lt;record&gt;&lt;rec-number&gt;2348&lt;/rec-number&gt;&lt;foreign-keys&gt;&lt;key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5</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6277FD">
        <w:rPr>
          <w:rFonts w:ascii="Helvetica" w:hAnsi="Helvetica"/>
          <w:color w:val="000000" w:themeColor="text1"/>
          <w:sz w:val="22"/>
          <w:szCs w:val="22"/>
        </w:rPr>
        <w:t xml:space="preserve"> (i.e. Allee effects)</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r w:rsidR="00642DF6">
        <w:rPr>
          <w:rFonts w:ascii="Helvetica" w:hAnsi="Helvetica"/>
          <w:color w:val="000000" w:themeColor="text1"/>
          <w:sz w:val="22"/>
          <w:szCs w:val="22"/>
        </w:rPr>
        <w:t xml:space="preserve">The consequences of crossing </w:t>
      </w:r>
      <w:r w:rsidR="00D51E85">
        <w:rPr>
          <w:rFonts w:ascii="Helvetica" w:hAnsi="Helvetica"/>
          <w:color w:val="000000" w:themeColor="text1"/>
          <w:sz w:val="22"/>
          <w:szCs w:val="22"/>
        </w:rPr>
        <w:t xml:space="preserve">certain </w:t>
      </w:r>
      <w:r w:rsidR="00642DF6">
        <w:rPr>
          <w:rFonts w:ascii="Helvetica" w:hAnsi="Helvetica"/>
          <w:color w:val="000000" w:themeColor="text1"/>
          <w:sz w:val="22"/>
          <w:szCs w:val="22"/>
        </w:rPr>
        <w:t xml:space="preserve">thresholds, such as depensation thresholds are </w:t>
      </w:r>
      <w:r w:rsidR="00D51E85">
        <w:rPr>
          <w:rFonts w:ascii="Helvetica" w:hAnsi="Helvetica"/>
          <w:color w:val="000000" w:themeColor="text1"/>
          <w:sz w:val="22"/>
          <w:szCs w:val="22"/>
        </w:rPr>
        <w:t xml:space="preserve">even </w:t>
      </w:r>
      <w:r w:rsidR="00642DF6">
        <w:rPr>
          <w:rFonts w:ascii="Helvetica" w:hAnsi="Helvetica"/>
          <w:color w:val="000000" w:themeColor="text1"/>
          <w:sz w:val="22"/>
          <w:szCs w:val="22"/>
        </w:rPr>
        <w:t>greater</w:t>
      </w:r>
      <w:r w:rsidR="00D51E85">
        <w:rPr>
          <w:rFonts w:ascii="Helvetica" w:hAnsi="Helvetica"/>
          <w:color w:val="000000" w:themeColor="text1"/>
          <w:sz w:val="22"/>
          <w:szCs w:val="22"/>
        </w:rPr>
        <w:t xml:space="preserve"> since</w:t>
      </w:r>
      <w:r w:rsidR="00642DF6">
        <w:rPr>
          <w:rFonts w:ascii="Helvetica" w:hAnsi="Helvetica"/>
          <w:color w:val="000000" w:themeColor="text1"/>
          <w:sz w:val="22"/>
          <w:szCs w:val="22"/>
        </w:rPr>
        <w:t xml:space="preserve"> depensation can cause irreversible population collapse. </w:t>
      </w:r>
      <w:r w:rsidR="00450434">
        <w:rPr>
          <w:rFonts w:ascii="Helvetica" w:hAnsi="Helvetica"/>
          <w:color w:val="000000" w:themeColor="text1"/>
          <w:sz w:val="22"/>
          <w:szCs w:val="22"/>
        </w:rPr>
        <w:t>The c</w:t>
      </w:r>
      <w:r w:rsidR="00642DF6">
        <w:rPr>
          <w:rFonts w:ascii="Helvetica" w:hAnsi="Helvetica"/>
          <w:color w:val="000000" w:themeColor="text1"/>
          <w:sz w:val="22"/>
          <w:szCs w:val="22"/>
        </w:rPr>
        <w:t xml:space="preserve">rossing </w:t>
      </w:r>
      <w:r w:rsidR="00450434">
        <w:rPr>
          <w:rFonts w:ascii="Helvetica" w:hAnsi="Helvetica"/>
          <w:color w:val="000000" w:themeColor="text1"/>
          <w:sz w:val="22"/>
          <w:szCs w:val="22"/>
        </w:rPr>
        <w:t xml:space="preserve">of </w:t>
      </w:r>
      <w:r w:rsidR="00642DF6">
        <w:rPr>
          <w:rFonts w:ascii="Helvetica" w:hAnsi="Helvetica"/>
          <w:color w:val="000000" w:themeColor="text1"/>
          <w:sz w:val="22"/>
          <w:szCs w:val="22"/>
        </w:rPr>
        <w:t>other thresholds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such as limit reference points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w:t>
      </w:r>
      <w:r w:rsidR="00450434">
        <w:rPr>
          <w:rFonts w:ascii="Helvetica" w:hAnsi="Helvetica"/>
          <w:color w:val="000000" w:themeColor="text1"/>
          <w:sz w:val="22"/>
          <w:szCs w:val="22"/>
        </w:rPr>
        <w:t>is often reversible but can also have devastating social and economic consequences</w:t>
      </w:r>
      <w:r w:rsidR="006277FD">
        <w:rPr>
          <w:rFonts w:ascii="Helvetica" w:hAnsi="Helvetica"/>
          <w:color w:val="000000" w:themeColor="text1"/>
          <w:sz w:val="22"/>
          <w:szCs w:val="22"/>
        </w:rPr>
        <w:t xml:space="preserve"> </w:t>
      </w:r>
      <w:r w:rsidR="00010E6A">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&lt;EndNote&gt;&lt;Cite&gt;&lt;Author&gt;Kaplan&lt;/Author&gt;&lt;Year&gt;2012&lt;/Year&gt;&lt;RecNum&gt;6509&lt;/RecNum&gt;&lt;DisplayText&gt;&lt;style face="superscript"&gt;6&lt;/style&gt;&lt;/DisplayText&gt;&lt;record&gt;&lt;rec-number&gt;6509&lt;/rec-number&gt;&lt;foreign-keys&gt;&lt;key app="EN" db-id="x0w5wa9airxrfze0ft2x20vgz0w5wpet5ftz" timestamp="1615846101"&gt;6509&lt;/key&gt;&lt;/foreign-keys&gt;&lt;ref-type name="Journal Article"&gt;17&lt;/ref-type&gt;&lt;contributors&gt;&lt;authors&gt;&lt;author&gt;Kaplan, Isaac C&lt;/author&gt;&lt;author&gt;Leonard, Jerry&lt;/author&gt;&lt;/authors&gt;&lt;/contributors&gt;&lt;titles&gt;&lt;title&gt;From krill to convenience stores: forecasting the economic and ecological effects of fisheries management on the US West Coast&lt;/title&gt;&lt;secondary-title&gt;Marine Policy&lt;/secondary-title&gt;&lt;/titles&gt;&lt;periodical&gt;&lt;full-title&gt;Marine Policy&lt;/full-title&gt;&lt;/periodical&gt;&lt;pages&gt;947-954&lt;/pages&gt;&lt;volume&gt;36&lt;/volume&gt;&lt;number&gt;5&lt;/number&gt;&lt;dates&gt;&lt;year&gt;2012&lt;/year&gt;&lt;/dates&gt;&lt;isbn&gt;0308-597X&lt;/isbn&gt;&lt;urls&gt;&lt;/urls&gt;&lt;/record&gt;&lt;/Cite&gt;&lt;/EndNote&gt;</w:instrText>
      </w:r>
      <w:r w:rsidR="00010E6A">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6</w:t>
      </w:r>
      <w:r w:rsidR="00010E6A">
        <w:rPr>
          <w:rFonts w:ascii="Helvetica" w:hAnsi="Helvetica"/>
          <w:color w:val="000000" w:themeColor="text1"/>
          <w:sz w:val="22"/>
          <w:szCs w:val="22"/>
        </w:rPr>
        <w:fldChar w:fldCharType="end"/>
      </w:r>
      <w:r w:rsidR="00D51E85">
        <w:rPr>
          <w:rFonts w:ascii="Helvetica" w:hAnsi="Helvetica"/>
          <w:color w:val="000000" w:themeColor="text1"/>
          <w:sz w:val="22"/>
          <w:szCs w:val="22"/>
        </w:rPr>
        <w:t>,</w:t>
      </w:r>
      <w:r w:rsidR="00450434">
        <w:rPr>
          <w:rFonts w:ascii="Helvetica" w:hAnsi="Helvetica"/>
          <w:color w:val="000000" w:themeColor="text1"/>
          <w:sz w:val="22"/>
          <w:szCs w:val="22"/>
        </w:rPr>
        <w:t xml:space="preserve"> particularly when crossing triggers cessation of harvest or reduced access.  </w:t>
      </w:r>
    </w:p>
    <w:p w14:paraId="0B02ADA4" w14:textId="048F0FF8" w:rsidR="008F57EE" w:rsidRPr="003805EE" w:rsidRDefault="00450434" w:rsidP="00074268">
      <w:pPr>
        <w:pStyle w:val="p1"/>
        <w:ind w:firstLine="720"/>
        <w:rPr>
          <w:rFonts w:ascii="Helvetica" w:hAnsi="Helvetica"/>
          <w:color w:val="000000" w:themeColor="text1"/>
          <w:sz w:val="22"/>
          <w:szCs w:val="22"/>
        </w:rPr>
      </w:pPr>
      <w:r>
        <w:rPr>
          <w:rFonts w:ascii="Helvetica" w:hAnsi="Helvetica"/>
          <w:color w:val="000000" w:themeColor="text1"/>
          <w:sz w:val="22"/>
          <w:szCs w:val="22"/>
        </w:rPr>
        <w:t>H</w:t>
      </w:r>
      <w:r w:rsidR="00CF10E3">
        <w:rPr>
          <w:rFonts w:ascii="Helvetica" w:hAnsi="Helvetica"/>
          <w:color w:val="000000" w:themeColor="text1"/>
          <w:sz w:val="22"/>
          <w:szCs w:val="22"/>
        </w:rPr>
        <w:t>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sidR="00CF10E3">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ZWNOdW0+NjQ3NzwvUmVjTnVtPjxEaXNwbGF5VGV4dD48c3R5bGUgZmFjZT0ic3VwZXJzY3JpcHQi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=
</w:fldData>
        </w:fldChar>
      </w:r>
      <w:r w:rsidR="00EE63D8">
        <w:rPr>
          <w:rFonts w:ascii="Helvetica" w:hAnsi="Helvetica"/>
          <w:color w:val="000000" w:themeColor="text1"/>
          <w:sz w:val="22"/>
          <w:szCs w:val="22"/>
        </w:rPr>
        <w:instrText xml:space="preserve"> ADDIN EN.CITE </w:instrText>
      </w:r>
      <w:r w:rsidR="00EE63D8">
        <w:rPr>
          <w:rFonts w:ascii="Helvetica" w:hAnsi="Helvetica"/>
          <w:color w:val="000000" w:themeColor="text1"/>
          <w:sz w:val="22"/>
          <w:szCs w:val="22"/>
        </w:rPr>
        <w:fldChar w:fldCharType="begin">
          <w:fldData xml:space="preserve">PEVuZE5vdGU+PENpdGU+PEF1dGhvcj5XaW50bGU8L0F1dGhvcj48WWVhcj4yMDEwPC9ZZWFyPjxS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=
</w:fldData>
        </w:fldChar>
      </w:r>
      <w:r w:rsidR="00EE63D8">
        <w:rPr>
          <w:rFonts w:ascii="Helvetica" w:hAnsi="Helvetica"/>
          <w:color w:val="000000" w:themeColor="text1"/>
          <w:sz w:val="22"/>
          <w:szCs w:val="22"/>
        </w:rPr>
        <w:instrText xml:space="preserve"> ADDIN EN.CITE.DATA </w:instrText>
      </w:r>
      <w:r w:rsidR="00EE63D8">
        <w:rPr>
          <w:rFonts w:ascii="Helvetica" w:hAnsi="Helvetica"/>
          <w:color w:val="000000" w:themeColor="text1"/>
          <w:sz w:val="22"/>
          <w:szCs w:val="22"/>
        </w:rPr>
      </w:r>
      <w:r w:rsidR="00EE63D8">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2,3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r w:rsidR="00422FAC">
        <w:rPr>
          <w:rFonts w:ascii="Helvetica" w:hAnsi="Helvetica"/>
          <w:color w:val="000000" w:themeColor="text1"/>
          <w:sz w:val="22"/>
          <w:szCs w:val="22"/>
        </w:rPr>
        <w:t>consistent and intensive</w:t>
      </w:r>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t>
      </w:r>
      <w:r w:rsidR="00053CE0">
        <w:rPr>
          <w:rFonts w:ascii="Helvetica" w:hAnsi="Helvetica"/>
          <w:color w:val="000000" w:themeColor="text1"/>
          <w:sz w:val="22"/>
          <w:szCs w:val="22"/>
        </w:rPr>
        <w:t>may</w:t>
      </w:r>
      <w:r w:rsidR="00053CE0"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to crossing a </w:t>
      </w:r>
      <w:r w:rsidR="00223FC7">
        <w:rPr>
          <w:rFonts w:ascii="Helvetica" w:hAnsi="Helvetica"/>
          <w:color w:val="000000" w:themeColor="text1"/>
          <w:sz w:val="22"/>
          <w:szCs w:val="22"/>
        </w:rPr>
        <w:t>critical threshold</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w:t>
      </w:r>
      <w:r w:rsidR="00422FAC" w:rsidRPr="00450434">
        <w:rPr>
          <w:rFonts w:ascii="Helvetica" w:hAnsi="Helvetica"/>
          <w:color w:val="000000" w:themeColor="text1"/>
          <w:sz w:val="22"/>
          <w:szCs w:val="22"/>
        </w:rPr>
        <w:t>natural</w:t>
      </w:r>
      <w:r w:rsidR="00422FAC">
        <w:rPr>
          <w:rFonts w:ascii="Helvetica" w:hAnsi="Helvetica"/>
          <w:color w:val="000000" w:themeColor="text1"/>
          <w:sz w:val="22"/>
          <w:szCs w:val="22"/>
        </w:rPr>
        <w:t xml:space="preserve">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&lt;EndNote&gt;&lt;Cite&gt;&lt;Author&gt;Mangel&lt;/Author&gt;&lt;Year&gt;2000&lt;/Year&gt;&lt;RecNum&gt;2455&lt;/RecNum&gt;&lt;DisplayText&gt;&lt;style face="superscript"&gt;7&lt;/style&gt;&lt;/DisplayText&gt;&lt;record&gt;&lt;rec-number&gt;2455&lt;/rec-number&gt;&lt;foreign-keys&gt;&lt;key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7</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r w:rsidR="00671A36">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w:t>
      </w:r>
      <w:r w:rsidR="004470BA">
        <w:rPr>
          <w:rFonts w:ascii="Helvetica" w:hAnsi="Helvetica"/>
          <w:color w:val="000000" w:themeColor="text1"/>
          <w:sz w:val="22"/>
          <w:szCs w:val="22"/>
        </w:rPr>
        <w:t xml:space="preserve">populations </w:t>
      </w:r>
      <w:r w:rsidR="00422FAC">
        <w:rPr>
          <w:rFonts w:ascii="Helvetica" w:hAnsi="Helvetica"/>
          <w:color w:val="000000" w:themeColor="text1"/>
          <w:sz w:val="22"/>
          <w:szCs w:val="22"/>
        </w:rPr>
        <w:t xml:space="preserve">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w:t>
      </w:r>
      <w:commentRangeStart w:id="2"/>
      <w:r w:rsidR="008F57EE" w:rsidRPr="003805EE">
        <w:rPr>
          <w:rFonts w:ascii="Helvetica" w:hAnsi="Helvetica"/>
          <w:color w:val="000000" w:themeColor="text1"/>
          <w:sz w:val="22"/>
          <w:szCs w:val="22"/>
        </w:rPr>
        <w:t xml:space="preserve">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as being a </w:t>
      </w:r>
      <w:r w:rsidR="00915035">
        <w:rPr>
          <w:rFonts w:ascii="Helvetica" w:hAnsi="Helvetica"/>
          <w:color w:val="000000" w:themeColor="text1"/>
          <w:sz w:val="22"/>
          <w:szCs w:val="22"/>
        </w:rPr>
        <w:t>‘</w:t>
      </w:r>
      <w:r w:rsidR="008F57EE" w:rsidRPr="003805EE">
        <w:rPr>
          <w:rFonts w:ascii="Helvetica" w:hAnsi="Helvetica"/>
          <w:color w:val="000000" w:themeColor="text1"/>
          <w:sz w:val="22"/>
          <w:szCs w:val="22"/>
        </w:rPr>
        <w:t>safe</w:t>
      </w:r>
      <w:r w:rsidR="00915035">
        <w:rPr>
          <w:rFonts w:ascii="Helvetica" w:hAnsi="Helvetica"/>
          <w:color w:val="000000" w:themeColor="text1"/>
          <w:sz w:val="22"/>
          <w:szCs w:val="22"/>
        </w:rPr>
        <w:t>’</w:t>
      </w:r>
      <w:r w:rsidR="00915035"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distance from a threshold, when in reality the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at or past a threshold beyond which it will take decades to recover. </w:t>
      </w:r>
      <w:commentRangeEnd w:id="2"/>
      <w:r w:rsidR="00D51E85">
        <w:rPr>
          <w:rStyle w:val="CommentReference"/>
          <w:rFonts w:asciiTheme="minorHAnsi" w:hAnsiTheme="minorHAnsi" w:cstheme="minorBidi"/>
          <w:color w:val="auto"/>
          <w:lang w:eastAsia="ja-JP"/>
        </w:rPr>
        <w:commentReference w:id="2"/>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DE079A">
        <w:rPr>
          <w:rFonts w:ascii="Helvetica" w:hAnsi="Helvetica"/>
          <w:color w:val="000000" w:themeColor="text1"/>
          <w:sz w:val="22"/>
          <w:szCs w:val="22"/>
        </w:rPr>
        <w:t>s</w:t>
      </w:r>
      <w:r w:rsidR="00354C4C">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p>
    <w:p w14:paraId="5CA2BD05" w14:textId="5BD6DBEC" w:rsidR="009C366A" w:rsidRPr="003805EE" w:rsidRDefault="00BE073F" w:rsidP="00074268">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9437F6">
        <w:rPr>
          <w:rFonts w:ascii="Helvetica" w:hAnsi="Helvetica"/>
          <w:sz w:val="22"/>
          <w:szCs w:val="22"/>
        </w:rPr>
        <w:fldChar w:fldCharType="begin">
          <w:fldData xml:space="preserve">PEVuZE5vdGU+PENpdGU+PEF1dGhvcj5NY0RvbmFsZC1NYWRkZW48L0F1dGhvcj48WWVhcj4yMDEw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</w:fldData>
        </w:fldChar>
      </w:r>
      <w:r w:rsidR="00010E6A">
        <w:rPr>
          <w:rFonts w:ascii="Helvetica" w:hAnsi="Helvetica"/>
          <w:sz w:val="22"/>
          <w:szCs w:val="22"/>
        </w:rPr>
        <w:instrText xml:space="preserve"> ADDIN EN.CITE </w:instrText>
      </w:r>
      <w:r w:rsidR="00010E6A">
        <w:rPr>
          <w:rFonts w:ascii="Helvetica" w:hAnsi="Helvetica"/>
          <w:sz w:val="22"/>
          <w:szCs w:val="22"/>
        </w:rPr>
        <w:fldChar w:fldCharType="begin">
          <w:fldData xml:space="preserve">PEVuZE5vdGU+PENpdGU+PEF1dGhvcj5NY0RvbmFsZC1NYWRkZW48L0F1dGhvcj48WWVhcj4yMDEw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</w:fldData>
        </w:fldChar>
      </w:r>
      <w:r w:rsidR="00010E6A">
        <w:rPr>
          <w:rFonts w:ascii="Helvetica" w:hAnsi="Helvetica"/>
          <w:sz w:val="22"/>
          <w:szCs w:val="22"/>
        </w:rPr>
        <w:instrText xml:space="preserve"> ADDIN EN.CITE.DATA </w:instrText>
      </w:r>
      <w:r w:rsidR="00010E6A">
        <w:rPr>
          <w:rFonts w:ascii="Helvetica" w:hAnsi="Helvetica"/>
          <w:sz w:val="22"/>
          <w:szCs w:val="22"/>
        </w:rPr>
      </w:r>
      <w:r w:rsidR="00010E6A">
        <w:rPr>
          <w:rFonts w:ascii="Helvetica" w:hAnsi="Helvetica"/>
          <w:sz w:val="22"/>
          <w:szCs w:val="22"/>
        </w:rPr>
        <w:fldChar w:fldCharType="end"/>
      </w:r>
      <w:r w:rsidR="009437F6">
        <w:rPr>
          <w:rFonts w:ascii="Helvetica" w:hAnsi="Helvetica"/>
          <w:sz w:val="22"/>
          <w:szCs w:val="22"/>
        </w:rPr>
        <w:fldChar w:fldCharType="separate"/>
      </w:r>
      <w:r w:rsidR="00010E6A" w:rsidRPr="00010E6A">
        <w:rPr>
          <w:rFonts w:ascii="Helvetica" w:hAnsi="Helvetica"/>
          <w:noProof/>
          <w:sz w:val="22"/>
          <w:szCs w:val="22"/>
          <w:vertAlign w:val="superscript"/>
        </w:rPr>
        <w:t>3,8,9</w:t>
      </w:r>
      <w:r w:rsidR="009437F6">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&lt;EndNote&gt;&lt;Cite&gt;&lt;Author&gt;Chadès&lt;/Author&gt;&lt;Year&gt;2008&lt;/Year&gt;&lt;RecNum&gt;8545&lt;/RecNum&gt;&lt;DisplayText&gt;&lt;style face="superscript"&gt;10&lt;/style&gt;&lt;/DisplayText&gt;&lt;record&gt;&lt;rec-number&gt;8545&lt;/rec-number&gt;&lt;foreign-keys&gt;&lt;key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010E6A" w:rsidRPr="00010E6A">
        <w:rPr>
          <w:rFonts w:ascii="Helvetica" w:hAnsi="Helvetica"/>
          <w:noProof/>
          <w:sz w:val="22"/>
          <w:szCs w:val="22"/>
          <w:vertAlign w:val="superscript"/>
        </w:rPr>
        <w:t>10</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w:t>
      </w:r>
      <w:r w:rsidR="00915035">
        <w:rPr>
          <w:rFonts w:ascii="Helvetica" w:hAnsi="Helvetica"/>
          <w:sz w:val="22"/>
          <w:szCs w:val="22"/>
        </w:rPr>
        <w:t xml:space="preserve">or </w:t>
      </w:r>
      <w:r w:rsidR="005654D0">
        <w:rPr>
          <w:rFonts w:ascii="Helvetica" w:hAnsi="Helvetica"/>
          <w:sz w:val="22"/>
          <w:szCs w:val="22"/>
        </w:rPr>
        <w:t>monitoring a proportion of the population that does not provide an accurate index of abundance</w:t>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w:t>
      </w:r>
      <w:r w:rsidR="00EA6027">
        <w:rPr>
          <w:rFonts w:ascii="Helvetica" w:hAnsi="Helvetica"/>
          <w:sz w:val="22"/>
          <w:szCs w:val="22"/>
        </w:rPr>
        <w:t xml:space="preserve">for harvested </w:t>
      </w:r>
      <w:r w:rsidR="004470BA">
        <w:rPr>
          <w:rFonts w:ascii="Helvetica" w:hAnsi="Helvetica"/>
          <w:sz w:val="22"/>
          <w:szCs w:val="22"/>
        </w:rPr>
        <w:t>populations</w:t>
      </w:r>
      <w:r w:rsidR="004470BA" w:rsidRPr="003805EE">
        <w:rPr>
          <w:rFonts w:ascii="Helvetica" w:hAnsi="Helvetica"/>
          <w:sz w:val="22"/>
          <w:szCs w:val="22"/>
        </w:rPr>
        <w:t xml:space="preserve"> </w:t>
      </w:r>
      <w:r w:rsidR="003663AE" w:rsidRPr="003805EE">
        <w:rPr>
          <w:rFonts w:ascii="Helvetica" w:hAnsi="Helvetica"/>
          <w:sz w:val="22"/>
          <w:szCs w:val="22"/>
        </w:rPr>
        <w:t>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w:t>
      </w:r>
      <w:r w:rsidR="00D442C2">
        <w:rPr>
          <w:rFonts w:ascii="Helvetica" w:hAnsi="Helvetica"/>
          <w:sz w:val="22"/>
          <w:szCs w:val="22"/>
        </w:rPr>
        <w:t xml:space="preserve">not only on how far a population is from the threshold, but also </w:t>
      </w:r>
      <w:r w:rsidR="006533A9">
        <w:rPr>
          <w:rFonts w:ascii="Helvetica" w:hAnsi="Helvetica"/>
          <w:sz w:val="22"/>
          <w:szCs w:val="22"/>
        </w:rPr>
        <w:t xml:space="preserve">on </w:t>
      </w:r>
      <w:r w:rsidR="004470BA">
        <w:rPr>
          <w:rFonts w:ascii="Helvetica" w:hAnsi="Helvetica"/>
          <w:sz w:val="22"/>
          <w:szCs w:val="22"/>
        </w:rPr>
        <w:t xml:space="preserve">population </w:t>
      </w:r>
      <w:r w:rsidR="006533A9">
        <w:rPr>
          <w:rFonts w:ascii="Helvetica" w:hAnsi="Helvetica"/>
          <w:sz w:val="22"/>
          <w:szCs w:val="22"/>
        </w:rPr>
        <w:t xml:space="preserve">state, whereby a </w:t>
      </w:r>
      <w:r w:rsidR="004470BA">
        <w:rPr>
          <w:rFonts w:ascii="Helvetica" w:hAnsi="Helvetica"/>
          <w:sz w:val="22"/>
          <w:szCs w:val="22"/>
        </w:rPr>
        <w:t xml:space="preserve">population </w:t>
      </w:r>
      <w:r w:rsidR="00B62951">
        <w:rPr>
          <w:rFonts w:ascii="Helvetica" w:hAnsi="Helvetica"/>
          <w:sz w:val="22"/>
          <w:szCs w:val="22"/>
        </w:rPr>
        <w:t xml:space="preserve">that spends more time </w:t>
      </w:r>
      <w:r w:rsidR="006533A9">
        <w:rPr>
          <w:rFonts w:ascii="Helvetica" w:hAnsi="Helvetica"/>
          <w:sz w:val="22"/>
          <w:szCs w:val="22"/>
        </w:rPr>
        <w:t xml:space="preserve">close to a </w:t>
      </w:r>
      <w:r w:rsidR="0016490E">
        <w:rPr>
          <w:rFonts w:ascii="Helvetica" w:hAnsi="Helvetica"/>
          <w:sz w:val="22"/>
          <w:szCs w:val="22"/>
        </w:rPr>
        <w:t>critical threshold</w:t>
      </w:r>
      <w:r w:rsidR="006533A9">
        <w:rPr>
          <w:rFonts w:ascii="Helvetica" w:hAnsi="Helvetica"/>
          <w:sz w:val="22"/>
          <w:szCs w:val="22"/>
        </w:rPr>
        <w:t xml:space="preserve"> benefits more from precise monitoring than one</w:t>
      </w:r>
      <w:r w:rsidR="00915035">
        <w:rPr>
          <w:rFonts w:ascii="Helvetica" w:hAnsi="Helvetica"/>
          <w:sz w:val="22"/>
          <w:szCs w:val="22"/>
        </w:rPr>
        <w:t xml:space="preserve"> that spends time</w:t>
      </w:r>
      <w:r w:rsidR="006533A9">
        <w:rPr>
          <w:rFonts w:ascii="Helvetica" w:hAnsi="Helvetica"/>
          <w:sz w:val="22"/>
          <w:szCs w:val="22"/>
        </w:rPr>
        <w:t xml:space="preserve"> far from it</w:t>
      </w:r>
      <w:r w:rsidR="00915035">
        <w:rPr>
          <w:rFonts w:ascii="Helvetica" w:hAnsi="Helvetica"/>
          <w:sz w:val="22"/>
          <w:szCs w:val="22"/>
        </w:rPr>
        <w:t>,</w:t>
      </w:r>
      <w:r w:rsidR="00C06DC7">
        <w:rPr>
          <w:rFonts w:ascii="Helvetica" w:hAnsi="Helvetica"/>
          <w:sz w:val="22"/>
          <w:szCs w:val="22"/>
        </w:rPr>
        <w:t xml:space="preserve"> and that precise monitoring </w:t>
      </w:r>
      <w:r w:rsidR="00C06DC7" w:rsidRPr="004470BA">
        <w:rPr>
          <w:rFonts w:ascii="Helvetica" w:hAnsi="Helvetica"/>
          <w:sz w:val="22"/>
          <w:szCs w:val="22"/>
        </w:rPr>
        <w:t>will promote the resilience of degraded populations when they are overexploited.</w:t>
      </w:r>
      <w:r w:rsidR="006533A9" w:rsidRPr="004470BA">
        <w:rPr>
          <w:rFonts w:ascii="Helvetica" w:hAnsi="Helvetica"/>
          <w:sz w:val="22"/>
          <w:szCs w:val="22"/>
        </w:rPr>
        <w:t xml:space="preserve"> However, </w:t>
      </w:r>
      <w:r w:rsidR="00C06DC7" w:rsidRPr="004470BA">
        <w:rPr>
          <w:rFonts w:ascii="Helvetica" w:hAnsi="Helvetica"/>
          <w:sz w:val="22"/>
          <w:szCs w:val="22"/>
        </w:rPr>
        <w:t>these</w:t>
      </w:r>
      <w:r w:rsidR="006533A9" w:rsidRPr="004470BA">
        <w:rPr>
          <w:rFonts w:ascii="Helvetica" w:hAnsi="Helvetica"/>
          <w:sz w:val="22"/>
          <w:szCs w:val="22"/>
        </w:rPr>
        <w:t xml:space="preserve"> simple expectation</w:t>
      </w:r>
      <w:r w:rsidR="00C06DC7" w:rsidRPr="004470BA">
        <w:rPr>
          <w:rFonts w:ascii="Helvetica" w:hAnsi="Helvetica"/>
          <w:sz w:val="22"/>
          <w:szCs w:val="22"/>
        </w:rPr>
        <w:t>s</w:t>
      </w:r>
      <w:r w:rsidR="006533A9" w:rsidRPr="004470BA">
        <w:rPr>
          <w:rFonts w:ascii="Helvetica" w:hAnsi="Helvetica"/>
          <w:sz w:val="22"/>
          <w:szCs w:val="22"/>
        </w:rPr>
        <w:t xml:space="preserve"> may not be fully borne out in a dynamic system. Thus, we seek to explore </w:t>
      </w:r>
      <w:r w:rsidR="006533A9" w:rsidRPr="004470BA">
        <w:rPr>
          <w:rFonts w:ascii="Helvetica" w:hAnsi="Helvetica"/>
          <w:sz w:val="22"/>
          <w:szCs w:val="22"/>
        </w:rPr>
        <w:lastRenderedPageBreak/>
        <w:t>when and where our expecta</w:t>
      </w:r>
      <w:r w:rsidR="001E691A" w:rsidRPr="004470BA">
        <w:rPr>
          <w:rFonts w:ascii="Helvetica" w:hAnsi="Helvetica"/>
          <w:sz w:val="22"/>
          <w:szCs w:val="22"/>
        </w:rPr>
        <w:t>t</w:t>
      </w:r>
      <w:r w:rsidR="006533A9" w:rsidRPr="004470BA">
        <w:rPr>
          <w:rFonts w:ascii="Helvetica" w:hAnsi="Helvetica"/>
          <w:sz w:val="22"/>
          <w:szCs w:val="22"/>
        </w:rPr>
        <w:t xml:space="preserve">ion holds, and what elements of a natural resource system </w:t>
      </w:r>
      <w:r w:rsidR="001E691A" w:rsidRPr="004470BA">
        <w:rPr>
          <w:rFonts w:ascii="Helvetica" w:hAnsi="Helvetica"/>
          <w:sz w:val="22"/>
          <w:szCs w:val="22"/>
        </w:rPr>
        <w:t>strengthen</w:t>
      </w:r>
      <w:r w:rsidR="001E691A">
        <w:rPr>
          <w:rFonts w:ascii="Helvetica" w:hAnsi="Helvetica"/>
          <w:sz w:val="22"/>
          <w:szCs w:val="22"/>
        </w:rPr>
        <w:t xml:space="preserve">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074268">
      <w:pPr>
        <w:ind w:firstLine="720"/>
        <w:rPr>
          <w:rFonts w:ascii="Helvetica" w:hAnsi="Helvetica"/>
          <w:sz w:val="22"/>
          <w:szCs w:val="22"/>
        </w:rPr>
      </w:pPr>
    </w:p>
    <w:p w14:paraId="13D6F7E0" w14:textId="77777777" w:rsidR="00717C45" w:rsidRPr="00717C45" w:rsidRDefault="00717C45" w:rsidP="00074268">
      <w:pPr>
        <w:pStyle w:val="ListParagraph"/>
        <w:numPr>
          <w:ilvl w:val="0"/>
          <w:numId w:val="12"/>
        </w:numPr>
        <w:rPr>
          <w:rFonts w:ascii="Helvetica" w:hAnsi="Helvetica"/>
          <w:iCs/>
          <w:sz w:val="22"/>
          <w:szCs w:val="22"/>
        </w:rPr>
      </w:pPr>
      <w:r w:rsidRPr="00717C45">
        <w:rPr>
          <w:rFonts w:ascii="Helvetica" w:hAnsi="Helvetica"/>
          <w:iCs/>
          <w:sz w:val="22"/>
          <w:szCs w:val="22"/>
        </w:rPr>
        <w:t xml:space="preserve">How do monitoring precision and harvest rate affect the risk of population collapse and the value of the resource?  </w:t>
      </w:r>
    </w:p>
    <w:p w14:paraId="6A3A57EF" w14:textId="48D5B8D9" w:rsidR="00DB58A9" w:rsidRPr="003805EE" w:rsidRDefault="0079739E" w:rsidP="00074268">
      <w:pPr>
        <w:pStyle w:val="ListParagraph"/>
        <w:numPr>
          <w:ilvl w:val="0"/>
          <w:numId w:val="12"/>
        </w:numPr>
        <w:ind w:left="360" w:hanging="360"/>
        <w:rPr>
          <w:rFonts w:ascii="Helvetica" w:hAnsi="Helvetica"/>
          <w:sz w:val="22"/>
          <w:szCs w:val="22"/>
        </w:rPr>
      </w:pPr>
      <w:r>
        <w:rPr>
          <w:rFonts w:ascii="Helvetica" w:hAnsi="Helvetica"/>
          <w:sz w:val="22"/>
          <w:szCs w:val="22"/>
        </w:rPr>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6A61EDC1" w:rsidR="00EE6B88" w:rsidRPr="00EE6B88" w:rsidRDefault="00DB6AF1" w:rsidP="00074268">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r w:rsidR="00566EA7">
        <w:rPr>
          <w:rFonts w:ascii="Helvetica" w:hAnsi="Helvetica"/>
          <w:sz w:val="22"/>
          <w:szCs w:val="22"/>
        </w:rPr>
        <w:t>?</w:t>
      </w:r>
    </w:p>
    <w:p w14:paraId="2F25AEC4" w14:textId="798C08E0" w:rsidR="00EE6B88" w:rsidRPr="00D13868" w:rsidRDefault="00EE6B88" w:rsidP="00074268">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074268">
      <w:pPr>
        <w:rPr>
          <w:rFonts w:ascii="Helvetica" w:hAnsi="Helvetica"/>
          <w:b/>
          <w:sz w:val="22"/>
          <w:szCs w:val="22"/>
        </w:rPr>
      </w:pPr>
    </w:p>
    <w:p w14:paraId="0E253EA7" w14:textId="77777777" w:rsidR="002D7AB2" w:rsidRPr="003805EE" w:rsidRDefault="00F838F5" w:rsidP="00074268">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rsidP="00074268">
      <w:pPr>
        <w:tabs>
          <w:tab w:val="left" w:pos="2760"/>
        </w:tabs>
        <w:rPr>
          <w:rFonts w:ascii="Helvetica" w:hAnsi="Helvetica"/>
          <w:iCs/>
          <w:sz w:val="22"/>
          <w:szCs w:val="22"/>
        </w:rPr>
      </w:pPr>
    </w:p>
    <w:p w14:paraId="6DF93684" w14:textId="6C051FE5" w:rsidR="0036192F" w:rsidRPr="00336865" w:rsidRDefault="0036192F" w:rsidP="00074268">
      <w:pPr>
        <w:tabs>
          <w:tab w:val="left" w:pos="2760"/>
        </w:tabs>
        <w:rPr>
          <w:rFonts w:ascii="Helvetica" w:hAnsi="Helvetica"/>
          <w:i/>
          <w:sz w:val="22"/>
          <w:szCs w:val="22"/>
        </w:rPr>
      </w:pPr>
      <w:r w:rsidRPr="00336865">
        <w:rPr>
          <w:rFonts w:ascii="Helvetica" w:hAnsi="Helvetica"/>
          <w:i/>
          <w:sz w:val="22"/>
          <w:szCs w:val="22"/>
        </w:rPr>
        <w:t>Management Strategy Evaluation</w:t>
      </w:r>
      <w:r w:rsidR="003476B7" w:rsidRPr="00336865">
        <w:rPr>
          <w:rFonts w:ascii="Helvetica" w:hAnsi="Helvetica"/>
          <w:i/>
          <w:sz w:val="22"/>
          <w:szCs w:val="22"/>
        </w:rPr>
        <w:t xml:space="preserve"> Overview</w:t>
      </w:r>
    </w:p>
    <w:p w14:paraId="4AA24B29" w14:textId="693CA42B" w:rsidR="00C404D8" w:rsidRPr="003805EE" w:rsidRDefault="00730E93" w:rsidP="00074268">
      <w:pPr>
        <w:tabs>
          <w:tab w:val="left" w:pos="2760"/>
        </w:tabs>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010E6A">
        <w:rPr>
          <w:rFonts w:ascii="Helvetica" w:hAnsi="Helvetica"/>
          <w:sz w:val="22"/>
          <w:szCs w:val="22"/>
        </w:rPr>
        <w:instrText xml:space="preserve"> ADDIN EN.CITE &lt;EndNote&gt;&lt;Cite&gt;&lt;Author&gt;Smith&lt;/Author&gt;&lt;Year&gt;1994&lt;/Year&gt;&lt;RecNum&gt;6500&lt;/RecNum&gt;&lt;IDText&gt;Management strategy evaluation: the light on the hill&lt;/IDText&gt;&lt;DisplayText&gt;&lt;style face="superscript"&gt;11&lt;/style&gt;&lt;/DisplayText&gt;&lt;record&gt;&lt;rec-number&gt;6500&lt;/rec-number&gt;&lt;foreign-keys&gt;&lt;key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Pr>
          <w:rFonts w:ascii="Helvetica" w:hAnsi="Helvetica"/>
          <w:sz w:val="22"/>
          <w:szCs w:val="22"/>
        </w:rPr>
        <w:fldChar w:fldCharType="separate"/>
      </w:r>
      <w:r w:rsidR="00010E6A" w:rsidRPr="00010E6A">
        <w:rPr>
          <w:rFonts w:ascii="Helvetica" w:hAnsi="Helvetica"/>
          <w:noProof/>
          <w:sz w:val="22"/>
          <w:szCs w:val="22"/>
          <w:vertAlign w:val="superscript"/>
        </w:rPr>
        <w:t>11</w:t>
      </w:r>
      <w:r w:rsidR="00747F7D">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825267">
        <w:rPr>
          <w:rFonts w:ascii="Helvetica" w:hAnsi="Helvetica"/>
          <w:sz w:val="22"/>
          <w:szCs w:val="22"/>
        </w:rPr>
        <w:t>MSE</w:t>
      </w:r>
      <w:r w:rsidR="009D7096" w:rsidRPr="003805EE">
        <w:rPr>
          <w:rFonts w:ascii="Helvetica" w:hAnsi="Helvetica"/>
          <w:sz w:val="22"/>
          <w:szCs w:val="22"/>
        </w:rPr>
        <w:t xml:space="preserv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074268">
      <w:pPr>
        <w:tabs>
          <w:tab w:val="left" w:pos="2760"/>
        </w:tabs>
        <w:rPr>
          <w:rFonts w:ascii="Helvetica" w:hAnsi="Helvetica"/>
          <w:sz w:val="22"/>
          <w:szCs w:val="22"/>
        </w:rPr>
      </w:pPr>
    </w:p>
    <w:p w14:paraId="5751637A" w14:textId="4C815887" w:rsidR="00B70217" w:rsidRPr="009E18AC" w:rsidRDefault="004C02ED" w:rsidP="00074268">
      <w:pPr>
        <w:rPr>
          <w:rFonts w:ascii="Helvetica" w:hAnsi="Helvetica"/>
          <w:i/>
          <w:sz w:val="22"/>
          <w:szCs w:val="22"/>
        </w:rPr>
      </w:pPr>
      <w:r w:rsidRPr="00336865">
        <w:rPr>
          <w:rFonts w:ascii="Helvetica" w:hAnsi="Helvetica"/>
          <w:i/>
          <w:sz w:val="22"/>
          <w:szCs w:val="22"/>
        </w:rPr>
        <w:t xml:space="preserve">Modeling a </w:t>
      </w:r>
      <w:r w:rsidRPr="00DC4075">
        <w:rPr>
          <w:rFonts w:ascii="Helvetica" w:hAnsi="Helvetica"/>
          <w:i/>
          <w:sz w:val="22"/>
          <w:szCs w:val="22"/>
        </w:rPr>
        <w:t>Natural Resource</w:t>
      </w:r>
      <w:r w:rsidRPr="009E18AC">
        <w:rPr>
          <w:rFonts w:ascii="Helvetica" w:hAnsi="Helvetica"/>
          <w:i/>
          <w:sz w:val="22"/>
          <w:szCs w:val="22"/>
        </w:rPr>
        <w:t xml:space="preserve"> with </w:t>
      </w:r>
      <w:r w:rsidR="0079618D" w:rsidRPr="009E18AC">
        <w:rPr>
          <w:rFonts w:ascii="Helvetica" w:hAnsi="Helvetica"/>
          <w:i/>
          <w:sz w:val="22"/>
          <w:szCs w:val="22"/>
        </w:rPr>
        <w:t>Critical Biological Threshold</w:t>
      </w:r>
      <w:r w:rsidRPr="009E18AC">
        <w:rPr>
          <w:rFonts w:ascii="Helvetica" w:hAnsi="Helvetica"/>
          <w:i/>
          <w:sz w:val="22"/>
          <w:szCs w:val="22"/>
        </w:rPr>
        <w:t xml:space="preserve"> </w:t>
      </w:r>
    </w:p>
    <w:p w14:paraId="3544369A" w14:textId="6C5237FC" w:rsidR="00286FDA" w:rsidRPr="003805EE" w:rsidRDefault="00286FDA" w:rsidP="00074268">
      <w:pPr>
        <w:rPr>
          <w:rFonts w:ascii="Helvetica" w:hAnsi="Helvetica"/>
          <w:sz w:val="22"/>
          <w:szCs w:val="22"/>
        </w:rPr>
      </w:pPr>
      <w:r w:rsidRPr="009E18AC">
        <w:rPr>
          <w:rFonts w:ascii="Helvetica" w:hAnsi="Helvetica"/>
          <w:sz w:val="22"/>
          <w:szCs w:val="22"/>
        </w:rPr>
        <w:t>Biological Process Model</w:t>
      </w:r>
      <w:r w:rsidRPr="009E18AC">
        <w:rPr>
          <w:rFonts w:ascii="Helvetica" w:hAnsi="Helvetica"/>
          <w:i/>
          <w:sz w:val="22"/>
          <w:szCs w:val="22"/>
        </w:rPr>
        <w:t xml:space="preserve">: </w:t>
      </w:r>
      <w:r w:rsidRPr="009E18AC">
        <w:rPr>
          <w:rFonts w:ascii="Helvetica" w:hAnsi="Helvetica"/>
          <w:sz w:val="22"/>
          <w:szCs w:val="22"/>
        </w:rPr>
        <w:t>To describe how monitoring investment is related to thresholds we focus</w:t>
      </w:r>
      <w:r w:rsidR="00BE5502" w:rsidRPr="009E18AC">
        <w:rPr>
          <w:rFonts w:ascii="Helvetica" w:hAnsi="Helvetica"/>
          <w:sz w:val="22"/>
          <w:szCs w:val="22"/>
        </w:rPr>
        <w:t>ed</w:t>
      </w:r>
      <w:r w:rsidRPr="009E18AC">
        <w:rPr>
          <w:rFonts w:ascii="Helvetica" w:hAnsi="Helvetica"/>
          <w:sz w:val="22"/>
          <w:szCs w:val="22"/>
        </w:rPr>
        <w:t xml:space="preserve"> on a</w:t>
      </w:r>
      <w:r w:rsidR="001E691A" w:rsidRPr="009E18AC">
        <w:rPr>
          <w:rFonts w:ascii="Helvetica" w:hAnsi="Helvetica"/>
          <w:sz w:val="22"/>
          <w:szCs w:val="22"/>
        </w:rPr>
        <w:t xml:space="preserve"> </w:t>
      </w:r>
      <w:r w:rsidR="001E691A" w:rsidRPr="00DC4075">
        <w:rPr>
          <w:rFonts w:ascii="Helvetica" w:hAnsi="Helvetica"/>
          <w:sz w:val="22"/>
          <w:szCs w:val="22"/>
        </w:rPr>
        <w:t>natural resource</w:t>
      </w:r>
      <w:r w:rsidR="001E691A" w:rsidRPr="009E18AC">
        <w:rPr>
          <w:rFonts w:ascii="Helvetica" w:hAnsi="Helvetica"/>
          <w:sz w:val="22"/>
          <w:szCs w:val="22"/>
        </w:rPr>
        <w:t xml:space="preserve"> system targeting a single species</w:t>
      </w:r>
      <w:r w:rsidR="000E4A0C">
        <w:rPr>
          <w:rFonts w:ascii="Helvetica" w:hAnsi="Helvetica"/>
          <w:sz w:val="22"/>
          <w:szCs w:val="22"/>
        </w:rPr>
        <w:t xml:space="preserve"> –</w:t>
      </w:r>
      <w:r w:rsidR="008F3641" w:rsidRPr="009E18AC">
        <w:rPr>
          <w:rFonts w:ascii="Helvetica" w:hAnsi="Helvetica"/>
          <w:sz w:val="22"/>
          <w:szCs w:val="22"/>
        </w:rPr>
        <w:t xml:space="preserve"> a</w:t>
      </w:r>
      <w:r w:rsidR="005416A8" w:rsidRPr="009E18AC">
        <w:rPr>
          <w:rFonts w:ascii="Helvetica" w:hAnsi="Helvetica"/>
          <w:sz w:val="22"/>
          <w:szCs w:val="22"/>
        </w:rPr>
        <w:t xml:space="preserve"> management </w:t>
      </w:r>
      <w:r w:rsidR="008F3641" w:rsidRPr="009E18AC">
        <w:rPr>
          <w:rFonts w:ascii="Helvetica" w:hAnsi="Helvetica"/>
          <w:sz w:val="22"/>
          <w:szCs w:val="22"/>
        </w:rPr>
        <w:t xml:space="preserve">system </w:t>
      </w:r>
      <w:r w:rsidR="005416A8" w:rsidRPr="009E18AC">
        <w:rPr>
          <w:rFonts w:ascii="Helvetica" w:hAnsi="Helvetica"/>
          <w:sz w:val="22"/>
          <w:szCs w:val="22"/>
        </w:rPr>
        <w:t xml:space="preserve">inspired by </w:t>
      </w:r>
      <w:r w:rsidR="008F3641" w:rsidRPr="009E18AC">
        <w:rPr>
          <w:rFonts w:ascii="Helvetica" w:hAnsi="Helvetica"/>
          <w:sz w:val="22"/>
          <w:szCs w:val="22"/>
        </w:rPr>
        <w:t>a fishery</w:t>
      </w:r>
      <w:r w:rsidR="004B588E">
        <w:rPr>
          <w:rFonts w:ascii="Helvetica" w:hAnsi="Helvetica"/>
          <w:sz w:val="22"/>
          <w:szCs w:val="22"/>
        </w:rPr>
        <w:t>, but is easily transferable to wildlife or forestry resources</w:t>
      </w:r>
      <w:r w:rsidRPr="009E18AC">
        <w:rPr>
          <w:rFonts w:ascii="Helvetica" w:hAnsi="Helvetica"/>
          <w:sz w:val="22"/>
          <w:szCs w:val="22"/>
        </w:rPr>
        <w:t>. We specifically modele</w:t>
      </w:r>
      <w:r w:rsidRPr="003805EE">
        <w:rPr>
          <w:rFonts w:ascii="Helvetica" w:hAnsi="Helvetica"/>
          <w:sz w:val="22"/>
          <w:szCs w:val="22"/>
        </w:rPr>
        <w:t xml:space="preserve">d species biomass through time using a </w:t>
      </w:r>
      <w:r w:rsidR="00907DBA" w:rsidRPr="003805EE">
        <w:rPr>
          <w:rFonts w:ascii="Helvetica" w:hAnsi="Helvetica"/>
          <w:sz w:val="22"/>
          <w:szCs w:val="22"/>
        </w:rPr>
        <w:t>reparametrized</w:t>
      </w:r>
      <w:r w:rsidRPr="003805EE">
        <w:rPr>
          <w:rFonts w:ascii="Helvetica" w:hAnsi="Helvetica"/>
          <w:sz w:val="22"/>
          <w:szCs w:val="22"/>
        </w:rPr>
        <w:t xml:space="preserve"> logistic model with </w:t>
      </w:r>
      <w:r w:rsidR="004B23E1">
        <w:rPr>
          <w:rFonts w:ascii="Helvetica" w:hAnsi="Helvetica"/>
          <w:sz w:val="22"/>
          <w:szCs w:val="22"/>
        </w:rPr>
        <w:t>depensation</w:t>
      </w:r>
      <w:r w:rsidRPr="003805EE">
        <w:rPr>
          <w:rFonts w:ascii="Helvetica" w:hAnsi="Helvetica"/>
          <w:sz w:val="22"/>
          <w:szCs w:val="22"/>
        </w:rPr>
        <w:t xml:space="preserve"> and resource removal </w:t>
      </w:r>
      <w:r w:rsidR="00747F7D">
        <w:rPr>
          <w:rFonts w:ascii="Helvetica" w:hAnsi="Helvetica"/>
          <w:sz w:val="22"/>
          <w:szCs w:val="22"/>
        </w:rPr>
        <w:fldChar w:fldCharType="begin"/>
      </w:r>
      <w:r w:rsidR="00010E6A">
        <w:rPr>
          <w:rFonts w:ascii="Helvetica" w:hAnsi="Helvetica"/>
          <w:sz w:val="22"/>
          <w:szCs w:val="22"/>
        </w:rPr>
        <w:instrText xml:space="preserve"> ADDIN EN.CITE &lt;EndNote&gt;&lt;Cite&gt;&lt;Author&gt;Lewis&lt;/Author&gt;&lt;Year&gt;1993&lt;/Year&gt;&lt;RecNum&gt;6501&lt;/RecNum&gt;&lt;IDText&gt;Allee dynamics and the spread of invading organisms&lt;/IDText&gt;&lt;DisplayText&gt;&lt;style face="superscript"&gt;12&lt;/style&gt;&lt;/DisplayText&gt;&lt;record&gt;&lt;rec-number&gt;6501&lt;/rec-number&gt;&lt;foreign-keys&gt;&lt;key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Pr>
          <w:rFonts w:ascii="Helvetica" w:hAnsi="Helvetica"/>
          <w:sz w:val="22"/>
          <w:szCs w:val="22"/>
        </w:rPr>
        <w:fldChar w:fldCharType="separate"/>
      </w:r>
      <w:r w:rsidR="00010E6A" w:rsidRPr="00010E6A">
        <w:rPr>
          <w:rFonts w:ascii="Helvetica" w:hAnsi="Helvetica"/>
          <w:noProof/>
          <w:sz w:val="22"/>
          <w:szCs w:val="22"/>
          <w:vertAlign w:val="superscript"/>
        </w:rPr>
        <w:t>12</w:t>
      </w:r>
      <w:r w:rsidR="00747F7D">
        <w:rPr>
          <w:rFonts w:ascii="Helvetica" w:hAnsi="Helvetica"/>
          <w:sz w:val="22"/>
          <w:szCs w:val="22"/>
        </w:rPr>
        <w:fldChar w:fldCharType="end"/>
      </w:r>
      <w:r w:rsidRPr="003805EE">
        <w:rPr>
          <w:rFonts w:ascii="Helvetica" w:hAnsi="Helvetica"/>
          <w:sz w:val="22"/>
          <w:szCs w:val="22"/>
        </w:rPr>
        <w:t>:</w:t>
      </w:r>
    </w:p>
    <w:p w14:paraId="14EF6FD7" w14:textId="77777777" w:rsidR="00286FDA" w:rsidRPr="003805EE" w:rsidRDefault="00286FDA" w:rsidP="00074268">
      <w:pPr>
        <w:rPr>
          <w:rFonts w:ascii="Helvetica" w:hAnsi="Helvetica"/>
          <w:sz w:val="22"/>
          <w:szCs w:val="22"/>
        </w:rPr>
      </w:pPr>
    </w:p>
    <w:p w14:paraId="40A23FEE" w14:textId="2ACDA8A1" w:rsidR="00286FDA" w:rsidRPr="003805EE" w:rsidRDefault="00286FDA" w:rsidP="00074268">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w:t>
      </w:r>
      <w:commentRangeStart w:id="3"/>
      <w:r w:rsidRPr="003805EE">
        <w:rPr>
          <w:rFonts w:ascii="Helvetica" w:hAnsi="Helvetica"/>
          <w:sz w:val="22"/>
          <w:szCs w:val="22"/>
        </w:rPr>
        <w:t>1</w:t>
      </w:r>
      <w:commentRangeEnd w:id="3"/>
      <w:r w:rsidR="00754E66">
        <w:rPr>
          <w:rStyle w:val="CommentReference"/>
          <w:rFonts w:asciiTheme="minorHAnsi" w:eastAsiaTheme="minorEastAsia" w:hAnsiTheme="minorHAnsi" w:cstheme="minorBidi"/>
          <w:lang w:eastAsia="ja-JP"/>
        </w:rPr>
        <w:commentReference w:id="3"/>
      </w:r>
      <w:r w:rsidRPr="003805EE">
        <w:rPr>
          <w:rFonts w:ascii="Helvetica" w:hAnsi="Helvetica"/>
          <w:sz w:val="22"/>
          <w:szCs w:val="22"/>
        </w:rPr>
        <w:t>)</w:t>
      </w:r>
    </w:p>
    <w:p w14:paraId="2B7B6979" w14:textId="77777777" w:rsidR="00286FDA" w:rsidRPr="003805EE" w:rsidRDefault="00286FDA" w:rsidP="00074268">
      <w:pPr>
        <w:rPr>
          <w:rFonts w:ascii="Helvetica" w:hAnsi="Helvetica"/>
          <w:sz w:val="22"/>
          <w:szCs w:val="22"/>
        </w:rPr>
      </w:pPr>
    </w:p>
    <w:p w14:paraId="388A22E5" w14:textId="0B078AF0" w:rsidR="00286FDA" w:rsidRPr="006C7FC8" w:rsidRDefault="00286FDA" w:rsidP="00074268">
      <w:pPr>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w:t>
      </w:r>
      <w:r w:rsidR="00B84A6B">
        <w:rPr>
          <w:rFonts w:ascii="Helvetica" w:hAnsi="Helvetica"/>
          <w:sz w:val="22"/>
          <w:szCs w:val="22"/>
        </w:rPr>
        <w:t xml:space="preserve"> even in the absence of harvest or other removals</w:t>
      </w:r>
      <w:r w:rsidRPr="003805EE">
        <w:rPr>
          <w:rFonts w:ascii="Helvetica" w:hAnsi="Helvetica"/>
          <w:sz w:val="22"/>
          <w:szCs w:val="22"/>
        </w:rPr>
        <w:t xml:space="preser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004B23E1">
        <w:rPr>
          <w:rFonts w:ascii="Helvetica" w:hAnsi="Helvetica"/>
          <w:sz w:val="22"/>
          <w:szCs w:val="22"/>
        </w:rPr>
        <w:t xml:space="preserve">, also known as an </w:t>
      </w:r>
      <w:r w:rsidR="004B23E1" w:rsidRPr="003805EE">
        <w:rPr>
          <w:rFonts w:ascii="Helvetica" w:hAnsi="Helvetica"/>
          <w:sz w:val="22"/>
          <w:szCs w:val="22"/>
        </w:rPr>
        <w:t xml:space="preserve">Allee </w:t>
      </w:r>
      <w:r w:rsidR="004B23E1">
        <w:rPr>
          <w:rFonts w:ascii="Helvetica" w:hAnsi="Helvetica"/>
          <w:sz w:val="22"/>
          <w:szCs w:val="22"/>
        </w:rPr>
        <w:t>effect</w:t>
      </w:r>
      <w:r w:rsidR="00B84A6B">
        <w:rPr>
          <w:rFonts w:ascii="Helvetica" w:hAnsi="Helvetica"/>
          <w:sz w:val="22"/>
          <w:szCs w:val="22"/>
        </w:rPr>
        <w:t>)</w:t>
      </w:r>
      <w:r w:rsidR="00034531">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034531">
        <w:rPr>
          <w:rFonts w:ascii="Helvetica" w:hAnsi="Helvetica"/>
          <w:sz w:val="22"/>
          <w:szCs w:val="22"/>
        </w:rPr>
        <w:t xml:space="preserve"> is the yield of harvested biomass at time </w:t>
      </w:r>
      <w:r w:rsidR="00034531" w:rsidRPr="00034531">
        <w:rPr>
          <w:rFonts w:ascii="Helvetica" w:hAnsi="Helvetica"/>
          <w:i/>
          <w:iCs/>
          <w:sz w:val="22"/>
          <w:szCs w:val="22"/>
        </w:rPr>
        <w:t>t</w:t>
      </w:r>
      <w:r w:rsidRPr="003805EE">
        <w:rPr>
          <w:rFonts w:ascii="Helvetica" w:hAnsi="Helvetica"/>
          <w:sz w:val="22"/>
          <w:szCs w:val="22"/>
        </w:rPr>
        <w:t xml:space="preserve"> (Fig. S1). The strength of the </w:t>
      </w:r>
      <w:r w:rsidR="00B84A6B">
        <w:rPr>
          <w:rFonts w:ascii="Helvetica" w:hAnsi="Helvetica"/>
          <w:sz w:val="22"/>
          <w:szCs w:val="22"/>
        </w:rPr>
        <w:t xml:space="preserve">Allee effect is governed by the value of </w:t>
      </w:r>
      <w:r w:rsidRPr="003805EE">
        <w:rPr>
          <w:rFonts w:ascii="Helvetica" w:hAnsi="Helvetica"/>
          <w:i/>
          <w:sz w:val="22"/>
          <w:szCs w:val="22"/>
        </w:rPr>
        <w:t>A</w:t>
      </w:r>
      <w:r w:rsidR="00930903">
        <w:rPr>
          <w:rFonts w:ascii="Helvetica" w:hAnsi="Helvetica"/>
          <w:iCs/>
          <w:sz w:val="22"/>
          <w:szCs w:val="22"/>
        </w:rPr>
        <w:t xml:space="preserve">. </w:t>
      </w:r>
      <w:r w:rsidR="00930903" w:rsidRPr="004B588E">
        <w:rPr>
          <w:rFonts w:ascii="Helvetica" w:hAnsi="Helvetica"/>
          <w:i/>
          <w:sz w:val="22"/>
          <w:szCs w:val="22"/>
        </w:rPr>
        <w:t>A</w:t>
      </w:r>
      <w:r w:rsidR="00B84A6B">
        <w:rPr>
          <w:rFonts w:ascii="Helvetica" w:hAnsi="Helvetica"/>
          <w:i/>
          <w:sz w:val="22"/>
          <w:szCs w:val="22"/>
        </w:rPr>
        <w:t xml:space="preserve"> </w:t>
      </w:r>
      <w:proofErr w:type="gramStart"/>
      <w:r w:rsidR="00B84A6B">
        <w:rPr>
          <w:rFonts w:ascii="Helvetica" w:hAnsi="Helvetica"/>
          <w:sz w:val="22"/>
          <w:szCs w:val="22"/>
        </w:rPr>
        <w:t>values</w:t>
      </w:r>
      <w:proofErr w:type="gramEnd"/>
      <w:r w:rsidRPr="003805EE">
        <w:rPr>
          <w:rFonts w:ascii="Helvetica" w:hAnsi="Helvetica"/>
          <w:sz w:val="22"/>
          <w:szCs w:val="22"/>
        </w:rPr>
        <w:t xml:space="preserve">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w:t>
      </w:r>
      <w:r w:rsidR="00F0621A" w:rsidRPr="003805EE">
        <w:rPr>
          <w:rFonts w:ascii="Helvetica" w:hAnsi="Helvetica"/>
          <w:sz w:val="22"/>
          <w:szCs w:val="22"/>
        </w:rPr>
        <w:t>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B84A6B">
        <w:rPr>
          <w:rFonts w:ascii="Helvetica" w:hAnsi="Helvetica"/>
          <w:sz w:val="22"/>
          <w:szCs w:val="22"/>
        </w:rPr>
        <w:t>Allee effects</w:t>
      </w:r>
      <w:r w:rsidR="00930903">
        <w:rPr>
          <w:rFonts w:ascii="Helvetica" w:hAnsi="Helvetica"/>
          <w:sz w:val="22"/>
          <w:szCs w:val="22"/>
        </w:rPr>
        <w:t>, but low productivity.</w:t>
      </w:r>
      <w:r w:rsidRPr="003805EE">
        <w:rPr>
          <w:rFonts w:ascii="Helvetica" w:hAnsi="Helvetica"/>
          <w:sz w:val="22"/>
          <w:szCs w:val="22"/>
        </w:rPr>
        <w:t xml:space="preser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w:r w:rsidR="00034531">
        <w:rPr>
          <w:rFonts w:ascii="Helvetica" w:hAnsi="Helvetica"/>
          <w:sz w:val="22"/>
          <w:szCs w:val="22"/>
        </w:rPr>
        <w:t xml:space="preserve">. </w:t>
      </w:r>
      <w:r w:rsidR="00E34618">
        <w:rPr>
          <w:rFonts w:ascii="Helvetica" w:hAnsi="Helvetica"/>
          <w:sz w:val="22"/>
          <w:szCs w:val="22"/>
        </w:rPr>
        <w:t xml:space="preserve">To test </w:t>
      </w:r>
      <w:r w:rsidR="00E34618">
        <w:rPr>
          <w:rFonts w:ascii="Helvetica" w:hAnsi="Helvetica"/>
          <w:sz w:val="22"/>
          <w:szCs w:val="22"/>
        </w:rPr>
        <w:t xml:space="preserve">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074268">
      <w:pPr>
        <w:rPr>
          <w:rFonts w:ascii="Helvetica" w:hAnsi="Helvetica"/>
          <w:sz w:val="22"/>
          <w:szCs w:val="22"/>
        </w:rPr>
      </w:pPr>
    </w:p>
    <w:p w14:paraId="75E88C98" w14:textId="3A517EC5" w:rsidR="00336865" w:rsidRPr="00336865" w:rsidRDefault="004352AB" w:rsidP="00074268">
      <w:pPr>
        <w:pStyle w:val="CommentText"/>
        <w:rPr>
          <w:rFonts w:ascii="Helvetica" w:hAnsi="Helvetica"/>
          <w:i/>
          <w:iCs/>
          <w:sz w:val="22"/>
          <w:szCs w:val="22"/>
        </w:rPr>
      </w:pPr>
      <w:r w:rsidRPr="00336865">
        <w:rPr>
          <w:rFonts w:ascii="Helvetica" w:hAnsi="Helvetica"/>
          <w:i/>
          <w:iCs/>
          <w:sz w:val="22"/>
          <w:szCs w:val="22"/>
        </w:rPr>
        <w:t xml:space="preserve">Monitoring </w:t>
      </w:r>
      <w:r w:rsidR="00FF7B85">
        <w:rPr>
          <w:rFonts w:ascii="Helvetica" w:hAnsi="Helvetica"/>
          <w:i/>
          <w:iCs/>
          <w:sz w:val="22"/>
          <w:szCs w:val="22"/>
        </w:rPr>
        <w:t xml:space="preserve">and Assessment </w:t>
      </w:r>
      <w:r w:rsidRPr="00336865">
        <w:rPr>
          <w:rFonts w:ascii="Helvetica" w:hAnsi="Helvetica"/>
          <w:i/>
          <w:iCs/>
          <w:sz w:val="22"/>
          <w:szCs w:val="22"/>
        </w:rPr>
        <w:t>Model</w:t>
      </w:r>
      <w:r w:rsidR="00FF7B85">
        <w:rPr>
          <w:rFonts w:ascii="Helvetica" w:hAnsi="Helvetica"/>
          <w:i/>
          <w:iCs/>
          <w:sz w:val="22"/>
          <w:szCs w:val="22"/>
        </w:rPr>
        <w:t>s</w:t>
      </w:r>
    </w:p>
    <w:p w14:paraId="1B96C9A5" w14:textId="311FDF82" w:rsidR="004352AB" w:rsidRPr="003805EE" w:rsidRDefault="004352AB" w:rsidP="00074268">
      <w:pPr>
        <w:pStyle w:val="CommentText"/>
        <w:rPr>
          <w:rFonts w:ascii="Helvetica" w:hAnsi="Helvetica"/>
          <w:sz w:val="22"/>
          <w:szCs w:val="22"/>
        </w:rPr>
      </w:pPr>
      <w:r w:rsidRPr="003805EE">
        <w:rPr>
          <w:rFonts w:ascii="Helvetica" w:hAnsi="Helvetica"/>
          <w:sz w:val="22"/>
          <w:szCs w:val="22"/>
        </w:rPr>
        <w:lastRenderedPageBreak/>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and often have to make assumptions about the values</w:t>
      </w:r>
      <w:r w:rsidR="00810974">
        <w:rPr>
          <w:rFonts w:ascii="Helvetica" w:hAnsi="Helvetica"/>
          <w:sz w:val="22"/>
          <w:szCs w:val="22"/>
        </w:rPr>
        <w:t xml:space="preserve"> and uncertainty</w:t>
      </w:r>
      <w:r w:rsidR="003E7E55">
        <w:rPr>
          <w:rFonts w:ascii="Helvetica" w:hAnsi="Helvetica"/>
          <w:sz w:val="22"/>
          <w:szCs w:val="22"/>
        </w:rPr>
        <w:t xml:space="preserve"> of certain life history parameters</w:t>
      </w:r>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r w:rsidR="002E6B2A">
        <w:rPr>
          <w:rFonts w:ascii="Helvetica" w:hAnsi="Helvetica"/>
          <w:sz w:val="22"/>
          <w:szCs w:val="22"/>
        </w:rPr>
        <w:t>.</w:t>
      </w:r>
      <w:r w:rsidR="00B15930">
        <w:rPr>
          <w:rFonts w:ascii="Helvetica" w:hAnsi="Helvetica"/>
          <w:sz w:val="22"/>
          <w:szCs w:val="22"/>
        </w:rPr>
        <w:t xml:space="preserve"> </w:t>
      </w:r>
      <w:r w:rsidRPr="003805EE">
        <w:rPr>
          <w:rFonts w:ascii="Helvetica" w:hAnsi="Helvetica"/>
          <w:sz w:val="22"/>
          <w:szCs w:val="22"/>
        </w:rPr>
        <w:t>We assume</w:t>
      </w:r>
      <w:r w:rsidR="003E4DCD" w:rsidRPr="003805EE">
        <w:rPr>
          <w:rFonts w:ascii="Helvetica" w:hAnsi="Helvetica"/>
          <w:sz w:val="22"/>
          <w:szCs w:val="22"/>
        </w:rPr>
        <w:t>d</w:t>
      </w:r>
      <w:r w:rsidRPr="003805EE">
        <w:rPr>
          <w:rFonts w:ascii="Helvetica" w:hAnsi="Helvetica"/>
          <w:sz w:val="22"/>
          <w:szCs w:val="22"/>
        </w:rPr>
        <w:t xml:space="preserve"> </w:t>
      </w:r>
      <w:r w:rsidR="00286628">
        <w:rPr>
          <w:rFonts w:ascii="Helvetica" w:hAnsi="Helvetica"/>
          <w:sz w:val="22"/>
          <w:szCs w:val="22"/>
        </w:rPr>
        <w:t xml:space="preserve">that </w:t>
      </w:r>
      <w:r w:rsidRPr="003805EE">
        <w:rPr>
          <w:rFonts w:ascii="Helvetica" w:hAnsi="Helvetica"/>
          <w:sz w:val="22"/>
          <w:szCs w:val="22"/>
        </w:rPr>
        <w:t xml:space="preserve">measurement error </w:t>
      </w:r>
      <w:r w:rsidR="00BF7FB1">
        <w:rPr>
          <w:rFonts w:ascii="Helvetica" w:hAnsi="Helvetica"/>
          <w:sz w:val="22"/>
          <w:szCs w:val="22"/>
        </w:rPr>
        <w:t>lowers precision</w:t>
      </w:r>
      <w:r w:rsidRPr="003805EE">
        <w:rPr>
          <w:rFonts w:ascii="Helvetica" w:hAnsi="Helvetica"/>
          <w:sz w:val="22"/>
          <w:szCs w:val="22"/>
        </w:rPr>
        <w:t xml:space="preserve"> but </w:t>
      </w:r>
      <w:r w:rsidR="00BF7FB1">
        <w:rPr>
          <w:rFonts w:ascii="Helvetica" w:hAnsi="Helvetica"/>
          <w:sz w:val="22"/>
          <w:szCs w:val="22"/>
        </w:rPr>
        <w:t>not</w:t>
      </w:r>
      <w:r w:rsidR="00BF7FB1" w:rsidRPr="003805EE">
        <w:rPr>
          <w:rFonts w:ascii="Helvetica" w:hAnsi="Helvetica"/>
          <w:sz w:val="22"/>
          <w:szCs w:val="22"/>
        </w:rPr>
        <w:t xml:space="preserve"> </w:t>
      </w:r>
      <w:r w:rsidRPr="003805EE">
        <w:rPr>
          <w:rFonts w:ascii="Helvetica" w:hAnsi="Helvetica"/>
          <w:sz w:val="22"/>
          <w:szCs w:val="22"/>
        </w:rPr>
        <w:t xml:space="preserve">accuracy, and modeled monitoring error as a log-normally distributed random variable with mean </w:t>
      </w:r>
      <m:oMath>
        <m:r>
          <w:rPr>
            <w:rFonts w:ascii="Cambria Math" w:hAnsi="Cambria Math"/>
            <w:sz w:val="22"/>
            <w:szCs w:val="22"/>
          </w:rPr>
          <m:t>-</m:t>
        </m:r>
        <m:f>
          <m:fPr>
            <m:type m:val="lin"/>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num>
          <m:den>
            <m:r>
              <w:rPr>
                <w:rFonts w:ascii="Cambria Math" w:hAnsi="Cambria Math"/>
                <w:sz w:val="22"/>
                <w:szCs w:val="22"/>
              </w:rPr>
              <m:t>2</m:t>
            </m:r>
          </m:den>
        </m:f>
      </m:oMath>
      <w:r w:rsidR="00F328CD" w:rsidRPr="003805EE">
        <w:rPr>
          <w:rFonts w:ascii="Helvetica" w:hAnsi="Helvetica"/>
          <w:sz w:val="22"/>
          <w:szCs w:val="22"/>
        </w:rPr>
        <w:t xml:space="preserve"> </w:t>
      </w:r>
      <w:r w:rsidRPr="003805EE">
        <w:rPr>
          <w:rFonts w:ascii="Helvetica" w:hAnsi="Helvetica"/>
          <w:sz w:val="22"/>
          <w:szCs w:val="22"/>
        </w:rPr>
        <w:t xml:space="preserve">and variance </w:t>
      </w:r>
      <m:oMath>
        <m:r>
          <w:rPr>
            <w:rFonts w:ascii="Cambria Math" w:hAnsi="Cambria Math"/>
            <w:sz w:val="22"/>
            <w:szCs w:val="22"/>
          </w:rPr>
          <m:t>σ</m:t>
        </m:r>
      </m:oMath>
      <w:r w:rsidR="004B23E1">
        <w:rPr>
          <w:rFonts w:ascii="Helvetica" w:hAnsi="Helvetica"/>
          <w:sz w:val="22"/>
          <w:szCs w:val="22"/>
        </w:rPr>
        <w:t>. We did not consider</w:t>
      </w:r>
      <w:r w:rsidR="007068D6">
        <w:rPr>
          <w:rFonts w:ascii="Helvetica" w:hAnsi="Helvetica"/>
          <w:sz w:val="22"/>
          <w:szCs w:val="22"/>
        </w:rPr>
        <w:t xml:space="preserve"> autocorrelation in estimation errors</w:t>
      </w:r>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precision (lower </w:t>
      </w:r>
      <m:oMath>
        <m:r>
          <w:rPr>
            <w:rFonts w:ascii="Cambria Math" w:hAnsi="Cambria Math"/>
            <w:sz w:val="22"/>
            <w:szCs w:val="22"/>
          </w:rPr>
          <m:t>σ</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00081AA9">
        <w:rPr>
          <w:rFonts w:ascii="Helvetica" w:hAnsi="Helvetica"/>
          <w:sz w:val="22"/>
          <w:szCs w:val="22"/>
        </w:rPr>
        <w:t>ESM 1</w:t>
      </w:r>
      <w:r w:rsidR="001D1868">
        <w:rPr>
          <w:rFonts w:ascii="Helvetica" w:hAnsi="Helvetica"/>
          <w:sz w:val="22"/>
          <w:szCs w:val="22"/>
        </w:rPr>
        <w:t>, 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p>
    <w:p w14:paraId="02C27F3C" w14:textId="77777777" w:rsidR="004352AB" w:rsidRPr="003805EE" w:rsidRDefault="004352AB" w:rsidP="00074268">
      <w:pPr>
        <w:ind w:firstLine="720"/>
        <w:rPr>
          <w:rFonts w:ascii="Helvetica" w:hAnsi="Helvetica"/>
          <w:sz w:val="22"/>
          <w:szCs w:val="22"/>
        </w:rPr>
      </w:pPr>
    </w:p>
    <w:p w14:paraId="5490F213" w14:textId="77777777" w:rsidR="00336865" w:rsidRPr="00336865" w:rsidRDefault="004352AB" w:rsidP="00074268">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074268">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 xml:space="preserve">harvesting. To simulate resource harvest in our </w:t>
      </w:r>
      <w:r w:rsidRPr="003805EE">
        <w:rPr>
          <w:rFonts w:ascii="Helvetica" w:hAnsi="Helvetica"/>
          <w:sz w:val="22"/>
          <w:szCs w:val="22"/>
        </w:rPr>
        <w:t>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074268">
      <w:pPr>
        <w:rPr>
          <w:rFonts w:ascii="Helvetica" w:hAnsi="Helvetica"/>
          <w:sz w:val="22"/>
          <w:szCs w:val="22"/>
        </w:rPr>
      </w:pPr>
    </w:p>
    <w:p w14:paraId="5387B971" w14:textId="3FD9F79C"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oMath>
      <w:proofErr w:type="gramStart"/>
      <w:r w:rsidR="00D51E85">
        <w:rPr>
          <w:rFonts w:ascii="Helvetica" w:hAnsi="Helvetica"/>
          <w:sz w:val="22"/>
          <w:szCs w:val="22"/>
        </w:rPr>
        <w:t>,</w:t>
      </w:r>
      <w:r w:rsidRPr="003805EE">
        <w:rPr>
          <w:rFonts w:ascii="Helvetica" w:hAnsi="Helvetica"/>
          <w:sz w:val="22"/>
          <w:szCs w:val="22"/>
        </w:rPr>
        <w:t xml:space="preserve">  </w:t>
      </w:r>
      <w:r w:rsidRPr="003805EE">
        <w:rPr>
          <w:rFonts w:ascii="Helvetica" w:hAnsi="Helvetica"/>
          <w:sz w:val="22"/>
          <w:szCs w:val="22"/>
        </w:rPr>
        <w:tab/>
      </w:r>
      <w:proofErr w:type="gramEnd"/>
      <w:r w:rsidRPr="003805EE">
        <w:rPr>
          <w:rFonts w:ascii="Helvetica" w:hAnsi="Helvetica"/>
          <w:sz w:val="22"/>
          <w:szCs w:val="22"/>
        </w:rPr>
        <w:t>(2)</w:t>
      </w:r>
    </w:p>
    <w:p w14:paraId="18E1F952" w14:textId="77777777" w:rsidR="004352AB" w:rsidRPr="003805EE" w:rsidRDefault="004352AB" w:rsidP="00074268">
      <w:pPr>
        <w:rPr>
          <w:rFonts w:ascii="Helvetica" w:hAnsi="Helvetica"/>
          <w:sz w:val="22"/>
          <w:szCs w:val="22"/>
        </w:rPr>
      </w:pPr>
    </w:p>
    <w:p w14:paraId="30268D64" w14:textId="069049EF" w:rsidR="004352AB" w:rsidRPr="003805EE" w:rsidRDefault="00693745" w:rsidP="00074268">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074268">
      <w:pPr>
        <w:rPr>
          <w:rFonts w:ascii="Helvetica" w:hAnsi="Helvetica"/>
          <w:sz w:val="22"/>
          <w:szCs w:val="22"/>
        </w:rPr>
      </w:pPr>
    </w:p>
    <w:p w14:paraId="0AAE34B0" w14:textId="77777777" w:rsidR="004352AB" w:rsidRPr="003805EE" w:rsidRDefault="004352AB" w:rsidP="00074268">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074268">
      <w:pPr>
        <w:rPr>
          <w:rFonts w:ascii="Helvetica" w:hAnsi="Helvetica"/>
          <w:sz w:val="22"/>
          <w:szCs w:val="22"/>
        </w:rPr>
      </w:pPr>
    </w:p>
    <w:p w14:paraId="646F54CC" w14:textId="77777777" w:rsidR="00555417" w:rsidRPr="003805EE" w:rsidRDefault="004352AB" w:rsidP="00074268">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074268">
      <w:pPr>
        <w:rPr>
          <w:rFonts w:ascii="Helvetica" w:hAnsi="Helvetica"/>
          <w:sz w:val="22"/>
          <w:szCs w:val="22"/>
        </w:rPr>
      </w:pPr>
    </w:p>
    <w:p w14:paraId="524B5884" w14:textId="7ADA2D44" w:rsidR="00555417" w:rsidRPr="003805EE" w:rsidRDefault="00BD0AB3"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074268">
      <w:pPr>
        <w:rPr>
          <w:rFonts w:ascii="Helvetica" w:hAnsi="Helvetica"/>
          <w:sz w:val="22"/>
          <w:szCs w:val="22"/>
        </w:rPr>
      </w:pPr>
    </w:p>
    <w:p w14:paraId="11A17FCB" w14:textId="29E7038F" w:rsidR="004352AB" w:rsidRPr="003805EE" w:rsidRDefault="008F4F28" w:rsidP="00074268">
      <w:pPr>
        <w:rPr>
          <w:rFonts w:ascii="Helvetica" w:hAnsi="Helvetica"/>
          <w:sz w:val="22"/>
          <w:szCs w:val="22"/>
        </w:rPr>
      </w:pPr>
      <w:r>
        <w:rPr>
          <w:rFonts w:ascii="Helvetica" w:hAnsi="Helvetica"/>
          <w:sz w:val="22"/>
          <w:szCs w:val="22"/>
        </w:rPr>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where no harvest is allowed (</w:t>
      </w:r>
      <w:proofErr w:type="gramStart"/>
      <w:r w:rsidR="004352AB" w:rsidRPr="003805EE">
        <w:rPr>
          <w:rFonts w:ascii="Helvetica" w:hAnsi="Helvetica"/>
          <w:sz w:val="22"/>
          <w:szCs w:val="22"/>
        </w:rPr>
        <w:t>i.e.</w:t>
      </w:r>
      <w:proofErr w:type="gramEnd"/>
      <w:r w:rsidR="004352AB"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harvest</w:t>
      </w:r>
      <w:r w:rsidR="00BB0666">
        <w:rPr>
          <w:rFonts w:ascii="Helvetica" w:hAnsi="Helvetica"/>
          <w:sz w:val="22"/>
          <w:szCs w:val="22"/>
        </w:rPr>
        <w:t xml:space="preserve"> mortality rate</w:t>
      </w:r>
      <w:r w:rsidR="004352AB" w:rsidRPr="003805EE">
        <w:rPr>
          <w:rFonts w:ascii="Helvetica" w:hAnsi="Helvetica"/>
          <w:sz w:val="22"/>
          <w:szCs w:val="22"/>
        </w:rPr>
        <w:t xml:space="preserve">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7BB04A16" w14:textId="77777777" w:rsidR="004352AB" w:rsidRPr="003805EE" w:rsidRDefault="004352AB" w:rsidP="00074268">
      <w:pPr>
        <w:rPr>
          <w:rFonts w:ascii="Helvetica" w:hAnsi="Helvetica"/>
          <w:sz w:val="22"/>
          <w:szCs w:val="22"/>
        </w:rPr>
      </w:pPr>
    </w:p>
    <w:p w14:paraId="351728CD" w14:textId="4310B1B1" w:rsidR="004352AB" w:rsidRPr="003805EE" w:rsidRDefault="00BD0AB3" w:rsidP="00074268">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074268">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074268">
      <w:pPr>
        <w:rPr>
          <w:rFonts w:ascii="Helvetica" w:hAnsi="Helvetica"/>
          <w:sz w:val="22"/>
          <w:szCs w:val="22"/>
        </w:rPr>
      </w:pPr>
    </w:p>
    <w:p w14:paraId="454BB25C" w14:textId="5F59C69C"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074268">
      <w:pPr>
        <w:rPr>
          <w:rFonts w:ascii="Helvetica" w:hAnsi="Helvetica"/>
          <w:sz w:val="22"/>
          <w:szCs w:val="22"/>
        </w:rPr>
      </w:pPr>
    </w:p>
    <w:p w14:paraId="0E27F355" w14:textId="77777777" w:rsidR="004352AB" w:rsidRPr="003805EE" w:rsidRDefault="004352AB" w:rsidP="00074268">
      <w:pPr>
        <w:rPr>
          <w:rFonts w:ascii="Helvetica" w:hAnsi="Helvetica"/>
          <w:sz w:val="22"/>
          <w:szCs w:val="22"/>
        </w:rPr>
      </w:pPr>
      <w:r w:rsidRPr="003805EE">
        <w:rPr>
          <w:rFonts w:ascii="Helvetica" w:hAnsi="Helvetica"/>
          <w:sz w:val="22"/>
          <w:szCs w:val="22"/>
        </w:rPr>
        <w:lastRenderedPageBreak/>
        <w:t xml:space="preserve">and </w:t>
      </w:r>
    </w:p>
    <w:p w14:paraId="2651C774" w14:textId="77777777" w:rsidR="004352AB" w:rsidRPr="003805EE" w:rsidRDefault="004352AB" w:rsidP="00074268">
      <w:pPr>
        <w:rPr>
          <w:rFonts w:ascii="Helvetica" w:hAnsi="Helvetica"/>
          <w:sz w:val="22"/>
          <w:szCs w:val="22"/>
        </w:rPr>
      </w:pPr>
    </w:p>
    <w:p w14:paraId="4B987766" w14:textId="7160E446" w:rsidR="004352AB" w:rsidRPr="003805EE" w:rsidRDefault="00BD0AB3"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074268">
      <w:pPr>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074268">
      <w:pPr>
        <w:rPr>
          <w:rFonts w:ascii="Helvetica" w:hAnsi="Helvetica"/>
          <w:sz w:val="22"/>
          <w:szCs w:val="22"/>
        </w:rPr>
      </w:pPr>
    </w:p>
    <w:p w14:paraId="14114F33" w14:textId="0BDA30C0"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074268">
      <w:pPr>
        <w:tabs>
          <w:tab w:val="left" w:pos="8640"/>
        </w:tabs>
        <w:rPr>
          <w:rFonts w:ascii="Helvetica" w:hAnsi="Helvetica"/>
          <w:sz w:val="22"/>
          <w:szCs w:val="22"/>
        </w:rPr>
      </w:pPr>
    </w:p>
    <w:p w14:paraId="55C48EA9" w14:textId="41C65D8D" w:rsidR="004352AB" w:rsidRPr="003805EE" w:rsidRDefault="004352AB" w:rsidP="00074268">
      <w:pPr>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w:t>
      </w:r>
      <w:r w:rsidR="0019036C">
        <w:rPr>
          <w:rFonts w:ascii="Helvetica" w:hAnsi="Helvetica"/>
          <w:sz w:val="22"/>
          <w:szCs w:val="22"/>
        </w:rPr>
        <w:t xml:space="preserve">ESM 1, </w:t>
      </w:r>
      <w:r w:rsidR="00B60BD9" w:rsidRPr="003805EE">
        <w:rPr>
          <w:rFonts w:ascii="Helvetica" w:hAnsi="Helvetica"/>
          <w:sz w:val="22"/>
          <w:szCs w:val="22"/>
        </w:rPr>
        <w:t xml:space="preserve">Figure S1. </w:t>
      </w:r>
    </w:p>
    <w:p w14:paraId="103D2771" w14:textId="77777777" w:rsidR="00175C87" w:rsidRPr="003805EE" w:rsidRDefault="00175C87" w:rsidP="00074268">
      <w:pPr>
        <w:rPr>
          <w:rFonts w:ascii="Helvetica" w:hAnsi="Helvetica"/>
          <w:sz w:val="22"/>
          <w:szCs w:val="22"/>
        </w:rPr>
      </w:pPr>
    </w:p>
    <w:p w14:paraId="7D429598" w14:textId="77777777" w:rsidR="00336865" w:rsidRPr="00336865" w:rsidRDefault="007F61D2" w:rsidP="00074268">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7D47C1D3" w:rsidR="00CD565E" w:rsidRPr="003805EE" w:rsidRDefault="00EE63D8" w:rsidP="00074268">
      <w:pPr>
        <w:rPr>
          <w:rFonts w:ascii="Helvetica" w:hAnsi="Helvetica"/>
          <w:sz w:val="22"/>
          <w:szCs w:val="22"/>
        </w:rPr>
      </w:pPr>
      <w:r>
        <w:rPr>
          <w:rFonts w:ascii="Helvetica" w:hAnsi="Helvetica"/>
          <w:sz w:val="22"/>
          <w:szCs w:val="22"/>
        </w:rPr>
        <w:t xml:space="preserve">To consider the value and cost of the resource, we used a series of standard expressions in bioeconomic modeling </w:t>
      </w:r>
      <w:r w:rsidR="00014B46">
        <w:rPr>
          <w:rFonts w:ascii="Helvetica" w:hAnsi="Helvetica"/>
          <w:sz w:val="22"/>
          <w:szCs w:val="22"/>
        </w:rPr>
        <w:fldChar w:fldCharType="begin"/>
      </w:r>
      <w:r w:rsidR="00010E6A">
        <w:rPr>
          <w:rFonts w:ascii="Helvetica" w:hAnsi="Helvetica"/>
          <w:sz w:val="22"/>
          <w:szCs w:val="22"/>
        </w:rPr>
        <w:instrText xml:space="preserve"> ADDIN EN.CITE &lt;EndNote&gt;&lt;Cite&gt;&lt;Author&gt;Clark&lt;/Author&gt;&lt;Year&gt;1974&lt;/Year&gt;&lt;RecNum&gt;6503&lt;/RecNum&gt;&lt;DisplayText&gt;&lt;style face="superscript"&gt;13&lt;/style&gt;&lt;/DisplayText&gt;&lt;record&gt;&lt;rec-number&gt;6503&lt;/rec-number&gt;&lt;foreign-keys&gt;&lt;key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Pr>
          <w:rFonts w:ascii="Helvetica" w:hAnsi="Helvetica"/>
          <w:sz w:val="22"/>
          <w:szCs w:val="22"/>
        </w:rPr>
        <w:fldChar w:fldCharType="separate"/>
      </w:r>
      <w:r w:rsidR="00010E6A" w:rsidRPr="00010E6A">
        <w:rPr>
          <w:rFonts w:ascii="Helvetica" w:hAnsi="Helvetica"/>
          <w:noProof/>
          <w:sz w:val="22"/>
          <w:szCs w:val="22"/>
          <w:vertAlign w:val="superscript"/>
        </w:rPr>
        <w:t>13</w:t>
      </w:r>
      <w:r w:rsidR="00014B46">
        <w:rPr>
          <w:rFonts w:ascii="Helvetica" w:hAnsi="Helvetica"/>
          <w:sz w:val="22"/>
          <w:szCs w:val="22"/>
        </w:rPr>
        <w:fldChar w:fldCharType="end"/>
      </w:r>
      <w:r>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074268">
      <w:pPr>
        <w:rPr>
          <w:rFonts w:ascii="Helvetica" w:hAnsi="Helvetica"/>
          <w:sz w:val="22"/>
          <w:szCs w:val="22"/>
        </w:rPr>
      </w:pPr>
    </w:p>
    <w:p w14:paraId="68717DBD" w14:textId="780DFEFA" w:rsidR="00CD565E" w:rsidRPr="003805EE" w:rsidRDefault="006B5E99" w:rsidP="00074268">
      <w:pPr>
        <w:tabs>
          <w:tab w:val="left" w:pos="8640"/>
        </w:tabs>
        <w:rPr>
          <w:rFonts w:ascii="Helvetica" w:hAnsi="Helvetica"/>
          <w:sz w:val="22"/>
          <w:szCs w:val="22"/>
        </w:rPr>
      </w:pPr>
      <w:commentRangeStart w:id="4"/>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commentRangeEnd w:id="4"/>
      <w:r w:rsidR="00462520">
        <w:rPr>
          <w:rStyle w:val="CommentReference"/>
          <w:rFonts w:asciiTheme="minorHAnsi" w:eastAsiaTheme="minorEastAsia" w:hAnsiTheme="minorHAnsi" w:cstheme="minorBidi"/>
          <w:lang w:eastAsia="ja-JP"/>
        </w:rPr>
        <w:commentReference w:id="4"/>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074268">
      <w:pPr>
        <w:rPr>
          <w:rFonts w:ascii="Helvetica" w:hAnsi="Helvetica"/>
          <w:sz w:val="22"/>
          <w:szCs w:val="22"/>
        </w:rPr>
      </w:pPr>
    </w:p>
    <w:p w14:paraId="598787DC" w14:textId="0DFD1227" w:rsidR="004F6D9D" w:rsidRPr="003805EE" w:rsidRDefault="006B5E99" w:rsidP="00074268">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w:commentRangeStart w:id="5"/>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commentRangeEnd w:id="5"/>
      <w:r w:rsidR="00462520">
        <w:rPr>
          <w:rStyle w:val="CommentReference"/>
          <w:rFonts w:asciiTheme="minorHAnsi" w:eastAsiaTheme="minorEastAsia" w:hAnsiTheme="minorHAnsi" w:cstheme="minorBidi"/>
          <w:lang w:eastAsia="ja-JP"/>
        </w:rPr>
        <w:commentReference w:id="5"/>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074268">
      <w:pPr>
        <w:rPr>
          <w:rFonts w:ascii="Helvetica" w:hAnsi="Helvetica"/>
          <w:sz w:val="22"/>
          <w:szCs w:val="22"/>
        </w:rPr>
      </w:pPr>
    </w:p>
    <w:p w14:paraId="1B047948" w14:textId="3E686897" w:rsidR="004F6D9D" w:rsidRPr="003805EE" w:rsidRDefault="00B60AEC"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074268">
      <w:pPr>
        <w:rPr>
          <w:rFonts w:ascii="Helvetica" w:hAnsi="Helvetica"/>
          <w:sz w:val="22"/>
          <w:szCs w:val="22"/>
        </w:rPr>
      </w:pPr>
    </w:p>
    <w:p w14:paraId="5389506E" w14:textId="5781FAA4" w:rsidR="002621A5" w:rsidRPr="003805EE" w:rsidRDefault="00103088" w:rsidP="00074268">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074268">
      <w:pPr>
        <w:rPr>
          <w:rFonts w:ascii="Helvetica" w:hAnsi="Helvetica"/>
          <w:sz w:val="22"/>
          <w:szCs w:val="22"/>
        </w:rPr>
      </w:pPr>
    </w:p>
    <w:p w14:paraId="50E6A94A" w14:textId="0D8EF9D4" w:rsidR="002621A5" w:rsidRPr="003805EE" w:rsidRDefault="00D37D10"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074268">
      <w:pPr>
        <w:rPr>
          <w:rFonts w:ascii="Helvetica" w:hAnsi="Helvetica"/>
          <w:sz w:val="22"/>
          <w:szCs w:val="22"/>
        </w:rPr>
      </w:pPr>
    </w:p>
    <w:p w14:paraId="7D70D97A" w14:textId="6703D5AA" w:rsidR="002621A5" w:rsidRDefault="00615385" w:rsidP="00074268">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 xml:space="preserve">the </w:t>
      </w:r>
      <w:r w:rsidR="007068D6">
        <w:rPr>
          <w:rFonts w:ascii="Helvetica" w:hAnsi="Helvetica"/>
          <w:sz w:val="22"/>
          <w:szCs w:val="22"/>
        </w:rPr>
        <w:t xml:space="preserve">future value is discounted </w:t>
      </w:r>
      <w:r w:rsidR="00804B7F">
        <w:rPr>
          <w:rFonts w:ascii="Helvetica" w:hAnsi="Helvetica"/>
          <w:sz w:val="22"/>
          <w:szCs w:val="22"/>
        </w:rPr>
        <w:t>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074268">
      <w:pPr>
        <w:rPr>
          <w:rFonts w:ascii="Helvetica" w:hAnsi="Helvetica"/>
          <w:sz w:val="22"/>
          <w:szCs w:val="22"/>
        </w:rPr>
      </w:pPr>
    </w:p>
    <w:p w14:paraId="4FDA4DE7" w14:textId="40BFA9B6" w:rsidR="002621A5" w:rsidRPr="003805EE" w:rsidRDefault="00BD0AB3" w:rsidP="00074268">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64D969D4" w14:textId="5A353692" w:rsidR="00A56584" w:rsidRDefault="00F9417D" w:rsidP="00074268">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r w:rsidR="0019036C">
        <w:rPr>
          <w:rFonts w:ascii="Helvetica" w:hAnsi="Helvetica"/>
          <w:sz w:val="22"/>
          <w:szCs w:val="22"/>
        </w:rPr>
        <w:t>For a description of all parameters see ESM 2, Table S2.</w:t>
      </w:r>
    </w:p>
    <w:p w14:paraId="74250B00" w14:textId="77777777" w:rsidR="00A56584" w:rsidRDefault="00A56584" w:rsidP="00074268">
      <w:pPr>
        <w:rPr>
          <w:rFonts w:ascii="Helvetica" w:hAnsi="Helvetica"/>
          <w:sz w:val="22"/>
          <w:szCs w:val="22"/>
        </w:rPr>
      </w:pPr>
    </w:p>
    <w:p w14:paraId="05716C75" w14:textId="1C6B55DB" w:rsidR="00A56584" w:rsidRDefault="00A56584" w:rsidP="00074268">
      <w:pPr>
        <w:rPr>
          <w:rFonts w:ascii="Helvetica" w:hAnsi="Helvetica"/>
          <w:iCs/>
          <w:sz w:val="22"/>
          <w:szCs w:val="22"/>
        </w:rPr>
      </w:pPr>
      <w:r>
        <w:rPr>
          <w:rFonts w:ascii="Helvetica" w:hAnsi="Helvetica"/>
          <w:sz w:val="22"/>
          <w:szCs w:val="22"/>
        </w:rPr>
        <w:lastRenderedPageBreak/>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10FE8">
        <w:rPr>
          <w:rFonts w:ascii="Helvetica" w:hAnsi="Helvetica"/>
          <w:sz w:val="22"/>
          <w:szCs w:val="22"/>
        </w:rPr>
        <w:t xml:space="preserve"> for the harvested population</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behavior</w:t>
      </w:r>
      <w:r w:rsidR="008A5938" w:rsidRPr="003805EE">
        <w:rPr>
          <w:rFonts w:ascii="Helvetica" w:hAnsi="Helvetica"/>
          <w:sz w:val="22"/>
          <w:szCs w:val="22"/>
        </w:rPr>
        <w:t>: (</w:t>
      </w:r>
      <w:proofErr w:type="spellStart"/>
      <w:r>
        <w:rPr>
          <w:rFonts w:ascii="Helvetica" w:hAnsi="Helvetica"/>
          <w:sz w:val="22"/>
          <w:szCs w:val="22"/>
        </w:rPr>
        <w:t>i</w:t>
      </w:r>
      <w:proofErr w:type="spellEnd"/>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A10FE8">
        <w:rPr>
          <w:rFonts w:ascii="Helvetica" w:hAnsi="Helvetica"/>
          <w:sz w:val="22"/>
          <w:szCs w:val="22"/>
        </w:rPr>
        <w:t>population</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food and agriculture definition of </w:t>
      </w:r>
      <w:commentRangeStart w:id="6"/>
      <w:r>
        <w:rPr>
          <w:rFonts w:ascii="Helvetica" w:hAnsi="Helvetica"/>
          <w:iCs/>
          <w:sz w:val="22"/>
          <w:szCs w:val="22"/>
        </w:rPr>
        <w:t>overfished</w:t>
      </w:r>
      <w:commentRangeEnd w:id="6"/>
      <w:r w:rsidR="006E6887">
        <w:rPr>
          <w:rStyle w:val="CommentReference"/>
          <w:rFonts w:asciiTheme="minorHAnsi" w:eastAsiaTheme="minorEastAsia" w:hAnsiTheme="minorHAnsi" w:cstheme="minorBidi"/>
          <w:lang w:eastAsia="ja-JP"/>
        </w:rPr>
        <w:commentReference w:id="6"/>
      </w:r>
      <w:r>
        <w:rPr>
          <w:rFonts w:ascii="Helvetica" w:hAnsi="Helvetica"/>
          <w:iCs/>
          <w:sz w:val="22"/>
          <w:szCs w:val="22"/>
        </w:rPr>
        <w:t xml:space="preserve">. </w:t>
      </w:r>
    </w:p>
    <w:p w14:paraId="4767035E" w14:textId="41277185" w:rsidR="00995761" w:rsidRPr="003805EE" w:rsidRDefault="00995761" w:rsidP="00074268">
      <w:pPr>
        <w:tabs>
          <w:tab w:val="left" w:pos="2760"/>
        </w:tabs>
        <w:rPr>
          <w:rFonts w:ascii="Helvetica" w:hAnsi="Helvetica"/>
          <w:i/>
          <w:sz w:val="22"/>
          <w:szCs w:val="22"/>
        </w:rPr>
      </w:pPr>
    </w:p>
    <w:p w14:paraId="3AE184EC" w14:textId="77777777" w:rsidR="00A56584" w:rsidRDefault="00A56584" w:rsidP="00074268">
      <w:pPr>
        <w:rPr>
          <w:rFonts w:ascii="Helvetica" w:hAnsi="Helvetica"/>
          <w:bCs/>
          <w:i/>
          <w:iCs/>
          <w:sz w:val="22"/>
          <w:szCs w:val="22"/>
        </w:rPr>
      </w:pPr>
      <w:r w:rsidRPr="0079618D">
        <w:rPr>
          <w:rFonts w:ascii="Helvetica" w:hAnsi="Helvetica"/>
          <w:bCs/>
          <w:i/>
          <w:iCs/>
          <w:sz w:val="22"/>
          <w:szCs w:val="22"/>
        </w:rPr>
        <w:t>Scenario Analysis</w:t>
      </w:r>
    </w:p>
    <w:p w14:paraId="78B52ECB" w14:textId="6C94020E" w:rsidR="00A56584" w:rsidRDefault="00A56584" w:rsidP="00074268">
      <w:pPr>
        <w:rPr>
          <w:rFonts w:ascii="Helvetica" w:hAnsi="Helvetica"/>
          <w:iCs/>
          <w:sz w:val="22"/>
          <w:szCs w:val="22"/>
        </w:rPr>
      </w:pPr>
    </w:p>
    <w:p w14:paraId="556226B9" w14:textId="77777777" w:rsidR="00613771" w:rsidRPr="00613771" w:rsidRDefault="00613771" w:rsidP="00074268">
      <w:pPr>
        <w:rPr>
          <w:rFonts w:ascii="Helvetica" w:hAnsi="Helvetica"/>
          <w:iCs/>
          <w:sz w:val="22"/>
          <w:szCs w:val="22"/>
          <w:u w:val="single"/>
        </w:rPr>
      </w:pPr>
      <w:r w:rsidRPr="00613771">
        <w:rPr>
          <w:rFonts w:ascii="Helvetica" w:hAnsi="Helvetica"/>
          <w:iCs/>
          <w:sz w:val="22"/>
          <w:szCs w:val="22"/>
          <w:u w:val="single"/>
        </w:rPr>
        <w:t xml:space="preserve">How do monitoring precision and harvest rate affect the risk of population collapse and the value of the resource?  </w:t>
      </w:r>
    </w:p>
    <w:p w14:paraId="2EB5E528" w14:textId="77777777" w:rsidR="003601E3" w:rsidRPr="00A56584" w:rsidRDefault="003601E3" w:rsidP="00074268">
      <w:pPr>
        <w:rPr>
          <w:rFonts w:ascii="Helvetica" w:hAnsi="Helvetica"/>
          <w:iCs/>
          <w:sz w:val="22"/>
          <w:szCs w:val="22"/>
          <w:u w:val="single"/>
        </w:rPr>
      </w:pPr>
    </w:p>
    <w:p w14:paraId="4C4CB928" w14:textId="30C4A25C" w:rsidR="003601E3" w:rsidRDefault="00864C8A" w:rsidP="00074268">
      <w:pPr>
        <w:rPr>
          <w:rFonts w:ascii="Helvetica" w:hAnsi="Helvetica"/>
          <w:iCs/>
          <w:sz w:val="22"/>
          <w:szCs w:val="22"/>
        </w:rPr>
      </w:pPr>
      <w:r>
        <w:rPr>
          <w:rFonts w:ascii="Helvetica" w:hAnsi="Helvetica"/>
          <w:sz w:val="22"/>
          <w:szCs w:val="22"/>
        </w:rPr>
        <w:t xml:space="preserve">We quantified how changes in monitoring precision and </w:t>
      </w:r>
      <w:r w:rsidR="00D12989">
        <w:rPr>
          <w:rFonts w:ascii="Helvetica" w:hAnsi="Helvetica"/>
          <w:sz w:val="22"/>
          <w:szCs w:val="22"/>
        </w:rPr>
        <w:t xml:space="preserve">the maximum </w:t>
      </w:r>
      <w:r>
        <w:rPr>
          <w:rFonts w:ascii="Helvetica" w:hAnsi="Helvetica"/>
          <w:sz w:val="22"/>
          <w:szCs w:val="22"/>
        </w:rPr>
        <w:t>harvest rate</w:t>
      </w:r>
      <w:r w:rsidR="00D12989">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D12989">
        <w:rPr>
          <w:rFonts w:ascii="Helvetica" w:hAnsi="Helvetica"/>
          <w:sz w:val="22"/>
          <w:szCs w:val="22"/>
        </w:rPr>
        <w:t xml:space="preserve">) </w:t>
      </w:r>
      <w:r>
        <w:rPr>
          <w:rFonts w:ascii="Helvetica" w:hAnsi="Helvetica"/>
          <w:sz w:val="22"/>
          <w:szCs w:val="22"/>
        </w:rPr>
        <w:t xml:space="preserve">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w:commentRangeStart w:id="7"/>
      <w:r>
        <w:rPr>
          <w:rFonts w:ascii="Helvetica" w:hAnsi="Helvetica"/>
          <w:sz w:val="22"/>
          <w:szCs w:val="22"/>
        </w:rPr>
        <w:t>(</w:t>
      </w:r>
      <m:oMath>
        <m:r>
          <w:rPr>
            <w:rFonts w:ascii="Cambria Math" w:hAnsi="Cambria Math"/>
            <w:sz w:val="22"/>
            <w:szCs w:val="22"/>
          </w:rPr>
          <m:t>p</m:t>
        </m:r>
      </m:oMath>
      <w:r>
        <w:rPr>
          <w:rFonts w:ascii="Helvetica" w:hAnsi="Helvetica"/>
          <w:sz w:val="22"/>
          <w:szCs w:val="22"/>
        </w:rPr>
        <w:t>)</w:t>
      </w:r>
      <w:r w:rsidR="003601E3" w:rsidRPr="003805EE">
        <w:rPr>
          <w:rFonts w:ascii="Helvetica" w:hAnsi="Helvetica"/>
          <w:sz w:val="22"/>
          <w:szCs w:val="22"/>
        </w:rPr>
        <w:t xml:space="preserve"> </w:t>
      </w:r>
      <w:commentRangeEnd w:id="7"/>
      <w:r w:rsidR="00462520">
        <w:rPr>
          <w:rStyle w:val="CommentReference"/>
          <w:rFonts w:asciiTheme="minorHAnsi" w:eastAsiaTheme="minorEastAsia" w:hAnsiTheme="minorHAnsi" w:cstheme="minorBidi"/>
          <w:lang w:eastAsia="ja-JP"/>
        </w:rPr>
        <w:commentReference w:id="7"/>
      </w:r>
      <w:r w:rsidR="003601E3" w:rsidRPr="003805EE">
        <w:rPr>
          <w:rFonts w:ascii="Helvetica" w:hAnsi="Helvetica"/>
          <w:sz w:val="22"/>
          <w:szCs w:val="22"/>
        </w:rPr>
        <w:t xml:space="preserve">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w:t>
      </w:r>
      <w:ins w:id="8" w:author="Microsoft Office User" w:date="2021-03-10T14:37:00Z">
        <w:r w:rsidR="00462520">
          <w:rPr>
            <w:rFonts w:ascii="Helvetica" w:hAnsi="Helvetica"/>
            <w:sz w:val="22"/>
            <w:szCs w:val="22"/>
          </w:rPr>
          <w:t>t</w:t>
        </w:r>
      </w:ins>
      <w:r w:rsidR="004B78E3">
        <w:rPr>
          <w:rFonts w:ascii="Helvetica" w:hAnsi="Helvetica"/>
          <w:sz w:val="22"/>
          <w:szCs w:val="22"/>
        </w:rPr>
        <w:t xml:space="preserve"> carrying</w:t>
      </w:r>
      <w:r w:rsidR="003601E3">
        <w:rPr>
          <w:rFonts w:ascii="Helvetica" w:hAnsi="Helvetica"/>
          <w:sz w:val="22"/>
          <w:szCs w:val="22"/>
        </w:rPr>
        <w:t xml:space="preserve"> capacity</w:t>
      </w:r>
      <w:r w:rsidR="004B78E3">
        <w:rPr>
          <w:rFonts w:ascii="Helvetica" w:hAnsi="Helvetica"/>
          <w:sz w:val="22"/>
          <w:szCs w:val="22"/>
        </w:rPr>
        <w:t xml:space="preserve"> (</w:t>
      </w:r>
      <w:r w:rsidR="00FF7B85">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r w:rsidR="0079739E">
        <w:rPr>
          <w:rFonts w:ascii="Helvetica" w:hAnsi="Helvetica"/>
          <w:sz w:val="22"/>
          <w:szCs w:val="22"/>
        </w:rPr>
        <w:t xml:space="preserve">. </w:t>
      </w:r>
    </w:p>
    <w:p w14:paraId="038E93A6" w14:textId="77777777" w:rsidR="00A56584" w:rsidRPr="00D13868" w:rsidRDefault="00A56584" w:rsidP="00074268">
      <w:pPr>
        <w:rPr>
          <w:rFonts w:ascii="Helvetica" w:hAnsi="Helvetica"/>
          <w:iCs/>
          <w:sz w:val="22"/>
          <w:szCs w:val="22"/>
        </w:rPr>
      </w:pPr>
    </w:p>
    <w:p w14:paraId="59D11283" w14:textId="77777777" w:rsidR="00A56584" w:rsidRPr="0079618D" w:rsidRDefault="00A56584" w:rsidP="00074268">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343EE80" w14:textId="77777777" w:rsidR="00D437CB" w:rsidRDefault="00D437CB" w:rsidP="00074268">
      <w:pPr>
        <w:rPr>
          <w:rFonts w:ascii="Helvetica" w:hAnsi="Helvetica"/>
          <w:b/>
          <w:sz w:val="22"/>
          <w:szCs w:val="22"/>
        </w:rPr>
      </w:pPr>
    </w:p>
    <w:p w14:paraId="55E50D9D" w14:textId="3E0D8CA4" w:rsidR="00EB4914" w:rsidRDefault="00E10AB0" w:rsidP="00074268">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precision monitoring. To test this </w:t>
      </w:r>
      <w:r w:rsidR="00FF7B85">
        <w:rPr>
          <w:rFonts w:ascii="Helvetica" w:hAnsi="Helvetica"/>
          <w:sz w:val="22"/>
          <w:szCs w:val="22"/>
        </w:rPr>
        <w:t xml:space="preserve">hypothesis, </w:t>
      </w:r>
      <w:r>
        <w:rPr>
          <w:rFonts w:ascii="Helvetica" w:hAnsi="Helvetica"/>
          <w:sz w:val="22"/>
          <w:szCs w:val="22"/>
        </w:rPr>
        <w:t>we compared</w:t>
      </w:r>
      <w:r w:rsidR="00E17B39">
        <w:rPr>
          <w:rFonts w:ascii="Helvetica" w:hAnsi="Helvetica"/>
          <w:sz w:val="22"/>
          <w:szCs w:val="22"/>
        </w:rPr>
        <w:t xml:space="preserve"> how the amount of time a simulated population spent in the danger zone</w:t>
      </w:r>
      <w:r w:rsidR="00FF7B85">
        <w:rPr>
          <w:rFonts w:ascii="Helvetica" w:hAnsi="Helvetica"/>
          <w:sz w:val="22"/>
          <w:szCs w:val="22"/>
        </w:rPr>
        <w:t xml:space="preserve"> (&lt;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FF7B85">
        <w:rPr>
          <w:rFonts w:ascii="Helvetica" w:hAnsi="Helvetica"/>
          <w:sz w:val="22"/>
          <w:szCs w:val="22"/>
        </w:rPr>
        <w:t xml:space="preserve">) </w:t>
      </w:r>
      <w:r w:rsidR="00E17B39">
        <w:rPr>
          <w:rFonts w:ascii="Helvetica" w:hAnsi="Helvetica"/>
          <w:sz w:val="22"/>
          <w:szCs w:val="22"/>
        </w:rPr>
        <w:t xml:space="preserve">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w:t>
      </w:r>
      <w:r w:rsidR="004449E9">
        <w:rPr>
          <w:rFonts w:ascii="Helvetica" w:hAnsi="Helvetica"/>
          <w:sz w:val="22"/>
          <w:szCs w:val="22"/>
        </w:rPr>
        <w:t>precision (CV = 0.5) monitoring</w:t>
      </w:r>
      <w:r w:rsidR="006C3388">
        <w:rPr>
          <w:rFonts w:ascii="Helvetica" w:hAnsi="Helvetica"/>
          <w:sz w:val="22"/>
          <w:szCs w:val="22"/>
        </w:rPr>
        <w:t xml:space="preserve"> </w:t>
      </w:r>
      <w:r w:rsidR="004449E9">
        <w:rPr>
          <w:rFonts w:ascii="Helvetica" w:hAnsi="Helvetica"/>
          <w:sz w:val="22"/>
          <w:szCs w:val="22"/>
        </w:rPr>
        <w:t>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w:t>
      </w:r>
      <w:r w:rsidR="00FF7B85">
        <w:rPr>
          <w:rFonts w:ascii="Helvetica" w:hAnsi="Helvetica"/>
          <w:sz w:val="22"/>
          <w:szCs w:val="22"/>
        </w:rPr>
        <w:t xml:space="preserve">and </w:t>
      </w:r>
      <w:r w:rsidR="00C060B5">
        <w:rPr>
          <w:rFonts w:ascii="Helvetica" w:hAnsi="Helvetica"/>
          <w:sz w:val="22"/>
          <w:szCs w:val="22"/>
        </w:rPr>
        <w:t xml:space="preserve">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Then</w:t>
      </w:r>
      <w:r w:rsidR="00506AB9">
        <w:rPr>
          <w:rFonts w:ascii="Helvetica" w:hAnsi="Helvetica"/>
          <w:sz w:val="22"/>
          <w:szCs w:val="22"/>
        </w:rPr>
        <w:t>,</w:t>
      </w:r>
      <w:r w:rsidR="00C060B5">
        <w:rPr>
          <w:rFonts w:ascii="Helvetica" w:hAnsi="Helvetica"/>
          <w:sz w:val="22"/>
          <w:szCs w:val="22"/>
        </w:rPr>
        <w:t xml:space="preserve"> for each simulation</w:t>
      </w:r>
      <w:r w:rsidR="00506AB9">
        <w:rPr>
          <w:rFonts w:ascii="Helvetica" w:hAnsi="Helvetica"/>
          <w:sz w:val="22"/>
          <w:szCs w:val="22"/>
        </w:rPr>
        <w:t>,</w:t>
      </w:r>
      <w:r w:rsidR="00C060B5">
        <w:rPr>
          <w:rFonts w:ascii="Helvetica" w:hAnsi="Helvetica"/>
          <w:sz w:val="22"/>
          <w:szCs w:val="22"/>
        </w:rPr>
        <w:t xml:space="preserve"> we calculated the fraction of the time series where the population was categorized</w:t>
      </w:r>
      <w:r w:rsidR="0088394A">
        <w:rPr>
          <w:rFonts w:ascii="Helvetica" w:hAnsi="Helvetica"/>
          <w:sz w:val="22"/>
          <w:szCs w:val="22"/>
        </w:rPr>
        <w:t xml:space="preserve">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w:t>
      </w:r>
      <w:r w:rsidR="0072737B">
        <w:rPr>
          <w:rFonts w:ascii="Helvetica" w:hAnsi="Helvetica"/>
          <w:sz w:val="22"/>
          <w:szCs w:val="22"/>
        </w:rPr>
        <w:t xml:space="preserve">precision </w:t>
      </w:r>
      <w:r w:rsidR="0047475C">
        <w:rPr>
          <w:rFonts w:ascii="Helvetica" w:hAnsi="Helvetica"/>
          <w:sz w:val="22"/>
          <w:szCs w:val="22"/>
        </w:rPr>
        <w:t xml:space="preserve">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074268">
      <w:pPr>
        <w:rPr>
          <w:rFonts w:ascii="Helvetica" w:hAnsi="Helvetica"/>
          <w:sz w:val="22"/>
          <w:szCs w:val="22"/>
        </w:rPr>
      </w:pPr>
    </w:p>
    <w:p w14:paraId="525E5B01" w14:textId="1255960D" w:rsidR="005D5A46" w:rsidRPr="0079618D" w:rsidRDefault="00B57E8E" w:rsidP="00074268">
      <w:pPr>
        <w:rPr>
          <w:rFonts w:ascii="Helvetica" w:hAnsi="Helvetica"/>
          <w:sz w:val="22"/>
          <w:szCs w:val="22"/>
          <w:u w:val="single"/>
        </w:rPr>
      </w:pPr>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p>
    <w:p w14:paraId="388C1500" w14:textId="6343BD37" w:rsidR="00B57E8E" w:rsidRDefault="005D5A46" w:rsidP="00074268">
      <w:pPr>
        <w:rPr>
          <w:rFonts w:ascii="Helvetica" w:hAnsi="Helvetica"/>
          <w:iCs/>
          <w:sz w:val="22"/>
          <w:szCs w:val="22"/>
        </w:rPr>
      </w:pPr>
      <w:r w:rsidRPr="00D13868">
        <w:rPr>
          <w:rFonts w:ascii="Helvetica" w:hAnsi="Helvetica"/>
          <w:sz w:val="22"/>
          <w:szCs w:val="22"/>
        </w:rPr>
        <w:lastRenderedPageBreak/>
        <w:t xml:space="preserve">We </w:t>
      </w:r>
      <w:r w:rsidR="00103659">
        <w:rPr>
          <w:rFonts w:ascii="Helvetica" w:hAnsi="Helvetica"/>
          <w:sz w:val="22"/>
          <w:szCs w:val="22"/>
        </w:rPr>
        <w:t xml:space="preserve">hypothesized that high precision monitoring can increase the probability a depleted resource will recover from an overharvested state. </w:t>
      </w:r>
      <w:r w:rsidR="0067240A">
        <w:rPr>
          <w:rFonts w:ascii="Helvetica" w:hAnsi="Helvetica"/>
          <w:iCs/>
          <w:sz w:val="22"/>
          <w:szCs w:val="22"/>
        </w:rPr>
        <w:t xml:space="preserve">High monitoring </w:t>
      </w:r>
      <w:r w:rsidR="0067240A">
        <w:rPr>
          <w:rFonts w:ascii="Helvetica" w:hAnsi="Helvetica"/>
          <w:iCs/>
          <w:sz w:val="22"/>
          <w:szCs w:val="22"/>
        </w:rPr>
        <w:t xml:space="preserve">precision can allow 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w:t>
      </w:r>
      <w:r w:rsidR="0088394A">
        <w:rPr>
          <w:rFonts w:ascii="Helvetica" w:hAnsi="Helvetica"/>
          <w:sz w:val="22"/>
          <w:szCs w:val="22"/>
        </w:rPr>
        <w:t>ed</w:t>
      </w:r>
      <w:r w:rsidR="00EB6E02">
        <w:rPr>
          <w:rFonts w:ascii="Helvetica" w:hAnsi="Helvetica"/>
          <w:sz w:val="22"/>
          <w:szCs w:val="22"/>
        </w:rPr>
        <w:t xml:space="preserve"> what combination of monitoring precision 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Pr>
          <w:rFonts w:ascii="Helvetica" w:hAnsi="Helvetica"/>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Pr>
          <w:rFonts w:ascii="Helvetica" w:hAnsi="Helvetica"/>
          <w:iCs/>
          <w:sz w:val="22"/>
          <w:szCs w:val="22"/>
        </w:rPr>
        <w:t xml:space="preserve">across replicate time </w:t>
      </w:r>
      <w:r w:rsidR="0044350E">
        <w:rPr>
          <w:rFonts w:ascii="Helvetica" w:hAnsi="Helvetica"/>
          <w:iCs/>
          <w:sz w:val="22"/>
          <w:szCs w:val="22"/>
        </w:rPr>
        <w:t>series</w:t>
      </w:r>
      <w:r w:rsidR="00B57E8E">
        <w:rPr>
          <w:rFonts w:ascii="Helvetica" w:hAnsi="Helvetica"/>
          <w:iCs/>
          <w:sz w:val="22"/>
          <w:szCs w:val="22"/>
        </w:rPr>
        <w:t xml:space="preserve">. </w:t>
      </w:r>
      <w:r w:rsidR="0047475C">
        <w:rPr>
          <w:rFonts w:ascii="Helvetica" w:hAnsi="Helvetica"/>
          <w:iCs/>
          <w:sz w:val="22"/>
          <w:szCs w:val="22"/>
        </w:rPr>
        <w:t>Similar to the 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iomass: 0.0 – 0.5</w:t>
      </w:r>
      <w:r w:rsidR="002D108B">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Pr>
          <w:rFonts w:ascii="Helvetica" w:hAnsi="Helvetica"/>
          <w:sz w:val="22"/>
          <w:szCs w:val="22"/>
        </w:rPr>
        <w:t xml:space="preserve"> </w:t>
      </w:r>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p>
    <w:p w14:paraId="7F904AD8" w14:textId="77777777" w:rsidR="004E37E2" w:rsidRDefault="004E37E2" w:rsidP="00074268">
      <w:pPr>
        <w:rPr>
          <w:rFonts w:ascii="Helvetica" w:hAnsi="Helvetica"/>
          <w:iCs/>
          <w:sz w:val="22"/>
          <w:szCs w:val="22"/>
        </w:rPr>
      </w:pPr>
    </w:p>
    <w:p w14:paraId="2DDCA842" w14:textId="3AE0DF47" w:rsidR="004E37E2" w:rsidRPr="0079618D" w:rsidRDefault="00EE6B88" w:rsidP="00074268">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3F4C7D7A" w:rsidR="0058332D" w:rsidRPr="003805EE" w:rsidRDefault="004E37E2" w:rsidP="00074268">
      <w:pPr>
        <w:rPr>
          <w:rFonts w:ascii="Helvetica" w:hAnsi="Helvetica"/>
          <w:i/>
          <w:sz w:val="22"/>
          <w:szCs w:val="22"/>
        </w:rPr>
      </w:pPr>
      <w:r>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Pr>
          <w:rFonts w:ascii="Helvetica" w:hAnsi="Helvetica"/>
          <w:sz w:val="22"/>
          <w:szCs w:val="22"/>
        </w:rPr>
        <w:t>)</w:t>
      </w:r>
      <w:r w:rsidR="006A1964">
        <w:rPr>
          <w:rFonts w:ascii="Helvetica" w:hAnsi="Helvetica"/>
          <w:sz w:val="22"/>
          <w:szCs w:val="22"/>
        </w:rPr>
        <w:t xml:space="preserve">. </w:t>
      </w:r>
      <w:r>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Pr>
          <w:rFonts w:ascii="Helvetica" w:hAnsi="Helvetica"/>
          <w:sz w:val="22"/>
          <w:szCs w:val="22"/>
        </w:rPr>
        <w:t>depend on</w:t>
      </w:r>
      <w:r w:rsidR="0002706E">
        <w:rPr>
          <w:rFonts w:ascii="Helvetica" w:hAnsi="Helvetica"/>
          <w:sz w:val="22"/>
          <w:szCs w:val="22"/>
        </w:rPr>
        <w:t xml:space="preserve"> their tolerance to risk of population collapse</w:t>
      </w:r>
      <w:r>
        <w:rPr>
          <w:rFonts w:ascii="Helvetica" w:hAnsi="Helvetica"/>
          <w:sz w:val="22"/>
          <w:szCs w:val="22"/>
        </w:rPr>
        <w:t xml:space="preserve"> and </w:t>
      </w:r>
      <w:r w:rsidR="00913EEE">
        <w:rPr>
          <w:rFonts w:ascii="Helvetica" w:hAnsi="Helvetica"/>
          <w:sz w:val="22"/>
          <w:szCs w:val="22"/>
        </w:rPr>
        <w:t xml:space="preserve">their </w:t>
      </w:r>
      <w:r>
        <w:rPr>
          <w:rFonts w:ascii="Helvetica" w:hAnsi="Helvetica"/>
          <w:sz w:val="22"/>
          <w:szCs w:val="22"/>
        </w:rPr>
        <w:t>access to</w:t>
      </w:r>
      <w:r w:rsidR="00913EEE">
        <w:rPr>
          <w:rFonts w:ascii="Helvetica" w:hAnsi="Helvetica"/>
          <w:sz w:val="22"/>
          <w:szCs w:val="22"/>
        </w:rPr>
        <w:t xml:space="preserve"> monitoring</w:t>
      </w:r>
      <w:r>
        <w:rPr>
          <w:rFonts w:ascii="Helvetica" w:hAnsi="Helvetica"/>
          <w:sz w:val="22"/>
          <w:szCs w:val="22"/>
        </w:rPr>
        <w:t xml:space="preserve"> resources. O</w:t>
      </w:r>
      <w:r w:rsidR="0002706E">
        <w:rPr>
          <w:rFonts w:ascii="Helvetica" w:hAnsi="Helvetica"/>
          <w:sz w:val="22"/>
          <w:szCs w:val="22"/>
        </w:rPr>
        <w:t xml:space="preserve">ne option </w:t>
      </w:r>
      <w:r>
        <w:rPr>
          <w:rFonts w:ascii="Helvetica" w:hAnsi="Helvetica"/>
          <w:sz w:val="22"/>
          <w:szCs w:val="22"/>
        </w:rPr>
        <w:t xml:space="preserve">is to bring stakeholders to the table and present how </w:t>
      </w:r>
      <w:r w:rsidR="00FF7B85">
        <w:rPr>
          <w:rFonts w:ascii="Helvetica" w:hAnsi="Helvetica"/>
          <w:sz w:val="22"/>
          <w:szCs w:val="22"/>
        </w:rPr>
        <w:t>‘</w:t>
      </w:r>
      <w:r w:rsidR="006C3388">
        <w:rPr>
          <w:rFonts w:ascii="Helvetica" w:hAnsi="Helvetica"/>
          <w:sz w:val="22"/>
          <w:szCs w:val="22"/>
        </w:rPr>
        <w:t>safe</w:t>
      </w:r>
      <w:r w:rsidR="00FF7B85">
        <w:rPr>
          <w:rFonts w:ascii="Helvetica" w:hAnsi="Helvetica"/>
          <w:sz w:val="22"/>
          <w:szCs w:val="22"/>
        </w:rPr>
        <w:t xml:space="preserve">’ </w:t>
      </w:r>
      <w:r>
        <w:rPr>
          <w:rFonts w:ascii="Helvetica" w:hAnsi="Helvetica"/>
          <w:sz w:val="22"/>
          <w:szCs w:val="22"/>
        </w:rPr>
        <w:t xml:space="preserve">different combinations of monitoring </w:t>
      </w:r>
      <w:r w:rsidR="007F6B81" w:rsidRPr="003805EE">
        <w:rPr>
          <w:rFonts w:ascii="Helvetica" w:hAnsi="Helvetica"/>
          <w:sz w:val="22"/>
          <w:szCs w:val="22"/>
        </w:rPr>
        <w:t>precision and resource extraction rates</w:t>
      </w:r>
      <w:r>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 xml:space="preserve">Thus a </w:t>
      </w:r>
      <w:r w:rsidR="0072737B">
        <w:rPr>
          <w:rFonts w:ascii="Helvetica" w:hAnsi="Helvetica"/>
          <w:sz w:val="22"/>
          <w:szCs w:val="22"/>
        </w:rPr>
        <w:t>‘</w:t>
      </w:r>
      <w:r w:rsidR="004F3ED7">
        <w:rPr>
          <w:rFonts w:ascii="Helvetica" w:hAnsi="Helvetica"/>
          <w:sz w:val="22"/>
          <w:szCs w:val="22"/>
        </w:rPr>
        <w:t>safe operating space</w:t>
      </w:r>
      <w:r w:rsidR="0072737B">
        <w:rPr>
          <w:rFonts w:ascii="Helvetica" w:hAnsi="Helvetica"/>
          <w:sz w:val="22"/>
          <w:szCs w:val="22"/>
        </w:rPr>
        <w:t>’</w:t>
      </w:r>
      <w:r w:rsidR="004F3ED7">
        <w:rPr>
          <w:rFonts w:ascii="Helvetica" w:hAnsi="Helvetica"/>
          <w:sz w:val="22"/>
          <w:szCs w:val="22"/>
        </w:rPr>
        <w:t xml:space="preserve"> </w:t>
      </w:r>
      <w:r w:rsidR="005D0A3A">
        <w:rPr>
          <w:rFonts w:ascii="Helvetica" w:hAnsi="Helvetica"/>
          <w:sz w:val="22"/>
          <w:szCs w:val="22"/>
        </w:rPr>
        <w:fldChar w:fldCharType="begin">
          <w:fldData xml:space="preserve">PEVuZE5vdGU+PENpdGU+PEF1dGhvcj5Sb2Nrc3Ryb208L0F1dGhvcj48WWVhcj4yMDA5PC9ZZWFy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=
</w:fldData>
        </w:fldChar>
      </w:r>
      <w:r w:rsidR="00010E6A">
        <w:rPr>
          <w:rFonts w:ascii="Helvetica" w:hAnsi="Helvetica"/>
          <w:sz w:val="22"/>
          <w:szCs w:val="22"/>
        </w:rPr>
        <w:instrText xml:space="preserve"> ADDIN EN.CITE </w:instrText>
      </w:r>
      <w:r w:rsidR="00010E6A">
        <w:rPr>
          <w:rFonts w:ascii="Helvetica" w:hAnsi="Helvetica"/>
          <w:sz w:val="22"/>
          <w:szCs w:val="22"/>
        </w:rPr>
        <w:fldChar w:fldCharType="begin">
          <w:fldData xml:space="preserve">PEVuZE5vdGU+PENpdGU+PEF1dGhvcj5Sb2Nrc3Ryb208L0F1dGhvcj48WWVhcj4yMDA5PC9ZZWFy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=
</w:fldData>
        </w:fldChar>
      </w:r>
      <w:r w:rsidR="00010E6A">
        <w:rPr>
          <w:rFonts w:ascii="Helvetica" w:hAnsi="Helvetica"/>
          <w:sz w:val="22"/>
          <w:szCs w:val="22"/>
        </w:rPr>
        <w:instrText xml:space="preserve"> ADDIN EN.CITE.DATA </w:instrText>
      </w:r>
      <w:r w:rsidR="00010E6A">
        <w:rPr>
          <w:rFonts w:ascii="Helvetica" w:hAnsi="Helvetica"/>
          <w:sz w:val="22"/>
          <w:szCs w:val="22"/>
        </w:rPr>
      </w:r>
      <w:r w:rsidR="00010E6A">
        <w:rPr>
          <w:rFonts w:ascii="Helvetica" w:hAnsi="Helvetica"/>
          <w:sz w:val="22"/>
          <w:szCs w:val="22"/>
        </w:rPr>
        <w:fldChar w:fldCharType="end"/>
      </w:r>
      <w:r w:rsidR="005D0A3A">
        <w:rPr>
          <w:rFonts w:ascii="Helvetica" w:hAnsi="Helvetica"/>
          <w:sz w:val="22"/>
          <w:szCs w:val="22"/>
        </w:rPr>
        <w:fldChar w:fldCharType="separate"/>
      </w:r>
      <w:r w:rsidR="00010E6A" w:rsidRPr="00010E6A">
        <w:rPr>
          <w:rFonts w:ascii="Helvetica" w:hAnsi="Helvetica"/>
          <w:noProof/>
          <w:sz w:val="22"/>
          <w:szCs w:val="22"/>
          <w:vertAlign w:val="superscript"/>
        </w:rPr>
        <w:t>14</w:t>
      </w:r>
      <w:r w:rsidR="005D0A3A">
        <w:rPr>
          <w:rFonts w:ascii="Helvetica" w:hAnsi="Helvetica"/>
          <w:sz w:val="22"/>
          <w:szCs w:val="22"/>
        </w:rPr>
        <w:fldChar w:fldCharType="end"/>
      </w:r>
      <w:r w:rsidR="0072737B">
        <w:rPr>
          <w:rFonts w:ascii="Helvetica" w:hAnsi="Helvetica"/>
          <w:sz w:val="22"/>
          <w:szCs w:val="22"/>
        </w:rPr>
        <w:t xml:space="preserve"> </w:t>
      </w:r>
      <w:r w:rsidR="004F3ED7">
        <w:rPr>
          <w:rFonts w:ascii="Helvetica" w:hAnsi="Helvetica"/>
          <w:sz w:val="22"/>
          <w:szCs w:val="22"/>
        </w:rPr>
        <w:t>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r w:rsidR="00BA4901">
        <w:rPr>
          <w:rFonts w:ascii="Helvetica" w:hAnsi="Helvetica"/>
          <w:sz w:val="22"/>
          <w:szCs w:val="22"/>
        </w:rPr>
        <w:t xml:space="preserve"> </w:t>
      </w:r>
    </w:p>
    <w:p w14:paraId="6059DCB2" w14:textId="5B882390" w:rsidR="000879F4" w:rsidRDefault="00BC68A6" w:rsidP="00074268">
      <w:pPr>
        <w:rPr>
          <w:rFonts w:ascii="Helvetica" w:hAnsi="Helvetica"/>
          <w:sz w:val="22"/>
          <w:szCs w:val="22"/>
        </w:rPr>
      </w:pPr>
      <w:r>
        <w:rPr>
          <w:rFonts w:ascii="Helvetica" w:hAnsi="Helvetica"/>
          <w:i/>
          <w:sz w:val="22"/>
          <w:szCs w:val="22"/>
        </w:rPr>
        <w:tab/>
      </w:r>
      <w:r w:rsidR="002E41F8">
        <w:rPr>
          <w:rFonts w:ascii="Helvetica" w:hAnsi="Helvetica"/>
          <w:iCs/>
          <w:sz w:val="22"/>
          <w:szCs w:val="22"/>
        </w:rPr>
        <w:t xml:space="preserve">The evaluation of basic model dynamics clearly show that high precision monitoring will always offer greater </w:t>
      </w:r>
      <w:r w:rsidR="006C3388">
        <w:rPr>
          <w:rFonts w:ascii="Helvetica" w:hAnsi="Helvetica"/>
          <w:iCs/>
          <w:sz w:val="22"/>
          <w:szCs w:val="22"/>
        </w:rPr>
        <w:t>long-term</w:t>
      </w:r>
      <w:r w:rsidR="00124B10">
        <w:rPr>
          <w:rFonts w:ascii="Helvetica" w:hAnsi="Helvetica"/>
          <w:iCs/>
          <w:sz w:val="22"/>
          <w:szCs w:val="22"/>
        </w:rPr>
        <w:t xml:space="preserve"> value compared to</w:t>
      </w:r>
      <w:r w:rsidR="002E41F8">
        <w:rPr>
          <w:rFonts w:ascii="Helvetica" w:hAnsi="Helvetica"/>
          <w:iCs/>
          <w:sz w:val="22"/>
          <w:szCs w:val="22"/>
        </w:rPr>
        <w:t xml:space="preserve"> low</w:t>
      </w:r>
      <w:r w:rsidR="006C3388">
        <w:rPr>
          <w:rFonts w:ascii="Helvetica" w:hAnsi="Helvetica"/>
          <w:iCs/>
          <w:sz w:val="22"/>
          <w:szCs w:val="22"/>
        </w:rPr>
        <w:t>-</w:t>
      </w:r>
      <w:r w:rsidR="002E41F8">
        <w:rPr>
          <w:rFonts w:ascii="Helvetica" w:hAnsi="Helvetica"/>
          <w:iCs/>
          <w:sz w:val="22"/>
          <w:szCs w:val="22"/>
        </w:rPr>
        <w:t>precision monitoring</w:t>
      </w:r>
      <w:r>
        <w:rPr>
          <w:rFonts w:ascii="Helvetica" w:hAnsi="Helvetica"/>
          <w:iCs/>
          <w:sz w:val="22"/>
          <w:szCs w:val="22"/>
        </w:rPr>
        <w:t xml:space="preserve"> (Fig. 2</w:t>
      </w:r>
      <w:r w:rsidR="00FF7B85">
        <w:rPr>
          <w:rFonts w:ascii="Helvetica" w:hAnsi="Helvetica"/>
          <w:iCs/>
          <w:sz w:val="22"/>
          <w:szCs w:val="22"/>
        </w:rPr>
        <w:t>b</w:t>
      </w:r>
      <w:r>
        <w:rPr>
          <w:rFonts w:ascii="Helvetica" w:hAnsi="Helvetica"/>
          <w:iCs/>
          <w:sz w:val="22"/>
          <w:szCs w:val="22"/>
        </w:rPr>
        <w:t>)</w:t>
      </w:r>
      <w:r w:rsidR="002E41F8">
        <w:rPr>
          <w:rFonts w:ascii="Helvetica" w:hAnsi="Helvetica"/>
          <w:iCs/>
          <w:sz w:val="22"/>
          <w:szCs w:val="22"/>
        </w:rPr>
        <w:t>. But high</w:t>
      </w:r>
      <w:r w:rsidR="006C3388">
        <w:rPr>
          <w:rFonts w:ascii="Helvetica" w:hAnsi="Helvetica"/>
          <w:iCs/>
          <w:sz w:val="22"/>
          <w:szCs w:val="22"/>
        </w:rPr>
        <w:t>-</w:t>
      </w:r>
      <w:r w:rsidR="002E41F8">
        <w:rPr>
          <w:rFonts w:ascii="Helvetica" w:hAnsi="Helvetica"/>
          <w:iCs/>
          <w:sz w:val="22"/>
          <w:szCs w:val="22"/>
        </w:rPr>
        <w:t xml:space="preserve">precision monitoring is often expensive. Therefore, </w:t>
      </w:r>
      <w:r>
        <w:rPr>
          <w:rFonts w:ascii="Helvetica" w:hAnsi="Helvetica"/>
          <w:iCs/>
          <w:sz w:val="22"/>
          <w:szCs w:val="22"/>
        </w:rPr>
        <w:t xml:space="preserve">in addition to managing for a given risk tolerance level, </w:t>
      </w:r>
      <w:r w:rsidR="002E41F8">
        <w:rPr>
          <w:rFonts w:ascii="Helvetica" w:hAnsi="Helvetica"/>
          <w:sz w:val="22"/>
          <w:szCs w:val="22"/>
        </w:rPr>
        <w:t>a</w:t>
      </w:r>
      <w:r w:rsidR="00E76BD0" w:rsidRPr="003805EE">
        <w:rPr>
          <w:rFonts w:ascii="Helvetica" w:hAnsi="Helvetica"/>
          <w:sz w:val="22"/>
          <w:szCs w:val="22"/>
        </w:rPr>
        <w:t xml:space="preserve"> key determinate of the chosen combination of monitoring precision and </w:t>
      </w:r>
      <w:r w:rsidR="00905124">
        <w:rPr>
          <w:rFonts w:ascii="Helvetica" w:hAnsi="Helvetica"/>
          <w:sz w:val="22"/>
          <w:szCs w:val="22"/>
        </w:rPr>
        <w:t>harvest</w:t>
      </w:r>
      <w:r w:rsidR="00905124" w:rsidRPr="003805EE">
        <w:rPr>
          <w:rFonts w:ascii="Helvetica" w:hAnsi="Helvetica"/>
          <w:sz w:val="22"/>
          <w:szCs w:val="22"/>
        </w:rPr>
        <w:t xml:space="preserve"> </w:t>
      </w:r>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NPV). 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r w:rsidR="00E76BD0" w:rsidRPr="003805EE">
        <w:rPr>
          <w:rFonts w:ascii="Helvetica" w:hAnsi="Helvetica"/>
          <w:sz w:val="22"/>
          <w:szCs w:val="22"/>
        </w:rPr>
        <w:t xml:space="preserve">precision and </w:t>
      </w:r>
      <w:r w:rsidR="00BA4901">
        <w:rPr>
          <w:rFonts w:ascii="Helvetica" w:hAnsi="Helvetica"/>
          <w:sz w:val="22"/>
          <w:szCs w:val="22"/>
        </w:rPr>
        <w:t>above</w:t>
      </w:r>
      <w:r w:rsidR="00BA4901" w:rsidRPr="003805EE">
        <w:rPr>
          <w:rFonts w:ascii="Helvetica" w:hAnsi="Helvetica"/>
          <w:sz w:val="22"/>
          <w:szCs w:val="22"/>
        </w:rPr>
        <w:t xml:space="preserve"> </w:t>
      </w:r>
      <w:r w:rsidR="00E76BD0"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r w:rsidR="007B7A2A" w:rsidRPr="003805EE">
        <w:rPr>
          <w:rFonts w:ascii="Helvetica" w:hAnsi="Helvetica"/>
          <w:sz w:val="22"/>
          <w:szCs w:val="22"/>
        </w:rPr>
        <w:t xml:space="preserve">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&lt;EndNote&gt;&lt;Cite&gt;&lt;Author&gt;Hilborn&lt;/Author&gt;&lt;Year&gt;2001&lt;/Year&gt;&lt;RecNum&gt;8132&lt;/RecNum&gt;&lt;DisplayText&gt;&lt;style face="superscript"&gt;15&lt;/style&gt;&lt;/DisplayText&gt;&lt;record&gt;&lt;rec-number&gt;8132&lt;/rec-number&gt;&lt;foreign-keys&gt;&lt;key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010E6A" w:rsidRPr="00010E6A">
        <w:rPr>
          <w:rFonts w:ascii="Helvetica" w:hAnsi="Helvetica"/>
          <w:noProof/>
          <w:sz w:val="22"/>
          <w:szCs w:val="22"/>
          <w:vertAlign w:val="superscript"/>
        </w:rPr>
        <w:t>15</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450434">
        <w:rPr>
          <w:rFonts w:ascii="Helvetica" w:hAnsi="Helvetica"/>
          <w:sz w:val="22"/>
          <w:szCs w:val="22"/>
        </w:rPr>
        <w:t xml:space="preserve">For many populations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may serve as an appropriate trigger for increased monitoring, both because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is likely far away from a depensation threshold in most populations. </w:t>
      </w:r>
      <w:r w:rsidR="000879F4" w:rsidRPr="003805EE">
        <w:rPr>
          <w:rFonts w:ascii="Helvetica" w:hAnsi="Helvetica"/>
          <w:sz w:val="22"/>
          <w:szCs w:val="22"/>
        </w:rPr>
        <w:t xml:space="preserve">Depending on the ecosystem type and management organization, the cost of </w:t>
      </w:r>
      <w:r w:rsidR="000879F4" w:rsidRPr="003805EE">
        <w:rPr>
          <w:rFonts w:ascii="Helvetica" w:hAnsi="Helvetica"/>
          <w:sz w:val="22"/>
          <w:szCs w:val="22"/>
        </w:rPr>
        <w:lastRenderedPageBreak/>
        <w:t>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074268">
      <w:pPr>
        <w:rPr>
          <w:rFonts w:ascii="Helvetica" w:hAnsi="Helvetica"/>
          <w:sz w:val="22"/>
          <w:szCs w:val="22"/>
        </w:rPr>
      </w:pPr>
    </w:p>
    <w:p w14:paraId="1EB618B1" w14:textId="5B8E1370" w:rsidR="004744AB" w:rsidRPr="00D13868" w:rsidRDefault="004744AB" w:rsidP="00074268">
      <w:pPr>
        <w:rPr>
          <w:rFonts w:ascii="Helvetica" w:hAnsi="Helvetica"/>
          <w:sz w:val="22"/>
          <w:szCs w:val="22"/>
        </w:rPr>
      </w:pPr>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w:t>
      </w:r>
      <w:r w:rsidR="00A55FBE">
        <w:rPr>
          <w:rFonts w:ascii="Helvetica" w:hAnsi="Helvetica"/>
          <w:sz w:val="22"/>
          <w:szCs w:val="22"/>
        </w:rPr>
        <w:t>4.0.3</w:t>
      </w:r>
      <w:r w:rsidRPr="004744AB">
        <w:rPr>
          <w:rFonts w:ascii="Helvetica" w:hAnsi="Helvetica"/>
          <w:sz w:val="22"/>
          <w:szCs w:val="22"/>
        </w:rPr>
        <w:t xml:space="preserve"> </w:t>
      </w:r>
      <w:r w:rsidR="00685D99">
        <w:rPr>
          <w:rFonts w:ascii="Helvetica" w:hAnsi="Helvetica"/>
          <w:sz w:val="22"/>
          <w:szCs w:val="22"/>
        </w:rPr>
        <w:fldChar w:fldCharType="begin"/>
      </w:r>
      <w:r w:rsidR="00010E6A">
        <w:rPr>
          <w:rFonts w:ascii="Helvetica" w:hAnsi="Helvetica"/>
          <w:sz w:val="22"/>
          <w:szCs w:val="22"/>
        </w:rPr>
        <w:instrText xml:space="preserve"> ADDIN EN.CITE &lt;EndNote&gt;&lt;Cite&gt;&lt;Author&gt;R Development Core Team&lt;/Author&gt;&lt;Year&gt;2018&lt;/Year&gt;&lt;RecNum&gt;4584&lt;/RecNum&gt;&lt;IDText&gt;R: A Language and Environment fo Statistical Computing&lt;/IDText&gt;&lt;DisplayText&gt;&lt;style face="superscript"&gt;16&lt;/style&gt;&lt;/DisplayText&gt;&lt;record&gt;&lt;rec-number&gt;4584&lt;/rec-number&gt;&lt;foreign-keys&gt;&lt;key app="EN" db-id="x0w5wa9airxrfze0ft2x20vgz0w5wpet5ftz" timestamp="1614114709" guid="5880f855-d33d-45a9-a782-44a9c0b75b7e"&gt;4584&lt;/key&gt;&lt;/foreign-keys&gt;&lt;ref-type name="Computer Program"&gt;9&lt;/ref-type&gt;&lt;contributors&gt;&lt;authors&gt;&lt;author&gt;R Development Core Team,&lt;/author&gt;&lt;/authors&gt;&lt;/contributors&gt;&lt;titles&gt;&lt;title&gt;R: A Language and Environment fo Statistical Computing&lt;/title&gt;&lt;/titles&gt;&lt;edition&gt;3.5.1&lt;/edition&gt;&lt;dates&gt;&lt;year&gt;2018&lt;/year&gt;&lt;/dates&gt;&lt;pub-location&gt;Vienna, Austria&lt;/pub-location&gt;&lt;publisher&gt;R Foundation for Statistical Computing&lt;/publisher&gt;&lt;isbn&gt;3-900051-07-0&lt;/isbn&gt;&lt;urls&gt;&lt;related-urls&gt;&lt;url&gt;&lt;style face="underline" font="default" size="100%"&gt;http:// www.R-project.org&lt;/style&gt;&lt;/url&gt;&lt;/related-urls&gt;&lt;/urls&gt;&lt;/record&gt;&lt;/Cite&gt;&lt;/EndNote&gt;</w:instrText>
      </w:r>
      <w:r w:rsidR="00685D99">
        <w:rPr>
          <w:rFonts w:ascii="Helvetica" w:hAnsi="Helvetica"/>
          <w:sz w:val="22"/>
          <w:szCs w:val="22"/>
        </w:rPr>
        <w:fldChar w:fldCharType="separate"/>
      </w:r>
      <w:r w:rsidR="00010E6A" w:rsidRPr="00010E6A">
        <w:rPr>
          <w:rFonts w:ascii="Helvetica" w:hAnsi="Helvetica"/>
          <w:noProof/>
          <w:sz w:val="22"/>
          <w:szCs w:val="22"/>
          <w:vertAlign w:val="superscript"/>
        </w:rPr>
        <w:t>16</w:t>
      </w:r>
      <w:r w:rsidR="00685D99">
        <w:rPr>
          <w:rFonts w:ascii="Helvetica" w:hAnsi="Helvetica"/>
          <w:sz w:val="22"/>
          <w:szCs w:val="22"/>
        </w:rPr>
        <w:fldChar w:fldCharType="end"/>
      </w:r>
      <w:r w:rsidRPr="004744AB">
        <w:rPr>
          <w:rFonts w:ascii="Helvetica" w:hAnsi="Helvetica"/>
          <w:sz w:val="22"/>
          <w:szCs w:val="22"/>
        </w:rPr>
        <w:t xml:space="preserve">, and all code is available through a public </w:t>
      </w:r>
      <w:r w:rsidR="00F533ED" w:rsidRPr="004744AB">
        <w:rPr>
          <w:rFonts w:ascii="Helvetica" w:hAnsi="Helvetica"/>
          <w:sz w:val="22"/>
          <w:szCs w:val="22"/>
        </w:rPr>
        <w:t>GitHub</w:t>
      </w:r>
      <w:r w:rsidRPr="004744AB">
        <w:rPr>
          <w:rFonts w:ascii="Helvetica" w:hAnsi="Helvetica"/>
          <w:sz w:val="22"/>
          <w:szCs w:val="22"/>
        </w:rPr>
        <w:t xml:space="preserve"> repository here: </w:t>
      </w:r>
      <w:hyperlink r:id="rId20" w:history="1">
        <w:r w:rsidRPr="00D13868">
          <w:rPr>
            <w:rStyle w:val="Hyperlink"/>
            <w:rFonts w:ascii="Helvetica" w:hAnsi="Helvetica"/>
            <w:sz w:val="22"/>
            <w:szCs w:val="22"/>
          </w:rPr>
          <w:t>https://github.com/stier-lab/stier-2019-value-of-information</w:t>
        </w:r>
      </w:hyperlink>
      <w:r w:rsidR="00F533ED">
        <w:rPr>
          <w:rFonts w:ascii="Helvetica" w:hAnsi="Helvetica"/>
          <w:sz w:val="22"/>
          <w:szCs w:val="22"/>
        </w:rPr>
        <w:t xml:space="preserve"> .</w:t>
      </w:r>
    </w:p>
    <w:p w14:paraId="78063448" w14:textId="77777777" w:rsidR="00BA3468" w:rsidRPr="003805EE" w:rsidRDefault="00BA3468" w:rsidP="00074268">
      <w:pPr>
        <w:rPr>
          <w:rFonts w:ascii="Helvetica" w:hAnsi="Helvetica"/>
          <w:b/>
          <w:sz w:val="22"/>
          <w:szCs w:val="22"/>
        </w:rPr>
      </w:pPr>
    </w:p>
    <w:p w14:paraId="2110B268" w14:textId="4C19404E" w:rsidR="00767630" w:rsidRDefault="00173FA2" w:rsidP="00074268">
      <w:pPr>
        <w:rPr>
          <w:rFonts w:ascii="Helvetica" w:hAnsi="Helvetica"/>
          <w:b/>
          <w:sz w:val="22"/>
          <w:szCs w:val="22"/>
        </w:rPr>
      </w:pPr>
      <w:r w:rsidRPr="003805EE">
        <w:rPr>
          <w:rFonts w:ascii="Helvetica" w:hAnsi="Helvetica"/>
          <w:b/>
          <w:sz w:val="22"/>
          <w:szCs w:val="22"/>
        </w:rPr>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074268">
      <w:pPr>
        <w:rPr>
          <w:rFonts w:ascii="Helvetica" w:hAnsi="Helvetica"/>
          <w:b/>
          <w:sz w:val="22"/>
          <w:szCs w:val="22"/>
        </w:rPr>
      </w:pPr>
    </w:p>
    <w:p w14:paraId="0FEC8FAC" w14:textId="77B53FD4" w:rsidR="0009289E" w:rsidRPr="003805EE" w:rsidRDefault="0009289E" w:rsidP="00074268">
      <w:pPr>
        <w:rPr>
          <w:rFonts w:ascii="Helvetica" w:hAnsi="Helvetica"/>
          <w:i/>
          <w:sz w:val="22"/>
          <w:szCs w:val="22"/>
        </w:rPr>
      </w:pPr>
      <w:r w:rsidRPr="0009289E">
        <w:rPr>
          <w:rFonts w:ascii="Helvetica" w:hAnsi="Helvetica"/>
          <w:i/>
          <w:sz w:val="22"/>
          <w:szCs w:val="22"/>
        </w:rPr>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p>
    <w:p w14:paraId="7BD8D345" w14:textId="7DB01711" w:rsidR="0079618D" w:rsidRPr="00432C98" w:rsidRDefault="0079618D" w:rsidP="00074268">
      <w:pPr>
        <w:ind w:firstLine="720"/>
        <w:rPr>
          <w:rFonts w:ascii="Helvetica" w:hAnsi="Helvetica"/>
          <w:sz w:val="22"/>
          <w:szCs w:val="22"/>
        </w:rPr>
      </w:pPr>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w:t>
      </w:r>
      <w:r>
        <w:rPr>
          <w:rFonts w:ascii="Helvetica" w:hAnsi="Helvetica"/>
          <w:sz w:val="22"/>
          <w:szCs w:val="22"/>
        </w:rPr>
        <w:t xml:space="preserve">categorized as </w:t>
      </w:r>
      <w:r w:rsidR="0088394A">
        <w:rPr>
          <w:rFonts w:ascii="Helvetica" w:hAnsi="Helvetica"/>
          <w:sz w:val="22"/>
          <w:szCs w:val="22"/>
        </w:rPr>
        <w:t xml:space="preserve">in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w:t>
      </w:r>
      <w:r w:rsidR="00DB6593">
        <w:rPr>
          <w:rFonts w:ascii="Helvetica" w:hAnsi="Helvetica"/>
          <w:sz w:val="22"/>
          <w:szCs w:val="22"/>
        </w:rPr>
        <w:t>population</w:t>
      </w:r>
      <w:r w:rsidR="00DB6593" w:rsidRPr="003805EE">
        <w:rPr>
          <w:rFonts w:ascii="Helvetica" w:hAnsi="Helvetica"/>
          <w:sz w:val="22"/>
          <w:szCs w:val="22"/>
        </w:rPr>
        <w:t xml:space="preserv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 xml:space="preserve">over- and under-estimates of </w:t>
      </w:r>
      <w:r w:rsidR="00DB6593">
        <w:rPr>
          <w:rFonts w:ascii="Helvetica" w:hAnsi="Helvetica"/>
          <w:sz w:val="22"/>
          <w:szCs w:val="22"/>
        </w:rPr>
        <w:t>population</w:t>
      </w:r>
      <w:r>
        <w:rPr>
          <w:rFonts w:ascii="Helvetica" w:hAnsi="Helvetica"/>
          <w:sz w:val="22"/>
          <w:szCs w:val="22"/>
        </w:rPr>
        <w:t xml:space="preserve"> abundance due to low monitoring precision (CV = 0.5) lead</w:t>
      </w:r>
      <w:r w:rsidR="00DB6593">
        <w:rPr>
          <w:rFonts w:ascii="Helvetica" w:hAnsi="Helvetica"/>
          <w:sz w:val="22"/>
          <w:szCs w:val="22"/>
        </w:rPr>
        <w:t>s</w:t>
      </w:r>
      <w:r>
        <w:rPr>
          <w:rFonts w:ascii="Helvetica" w:hAnsi="Helvetica"/>
          <w:sz w:val="22"/>
          <w:szCs w:val="22"/>
        </w:rPr>
        <w:t xml:space="preserve">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w:t>
      </w:r>
      <w:r w:rsidR="00DB6593">
        <w:rPr>
          <w:rFonts w:ascii="Helvetica" w:hAnsi="Helvetica"/>
          <w:sz w:val="22"/>
          <w:szCs w:val="22"/>
        </w:rPr>
        <w:t>population</w:t>
      </w:r>
      <w:r w:rsidR="00DB6593" w:rsidRPr="003805EE">
        <w:rPr>
          <w:rFonts w:ascii="Helvetica" w:hAnsi="Helvetica"/>
          <w:sz w:val="22"/>
          <w:szCs w:val="22"/>
        </w:rPr>
        <w:t xml:space="preserve"> </w:t>
      </w:r>
      <w:r w:rsidRPr="003805EE">
        <w:rPr>
          <w:rFonts w:ascii="Helvetica" w:hAnsi="Helvetica"/>
          <w:sz w:val="22"/>
          <w:szCs w:val="22"/>
        </w:rPr>
        <w:t xml:space="preserve">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w:t>
      </w:r>
      <w:r w:rsidRPr="003805EE">
        <w:rPr>
          <w:rFonts w:ascii="Helvetica" w:hAnsi="Helvetica"/>
          <w:sz w:val="22"/>
          <w:szCs w:val="22"/>
        </w:rPr>
        <w:t xml:space="preserve">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00432C98">
        <w:rPr>
          <w:rFonts w:ascii="Helvetica" w:hAnsi="Helvetica"/>
          <w:sz w:val="22"/>
          <w:szCs w:val="22"/>
        </w:rPr>
        <w:t xml:space="preserve"> These effects of monitoring and 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 </w:t>
      </w:r>
    </w:p>
    <w:p w14:paraId="5C066073" w14:textId="77777777" w:rsidR="000B362E" w:rsidRPr="003805EE" w:rsidRDefault="000B362E" w:rsidP="00074268">
      <w:pPr>
        <w:rPr>
          <w:rFonts w:ascii="Helvetica" w:hAnsi="Helvetica"/>
          <w:b/>
          <w:sz w:val="22"/>
          <w:szCs w:val="22"/>
        </w:rPr>
      </w:pPr>
    </w:p>
    <w:p w14:paraId="42289513" w14:textId="38407106" w:rsidR="00726D79" w:rsidRPr="003805EE" w:rsidRDefault="00D40542" w:rsidP="000742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w:t>
      </w:r>
      <w:r w:rsidR="00852B13">
        <w:rPr>
          <w:rFonts w:ascii="Helvetica" w:hAnsi="Helvetica"/>
          <w:i/>
          <w:sz w:val="22"/>
          <w:szCs w:val="22"/>
        </w:rPr>
        <w:t>critical threshold</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3DC04A09" w:rsidR="00BF53CA" w:rsidRPr="003805EE" w:rsidRDefault="006B7FDF" w:rsidP="00074268">
      <w:pPr>
        <w:ind w:firstLine="720"/>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 xml:space="preserve">lead to very high relative resource </w:t>
      </w:r>
      <w:r w:rsidR="00B066A7">
        <w:rPr>
          <w:rFonts w:ascii="Helvetica" w:hAnsi="Helvetica"/>
          <w:sz w:val="22"/>
          <w:szCs w:val="22"/>
        </w:rPr>
        <w:t>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 xml:space="preserve">the </w:t>
      </w:r>
      <w:r w:rsidR="00DB6593">
        <w:rPr>
          <w:rFonts w:ascii="Helvetica" w:hAnsi="Helvetica"/>
          <w:sz w:val="22"/>
          <w:szCs w:val="22"/>
        </w:rPr>
        <w:t xml:space="preserve">population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w:t>
      </w:r>
      <w:r w:rsidR="00A15F36" w:rsidRPr="00295490">
        <w:rPr>
          <w:rFonts w:ascii="Helvetica" w:hAnsi="Helvetica"/>
          <w:sz w:val="22"/>
          <w:szCs w:val="22"/>
        </w:rPr>
        <w:t xml:space="preserve">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w:t>
      </w:r>
      <w:r w:rsidR="007B5243">
        <w:rPr>
          <w:rFonts w:ascii="Helvetica" w:hAnsi="Helvetica"/>
          <w:sz w:val="22"/>
          <w:szCs w:val="22"/>
        </w:rPr>
        <w:t>population</w:t>
      </w:r>
      <w:r w:rsidR="007B5243" w:rsidRPr="003805EE">
        <w:rPr>
          <w:rFonts w:ascii="Helvetica" w:hAnsi="Helvetica"/>
          <w:sz w:val="22"/>
          <w:szCs w:val="22"/>
        </w:rPr>
        <w:t xml:space="preserve"> </w:t>
      </w:r>
      <w:r w:rsidR="00A15F36" w:rsidRPr="003805EE">
        <w:rPr>
          <w:rFonts w:ascii="Helvetica" w:hAnsi="Helvetica"/>
          <w:sz w:val="22"/>
          <w:szCs w:val="22"/>
        </w:rPr>
        <w:t xml:space="preserve">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074268">
      <w:pPr>
        <w:rPr>
          <w:rFonts w:ascii="Helvetica" w:hAnsi="Helvetica"/>
          <w:i/>
          <w:iCs/>
          <w:sz w:val="22"/>
          <w:szCs w:val="22"/>
        </w:rPr>
      </w:pPr>
    </w:p>
    <w:p w14:paraId="3F8C96F1" w14:textId="28DE7712" w:rsidR="00506BD9" w:rsidRDefault="00506BD9" w:rsidP="00074268">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51151351" w14:textId="73590A82" w:rsidR="00402051" w:rsidRDefault="00402051" w:rsidP="00074268">
      <w:pPr>
        <w:ind w:firstLine="720"/>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 xml:space="preserve">pressure, which can lead to rapid dips in population biomass in short periods of time when populations are incorrectly estimated as </w:t>
      </w:r>
      <w:r w:rsidR="002074CC">
        <w:rPr>
          <w:rFonts w:ascii="Helvetica" w:hAnsi="Helvetica"/>
          <w:sz w:val="22"/>
          <w:szCs w:val="22"/>
        </w:rPr>
        <w:t xml:space="preserve">abundant </w:t>
      </w:r>
      <w:r w:rsidR="0091784A">
        <w:rPr>
          <w:rFonts w:ascii="Helvetica" w:hAnsi="Helvetica"/>
          <w:sz w:val="22"/>
          <w:szCs w:val="22"/>
        </w:rPr>
        <w:t>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lastRenderedPageBreak/>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p>
    <w:p w14:paraId="1696E08E" w14:textId="353172BD" w:rsidR="00BC68A6" w:rsidRDefault="00BC68A6" w:rsidP="00074268">
      <w:pPr>
        <w:rPr>
          <w:rFonts w:ascii="Helvetica" w:hAnsi="Helvetica"/>
          <w:sz w:val="22"/>
          <w:szCs w:val="22"/>
        </w:rPr>
      </w:pPr>
    </w:p>
    <w:p w14:paraId="450B9D9E" w14:textId="0753DAB7" w:rsidR="00BC68A6" w:rsidRPr="0063796A" w:rsidRDefault="00BC68A6" w:rsidP="00074268">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7D4A3249" w14:textId="77BE2071" w:rsidR="001C5532" w:rsidRPr="003805EE" w:rsidRDefault="00506BD9" w:rsidP="00074268">
      <w:pPr>
        <w:rPr>
          <w:rFonts w:ascii="Helvetica" w:hAnsi="Helvetica"/>
          <w:sz w:val="22"/>
          <w:szCs w:val="22"/>
        </w:rPr>
      </w:pPr>
      <w:r>
        <w:rPr>
          <w:rFonts w:ascii="Helvetica" w:hAnsi="Helvetica"/>
          <w:i/>
          <w:sz w:val="22"/>
          <w:szCs w:val="22"/>
        </w:rPr>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w:t>
      </w:r>
      <w:r w:rsidR="00BD120B" w:rsidRPr="00594A51">
        <w:rPr>
          <w:rFonts w:ascii="Helvetica" w:hAnsi="Helvetica"/>
          <w:sz w:val="22"/>
          <w:szCs w:val="22"/>
        </w:rPr>
        <w:t xml:space="preserve">a </w:t>
      </w:r>
      <w:r w:rsidR="00DB6593">
        <w:rPr>
          <w:rFonts w:ascii="Helvetica" w:hAnsi="Helvetica"/>
          <w:sz w:val="22"/>
          <w:szCs w:val="22"/>
        </w:rPr>
        <w:t>population</w:t>
      </w:r>
      <w:r w:rsidR="00DB6593" w:rsidRPr="00594A51">
        <w:rPr>
          <w:rFonts w:ascii="Helvetica" w:hAnsi="Helvetica"/>
          <w:sz w:val="22"/>
          <w:szCs w:val="22"/>
        </w:rPr>
        <w:t xml:space="preserve">’s </w:t>
      </w:r>
      <w:r w:rsidR="00BD120B" w:rsidRPr="00594A51">
        <w:rPr>
          <w:rFonts w:ascii="Helvetica" w:hAnsi="Helvetica"/>
          <w:sz w:val="22"/>
          <w:szCs w:val="22"/>
        </w:rPr>
        <w:t>biomass will fall below a</w:t>
      </w:r>
      <w:r w:rsidR="00A0799D" w:rsidRPr="00594A51">
        <w:rPr>
          <w:rFonts w:ascii="Helvetica" w:hAnsi="Helvetica"/>
          <w:sz w:val="22"/>
          <w:szCs w:val="22"/>
        </w:rPr>
        <w:t xml:space="preserve"> </w:t>
      </w:r>
      <w:r w:rsidR="00BD120B" w:rsidRPr="00594A51">
        <w:rPr>
          <w:rFonts w:ascii="Helvetica" w:hAnsi="Helvetica"/>
          <w:sz w:val="22"/>
          <w:szCs w:val="22"/>
        </w:rPr>
        <w:t>critical threshold</w:t>
      </w:r>
      <w:r w:rsidR="00A0799D" w:rsidRPr="00594A51">
        <w:rPr>
          <w:rFonts w:ascii="Helvetica" w:hAnsi="Helvetica"/>
          <w:sz w:val="22"/>
          <w:szCs w:val="22"/>
        </w:rPr>
        <w:t xml:space="preserve">. </w:t>
      </w:r>
      <w:r w:rsidR="00CA4F64" w:rsidRPr="00594A51">
        <w:rPr>
          <w:rFonts w:ascii="Helvetica" w:hAnsi="Helvetica"/>
          <w:sz w:val="22"/>
          <w:szCs w:val="22"/>
        </w:rPr>
        <w:t xml:space="preserve">We defined a </w:t>
      </w:r>
      <w:r w:rsidR="00933791" w:rsidRPr="00594A51">
        <w:rPr>
          <w:rFonts w:ascii="Helvetica" w:hAnsi="Helvetica"/>
          <w:sz w:val="22"/>
          <w:szCs w:val="22"/>
        </w:rPr>
        <w:t xml:space="preserve">safe operating space </w:t>
      </w:r>
      <w:r w:rsidR="00CA4F64" w:rsidRPr="00594A51">
        <w:rPr>
          <w:rFonts w:ascii="Helvetica" w:hAnsi="Helvetica"/>
          <w:sz w:val="22"/>
          <w:szCs w:val="22"/>
        </w:rPr>
        <w:t>as</w:t>
      </w:r>
      <w:r w:rsidR="00933791" w:rsidRPr="00594A51">
        <w:rPr>
          <w:rFonts w:ascii="Helvetica" w:hAnsi="Helvetica"/>
          <w:sz w:val="22"/>
          <w:szCs w:val="22"/>
        </w:rPr>
        <w:t xml:space="preserve"> </w:t>
      </w:r>
      <w:r w:rsidR="00D707B4" w:rsidRPr="00594A51">
        <w:rPr>
          <w:rFonts w:ascii="Helvetica" w:hAnsi="Helvetica"/>
          <w:sz w:val="22"/>
          <w:szCs w:val="22"/>
        </w:rPr>
        <w:t xml:space="preserve">a </w:t>
      </w:r>
      <w:r w:rsidR="00933791" w:rsidRPr="00594A51">
        <w:rPr>
          <w:rFonts w:ascii="Helvetica" w:hAnsi="Helvetica"/>
          <w:sz w:val="22"/>
          <w:szCs w:val="22"/>
        </w:rPr>
        <w:t xml:space="preserve">combination of exploitation effort and the minimum precision required to avoid </w:t>
      </w:r>
      <w:r w:rsidR="00F92D0C" w:rsidRPr="00594A51">
        <w:rPr>
          <w:rFonts w:ascii="Helvetica" w:hAnsi="Helvetica"/>
          <w:sz w:val="22"/>
          <w:szCs w:val="22"/>
        </w:rPr>
        <w:t>crossing a critical biological threshold.</w:t>
      </w:r>
      <w:r w:rsidR="00CA4F64" w:rsidRPr="00594A51">
        <w:rPr>
          <w:rFonts w:ascii="Helvetica" w:hAnsi="Helvetica"/>
          <w:sz w:val="22"/>
          <w:szCs w:val="22"/>
        </w:rPr>
        <w:t xml:space="preserve"> The </w:t>
      </w:r>
      <w:r w:rsidR="00211620" w:rsidRPr="00594A51">
        <w:rPr>
          <w:rFonts w:ascii="Helvetica" w:hAnsi="Helvetica"/>
          <w:sz w:val="22"/>
          <w:szCs w:val="22"/>
        </w:rPr>
        <w:t xml:space="preserve">operating space </w:t>
      </w:r>
      <w:r w:rsidR="00CA4F64" w:rsidRPr="00594A51">
        <w:rPr>
          <w:rFonts w:ascii="Helvetica" w:hAnsi="Helvetica"/>
          <w:sz w:val="22"/>
          <w:szCs w:val="22"/>
        </w:rPr>
        <w:t xml:space="preserve">defined as </w:t>
      </w:r>
      <w:r w:rsidR="007B0A94" w:rsidRPr="00594A51">
        <w:rPr>
          <w:rFonts w:ascii="Helvetica" w:hAnsi="Helvetica"/>
          <w:sz w:val="22"/>
          <w:szCs w:val="22"/>
        </w:rPr>
        <w:t>‘</w:t>
      </w:r>
      <w:r w:rsidR="00CA4F64" w:rsidRPr="00594A51">
        <w:rPr>
          <w:rFonts w:ascii="Helvetica" w:hAnsi="Helvetica"/>
          <w:sz w:val="22"/>
          <w:szCs w:val="22"/>
        </w:rPr>
        <w:t>safe</w:t>
      </w:r>
      <w:r w:rsidR="007B0A94" w:rsidRPr="00594A51">
        <w:rPr>
          <w:rFonts w:ascii="Helvetica" w:hAnsi="Helvetica"/>
          <w:sz w:val="22"/>
          <w:szCs w:val="22"/>
        </w:rPr>
        <w:t xml:space="preserve">’ </w:t>
      </w:r>
      <w:r w:rsidR="00B16D69" w:rsidRPr="00594A51">
        <w:rPr>
          <w:rFonts w:ascii="Helvetica" w:hAnsi="Helvetica"/>
          <w:sz w:val="22"/>
          <w:szCs w:val="22"/>
        </w:rPr>
        <w:t xml:space="preserve">becomes </w:t>
      </w:r>
      <w:r w:rsidR="00B3069E" w:rsidRPr="00594A51">
        <w:rPr>
          <w:rFonts w:ascii="Helvetica" w:hAnsi="Helvetica"/>
          <w:sz w:val="22"/>
          <w:szCs w:val="22"/>
        </w:rPr>
        <w:t xml:space="preserve">narrower </w:t>
      </w:r>
      <w:r w:rsidR="00B16D69" w:rsidRPr="00594A51">
        <w:rPr>
          <w:rFonts w:ascii="Helvetica" w:hAnsi="Helvetica"/>
          <w:sz w:val="22"/>
          <w:szCs w:val="22"/>
        </w:rPr>
        <w:t>as the manager</w:t>
      </w:r>
      <w:r w:rsidR="00B16D69" w:rsidRPr="00837D8E">
        <w:rPr>
          <w:rFonts w:ascii="Helvetica" w:hAnsi="Helvetica"/>
          <w:sz w:val="22"/>
          <w:szCs w:val="22"/>
        </w:rPr>
        <w:t xml:space="preserve"> or stakeholder’s aversion to risk increases </w:t>
      </w:r>
      <w:r w:rsidR="00CD6FF0" w:rsidRPr="00837D8E">
        <w:rPr>
          <w:rFonts w:ascii="Helvetica" w:hAnsi="Helvetica"/>
          <w:sz w:val="22"/>
          <w:szCs w:val="22"/>
        </w:rPr>
        <w:t xml:space="preserve">(Fig. </w:t>
      </w:r>
      <w:r w:rsidRPr="00837D8E">
        <w:rPr>
          <w:rFonts w:ascii="Helvetica" w:hAnsi="Helvetica"/>
          <w:sz w:val="22"/>
          <w:szCs w:val="22"/>
        </w:rPr>
        <w:t>5</w:t>
      </w:r>
      <w:r w:rsidR="00CD6FF0" w:rsidRPr="00837D8E">
        <w:rPr>
          <w:rFonts w:ascii="Helvetica" w:hAnsi="Helvetica"/>
          <w:sz w:val="22"/>
          <w:szCs w:val="22"/>
        </w:rPr>
        <w:t>)</w:t>
      </w:r>
      <w:r w:rsidR="00CA4F64" w:rsidRPr="00837D8E">
        <w:rPr>
          <w:rFonts w:ascii="Helvetica" w:hAnsi="Helvetica"/>
          <w:sz w:val="22"/>
          <w:szCs w:val="22"/>
        </w:rPr>
        <w:t>. In other words,</w:t>
      </w:r>
      <w:r w:rsidR="00D7486C" w:rsidRPr="00837D8E">
        <w:rPr>
          <w:rFonts w:ascii="Helvetica" w:hAnsi="Helvetica"/>
          <w:sz w:val="22"/>
          <w:szCs w:val="22"/>
        </w:rPr>
        <w:t xml:space="preserve"> risk</w:t>
      </w:r>
      <w:r w:rsidR="00211620" w:rsidRPr="00837D8E">
        <w:rPr>
          <w:rFonts w:ascii="Helvetica" w:hAnsi="Helvetica"/>
          <w:sz w:val="22"/>
          <w:szCs w:val="22"/>
        </w:rPr>
        <w:t>-</w:t>
      </w:r>
      <w:r w:rsidR="00D7486C" w:rsidRPr="00837D8E">
        <w:rPr>
          <w:rFonts w:ascii="Helvetica" w:hAnsi="Helvetica"/>
          <w:sz w:val="22"/>
          <w:szCs w:val="22"/>
        </w:rPr>
        <w:t xml:space="preserve">averse </w:t>
      </w:r>
      <w:r w:rsidR="00351415" w:rsidRPr="00837D8E">
        <w:rPr>
          <w:rFonts w:ascii="Helvetica" w:hAnsi="Helvetica"/>
          <w:sz w:val="22"/>
          <w:szCs w:val="22"/>
        </w:rPr>
        <w:t xml:space="preserve">managers or stakeholders </w:t>
      </w:r>
      <w:r w:rsidR="00D7486C" w:rsidRPr="00837D8E">
        <w:rPr>
          <w:rFonts w:ascii="Helvetica" w:hAnsi="Helvetica"/>
          <w:sz w:val="22"/>
          <w:szCs w:val="22"/>
        </w:rPr>
        <w:t xml:space="preserve">will benefit from a </w:t>
      </w:r>
      <w:r w:rsidR="00F92D0C" w:rsidRPr="00837D8E">
        <w:rPr>
          <w:rFonts w:ascii="Helvetica" w:hAnsi="Helvetica"/>
          <w:sz w:val="22"/>
          <w:szCs w:val="22"/>
        </w:rPr>
        <w:t>more conservative</w:t>
      </w:r>
      <w:r w:rsidR="00CA4F64" w:rsidRPr="00837D8E">
        <w:rPr>
          <w:rFonts w:ascii="Helvetica" w:hAnsi="Helvetica"/>
          <w:sz w:val="22"/>
          <w:szCs w:val="22"/>
        </w:rPr>
        <w:t xml:space="preserve"> approach </w:t>
      </w:r>
      <w:r w:rsidR="00D7486C" w:rsidRPr="00837D8E">
        <w:rPr>
          <w:rFonts w:ascii="Helvetica" w:hAnsi="Helvetica"/>
          <w:sz w:val="22"/>
          <w:szCs w:val="22"/>
        </w:rPr>
        <w:t>with</w:t>
      </w:r>
      <w:r w:rsidR="00CA4F64" w:rsidRPr="00837D8E">
        <w:rPr>
          <w:rFonts w:ascii="Helvetica" w:hAnsi="Helvetica"/>
          <w:sz w:val="22"/>
          <w:szCs w:val="22"/>
        </w:rPr>
        <w:t xml:space="preserve"> lower harvest rates and higher monitoring precision</w:t>
      </w:r>
      <w:r w:rsidR="00CD6FF0" w:rsidRPr="00837D8E">
        <w:rPr>
          <w:rFonts w:ascii="Helvetica" w:hAnsi="Helvetica"/>
          <w:sz w:val="22"/>
          <w:szCs w:val="22"/>
        </w:rPr>
        <w:t>.</w:t>
      </w:r>
      <w:r w:rsidR="00A53D50" w:rsidRPr="003805EE">
        <w:rPr>
          <w:rFonts w:ascii="Helvetica" w:hAnsi="Helvetica"/>
          <w:sz w:val="22"/>
          <w:szCs w:val="22"/>
        </w:rPr>
        <w:t xml:space="preserve"> </w:t>
      </w:r>
    </w:p>
    <w:p w14:paraId="33C718E5" w14:textId="2C18660C" w:rsidR="00741A2F" w:rsidRDefault="007C6756" w:rsidP="00074268">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w:t>
      </w:r>
      <w:r w:rsidR="00DB6593">
        <w:rPr>
          <w:rFonts w:ascii="Helvetica" w:hAnsi="Helvetica"/>
          <w:sz w:val="22"/>
          <w:szCs w:val="22"/>
        </w:rPr>
        <w:t xml:space="preserve">least expensive </w:t>
      </w:r>
      <w:r>
        <w:rPr>
          <w:rFonts w:ascii="Helvetica" w:hAnsi="Helvetica"/>
          <w:sz w:val="22"/>
          <w:szCs w:val="22"/>
        </w:rPr>
        <w:t xml:space="preserve">monitoring option where monitoring precision is always low (CV = 0.5) offers the </w:t>
      </w:r>
      <w:r w:rsidR="002F5A6E">
        <w:rPr>
          <w:rFonts w:ascii="Helvetica" w:hAnsi="Helvetica"/>
          <w:sz w:val="22"/>
          <w:szCs w:val="22"/>
        </w:rPr>
        <w:t xml:space="preserve">highest relative </w:t>
      </w:r>
      <w:r w:rsidR="00837D8E">
        <w:rPr>
          <w:rFonts w:ascii="Helvetica" w:hAnsi="Helvetica"/>
          <w:sz w:val="22"/>
          <w:szCs w:val="22"/>
        </w:rPr>
        <w:t>return on investment,</w:t>
      </w:r>
      <w:r w:rsidR="002F5A6E">
        <w:rPr>
          <w:rFonts w:ascii="Helvetica" w:hAnsi="Helvetica"/>
          <w:sz w:val="22"/>
          <w:szCs w:val="22"/>
        </w:rPr>
        <w:t xml:space="preserve">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w:t>
      </w:r>
      <w:r w:rsidR="004229ED">
        <w:rPr>
          <w:rFonts w:ascii="Helvetica" w:hAnsi="Helvetica"/>
          <w:sz w:val="22"/>
          <w:szCs w:val="22"/>
        </w:rPr>
        <w:t xml:space="preserve">crossing </w:t>
      </w:r>
      <w:commentRangeStart w:id="9"/>
      <w:r w:rsidR="004229ED">
        <w:rPr>
          <w:rFonts w:ascii="Helvetica" w:hAnsi="Helvetica"/>
          <w:sz w:val="22"/>
          <w:szCs w:val="22"/>
        </w:rPr>
        <w:t>the biological threshold</w:t>
      </w:r>
      <w:r w:rsidR="007B0A94">
        <w:rPr>
          <w:rFonts w:ascii="Helvetica" w:hAnsi="Helvetica"/>
          <w:sz w:val="22"/>
          <w:szCs w:val="22"/>
        </w:rPr>
        <w:t xml:space="preserve"> </w:t>
      </w:r>
      <w:commentRangeEnd w:id="9"/>
      <w:r w:rsidR="007B0A94">
        <w:rPr>
          <w:rStyle w:val="CommentReference"/>
          <w:rFonts w:asciiTheme="minorHAnsi" w:eastAsiaTheme="minorEastAsia" w:hAnsiTheme="minorHAnsi" w:cstheme="minorBidi"/>
          <w:lang w:eastAsia="ja-JP"/>
        </w:rPr>
        <w:commentReference w:id="9"/>
      </w:r>
      <w:r w:rsidR="007B0A94">
        <w:rPr>
          <w:rFonts w:ascii="Helvetica" w:hAnsi="Helvetica"/>
          <w:sz w:val="22"/>
          <w:szCs w:val="22"/>
        </w:rPr>
        <w:t>(Fig. 6, triangles)</w:t>
      </w:r>
      <w:r w:rsidRPr="003805EE">
        <w:rPr>
          <w:rFonts w:ascii="Helvetica" w:hAnsi="Helvetica"/>
          <w:sz w:val="22"/>
          <w:szCs w:val="22"/>
        </w:rPr>
        <w:t xml:space="preserve">.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alue</w:t>
      </w:r>
      <w:r w:rsidR="007B0A94">
        <w:rPr>
          <w:rFonts w:ascii="Helvetica" w:hAnsi="Helvetica"/>
          <w:sz w:val="22"/>
          <w:szCs w:val="22"/>
        </w:rPr>
        <w:t>,</w:t>
      </w:r>
      <w:r w:rsidR="003B24E6" w:rsidRPr="003805EE">
        <w:rPr>
          <w:rFonts w:ascii="Helvetica" w:hAnsi="Helvetica"/>
          <w:sz w:val="22"/>
          <w:szCs w:val="22"/>
        </w:rPr>
        <w:t xml:space="preserve"> </w:t>
      </w:r>
      <w:r w:rsidR="00C776FB">
        <w:rPr>
          <w:rFonts w:ascii="Helvetica" w:hAnsi="Helvetica"/>
          <w:sz w:val="22"/>
          <w:szCs w:val="22"/>
        </w:rPr>
        <w:t xml:space="preserve">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7B0A94">
        <w:rPr>
          <w:rFonts w:ascii="Helvetica" w:hAnsi="Helvetica"/>
          <w:sz w:val="22"/>
          <w:szCs w:val="22"/>
        </w:rPr>
        <w:t xml:space="preserve">, but also a relatively </w:t>
      </w:r>
      <w:r w:rsidR="00DB6593">
        <w:rPr>
          <w:rFonts w:ascii="Helvetica" w:hAnsi="Helvetica"/>
          <w:sz w:val="22"/>
          <w:szCs w:val="22"/>
        </w:rPr>
        <w:t xml:space="preserve">low </w:t>
      </w:r>
      <w:r w:rsidR="007002AA">
        <w:rPr>
          <w:rFonts w:ascii="Helvetica" w:hAnsi="Helvetica"/>
          <w:sz w:val="22"/>
          <w:szCs w:val="22"/>
        </w:rPr>
        <w:t>return on investment</w:t>
      </w:r>
      <w:r w:rsidR="008D0105">
        <w:rPr>
          <w:rFonts w:ascii="Helvetica" w:hAnsi="Helvetica"/>
          <w:sz w:val="22"/>
          <w:szCs w:val="22"/>
        </w:rPr>
        <w:t xml:space="preserve"> </w:t>
      </w:r>
      <w:r w:rsidR="008D0105">
        <w:rPr>
          <w:rFonts w:ascii="Helvetica" w:hAnsi="Helvetica"/>
          <w:sz w:val="22"/>
          <w:szCs w:val="22"/>
        </w:rPr>
        <w:t>(Fig. 6</w:t>
      </w:r>
      <w:r w:rsidR="007B0A94">
        <w:rPr>
          <w:rFonts w:ascii="Helvetica" w:hAnsi="Helvetica"/>
          <w:sz w:val="22"/>
          <w:szCs w:val="22"/>
        </w:rPr>
        <w:t>, circles</w:t>
      </w:r>
      <w:r w:rsidR="008D0105">
        <w:rPr>
          <w:rFonts w:ascii="Helvetica" w:hAnsi="Helvetica"/>
          <w:sz w:val="22"/>
          <w:szCs w:val="22"/>
        </w:rPr>
        <w:t>)</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7B0A94">
        <w:rPr>
          <w:rFonts w:ascii="Helvetica" w:hAnsi="Helvetica"/>
          <w:sz w:val="22"/>
          <w:szCs w:val="22"/>
        </w:rPr>
        <w:t xml:space="preserve">, a higher </w:t>
      </w:r>
      <w:r w:rsidR="00837D8E">
        <w:rPr>
          <w:rFonts w:ascii="Helvetica" w:hAnsi="Helvetica"/>
          <w:sz w:val="22"/>
          <w:szCs w:val="22"/>
        </w:rPr>
        <w:t>return on investment</w:t>
      </w:r>
      <w:r w:rsidR="007B0A94">
        <w:rPr>
          <w:rFonts w:ascii="Helvetica" w:hAnsi="Helvetica"/>
          <w:sz w:val="22"/>
          <w:szCs w:val="22"/>
        </w:rPr>
        <w:t>,</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 xml:space="preserve">a </w:t>
      </w:r>
      <w:r w:rsidR="007B0A94">
        <w:rPr>
          <w:rFonts w:ascii="Helvetica" w:hAnsi="Helvetica"/>
          <w:sz w:val="22"/>
          <w:szCs w:val="22"/>
        </w:rPr>
        <w:t xml:space="preserve">moderate </w:t>
      </w:r>
      <w:r w:rsidR="00573CAA">
        <w:rPr>
          <w:rFonts w:ascii="Helvetica" w:hAnsi="Helvetica"/>
          <w:sz w:val="22"/>
          <w:szCs w:val="22"/>
        </w:rPr>
        <w:t>increase in risk of collapse</w:t>
      </w:r>
      <w:r w:rsidR="007B0A94">
        <w:rPr>
          <w:rFonts w:ascii="Helvetica" w:hAnsi="Helvetica"/>
          <w:sz w:val="22"/>
          <w:szCs w:val="22"/>
        </w:rPr>
        <w:t xml:space="preserve"> (Fig. 6, squares)</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Naturally, the costs and benefits of any given strategy will potentially change </w:t>
      </w:r>
      <w:r w:rsidR="007C22C3">
        <w:rPr>
          <w:rFonts w:ascii="Helvetica" w:hAnsi="Helvetica"/>
          <w:sz w:val="22"/>
          <w:szCs w:val="22"/>
        </w:rPr>
        <w:t xml:space="preserve">for any given system </w:t>
      </w:r>
      <w:r w:rsidR="00404708">
        <w:rPr>
          <w:rFonts w:ascii="Helvetica" w:hAnsi="Helvetica"/>
          <w:sz w:val="22"/>
          <w:szCs w:val="22"/>
        </w:rPr>
        <w:t xml:space="preserve">depending on the </w:t>
      </w:r>
      <w:r w:rsidR="00E70D27">
        <w:rPr>
          <w:rFonts w:ascii="Helvetica" w:hAnsi="Helvetica"/>
          <w:sz w:val="22"/>
          <w:szCs w:val="22"/>
        </w:rPr>
        <w:t>specific</w:t>
      </w:r>
      <w:r w:rsidR="00404708">
        <w:rPr>
          <w:rFonts w:ascii="Helvetica" w:hAnsi="Helvetica"/>
          <w:sz w:val="22"/>
          <w:szCs w:val="22"/>
        </w:rPr>
        <w:t xml:space="preserve"> costs and benefits of monitoring</w:t>
      </w:r>
      <w:r w:rsidR="007B0A94">
        <w:rPr>
          <w:rFonts w:ascii="Helvetica" w:hAnsi="Helvetica"/>
          <w:sz w:val="22"/>
          <w:szCs w:val="22"/>
        </w:rPr>
        <w:t xml:space="preserve"> and the perceived consequences of crossing a threshold</w:t>
      </w:r>
      <w:r w:rsidR="00E70D27">
        <w:rPr>
          <w:rFonts w:ascii="Helvetica" w:hAnsi="Helvetica"/>
          <w:sz w:val="22"/>
          <w:szCs w:val="22"/>
        </w:rPr>
        <w:t xml:space="preserve">. </w:t>
      </w:r>
    </w:p>
    <w:p w14:paraId="7812C7AE" w14:textId="240156E6" w:rsidR="005B7365" w:rsidRPr="003805EE" w:rsidRDefault="005B7365" w:rsidP="00074268">
      <w:pPr>
        <w:rPr>
          <w:rFonts w:ascii="Helvetica" w:hAnsi="Helvetica"/>
          <w:sz w:val="22"/>
          <w:szCs w:val="22"/>
        </w:rPr>
      </w:pPr>
    </w:p>
    <w:p w14:paraId="03834AC9" w14:textId="5FD9CD8E" w:rsidR="00A21B6D" w:rsidRDefault="001915FF" w:rsidP="00074268">
      <w:pPr>
        <w:rPr>
          <w:rFonts w:ascii="Helvetica" w:hAnsi="Helvetica"/>
          <w:b/>
          <w:sz w:val="22"/>
          <w:szCs w:val="22"/>
        </w:rPr>
      </w:pPr>
      <w:r w:rsidRPr="003805EE">
        <w:rPr>
          <w:rFonts w:ascii="Helvetica" w:hAnsi="Helvetica"/>
          <w:b/>
          <w:sz w:val="22"/>
          <w:szCs w:val="22"/>
        </w:rPr>
        <w:t xml:space="preserve">DISCUSSION </w:t>
      </w:r>
    </w:p>
    <w:p w14:paraId="19B194C6" w14:textId="3C9A24A0" w:rsidR="007E4904" w:rsidRPr="00334E47" w:rsidRDefault="00E85D06" w:rsidP="00074268">
      <w:pPr>
        <w:rPr>
          <w:rFonts w:ascii="Helvetica" w:hAnsi="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w:t>
      </w:r>
      <w:r w:rsidR="00894740">
        <w:rPr>
          <w:rFonts w:ascii="Helvetica" w:hAnsi="Helvetica"/>
          <w:sz w:val="22"/>
          <w:szCs w:val="22"/>
        </w:rPr>
        <w:t xml:space="preserve">management systems and </w:t>
      </w:r>
      <w:r w:rsidR="007E4904">
        <w:rPr>
          <w:rFonts w:ascii="Helvetica" w:hAnsi="Helvetica"/>
          <w:sz w:val="22"/>
          <w:szCs w:val="22"/>
        </w:rPr>
        <w:t>taxa</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 xml:space="preserve">also </w:t>
      </w:r>
      <w:r w:rsidR="00D92B91">
        <w:rPr>
          <w:rFonts w:ascii="Helvetica" w:hAnsi="Helvetica"/>
          <w:sz w:val="22"/>
          <w:szCs w:val="22"/>
        </w:rPr>
        <w:t xml:space="preserve">provide insights for </w:t>
      </w:r>
      <w:r w:rsidR="00A32411">
        <w:rPr>
          <w:rFonts w:ascii="Helvetica" w:hAnsi="Helvetica"/>
          <w:sz w:val="22"/>
          <w:szCs w:val="22"/>
        </w:rPr>
        <w:t>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&lt;EndNote&gt;&lt;Cite&gt;&lt;Author&gt;Choi&lt;/Author&gt;&lt;Year&gt;2005&lt;/Year&gt;&lt;RecNum&gt;6261&lt;/RecNum&gt;&lt;DisplayText&gt;&lt;style face="superscript"&gt;17,18&lt;/style&gt;&lt;/DisplayText&gt;&lt;record&gt;&lt;rec-number&gt;6261&lt;/rec-number&gt;&lt;foreign-keys&gt;&lt;key app="EN" db-id="x0w5wa9airxrfze0ft2x20vgz0w5wpet5ftz" timestamp="1614114739" guid="492cc590-f346-41f8-81d0-f19c76f0968c"&gt;6261&lt;/key&gt;&lt;/foreign-keys&gt;&lt;ref-type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6260&lt;/RecNum&gt;&lt;record&gt;&lt;rec-number&gt;6260&lt;/rec-number&gt;&lt;foreign-keys&gt;&lt;key app="EN" db-id="x0w5wa9airxrfze0ft2x20vgz0w5wpet5ftz" timestamp="1614114739" guid="ab2f8d67-1a87-4346-a519-4e7df17c3992"&gt;6260&lt;/key&gt;&lt;/foreign-keys&gt;&lt;ref-type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17,18</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&lt;EndNote&gt;&lt;Cite&gt;&lt;Author&gt;Carpenter&lt;/Author&gt;&lt;Year&gt;2003&lt;/Year&gt;&lt;RecNum&gt;6332&lt;/RecNum&gt;&lt;IDText&gt;Regime shifts in lake ecosystems: pattern and variation&lt;/IDText&gt;&lt;DisplayText&gt;&lt;style face="superscript"&gt;19&lt;/style&gt;&lt;/DisplayText&gt;&lt;record&gt;&lt;rec-number&gt;6332&lt;/rec-number&gt;&lt;foreign-keys&gt;&lt;key app="EN" db-id="x0w5wa9airxrfze0ft2x20vgz0w5wpet5ftz" timestamp="1614114740" guid="647c698d-e29c-4525-bdc3-d7f4d418ac2e"&gt;6332&lt;/key&gt;&lt;/foreign-keys&gt;&lt;ref-type name="Book"&gt;6&lt;/ref-type&gt;&lt;contributors&gt;&lt;authors&gt;&lt;author&gt;Carpenter, Stephen R&lt;/author&gt;&lt;author&gt;Kinne, Otto&lt;/author&gt;&lt;/authors&gt;&lt;/contributors&gt;&lt;titles&gt;&lt;title&gt;Regime shifts in lake ecosystems: pattern and variation&lt;/title&gt;&lt;/titles&gt;&lt;volume&gt;15&lt;/volume&gt;&lt;dates&gt;&lt;year&gt;2003&lt;/year&gt;&lt;/dates&gt;&lt;publisher&gt;International Ecology Institute Oldendorf/Luhe, Germany&lt;/publisher&gt;&lt;urls&gt;&lt;/urls&gt;&lt;/record&gt;&lt;/Cite&gt;&lt;/EndNote&gt;</w:instrText>
      </w:r>
      <w:r w:rsidR="007E4904">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19</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&lt;EndNote&gt;&lt;Cite&gt;&lt;Author&gt;Cumming&lt;/Author&gt;&lt;Year&gt;2012&lt;/Year&gt;&lt;RecNum&gt;6264&lt;/RecNum&gt;&lt;IDText&gt;Spatial complexity in fragmenting Amazonian rainforests: Do feedbacks from edge effects push forests towards an ecological threshold?&lt;/IDText&gt;&lt;DisplayText&gt;&lt;style face="superscript"&gt;20&lt;/style&gt;&lt;/DisplayText&gt;&lt;record&gt;&lt;rec-number&gt;6264&lt;/rec-number&gt;&lt;foreign-keys&gt;&lt;key app="EN" db-id="x0w5wa9airxrfze0ft2x20vgz0w5wpet5ftz" timestamp="1614114739" guid="a913ac2b-af1f-4365-a59b-2a8d48e16357"&gt;6264&lt;/key&gt;&lt;/foreign-keys&gt;&lt;ref-type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7E4904">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20</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research&lt;/IDText&gt;&lt;DisplayText&gt;&lt;style face="superscript"&gt;21&lt;/style&gt;&lt;/DisplayText&gt;&lt;record&gt;&lt;rec-number&gt;6502&lt;/rec-number&gt;&lt;foreign-keys&gt;&lt;key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21</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xml:space="preserve">, recover from </w:t>
      </w:r>
      <w:r w:rsidR="00D92B91">
        <w:rPr>
          <w:rFonts w:ascii="Helvetica" w:hAnsi="Helvetica"/>
          <w:color w:val="000000" w:themeColor="text1"/>
          <w:sz w:val="22"/>
          <w:szCs w:val="22"/>
        </w:rPr>
        <w:t>overuse</w:t>
      </w:r>
      <w:r w:rsidR="007E4904">
        <w:rPr>
          <w:rFonts w:ascii="Helvetica" w:hAnsi="Helvetica"/>
          <w:color w:val="000000" w:themeColor="text1"/>
          <w:sz w:val="22"/>
          <w:szCs w:val="22"/>
        </w:rPr>
        <w:t xml:space="preserve">, and maximize </w:t>
      </w:r>
      <w:r w:rsidR="00D92B91">
        <w:rPr>
          <w:rFonts w:ascii="Helvetica" w:hAnsi="Helvetica"/>
          <w:color w:val="000000" w:themeColor="text1"/>
          <w:sz w:val="22"/>
          <w:szCs w:val="22"/>
        </w:rPr>
        <w:t>value</w:t>
      </w:r>
      <w:r w:rsidR="007E4904">
        <w:rPr>
          <w:rFonts w:ascii="Helvetica" w:hAnsi="Helvetica"/>
          <w:color w:val="000000" w:themeColor="text1"/>
          <w:sz w:val="22"/>
          <w:szCs w:val="22"/>
        </w:rPr>
        <w:t>, will increasingly benefit from high precision monitoring as systems spend more time near their critical threshold.</w:t>
      </w:r>
      <w:r w:rsidR="007E4904" w:rsidRPr="003805EE">
        <w:rPr>
          <w:rFonts w:ascii="Helvetica" w:hAnsi="Helvetica"/>
          <w:color w:val="000000" w:themeColor="text1"/>
          <w:sz w:val="22"/>
          <w:szCs w:val="22"/>
        </w:rPr>
        <w:t xml:space="preserve"> </w:t>
      </w:r>
    </w:p>
    <w:p w14:paraId="59CF9DA4" w14:textId="16BACA02" w:rsidR="00EB4D13" w:rsidRDefault="005B06D5" w:rsidP="00074268">
      <w:pPr>
        <w:ind w:firstLine="720"/>
        <w:rPr>
          <w:rFonts w:ascii="Helvetica" w:hAnsi="Helvetica" w:cs="Helvetica"/>
          <w:sz w:val="22"/>
          <w:szCs w:val="22"/>
        </w:rPr>
      </w:pPr>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w:t>
      </w:r>
      <w:r w:rsidR="00B20B34" w:rsidRPr="003805EE">
        <w:rPr>
          <w:rFonts w:ascii="Helvetica" w:hAnsi="Helvetica" w:cs="Helvetica Neue"/>
          <w:sz w:val="22"/>
          <w:szCs w:val="22"/>
        </w:rPr>
        <w:t xml:space="preserve">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w:t>
      </w:r>
      <w:r w:rsidR="00303B1B">
        <w:rPr>
          <w:rFonts w:ascii="Helvetica" w:hAnsi="Helvetica" w:cs="Helvetica Neue"/>
          <w:sz w:val="22"/>
          <w:szCs w:val="22"/>
        </w:rPr>
        <w:lastRenderedPageBreak/>
        <w:t xml:space="preserve">population </w:t>
      </w:r>
      <w:r w:rsidR="00E85D06">
        <w:rPr>
          <w:rFonts w:ascii="Helvetica" w:hAnsi="Helvetica" w:cs="Helvetica Neue"/>
          <w:sz w:val="22"/>
          <w:szCs w:val="22"/>
        </w:rPr>
        <w:t>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010E6A">
        <w:rPr>
          <w:rFonts w:ascii="Helvetica" w:hAnsi="Helvetica" w:cs="Helvetica Neue"/>
          <w:sz w:val="22"/>
          <w:szCs w:val="22"/>
        </w:rPr>
        <w:instrText xml:space="preserve"> ADDIN EN.CITE &lt;EndNote&gt;&lt;Cite&gt;&lt;Author&gt;Costello&lt;/Author&gt;&lt;Year&gt;2010&lt;/Year&gt;&lt;RecNum&gt;6271&lt;/RecNum&gt;&lt;DisplayText&gt;&lt;style face="superscript"&gt;22&lt;/style&gt;&lt;/DisplayText&gt;&lt;record&gt;&lt;rec-number&gt;6271&lt;/rec-number&gt;&lt;foreign-keys&gt;&lt;key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010E6A" w:rsidRPr="00010E6A">
        <w:rPr>
          <w:rFonts w:ascii="Helvetica" w:hAnsi="Helvetica" w:cs="Helvetica Neue"/>
          <w:noProof/>
          <w:sz w:val="22"/>
          <w:szCs w:val="22"/>
          <w:vertAlign w:val="superscript"/>
        </w:rPr>
        <w:t>22</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010E6A">
        <w:rPr>
          <w:rFonts w:ascii="Helvetica" w:hAnsi="Helvetica" w:cs="Helvetica Neue"/>
          <w:sz w:val="22"/>
          <w:szCs w:val="22"/>
        </w:rPr>
        <w:instrText xml:space="preserve"> ADDIN EN.CITE &lt;EndNote&gt;&lt;Cite&gt;&lt;Author&gt;Adams&lt;/Author&gt;&lt;Year&gt;1995&lt;/Year&gt;&lt;RecNum&gt;6272&lt;/RecNum&gt;&lt;DisplayText&gt;&lt;style face="superscript"&gt;23&lt;/style&gt;&lt;/DisplayText&gt;&lt;record&gt;&lt;rec-number&gt;6272&lt;/rec-number&gt;&lt;foreign-keys&gt;&lt;key app="EN" db-id="x0w5wa9airxrfze0ft2x20vgz0w5wpet5ftz" timestamp="1614114739" guid="54da0e7f-79e5-486f-97c4-2eca4b4c75af"&gt;6272&lt;/key&gt;&lt;/foreign-keys&gt;&lt;ref-type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010E6A" w:rsidRPr="00010E6A">
        <w:rPr>
          <w:rFonts w:ascii="Helvetica" w:hAnsi="Helvetica" w:cs="Helvetica Neue"/>
          <w:noProof/>
          <w:sz w:val="22"/>
          <w:szCs w:val="22"/>
          <w:vertAlign w:val="superscript"/>
        </w:rPr>
        <w:t>23</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 xml:space="preserve">Improving our understanding of how ecosystem </w:t>
      </w:r>
      <w:r w:rsidR="009233A8" w:rsidRPr="003805EE">
        <w:rPr>
          <w:rFonts w:ascii="Helvetica" w:hAnsi="Helvetica" w:cs="Helvetica"/>
          <w:sz w:val="22"/>
          <w:szCs w:val="22"/>
        </w:rPr>
        <w:t xml:space="preserve">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both stakeholders</w:t>
      </w:r>
      <w:r w:rsidR="00D2340C">
        <w:rPr>
          <w:rFonts w:ascii="Helvetica" w:hAnsi="Helvetica" w:cs="Helvetica"/>
          <w:sz w:val="22"/>
          <w:szCs w:val="22"/>
        </w:rPr>
        <w:t>, scientists,</w:t>
      </w:r>
      <w:r w:rsidR="005F40F4" w:rsidRPr="003805EE">
        <w:rPr>
          <w:rFonts w:ascii="Helvetica" w:hAnsi="Helvetica" w:cs="Helvetica"/>
          <w:sz w:val="22"/>
          <w:szCs w:val="22"/>
        </w:rPr>
        <w:t xml:space="preserve">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5F22DD26" w:rsidR="00EB4D13" w:rsidRDefault="005E45A1" w:rsidP="00074268">
      <w:pPr>
        <w:ind w:firstLine="720"/>
        <w:rPr>
          <w:rFonts w:ascii="Helvetica" w:hAnsi="Helvetica" w:cs="Helvetica"/>
          <w:sz w:val="22"/>
          <w:szCs w:val="22"/>
        </w:rPr>
      </w:pPr>
      <w:r>
        <w:rPr>
          <w:rFonts w:ascii="Helvetica" w:hAnsi="Helvetica"/>
          <w:sz w:val="22"/>
          <w:szCs w:val="22"/>
        </w:rPr>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biB0aGUgZmFjZSBvZiB1bmtub3duIHVua25vd25zPC9JRFRleHQ+PERpc3BsYXlUZXh0PjxzdHls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</w:fldData>
        </w:fldChar>
      </w:r>
      <w:r w:rsidR="00010E6A">
        <w:rPr>
          <w:rFonts w:ascii="Helvetica" w:hAnsi="Helvetica"/>
          <w:sz w:val="22"/>
          <w:szCs w:val="22"/>
        </w:rPr>
        <w:instrText xml:space="preserve"> ADDIN EN.CITE </w:instrText>
      </w:r>
      <w:r w:rsidR="00010E6A">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biB0aGUgZmFjZSBvZiB1bmtub3duIHVua25vd25zPC9JRFRleHQ+PERpc3BsYXlUZXh0PjxzdHls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</w:fldData>
        </w:fldChar>
      </w:r>
      <w:r w:rsidR="00010E6A">
        <w:rPr>
          <w:rFonts w:ascii="Helvetica" w:hAnsi="Helvetica"/>
          <w:sz w:val="22"/>
          <w:szCs w:val="22"/>
        </w:rPr>
        <w:instrText xml:space="preserve"> ADDIN EN.CITE.DATA </w:instrText>
      </w:r>
      <w:r w:rsidR="00010E6A">
        <w:rPr>
          <w:rFonts w:ascii="Helvetica" w:hAnsi="Helvetica"/>
          <w:sz w:val="22"/>
          <w:szCs w:val="22"/>
        </w:rPr>
      </w:r>
      <w:r w:rsidR="00010E6A">
        <w:rPr>
          <w:rFonts w:ascii="Helvetica" w:hAnsi="Helvetica"/>
          <w:sz w:val="22"/>
          <w:szCs w:val="22"/>
        </w:rPr>
        <w:fldChar w:fldCharType="end"/>
      </w:r>
      <w:r w:rsidR="00FD0387">
        <w:rPr>
          <w:rFonts w:ascii="Helvetica" w:hAnsi="Helvetica"/>
          <w:sz w:val="22"/>
          <w:szCs w:val="22"/>
        </w:rPr>
        <w:fldChar w:fldCharType="separate"/>
      </w:r>
      <w:r w:rsidR="00010E6A" w:rsidRPr="00010E6A">
        <w:rPr>
          <w:rFonts w:ascii="Helvetica" w:hAnsi="Helvetica"/>
          <w:noProof/>
          <w:sz w:val="22"/>
          <w:szCs w:val="22"/>
          <w:vertAlign w:val="superscript"/>
        </w:rPr>
        <w:t>2,3,24</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EE63D8">
        <w:rPr>
          <w:rFonts w:ascii="Helvetica" w:hAnsi="Helvetica"/>
          <w:sz w:val="22"/>
          <w:szCs w:val="22"/>
        </w:rPr>
        <w:instrText xml:space="preserve"> ADDIN EN.CITE &lt;EndNote&gt;&lt;Cite&gt;&lt;Author&gt;Wintle&lt;/Author&gt;&lt;Year&gt;2010&lt;/Year&gt;&lt;RecNum&gt;6477&lt;/RecNum&gt;&lt;IDText&gt;Allocating monitoring effort in the face of unknown unknowns&lt;/IDText&gt;&lt;DisplayText&gt;&lt;style face="superscript"&gt;2&lt;/style&gt;&lt;/DisplayText&gt;&lt;record&gt;&lt;rec-number&gt;6477&lt;/rec-number&gt;&lt;foreign-keys&gt;&lt;key app="EN" db-id="x0w5wa9airxrfze0ft2x20vgz0w5wpet5ftz" timestamp="1614114863" guid="0545ca1e-a255-41b4-8664-1de7f6a77a4e"&gt;6477&lt;/key&gt;&lt;/foreign-keys&gt;&lt;ref-type name="Journal Article"&gt;17&lt;/ref-type&gt;&lt;contributors&gt;&lt;authors&gt;&lt;author&gt;Wintle, Brendan A.&lt;/author&gt;&lt;author&gt;Runge, Michael C.&lt;/author&gt;&lt;author&gt;Bekessy, Sarah A.&lt;/author&gt;&lt;/authors&gt;&lt;/contributors&gt;&lt;titles&gt;&lt;title&gt;Allocating monitoring effort in the face of unknown unknowns&lt;/title&gt;&lt;secondary-title&gt;Ecology Letters&lt;/secondary-title&gt;&lt;/titles&gt;&lt;periodical&gt;&lt;full-title&gt;Ecology Letters&lt;/full-title&gt;&lt;/periodical&gt;&lt;pages&gt;1325-1337&lt;/pages&gt;&lt;volume&gt;13&lt;/volume&gt;&lt;number&gt;11&lt;/number&gt;&lt;keywords&gt;&lt;keyword&gt;Adaptive management&lt;/keyword&gt;&lt;keyword&gt;cost efficiency&lt;/keyword&gt;&lt;keyword&gt;decision theory&lt;/keyword&gt;&lt;keyword&gt;Knightian uncertainty&lt;/keyword&gt;&lt;keyword&gt;surprise&lt;/keyword&gt;&lt;keyword&gt;surveillance&lt;/keyword&gt;&lt;/keywords&gt;&lt;dates&gt;&lt;year&gt;2010&lt;/year&gt;&lt;/dates&gt;&lt;publisher&gt;Blackwell Publishing Ltd&lt;/publisher&gt;&lt;isbn&gt;1461-0248&lt;/isbn&gt;&lt;urls&gt;&lt;related-urls&gt;&lt;url&gt;http://dx.doi.org/10.1111/j.1461-0248.2010.01514.x&lt;/url&gt;&lt;/related-urls&gt;&lt;/urls&gt;&lt;electronic-resource-num&gt;10.1111/j.1461-0248.2010.01514.x&lt;/electronic-resource-num&gt;&lt;/record&gt;&lt;/Cite&gt;&lt;/EndNote&gt;</w:instrText>
      </w:r>
      <w:r w:rsidR="00FD0387">
        <w:rPr>
          <w:rFonts w:ascii="Helvetica" w:hAnsi="Helvetica"/>
          <w:sz w:val="22"/>
          <w:szCs w:val="22"/>
        </w:rPr>
        <w:fldChar w:fldCharType="separate"/>
      </w:r>
      <w:r w:rsidR="00072FC5" w:rsidRPr="00072FC5">
        <w:rPr>
          <w:rFonts w:ascii="Helvetica" w:hAnsi="Helvetica"/>
          <w:noProof/>
          <w:sz w:val="22"/>
          <w:szCs w:val="22"/>
          <w:vertAlign w:val="superscript"/>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of monitoring</w:t>
      </w:r>
      <w:ins w:id="10" w:author="phil levin" w:date="2021-03-15T13:52:00Z">
        <w:r w:rsidR="00303B1B">
          <w:rPr>
            <w:rFonts w:ascii="Helvetica" w:hAnsi="Helvetica"/>
            <w:sz w:val="22"/>
            <w:szCs w:val="22"/>
          </w:rPr>
          <w:t>,</w:t>
        </w:r>
      </w:ins>
      <w:r w:rsidR="00C416B3">
        <w:rPr>
          <w:rFonts w:ascii="Helvetica" w:hAnsi="Helvetica"/>
          <w:sz w:val="22"/>
          <w:szCs w:val="22"/>
        </w:rPr>
        <w:t xml:space="preserve"> therefore</w:t>
      </w:r>
      <w:ins w:id="11" w:author="phil levin" w:date="2021-03-15T13:52:00Z">
        <w:r w:rsidR="00303B1B">
          <w:rPr>
            <w:rFonts w:ascii="Helvetica" w:hAnsi="Helvetica"/>
            <w:sz w:val="22"/>
            <w:szCs w:val="22"/>
          </w:rPr>
          <w:t>,</w:t>
        </w:r>
      </w:ins>
      <w:r w:rsidR="00C416B3">
        <w:rPr>
          <w:rFonts w:ascii="Helvetica" w:hAnsi="Helvetica"/>
          <w:sz w:val="22"/>
          <w:szCs w:val="22"/>
        </w:rPr>
        <w:t xml:space="preserv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010E6A">
        <w:rPr>
          <w:rFonts w:ascii="Helvetica" w:hAnsi="Helvetica"/>
          <w:sz w:val="22"/>
          <w:szCs w:val="22"/>
        </w:rPr>
        <w:instrText xml:space="preserve"> ADDIN EN.CITE &lt;EndNote&gt;&lt;Cite&gt;&lt;Author&gt;Rome&lt;/Author&gt;&lt;Year&gt;1996&lt;/Year&gt;&lt;RecNum&gt;6475&lt;/RecNum&gt;&lt;IDText&gt;Precautionary approach to capture fisheries and species introductions&lt;/IDText&gt;&lt;DisplayText&gt;&lt;style face="superscript"&gt;25&lt;/style&gt;&lt;/DisplayText&gt;&lt;record&gt;&lt;rec-number&gt;6475&lt;/rec-number&gt;&lt;foreign-keys&gt;&lt;key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Pr>
          <w:rFonts w:ascii="Helvetica" w:hAnsi="Helvetica"/>
          <w:sz w:val="22"/>
          <w:szCs w:val="22"/>
        </w:rPr>
        <w:fldChar w:fldCharType="separate"/>
      </w:r>
      <w:r w:rsidR="00010E6A" w:rsidRPr="00010E6A">
        <w:rPr>
          <w:rFonts w:ascii="Helvetica" w:hAnsi="Helvetica"/>
          <w:noProof/>
          <w:sz w:val="22"/>
          <w:szCs w:val="22"/>
          <w:vertAlign w:val="superscript"/>
        </w:rPr>
        <w:t>25</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p>
    <w:p w14:paraId="6E3BCDBE" w14:textId="77777777" w:rsidR="002074CC" w:rsidRPr="003805EE" w:rsidRDefault="002074CC" w:rsidP="002074CC">
      <w:pPr>
        <w:rPr>
          <w:rFonts w:ascii="Helvetica" w:hAnsi="Helvetica"/>
          <w:i/>
          <w:sz w:val="22"/>
          <w:szCs w:val="22"/>
        </w:rPr>
      </w:pPr>
    </w:p>
    <w:p w14:paraId="0750DF93" w14:textId="77777777" w:rsidR="002074CC" w:rsidRPr="003805EE" w:rsidRDefault="002074CC" w:rsidP="002074CC">
      <w:pPr>
        <w:rPr>
          <w:rFonts w:ascii="Helvetica" w:hAnsi="Helvetica"/>
          <w:i/>
          <w:sz w:val="22"/>
          <w:szCs w:val="22"/>
        </w:rPr>
      </w:pPr>
      <w:r w:rsidRPr="003805EE">
        <w:rPr>
          <w:rFonts w:ascii="Helvetica" w:hAnsi="Helvetica"/>
          <w:i/>
          <w:sz w:val="22"/>
          <w:szCs w:val="22"/>
        </w:rPr>
        <w:t xml:space="preserve">What if the Existence or Location of the </w:t>
      </w:r>
      <w:r>
        <w:rPr>
          <w:rFonts w:ascii="Helvetica" w:hAnsi="Helvetica"/>
          <w:i/>
          <w:sz w:val="22"/>
          <w:szCs w:val="22"/>
        </w:rPr>
        <w:t>Critical Threshold</w:t>
      </w:r>
      <w:r w:rsidRPr="003805EE">
        <w:rPr>
          <w:rFonts w:ascii="Helvetica" w:hAnsi="Helvetica"/>
          <w:i/>
          <w:sz w:val="22"/>
          <w:szCs w:val="22"/>
        </w:rPr>
        <w:t xml:space="preserve"> is Ambiguous? </w:t>
      </w:r>
    </w:p>
    <w:p w14:paraId="449DB87C" w14:textId="39377096" w:rsidR="002074CC" w:rsidRDefault="002074CC" w:rsidP="002074CC">
      <w:pPr>
        <w:ind w:firstLine="720"/>
        <w:rPr>
          <w:rFonts w:ascii="Helvetica" w:hAnsi="Helvetica"/>
          <w:sz w:val="22"/>
          <w:szCs w:val="22"/>
        </w:rPr>
      </w:pPr>
      <w:r w:rsidRPr="003805EE">
        <w:rPr>
          <w:rFonts w:ascii="Helvetica" w:hAnsi="Helvetica"/>
          <w:sz w:val="22"/>
          <w:szCs w:val="22"/>
        </w:rPr>
        <w:t xml:space="preserve">In systems with </w:t>
      </w:r>
      <w:r>
        <w:rPr>
          <w:rFonts w:ascii="Helvetica" w:hAnsi="Helvetica"/>
          <w:sz w:val="22"/>
          <w:szCs w:val="22"/>
        </w:rPr>
        <w:t>critical biological thresholds</w:t>
      </w:r>
      <w:r w:rsidRPr="003805EE">
        <w:rPr>
          <w:rFonts w:ascii="Helvetica" w:hAnsi="Helvetica"/>
          <w:sz w:val="22"/>
          <w:szCs w:val="22"/>
        </w:rPr>
        <w:t xml:space="preserve">,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&lt;EndNote&gt;&lt;Cite&gt;&lt;Author&gt;Cleary&lt;/Author&gt;&lt;Year&gt;2014&lt;/Year&gt;&lt;RecNum&gt;5890&lt;/RecNum&gt;&lt;DisplayText&gt;&lt;style face="superscript"&gt;26&lt;/style&gt;&lt;/DisplayText&gt;&lt;record&gt;&lt;rec-number&gt;5890&lt;/rec-number&gt;&lt;foreign-keys&gt;&lt;key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26</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Pr>
          <w:rFonts w:ascii="Helvetica" w:hAnsi="Helvetica"/>
          <w:sz w:val="22"/>
          <w:szCs w:val="22"/>
        </w:rPr>
        <w:t xml:space="preserve"> in many systems</w:t>
      </w:r>
      <w:r w:rsidRPr="003805EE">
        <w:rPr>
          <w:rFonts w:ascii="Helvetica" w:hAnsi="Helvetica"/>
          <w:sz w:val="22"/>
          <w:szCs w:val="22"/>
        </w:rPr>
        <w:t xml:space="preserve">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&lt;EndNote&gt;&lt;Cite&gt;&lt;Author&gt;Doak&lt;/Author&gt;&lt;Year&gt;2008&lt;/Year&gt;&lt;RecNum&gt;5866&lt;/RecNum&gt;&lt;DisplayText&gt;&lt;style face="superscript"&gt;27,28&lt;/style&gt;&lt;/DisplayText&gt;&lt;record&gt;&lt;rec-number&gt;5866&lt;/rec-number&gt;&lt;foreign-keys&gt;&lt;key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6269&lt;/RecNum&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27,28</w:t>
      </w:r>
      <w:r w:rsidRPr="003805EE">
        <w:rPr>
          <w:rFonts w:ascii="Helvetica" w:hAnsi="Helvetica"/>
          <w:sz w:val="22"/>
          <w:szCs w:val="22"/>
        </w:rPr>
        <w:fldChar w:fldCharType="end"/>
      </w:r>
      <w:r w:rsidRPr="003805EE">
        <w:rPr>
          <w:rFonts w:ascii="Helvetica" w:hAnsi="Helvetica"/>
          <w:sz w:val="22"/>
          <w:szCs w:val="22"/>
        </w:rPr>
        <w:t>. Uncertainty about the location of a threshold presents challenges, particularly in the face of global change, where the strength and location of thresholds may well change</w:t>
      </w:r>
      <w:r>
        <w:rPr>
          <w:rFonts w:ascii="Helvetica" w:hAnsi="Helvetica"/>
          <w:sz w:val="22"/>
          <w:szCs w:val="22"/>
        </w:rPr>
        <w:t xml:space="preserve"> as ecosystems transform</w:t>
      </w:r>
      <w:r w:rsidRPr="003805EE">
        <w:rPr>
          <w:rFonts w:ascii="Helvetica" w:hAnsi="Helvetica"/>
          <w:sz w:val="22"/>
          <w:szCs w:val="22"/>
        </w:rPr>
        <w:t xml:space="preserve">. Our model is heuristic in its evaluation of monitoring in the presence of </w:t>
      </w:r>
      <w:r>
        <w:rPr>
          <w:rFonts w:ascii="Helvetica" w:hAnsi="Helvetica"/>
          <w:sz w:val="22"/>
          <w:szCs w:val="22"/>
        </w:rPr>
        <w:t>critical thresholds</w:t>
      </w:r>
      <w:r w:rsidRPr="003805EE">
        <w:rPr>
          <w:rFonts w:ascii="Helvetica" w:hAnsi="Helvetica"/>
          <w:sz w:val="22"/>
          <w:szCs w:val="22"/>
        </w:rPr>
        <w:t xml:space="preserve">. </w:t>
      </w:r>
      <w:r>
        <w:rPr>
          <w:rFonts w:ascii="Helvetica" w:hAnsi="Helvetica"/>
          <w:sz w:val="22"/>
          <w:szCs w:val="22"/>
        </w:rPr>
        <w:t>T</w:t>
      </w:r>
      <w:r w:rsidRPr="003805EE">
        <w:rPr>
          <w:rFonts w:ascii="Helvetica" w:hAnsi="Helvetica"/>
          <w:sz w:val="22"/>
          <w:szCs w:val="22"/>
        </w:rPr>
        <w:t xml:space="preserve">he results are broadly applicable to systems </w:t>
      </w:r>
      <w:r>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demonstrates the increasing importance of monitoring information as a system approaches a </w:t>
      </w:r>
      <w:r>
        <w:rPr>
          <w:rFonts w:ascii="Helvetica" w:hAnsi="Helvetica"/>
          <w:sz w:val="22"/>
          <w:szCs w:val="22"/>
        </w:rPr>
        <w:t>threshold after which productivity is declining.</w:t>
      </w:r>
      <w:r w:rsidR="000D5F14">
        <w:rPr>
          <w:rFonts w:ascii="Helvetica" w:hAnsi="Helvetica"/>
          <w:sz w:val="22"/>
          <w:szCs w:val="22"/>
        </w:rPr>
        <w:t xml:space="preserve"> We examine consequences of monitoring for different thresholds, some of which (depensation) will be difficult to identify, while others (limit reference points like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0D5F14">
        <w:rPr>
          <w:rFonts w:ascii="Helvetica" w:hAnsi="Helvetica"/>
          <w:sz w:val="22"/>
          <w:szCs w:val="22"/>
        </w:rPr>
        <w:t>) that are important, but do not lead to irreversible harm.</w:t>
      </w:r>
    </w:p>
    <w:p w14:paraId="71BB3BB8" w14:textId="0A436C41" w:rsidR="002074CC" w:rsidRPr="003805EE" w:rsidRDefault="002074CC" w:rsidP="002074CC">
      <w:pPr>
        <w:ind w:firstLine="720"/>
        <w:rPr>
          <w:rFonts w:ascii="Helvetica" w:hAnsi="Helvetica"/>
          <w:sz w:val="22"/>
          <w:szCs w:val="22"/>
        </w:rPr>
      </w:pPr>
      <w:r>
        <w:rPr>
          <w:rFonts w:ascii="Helvetica" w:hAnsi="Helvetica"/>
          <w:sz w:val="22"/>
          <w:szCs w:val="22"/>
        </w:rPr>
        <w:t>G</w:t>
      </w:r>
      <w:r w:rsidRPr="003805EE">
        <w:rPr>
          <w:rFonts w:ascii="Helvetica" w:hAnsi="Helvetica"/>
          <w:sz w:val="22"/>
          <w:szCs w:val="22"/>
        </w:rPr>
        <w:t xml:space="preserve">aining greater certainty about the location of a </w:t>
      </w:r>
      <w:r w:rsidR="00725758">
        <w:rPr>
          <w:rFonts w:ascii="Helvetica" w:hAnsi="Helvetica"/>
          <w:sz w:val="22"/>
          <w:szCs w:val="22"/>
        </w:rPr>
        <w:t>critical threshold</w:t>
      </w:r>
      <w:r w:rsidRPr="003805EE">
        <w:rPr>
          <w:rFonts w:ascii="Helvetica" w:hAnsi="Helvetica"/>
          <w:sz w:val="22"/>
          <w:szCs w:val="22"/>
        </w:rPr>
        <w:t xml:space="preserve"> can be achieved through adaptive management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&lt;EndNote&gt;&lt;Cite&gt;&lt;Author&gt;Cinner&lt;/Author&gt;&lt;Year&gt;2009&lt;/Year&gt;&lt;RecNum&gt;8170&lt;/RecNum&gt;&lt;DisplayText&gt;&lt;style face="superscript"&gt;29&lt;/style&gt;&lt;/DisplayText&gt;&lt;record&gt;&lt;rec-number&gt;8170&lt;/rec-number&gt;&lt;foreign-keys&gt;&lt;key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29</w:t>
      </w:r>
      <w:r w:rsidRPr="003805EE">
        <w:rPr>
          <w:rFonts w:ascii="Helvetica" w:hAnsi="Helvetica"/>
          <w:sz w:val="22"/>
          <w:szCs w:val="22"/>
        </w:rPr>
        <w:fldChar w:fldCharType="end"/>
      </w:r>
      <w:r w:rsidRPr="003805EE">
        <w:rPr>
          <w:rFonts w:ascii="Helvetica" w:hAnsi="Helvetica"/>
          <w:sz w:val="22"/>
          <w:szCs w:val="22"/>
        </w:rPr>
        <w:t xml:space="preserve">. For example, </w:t>
      </w:r>
      <w:r>
        <w:rPr>
          <w:rFonts w:ascii="Helvetica" w:hAnsi="Helvetica"/>
          <w:sz w:val="22"/>
          <w:szCs w:val="22"/>
        </w:rPr>
        <w:t>recent work has</w:t>
      </w:r>
      <w:r w:rsidRPr="003805EE">
        <w:rPr>
          <w:rFonts w:ascii="Helvetica" w:hAnsi="Helvetica"/>
          <w:sz w:val="22"/>
          <w:szCs w:val="22"/>
        </w:rPr>
        <w:t xml:space="preserve"> </w:t>
      </w:r>
      <w:r>
        <w:rPr>
          <w:rFonts w:ascii="Helvetica" w:hAnsi="Helvetica"/>
          <w:sz w:val="22"/>
          <w:szCs w:val="22"/>
        </w:rPr>
        <w:t>shown</w:t>
      </w:r>
      <w:r w:rsidRPr="003805EE">
        <w:rPr>
          <w:rFonts w:ascii="Helvetica" w:hAnsi="Helvetica"/>
          <w:sz w:val="22"/>
          <w:szCs w:val="22"/>
        </w:rPr>
        <w:t xml:space="preserve"> how Gaussian process stochastic dynamic programming, which makes few structural assumptions about population production functions, can allow managers the opportunity to make decisions in light of uncertainty in threshold locations</w:t>
      </w:r>
      <w:r>
        <w:rPr>
          <w:rFonts w:ascii="Helvetica" w:hAnsi="Helvetica"/>
          <w:sz w:val="22"/>
          <w:szCs w:val="22"/>
        </w:rPr>
        <w:t xml:space="preserve"> </w:t>
      </w:r>
      <w:r>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Z3JhbW1pbmc8L0lEVGV4dD48RGlzcGxheVRleHQ+PHN0eWxlIGZhY2U9InN1cGVyc2NyaXB0Ij4z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</w:fldData>
        </w:fldChar>
      </w:r>
      <w:r w:rsidR="00010E6A">
        <w:rPr>
          <w:rFonts w:ascii="Helvetica" w:hAnsi="Helvetica"/>
          <w:sz w:val="22"/>
          <w:szCs w:val="22"/>
        </w:rPr>
        <w:instrText xml:space="preserve"> ADDIN EN.CITE </w:instrText>
      </w:r>
      <w:r w:rsidR="00010E6A">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Z3JhbW1pbmc8L0lEVGV4dD48RGlzcGxheVRleHQ+PHN0eWxlIGZhY2U9InN1cGVyc2NyaXB0Ij4z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</w:fldData>
        </w:fldChar>
      </w:r>
      <w:r w:rsidR="00010E6A">
        <w:rPr>
          <w:rFonts w:ascii="Helvetica" w:hAnsi="Helvetica"/>
          <w:sz w:val="22"/>
          <w:szCs w:val="22"/>
        </w:rPr>
        <w:instrText xml:space="preserve"> ADDIN EN.CITE.DATA </w:instrText>
      </w:r>
      <w:r w:rsidR="00010E6A">
        <w:rPr>
          <w:rFonts w:ascii="Helvetica" w:hAnsi="Helvetica"/>
          <w:sz w:val="22"/>
          <w:szCs w:val="22"/>
        </w:rPr>
      </w:r>
      <w:r w:rsidR="00010E6A">
        <w:rPr>
          <w:rFonts w:ascii="Helvetica" w:hAnsi="Helvetica"/>
          <w:sz w:val="22"/>
          <w:szCs w:val="22"/>
        </w:rPr>
        <w:fldChar w:fldCharType="end"/>
      </w:r>
      <w:r>
        <w:rPr>
          <w:rFonts w:ascii="Helvetica" w:hAnsi="Helvetica"/>
          <w:sz w:val="22"/>
          <w:szCs w:val="22"/>
        </w:rPr>
        <w:fldChar w:fldCharType="separate"/>
      </w:r>
      <w:r w:rsidR="00010E6A" w:rsidRPr="00010E6A">
        <w:rPr>
          <w:rFonts w:ascii="Helvetica" w:hAnsi="Helvetica"/>
          <w:noProof/>
          <w:sz w:val="22"/>
          <w:szCs w:val="22"/>
          <w:vertAlign w:val="superscript"/>
        </w:rPr>
        <w:t>30,31</w:t>
      </w:r>
      <w:r>
        <w:rPr>
          <w:rFonts w:ascii="Helvetica" w:hAnsi="Helvetica"/>
          <w:sz w:val="22"/>
          <w:szCs w:val="22"/>
        </w:rPr>
        <w:fldChar w:fldCharType="end"/>
      </w:r>
      <w:r w:rsidRPr="003805EE">
        <w:rPr>
          <w:rFonts w:ascii="Helvetica" w:hAnsi="Helvetica"/>
          <w:sz w:val="22"/>
          <w:szCs w:val="22"/>
        </w:rPr>
        <w:t xml:space="preserve">. </w:t>
      </w:r>
      <w:r>
        <w:rPr>
          <w:rFonts w:ascii="Helvetica" w:hAnsi="Helvetica"/>
          <w:sz w:val="22"/>
          <w:szCs w:val="22"/>
        </w:rPr>
        <w:t xml:space="preserve">Alternatively, early warning indicators such as rising variance or shifts in autocorrelation may offer a signal for when a system is approaching a threshold </w:t>
      </w:r>
      <w:r w:rsidR="005D0A3A">
        <w:rPr>
          <w:rFonts w:ascii="Helvetica" w:hAnsi="Helvetica"/>
          <w:sz w:val="22"/>
          <w:szCs w:val="22"/>
        </w:rPr>
        <w:fldChar w:fldCharType="begin"/>
      </w:r>
      <w:r w:rsidR="00010E6A">
        <w:rPr>
          <w:rFonts w:ascii="Helvetica" w:hAnsi="Helvetica"/>
          <w:sz w:val="22"/>
          <w:szCs w:val="22"/>
        </w:rPr>
        <w:instrText xml:space="preserve"> ADDIN EN.CITE &lt;EndNote&gt;&lt;Cite&gt;&lt;Author&gt;Litzow&lt;/Author&gt;&lt;Year&gt;2016&lt;/Year&gt;&lt;RecNum&gt;6505&lt;/RecNum&gt;&lt;DisplayText&gt;&lt;style face="superscript"&gt;32&lt;/style&gt;&lt;/DisplayText&gt;&lt;record&gt;&lt;rec-number&gt;6505&lt;/rec-number&gt;&lt;foreign-keys&gt;&lt;key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5D0A3A">
        <w:rPr>
          <w:rFonts w:ascii="Helvetica" w:hAnsi="Helvetica"/>
          <w:sz w:val="22"/>
          <w:szCs w:val="22"/>
        </w:rPr>
        <w:fldChar w:fldCharType="separate"/>
      </w:r>
      <w:r w:rsidR="00010E6A" w:rsidRPr="00010E6A">
        <w:rPr>
          <w:rFonts w:ascii="Helvetica" w:hAnsi="Helvetica"/>
          <w:noProof/>
          <w:sz w:val="22"/>
          <w:szCs w:val="22"/>
          <w:vertAlign w:val="superscript"/>
        </w:rPr>
        <w:t>32</w:t>
      </w:r>
      <w:r w:rsidR="005D0A3A">
        <w:rPr>
          <w:rFonts w:ascii="Helvetica" w:hAnsi="Helvetica"/>
          <w:sz w:val="22"/>
          <w:szCs w:val="22"/>
        </w:rPr>
        <w:fldChar w:fldCharType="end"/>
      </w:r>
      <w:r>
        <w:rPr>
          <w:rFonts w:ascii="Helvetica" w:hAnsi="Helvetica"/>
          <w:sz w:val="22"/>
          <w:szCs w:val="22"/>
        </w:rPr>
        <w:t xml:space="preserve">, though detection of a threshold using these indicators likely requires high precision and frequent monitoring. </w:t>
      </w:r>
      <w:r w:rsidRPr="003805EE">
        <w:rPr>
          <w:rFonts w:ascii="Helvetica" w:hAnsi="Helvetica"/>
          <w:sz w:val="22"/>
          <w:szCs w:val="22"/>
        </w:rPr>
        <w:t>However, even with better monitoring and analysis, some uncertainty is irreducible</w:t>
      </w:r>
      <w:r w:rsidR="003B60A1">
        <w:rPr>
          <w:rFonts w:ascii="Helvetica" w:hAnsi="Helvetica"/>
          <w:sz w:val="22"/>
          <w:szCs w:val="22"/>
        </w:rPr>
        <w:t xml:space="preserve">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&lt;EndNote&gt;&lt;Cite&gt;&lt;Author&gt;Schindler&lt;/Author&gt;&lt;Year&gt;2015&lt;/Year&gt;&lt;RecNum&gt;6269&lt;/RecNum&gt;&lt;DisplayText&gt;&lt;style face="superscript"&gt;28&lt;/style&gt;&lt;/DisplayText&gt;&lt;record&gt;&lt;rec-number&gt;6269&lt;/rec-number&gt;&lt;foreign-keys&gt;&lt;key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28</w:t>
      </w:r>
      <w:r w:rsidRPr="003805EE">
        <w:rPr>
          <w:rFonts w:ascii="Helvetica" w:hAnsi="Helvetica"/>
          <w:sz w:val="22"/>
          <w:szCs w:val="22"/>
        </w:rPr>
        <w:fldChar w:fldCharType="end"/>
      </w:r>
      <w:r w:rsidRPr="003805EE">
        <w:rPr>
          <w:rFonts w:ascii="Helvetica" w:hAnsi="Helvetica"/>
          <w:sz w:val="22"/>
          <w:szCs w:val="22"/>
        </w:rPr>
        <w:t>.</w:t>
      </w:r>
      <w:r>
        <w:rPr>
          <w:rFonts w:ascii="Helvetica" w:hAnsi="Helvetica"/>
          <w:sz w:val="22"/>
          <w:szCs w:val="22"/>
        </w:rPr>
        <w:t xml:space="preserve"> Such irreducible uncertainty (e.g., due to stochasticity in recruitment) can amplify the risks associated with limited monitoring effort (ESM </w:t>
      </w:r>
      <w:r w:rsidR="00E068F6">
        <w:rPr>
          <w:rFonts w:ascii="Helvetica" w:hAnsi="Helvetica"/>
          <w:sz w:val="22"/>
          <w:szCs w:val="22"/>
        </w:rPr>
        <w:t xml:space="preserve">4, </w:t>
      </w:r>
      <w:r w:rsidR="00182A0D">
        <w:rPr>
          <w:rFonts w:ascii="Helvetica" w:hAnsi="Helvetica"/>
          <w:sz w:val="22"/>
          <w:szCs w:val="22"/>
        </w:rPr>
        <w:t>Fig S</w:t>
      </w:r>
      <w:r>
        <w:rPr>
          <w:rFonts w:ascii="Helvetica" w:hAnsi="Helvetica"/>
          <w:sz w:val="22"/>
          <w:szCs w:val="22"/>
        </w:rPr>
        <w:t xml:space="preserve">4) and are critical for managers to consider. </w:t>
      </w:r>
    </w:p>
    <w:p w14:paraId="7B58A4A9" w14:textId="77777777" w:rsidR="002074CC" w:rsidRDefault="002074CC" w:rsidP="002074CC">
      <w:pPr>
        <w:rPr>
          <w:rFonts w:ascii="Helvetica" w:hAnsi="Helvetica"/>
          <w:i/>
          <w:sz w:val="22"/>
          <w:szCs w:val="22"/>
        </w:rPr>
      </w:pPr>
    </w:p>
    <w:p w14:paraId="1CE26B7E" w14:textId="6FD1F63E" w:rsidR="002074CC" w:rsidRPr="003805EE" w:rsidRDefault="002074CC" w:rsidP="002074CC">
      <w:pPr>
        <w:rPr>
          <w:rFonts w:ascii="Helvetica" w:hAnsi="Helvetica"/>
          <w:i/>
          <w:sz w:val="22"/>
          <w:szCs w:val="22"/>
        </w:rPr>
      </w:pPr>
      <w:r w:rsidRPr="003805EE">
        <w:rPr>
          <w:rFonts w:ascii="Helvetica" w:hAnsi="Helvetica"/>
          <w:i/>
          <w:sz w:val="22"/>
          <w:szCs w:val="22"/>
        </w:rPr>
        <w:t>The Value of Monitoring Depends on the Stakeholder</w:t>
      </w:r>
    </w:p>
    <w:p w14:paraId="354283E9" w14:textId="2F026886" w:rsidR="002074CC" w:rsidRPr="003805EE" w:rsidRDefault="002074CC" w:rsidP="002074CC">
      <w:pPr>
        <w:ind w:firstLine="720"/>
        <w:rPr>
          <w:rFonts w:ascii="Helvetica" w:hAnsi="Helvetica" w:cs="Helvetica Neue"/>
          <w:sz w:val="22"/>
          <w:szCs w:val="22"/>
        </w:rPr>
      </w:pPr>
      <w:r w:rsidRPr="003805EE">
        <w:rPr>
          <w:rFonts w:ascii="Helvetica" w:hAnsi="Helvetica" w:cs="Helvetica Neue"/>
          <w:sz w:val="22"/>
          <w:szCs w:val="22"/>
        </w:rPr>
        <w:t xml:space="preserve">Determining the value of monitoring information also likely extends beyond the organization bearing the monitoring costs to include the value to other stakeholders. The high </w:t>
      </w:r>
      <w:r w:rsidRPr="003805EE">
        <w:rPr>
          <w:rFonts w:ascii="Helvetica" w:hAnsi="Helvetica" w:cs="Helvetica Neue"/>
          <w:sz w:val="22"/>
          <w:szCs w:val="22"/>
        </w:rPr>
        <w:lastRenderedPageBreak/>
        <w:t xml:space="preserve">volatility that emerges from low monitoring investment may be particularly challenging to some stakeholders while others might be less affected.  For instance, subsistence harvesters and small businesses often have relatively lower mobility and limited capacity to take advantage of “boom” years, or adapt to harvesting a new resource in “bust” years. Surveys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&lt;EndNote&gt;&lt;Cite&gt;&lt;Author&gt;Schrank&lt;/Author&gt;&lt;Year&gt;2003&lt;/Year&gt;&lt;RecNum&gt;8199&lt;/RecNum&gt;&lt;DisplayText&gt;&lt;style face="superscript"&gt;33&lt;/style&gt;&lt;/DisplayText&gt;&lt;record&gt;&lt;rec-number&gt;8199&lt;/rec-number&gt;&lt;foreign-keys&gt;&lt;key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33</w:t>
      </w:r>
      <w:r w:rsidRPr="003805EE">
        <w:rPr>
          <w:rFonts w:ascii="Helvetica" w:hAnsi="Helvetica"/>
          <w:sz w:val="22"/>
          <w:szCs w:val="22"/>
        </w:rPr>
        <w:fldChar w:fldCharType="end"/>
      </w:r>
      <w:r w:rsidRPr="003805EE">
        <w:rPr>
          <w:rFonts w:ascii="Helvetica" w:hAnsi="Helvetica" w:cs="Helvetica Neue"/>
          <w:sz w:val="22"/>
          <w:szCs w:val="22"/>
        </w:rPr>
        <w:t xml:space="preserve">. In contrast, large industrial fishing operations may have higher travel capacity to harvest in another location where the resource remains plentiful, or are capable of investing in the gear and infrastructure needed to switch to harvesting a different </w:t>
      </w:r>
      <w:r w:rsidRPr="00A11EE7">
        <w:rPr>
          <w:rFonts w:ascii="Helvetica" w:hAnsi="Helvetica" w:cs="Helvetica Neue"/>
          <w:sz w:val="22"/>
          <w:szCs w:val="22"/>
        </w:rPr>
        <w:t>resource</w:t>
      </w:r>
      <w:r w:rsidRPr="00A11EE7">
        <w:rPr>
          <w:rFonts w:ascii="Helvetica" w:hAnsi="Helvetica"/>
          <w:sz w:val="22"/>
          <w:szCs w:val="22"/>
        </w:rPr>
        <w:t xml:space="preserve"> </w:t>
      </w:r>
      <w:r w:rsidRPr="00A11EE7">
        <w:rPr>
          <w:rFonts w:ascii="Helvetica" w:hAnsi="Helvetica" w:cs="Helvetica Neue"/>
          <w:sz w:val="22"/>
          <w:szCs w:val="22"/>
        </w:rPr>
        <w:fldChar w:fldCharType="begin"/>
      </w:r>
      <w:r w:rsidR="00010E6A">
        <w:rPr>
          <w:rFonts w:ascii="Helvetica" w:hAnsi="Helvetica" w:cs="Helvetica Neue"/>
          <w:sz w:val="22"/>
          <w:szCs w:val="22"/>
        </w:rPr>
        <w:instrText xml:space="preserve"> ADDIN EN.CITE &lt;EndNote&gt;&lt;Cite&gt;&lt;Author&gt;Berkes&lt;/Author&gt;&lt;Year&gt;2006&lt;/Year&gt;&lt;RecNum&gt;6268&lt;/RecNum&gt;&lt;DisplayText&gt;&lt;style face="superscript"&gt;34&lt;/style&gt;&lt;/DisplayText&gt;&lt;record&gt;&lt;rec-number&gt;6268&lt;/rec-number&gt;&lt;foreign-keys&gt;&lt;key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A11EE7">
        <w:rPr>
          <w:rFonts w:ascii="Helvetica" w:hAnsi="Helvetica" w:cs="Helvetica Neue"/>
          <w:sz w:val="22"/>
          <w:szCs w:val="22"/>
        </w:rPr>
        <w:fldChar w:fldCharType="separate"/>
      </w:r>
      <w:r w:rsidR="00010E6A" w:rsidRPr="00010E6A">
        <w:rPr>
          <w:rFonts w:ascii="Helvetica" w:hAnsi="Helvetica" w:cs="Helvetica Neue"/>
          <w:noProof/>
          <w:sz w:val="22"/>
          <w:szCs w:val="22"/>
          <w:vertAlign w:val="superscript"/>
        </w:rPr>
        <w:t>34</w:t>
      </w:r>
      <w:r w:rsidRPr="00A11EE7">
        <w:rPr>
          <w:rFonts w:ascii="Helvetica" w:hAnsi="Helvetica" w:cs="Helvetica Neue"/>
          <w:sz w:val="22"/>
          <w:szCs w:val="22"/>
        </w:rPr>
        <w:fldChar w:fldCharType="end"/>
      </w:r>
      <w:r w:rsidR="00A32798" w:rsidRPr="00A32798">
        <w:t xml:space="preserve"> </w:t>
      </w:r>
      <w:r w:rsidR="005D0A3A">
        <w:rPr>
          <w:rFonts w:ascii="Helvetica" w:hAnsi="Helvetica" w:cs="Helvetica Neue"/>
          <w:sz w:val="22"/>
          <w:szCs w:val="22"/>
        </w:rPr>
        <w:fldChar w:fldCharType="begin"/>
      </w:r>
      <w:r w:rsidR="00010E6A">
        <w:rPr>
          <w:rFonts w:ascii="Helvetica" w:hAnsi="Helvetica" w:cs="Helvetica Neue"/>
          <w:sz w:val="22"/>
          <w:szCs w:val="22"/>
        </w:rPr>
        <w:instrText xml:space="preserve"> ADDIN EN.CITE &lt;EndNote&gt;&lt;Cite&gt;&lt;Author&gt;Fisher&lt;/Author&gt;&lt;Year&gt;2021&lt;/Year&gt;&lt;RecNum&gt;6506&lt;/RecNum&gt;&lt;DisplayText&gt;&lt;style face="superscript"&gt;35&lt;/style&gt;&lt;/DisplayText&gt;&lt;record&gt;&lt;rec-number&gt;6506&lt;/rec-number&gt;&lt;foreign-keys&gt;&lt;key app="EN" db-id="x0w5wa9airxrfze0ft2x20vgz0w5wpet5ftz" timestamp="1614297152" guid="49020b8d-8e2c-4ce8-bfc3-c5ffd6550ca8"&gt;6506&lt;/key&gt;&lt;/foreign-keys&gt;&lt;ref-type name="Journal Article"&gt;17&lt;/ref-type&gt;&lt;contributors&gt;&lt;authors&gt;&lt;author&gt;Fisher, Mary C&lt;/author&gt;&lt;author&gt;Moore, Stephanie K&lt;/author&gt;&lt;author&gt;Jardine, Sunny L&lt;/author&gt;&lt;author&gt;Watson, James R&lt;/author&gt;&lt;author&gt;Samhouri, Jameal F&lt;/author&gt;&lt;/authors&gt;&lt;/contributors&gt;&lt;titles&gt;&lt;title&gt;Climate shock effects and mediation in fisheries&lt;/title&gt;&lt;secondary-title&gt;Proceedings of the National Academy of Sciences&lt;/secondary-title&gt;&lt;/titles&gt;&lt;periodical&gt;&lt;full-title&gt;Proceedings of the National Academy of Sciences&lt;/full-title&gt;&lt;/periodical&gt;&lt;volume&gt;118&lt;/volume&gt;&lt;number&gt;2&lt;/number&gt;&lt;dates&gt;&lt;year&gt;2021&lt;/year&gt;&lt;/dates&gt;&lt;isbn&gt;0027-8424&lt;/isbn&gt;&lt;urls&gt;&lt;/urls&gt;&lt;/record&gt;&lt;/Cite&gt;&lt;/EndNote&gt;</w:instrText>
      </w:r>
      <w:r w:rsidR="005D0A3A">
        <w:rPr>
          <w:rFonts w:ascii="Helvetica" w:hAnsi="Helvetica" w:cs="Helvetica Neue"/>
          <w:sz w:val="22"/>
          <w:szCs w:val="22"/>
        </w:rPr>
        <w:fldChar w:fldCharType="separate"/>
      </w:r>
      <w:r w:rsidR="00010E6A" w:rsidRPr="00010E6A">
        <w:rPr>
          <w:rFonts w:ascii="Helvetica" w:hAnsi="Helvetica" w:cs="Helvetica Neue"/>
          <w:noProof/>
          <w:sz w:val="22"/>
          <w:szCs w:val="22"/>
          <w:vertAlign w:val="superscript"/>
        </w:rPr>
        <w:t>35</w:t>
      </w:r>
      <w:r w:rsidR="005D0A3A">
        <w:rPr>
          <w:rFonts w:ascii="Helvetica" w:hAnsi="Helvetica" w:cs="Helvetica Neue"/>
          <w:sz w:val="22"/>
          <w:szCs w:val="22"/>
        </w:rPr>
        <w:fldChar w:fldCharType="end"/>
      </w:r>
      <w:r w:rsidRPr="00A11EE7">
        <w:rPr>
          <w:rFonts w:ascii="Helvetica" w:hAnsi="Helvetica" w:cs="Helvetica Neue"/>
          <w:sz w:val="22"/>
          <w:szCs w:val="22"/>
        </w:rPr>
        <w:t>. To achieve equity among stakeholders, management will need to account</w:t>
      </w:r>
      <w:r w:rsidRPr="00A11EE7">
        <w:rPr>
          <w:rFonts w:ascii="Helvetica" w:hAnsi="Helvetica"/>
          <w:sz w:val="22"/>
          <w:szCs w:val="22"/>
        </w:rPr>
        <w:t xml:space="preserve"> for </w:t>
      </w:r>
      <w:r>
        <w:rPr>
          <w:rFonts w:ascii="Helvetica" w:hAnsi="Helvetica"/>
          <w:sz w:val="22"/>
          <w:szCs w:val="22"/>
        </w:rPr>
        <w:t>asymmetry in</w:t>
      </w:r>
      <w:r w:rsidRPr="00A11EE7">
        <w:rPr>
          <w:rFonts w:ascii="Helvetica" w:hAnsi="Helvetica"/>
          <w:sz w:val="22"/>
          <w:szCs w:val="22"/>
        </w:rPr>
        <w:t xml:space="preserve"> risk aversion among stakeholders, which in turn will be a critical step in integrating the value of information as a driver of monitoring investment.</w:t>
      </w:r>
    </w:p>
    <w:p w14:paraId="5A9ACD65" w14:textId="77777777" w:rsidR="00847C6E" w:rsidRDefault="00847C6E" w:rsidP="00074268">
      <w:pPr>
        <w:rPr>
          <w:rFonts w:ascii="Helvetica" w:hAnsi="Helvetica"/>
          <w:i/>
          <w:sz w:val="22"/>
          <w:szCs w:val="22"/>
        </w:rPr>
      </w:pPr>
    </w:p>
    <w:p w14:paraId="0530466F" w14:textId="500B3FC8" w:rsidR="00787E3F" w:rsidRPr="003805EE" w:rsidRDefault="00787E3F" w:rsidP="00074268">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70BC83EF" w:rsidR="00787E3F" w:rsidRPr="003805EE" w:rsidRDefault="00787E3F" w:rsidP="00074268">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&lt;EndNote&gt;&lt;Cite&gt;&lt;Author&gt;Hölmstrom&lt;/Author&gt;&lt;Year&gt;1979&lt;/Year&gt;&lt;RecNum&gt;6273&lt;/RecNum&gt;&lt;DisplayText&gt;&lt;style face="superscript"&gt;15,36&lt;/style&gt;&lt;/DisplayText&gt;&lt;record&gt;&lt;rec-number&gt;6273&lt;/rec-number&gt;&lt;foreign-keys&gt;&lt;key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010E6A" w:rsidRPr="00010E6A">
        <w:rPr>
          <w:rFonts w:ascii="Helvetica" w:hAnsi="Helvetica"/>
          <w:noProof/>
          <w:sz w:val="22"/>
          <w:szCs w:val="22"/>
          <w:vertAlign w:val="superscript"/>
        </w:rPr>
        <w:t>15,36</w:t>
      </w:r>
      <w:r w:rsidR="000F7161" w:rsidRPr="003805EE">
        <w:rPr>
          <w:rFonts w:ascii="Helvetica" w:hAnsi="Helvetica"/>
          <w:sz w:val="22"/>
          <w:szCs w:val="22"/>
        </w:rPr>
        <w:fldChar w:fldCharType="end"/>
      </w:r>
      <w:r w:rsidRPr="003805EE">
        <w:rPr>
          <w:rFonts w:ascii="Helvetica" w:hAnsi="Helvetica"/>
          <w:sz w:val="22"/>
          <w:szCs w:val="22"/>
        </w:rPr>
        <w:t xml:space="preserve">. When contracts are initially based on payoff alone and intensive monitoring is cost prohibitive, lower </w:t>
      </w:r>
      <w:r w:rsidR="00D2340C" w:rsidRPr="003805EE">
        <w:rPr>
          <w:rFonts w:ascii="Helvetica" w:hAnsi="Helvetica"/>
          <w:sz w:val="22"/>
          <w:szCs w:val="22"/>
        </w:rPr>
        <w:t xml:space="preserve">monitoring </w:t>
      </w:r>
      <w:r w:rsidRPr="003805EE">
        <w:rPr>
          <w:rFonts w:ascii="Helvetica" w:hAnsi="Helvetica"/>
          <w:sz w:val="22"/>
          <w:szCs w:val="22"/>
        </w:rPr>
        <w:t>precision combined with shared risk among multiple parties is a common solution applied to moral hazards.</w:t>
      </w:r>
    </w:p>
    <w:p w14:paraId="5194A5E5" w14:textId="0D974A2B" w:rsidR="00874D07" w:rsidRPr="003805EE" w:rsidRDefault="00FE0BB8" w:rsidP="00074268">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w:t>
      </w:r>
      <w:r w:rsidR="00D2340C">
        <w:rPr>
          <w:rFonts w:ascii="Helvetica" w:hAnsi="Helvetica"/>
          <w:sz w:val="22"/>
          <w:szCs w:val="22"/>
        </w:rPr>
        <w:t xml:space="preserve"> from resource extraction</w:t>
      </w:r>
      <w:r w:rsidR="007E4DA3" w:rsidRPr="003805EE">
        <w:rPr>
          <w:rFonts w:ascii="Helvetica" w:hAnsi="Helvetica"/>
          <w:sz w:val="22"/>
          <w:szCs w:val="22"/>
        </w:rPr>
        <w:t xml:space="preserve"> exceeds the financial cost</w:t>
      </w:r>
      <w:r w:rsidR="00D2340C">
        <w:rPr>
          <w:rFonts w:ascii="Helvetica" w:hAnsi="Helvetica"/>
          <w:sz w:val="22"/>
          <w:szCs w:val="22"/>
        </w:rPr>
        <w:t xml:space="preserve"> of monitoring</w:t>
      </w:r>
      <w:r w:rsidR="007E4DA3" w:rsidRPr="003805EE">
        <w:rPr>
          <w:rFonts w:ascii="Helvetica" w:hAnsi="Helvetica"/>
          <w:sz w:val="22"/>
          <w:szCs w:val="22"/>
        </w:rPr>
        <w: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w:t>
      </w:r>
      <w:r w:rsidR="002074CC">
        <w:rPr>
          <w:rFonts w:ascii="Helvetica" w:hAnsi="Helvetica"/>
          <w:sz w:val="22"/>
          <w:szCs w:val="22"/>
        </w:rPr>
        <w:t>population</w:t>
      </w:r>
      <w:r w:rsidR="002074CC" w:rsidRPr="003805EE">
        <w:rPr>
          <w:rFonts w:ascii="Helvetica" w:hAnsi="Helvetica"/>
          <w:sz w:val="22"/>
          <w:szCs w:val="22"/>
        </w:rPr>
        <w:t xml:space="preserve"> </w:t>
      </w:r>
      <w:r w:rsidR="002074CC">
        <w:rPr>
          <w:rFonts w:ascii="Helvetica" w:hAnsi="Helvetica"/>
          <w:sz w:val="22"/>
          <w:szCs w:val="22"/>
        </w:rPr>
        <w:t>at a valuable biomass,</w:t>
      </w:r>
      <w:r w:rsidR="002074CC" w:rsidRPr="003805EE">
        <w:rPr>
          <w:rFonts w:ascii="Helvetica" w:hAnsi="Helvetica"/>
          <w:sz w:val="22"/>
          <w:szCs w:val="22"/>
        </w:rPr>
        <w:t xml:space="preserve"> </w:t>
      </w:r>
      <w:r w:rsidR="00FA68C5" w:rsidRPr="003805EE">
        <w:rPr>
          <w:rFonts w:ascii="Helvetica" w:hAnsi="Helvetica"/>
          <w:sz w:val="22"/>
          <w:szCs w:val="22"/>
        </w:rPr>
        <w:t xml:space="preserve">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12F16E51" w:rsidR="00644B5F" w:rsidRPr="003805EE" w:rsidRDefault="00F9071C" w:rsidP="00074268">
      <w:pPr>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w:t>
      </w:r>
      <w:r w:rsidR="002C5DCC">
        <w:rPr>
          <w:rFonts w:ascii="Helvetica" w:hAnsi="Helvetica"/>
          <w:sz w:val="22"/>
          <w:szCs w:val="22"/>
        </w:rPr>
        <w:t xml:space="preserve">a subset of fisheries in New Zealand, </w:t>
      </w:r>
      <w:r w:rsidRPr="003805EE">
        <w:rPr>
          <w:rFonts w:ascii="Helvetica" w:hAnsi="Helvetica"/>
          <w:sz w:val="22"/>
          <w:szCs w:val="22"/>
        </w:rPr>
        <w:t>Canada</w:t>
      </w:r>
      <w:r w:rsidR="002C5DCC">
        <w:rPr>
          <w:rFonts w:ascii="Helvetica" w:hAnsi="Helvetica"/>
          <w:sz w:val="22"/>
          <w:szCs w:val="22"/>
        </w:rPr>
        <w:t>,</w:t>
      </w:r>
      <w:r w:rsidRPr="003805EE">
        <w:rPr>
          <w:rFonts w:ascii="Helvetica" w:hAnsi="Helvetica"/>
          <w:sz w:val="22"/>
          <w:szCs w:val="22"/>
        </w:rPr>
        <w:t xml:space="preserve"> and Australia, </w:t>
      </w:r>
      <w:r w:rsidR="00B658D4">
        <w:rPr>
          <w:rFonts w:ascii="Helvetica" w:hAnsi="Helvetica"/>
          <w:sz w:val="22"/>
          <w:szCs w:val="22"/>
        </w:rPr>
        <w:t xml:space="preserve">the fishing </w:t>
      </w:r>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&lt;EndNote&gt;&lt;Cite&gt;&lt;Author&gt;Hilborn&lt;/Author&gt;&lt;Year&gt;2001&lt;/Year&gt;&lt;RecNum&gt;8132&lt;/RecNum&gt;&lt;DisplayText&gt;&lt;style face="superscript"&gt;15&lt;/style&gt;&lt;/DisplayText&gt;&lt;record&gt;&lt;rec-number&gt;8132&lt;/rec-number&gt;&lt;foreign-keys&gt;&lt;key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15</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w:t>
      </w:r>
      <w:r w:rsidR="00AF7A41">
        <w:rPr>
          <w:rFonts w:ascii="Helvetica" w:hAnsi="Helvetica"/>
          <w:sz w:val="22"/>
          <w:szCs w:val="22"/>
        </w:rPr>
        <w:t xml:space="preserve"> </w:t>
      </w:r>
      <w:r w:rsidR="009D6837">
        <w:rPr>
          <w:rFonts w:ascii="Helvetica" w:hAnsi="Helvetica"/>
          <w:sz w:val="22"/>
          <w:szCs w:val="22"/>
        </w:rPr>
        <w:fldChar w:fldCharType="begin"/>
      </w:r>
      <w:r w:rsidR="00010E6A">
        <w:rPr>
          <w:rFonts w:ascii="Helvetica" w:hAnsi="Helvetica"/>
          <w:sz w:val="22"/>
          <w:szCs w:val="22"/>
        </w:rPr>
        <w:instrText xml:space="preserve"> ADDIN EN.CITE &lt;EndNote&gt;&lt;Cite&gt;&lt;Author&gt;Cleary&lt;/Author&gt;&lt;Year&gt;2018&lt;/Year&gt;&lt;RecNum&gt;6474&lt;/RecNum&gt;&lt;IDText&gt;Status of BC Pacific Herring (Clupea pallasii) in 2017 and Forecasts for 2018&lt;/IDText&gt;&lt;DisplayText&gt;&lt;style face="superscript"&gt;37&lt;/style&gt;&lt;/DisplayText&gt;&lt;record&gt;&lt;rec-number&gt;6474&lt;/rec-number&gt;&lt;foreign-keys&gt;&lt;key app="EN" db-id="x0w5wa9airxrfze0ft2x20vgz0w5wpet5ftz" timestamp="1614114863" guid="c43adb0e-d3cb-4e9b-9a1d-9b71c9ca091a"&gt;6474&lt;/key&gt;&lt;/foreign-keys&gt;&lt;ref-type name="Book"&gt;6&lt;/ref-type&gt;&lt;contributors&gt;&lt;authors&gt;&lt;author&gt;Cleary, JS&lt;/author&gt;&lt;author&gt;Hawkshaw, S&lt;/author&gt;&lt;author&gt;Grinnell, M.H.&lt;/author&gt;&lt;author&gt;Grandin, C.&lt;/author&gt;&lt;/authors&gt;&lt;/contributors&gt;&lt;titles&gt;&lt;title&gt;Status of BC Pacific Herring (Clupea pallasii) in 2017 and Forecasts for 2018&lt;/title&gt;&lt;/titles&gt;&lt;dates&gt;&lt;year&gt;2018&lt;/year&gt;&lt;/dates&gt;&lt;publisher&gt;Canadian Science Advisory Secretariat&lt;/publisher&gt;&lt;urls&gt;&lt;/urls&gt;&lt;/record&gt;&lt;/Cite&gt;&lt;/EndNote&gt;</w:instrText>
      </w:r>
      <w:r w:rsidR="009D6837">
        <w:rPr>
          <w:rFonts w:ascii="Helvetica" w:hAnsi="Helvetica"/>
          <w:sz w:val="22"/>
          <w:szCs w:val="22"/>
        </w:rPr>
        <w:fldChar w:fldCharType="separate"/>
      </w:r>
      <w:r w:rsidR="00010E6A" w:rsidRPr="00010E6A">
        <w:rPr>
          <w:rFonts w:ascii="Helvetica" w:hAnsi="Helvetica"/>
          <w:noProof/>
          <w:sz w:val="22"/>
          <w:szCs w:val="22"/>
          <w:vertAlign w:val="superscript"/>
        </w:rPr>
        <w:t>37</w:t>
      </w:r>
      <w:r w:rsidR="009D6837">
        <w:rPr>
          <w:rFonts w:ascii="Helvetica" w:hAnsi="Helvetica"/>
          <w:sz w:val="22"/>
          <w:szCs w:val="22"/>
        </w:rPr>
        <w:fldChar w:fldCharType="end"/>
      </w:r>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w:t>
      </w:r>
      <w:r w:rsidR="00EF4F9F">
        <w:rPr>
          <w:rFonts w:ascii="Helvetica" w:hAnsi="Helvetica"/>
          <w:sz w:val="22"/>
          <w:szCs w:val="22"/>
        </w:rPr>
        <w:t>is</w:t>
      </w:r>
      <w:r w:rsidR="00644B5F" w:rsidRPr="003805EE">
        <w:rPr>
          <w:rFonts w:ascii="Helvetica" w:hAnsi="Helvetica"/>
          <w:sz w:val="22"/>
          <w:szCs w:val="22"/>
        </w:rPr>
        <w:t xml:space="preserve"> best to ensure that funding for monitoring is independent from stock </w:t>
      </w:r>
      <w:commentRangeStart w:id="12"/>
      <w:r w:rsidR="00644B5F" w:rsidRPr="003805EE">
        <w:rPr>
          <w:rFonts w:ascii="Helvetica" w:hAnsi="Helvetica"/>
          <w:sz w:val="22"/>
          <w:szCs w:val="22"/>
        </w:rPr>
        <w:t>size</w:t>
      </w:r>
      <w:commentRangeEnd w:id="12"/>
      <w:r w:rsidR="00A76907">
        <w:rPr>
          <w:rStyle w:val="CommentReference"/>
          <w:rFonts w:asciiTheme="minorHAnsi" w:eastAsiaTheme="minorEastAsia" w:hAnsiTheme="minorHAnsi" w:cstheme="minorBidi"/>
          <w:lang w:eastAsia="ja-JP"/>
        </w:rPr>
        <w:commentReference w:id="12"/>
      </w:r>
      <w:r w:rsidR="00644B5F" w:rsidRPr="003805EE">
        <w:rPr>
          <w:rFonts w:ascii="Helvetica" w:hAnsi="Helvetica"/>
          <w:sz w:val="22"/>
          <w:szCs w:val="22"/>
        </w:rPr>
        <w:t xml:space="preserve">. </w:t>
      </w:r>
    </w:p>
    <w:p w14:paraId="1181B0AB" w14:textId="77777777" w:rsidR="00F40114" w:rsidRDefault="00F40114" w:rsidP="00074268">
      <w:pPr>
        <w:widowControl w:val="0"/>
        <w:autoSpaceDE w:val="0"/>
        <w:autoSpaceDN w:val="0"/>
        <w:adjustRightInd w:val="0"/>
        <w:rPr>
          <w:rFonts w:ascii="Helvetica" w:hAnsi="Helvetica"/>
          <w:i/>
          <w:sz w:val="22"/>
          <w:szCs w:val="22"/>
        </w:rPr>
      </w:pPr>
    </w:p>
    <w:p w14:paraId="3548455A" w14:textId="4B92F8F6" w:rsidR="00C34F51" w:rsidRPr="003805EE" w:rsidRDefault="00342681" w:rsidP="00074268">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6118968E" w14:textId="4F298F2C" w:rsidR="00F02C12" w:rsidRDefault="00F02C12" w:rsidP="00F02C12">
      <w:pPr>
        <w:ind w:firstLine="720"/>
        <w:rPr>
          <w:rFonts w:ascii="Helvetica" w:hAnsi="Helvetica" w:cs="Helvetica Neue"/>
          <w:sz w:val="22"/>
          <w:szCs w:val="22"/>
        </w:rPr>
      </w:pPr>
      <w:r w:rsidRPr="003805EE">
        <w:rPr>
          <w:rFonts w:ascii="Helvetica" w:hAnsi="Helvetica" w:cs="Helvetica Neue"/>
          <w:sz w:val="22"/>
          <w:szCs w:val="22"/>
        </w:rPr>
        <w:t>Man</w:t>
      </w:r>
      <w:r>
        <w:rPr>
          <w:rFonts w:ascii="Helvetica" w:hAnsi="Helvetica" w:cs="Helvetica Neue"/>
          <w:sz w:val="22"/>
          <w:szCs w:val="22"/>
        </w:rPr>
        <w:t>a</w:t>
      </w:r>
      <w:r w:rsidRPr="003805EE">
        <w:rPr>
          <w:rFonts w:ascii="Helvetica" w:hAnsi="Helvetica" w:cs="Helvetica Neue"/>
          <w:sz w:val="22"/>
          <w:szCs w:val="22"/>
        </w:rPr>
        <w:t xml:space="preserve">gers, policy makers, and stakeholders </w:t>
      </w:r>
      <w:r>
        <w:rPr>
          <w:rFonts w:ascii="Helvetica" w:hAnsi="Helvetica" w:cs="Helvetica Neue"/>
          <w:sz w:val="22"/>
          <w:szCs w:val="22"/>
        </w:rPr>
        <w:t>are tasked with connecting</w:t>
      </w:r>
      <w:r w:rsidRPr="003805EE">
        <w:rPr>
          <w:rFonts w:ascii="Helvetica" w:hAnsi="Helvetica" w:cs="Helvetica Neue"/>
          <w:sz w:val="22"/>
          <w:szCs w:val="22"/>
        </w:rPr>
        <w:t xml:space="preserve"> monitoring effort, thresholds, and the state of the system</w:t>
      </w:r>
      <w:r>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Pr>
          <w:rFonts w:ascii="Helvetica" w:hAnsi="Helvetica" w:cs="Helvetica Neue"/>
          <w:sz w:val="22"/>
          <w:szCs w:val="22"/>
        </w:rPr>
        <w:t>T</w:t>
      </w:r>
      <w:r w:rsidRPr="003805EE">
        <w:rPr>
          <w:rFonts w:ascii="Helvetica" w:hAnsi="Helvetica" w:cs="Helvetica Neue"/>
          <w:sz w:val="22"/>
          <w:szCs w:val="22"/>
        </w:rPr>
        <w:t xml:space="preserve">his </w:t>
      </w:r>
      <w:r w:rsidRPr="003805EE">
        <w:rPr>
          <w:rFonts w:ascii="Helvetica" w:hAnsi="Helvetica" w:cs="Helvetica Neue"/>
          <w:sz w:val="22"/>
          <w:szCs w:val="22"/>
        </w:rPr>
        <w:t xml:space="preserve">will be difficult given the inherent limitations in assessing the state of the system and </w:t>
      </w:r>
      <w:r>
        <w:rPr>
          <w:rFonts w:ascii="Helvetica" w:hAnsi="Helvetica" w:cs="Helvetica Neue"/>
          <w:sz w:val="22"/>
          <w:szCs w:val="22"/>
        </w:rPr>
        <w:t>because the location of critical thresholds is not always known</w:t>
      </w:r>
      <w:r w:rsidRPr="003805EE">
        <w:rPr>
          <w:rFonts w:ascii="Helvetica" w:hAnsi="Helvetica" w:cs="Helvetica Neue"/>
          <w:sz w:val="22"/>
          <w:szCs w:val="22"/>
        </w:rPr>
        <w:t>. Additional difficulties emerge because of misaligned economic incentives and structures</w:t>
      </w:r>
      <w:r w:rsidR="00BF1DBD">
        <w:rPr>
          <w:rFonts w:ascii="Helvetica" w:hAnsi="Helvetica" w:cs="Helvetica Neue"/>
          <w:sz w:val="22"/>
          <w:szCs w:val="22"/>
        </w:rPr>
        <w:t xml:space="preserve"> </w:t>
      </w:r>
      <w:r w:rsidRPr="003805EE">
        <w:rPr>
          <w:rFonts w:ascii="Helvetica" w:hAnsi="Helvetica" w:cs="Helvetica Neue"/>
          <w:sz w:val="22"/>
          <w:szCs w:val="22"/>
        </w:rPr>
        <w:t xml:space="preserve">that deter or constrain heavy monitoring when yields are near a </w:t>
      </w:r>
      <w:r w:rsidR="00725758">
        <w:rPr>
          <w:rFonts w:ascii="Helvetica" w:hAnsi="Helvetica" w:cs="Helvetica Neue"/>
          <w:sz w:val="22"/>
          <w:szCs w:val="22"/>
        </w:rPr>
        <w:t>critical threshold</w:t>
      </w:r>
      <w:r w:rsidRPr="003805EE">
        <w:rPr>
          <w:rFonts w:ascii="Helvetica" w:hAnsi="Helvetica" w:cs="Helvetica Neue"/>
          <w:sz w:val="22"/>
          <w:szCs w:val="22"/>
        </w:rPr>
        <w:t xml:space="preserve">, and because stakeholders differ in their risk of </w:t>
      </w:r>
      <w:r>
        <w:rPr>
          <w:rFonts w:ascii="Helvetica" w:hAnsi="Helvetica" w:cs="Helvetica Neue"/>
          <w:sz w:val="22"/>
          <w:szCs w:val="22"/>
        </w:rPr>
        <w:t>collapse given</w:t>
      </w:r>
      <w:r w:rsidRPr="003805EE">
        <w:rPr>
          <w:rFonts w:ascii="Helvetica" w:hAnsi="Helvetica" w:cs="Helvetica Neue"/>
          <w:sz w:val="22"/>
          <w:szCs w:val="22"/>
        </w:rPr>
        <w:t xml:space="preserve"> their </w:t>
      </w:r>
      <w:r>
        <w:rPr>
          <w:rFonts w:ascii="Helvetica" w:hAnsi="Helvetica" w:cs="Helvetica Neue"/>
          <w:sz w:val="22"/>
          <w:szCs w:val="22"/>
        </w:rPr>
        <w:t xml:space="preserve">divergent </w:t>
      </w:r>
      <w:r w:rsidRPr="003805EE">
        <w:rPr>
          <w:rFonts w:ascii="Helvetica" w:hAnsi="Helvetica" w:cs="Helvetica Neue"/>
          <w:sz w:val="22"/>
          <w:szCs w:val="22"/>
        </w:rPr>
        <w:t xml:space="preserve">ability and flexibility to adapt once </w:t>
      </w:r>
      <w:r>
        <w:rPr>
          <w:rFonts w:ascii="Helvetica" w:hAnsi="Helvetica" w:cs="Helvetica Neue"/>
          <w:sz w:val="22"/>
          <w:szCs w:val="22"/>
        </w:rPr>
        <w:t>a</w:t>
      </w:r>
      <w:r w:rsidRPr="003805EE">
        <w:rPr>
          <w:rFonts w:ascii="Helvetica" w:hAnsi="Helvetica" w:cs="Helvetica Neue"/>
          <w:sz w:val="22"/>
          <w:szCs w:val="22"/>
        </w:rPr>
        <w:t xml:space="preserve"> </w:t>
      </w:r>
      <w:r>
        <w:rPr>
          <w:rFonts w:ascii="Helvetica" w:hAnsi="Helvetica" w:cs="Helvetica Neue"/>
          <w:sz w:val="22"/>
          <w:szCs w:val="22"/>
        </w:rPr>
        <w:t xml:space="preserve">population or </w:t>
      </w:r>
      <w:r w:rsidRPr="003805EE">
        <w:rPr>
          <w:rFonts w:ascii="Helvetica" w:hAnsi="Helvetica" w:cs="Helvetica Neue"/>
          <w:sz w:val="22"/>
          <w:szCs w:val="22"/>
        </w:rPr>
        <w:t xml:space="preserve">ecosystem has </w:t>
      </w:r>
      <w:r>
        <w:rPr>
          <w:rFonts w:ascii="Helvetica" w:hAnsi="Helvetica" w:cs="Helvetica Neue"/>
          <w:sz w:val="22"/>
          <w:szCs w:val="22"/>
        </w:rPr>
        <w:t xml:space="preserve">crossed a </w:t>
      </w:r>
      <w:r>
        <w:rPr>
          <w:rFonts w:ascii="Helvetica" w:hAnsi="Helvetica" w:cs="Helvetica Neue"/>
          <w:sz w:val="22"/>
          <w:szCs w:val="22"/>
        </w:rPr>
        <w:t>critical threshold</w:t>
      </w:r>
      <w:r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074268">
      <w:pPr>
        <w:ind w:firstLine="720"/>
        <w:rPr>
          <w:rFonts w:ascii="Helvetica" w:hAnsi="Helvetica"/>
          <w:b/>
          <w:sz w:val="22"/>
          <w:szCs w:val="22"/>
        </w:rPr>
      </w:pPr>
    </w:p>
    <w:p w14:paraId="02B9CF32" w14:textId="77777777" w:rsidR="007522A9" w:rsidRPr="003805EE" w:rsidRDefault="007522A9" w:rsidP="00074268">
      <w:pPr>
        <w:tabs>
          <w:tab w:val="left" w:pos="1240"/>
        </w:tabs>
        <w:rPr>
          <w:rFonts w:ascii="Helvetica" w:hAnsi="Helvetica"/>
          <w:b/>
          <w:sz w:val="22"/>
          <w:szCs w:val="22"/>
        </w:rPr>
      </w:pPr>
      <w:r w:rsidRPr="003805EE">
        <w:rPr>
          <w:rFonts w:ascii="Helvetica" w:hAnsi="Helvetica"/>
          <w:b/>
          <w:sz w:val="22"/>
          <w:szCs w:val="22"/>
        </w:rPr>
        <w:t>ACKNOWLEDGEMENTS</w:t>
      </w:r>
    </w:p>
    <w:p w14:paraId="2D4E6457" w14:textId="27FAE442" w:rsidR="007522A9" w:rsidRPr="003805EE" w:rsidRDefault="007522A9" w:rsidP="00074268">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w:t>
      </w:r>
      <w:r w:rsidR="002C5DCC">
        <w:rPr>
          <w:rFonts w:ascii="Helvetica" w:hAnsi="Helvetica"/>
          <w:sz w:val="22"/>
          <w:szCs w:val="22"/>
        </w:rPr>
        <w:t xml:space="preserve">S. </w:t>
      </w:r>
      <w:r w:rsidR="00DF0616">
        <w:rPr>
          <w:rFonts w:ascii="Helvetica" w:hAnsi="Helvetica"/>
          <w:sz w:val="22"/>
          <w:szCs w:val="22"/>
        </w:rPr>
        <w:t>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and colleagues at NWFSC</w:t>
      </w:r>
      <w:r w:rsidR="00EB79DD">
        <w:rPr>
          <w:rFonts w:ascii="Helvetica" w:hAnsi="Helvetica"/>
          <w:sz w:val="22"/>
          <w:szCs w:val="22"/>
        </w:rPr>
        <w:t xml:space="preserve"> and UCSB</w:t>
      </w:r>
      <w:r w:rsidRPr="003805EE">
        <w:rPr>
          <w:rFonts w:ascii="Helvetica" w:hAnsi="Helvetica"/>
          <w:sz w:val="22"/>
          <w:szCs w:val="22"/>
        </w:rPr>
        <w:t xml:space="preserve"> for valuable feedback and advice. </w:t>
      </w:r>
    </w:p>
    <w:p w14:paraId="3ED6EFD2" w14:textId="77777777" w:rsidR="004C1C88" w:rsidRDefault="004C1C88" w:rsidP="00074268">
      <w:pPr>
        <w:tabs>
          <w:tab w:val="left" w:pos="1240"/>
        </w:tabs>
        <w:rPr>
          <w:rFonts w:ascii="Helvetica" w:hAnsi="Helvetica"/>
          <w:b/>
          <w:sz w:val="22"/>
          <w:szCs w:val="22"/>
        </w:rPr>
      </w:pPr>
    </w:p>
    <w:p w14:paraId="544C099B" w14:textId="2BE1B9FE" w:rsidR="00393682" w:rsidRDefault="00393682" w:rsidP="00074268">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074268">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074268">
      <w:pPr>
        <w:rPr>
          <w:rFonts w:ascii="Helvetica" w:hAnsi="Helvetica"/>
          <w:b/>
          <w:sz w:val="22"/>
          <w:szCs w:val="22"/>
        </w:rPr>
      </w:pPr>
    </w:p>
    <w:p w14:paraId="59F11514" w14:textId="77777777" w:rsidR="002633A4" w:rsidRPr="003805EE" w:rsidRDefault="002633A4" w:rsidP="00074268">
      <w:pPr>
        <w:tabs>
          <w:tab w:val="left" w:pos="1240"/>
        </w:tabs>
        <w:rPr>
          <w:rFonts w:ascii="Helvetica" w:hAnsi="Helvetica"/>
          <w:b/>
          <w:sz w:val="22"/>
          <w:szCs w:val="22"/>
        </w:rPr>
      </w:pPr>
      <w:r w:rsidRPr="003805EE">
        <w:rPr>
          <w:rFonts w:ascii="Helvetica" w:hAnsi="Helvetica"/>
          <w:b/>
          <w:sz w:val="22"/>
          <w:szCs w:val="22"/>
        </w:rPr>
        <w:t>LITERATURE CITED</w:t>
      </w:r>
    </w:p>
    <w:p w14:paraId="11946DC6" w14:textId="77777777" w:rsidR="00010E6A" w:rsidRPr="00010E6A" w:rsidRDefault="006C170D" w:rsidP="00010E6A">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010E6A" w:rsidRPr="00010E6A">
        <w:rPr>
          <w:noProof/>
        </w:rPr>
        <w:t>1</w:t>
      </w:r>
      <w:r w:rsidR="00010E6A" w:rsidRPr="00010E6A">
        <w:rPr>
          <w:noProof/>
        </w:rPr>
        <w:tab/>
        <w:t>Kates, R. W.</w:t>
      </w:r>
      <w:r w:rsidR="00010E6A" w:rsidRPr="00010E6A">
        <w:rPr>
          <w:i/>
          <w:noProof/>
        </w:rPr>
        <w:t xml:space="preserve"> et al.</w:t>
      </w:r>
      <w:r w:rsidR="00010E6A" w:rsidRPr="00010E6A">
        <w:rPr>
          <w:noProof/>
        </w:rPr>
        <w:t xml:space="preserve"> Sustainability Science. </w:t>
      </w:r>
      <w:r w:rsidR="00010E6A" w:rsidRPr="00010E6A">
        <w:rPr>
          <w:i/>
          <w:noProof/>
        </w:rPr>
        <w:t>Science</w:t>
      </w:r>
      <w:r w:rsidR="00010E6A" w:rsidRPr="00010E6A">
        <w:rPr>
          <w:noProof/>
        </w:rPr>
        <w:t xml:space="preserve"> </w:t>
      </w:r>
      <w:r w:rsidR="00010E6A" w:rsidRPr="00010E6A">
        <w:rPr>
          <w:b/>
          <w:noProof/>
        </w:rPr>
        <w:t>292</w:t>
      </w:r>
      <w:r w:rsidR="00010E6A" w:rsidRPr="00010E6A">
        <w:rPr>
          <w:noProof/>
        </w:rPr>
        <w:t>, 641-642, doi:10.1126/science.1059386 (2001).</w:t>
      </w:r>
    </w:p>
    <w:p w14:paraId="1009B4A1" w14:textId="77777777" w:rsidR="00010E6A" w:rsidRPr="00010E6A" w:rsidRDefault="00010E6A" w:rsidP="00010E6A">
      <w:pPr>
        <w:pStyle w:val="EndNoteBibliography"/>
        <w:rPr>
          <w:noProof/>
        </w:rPr>
      </w:pPr>
      <w:r w:rsidRPr="00010E6A">
        <w:rPr>
          <w:noProof/>
        </w:rPr>
        <w:t>2</w:t>
      </w:r>
      <w:r w:rsidRPr="00010E6A">
        <w:rPr>
          <w:noProof/>
        </w:rPr>
        <w:tab/>
        <w:t xml:space="preserve">Wintle, B. A., Runge, M. C. &amp; Bekessy, S. A. Allocating monitoring effort in the face of unknown unknowns. </w:t>
      </w:r>
      <w:r w:rsidRPr="00010E6A">
        <w:rPr>
          <w:i/>
          <w:noProof/>
        </w:rPr>
        <w:t>Ecology Letters</w:t>
      </w:r>
      <w:r w:rsidRPr="00010E6A">
        <w:rPr>
          <w:noProof/>
        </w:rPr>
        <w:t xml:space="preserve"> </w:t>
      </w:r>
      <w:r w:rsidRPr="00010E6A">
        <w:rPr>
          <w:b/>
          <w:noProof/>
        </w:rPr>
        <w:t>13</w:t>
      </w:r>
      <w:r w:rsidRPr="00010E6A">
        <w:rPr>
          <w:noProof/>
        </w:rPr>
        <w:t>, 1325-1337, doi:10.1111/j.1461-0248.2010.01514.x (2010).</w:t>
      </w:r>
    </w:p>
    <w:p w14:paraId="7DB44166" w14:textId="77777777" w:rsidR="00010E6A" w:rsidRPr="00010E6A" w:rsidRDefault="00010E6A" w:rsidP="00010E6A">
      <w:pPr>
        <w:pStyle w:val="EndNoteBibliography"/>
        <w:rPr>
          <w:noProof/>
        </w:rPr>
      </w:pPr>
      <w:r w:rsidRPr="00010E6A">
        <w:rPr>
          <w:noProof/>
        </w:rPr>
        <w:t>3</w:t>
      </w:r>
      <w:r w:rsidRPr="00010E6A">
        <w:rPr>
          <w:noProof/>
        </w:rPr>
        <w:tab/>
        <w:t>McDonald-Madden, E.</w:t>
      </w:r>
      <w:r w:rsidRPr="00010E6A">
        <w:rPr>
          <w:i/>
          <w:noProof/>
        </w:rPr>
        <w:t xml:space="preserve"> et al.</w:t>
      </w:r>
      <w:r w:rsidRPr="00010E6A">
        <w:rPr>
          <w:noProof/>
        </w:rPr>
        <w:t xml:space="preserve"> Monitoring does not always count. </w:t>
      </w:r>
      <w:r w:rsidRPr="00010E6A">
        <w:rPr>
          <w:i/>
          <w:noProof/>
        </w:rPr>
        <w:t>Trends in Ecology &amp; Evolution</w:t>
      </w:r>
      <w:r w:rsidRPr="00010E6A">
        <w:rPr>
          <w:noProof/>
        </w:rPr>
        <w:t xml:space="preserve"> </w:t>
      </w:r>
      <w:r w:rsidRPr="00010E6A">
        <w:rPr>
          <w:b/>
          <w:noProof/>
        </w:rPr>
        <w:t>25</w:t>
      </w:r>
      <w:r w:rsidRPr="00010E6A">
        <w:rPr>
          <w:noProof/>
        </w:rPr>
        <w:t>, 547-550 (2010).</w:t>
      </w:r>
    </w:p>
    <w:p w14:paraId="0F1DD707" w14:textId="77777777" w:rsidR="00010E6A" w:rsidRPr="00010E6A" w:rsidRDefault="00010E6A" w:rsidP="00010E6A">
      <w:pPr>
        <w:pStyle w:val="EndNoteBibliography"/>
        <w:rPr>
          <w:noProof/>
        </w:rPr>
      </w:pPr>
      <w:r w:rsidRPr="00010E6A">
        <w:rPr>
          <w:noProof/>
        </w:rPr>
        <w:t>4</w:t>
      </w:r>
      <w:r w:rsidRPr="00010E6A">
        <w:rPr>
          <w:noProof/>
        </w:rPr>
        <w:tab/>
        <w:t>Froese, R.</w:t>
      </w:r>
      <w:r w:rsidRPr="00010E6A">
        <w:rPr>
          <w:i/>
          <w:noProof/>
        </w:rPr>
        <w:t xml:space="preserve"> et al.</w:t>
      </w:r>
      <w:r w:rsidRPr="00010E6A">
        <w:rPr>
          <w:noProof/>
        </w:rPr>
        <w:t xml:space="preserve"> Generic harvest control rules for European fisheries. </w:t>
      </w:r>
      <w:r w:rsidRPr="00010E6A">
        <w:rPr>
          <w:i/>
          <w:noProof/>
        </w:rPr>
        <w:t>Fish and fisheries</w:t>
      </w:r>
      <w:r w:rsidRPr="00010E6A">
        <w:rPr>
          <w:noProof/>
        </w:rPr>
        <w:t xml:space="preserve"> </w:t>
      </w:r>
      <w:r w:rsidRPr="00010E6A">
        <w:rPr>
          <w:b/>
          <w:noProof/>
        </w:rPr>
        <w:t>12</w:t>
      </w:r>
      <w:r w:rsidRPr="00010E6A">
        <w:rPr>
          <w:noProof/>
        </w:rPr>
        <w:t>, 340-351 (2011).</w:t>
      </w:r>
    </w:p>
    <w:p w14:paraId="4A02917C" w14:textId="77777777" w:rsidR="00010E6A" w:rsidRPr="00010E6A" w:rsidRDefault="00010E6A" w:rsidP="00010E6A">
      <w:pPr>
        <w:pStyle w:val="EndNoteBibliography"/>
        <w:rPr>
          <w:noProof/>
        </w:rPr>
      </w:pPr>
      <w:r w:rsidRPr="00010E6A">
        <w:rPr>
          <w:noProof/>
        </w:rPr>
        <w:t>5</w:t>
      </w:r>
      <w:r w:rsidRPr="00010E6A">
        <w:rPr>
          <w:noProof/>
        </w:rPr>
        <w:tab/>
        <w:t xml:space="preserve">Courchamp, F., Clutton-Brock, T. &amp; Grenfell, B. Inverse density dependence and the Allee effect. </w:t>
      </w:r>
      <w:r w:rsidRPr="00010E6A">
        <w:rPr>
          <w:i/>
          <w:noProof/>
        </w:rPr>
        <w:t>Trends in Ecology &amp; Evolution</w:t>
      </w:r>
      <w:r w:rsidRPr="00010E6A">
        <w:rPr>
          <w:noProof/>
        </w:rPr>
        <w:t xml:space="preserve"> </w:t>
      </w:r>
      <w:r w:rsidRPr="00010E6A">
        <w:rPr>
          <w:b/>
          <w:noProof/>
        </w:rPr>
        <w:t>14</w:t>
      </w:r>
      <w:r w:rsidRPr="00010E6A">
        <w:rPr>
          <w:noProof/>
        </w:rPr>
        <w:t>, 405-410 (1999).</w:t>
      </w:r>
    </w:p>
    <w:p w14:paraId="4555B795" w14:textId="77777777" w:rsidR="00010E6A" w:rsidRPr="00010E6A" w:rsidRDefault="00010E6A" w:rsidP="00010E6A">
      <w:pPr>
        <w:pStyle w:val="EndNoteBibliography"/>
        <w:rPr>
          <w:noProof/>
        </w:rPr>
      </w:pPr>
      <w:r w:rsidRPr="00010E6A">
        <w:rPr>
          <w:noProof/>
        </w:rPr>
        <w:lastRenderedPageBreak/>
        <w:t>6</w:t>
      </w:r>
      <w:r w:rsidRPr="00010E6A">
        <w:rPr>
          <w:noProof/>
        </w:rPr>
        <w:tab/>
        <w:t xml:space="preserve">Kaplan, I. C. &amp; Leonard, J. From krill to convenience stores: forecasting the economic and ecological effects of fisheries management on the US West Coast. </w:t>
      </w:r>
      <w:r w:rsidRPr="00010E6A">
        <w:rPr>
          <w:i/>
          <w:noProof/>
        </w:rPr>
        <w:t>Marine Policy</w:t>
      </w:r>
      <w:r w:rsidRPr="00010E6A">
        <w:rPr>
          <w:noProof/>
        </w:rPr>
        <w:t xml:space="preserve"> </w:t>
      </w:r>
      <w:r w:rsidRPr="00010E6A">
        <w:rPr>
          <w:b/>
          <w:noProof/>
        </w:rPr>
        <w:t>36</w:t>
      </w:r>
      <w:r w:rsidRPr="00010E6A">
        <w:rPr>
          <w:noProof/>
        </w:rPr>
        <w:t>, 947-954 (2012).</w:t>
      </w:r>
    </w:p>
    <w:p w14:paraId="72FA8DA6" w14:textId="77777777" w:rsidR="00010E6A" w:rsidRPr="00010E6A" w:rsidRDefault="00010E6A" w:rsidP="00010E6A">
      <w:pPr>
        <w:pStyle w:val="EndNoteBibliography"/>
        <w:rPr>
          <w:noProof/>
        </w:rPr>
      </w:pPr>
      <w:r w:rsidRPr="00010E6A">
        <w:rPr>
          <w:noProof/>
        </w:rPr>
        <w:t>7</w:t>
      </w:r>
      <w:r w:rsidRPr="00010E6A">
        <w:rPr>
          <w:noProof/>
        </w:rPr>
        <w:tab/>
        <w:t xml:space="preserve">Mangel, M. Irreducible uncertainties, sustainable fisheries and marine reserves. </w:t>
      </w:r>
      <w:r w:rsidRPr="00010E6A">
        <w:rPr>
          <w:i/>
          <w:noProof/>
        </w:rPr>
        <w:t>Evolutionary Ecology Research</w:t>
      </w:r>
      <w:r w:rsidRPr="00010E6A">
        <w:rPr>
          <w:noProof/>
        </w:rPr>
        <w:t xml:space="preserve"> </w:t>
      </w:r>
      <w:r w:rsidRPr="00010E6A">
        <w:rPr>
          <w:b/>
          <w:noProof/>
        </w:rPr>
        <w:t>2</w:t>
      </w:r>
      <w:r w:rsidRPr="00010E6A">
        <w:rPr>
          <w:noProof/>
        </w:rPr>
        <w:t>, 547-557 (2000).</w:t>
      </w:r>
    </w:p>
    <w:p w14:paraId="5CB9E543" w14:textId="77777777" w:rsidR="00010E6A" w:rsidRPr="00010E6A" w:rsidRDefault="00010E6A" w:rsidP="00010E6A">
      <w:pPr>
        <w:pStyle w:val="EndNoteBibliography"/>
        <w:rPr>
          <w:noProof/>
        </w:rPr>
      </w:pPr>
      <w:r w:rsidRPr="00010E6A">
        <w:rPr>
          <w:noProof/>
        </w:rPr>
        <w:t>8</w:t>
      </w:r>
      <w:r w:rsidRPr="00010E6A">
        <w:rPr>
          <w:noProof/>
        </w:rPr>
        <w:tab/>
        <w:t xml:space="preserve">Legg, C. J. &amp; Nagy, L. Why most conservation monitoring is, but need not be, a waste of time. </w:t>
      </w:r>
      <w:r w:rsidRPr="00010E6A">
        <w:rPr>
          <w:i/>
          <w:noProof/>
        </w:rPr>
        <w:t>J Environ Manage</w:t>
      </w:r>
      <w:r w:rsidRPr="00010E6A">
        <w:rPr>
          <w:noProof/>
        </w:rPr>
        <w:t xml:space="preserve"> </w:t>
      </w:r>
      <w:r w:rsidRPr="00010E6A">
        <w:rPr>
          <w:b/>
          <w:noProof/>
        </w:rPr>
        <w:t>78</w:t>
      </w:r>
      <w:r w:rsidRPr="00010E6A">
        <w:rPr>
          <w:noProof/>
        </w:rPr>
        <w:t>, 194-199, doi:10.1016/j.jenvman.2005.04.016 (2006).</w:t>
      </w:r>
    </w:p>
    <w:p w14:paraId="52CB1399" w14:textId="77777777" w:rsidR="00010E6A" w:rsidRPr="00010E6A" w:rsidRDefault="00010E6A" w:rsidP="00010E6A">
      <w:pPr>
        <w:pStyle w:val="EndNoteBibliography"/>
        <w:rPr>
          <w:noProof/>
        </w:rPr>
      </w:pPr>
      <w:r w:rsidRPr="00010E6A">
        <w:rPr>
          <w:noProof/>
        </w:rPr>
        <w:t>9</w:t>
      </w:r>
      <w:r w:rsidRPr="00010E6A">
        <w:rPr>
          <w:noProof/>
        </w:rPr>
        <w:tab/>
        <w:t xml:space="preserve">Field, S. A., Tyre, A. J., Jonzén, N., Rhodes, J. R. &amp; Possingham, H. P. Minimizing the cost of environmental management decisions by optimizing statistical thresholds. </w:t>
      </w:r>
      <w:r w:rsidRPr="00010E6A">
        <w:rPr>
          <w:i/>
          <w:noProof/>
        </w:rPr>
        <w:t>Ecology Letters</w:t>
      </w:r>
      <w:r w:rsidRPr="00010E6A">
        <w:rPr>
          <w:noProof/>
        </w:rPr>
        <w:t xml:space="preserve"> </w:t>
      </w:r>
      <w:r w:rsidRPr="00010E6A">
        <w:rPr>
          <w:b/>
          <w:noProof/>
        </w:rPr>
        <w:t>7</w:t>
      </w:r>
      <w:r w:rsidRPr="00010E6A">
        <w:rPr>
          <w:noProof/>
        </w:rPr>
        <w:t>, 669-675 (2004).</w:t>
      </w:r>
    </w:p>
    <w:p w14:paraId="65EDAB10" w14:textId="77777777" w:rsidR="00010E6A" w:rsidRPr="00010E6A" w:rsidRDefault="00010E6A" w:rsidP="00010E6A">
      <w:pPr>
        <w:pStyle w:val="EndNoteBibliography"/>
        <w:rPr>
          <w:noProof/>
        </w:rPr>
      </w:pPr>
      <w:r w:rsidRPr="00010E6A">
        <w:rPr>
          <w:noProof/>
        </w:rPr>
        <w:t>10</w:t>
      </w:r>
      <w:r w:rsidRPr="00010E6A">
        <w:rPr>
          <w:noProof/>
        </w:rPr>
        <w:tab/>
        <w:t>Chadès, I.</w:t>
      </w:r>
      <w:r w:rsidRPr="00010E6A">
        <w:rPr>
          <w:i/>
          <w:noProof/>
        </w:rPr>
        <w:t xml:space="preserve"> et al.</w:t>
      </w:r>
      <w:r w:rsidRPr="00010E6A">
        <w:rPr>
          <w:noProof/>
        </w:rPr>
        <w:t xml:space="preserve"> When to stop managing or surveying cryptic threatened species. </w:t>
      </w:r>
      <w:r w:rsidRPr="00010E6A">
        <w:rPr>
          <w:i/>
          <w:noProof/>
        </w:rPr>
        <w:t>Proceedings of the National Academy of Sciences</w:t>
      </w:r>
      <w:r w:rsidRPr="00010E6A">
        <w:rPr>
          <w:noProof/>
        </w:rPr>
        <w:t xml:space="preserve"> </w:t>
      </w:r>
      <w:r w:rsidRPr="00010E6A">
        <w:rPr>
          <w:b/>
          <w:noProof/>
        </w:rPr>
        <w:t>105</w:t>
      </w:r>
      <w:r w:rsidRPr="00010E6A">
        <w:rPr>
          <w:noProof/>
        </w:rPr>
        <w:t>, 13936-13940 (2008).</w:t>
      </w:r>
    </w:p>
    <w:p w14:paraId="6A385AF5" w14:textId="77777777" w:rsidR="00010E6A" w:rsidRPr="00010E6A" w:rsidRDefault="00010E6A" w:rsidP="00010E6A">
      <w:pPr>
        <w:pStyle w:val="EndNoteBibliography"/>
        <w:rPr>
          <w:noProof/>
        </w:rPr>
      </w:pPr>
      <w:r w:rsidRPr="00010E6A">
        <w:rPr>
          <w:noProof/>
        </w:rPr>
        <w:t>11</w:t>
      </w:r>
      <w:r w:rsidRPr="00010E6A">
        <w:rPr>
          <w:noProof/>
        </w:rPr>
        <w:tab/>
        <w:t xml:space="preserve">Smith, A. Management strategy evaluation: the light on the hill. </w:t>
      </w:r>
      <w:r w:rsidRPr="00010E6A">
        <w:rPr>
          <w:i/>
          <w:noProof/>
        </w:rPr>
        <w:t>Population dynamics for fisheries management</w:t>
      </w:r>
      <w:r w:rsidRPr="00010E6A">
        <w:rPr>
          <w:noProof/>
        </w:rPr>
        <w:t>, 249-253 (1994).</w:t>
      </w:r>
    </w:p>
    <w:p w14:paraId="01754528" w14:textId="77777777" w:rsidR="00010E6A" w:rsidRPr="00010E6A" w:rsidRDefault="00010E6A" w:rsidP="00010E6A">
      <w:pPr>
        <w:pStyle w:val="EndNoteBibliography"/>
        <w:rPr>
          <w:noProof/>
        </w:rPr>
      </w:pPr>
      <w:r w:rsidRPr="00010E6A">
        <w:rPr>
          <w:noProof/>
        </w:rPr>
        <w:t>12</w:t>
      </w:r>
      <w:r w:rsidRPr="00010E6A">
        <w:rPr>
          <w:noProof/>
        </w:rPr>
        <w:tab/>
        <w:t xml:space="preserve">Lewis, M. A. &amp; Kareiva, P. Allee dynamics and the spread of invading organisms. </w:t>
      </w:r>
      <w:r w:rsidRPr="00010E6A">
        <w:rPr>
          <w:i/>
          <w:noProof/>
        </w:rPr>
        <w:t>Theoretical Population Biology</w:t>
      </w:r>
      <w:r w:rsidRPr="00010E6A">
        <w:rPr>
          <w:noProof/>
        </w:rPr>
        <w:t xml:space="preserve"> </w:t>
      </w:r>
      <w:r w:rsidRPr="00010E6A">
        <w:rPr>
          <w:b/>
          <w:noProof/>
        </w:rPr>
        <w:t>43</w:t>
      </w:r>
      <w:r w:rsidRPr="00010E6A">
        <w:rPr>
          <w:noProof/>
        </w:rPr>
        <w:t>, 141-158 (1993).</w:t>
      </w:r>
    </w:p>
    <w:p w14:paraId="58067013" w14:textId="77777777" w:rsidR="00010E6A" w:rsidRPr="00010E6A" w:rsidRDefault="00010E6A" w:rsidP="00010E6A">
      <w:pPr>
        <w:pStyle w:val="EndNoteBibliography"/>
        <w:rPr>
          <w:noProof/>
        </w:rPr>
      </w:pPr>
      <w:r w:rsidRPr="00010E6A">
        <w:rPr>
          <w:noProof/>
        </w:rPr>
        <w:t>13</w:t>
      </w:r>
      <w:r w:rsidRPr="00010E6A">
        <w:rPr>
          <w:noProof/>
        </w:rPr>
        <w:tab/>
        <w:t xml:space="preserve">Clark, C. W. in </w:t>
      </w:r>
      <w:r w:rsidRPr="00010E6A">
        <w:rPr>
          <w:i/>
          <w:noProof/>
        </w:rPr>
        <w:t>Mathematical Problems in Biology</w:t>
      </w:r>
      <w:r w:rsidRPr="00010E6A">
        <w:rPr>
          <w:noProof/>
        </w:rPr>
        <w:t xml:space="preserve">     29-45 (Springer, 1974).</w:t>
      </w:r>
    </w:p>
    <w:p w14:paraId="3462898A" w14:textId="77777777" w:rsidR="00010E6A" w:rsidRPr="00010E6A" w:rsidRDefault="00010E6A" w:rsidP="00010E6A">
      <w:pPr>
        <w:pStyle w:val="EndNoteBibliography"/>
        <w:rPr>
          <w:noProof/>
        </w:rPr>
      </w:pPr>
      <w:r w:rsidRPr="00010E6A">
        <w:rPr>
          <w:noProof/>
        </w:rPr>
        <w:t>14</w:t>
      </w:r>
      <w:r w:rsidRPr="00010E6A">
        <w:rPr>
          <w:noProof/>
        </w:rPr>
        <w:tab/>
        <w:t>Rockstrom, J.</w:t>
      </w:r>
      <w:r w:rsidRPr="00010E6A">
        <w:rPr>
          <w:i/>
          <w:noProof/>
        </w:rPr>
        <w:t xml:space="preserve"> et al.</w:t>
      </w:r>
      <w:r w:rsidRPr="00010E6A">
        <w:rPr>
          <w:noProof/>
        </w:rPr>
        <w:t xml:space="preserve"> A safe operating space for humanity. </w:t>
      </w:r>
      <w:r w:rsidRPr="00010E6A">
        <w:rPr>
          <w:i/>
          <w:noProof/>
        </w:rPr>
        <w:t>Nature</w:t>
      </w:r>
      <w:r w:rsidRPr="00010E6A">
        <w:rPr>
          <w:noProof/>
        </w:rPr>
        <w:t xml:space="preserve"> </w:t>
      </w:r>
      <w:r w:rsidRPr="00010E6A">
        <w:rPr>
          <w:b/>
          <w:noProof/>
        </w:rPr>
        <w:t>461</w:t>
      </w:r>
      <w:r w:rsidRPr="00010E6A">
        <w:rPr>
          <w:noProof/>
        </w:rPr>
        <w:t>, 472-475, doi:10.1038/461472a (2009).</w:t>
      </w:r>
    </w:p>
    <w:p w14:paraId="57F6094E" w14:textId="77777777" w:rsidR="00010E6A" w:rsidRPr="00010E6A" w:rsidRDefault="00010E6A" w:rsidP="00010E6A">
      <w:pPr>
        <w:pStyle w:val="EndNoteBibliography"/>
        <w:rPr>
          <w:noProof/>
        </w:rPr>
      </w:pPr>
      <w:r w:rsidRPr="00010E6A">
        <w:rPr>
          <w:noProof/>
        </w:rPr>
        <w:t>15</w:t>
      </w:r>
      <w:r w:rsidRPr="00010E6A">
        <w:rPr>
          <w:noProof/>
        </w:rPr>
        <w:tab/>
        <w:t xml:space="preserve">Hilborn, R., Maguire, J.-J., Parma, A. M. &amp; Rosenberg, A. A. The Precautionary Approach and risk management: can they increase the probability of successes in fishery management? </w:t>
      </w:r>
      <w:r w:rsidRPr="00010E6A">
        <w:rPr>
          <w:i/>
          <w:noProof/>
        </w:rPr>
        <w:t>Canadian Journal of Fisheries and Aquatic Sciences</w:t>
      </w:r>
      <w:r w:rsidRPr="00010E6A">
        <w:rPr>
          <w:noProof/>
        </w:rPr>
        <w:t xml:space="preserve"> </w:t>
      </w:r>
      <w:r w:rsidRPr="00010E6A">
        <w:rPr>
          <w:b/>
          <w:noProof/>
        </w:rPr>
        <w:t>58</w:t>
      </w:r>
      <w:r w:rsidRPr="00010E6A">
        <w:rPr>
          <w:noProof/>
        </w:rPr>
        <w:t>, 99-107, doi:10.1139/f00-225 (2001).</w:t>
      </w:r>
    </w:p>
    <w:p w14:paraId="04CAC2D9" w14:textId="77777777" w:rsidR="00010E6A" w:rsidRPr="00010E6A" w:rsidRDefault="00010E6A" w:rsidP="00010E6A">
      <w:pPr>
        <w:pStyle w:val="EndNoteBibliography"/>
        <w:rPr>
          <w:noProof/>
        </w:rPr>
      </w:pPr>
      <w:r w:rsidRPr="00010E6A">
        <w:rPr>
          <w:noProof/>
        </w:rPr>
        <w:t>16</w:t>
      </w:r>
      <w:r w:rsidRPr="00010E6A">
        <w:rPr>
          <w:noProof/>
        </w:rPr>
        <w:tab/>
        <w:t>R: A Language and Environment fo Statistical Computing v. 3.5.1 (R Foundation for Statistical Computing, Vienna, Austria, 2018).</w:t>
      </w:r>
    </w:p>
    <w:p w14:paraId="275D446B" w14:textId="77777777" w:rsidR="00010E6A" w:rsidRPr="00010E6A" w:rsidRDefault="00010E6A" w:rsidP="00010E6A">
      <w:pPr>
        <w:pStyle w:val="EndNoteBibliography"/>
        <w:rPr>
          <w:noProof/>
        </w:rPr>
      </w:pPr>
      <w:r w:rsidRPr="00010E6A">
        <w:rPr>
          <w:noProof/>
        </w:rPr>
        <w:lastRenderedPageBreak/>
        <w:t>17</w:t>
      </w:r>
      <w:r w:rsidRPr="00010E6A">
        <w:rPr>
          <w:noProof/>
        </w:rPr>
        <w:tab/>
        <w:t xml:space="preserve">Choi, J., Frank, K., Petrie, B. &amp; Leggett, W. Integrated assessment of a large marine ecosystem: a case study of the devolution of the eastern Scotian Shelf, Canada. </w:t>
      </w:r>
      <w:r w:rsidRPr="00010E6A">
        <w:rPr>
          <w:i/>
          <w:noProof/>
        </w:rPr>
        <w:t>Oceanography and Marine Biology</w:t>
      </w:r>
      <w:r w:rsidRPr="00010E6A">
        <w:rPr>
          <w:noProof/>
        </w:rPr>
        <w:t xml:space="preserve"> </w:t>
      </w:r>
      <w:r w:rsidRPr="00010E6A">
        <w:rPr>
          <w:b/>
          <w:noProof/>
        </w:rPr>
        <w:t>43</w:t>
      </w:r>
      <w:r w:rsidRPr="00010E6A">
        <w:rPr>
          <w:noProof/>
        </w:rPr>
        <w:t>, 47 (2005).</w:t>
      </w:r>
    </w:p>
    <w:p w14:paraId="74A1FB2E" w14:textId="77777777" w:rsidR="00010E6A" w:rsidRPr="00010E6A" w:rsidRDefault="00010E6A" w:rsidP="00010E6A">
      <w:pPr>
        <w:pStyle w:val="EndNoteBibliography"/>
        <w:rPr>
          <w:noProof/>
        </w:rPr>
      </w:pPr>
      <w:r w:rsidRPr="00010E6A">
        <w:rPr>
          <w:noProof/>
        </w:rPr>
        <w:t>18</w:t>
      </w:r>
      <w:r w:rsidRPr="00010E6A">
        <w:rPr>
          <w:noProof/>
        </w:rPr>
        <w:tab/>
        <w:t xml:space="preserve">Oguz, T. &amp; Gilbert, D. Abrupt transitions of the top-down controlled Black Sea pelagic ecosystem during 1960–2000: evidence for regime-shifts under strong fishery exploitation and nutrient enrichment modulated by climate-induced variations. </w:t>
      </w:r>
      <w:r w:rsidRPr="00010E6A">
        <w:rPr>
          <w:i/>
          <w:noProof/>
        </w:rPr>
        <w:t>Deep Sea Research Part I: Oceanographic Research Papers</w:t>
      </w:r>
      <w:r w:rsidRPr="00010E6A">
        <w:rPr>
          <w:noProof/>
        </w:rPr>
        <w:t xml:space="preserve"> </w:t>
      </w:r>
      <w:r w:rsidRPr="00010E6A">
        <w:rPr>
          <w:b/>
          <w:noProof/>
        </w:rPr>
        <w:t>54</w:t>
      </w:r>
      <w:r w:rsidRPr="00010E6A">
        <w:rPr>
          <w:noProof/>
        </w:rPr>
        <w:t>, 220-242 (2007).</w:t>
      </w:r>
    </w:p>
    <w:p w14:paraId="5B35B589" w14:textId="77777777" w:rsidR="00010E6A" w:rsidRPr="00010E6A" w:rsidRDefault="00010E6A" w:rsidP="00010E6A">
      <w:pPr>
        <w:pStyle w:val="EndNoteBibliography"/>
        <w:rPr>
          <w:noProof/>
        </w:rPr>
      </w:pPr>
      <w:r w:rsidRPr="00010E6A">
        <w:rPr>
          <w:noProof/>
        </w:rPr>
        <w:t>19</w:t>
      </w:r>
      <w:r w:rsidRPr="00010E6A">
        <w:rPr>
          <w:noProof/>
        </w:rPr>
        <w:tab/>
        <w:t xml:space="preserve">Carpenter, S. R. &amp; Kinne, O. </w:t>
      </w:r>
      <w:r w:rsidRPr="00010E6A">
        <w:rPr>
          <w:i/>
          <w:noProof/>
        </w:rPr>
        <w:t>Regime shifts in lake ecosystems: pattern and variation</w:t>
      </w:r>
      <w:r w:rsidRPr="00010E6A">
        <w:rPr>
          <w:noProof/>
        </w:rPr>
        <w:t>. Vol. 15 (International Ecology Institute Oldendorf/Luhe, Germany, 2003).</w:t>
      </w:r>
    </w:p>
    <w:p w14:paraId="39205039" w14:textId="77777777" w:rsidR="00010E6A" w:rsidRPr="00010E6A" w:rsidRDefault="00010E6A" w:rsidP="00010E6A">
      <w:pPr>
        <w:pStyle w:val="EndNoteBibliography"/>
        <w:rPr>
          <w:noProof/>
        </w:rPr>
      </w:pPr>
      <w:r w:rsidRPr="00010E6A">
        <w:rPr>
          <w:noProof/>
        </w:rPr>
        <w:t>20</w:t>
      </w:r>
      <w:r w:rsidRPr="00010E6A">
        <w:rPr>
          <w:noProof/>
        </w:rPr>
        <w:tab/>
        <w:t xml:space="preserve">Cumming, G. S., Southworth, J., Rondon, X. J. &amp; Marsik, M. Spatial complexity in fragmenting Amazonian rainforests: Do feedbacks from edge effects push forests towards an ecological threshold? </w:t>
      </w:r>
      <w:r w:rsidRPr="00010E6A">
        <w:rPr>
          <w:i/>
          <w:noProof/>
        </w:rPr>
        <w:t>Ecological Complexity</w:t>
      </w:r>
      <w:r w:rsidRPr="00010E6A">
        <w:rPr>
          <w:noProof/>
        </w:rPr>
        <w:t xml:space="preserve"> </w:t>
      </w:r>
      <w:r w:rsidRPr="00010E6A">
        <w:rPr>
          <w:b/>
          <w:noProof/>
        </w:rPr>
        <w:t>11</w:t>
      </w:r>
      <w:r w:rsidRPr="00010E6A">
        <w:rPr>
          <w:noProof/>
        </w:rPr>
        <w:t>, 67-74 (2012).</w:t>
      </w:r>
    </w:p>
    <w:p w14:paraId="772616FC" w14:textId="77777777" w:rsidR="00010E6A" w:rsidRPr="00010E6A" w:rsidRDefault="00010E6A" w:rsidP="00010E6A">
      <w:pPr>
        <w:pStyle w:val="EndNoteBibliography"/>
        <w:rPr>
          <w:noProof/>
        </w:rPr>
      </w:pPr>
      <w:r w:rsidRPr="00010E6A">
        <w:rPr>
          <w:noProof/>
        </w:rPr>
        <w:t>21</w:t>
      </w:r>
      <w:r w:rsidRPr="00010E6A">
        <w:rPr>
          <w:noProof/>
        </w:rPr>
        <w:tab/>
        <w:t>van Ginkel, K. C. H.</w:t>
      </w:r>
      <w:r w:rsidRPr="00010E6A">
        <w:rPr>
          <w:i/>
          <w:noProof/>
        </w:rPr>
        <w:t xml:space="preserve"> et al.</w:t>
      </w:r>
      <w:r w:rsidRPr="00010E6A">
        <w:rPr>
          <w:noProof/>
        </w:rPr>
        <w:t xml:space="preserve"> Climate change induced socio-economic tipping points: review and stakeholder consultation for policy relevant research. </w:t>
      </w:r>
      <w:r w:rsidRPr="00010E6A">
        <w:rPr>
          <w:i/>
          <w:noProof/>
        </w:rPr>
        <w:t>Environmental Research Letters</w:t>
      </w:r>
      <w:r w:rsidRPr="00010E6A">
        <w:rPr>
          <w:noProof/>
        </w:rPr>
        <w:t xml:space="preserve"> </w:t>
      </w:r>
      <w:r w:rsidRPr="00010E6A">
        <w:rPr>
          <w:b/>
          <w:noProof/>
        </w:rPr>
        <w:t>15</w:t>
      </w:r>
      <w:r w:rsidRPr="00010E6A">
        <w:rPr>
          <w:noProof/>
        </w:rPr>
        <w:t>, doi:10.1088/1748-9326/ab6395 (2020).</w:t>
      </w:r>
    </w:p>
    <w:p w14:paraId="7974E482" w14:textId="77777777" w:rsidR="00010E6A" w:rsidRPr="00010E6A" w:rsidRDefault="00010E6A" w:rsidP="00010E6A">
      <w:pPr>
        <w:pStyle w:val="EndNoteBibliography"/>
        <w:rPr>
          <w:noProof/>
        </w:rPr>
      </w:pPr>
      <w:r w:rsidRPr="00010E6A">
        <w:rPr>
          <w:noProof/>
        </w:rPr>
        <w:t>22</w:t>
      </w:r>
      <w:r w:rsidRPr="00010E6A">
        <w:rPr>
          <w:noProof/>
        </w:rPr>
        <w:tab/>
        <w:t>Costello, C.</w:t>
      </w:r>
      <w:r w:rsidRPr="00010E6A">
        <w:rPr>
          <w:i/>
          <w:noProof/>
        </w:rPr>
        <w:t xml:space="preserve"> et al.</w:t>
      </w:r>
      <w:r w:rsidRPr="00010E6A">
        <w:rPr>
          <w:noProof/>
        </w:rPr>
        <w:t xml:space="preserve"> The value of spatial information in MPA network design. </w:t>
      </w:r>
      <w:r w:rsidRPr="00010E6A">
        <w:rPr>
          <w:i/>
          <w:noProof/>
        </w:rPr>
        <w:t>Proceedings of the National Academy of Sciences</w:t>
      </w:r>
      <w:r w:rsidRPr="00010E6A">
        <w:rPr>
          <w:noProof/>
        </w:rPr>
        <w:t xml:space="preserve"> </w:t>
      </w:r>
      <w:r w:rsidRPr="00010E6A">
        <w:rPr>
          <w:b/>
          <w:noProof/>
        </w:rPr>
        <w:t>107</w:t>
      </w:r>
      <w:r w:rsidRPr="00010E6A">
        <w:rPr>
          <w:noProof/>
        </w:rPr>
        <w:t>, 18294-18299 (2010).</w:t>
      </w:r>
    </w:p>
    <w:p w14:paraId="0A27E4AA" w14:textId="77777777" w:rsidR="00010E6A" w:rsidRPr="00010E6A" w:rsidRDefault="00010E6A" w:rsidP="00010E6A">
      <w:pPr>
        <w:pStyle w:val="EndNoteBibliography"/>
        <w:rPr>
          <w:rFonts w:hint="eastAsia"/>
          <w:noProof/>
        </w:rPr>
      </w:pPr>
      <w:r w:rsidRPr="00010E6A">
        <w:rPr>
          <w:rFonts w:hint="eastAsia"/>
          <w:noProof/>
        </w:rPr>
        <w:t>23</w:t>
      </w:r>
      <w:r w:rsidRPr="00010E6A">
        <w:rPr>
          <w:rFonts w:hint="eastAsia"/>
          <w:noProof/>
        </w:rPr>
        <w:tab/>
        <w:t>Adams, R. M.</w:t>
      </w:r>
      <w:r w:rsidRPr="00010E6A">
        <w:rPr>
          <w:rFonts w:hint="eastAsia"/>
          <w:i/>
          <w:noProof/>
        </w:rPr>
        <w:t xml:space="preserve"> et al.</w:t>
      </w:r>
      <w:r w:rsidRPr="00010E6A">
        <w:rPr>
          <w:rFonts w:hint="eastAsia"/>
          <w:noProof/>
        </w:rPr>
        <w:t xml:space="preserve"> Value of Improved Long</w:t>
      </w:r>
      <w:r w:rsidRPr="00010E6A">
        <w:rPr>
          <w:rFonts w:hint="eastAsia"/>
          <w:noProof/>
        </w:rPr>
        <w:t>‐</w:t>
      </w:r>
      <w:r w:rsidRPr="00010E6A">
        <w:rPr>
          <w:rFonts w:hint="eastAsia"/>
          <w:noProof/>
        </w:rPr>
        <w:t xml:space="preserve">Range Weather Information. </w:t>
      </w:r>
      <w:r w:rsidRPr="00010E6A">
        <w:rPr>
          <w:rFonts w:hint="eastAsia"/>
          <w:i/>
          <w:noProof/>
        </w:rPr>
        <w:t>Contemporary Economic Policy</w:t>
      </w:r>
      <w:r w:rsidRPr="00010E6A">
        <w:rPr>
          <w:rFonts w:hint="eastAsia"/>
          <w:noProof/>
        </w:rPr>
        <w:t xml:space="preserve"> </w:t>
      </w:r>
      <w:r w:rsidRPr="00010E6A">
        <w:rPr>
          <w:rFonts w:hint="eastAsia"/>
          <w:b/>
          <w:noProof/>
        </w:rPr>
        <w:t>13</w:t>
      </w:r>
      <w:r w:rsidRPr="00010E6A">
        <w:rPr>
          <w:rFonts w:hint="eastAsia"/>
          <w:noProof/>
        </w:rPr>
        <w:t>, 10-19 (1995).</w:t>
      </w:r>
    </w:p>
    <w:p w14:paraId="5D8BD91F" w14:textId="77777777" w:rsidR="00010E6A" w:rsidRPr="00010E6A" w:rsidRDefault="00010E6A" w:rsidP="00010E6A">
      <w:pPr>
        <w:pStyle w:val="EndNoteBibliography"/>
        <w:rPr>
          <w:noProof/>
        </w:rPr>
      </w:pPr>
      <w:r w:rsidRPr="00010E6A">
        <w:rPr>
          <w:noProof/>
        </w:rPr>
        <w:t>24</w:t>
      </w:r>
      <w:r w:rsidRPr="00010E6A">
        <w:rPr>
          <w:noProof/>
        </w:rPr>
        <w:tab/>
        <w:t xml:space="preserve">Lindenmayer, D. B. &amp; Likens, G. E. Adaptive monitoring: a new paradigm for long-term research and monitoring. </w:t>
      </w:r>
      <w:r w:rsidRPr="00010E6A">
        <w:rPr>
          <w:i/>
          <w:noProof/>
        </w:rPr>
        <w:t>Trends in ecology &amp; evolution</w:t>
      </w:r>
      <w:r w:rsidRPr="00010E6A">
        <w:rPr>
          <w:noProof/>
        </w:rPr>
        <w:t xml:space="preserve"> </w:t>
      </w:r>
      <w:r w:rsidRPr="00010E6A">
        <w:rPr>
          <w:b/>
          <w:noProof/>
        </w:rPr>
        <w:t>24</w:t>
      </w:r>
      <w:r w:rsidRPr="00010E6A">
        <w:rPr>
          <w:noProof/>
        </w:rPr>
        <w:t>, 482-486 (2009).</w:t>
      </w:r>
    </w:p>
    <w:p w14:paraId="273EC1F5" w14:textId="77777777" w:rsidR="00010E6A" w:rsidRPr="00010E6A" w:rsidRDefault="00010E6A" w:rsidP="00010E6A">
      <w:pPr>
        <w:pStyle w:val="EndNoteBibliography"/>
        <w:rPr>
          <w:noProof/>
        </w:rPr>
      </w:pPr>
      <w:r w:rsidRPr="00010E6A">
        <w:rPr>
          <w:noProof/>
        </w:rPr>
        <w:t>25</w:t>
      </w:r>
      <w:r w:rsidRPr="00010E6A">
        <w:rPr>
          <w:noProof/>
        </w:rPr>
        <w:tab/>
        <w:t xml:space="preserve">Rome, F. </w:t>
      </w:r>
      <w:r w:rsidRPr="00010E6A">
        <w:rPr>
          <w:i/>
          <w:noProof/>
        </w:rPr>
        <w:t>Precautionary approach to capture fisheries and species introductions</w:t>
      </w:r>
      <w:r w:rsidRPr="00010E6A">
        <w:rPr>
          <w:noProof/>
        </w:rPr>
        <w:t>.  (FAO Rome (Italy), 1996).</w:t>
      </w:r>
    </w:p>
    <w:p w14:paraId="787CA9BA" w14:textId="77777777" w:rsidR="00010E6A" w:rsidRPr="00010E6A" w:rsidRDefault="00010E6A" w:rsidP="00010E6A">
      <w:pPr>
        <w:pStyle w:val="EndNoteBibliography"/>
        <w:rPr>
          <w:noProof/>
        </w:rPr>
      </w:pPr>
      <w:r w:rsidRPr="00010E6A">
        <w:rPr>
          <w:noProof/>
        </w:rPr>
        <w:t>26</w:t>
      </w:r>
      <w:r w:rsidRPr="00010E6A">
        <w:rPr>
          <w:noProof/>
        </w:rPr>
        <w:tab/>
        <w:t>Cleary, J. S.     (Canadian Science Advisory Science Scretariate, 2014).</w:t>
      </w:r>
    </w:p>
    <w:p w14:paraId="44196DCC" w14:textId="77777777" w:rsidR="00010E6A" w:rsidRPr="00010E6A" w:rsidRDefault="00010E6A" w:rsidP="00010E6A">
      <w:pPr>
        <w:pStyle w:val="EndNoteBibliography"/>
        <w:rPr>
          <w:noProof/>
        </w:rPr>
      </w:pPr>
      <w:r w:rsidRPr="00010E6A">
        <w:rPr>
          <w:noProof/>
        </w:rPr>
        <w:lastRenderedPageBreak/>
        <w:t>27</w:t>
      </w:r>
      <w:r w:rsidRPr="00010E6A">
        <w:rPr>
          <w:noProof/>
        </w:rPr>
        <w:tab/>
        <w:t>Doak, D. F.</w:t>
      </w:r>
      <w:r w:rsidRPr="00010E6A">
        <w:rPr>
          <w:i/>
          <w:noProof/>
        </w:rPr>
        <w:t xml:space="preserve"> et al.</w:t>
      </w:r>
      <w:r w:rsidRPr="00010E6A">
        <w:rPr>
          <w:noProof/>
        </w:rPr>
        <w:t xml:space="preserve"> Understanding and predicting ecological dynamics: are major surprises inevitable. </w:t>
      </w:r>
      <w:r w:rsidRPr="00010E6A">
        <w:rPr>
          <w:i/>
          <w:noProof/>
        </w:rPr>
        <w:t>Ecology</w:t>
      </w:r>
      <w:r w:rsidRPr="00010E6A">
        <w:rPr>
          <w:noProof/>
        </w:rPr>
        <w:t xml:space="preserve"> </w:t>
      </w:r>
      <w:r w:rsidRPr="00010E6A">
        <w:rPr>
          <w:b/>
          <w:noProof/>
        </w:rPr>
        <w:t>89</w:t>
      </w:r>
      <w:r w:rsidRPr="00010E6A">
        <w:rPr>
          <w:noProof/>
        </w:rPr>
        <w:t>, 952-961 (2008).</w:t>
      </w:r>
    </w:p>
    <w:p w14:paraId="6A25AB9E" w14:textId="77777777" w:rsidR="00010E6A" w:rsidRPr="00010E6A" w:rsidRDefault="00010E6A" w:rsidP="00010E6A">
      <w:pPr>
        <w:pStyle w:val="EndNoteBibliography"/>
        <w:rPr>
          <w:noProof/>
        </w:rPr>
      </w:pPr>
      <w:r w:rsidRPr="00010E6A">
        <w:rPr>
          <w:noProof/>
        </w:rPr>
        <w:t>28</w:t>
      </w:r>
      <w:r w:rsidRPr="00010E6A">
        <w:rPr>
          <w:noProof/>
        </w:rPr>
        <w:tab/>
        <w:t xml:space="preserve">Schindler, D. E. &amp; Hilborn, R. Prediction, precaution, and policy under global change. </w:t>
      </w:r>
      <w:r w:rsidRPr="00010E6A">
        <w:rPr>
          <w:i/>
          <w:noProof/>
        </w:rPr>
        <w:t>Science</w:t>
      </w:r>
      <w:r w:rsidRPr="00010E6A">
        <w:rPr>
          <w:noProof/>
        </w:rPr>
        <w:t xml:space="preserve"> </w:t>
      </w:r>
      <w:r w:rsidRPr="00010E6A">
        <w:rPr>
          <w:b/>
          <w:noProof/>
        </w:rPr>
        <w:t>347</w:t>
      </w:r>
      <w:r w:rsidRPr="00010E6A">
        <w:rPr>
          <w:noProof/>
        </w:rPr>
        <w:t>, 953-954 (2015).</w:t>
      </w:r>
    </w:p>
    <w:p w14:paraId="21BB26DD" w14:textId="77777777" w:rsidR="00010E6A" w:rsidRPr="00010E6A" w:rsidRDefault="00010E6A" w:rsidP="00010E6A">
      <w:pPr>
        <w:pStyle w:val="EndNoteBibliography"/>
        <w:rPr>
          <w:noProof/>
        </w:rPr>
      </w:pPr>
      <w:r w:rsidRPr="00010E6A">
        <w:rPr>
          <w:noProof/>
        </w:rPr>
        <w:t>29</w:t>
      </w:r>
      <w:r w:rsidRPr="00010E6A">
        <w:rPr>
          <w:noProof/>
        </w:rPr>
        <w:tab/>
        <w:t xml:space="preserve">Cinner, J., Daw, T. &amp; McClanahan, T. Socioeconomic factors that affect artisanal fishers’ readiness to exit a declining fishery. </w:t>
      </w:r>
      <w:r w:rsidRPr="00010E6A">
        <w:rPr>
          <w:i/>
          <w:noProof/>
        </w:rPr>
        <w:t>Conservation Biology</w:t>
      </w:r>
      <w:r w:rsidRPr="00010E6A">
        <w:rPr>
          <w:noProof/>
        </w:rPr>
        <w:t xml:space="preserve"> </w:t>
      </w:r>
      <w:r w:rsidRPr="00010E6A">
        <w:rPr>
          <w:b/>
          <w:noProof/>
        </w:rPr>
        <w:t>23</w:t>
      </w:r>
      <w:r w:rsidRPr="00010E6A">
        <w:rPr>
          <w:noProof/>
        </w:rPr>
        <w:t>, 124-130 (2009).</w:t>
      </w:r>
    </w:p>
    <w:p w14:paraId="2EE00428" w14:textId="77777777" w:rsidR="00010E6A" w:rsidRPr="00010E6A" w:rsidRDefault="00010E6A" w:rsidP="00010E6A">
      <w:pPr>
        <w:pStyle w:val="EndNoteBibliography"/>
        <w:rPr>
          <w:noProof/>
        </w:rPr>
      </w:pPr>
      <w:r w:rsidRPr="00010E6A">
        <w:rPr>
          <w:noProof/>
        </w:rPr>
        <w:t>30</w:t>
      </w:r>
      <w:r w:rsidRPr="00010E6A">
        <w:rPr>
          <w:noProof/>
        </w:rPr>
        <w:tab/>
        <w:t xml:space="preserve">Boettiger, C., Mangel, M. &amp; Munch, S. Avoiding tipping points in fisheries management through Gaussian process dynamic programming. </w:t>
      </w:r>
      <w:r w:rsidRPr="00010E6A">
        <w:rPr>
          <w:i/>
          <w:noProof/>
        </w:rPr>
        <w:t>Proc Biol Sci</w:t>
      </w:r>
      <w:r w:rsidRPr="00010E6A">
        <w:rPr>
          <w:noProof/>
        </w:rPr>
        <w:t xml:space="preserve"> </w:t>
      </w:r>
      <w:r w:rsidRPr="00010E6A">
        <w:rPr>
          <w:b/>
          <w:noProof/>
        </w:rPr>
        <w:t>282</w:t>
      </w:r>
      <w:r w:rsidRPr="00010E6A">
        <w:rPr>
          <w:noProof/>
        </w:rPr>
        <w:t>, 20141631, doi:10.1098/rspb.2014.1631 (2015).</w:t>
      </w:r>
    </w:p>
    <w:p w14:paraId="67DAF22F" w14:textId="77777777" w:rsidR="00010E6A" w:rsidRPr="00010E6A" w:rsidRDefault="00010E6A" w:rsidP="00010E6A">
      <w:pPr>
        <w:pStyle w:val="EndNoteBibliography"/>
        <w:rPr>
          <w:noProof/>
        </w:rPr>
      </w:pPr>
      <w:r w:rsidRPr="00010E6A">
        <w:rPr>
          <w:noProof/>
        </w:rPr>
        <w:t>31</w:t>
      </w:r>
      <w:r w:rsidRPr="00010E6A">
        <w:rPr>
          <w:noProof/>
        </w:rPr>
        <w:tab/>
        <w:t xml:space="preserve">Boettiger, C. Ecological management of stochastic systems with long transients. </w:t>
      </w:r>
      <w:r w:rsidRPr="00010E6A">
        <w:rPr>
          <w:i/>
          <w:noProof/>
        </w:rPr>
        <w:t>Theor Ecol</w:t>
      </w:r>
      <w:r w:rsidRPr="00010E6A">
        <w:rPr>
          <w:noProof/>
        </w:rPr>
        <w:t>, doi:10.1007/s12080-020-00477-4 (2020).</w:t>
      </w:r>
    </w:p>
    <w:p w14:paraId="24B6A2F4" w14:textId="77777777" w:rsidR="00010E6A" w:rsidRPr="00010E6A" w:rsidRDefault="00010E6A" w:rsidP="00010E6A">
      <w:pPr>
        <w:pStyle w:val="EndNoteBibliography"/>
        <w:rPr>
          <w:noProof/>
        </w:rPr>
      </w:pPr>
      <w:r w:rsidRPr="00010E6A">
        <w:rPr>
          <w:noProof/>
        </w:rPr>
        <w:t>32</w:t>
      </w:r>
      <w:r w:rsidRPr="00010E6A">
        <w:rPr>
          <w:noProof/>
        </w:rPr>
        <w:tab/>
        <w:t xml:space="preserve">Litzow, M. A. &amp; Hunsicker, M. E. Early warning signals, nonlinearity, and signs of hysteresis in real ecosystems. </w:t>
      </w:r>
      <w:r w:rsidRPr="00010E6A">
        <w:rPr>
          <w:i/>
          <w:noProof/>
        </w:rPr>
        <w:t>Ecosphere</w:t>
      </w:r>
      <w:r w:rsidRPr="00010E6A">
        <w:rPr>
          <w:noProof/>
        </w:rPr>
        <w:t xml:space="preserve"> </w:t>
      </w:r>
      <w:r w:rsidRPr="00010E6A">
        <w:rPr>
          <w:b/>
          <w:noProof/>
        </w:rPr>
        <w:t>7</w:t>
      </w:r>
      <w:r w:rsidRPr="00010E6A">
        <w:rPr>
          <w:noProof/>
        </w:rPr>
        <w:t>, e01614 (2016).</w:t>
      </w:r>
    </w:p>
    <w:p w14:paraId="03E3B7BB" w14:textId="77777777" w:rsidR="00010E6A" w:rsidRPr="00010E6A" w:rsidRDefault="00010E6A" w:rsidP="00010E6A">
      <w:pPr>
        <w:pStyle w:val="EndNoteBibliography"/>
        <w:rPr>
          <w:noProof/>
        </w:rPr>
      </w:pPr>
      <w:r w:rsidRPr="00010E6A">
        <w:rPr>
          <w:noProof/>
        </w:rPr>
        <w:t>33</w:t>
      </w:r>
      <w:r w:rsidRPr="00010E6A">
        <w:rPr>
          <w:noProof/>
        </w:rPr>
        <w:tab/>
        <w:t xml:space="preserve">Schrank, W. E., Arnason, R. &amp; Hannesson, R. </w:t>
      </w:r>
      <w:r w:rsidRPr="00010E6A">
        <w:rPr>
          <w:i/>
          <w:noProof/>
        </w:rPr>
        <w:t>The cost of fisheries management</w:t>
      </w:r>
      <w:r w:rsidRPr="00010E6A">
        <w:rPr>
          <w:noProof/>
        </w:rPr>
        <w:t>.  (Gower Publishing, Ltd., 2003).</w:t>
      </w:r>
    </w:p>
    <w:p w14:paraId="3B96770C" w14:textId="77777777" w:rsidR="00010E6A" w:rsidRPr="00010E6A" w:rsidRDefault="00010E6A" w:rsidP="00010E6A">
      <w:pPr>
        <w:pStyle w:val="EndNoteBibliography"/>
        <w:rPr>
          <w:noProof/>
        </w:rPr>
      </w:pPr>
      <w:r w:rsidRPr="00010E6A">
        <w:rPr>
          <w:noProof/>
        </w:rPr>
        <w:t>34</w:t>
      </w:r>
      <w:r w:rsidRPr="00010E6A">
        <w:rPr>
          <w:noProof/>
        </w:rPr>
        <w:tab/>
        <w:t>Berkes, F.</w:t>
      </w:r>
      <w:r w:rsidRPr="00010E6A">
        <w:rPr>
          <w:i/>
          <w:noProof/>
        </w:rPr>
        <w:t xml:space="preserve"> et al.</w:t>
      </w:r>
      <w:r w:rsidRPr="00010E6A">
        <w:rPr>
          <w:noProof/>
        </w:rPr>
        <w:t xml:space="preserve"> Globalization, Roving Bandits, and Marine Resources. </w:t>
      </w:r>
      <w:r w:rsidRPr="00010E6A">
        <w:rPr>
          <w:i/>
          <w:noProof/>
        </w:rPr>
        <w:t>Science</w:t>
      </w:r>
      <w:r w:rsidRPr="00010E6A">
        <w:rPr>
          <w:noProof/>
        </w:rPr>
        <w:t xml:space="preserve"> </w:t>
      </w:r>
      <w:r w:rsidRPr="00010E6A">
        <w:rPr>
          <w:b/>
          <w:noProof/>
        </w:rPr>
        <w:t>311</w:t>
      </w:r>
      <w:r w:rsidRPr="00010E6A">
        <w:rPr>
          <w:noProof/>
        </w:rPr>
        <w:t>, 1557-1558, doi:10.1126/science.1122804 (2006).</w:t>
      </w:r>
    </w:p>
    <w:p w14:paraId="7B0F7CCD" w14:textId="77777777" w:rsidR="00010E6A" w:rsidRPr="00010E6A" w:rsidRDefault="00010E6A" w:rsidP="00010E6A">
      <w:pPr>
        <w:pStyle w:val="EndNoteBibliography"/>
        <w:rPr>
          <w:noProof/>
        </w:rPr>
      </w:pPr>
      <w:r w:rsidRPr="00010E6A">
        <w:rPr>
          <w:noProof/>
        </w:rPr>
        <w:t>35</w:t>
      </w:r>
      <w:r w:rsidRPr="00010E6A">
        <w:rPr>
          <w:noProof/>
        </w:rPr>
        <w:tab/>
        <w:t xml:space="preserve">Fisher, M. C., Moore, S. K., Jardine, S. L., Watson, J. R. &amp; Samhouri, J. F. Climate shock effects and mediation in fisheries. </w:t>
      </w:r>
      <w:r w:rsidRPr="00010E6A">
        <w:rPr>
          <w:i/>
          <w:noProof/>
        </w:rPr>
        <w:t>Proceedings of the National Academy of Sciences</w:t>
      </w:r>
      <w:r w:rsidRPr="00010E6A">
        <w:rPr>
          <w:noProof/>
        </w:rPr>
        <w:t xml:space="preserve"> </w:t>
      </w:r>
      <w:r w:rsidRPr="00010E6A">
        <w:rPr>
          <w:b/>
          <w:noProof/>
        </w:rPr>
        <w:t>118</w:t>
      </w:r>
      <w:r w:rsidRPr="00010E6A">
        <w:rPr>
          <w:noProof/>
        </w:rPr>
        <w:t xml:space="preserve"> (2021).</w:t>
      </w:r>
    </w:p>
    <w:p w14:paraId="05EDD68D" w14:textId="77777777" w:rsidR="00010E6A" w:rsidRPr="00010E6A" w:rsidRDefault="00010E6A" w:rsidP="00010E6A">
      <w:pPr>
        <w:pStyle w:val="EndNoteBibliography"/>
        <w:rPr>
          <w:noProof/>
        </w:rPr>
      </w:pPr>
      <w:r w:rsidRPr="00010E6A">
        <w:rPr>
          <w:noProof/>
        </w:rPr>
        <w:t>36</w:t>
      </w:r>
      <w:r w:rsidRPr="00010E6A">
        <w:rPr>
          <w:noProof/>
        </w:rPr>
        <w:tab/>
        <w:t xml:space="preserve">Hölmstrom, B. Moral hazard and observability. </w:t>
      </w:r>
      <w:r w:rsidRPr="00010E6A">
        <w:rPr>
          <w:i/>
          <w:noProof/>
        </w:rPr>
        <w:t>The Bell journal of economics</w:t>
      </w:r>
      <w:r w:rsidRPr="00010E6A">
        <w:rPr>
          <w:noProof/>
        </w:rPr>
        <w:t>, 74-91 (1979).</w:t>
      </w:r>
    </w:p>
    <w:p w14:paraId="6F7BEA8E" w14:textId="77777777" w:rsidR="00010E6A" w:rsidRPr="00010E6A" w:rsidRDefault="00010E6A" w:rsidP="00010E6A">
      <w:pPr>
        <w:pStyle w:val="EndNoteBibliography"/>
        <w:rPr>
          <w:noProof/>
        </w:rPr>
      </w:pPr>
      <w:r w:rsidRPr="00010E6A">
        <w:rPr>
          <w:noProof/>
        </w:rPr>
        <w:t>37</w:t>
      </w:r>
      <w:r w:rsidRPr="00010E6A">
        <w:rPr>
          <w:noProof/>
        </w:rPr>
        <w:tab/>
        <w:t xml:space="preserve">Cleary, J., Hawkshaw, S., Grinnell, M. H. &amp; Grandin, C. </w:t>
      </w:r>
      <w:r w:rsidRPr="00010E6A">
        <w:rPr>
          <w:i/>
          <w:noProof/>
        </w:rPr>
        <w:t>Status of BC Pacific Herring (Clupea pallasii) in 2017 and Forecasts for 2018</w:t>
      </w:r>
      <w:r w:rsidRPr="00010E6A">
        <w:rPr>
          <w:noProof/>
        </w:rPr>
        <w:t>.  (Canadian Science Advisory Secretariat, 2018).</w:t>
      </w:r>
    </w:p>
    <w:p w14:paraId="56432D6B" w14:textId="0D4412D3" w:rsidR="0038555B" w:rsidRDefault="006C170D" w:rsidP="00074268">
      <w:pPr>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r w:rsidR="00746AF5" w:rsidRPr="003805EE">
        <w:rPr>
          <w:rFonts w:ascii="Helvetica" w:hAnsi="Helvetica"/>
          <w:b/>
          <w:sz w:val="22"/>
          <w:szCs w:val="22"/>
        </w:rPr>
        <w:lastRenderedPageBreak/>
        <w:t>FIGURES</w:t>
      </w:r>
    </w:p>
    <w:p w14:paraId="5A827EFB" w14:textId="33B95A96" w:rsidR="0038555B" w:rsidRDefault="008F6C03" w:rsidP="00074268">
      <w:pPr>
        <w:rPr>
          <w:rFonts w:ascii="Helvetica" w:hAnsi="Helvetica"/>
          <w:b/>
          <w:sz w:val="22"/>
          <w:szCs w:val="22"/>
        </w:rPr>
      </w:pPr>
      <w:r>
        <w:rPr>
          <w:rFonts w:ascii="Helvetica" w:hAnsi="Helvetica"/>
          <w:b/>
          <w:noProof/>
          <w:sz w:val="22"/>
          <w:szCs w:val="22"/>
        </w:rPr>
        <w:drawing>
          <wp:inline distT="0" distB="0" distL="0" distR="0" wp14:anchorId="68D4FCBD" wp14:editId="7C66B796">
            <wp:extent cx="5943600" cy="3396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stretch>
                      <a:fillRect/>
                    </a:stretch>
                  </pic:blipFill>
                  <pic:spPr>
                    <a:xfrm>
                      <a:off x="0" y="0"/>
                      <a:ext cx="5943600" cy="3396615"/>
                    </a:xfrm>
                    <a:prstGeom prst="rect">
                      <a:avLst/>
                    </a:prstGeom>
                  </pic:spPr>
                </pic:pic>
              </a:graphicData>
            </a:graphic>
          </wp:inline>
        </w:drawing>
      </w:r>
    </w:p>
    <w:p w14:paraId="2C1956A7" w14:textId="5A9E0BD0" w:rsidR="00BE4405" w:rsidRDefault="0038555B" w:rsidP="00074268">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rsidP="00074268">
      <w:pPr>
        <w:rPr>
          <w:rFonts w:ascii="Helvetica" w:hAnsi="Helvetica"/>
          <w:bCs/>
          <w:sz w:val="22"/>
          <w:szCs w:val="22"/>
        </w:rPr>
      </w:pPr>
      <w:r>
        <w:rPr>
          <w:rFonts w:ascii="Helvetica" w:hAnsi="Helvetica"/>
          <w:bCs/>
          <w:sz w:val="22"/>
          <w:szCs w:val="22"/>
        </w:rPr>
        <w:br w:type="page"/>
      </w:r>
    </w:p>
    <w:p w14:paraId="53E12070" w14:textId="77777777" w:rsidR="006B0063" w:rsidRPr="003805EE" w:rsidRDefault="006B0063" w:rsidP="00074268">
      <w:pPr>
        <w:rPr>
          <w:rFonts w:ascii="Helvetica" w:hAnsi="Helvetica"/>
          <w:b/>
          <w:sz w:val="22"/>
          <w:szCs w:val="22"/>
        </w:rPr>
      </w:pPr>
    </w:p>
    <w:p w14:paraId="775BED48" w14:textId="40639520" w:rsidR="00CE0882" w:rsidRPr="003805EE" w:rsidRDefault="00A068D9" w:rsidP="00074268">
      <w:pPr>
        <w:rPr>
          <w:rFonts w:ascii="Helvetica" w:hAnsi="Helvetica"/>
          <w:sz w:val="22"/>
          <w:szCs w:val="22"/>
        </w:rPr>
      </w:pPr>
      <w:r>
        <w:rPr>
          <w:rFonts w:ascii="Helvetica" w:hAnsi="Helvetica"/>
          <w:noProof/>
          <w:sz w:val="22"/>
          <w:szCs w:val="22"/>
        </w:rPr>
        <w:drawing>
          <wp:inline distT="0" distB="0" distL="0" distR="0" wp14:anchorId="475CD2AD" wp14:editId="793B4FD0">
            <wp:extent cx="4575028" cy="56708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stretch>
                      <a:fillRect/>
                    </a:stretch>
                  </pic:blipFill>
                  <pic:spPr>
                    <a:xfrm>
                      <a:off x="0" y="0"/>
                      <a:ext cx="4578083" cy="5674671"/>
                    </a:xfrm>
                    <a:prstGeom prst="rect">
                      <a:avLst/>
                    </a:prstGeom>
                  </pic:spPr>
                </pic:pic>
              </a:graphicData>
            </a:graphic>
          </wp:inline>
        </w:drawing>
      </w:r>
    </w:p>
    <w:p w14:paraId="1CAAD08E" w14:textId="1537DE30" w:rsidR="00393873" w:rsidRPr="003805EE" w:rsidRDefault="00C80858" w:rsidP="00074268">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074268">
      <w:pPr>
        <w:ind w:firstLine="720"/>
        <w:rPr>
          <w:rFonts w:ascii="Helvetica" w:hAnsi="Helvetica"/>
          <w:sz w:val="22"/>
          <w:szCs w:val="22"/>
        </w:rPr>
      </w:pPr>
    </w:p>
    <w:p w14:paraId="5076298D" w14:textId="391535BE" w:rsidR="00992EEE" w:rsidRPr="003805EE" w:rsidRDefault="00992EEE" w:rsidP="00074268">
      <w:pPr>
        <w:rPr>
          <w:rFonts w:ascii="Helvetica" w:hAnsi="Helvetica"/>
          <w:sz w:val="22"/>
          <w:szCs w:val="22"/>
        </w:rPr>
      </w:pPr>
    </w:p>
    <w:p w14:paraId="4ECC67A9" w14:textId="580AF792" w:rsidR="003E2FCD" w:rsidRPr="003805EE" w:rsidRDefault="003E2FCD" w:rsidP="00074268">
      <w:pPr>
        <w:rPr>
          <w:rFonts w:ascii="Helvetica" w:hAnsi="Helvetica"/>
          <w:sz w:val="22"/>
          <w:szCs w:val="22"/>
        </w:rPr>
      </w:pPr>
    </w:p>
    <w:p w14:paraId="12B19577" w14:textId="77777777" w:rsidR="003D48B0" w:rsidRPr="003805EE" w:rsidRDefault="003D48B0" w:rsidP="00074268">
      <w:pPr>
        <w:rPr>
          <w:rFonts w:ascii="Helvetica" w:hAnsi="Helvetica"/>
          <w:sz w:val="22"/>
          <w:szCs w:val="22"/>
        </w:rPr>
      </w:pPr>
    </w:p>
    <w:p w14:paraId="41BFC342" w14:textId="4978218C" w:rsidR="000A71A6" w:rsidRDefault="000A71A6" w:rsidP="00074268">
      <w:pPr>
        <w:rPr>
          <w:rFonts w:ascii="Helvetica" w:hAnsi="Helvetica"/>
          <w:sz w:val="22"/>
          <w:szCs w:val="22"/>
        </w:rPr>
      </w:pPr>
    </w:p>
    <w:p w14:paraId="36729D72" w14:textId="28CF5566" w:rsidR="000A71A6" w:rsidRDefault="000A71A6" w:rsidP="00074268">
      <w:pPr>
        <w:rPr>
          <w:rFonts w:ascii="Helvetica" w:hAnsi="Helvetica"/>
          <w:sz w:val="22"/>
          <w:szCs w:val="22"/>
        </w:rPr>
      </w:pPr>
    </w:p>
    <w:p w14:paraId="15B3AF32" w14:textId="7E6DF22D" w:rsidR="003D48B0" w:rsidRPr="003805EE" w:rsidRDefault="000D1BA1" w:rsidP="00074268">
      <w:pPr>
        <w:rPr>
          <w:rFonts w:ascii="Helvetica" w:hAnsi="Helvetica"/>
          <w:sz w:val="22"/>
          <w:szCs w:val="22"/>
        </w:rPr>
      </w:pPr>
      <w:r>
        <w:rPr>
          <w:rFonts w:ascii="Helvetica" w:hAnsi="Helvetica"/>
          <w:noProof/>
          <w:sz w:val="22"/>
          <w:szCs w:val="22"/>
        </w:rPr>
        <w:drawing>
          <wp:inline distT="0" distB="0" distL="0" distR="0" wp14:anchorId="5AF0B583" wp14:editId="71018BAA">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stretch>
                      <a:fillRect/>
                    </a:stretch>
                  </pic:blipFill>
                  <pic:spPr>
                    <a:xfrm>
                      <a:off x="0" y="0"/>
                      <a:ext cx="5486400" cy="3657600"/>
                    </a:xfrm>
                    <a:prstGeom prst="rect">
                      <a:avLst/>
                    </a:prstGeom>
                  </pic:spPr>
                </pic:pic>
              </a:graphicData>
            </a:graphic>
          </wp:inline>
        </w:drawing>
      </w:r>
    </w:p>
    <w:p w14:paraId="74B28A53" w14:textId="4BF00EE9" w:rsidR="00C80858" w:rsidRDefault="00894043" w:rsidP="00074268">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 xml:space="preserve">Figure </w:t>
      </w:r>
      <w:r w:rsidR="00FF1C4E">
        <w:rPr>
          <w:rFonts w:ascii="Helvetica" w:hAnsi="Helvetica"/>
          <w:b/>
          <w:sz w:val="22"/>
          <w:szCs w:val="22"/>
        </w:rPr>
        <w:t>3.</w:t>
      </w:r>
      <w:r w:rsidR="00C80858" w:rsidRPr="003805EE">
        <w:rPr>
          <w:rFonts w:ascii="Helvetica" w:hAnsi="Helvetica"/>
          <w:sz w:val="22"/>
          <w:szCs w:val="22"/>
        </w:rPr>
        <w:t xml:space="preserve"> Summary of </w:t>
      </w:r>
      <w:r w:rsidR="000A71A6">
        <w:rPr>
          <w:rFonts w:ascii="Helvetica" w:hAnsi="Helvetica"/>
          <w:sz w:val="22"/>
          <w:szCs w:val="22"/>
        </w:rPr>
        <w:t xml:space="preserve">net present value </w:t>
      </w:r>
      <w:r w:rsidR="00C80858" w:rsidRPr="003805EE">
        <w:rPr>
          <w:rFonts w:ascii="Helvetica" w:hAnsi="Helvetica"/>
          <w:sz w:val="22"/>
          <w:szCs w:val="22"/>
        </w:rPr>
        <w:t xml:space="preserve">for 10,000 </w:t>
      </w:r>
      <w:r w:rsidR="00C03B6C">
        <w:rPr>
          <w:rFonts w:ascii="Helvetica" w:hAnsi="Helvetica"/>
          <w:sz w:val="22"/>
          <w:szCs w:val="22"/>
        </w:rPr>
        <w:t>50</w:t>
      </w:r>
      <w:r w:rsidR="00C80858"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w:t>
      </w:r>
      <w:r w:rsidR="000A71A6">
        <w:rPr>
          <w:rFonts w:ascii="Helvetica" w:hAnsi="Helvetica"/>
          <w:sz w:val="22"/>
          <w:szCs w:val="22"/>
        </w:rPr>
        <w:t xml:space="preserve">Populations with higher maximum </w:t>
      </w:r>
      <w:r w:rsidR="00AC16F6">
        <w:rPr>
          <w:rFonts w:ascii="Helvetica" w:hAnsi="Helvetica"/>
          <w:sz w:val="22"/>
          <w:szCs w:val="22"/>
        </w:rPr>
        <w:t>harves</w:t>
      </w:r>
      <w:r w:rsidR="00012027">
        <w:rPr>
          <w:rFonts w:ascii="Helvetica" w:hAnsi="Helvetica"/>
          <w:sz w:val="22"/>
          <w:szCs w:val="22"/>
        </w:rPr>
        <w:t>t</w:t>
      </w:r>
      <w:r w:rsidR="000A71A6">
        <w:rPr>
          <w:rFonts w:ascii="Helvetica" w:hAnsi="Helvetica"/>
          <w:sz w:val="22"/>
          <w:szCs w:val="22"/>
        </w:rPr>
        <w:t xml:space="preserve"> rates spend a larger fraction of their time classified as </w:t>
      </w:r>
      <w:r w:rsidR="00A46F3F">
        <w:rPr>
          <w:rFonts w:ascii="Helvetica" w:hAnsi="Helvetica"/>
          <w:sz w:val="22"/>
          <w:szCs w:val="22"/>
        </w:rPr>
        <w:t>ov</w:t>
      </w:r>
      <w:r w:rsidR="00012027">
        <w:rPr>
          <w:rFonts w:ascii="Helvetica" w:hAnsi="Helvetica"/>
          <w:sz w:val="22"/>
          <w:szCs w:val="22"/>
        </w:rPr>
        <w:t>e</w:t>
      </w:r>
      <w:r w:rsidR="00A46F3F">
        <w:rPr>
          <w:rFonts w:ascii="Helvetica" w:hAnsi="Helvetica"/>
          <w:sz w:val="22"/>
          <w:szCs w:val="22"/>
        </w:rPr>
        <w:t>rharvested</w:t>
      </w:r>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proofErr w:type="spellStart"/>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proofErr w:type="spellEnd"/>
      <w:r w:rsidR="000A71A6">
        <w:rPr>
          <w:rFonts w:ascii="Helvetica" w:hAnsi="Helvetica"/>
          <w:sz w:val="22"/>
          <w:szCs w:val="22"/>
        </w:rPr>
        <w:t xml:space="preserve">, then declines as </w:t>
      </w:r>
      <w:r w:rsidR="00AC16F6">
        <w:rPr>
          <w:rFonts w:ascii="Helvetica" w:hAnsi="Helvetica"/>
          <w:sz w:val="22"/>
          <w:szCs w:val="22"/>
        </w:rPr>
        <w:t>overharvesting</w:t>
      </w:r>
      <w:r w:rsidR="000A71A6">
        <w:rPr>
          <w:rFonts w:ascii="Helvetica" w:hAnsi="Helvetica"/>
          <w:sz w:val="22"/>
          <w:szCs w:val="22"/>
        </w:rPr>
        <w:t xml:space="preserve">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r w:rsidR="00B958E0">
        <w:rPr>
          <w:rFonts w:ascii="Helvetica" w:hAnsi="Helvetica"/>
          <w:sz w:val="22"/>
          <w:szCs w:val="22"/>
        </w:rPr>
        <w:t>).</w:t>
      </w:r>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w:t>
      </w:r>
      <w:proofErr w:type="spellStart"/>
      <w:r w:rsidR="00A46F3F">
        <w:rPr>
          <w:rFonts w:ascii="Helvetica" w:hAnsi="Helvetica"/>
          <w:sz w:val="22"/>
          <w:szCs w:val="22"/>
        </w:rPr>
        <w:t>havested</w:t>
      </w:r>
      <w:proofErr w:type="spellEnd"/>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high monitoring precision.  </w:t>
      </w:r>
      <w:r w:rsidR="00C80858" w:rsidRPr="003805EE">
        <w:rPr>
          <w:rFonts w:ascii="Helvetica" w:hAnsi="Helvetica"/>
          <w:sz w:val="22"/>
          <w:szCs w:val="22"/>
        </w:rPr>
        <w:t xml:space="preserve"> </w:t>
      </w:r>
    </w:p>
    <w:p w14:paraId="46472245" w14:textId="66F419E5" w:rsidR="00B57E8E" w:rsidRDefault="00C80858" w:rsidP="00074268">
      <w:pPr>
        <w:rPr>
          <w:rFonts w:ascii="Helvetica" w:hAnsi="Helvetica"/>
          <w:sz w:val="22"/>
          <w:szCs w:val="22"/>
        </w:rPr>
      </w:pPr>
      <w:r>
        <w:rPr>
          <w:rFonts w:ascii="Helvetica" w:hAnsi="Helvetica"/>
          <w:sz w:val="22"/>
          <w:szCs w:val="22"/>
        </w:rPr>
        <w:br w:type="page"/>
      </w:r>
    </w:p>
    <w:p w14:paraId="53CEB827" w14:textId="00A610A7" w:rsidR="00B57E8E" w:rsidRDefault="00B57E8E" w:rsidP="00A303CA">
      <w:pPr>
        <w:ind w:left="720" w:hanging="720"/>
        <w:rPr>
          <w:rFonts w:ascii="Helvetica" w:hAnsi="Helvetica"/>
          <w:sz w:val="22"/>
          <w:szCs w:val="22"/>
        </w:rPr>
      </w:pPr>
      <w:r w:rsidRPr="003805EE">
        <w:rPr>
          <w:rFonts w:ascii="Helvetica" w:hAnsi="Helvetica"/>
          <w:sz w:val="22"/>
          <w:szCs w:val="22"/>
        </w:rPr>
        <w:lastRenderedPageBreak/>
        <w:t xml:space="preserve"> </w:t>
      </w:r>
      <w:r w:rsidR="00947B5F">
        <w:rPr>
          <w:rFonts w:ascii="Helvetica" w:hAnsi="Helvetica"/>
          <w:noProof/>
          <w:sz w:val="22"/>
          <w:szCs w:val="22"/>
        </w:rPr>
        <w:drawing>
          <wp:inline distT="0" distB="0" distL="0" distR="0" wp14:anchorId="7DD997C7" wp14:editId="7149A890">
            <wp:extent cx="45720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stretch>
                      <a:fillRect/>
                    </a:stretch>
                  </pic:blipFill>
                  <pic:spPr>
                    <a:xfrm>
                      <a:off x="0" y="0"/>
                      <a:ext cx="4572000" cy="3810000"/>
                    </a:xfrm>
                    <a:prstGeom prst="rect">
                      <a:avLst/>
                    </a:prstGeom>
                  </pic:spPr>
                </pic:pic>
              </a:graphicData>
            </a:graphic>
          </wp:inline>
        </w:drawing>
      </w:r>
    </w:p>
    <w:p w14:paraId="3C7BA56E" w14:textId="77777777" w:rsidR="00B57E8E" w:rsidRDefault="00B57E8E" w:rsidP="00074268">
      <w:pPr>
        <w:rPr>
          <w:rFonts w:ascii="Helvetica" w:hAnsi="Helvetica"/>
          <w:sz w:val="22"/>
          <w:szCs w:val="22"/>
        </w:rPr>
      </w:pPr>
    </w:p>
    <w:p w14:paraId="6E865110" w14:textId="71A66180" w:rsidR="00B57E8E" w:rsidRPr="003805EE" w:rsidRDefault="00B57E8E" w:rsidP="00074268">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016096">
        <w:rPr>
          <w:rFonts w:ascii="Helvetica" w:hAnsi="Helvetica"/>
          <w:sz w:val="22"/>
          <w:szCs w:val="22"/>
        </w:rPr>
        <w:t>danger zone</w:t>
      </w:r>
      <w:r w:rsidR="00A93091">
        <w:rPr>
          <w:rFonts w:ascii="Helvetica" w:hAnsi="Helvetica"/>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maximum</w:t>
      </w:r>
      <w:r>
        <w:rPr>
          <w:rFonts w:ascii="Helvetica" w:hAnsi="Helvetica"/>
          <w:sz w:val="22"/>
          <w:szCs w:val="22"/>
        </w:rPr>
        <w:t xml:space="preserve"> harvest rates</w:t>
      </w:r>
      <w:r w:rsidR="00A1294F">
        <w:rPr>
          <w:rFonts w:ascii="Helvetica" w:hAnsi="Helvetica"/>
          <w:sz w:val="22"/>
          <w:szCs w:val="22"/>
        </w:rPr>
        <w:t xml:space="preserve"> 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p>
    <w:p w14:paraId="57F8B695" w14:textId="6283FD48" w:rsidR="0062611B" w:rsidRDefault="0062611B" w:rsidP="00074268">
      <w:pPr>
        <w:rPr>
          <w:rFonts w:ascii="Helvetica" w:hAnsi="Helvetica"/>
          <w:sz w:val="22"/>
          <w:szCs w:val="22"/>
        </w:rPr>
      </w:pPr>
      <w:r>
        <w:rPr>
          <w:rFonts w:ascii="Helvetica" w:hAnsi="Helvetica"/>
          <w:sz w:val="22"/>
          <w:szCs w:val="22"/>
        </w:rPr>
        <w:br w:type="page"/>
      </w:r>
    </w:p>
    <w:p w14:paraId="5EF6C877" w14:textId="7F686D7B" w:rsidR="00C80858" w:rsidRDefault="0062611B" w:rsidP="00074268">
      <w:pPr>
        <w:rPr>
          <w:rFonts w:ascii="Helvetica" w:hAnsi="Helvetica"/>
          <w:sz w:val="22"/>
          <w:szCs w:val="22"/>
        </w:rPr>
      </w:pPr>
      <w:r>
        <w:rPr>
          <w:rFonts w:ascii="Helvetica" w:hAnsi="Helvetica"/>
          <w:noProof/>
          <w:sz w:val="22"/>
          <w:szCs w:val="22"/>
        </w:rPr>
        <w:lastRenderedPageBreak/>
        <w:drawing>
          <wp:inline distT="0" distB="0" distL="0" distR="0" wp14:anchorId="643D045D" wp14:editId="029E0182">
            <wp:extent cx="5943600" cy="529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stretch>
                      <a:fillRect/>
                    </a:stretch>
                  </pic:blipFill>
                  <pic:spPr>
                    <a:xfrm>
                      <a:off x="0" y="0"/>
                      <a:ext cx="5943600" cy="5297170"/>
                    </a:xfrm>
                    <a:prstGeom prst="rect">
                      <a:avLst/>
                    </a:prstGeom>
                  </pic:spPr>
                </pic:pic>
              </a:graphicData>
            </a:graphic>
          </wp:inline>
        </w:drawing>
      </w:r>
    </w:p>
    <w:p w14:paraId="2329DDF3" w14:textId="41019DD7" w:rsidR="00C80858" w:rsidRDefault="00C80858" w:rsidP="00074268">
      <w:pPr>
        <w:rPr>
          <w:rFonts w:ascii="Helvetica" w:hAnsi="Helvetica"/>
          <w:b/>
          <w:sz w:val="22"/>
          <w:szCs w:val="22"/>
        </w:rPr>
      </w:pPr>
    </w:p>
    <w:p w14:paraId="5881F746" w14:textId="6D0F67EB" w:rsidR="00C80858" w:rsidRPr="003805EE" w:rsidRDefault="00C80858" w:rsidP="00074268">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0CF81EA3" w14:textId="77777777" w:rsidR="00C80858" w:rsidRPr="003805EE" w:rsidRDefault="00C80858" w:rsidP="00074268">
      <w:pPr>
        <w:rPr>
          <w:rFonts w:ascii="Helvetica" w:hAnsi="Helvetica"/>
          <w:sz w:val="22"/>
          <w:szCs w:val="22"/>
        </w:rPr>
      </w:pPr>
    </w:p>
    <w:p w14:paraId="32062F75" w14:textId="5B3D86BF" w:rsidR="005458C6" w:rsidRDefault="00A800CF" w:rsidP="00074268">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rsidP="00074268">
      <w:pPr>
        <w:rPr>
          <w:rFonts w:ascii="Helvetica" w:hAnsi="Helvetica"/>
          <w:b/>
          <w:sz w:val="22"/>
          <w:szCs w:val="22"/>
        </w:rPr>
      </w:pPr>
    </w:p>
    <w:p w14:paraId="325778DE" w14:textId="36A706B5" w:rsidR="00A67FE0" w:rsidRPr="003805EE" w:rsidRDefault="002E42A4" w:rsidP="00074268">
      <w:pPr>
        <w:rPr>
          <w:rFonts w:ascii="Helvetica" w:hAnsi="Helvetica"/>
          <w:b/>
          <w:sz w:val="22"/>
          <w:szCs w:val="22"/>
        </w:rPr>
      </w:pPr>
      <w:r>
        <w:rPr>
          <w:rFonts w:ascii="Helvetica" w:hAnsi="Helvetica"/>
          <w:b/>
          <w:noProof/>
          <w:sz w:val="22"/>
          <w:szCs w:val="22"/>
        </w:rPr>
        <w:drawing>
          <wp:inline distT="0" distB="0" distL="0" distR="0" wp14:anchorId="40B915FC" wp14:editId="7BF421EA">
            <wp:extent cx="5943600" cy="4245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a:stretch>
                      <a:fillRect/>
                    </a:stretch>
                  </pic:blipFill>
                  <pic:spPr>
                    <a:xfrm>
                      <a:off x="0" y="0"/>
                      <a:ext cx="5943600" cy="4245610"/>
                    </a:xfrm>
                    <a:prstGeom prst="rect">
                      <a:avLst/>
                    </a:prstGeom>
                  </pic:spPr>
                </pic:pic>
              </a:graphicData>
            </a:graphic>
          </wp:inline>
        </w:drawing>
      </w:r>
    </w:p>
    <w:p w14:paraId="0FDD2871" w14:textId="65B2CC40" w:rsidR="00783ACA" w:rsidRDefault="00783ACA" w:rsidP="00074268">
      <w:pPr>
        <w:rPr>
          <w:rFonts w:ascii="Helvetica" w:hAnsi="Helvetica"/>
          <w:b/>
          <w:sz w:val="22"/>
          <w:szCs w:val="22"/>
        </w:rPr>
      </w:pPr>
    </w:p>
    <w:p w14:paraId="5879EF6B" w14:textId="668F33C7" w:rsidR="00C80858" w:rsidRPr="003805EE" w:rsidRDefault="00C80858" w:rsidP="00074268">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(i.e.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  5</w:t>
      </w:r>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p w14:paraId="29BFBDF4" w14:textId="2C5826DC" w:rsidR="00C80858" w:rsidRPr="003805EE" w:rsidRDefault="00C80858" w:rsidP="0007426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hil levin" w:date="2021-03-15T10:30:00Z" w:initials="pl">
    <w:p w14:paraId="2861AAFF" w14:textId="7909ADDB" w:rsidR="00A76907" w:rsidRDefault="00A76907">
      <w:pPr>
        <w:pStyle w:val="CommentText"/>
      </w:pPr>
      <w:r>
        <w:rPr>
          <w:rStyle w:val="CommentReference"/>
        </w:rPr>
        <w:annotationRef/>
      </w:r>
      <w:r>
        <w:t xml:space="preserve">Could add a tone of urgency here – by adding something like ‘in situations where the urgency and consequences of an action precludes postponing decision-making…”  And then go to the </w:t>
      </w:r>
      <w:proofErr w:type="gramStart"/>
      <w:r>
        <w:t>In</w:t>
      </w:r>
      <w:proofErr w:type="gramEnd"/>
      <w:r>
        <w:t xml:space="preserve"> environmental management, for instance, …</w:t>
      </w:r>
    </w:p>
  </w:comment>
  <w:comment w:id="2" w:author="Microsoft Office User" w:date="2021-03-10T14:31:00Z" w:initials="MOU">
    <w:p w14:paraId="2E807320" w14:textId="70D434D2" w:rsidR="00A76907" w:rsidRDefault="00A76907">
      <w:pPr>
        <w:pStyle w:val="CommentText"/>
      </w:pPr>
      <w:r>
        <w:rPr>
          <w:rStyle w:val="CommentReference"/>
        </w:rPr>
        <w:annotationRef/>
      </w:r>
      <w:r>
        <w:t>This is a great point. Squeeze it in to the abstract somehow?</w:t>
      </w:r>
    </w:p>
  </w:comment>
  <w:comment w:id="3" w:author="phil levin" w:date="2021-03-15T12:08:00Z" w:initials="pl">
    <w:p w14:paraId="6D62823B" w14:textId="77777777" w:rsidR="00A76907" w:rsidRDefault="00A76907">
      <w:pPr>
        <w:pStyle w:val="CommentText"/>
      </w:pPr>
      <w:r>
        <w:rPr>
          <w:rStyle w:val="CommentReference"/>
        </w:rPr>
        <w:annotationRef/>
      </w:r>
      <w:r>
        <w:t xml:space="preserve">Is it worth adding some words here about the simplicity of the model – i.e. why </w:t>
      </w:r>
      <w:proofErr w:type="spellStart"/>
      <w:r>
        <w:t>its</w:t>
      </w:r>
      <w:proofErr w:type="spellEnd"/>
      <w:r>
        <w:t xml:space="preserve"> useful for </w:t>
      </w:r>
      <w:proofErr w:type="gramStart"/>
      <w:r>
        <w:t>this.</w:t>
      </w:r>
      <w:proofErr w:type="gramEnd"/>
    </w:p>
    <w:p w14:paraId="49571828" w14:textId="32471E4F" w:rsidR="00A76907" w:rsidRDefault="00A76907">
      <w:pPr>
        <w:pStyle w:val="CommentText"/>
      </w:pPr>
      <w:r>
        <w:t>.</w:t>
      </w:r>
    </w:p>
  </w:comment>
  <w:comment w:id="4" w:author="Microsoft Office User" w:date="2021-03-10T14:33:00Z" w:initials="MOU">
    <w:p w14:paraId="6401D0ED" w14:textId="23456643" w:rsidR="00A76907" w:rsidRDefault="00A76907">
      <w:pPr>
        <w:pStyle w:val="CommentText"/>
      </w:pPr>
      <w:r>
        <w:rPr>
          <w:rStyle w:val="CommentReference"/>
        </w:rPr>
        <w:annotationRef/>
      </w:r>
      <w:r>
        <w:t xml:space="preserve">It makes sense to me that the costs should depend on the true biomass level but doesn’t that mean that the manager could just look at costs and figure out the true </w:t>
      </w:r>
      <w:proofErr w:type="spellStart"/>
      <w:r>
        <w:t>Bt</w:t>
      </w:r>
      <w:proofErr w:type="spellEnd"/>
      <w:r>
        <w:t>? Maybe this is just a philosophical point or there needs to be uncertainty over costs of harvesting as well???</w:t>
      </w:r>
    </w:p>
  </w:comment>
  <w:comment w:id="5" w:author="Microsoft Office User" w:date="2021-03-10T14:35:00Z" w:initials="MOU">
    <w:p w14:paraId="1C15DA50" w14:textId="2F0B9903" w:rsidR="00A76907" w:rsidRDefault="00A76907">
      <w:pPr>
        <w:pStyle w:val="CommentText"/>
      </w:pPr>
      <w:r>
        <w:rPr>
          <w:rStyle w:val="CommentReference"/>
        </w:rPr>
        <w:annotationRef/>
      </w:r>
      <w:r>
        <w:t xml:space="preserve">Do you mean just </w:t>
      </w:r>
      <w:proofErr w:type="spellStart"/>
      <w:r>
        <w:t>c_e</w:t>
      </w:r>
      <w:proofErr w:type="spellEnd"/>
      <w:r>
        <w:t>?</w:t>
      </w:r>
    </w:p>
  </w:comment>
  <w:comment w:id="6" w:author="phil levin" w:date="2021-03-15T12:21:00Z" w:initials="pl">
    <w:p w14:paraId="7B3BF024" w14:textId="61159856" w:rsidR="00A76907" w:rsidRDefault="00A76907">
      <w:pPr>
        <w:pStyle w:val="CommentText"/>
      </w:pPr>
      <w:r>
        <w:rPr>
          <w:rStyle w:val="CommentReference"/>
        </w:rPr>
        <w:annotationRef/>
      </w:r>
      <w:r>
        <w:t xml:space="preserve">I guess underharvesting is examined by looking at NPV across scenarios?   Correct? </w:t>
      </w:r>
    </w:p>
  </w:comment>
  <w:comment w:id="7" w:author="Microsoft Office User" w:date="2021-03-10T14:36:00Z" w:initials="MOU">
    <w:p w14:paraId="2865AB57" w14:textId="26A1E1FF" w:rsidR="00A76907" w:rsidRDefault="00A76907">
      <w:pPr>
        <w:pStyle w:val="CommentText"/>
      </w:pPr>
      <w:r>
        <w:rPr>
          <w:rStyle w:val="CommentReference"/>
        </w:rPr>
        <w:annotationRef/>
      </w:r>
      <w:r>
        <w:t>Isn’t this price?</w:t>
      </w:r>
    </w:p>
  </w:comment>
  <w:comment w:id="9" w:author="Jameal Samhouri" w:date="2021-02-25T07:18:00Z" w:initials="JS">
    <w:p w14:paraId="7C95F8B7" w14:textId="1366ADBC" w:rsidR="00A76907" w:rsidRDefault="00A76907">
      <w:pPr>
        <w:pStyle w:val="CommentText"/>
      </w:pPr>
      <w:r>
        <w:rPr>
          <w:rStyle w:val="CommentReference"/>
        </w:rPr>
        <w:annotationRef/>
      </w:r>
      <w:r>
        <w:t>Figure says tipping, text refers to thresholds. Reconcile with consistency or by defining them as interchangeable in the methods and caption</w:t>
      </w:r>
    </w:p>
  </w:comment>
  <w:comment w:id="12" w:author="phil levin" w:date="2021-03-15T14:00:00Z" w:initials="pl">
    <w:p w14:paraId="04FDAE3C" w14:textId="77777777" w:rsidR="00A76907" w:rsidRDefault="00A76907">
      <w:pPr>
        <w:pStyle w:val="CommentText"/>
      </w:pPr>
      <w:r>
        <w:rPr>
          <w:rStyle w:val="CommentReference"/>
        </w:rPr>
        <w:annotationRef/>
      </w:r>
      <w:r>
        <w:t xml:space="preserve">This raises an issue for me about whether or not a cost to a stakeholder is symmetric across a threshold.    In this case, the industry should pay when they can fish – they are stringing </w:t>
      </w:r>
      <w:proofErr w:type="spellStart"/>
      <w:r>
        <w:t>ou</w:t>
      </w:r>
      <w:proofErr w:type="spellEnd"/>
      <w:r>
        <w:t xml:space="preserve"> their profits.  Once they cross the threshold, even though they might be close to the threshold and ROI is high, if they can switch locations or fisheries then maybe </w:t>
      </w:r>
      <w:proofErr w:type="spellStart"/>
      <w:r>
        <w:t>its</w:t>
      </w:r>
      <w:proofErr w:type="spellEnd"/>
      <w:r>
        <w:t xml:space="preserve"> not </w:t>
      </w:r>
      <w:proofErr w:type="gramStart"/>
      <w:r>
        <w:t>worth it</w:t>
      </w:r>
      <w:proofErr w:type="gramEnd"/>
      <w:r>
        <w:t xml:space="preserve">     I think this may be the point you are making but it’s a little buried.   </w:t>
      </w:r>
    </w:p>
    <w:p w14:paraId="4605E31C" w14:textId="11304CC4" w:rsidR="00A76907" w:rsidRDefault="00A7690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861AAFF" w15:done="0"/>
  <w15:commentEx w15:paraId="2E807320" w15:done="0"/>
  <w15:commentEx w15:paraId="49571828" w15:done="0"/>
  <w15:commentEx w15:paraId="6401D0ED" w15:done="0"/>
  <w15:commentEx w15:paraId="1C15DA50" w15:done="0"/>
  <w15:commentEx w15:paraId="7B3BF024" w15:done="0"/>
  <w15:commentEx w15:paraId="2865AB57" w15:done="0"/>
  <w15:commentEx w15:paraId="7C95F8B7" w15:done="0"/>
  <w15:commentEx w15:paraId="4605E3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F9B5C9" w16cex:dateUtc="2021-03-15T17:30:00Z"/>
  <w16cex:commentExtensible w16cex:durableId="23F9CCAA" w16cex:dateUtc="2021-03-15T19:08:00Z"/>
  <w16cex:commentExtensible w16cex:durableId="23F9CFAE" w16cex:dateUtc="2021-03-15T19:21:00Z"/>
  <w16cex:commentExtensible w16cex:durableId="23F9E712" w16cex:dateUtc="2021-03-15T2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861AAFF" w16cid:durableId="23F9B5C9"/>
  <w16cid:commentId w16cid:paraId="2E807320" w16cid:durableId="23F356BE"/>
  <w16cid:commentId w16cid:paraId="49571828" w16cid:durableId="23F9CCAA"/>
  <w16cid:commentId w16cid:paraId="6401D0ED" w16cid:durableId="23F35741"/>
  <w16cid:commentId w16cid:paraId="1C15DA50" w16cid:durableId="23F357A7"/>
  <w16cid:commentId w16cid:paraId="7B3BF024" w16cid:durableId="23F9CFAE"/>
  <w16cid:commentId w16cid:paraId="2865AB57" w16cid:durableId="23F357FC"/>
  <w16cid:commentId w16cid:paraId="7C95F8B7" w16cid:durableId="23E1CDC4"/>
  <w16cid:commentId w16cid:paraId="4605E31C" w16cid:durableId="23F9E7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FB369B" w14:textId="77777777" w:rsidR="00BD0AB3" w:rsidRDefault="00BD0AB3" w:rsidP="00135D5C">
      <w:r>
        <w:separator/>
      </w:r>
    </w:p>
  </w:endnote>
  <w:endnote w:type="continuationSeparator" w:id="0">
    <w:p w14:paraId="72FD35A3" w14:textId="77777777" w:rsidR="00BD0AB3" w:rsidRDefault="00BD0AB3"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Times">
    <w:altName w:val="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CDE0C2" w14:textId="77777777" w:rsidR="00BD0AB3" w:rsidRDefault="00BD0AB3" w:rsidP="00135D5C">
      <w:r>
        <w:separator/>
      </w:r>
    </w:p>
  </w:footnote>
  <w:footnote w:type="continuationSeparator" w:id="0">
    <w:p w14:paraId="1004EC42" w14:textId="77777777" w:rsidR="00BD0AB3" w:rsidRDefault="00BD0AB3"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1"/>
  </w:num>
  <w:num w:numId="4">
    <w:abstractNumId w:val="5"/>
  </w:num>
  <w:num w:numId="5">
    <w:abstractNumId w:val="12"/>
  </w:num>
  <w:num w:numId="6">
    <w:abstractNumId w:val="9"/>
  </w:num>
  <w:num w:numId="7">
    <w:abstractNumId w:val="16"/>
  </w:num>
  <w:num w:numId="8">
    <w:abstractNumId w:val="15"/>
  </w:num>
  <w:num w:numId="9">
    <w:abstractNumId w:val="17"/>
  </w:num>
  <w:num w:numId="10">
    <w:abstractNumId w:val="11"/>
  </w:num>
  <w:num w:numId="11">
    <w:abstractNumId w:val="2"/>
  </w:num>
  <w:num w:numId="12">
    <w:abstractNumId w:val="18"/>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hil levin">
    <w15:presenceInfo w15:providerId="Windows Live" w15:userId="581fd8d9402a10a8"/>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9"/>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4584&lt;/item&gt;&lt;item&gt;5866&lt;/item&gt;&lt;item&gt;5890&lt;/item&gt;&lt;item&gt;5937&lt;/item&gt;&lt;item&gt;6260&lt;/item&gt;&lt;item&gt;6261&lt;/item&gt;&lt;item&gt;6264&lt;/item&gt;&lt;item&gt;6267&lt;/item&gt;&lt;item&gt;6268&lt;/item&gt;&lt;item&gt;6269&lt;/item&gt;&lt;item&gt;6271&lt;/item&gt;&lt;item&gt;6272&lt;/item&gt;&lt;item&gt;6273&lt;/item&gt;&lt;item&gt;6332&lt;/item&gt;&lt;item&gt;6474&lt;/item&gt;&lt;item&gt;6475&lt;/item&gt;&lt;item&gt;6477&lt;/item&gt;&lt;item&gt;6479&lt;/item&gt;&lt;item&gt;6480&lt;/item&gt;&lt;item&gt;6488&lt;/item&gt;&lt;item&gt;6499&lt;/item&gt;&lt;item&gt;6500&lt;/item&gt;&lt;item&gt;6501&lt;/item&gt;&lt;item&gt;6502&lt;/item&gt;&lt;item&gt;6503&lt;/item&gt;&lt;item&gt;6504&lt;/item&gt;&lt;item&gt;6505&lt;/item&gt;&lt;item&gt;6506&lt;/item&gt;&lt;item&gt;6507&lt;/item&gt;&lt;item&gt;6508&lt;/item&gt;&lt;item&gt;6509&lt;/item&gt;&lt;/record-ids&gt;&lt;/item&gt;&lt;/Libraries&gt;"/>
  </w:docVars>
  <w:rsids>
    <w:rsidRoot w:val="00EA4926"/>
    <w:rsid w:val="00000104"/>
    <w:rsid w:val="00000549"/>
    <w:rsid w:val="000005D9"/>
    <w:rsid w:val="00000733"/>
    <w:rsid w:val="00000928"/>
    <w:rsid w:val="00000D1E"/>
    <w:rsid w:val="00000F6D"/>
    <w:rsid w:val="00001AA5"/>
    <w:rsid w:val="00002A0A"/>
    <w:rsid w:val="00004A1E"/>
    <w:rsid w:val="0000564E"/>
    <w:rsid w:val="00005901"/>
    <w:rsid w:val="000105EB"/>
    <w:rsid w:val="00010718"/>
    <w:rsid w:val="00010E6A"/>
    <w:rsid w:val="0001115B"/>
    <w:rsid w:val="00012027"/>
    <w:rsid w:val="00012A3D"/>
    <w:rsid w:val="00013C23"/>
    <w:rsid w:val="000140F5"/>
    <w:rsid w:val="00014B46"/>
    <w:rsid w:val="00014C60"/>
    <w:rsid w:val="00015507"/>
    <w:rsid w:val="00016096"/>
    <w:rsid w:val="00017065"/>
    <w:rsid w:val="000175B0"/>
    <w:rsid w:val="00017F4B"/>
    <w:rsid w:val="0002087A"/>
    <w:rsid w:val="00020C0F"/>
    <w:rsid w:val="0002156A"/>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E40"/>
    <w:rsid w:val="000437E9"/>
    <w:rsid w:val="00043C70"/>
    <w:rsid w:val="00044745"/>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3B2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2C99"/>
    <w:rsid w:val="000D43EF"/>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42CF"/>
    <w:rsid w:val="000E4A0C"/>
    <w:rsid w:val="000E4B23"/>
    <w:rsid w:val="000E4BC8"/>
    <w:rsid w:val="000E4DEC"/>
    <w:rsid w:val="000E50C6"/>
    <w:rsid w:val="000E5D40"/>
    <w:rsid w:val="000E5EE2"/>
    <w:rsid w:val="000E6696"/>
    <w:rsid w:val="000E67EE"/>
    <w:rsid w:val="000E6926"/>
    <w:rsid w:val="000E698C"/>
    <w:rsid w:val="000F0EC7"/>
    <w:rsid w:val="000F2389"/>
    <w:rsid w:val="000F25F8"/>
    <w:rsid w:val="000F26C5"/>
    <w:rsid w:val="000F3759"/>
    <w:rsid w:val="000F3B0A"/>
    <w:rsid w:val="000F476C"/>
    <w:rsid w:val="000F599F"/>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63E5"/>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34B"/>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A0D"/>
    <w:rsid w:val="00182CD3"/>
    <w:rsid w:val="001838F7"/>
    <w:rsid w:val="00183C91"/>
    <w:rsid w:val="00183F68"/>
    <w:rsid w:val="001840A1"/>
    <w:rsid w:val="00185A27"/>
    <w:rsid w:val="0018626E"/>
    <w:rsid w:val="0018711C"/>
    <w:rsid w:val="001876E3"/>
    <w:rsid w:val="0019036C"/>
    <w:rsid w:val="001915FF"/>
    <w:rsid w:val="00191790"/>
    <w:rsid w:val="00192304"/>
    <w:rsid w:val="00192CA6"/>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0D1"/>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41E"/>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6628"/>
    <w:rsid w:val="00286797"/>
    <w:rsid w:val="00286FDA"/>
    <w:rsid w:val="00287C22"/>
    <w:rsid w:val="00291D0F"/>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42A4"/>
    <w:rsid w:val="002E5CA4"/>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3B1B"/>
    <w:rsid w:val="003041B4"/>
    <w:rsid w:val="00305441"/>
    <w:rsid w:val="0030568B"/>
    <w:rsid w:val="003060B9"/>
    <w:rsid w:val="00307513"/>
    <w:rsid w:val="00310006"/>
    <w:rsid w:val="00312044"/>
    <w:rsid w:val="00312763"/>
    <w:rsid w:val="00312A7A"/>
    <w:rsid w:val="00312C20"/>
    <w:rsid w:val="0031702F"/>
    <w:rsid w:val="00321EF4"/>
    <w:rsid w:val="00323101"/>
    <w:rsid w:val="003250F7"/>
    <w:rsid w:val="00325A3A"/>
    <w:rsid w:val="0032699A"/>
    <w:rsid w:val="0032791E"/>
    <w:rsid w:val="00327BAE"/>
    <w:rsid w:val="00330924"/>
    <w:rsid w:val="00331440"/>
    <w:rsid w:val="00331AE0"/>
    <w:rsid w:val="00331EB5"/>
    <w:rsid w:val="00331F4D"/>
    <w:rsid w:val="00332702"/>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702"/>
    <w:rsid w:val="00344A84"/>
    <w:rsid w:val="00345A54"/>
    <w:rsid w:val="00345EFB"/>
    <w:rsid w:val="0034606C"/>
    <w:rsid w:val="00346A1A"/>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2FF0"/>
    <w:rsid w:val="0039320C"/>
    <w:rsid w:val="00393682"/>
    <w:rsid w:val="00393873"/>
    <w:rsid w:val="003947CD"/>
    <w:rsid w:val="0039483D"/>
    <w:rsid w:val="00394C34"/>
    <w:rsid w:val="00395369"/>
    <w:rsid w:val="00395390"/>
    <w:rsid w:val="00395CA6"/>
    <w:rsid w:val="00395CDC"/>
    <w:rsid w:val="00396EAC"/>
    <w:rsid w:val="00397162"/>
    <w:rsid w:val="00397B7B"/>
    <w:rsid w:val="00397E19"/>
    <w:rsid w:val="003A0CE7"/>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A1"/>
    <w:rsid w:val="003B60C5"/>
    <w:rsid w:val="003C0BF1"/>
    <w:rsid w:val="003C10CF"/>
    <w:rsid w:val="003C1DFD"/>
    <w:rsid w:val="003C2569"/>
    <w:rsid w:val="003C28DB"/>
    <w:rsid w:val="003C3540"/>
    <w:rsid w:val="003C3F7E"/>
    <w:rsid w:val="003C4002"/>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F41"/>
    <w:rsid w:val="00433F5A"/>
    <w:rsid w:val="00434B90"/>
    <w:rsid w:val="00435071"/>
    <w:rsid w:val="004352AB"/>
    <w:rsid w:val="00435A20"/>
    <w:rsid w:val="00435DD9"/>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D75"/>
    <w:rsid w:val="00454793"/>
    <w:rsid w:val="00455D7C"/>
    <w:rsid w:val="0045687C"/>
    <w:rsid w:val="00456920"/>
    <w:rsid w:val="00457456"/>
    <w:rsid w:val="00457BDA"/>
    <w:rsid w:val="00461648"/>
    <w:rsid w:val="00461856"/>
    <w:rsid w:val="0046187D"/>
    <w:rsid w:val="0046231B"/>
    <w:rsid w:val="00462520"/>
    <w:rsid w:val="00463C84"/>
    <w:rsid w:val="004641FB"/>
    <w:rsid w:val="00464ACC"/>
    <w:rsid w:val="00466369"/>
    <w:rsid w:val="00466793"/>
    <w:rsid w:val="00466A9D"/>
    <w:rsid w:val="00467130"/>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5EE6"/>
    <w:rsid w:val="00486187"/>
    <w:rsid w:val="004864F7"/>
    <w:rsid w:val="004866D3"/>
    <w:rsid w:val="00486C18"/>
    <w:rsid w:val="004879B3"/>
    <w:rsid w:val="00487E08"/>
    <w:rsid w:val="00490125"/>
    <w:rsid w:val="0049022C"/>
    <w:rsid w:val="0049032F"/>
    <w:rsid w:val="00490741"/>
    <w:rsid w:val="0049083F"/>
    <w:rsid w:val="0049147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588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7E2"/>
    <w:rsid w:val="004E3FD4"/>
    <w:rsid w:val="004E43F7"/>
    <w:rsid w:val="004E7ACF"/>
    <w:rsid w:val="004F0718"/>
    <w:rsid w:val="004F1994"/>
    <w:rsid w:val="004F273B"/>
    <w:rsid w:val="004F2DF7"/>
    <w:rsid w:val="004F38C4"/>
    <w:rsid w:val="004F3ED7"/>
    <w:rsid w:val="004F44F9"/>
    <w:rsid w:val="004F45A2"/>
    <w:rsid w:val="004F51CB"/>
    <w:rsid w:val="004F5277"/>
    <w:rsid w:val="004F5553"/>
    <w:rsid w:val="004F58D1"/>
    <w:rsid w:val="004F5E69"/>
    <w:rsid w:val="004F62C8"/>
    <w:rsid w:val="004F63A4"/>
    <w:rsid w:val="004F6B19"/>
    <w:rsid w:val="004F6D9D"/>
    <w:rsid w:val="004F79E2"/>
    <w:rsid w:val="00500067"/>
    <w:rsid w:val="00500122"/>
    <w:rsid w:val="00501ED6"/>
    <w:rsid w:val="00502291"/>
    <w:rsid w:val="00502C4F"/>
    <w:rsid w:val="0050378A"/>
    <w:rsid w:val="0050441C"/>
    <w:rsid w:val="00505070"/>
    <w:rsid w:val="005053A5"/>
    <w:rsid w:val="005054B1"/>
    <w:rsid w:val="0050587B"/>
    <w:rsid w:val="00505970"/>
    <w:rsid w:val="00506A4B"/>
    <w:rsid w:val="00506AB9"/>
    <w:rsid w:val="00506BD9"/>
    <w:rsid w:val="00507BF1"/>
    <w:rsid w:val="0051088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98C"/>
    <w:rsid w:val="00573CAA"/>
    <w:rsid w:val="00573DBE"/>
    <w:rsid w:val="00574730"/>
    <w:rsid w:val="005749E5"/>
    <w:rsid w:val="00574F07"/>
    <w:rsid w:val="00575FCC"/>
    <w:rsid w:val="005760C4"/>
    <w:rsid w:val="005762AF"/>
    <w:rsid w:val="005763CB"/>
    <w:rsid w:val="00576B98"/>
    <w:rsid w:val="00576F85"/>
    <w:rsid w:val="005771FA"/>
    <w:rsid w:val="005776CF"/>
    <w:rsid w:val="00577B65"/>
    <w:rsid w:val="00577ED0"/>
    <w:rsid w:val="00580186"/>
    <w:rsid w:val="00580714"/>
    <w:rsid w:val="005807D5"/>
    <w:rsid w:val="00580AEA"/>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35B6"/>
    <w:rsid w:val="005A36E3"/>
    <w:rsid w:val="005A61AA"/>
    <w:rsid w:val="005A7356"/>
    <w:rsid w:val="005A7748"/>
    <w:rsid w:val="005B06D5"/>
    <w:rsid w:val="005B13F6"/>
    <w:rsid w:val="005B18AC"/>
    <w:rsid w:val="005B1D7D"/>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5F82"/>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7FD"/>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66F"/>
    <w:rsid w:val="006509BE"/>
    <w:rsid w:val="00651B44"/>
    <w:rsid w:val="00652020"/>
    <w:rsid w:val="00652914"/>
    <w:rsid w:val="006533A9"/>
    <w:rsid w:val="006536A6"/>
    <w:rsid w:val="00653F41"/>
    <w:rsid w:val="00654100"/>
    <w:rsid w:val="006542CC"/>
    <w:rsid w:val="00654636"/>
    <w:rsid w:val="00654A7D"/>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50A0"/>
    <w:rsid w:val="00665FA6"/>
    <w:rsid w:val="00666757"/>
    <w:rsid w:val="00671A36"/>
    <w:rsid w:val="00672295"/>
    <w:rsid w:val="0067240A"/>
    <w:rsid w:val="00672F0A"/>
    <w:rsid w:val="00673762"/>
    <w:rsid w:val="00673A69"/>
    <w:rsid w:val="00673D26"/>
    <w:rsid w:val="00674346"/>
    <w:rsid w:val="0067452C"/>
    <w:rsid w:val="00674856"/>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09"/>
    <w:rsid w:val="00690845"/>
    <w:rsid w:val="006921C0"/>
    <w:rsid w:val="00693745"/>
    <w:rsid w:val="006937E3"/>
    <w:rsid w:val="00693BAF"/>
    <w:rsid w:val="00694D9D"/>
    <w:rsid w:val="00694EFA"/>
    <w:rsid w:val="006950BF"/>
    <w:rsid w:val="00695835"/>
    <w:rsid w:val="006962C7"/>
    <w:rsid w:val="0069660B"/>
    <w:rsid w:val="00697187"/>
    <w:rsid w:val="006A10D3"/>
    <w:rsid w:val="006A17DE"/>
    <w:rsid w:val="006A1964"/>
    <w:rsid w:val="006A2CEE"/>
    <w:rsid w:val="006A2FEC"/>
    <w:rsid w:val="006A312E"/>
    <w:rsid w:val="006A5EAE"/>
    <w:rsid w:val="006A6686"/>
    <w:rsid w:val="006A6A5D"/>
    <w:rsid w:val="006A70FB"/>
    <w:rsid w:val="006A7790"/>
    <w:rsid w:val="006A798A"/>
    <w:rsid w:val="006A7CB0"/>
    <w:rsid w:val="006B0063"/>
    <w:rsid w:val="006B0DD7"/>
    <w:rsid w:val="006B1524"/>
    <w:rsid w:val="006B2DE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6887"/>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459"/>
    <w:rsid w:val="00754E66"/>
    <w:rsid w:val="00755116"/>
    <w:rsid w:val="0075678D"/>
    <w:rsid w:val="00756CE0"/>
    <w:rsid w:val="00756FD4"/>
    <w:rsid w:val="00757736"/>
    <w:rsid w:val="00757E86"/>
    <w:rsid w:val="00760555"/>
    <w:rsid w:val="0076102D"/>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293"/>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0631"/>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64FE"/>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2921"/>
    <w:rsid w:val="00852B13"/>
    <w:rsid w:val="008535BC"/>
    <w:rsid w:val="0085398A"/>
    <w:rsid w:val="008555BA"/>
    <w:rsid w:val="008558B0"/>
    <w:rsid w:val="00857111"/>
    <w:rsid w:val="0085747B"/>
    <w:rsid w:val="008579C9"/>
    <w:rsid w:val="00857CA0"/>
    <w:rsid w:val="008607BB"/>
    <w:rsid w:val="00861B1D"/>
    <w:rsid w:val="00863245"/>
    <w:rsid w:val="008641E2"/>
    <w:rsid w:val="00864C6B"/>
    <w:rsid w:val="00864C8A"/>
    <w:rsid w:val="00865017"/>
    <w:rsid w:val="008653B4"/>
    <w:rsid w:val="0086650E"/>
    <w:rsid w:val="00866E6E"/>
    <w:rsid w:val="00866E9B"/>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2191"/>
    <w:rsid w:val="00882F29"/>
    <w:rsid w:val="0088392A"/>
    <w:rsid w:val="0088394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BCB"/>
    <w:rsid w:val="008B2153"/>
    <w:rsid w:val="008B216A"/>
    <w:rsid w:val="008B2608"/>
    <w:rsid w:val="008B2ED7"/>
    <w:rsid w:val="008B3245"/>
    <w:rsid w:val="008B38E0"/>
    <w:rsid w:val="008B3DC5"/>
    <w:rsid w:val="008B569A"/>
    <w:rsid w:val="008B7BD5"/>
    <w:rsid w:val="008B7F3C"/>
    <w:rsid w:val="008C06F3"/>
    <w:rsid w:val="008C0F79"/>
    <w:rsid w:val="008C2B08"/>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C03"/>
    <w:rsid w:val="008F6F02"/>
    <w:rsid w:val="008F762F"/>
    <w:rsid w:val="008F7C25"/>
    <w:rsid w:val="008F7D9C"/>
    <w:rsid w:val="00900B16"/>
    <w:rsid w:val="0090182E"/>
    <w:rsid w:val="009018DE"/>
    <w:rsid w:val="00901DBA"/>
    <w:rsid w:val="0090229B"/>
    <w:rsid w:val="0090267C"/>
    <w:rsid w:val="00902FDF"/>
    <w:rsid w:val="00903261"/>
    <w:rsid w:val="0090347F"/>
    <w:rsid w:val="00904C9C"/>
    <w:rsid w:val="00905124"/>
    <w:rsid w:val="00905369"/>
    <w:rsid w:val="009068EB"/>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903"/>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47B5F"/>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EE4"/>
    <w:rsid w:val="00957F1F"/>
    <w:rsid w:val="00960816"/>
    <w:rsid w:val="0096111C"/>
    <w:rsid w:val="00961B11"/>
    <w:rsid w:val="00963D6B"/>
    <w:rsid w:val="00964A2D"/>
    <w:rsid w:val="00964B50"/>
    <w:rsid w:val="00965095"/>
    <w:rsid w:val="0096669E"/>
    <w:rsid w:val="0096685A"/>
    <w:rsid w:val="0096730B"/>
    <w:rsid w:val="009679D3"/>
    <w:rsid w:val="00967BD0"/>
    <w:rsid w:val="00967F09"/>
    <w:rsid w:val="009700E5"/>
    <w:rsid w:val="0097043F"/>
    <w:rsid w:val="009707F6"/>
    <w:rsid w:val="0097085C"/>
    <w:rsid w:val="00970995"/>
    <w:rsid w:val="00971BD9"/>
    <w:rsid w:val="00972145"/>
    <w:rsid w:val="00972CA4"/>
    <w:rsid w:val="00972E9C"/>
    <w:rsid w:val="009732FF"/>
    <w:rsid w:val="009741A2"/>
    <w:rsid w:val="0097481E"/>
    <w:rsid w:val="00974A31"/>
    <w:rsid w:val="00974DAA"/>
    <w:rsid w:val="0097567B"/>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A83"/>
    <w:rsid w:val="00993C3D"/>
    <w:rsid w:val="00995456"/>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6F4"/>
    <w:rsid w:val="009C7059"/>
    <w:rsid w:val="009C7629"/>
    <w:rsid w:val="009D125D"/>
    <w:rsid w:val="009D169F"/>
    <w:rsid w:val="009D19F0"/>
    <w:rsid w:val="009D1D2E"/>
    <w:rsid w:val="009D280A"/>
    <w:rsid w:val="009D41C8"/>
    <w:rsid w:val="009D447D"/>
    <w:rsid w:val="009D5844"/>
    <w:rsid w:val="009D5E53"/>
    <w:rsid w:val="009D6837"/>
    <w:rsid w:val="009D6AEE"/>
    <w:rsid w:val="009D6B3E"/>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8F4"/>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F7F"/>
    <w:rsid w:val="00A0618F"/>
    <w:rsid w:val="00A065BA"/>
    <w:rsid w:val="00A06767"/>
    <w:rsid w:val="00A068D9"/>
    <w:rsid w:val="00A0799D"/>
    <w:rsid w:val="00A07EC9"/>
    <w:rsid w:val="00A10FE8"/>
    <w:rsid w:val="00A1135C"/>
    <w:rsid w:val="00A11EE7"/>
    <w:rsid w:val="00A126E5"/>
    <w:rsid w:val="00A1294F"/>
    <w:rsid w:val="00A1383A"/>
    <w:rsid w:val="00A140A9"/>
    <w:rsid w:val="00A155E2"/>
    <w:rsid w:val="00A15769"/>
    <w:rsid w:val="00A15D86"/>
    <w:rsid w:val="00A15F36"/>
    <w:rsid w:val="00A16F31"/>
    <w:rsid w:val="00A20189"/>
    <w:rsid w:val="00A2019E"/>
    <w:rsid w:val="00A20252"/>
    <w:rsid w:val="00A20A56"/>
    <w:rsid w:val="00A21AED"/>
    <w:rsid w:val="00A21B6D"/>
    <w:rsid w:val="00A2253D"/>
    <w:rsid w:val="00A228F7"/>
    <w:rsid w:val="00A23577"/>
    <w:rsid w:val="00A24122"/>
    <w:rsid w:val="00A245FA"/>
    <w:rsid w:val="00A250D5"/>
    <w:rsid w:val="00A25BC3"/>
    <w:rsid w:val="00A262AC"/>
    <w:rsid w:val="00A278AA"/>
    <w:rsid w:val="00A303CA"/>
    <w:rsid w:val="00A30A84"/>
    <w:rsid w:val="00A31A4D"/>
    <w:rsid w:val="00A31E9E"/>
    <w:rsid w:val="00A32411"/>
    <w:rsid w:val="00A32798"/>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46F3F"/>
    <w:rsid w:val="00A50037"/>
    <w:rsid w:val="00A50377"/>
    <w:rsid w:val="00A504A0"/>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76907"/>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7E"/>
    <w:rsid w:val="00A93091"/>
    <w:rsid w:val="00A93DA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B78E9"/>
    <w:rsid w:val="00AC0696"/>
    <w:rsid w:val="00AC137D"/>
    <w:rsid w:val="00AC16F6"/>
    <w:rsid w:val="00AC3212"/>
    <w:rsid w:val="00AC335B"/>
    <w:rsid w:val="00AC375B"/>
    <w:rsid w:val="00AC3C96"/>
    <w:rsid w:val="00AC40CD"/>
    <w:rsid w:val="00AC44FD"/>
    <w:rsid w:val="00AC60BF"/>
    <w:rsid w:val="00AC6D3B"/>
    <w:rsid w:val="00AC7FCC"/>
    <w:rsid w:val="00AD0AF8"/>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1CB0"/>
    <w:rsid w:val="00B62421"/>
    <w:rsid w:val="00B62951"/>
    <w:rsid w:val="00B64BCB"/>
    <w:rsid w:val="00B64D13"/>
    <w:rsid w:val="00B65246"/>
    <w:rsid w:val="00B658D4"/>
    <w:rsid w:val="00B668C1"/>
    <w:rsid w:val="00B66B87"/>
    <w:rsid w:val="00B66E0E"/>
    <w:rsid w:val="00B67A88"/>
    <w:rsid w:val="00B67BC0"/>
    <w:rsid w:val="00B70217"/>
    <w:rsid w:val="00B70DF3"/>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3B17"/>
    <w:rsid w:val="00B84128"/>
    <w:rsid w:val="00B84896"/>
    <w:rsid w:val="00B84A6B"/>
    <w:rsid w:val="00B85510"/>
    <w:rsid w:val="00B85FD8"/>
    <w:rsid w:val="00B86217"/>
    <w:rsid w:val="00B867F5"/>
    <w:rsid w:val="00B87221"/>
    <w:rsid w:val="00B878AE"/>
    <w:rsid w:val="00B902D9"/>
    <w:rsid w:val="00B903AC"/>
    <w:rsid w:val="00B90574"/>
    <w:rsid w:val="00B9108F"/>
    <w:rsid w:val="00B915C8"/>
    <w:rsid w:val="00B91621"/>
    <w:rsid w:val="00B9196C"/>
    <w:rsid w:val="00B92114"/>
    <w:rsid w:val="00B92984"/>
    <w:rsid w:val="00B9465F"/>
    <w:rsid w:val="00B955A5"/>
    <w:rsid w:val="00B958E0"/>
    <w:rsid w:val="00B95AB6"/>
    <w:rsid w:val="00B9643B"/>
    <w:rsid w:val="00B964D1"/>
    <w:rsid w:val="00B96E6A"/>
    <w:rsid w:val="00B97121"/>
    <w:rsid w:val="00B97BB9"/>
    <w:rsid w:val="00BA0B4E"/>
    <w:rsid w:val="00BA12C9"/>
    <w:rsid w:val="00BA1E09"/>
    <w:rsid w:val="00BA1E62"/>
    <w:rsid w:val="00BA1FBE"/>
    <w:rsid w:val="00BA33BA"/>
    <w:rsid w:val="00BA3468"/>
    <w:rsid w:val="00BA3612"/>
    <w:rsid w:val="00BA3AB3"/>
    <w:rsid w:val="00BA4901"/>
    <w:rsid w:val="00BA53EB"/>
    <w:rsid w:val="00BA55D3"/>
    <w:rsid w:val="00BA5E6E"/>
    <w:rsid w:val="00BA6B19"/>
    <w:rsid w:val="00BA74E8"/>
    <w:rsid w:val="00BA7A92"/>
    <w:rsid w:val="00BB041C"/>
    <w:rsid w:val="00BB0666"/>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4184"/>
    <w:rsid w:val="00BC4654"/>
    <w:rsid w:val="00BC55C7"/>
    <w:rsid w:val="00BC5640"/>
    <w:rsid w:val="00BC57A0"/>
    <w:rsid w:val="00BC5AA5"/>
    <w:rsid w:val="00BC5AC6"/>
    <w:rsid w:val="00BC60DA"/>
    <w:rsid w:val="00BC68A6"/>
    <w:rsid w:val="00BC6F8C"/>
    <w:rsid w:val="00BC7541"/>
    <w:rsid w:val="00BD0038"/>
    <w:rsid w:val="00BD045A"/>
    <w:rsid w:val="00BD0AB3"/>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72B7"/>
    <w:rsid w:val="00BE73D9"/>
    <w:rsid w:val="00BE79EE"/>
    <w:rsid w:val="00BF009C"/>
    <w:rsid w:val="00BF01EC"/>
    <w:rsid w:val="00BF0814"/>
    <w:rsid w:val="00BF08BE"/>
    <w:rsid w:val="00BF106C"/>
    <w:rsid w:val="00BF1DBD"/>
    <w:rsid w:val="00BF2230"/>
    <w:rsid w:val="00BF28B5"/>
    <w:rsid w:val="00BF2AC1"/>
    <w:rsid w:val="00BF2EA9"/>
    <w:rsid w:val="00BF33B6"/>
    <w:rsid w:val="00BF38F4"/>
    <w:rsid w:val="00BF3C6A"/>
    <w:rsid w:val="00BF3D9A"/>
    <w:rsid w:val="00BF3DAE"/>
    <w:rsid w:val="00BF3FC1"/>
    <w:rsid w:val="00BF4B4E"/>
    <w:rsid w:val="00BF525E"/>
    <w:rsid w:val="00BF53CA"/>
    <w:rsid w:val="00BF62B6"/>
    <w:rsid w:val="00BF6321"/>
    <w:rsid w:val="00BF70DA"/>
    <w:rsid w:val="00BF77F3"/>
    <w:rsid w:val="00BF7BF0"/>
    <w:rsid w:val="00BF7C89"/>
    <w:rsid w:val="00BF7FB1"/>
    <w:rsid w:val="00C009DD"/>
    <w:rsid w:val="00C01745"/>
    <w:rsid w:val="00C018C6"/>
    <w:rsid w:val="00C023E7"/>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42C3"/>
    <w:rsid w:val="00C34F51"/>
    <w:rsid w:val="00C35049"/>
    <w:rsid w:val="00C3551B"/>
    <w:rsid w:val="00C35712"/>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080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5C2A"/>
    <w:rsid w:val="00C761B9"/>
    <w:rsid w:val="00C776FB"/>
    <w:rsid w:val="00C77B06"/>
    <w:rsid w:val="00C77FC4"/>
    <w:rsid w:val="00C80369"/>
    <w:rsid w:val="00C80858"/>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5963"/>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2C3A"/>
    <w:rsid w:val="00D23106"/>
    <w:rsid w:val="00D2340C"/>
    <w:rsid w:val="00D23591"/>
    <w:rsid w:val="00D248B2"/>
    <w:rsid w:val="00D251C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50138"/>
    <w:rsid w:val="00D509D4"/>
    <w:rsid w:val="00D50A71"/>
    <w:rsid w:val="00D5147B"/>
    <w:rsid w:val="00D51E85"/>
    <w:rsid w:val="00D51F7D"/>
    <w:rsid w:val="00D52B99"/>
    <w:rsid w:val="00D5347B"/>
    <w:rsid w:val="00D53486"/>
    <w:rsid w:val="00D5383C"/>
    <w:rsid w:val="00D5383E"/>
    <w:rsid w:val="00D5417E"/>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593"/>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8F6"/>
    <w:rsid w:val="00E06C80"/>
    <w:rsid w:val="00E06FAF"/>
    <w:rsid w:val="00E076B2"/>
    <w:rsid w:val="00E076C2"/>
    <w:rsid w:val="00E105F4"/>
    <w:rsid w:val="00E10AB0"/>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B8E"/>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E02"/>
    <w:rsid w:val="00EB794C"/>
    <w:rsid w:val="00EB79DD"/>
    <w:rsid w:val="00EC01C2"/>
    <w:rsid w:val="00EC1AB5"/>
    <w:rsid w:val="00EC2A4F"/>
    <w:rsid w:val="00EC2B9C"/>
    <w:rsid w:val="00EC31AB"/>
    <w:rsid w:val="00EC43CB"/>
    <w:rsid w:val="00EC463B"/>
    <w:rsid w:val="00EC4B68"/>
    <w:rsid w:val="00EC547D"/>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C36"/>
    <w:rsid w:val="00EF3D70"/>
    <w:rsid w:val="00EF4F9F"/>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66A"/>
    <w:rsid w:val="00F2033D"/>
    <w:rsid w:val="00F20C88"/>
    <w:rsid w:val="00F21DC9"/>
    <w:rsid w:val="00F23AFB"/>
    <w:rsid w:val="00F23E25"/>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88D"/>
    <w:rsid w:val="00FB7DF7"/>
    <w:rsid w:val="00FC0413"/>
    <w:rsid w:val="00FC0593"/>
    <w:rsid w:val="00FC3222"/>
    <w:rsid w:val="00FC3BE2"/>
    <w:rsid w:val="00FC3E7C"/>
    <w:rsid w:val="00FC4547"/>
    <w:rsid w:val="00FC4D48"/>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168">
      <w:bodyDiv w:val="1"/>
      <w:marLeft w:val="0"/>
      <w:marRight w:val="0"/>
      <w:marTop w:val="0"/>
      <w:marBottom w:val="0"/>
      <w:divBdr>
        <w:top w:val="none" w:sz="0" w:space="0" w:color="auto"/>
        <w:left w:val="none" w:sz="0" w:space="0" w:color="auto"/>
        <w:bottom w:val="none" w:sz="0" w:space="0" w:color="auto"/>
        <w:right w:val="none" w:sz="0" w:space="0" w:color="auto"/>
      </w:divBdr>
      <w:divsChild>
        <w:div w:id="1222057167">
          <w:marLeft w:val="0"/>
          <w:marRight w:val="0"/>
          <w:marTop w:val="0"/>
          <w:marBottom w:val="0"/>
          <w:divBdr>
            <w:top w:val="none" w:sz="0" w:space="0" w:color="auto"/>
            <w:left w:val="none" w:sz="0" w:space="0" w:color="auto"/>
            <w:bottom w:val="none" w:sz="0" w:space="0" w:color="auto"/>
            <w:right w:val="none" w:sz="0" w:space="0" w:color="auto"/>
          </w:divBdr>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microsoft.com/office/2016/09/relationships/commentsIds" Target="commentsIds.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github.com/stier-lab/stier-2019-value-of-inform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3.emf"/><Relationship Id="rId28" Type="http://schemas.microsoft.com/office/2011/relationships/people" Target="people.xml"/><Relationship Id="rId10" Type="http://schemas.openxmlformats.org/officeDocument/2006/relationships/hyperlink" Target="mailto:essing@uw.edu"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E1A1C-7280-A147-8BDA-7942436E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12661</Words>
  <Characters>72173</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6</cp:revision>
  <cp:lastPrinted>2021-03-10T23:26:00Z</cp:lastPrinted>
  <dcterms:created xsi:type="dcterms:W3CDTF">2021-03-15T21:12:00Z</dcterms:created>
  <dcterms:modified xsi:type="dcterms:W3CDTF">2021-03-15T22:14:00Z</dcterms:modified>
</cp:coreProperties>
</file>