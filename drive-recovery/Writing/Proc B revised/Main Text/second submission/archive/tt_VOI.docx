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588A0" w14:textId="0C1046B9" w:rsidR="006937E3" w:rsidRDefault="006937E3" w:rsidP="006551EE">
      <w:pPr>
        <w:pStyle w:val="CommentText"/>
        <w:rPr>
          <w:rFonts w:ascii="Helvetica" w:hAnsi="Helvetica"/>
          <w:b/>
          <w:sz w:val="22"/>
          <w:szCs w:val="22"/>
        </w:rPr>
        <w:pPrChange w:id="5" w:author="Adrian Stier" w:date="2022-02-24T11:06:00Z">
          <w:pPr>
            <w:pStyle w:val="CommentText"/>
            <w:spacing w:line="480" w:lineRule="auto"/>
          </w:pPr>
        </w:pPrChange>
      </w:pPr>
      <w:r w:rsidRPr="003805EE">
        <w:rPr>
          <w:rFonts w:ascii="Helvetica" w:hAnsi="Helvetica"/>
          <w:b/>
          <w:sz w:val="22"/>
          <w:szCs w:val="22"/>
        </w:rPr>
        <w:t xml:space="preserve">Avoiding </w:t>
      </w:r>
      <w:del w:id="6" w:author="Adrian Stier" w:date="2022-02-24T11:06:00Z">
        <w:r w:rsidRPr="003805EE">
          <w:rPr>
            <w:rFonts w:ascii="Helvetica" w:hAnsi="Helvetica"/>
            <w:b/>
            <w:sz w:val="22"/>
            <w:szCs w:val="22"/>
          </w:rPr>
          <w:delText>Tipping Points</w:delText>
        </w:r>
      </w:del>
      <w:ins w:id="7" w:author="Adrian Stier" w:date="2022-02-24T11:06:00Z">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ins>
      <w:r w:rsidRPr="003805EE">
        <w:rPr>
          <w:rFonts w:ascii="Helvetica" w:hAnsi="Helvetica"/>
          <w:b/>
          <w:sz w:val="22"/>
          <w:szCs w:val="22"/>
        </w:rPr>
        <w:t xml:space="preserve"> Through Effective Monitoring</w:t>
      </w:r>
    </w:p>
    <w:p w14:paraId="53822485" w14:textId="77777777" w:rsidR="00AA0FD2" w:rsidRPr="003805EE" w:rsidRDefault="00AA0FD2" w:rsidP="006551EE">
      <w:pPr>
        <w:pStyle w:val="CommentText"/>
        <w:rPr>
          <w:ins w:id="8" w:author="Adrian Stier" w:date="2022-02-24T11:06:00Z"/>
          <w:rFonts w:ascii="Helvetica" w:hAnsi="Helvetica"/>
          <w:b/>
          <w:sz w:val="22"/>
          <w:szCs w:val="22"/>
        </w:rPr>
      </w:pPr>
    </w:p>
    <w:p w14:paraId="65FE7E07" w14:textId="1618DE31" w:rsidR="00903261" w:rsidRPr="003805EE" w:rsidRDefault="00903261" w:rsidP="006551EE">
      <w:pPr>
        <w:outlineLvl w:val="0"/>
        <w:rPr>
          <w:ins w:id="9" w:author="Adrian Stier" w:date="2022-02-24T11:06:00Z"/>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del w:id="10" w:author="Adrian Stier" w:date="2022-02-24T11:06:00Z">
        <w:r w:rsidR="002C23FC" w:rsidRPr="003805EE">
          <w:rPr>
            <w:rFonts w:ascii="Helvetica" w:hAnsi="Helvetica"/>
            <w:bCs/>
            <w:sz w:val="22"/>
            <w:szCs w:val="22"/>
            <w:vertAlign w:val="superscript"/>
          </w:rPr>
          <w:delText>,2</w:delText>
        </w:r>
      </w:del>
      <w:r w:rsidRPr="003805EE">
        <w:rPr>
          <w:rFonts w:ascii="Helvetica" w:hAnsi="Helvetica"/>
          <w:bCs/>
          <w:sz w:val="22"/>
          <w:szCs w:val="22"/>
          <w:vertAlign w:val="superscript"/>
        </w:rPr>
        <w:t>*</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del w:id="11" w:author="Adrian Stier" w:date="2022-02-24T11:06:00Z">
        <w:r w:rsidR="00454793" w:rsidRPr="003805EE">
          <w:rPr>
            <w:rFonts w:ascii="Helvetica" w:hAnsi="Helvetica"/>
            <w:bCs/>
            <w:sz w:val="22"/>
            <w:szCs w:val="22"/>
          </w:rPr>
          <w:delText>Essington</w:delText>
        </w:r>
        <w:r w:rsidR="002C23FC" w:rsidRPr="003805EE">
          <w:rPr>
            <w:rFonts w:ascii="Helvetica" w:hAnsi="Helvetica"/>
            <w:bCs/>
            <w:sz w:val="22"/>
            <w:szCs w:val="22"/>
            <w:vertAlign w:val="superscript"/>
          </w:rPr>
          <w:delText>3</w:delText>
        </w:r>
      </w:del>
      <w:ins w:id="12" w:author="Adrian Stier" w:date="2022-02-24T11:06:00Z">
        <w:r w:rsidR="00BB7440" w:rsidRPr="003805EE">
          <w:rPr>
            <w:rFonts w:ascii="Helvetica" w:hAnsi="Helvetica"/>
            <w:bCs/>
            <w:sz w:val="22"/>
            <w:szCs w:val="22"/>
          </w:rPr>
          <w:t>Essington</w:t>
        </w:r>
        <w:r w:rsidR="00BB7440">
          <w:rPr>
            <w:rFonts w:ascii="Helvetica" w:hAnsi="Helvetica"/>
            <w:bCs/>
            <w:sz w:val="22"/>
            <w:szCs w:val="22"/>
            <w:vertAlign w:val="superscript"/>
          </w:rPr>
          <w:t>2</w:t>
        </w:r>
      </w:ins>
      <w:r w:rsidR="00454793" w:rsidRPr="003805EE">
        <w:rPr>
          <w:rFonts w:ascii="Helvetica" w:hAnsi="Helvetica"/>
          <w:bCs/>
          <w:sz w:val="22"/>
          <w:szCs w:val="22"/>
        </w:rPr>
        <w:t xml:space="preserve">, </w:t>
      </w:r>
      <w:r w:rsidRPr="003805EE">
        <w:rPr>
          <w:rFonts w:ascii="Helvetica" w:hAnsi="Helvetica"/>
          <w:bCs/>
          <w:sz w:val="22"/>
          <w:szCs w:val="22"/>
        </w:rPr>
        <w:t xml:space="preserve">Jameal F. </w:t>
      </w:r>
      <w:del w:id="13" w:author="Adrian Stier" w:date="2022-02-24T11:06:00Z">
        <w:r w:rsidRPr="003805EE">
          <w:rPr>
            <w:rFonts w:ascii="Helvetica" w:hAnsi="Helvetica"/>
            <w:bCs/>
            <w:sz w:val="22"/>
            <w:szCs w:val="22"/>
          </w:rPr>
          <w:delText>Samhouri</w:delText>
        </w:r>
        <w:r w:rsidR="002C23FC" w:rsidRPr="003805EE">
          <w:rPr>
            <w:rFonts w:ascii="Helvetica" w:hAnsi="Helvetica"/>
            <w:bCs/>
            <w:sz w:val="22"/>
            <w:szCs w:val="22"/>
            <w:vertAlign w:val="superscript"/>
          </w:rPr>
          <w:delText>4</w:delText>
        </w:r>
      </w:del>
      <w:ins w:id="14" w:author="Adrian Stier" w:date="2022-02-24T11:06:00Z">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ins>
      <w:r w:rsidR="00BB7440">
        <w:rPr>
          <w:rFonts w:ascii="Helvetica" w:hAnsi="Helvetica"/>
          <w:bCs/>
          <w:sz w:val="22"/>
          <w:szCs w:val="22"/>
        </w:rPr>
        <w:t xml:space="preserve">, </w:t>
      </w:r>
      <w:r w:rsidR="005A1766" w:rsidRPr="003805EE">
        <w:rPr>
          <w:rFonts w:ascii="Helvetica" w:hAnsi="Helvetica"/>
          <w:bCs/>
          <w:sz w:val="22"/>
          <w:szCs w:val="22"/>
        </w:rPr>
        <w:t xml:space="preserve">Benjamin S. </w:t>
      </w:r>
      <w:del w:id="15" w:author="Adrian Stier" w:date="2022-02-24T11:06:00Z">
        <w:r w:rsidR="005A1766" w:rsidRPr="003805EE">
          <w:rPr>
            <w:rFonts w:ascii="Helvetica" w:hAnsi="Helvetica"/>
            <w:bCs/>
            <w:sz w:val="22"/>
            <w:szCs w:val="22"/>
          </w:rPr>
          <w:delText>Halpern</w:delText>
        </w:r>
        <w:r w:rsidR="005A1766" w:rsidRPr="003805EE">
          <w:rPr>
            <w:rFonts w:ascii="Helvetica" w:hAnsi="Helvetica"/>
            <w:bCs/>
            <w:sz w:val="22"/>
            <w:szCs w:val="22"/>
            <w:vertAlign w:val="superscript"/>
          </w:rPr>
          <w:delText>1</w:delText>
        </w:r>
      </w:del>
      <w:ins w:id="16" w:author="Adrian Stier" w:date="2022-02-24T11:06:00Z">
        <w:r w:rsidR="005A1766" w:rsidRPr="003805EE">
          <w:rPr>
            <w:rFonts w:ascii="Helvetica" w:hAnsi="Helvetica"/>
            <w:bCs/>
            <w:sz w:val="22"/>
            <w:szCs w:val="22"/>
          </w:rPr>
          <w:t>Halpern</w:t>
        </w:r>
        <w:r w:rsidR="00C315B9">
          <w:rPr>
            <w:rFonts w:ascii="Helvetica" w:hAnsi="Helvetica"/>
            <w:bCs/>
            <w:sz w:val="22"/>
            <w:szCs w:val="22"/>
            <w:vertAlign w:val="superscript"/>
          </w:rPr>
          <w:t>4</w:t>
        </w:r>
      </w:ins>
      <w:r w:rsidR="00C315B9">
        <w:rPr>
          <w:rFonts w:ascii="Helvetica" w:hAnsi="Helvetica"/>
          <w:bCs/>
          <w:sz w:val="22"/>
          <w:szCs w:val="22"/>
          <w:vertAlign w:val="superscript"/>
        </w:rPr>
        <w:t>,5</w:t>
      </w:r>
      <w:r w:rsidR="005A1766" w:rsidRPr="003805EE">
        <w:rPr>
          <w:rFonts w:ascii="Helvetica" w:hAnsi="Helvetica"/>
          <w:sz w:val="22"/>
          <w:rPrChange w:id="17" w:author="Adrian Stier" w:date="2022-02-24T11:06:00Z">
            <w:rPr>
              <w:rFonts w:ascii="Helvetica" w:hAnsi="Helvetica"/>
              <w:sz w:val="22"/>
              <w:vertAlign w:val="superscript"/>
            </w:rPr>
          </w:rPrChange>
        </w:rPr>
        <w:t>,</w:t>
      </w:r>
      <w:del w:id="18" w:author="Adrian Stier" w:date="2022-02-24T11:06:00Z">
        <w:r w:rsidR="005A1766" w:rsidRPr="003805EE">
          <w:rPr>
            <w:rFonts w:ascii="Helvetica" w:hAnsi="Helvetica"/>
            <w:bCs/>
            <w:sz w:val="22"/>
            <w:szCs w:val="22"/>
            <w:vertAlign w:val="superscript"/>
          </w:rPr>
          <w:delText>6</w:delText>
        </w:r>
        <w:r w:rsidR="005A1766" w:rsidRPr="003805EE">
          <w:rPr>
            <w:rFonts w:ascii="Helvetica" w:hAnsi="Helvetica"/>
            <w:bCs/>
            <w:sz w:val="22"/>
            <w:szCs w:val="22"/>
          </w:rPr>
          <w:delText>,</w:delText>
        </w:r>
      </w:del>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del w:id="19" w:author="Adrian Stier" w:date="2022-02-24T11:06:00Z">
        <w:r w:rsidR="00045D2C" w:rsidRPr="003805EE">
          <w:rPr>
            <w:rFonts w:ascii="Helvetica" w:hAnsi="Helvetica"/>
            <w:bCs/>
            <w:sz w:val="22"/>
            <w:szCs w:val="22"/>
          </w:rPr>
          <w:delText>White</w:delText>
        </w:r>
        <w:r w:rsidR="002C23FC" w:rsidRPr="003805EE">
          <w:rPr>
            <w:rFonts w:ascii="Helvetica" w:hAnsi="Helvetica"/>
            <w:bCs/>
            <w:sz w:val="22"/>
            <w:szCs w:val="22"/>
            <w:vertAlign w:val="superscript"/>
          </w:rPr>
          <w:delText>7</w:delText>
        </w:r>
      </w:del>
      <w:ins w:id="20" w:author="Adrian Stier" w:date="2022-02-24T11:06:00Z">
        <w:r w:rsidR="005429B1" w:rsidRPr="003805EE">
          <w:rPr>
            <w:rFonts w:ascii="Helvetica" w:hAnsi="Helvetica"/>
            <w:bCs/>
            <w:sz w:val="22"/>
            <w:szCs w:val="22"/>
          </w:rPr>
          <w:t>White</w:t>
        </w:r>
        <w:r w:rsidR="005429B1">
          <w:rPr>
            <w:rFonts w:ascii="Helvetica" w:hAnsi="Helvetica"/>
            <w:bCs/>
            <w:sz w:val="22"/>
            <w:szCs w:val="22"/>
            <w:vertAlign w:val="superscript"/>
          </w:rPr>
          <w:t>6</w:t>
        </w:r>
      </w:ins>
      <w:r w:rsidR="00045D2C" w:rsidRPr="003805EE">
        <w:rPr>
          <w:rFonts w:ascii="Helvetica" w:hAnsi="Helvetica"/>
          <w:bCs/>
          <w:sz w:val="22"/>
          <w:szCs w:val="22"/>
        </w:rPr>
        <w:t xml:space="preserve">, John M. </w:t>
      </w:r>
      <w:del w:id="21" w:author="Adrian Stier" w:date="2022-02-24T11:06:00Z">
        <w:r w:rsidR="00045D2C" w:rsidRPr="003805EE">
          <w:rPr>
            <w:rFonts w:ascii="Helvetica" w:hAnsi="Helvetica"/>
            <w:bCs/>
            <w:sz w:val="22"/>
            <w:szCs w:val="22"/>
          </w:rPr>
          <w:delText>Lynham</w:delText>
        </w:r>
        <w:r w:rsidR="002C23FC" w:rsidRPr="003805EE">
          <w:rPr>
            <w:rFonts w:ascii="Helvetica" w:hAnsi="Helvetica" w:cs="Times"/>
            <w:sz w:val="22"/>
            <w:szCs w:val="22"/>
            <w:vertAlign w:val="superscript"/>
          </w:rPr>
          <w:delText>8</w:delText>
        </w:r>
      </w:del>
      <w:ins w:id="22" w:author="Adrian Stier" w:date="2022-02-24T11:06:00Z">
        <w:r w:rsidR="005429B1" w:rsidRPr="003805EE">
          <w:rPr>
            <w:rFonts w:ascii="Helvetica" w:hAnsi="Helvetica"/>
            <w:bCs/>
            <w:sz w:val="22"/>
            <w:szCs w:val="22"/>
          </w:rPr>
          <w:t>Lynham</w:t>
        </w:r>
        <w:r w:rsidR="005429B1">
          <w:rPr>
            <w:rFonts w:ascii="Helvetica" w:hAnsi="Helvetica" w:cs="Times"/>
            <w:sz w:val="22"/>
            <w:szCs w:val="22"/>
            <w:vertAlign w:val="superscript"/>
          </w:rPr>
          <w:t>7</w:t>
        </w:r>
      </w:ins>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del w:id="23" w:author="Adrian Stier" w:date="2022-02-24T11:06:00Z">
        <w:r w:rsidR="009C4EAB" w:rsidRPr="003805EE">
          <w:rPr>
            <w:rFonts w:ascii="Helvetica" w:hAnsi="Helvetica"/>
            <w:bCs/>
            <w:sz w:val="22"/>
            <w:szCs w:val="22"/>
          </w:rPr>
          <w:delText>Salomon</w:delText>
        </w:r>
        <w:r w:rsidR="002C23FC" w:rsidRPr="003805EE">
          <w:rPr>
            <w:rFonts w:ascii="Helvetica" w:hAnsi="Helvetica" w:cs="Times"/>
            <w:sz w:val="22"/>
            <w:szCs w:val="22"/>
            <w:vertAlign w:val="superscript"/>
          </w:rPr>
          <w:delText>9</w:delText>
        </w:r>
      </w:del>
      <w:ins w:id="24" w:author="Adrian Stier" w:date="2022-02-24T11:06:00Z">
        <w:r w:rsidR="005429B1" w:rsidRPr="003805EE">
          <w:rPr>
            <w:rFonts w:ascii="Helvetica" w:hAnsi="Helvetica"/>
            <w:bCs/>
            <w:sz w:val="22"/>
            <w:szCs w:val="22"/>
          </w:rPr>
          <w:t>Salomon</w:t>
        </w:r>
        <w:r w:rsidR="005429B1">
          <w:rPr>
            <w:rFonts w:ascii="Helvetica" w:hAnsi="Helvetica" w:cs="Times"/>
            <w:sz w:val="22"/>
            <w:szCs w:val="22"/>
            <w:vertAlign w:val="superscript"/>
          </w:rPr>
          <w:t>8</w:t>
        </w:r>
      </w:ins>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3474ED">
        <w:rPr>
          <w:rFonts w:ascii="Helvetica" w:hAnsi="Helvetica"/>
          <w:bCs/>
          <w:sz w:val="22"/>
          <w:szCs w:val="22"/>
          <w:vertAlign w:val="superscript"/>
        </w:rPr>
        <w:t>3</w:t>
      </w:r>
      <w:del w:id="25" w:author="Adrian Stier" w:date="2022-02-24T11:06:00Z">
        <w:r w:rsidR="00161963" w:rsidRPr="003805EE">
          <w:rPr>
            <w:rFonts w:ascii="Helvetica" w:hAnsi="Helvetica"/>
            <w:b/>
            <w:sz w:val="22"/>
            <w:szCs w:val="22"/>
          </w:rPr>
          <w:delText xml:space="preserve"> </w:delText>
        </w:r>
      </w:del>
      <w:ins w:id="26" w:author="Adrian Stier" w:date="2022-02-24T11:06:00Z">
        <w:r w:rsidR="003474ED">
          <w:rPr>
            <w:rFonts w:ascii="Helvetica" w:hAnsi="Helvetica"/>
            <w:bCs/>
            <w:sz w:val="22"/>
            <w:szCs w:val="22"/>
            <w:vertAlign w:val="superscript"/>
          </w:rPr>
          <w:t>,</w:t>
        </w:r>
        <w:r w:rsidR="005429B1">
          <w:rPr>
            <w:rFonts w:ascii="Helvetica" w:hAnsi="Helvetica"/>
            <w:bCs/>
            <w:sz w:val="22"/>
            <w:szCs w:val="22"/>
            <w:vertAlign w:val="superscript"/>
          </w:rPr>
          <w:t>9</w:t>
        </w:r>
        <w:r w:rsidR="00161963" w:rsidRPr="003805EE">
          <w:rPr>
            <w:rFonts w:ascii="Helvetica" w:hAnsi="Helvetica"/>
            <w:b/>
            <w:sz w:val="22"/>
            <w:szCs w:val="22"/>
          </w:rPr>
          <w:t xml:space="preserve"> </w:t>
        </w:r>
      </w:ins>
    </w:p>
    <w:p w14:paraId="466497CC" w14:textId="77777777" w:rsidR="00BB7440" w:rsidRDefault="00BB7440" w:rsidP="006551EE">
      <w:pPr>
        <w:widowControl w:val="0"/>
        <w:autoSpaceDE w:val="0"/>
        <w:autoSpaceDN w:val="0"/>
        <w:adjustRightInd w:val="0"/>
        <w:rPr>
          <w:rFonts w:ascii="Helvetica" w:hAnsi="Helvetica"/>
          <w:sz w:val="22"/>
          <w:vertAlign w:val="superscript"/>
          <w:rPrChange w:id="27" w:author="Adrian Stier" w:date="2022-02-24T11:06:00Z">
            <w:rPr>
              <w:rFonts w:ascii="Helvetica" w:hAnsi="Helvetica"/>
              <w:b/>
              <w:sz w:val="22"/>
            </w:rPr>
          </w:rPrChange>
        </w:rPr>
        <w:pPrChange w:id="28" w:author="Adrian Stier" w:date="2022-02-24T11:06:00Z">
          <w:pPr>
            <w:spacing w:line="480" w:lineRule="auto"/>
            <w:outlineLvl w:val="0"/>
          </w:pPr>
        </w:pPrChange>
      </w:pPr>
    </w:p>
    <w:p w14:paraId="676F7498" w14:textId="73134C57" w:rsidR="00BE00F5" w:rsidRPr="00080397" w:rsidRDefault="00903261" w:rsidP="006551EE">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6551EE">
      <w:pPr>
        <w:widowControl w:val="0"/>
        <w:autoSpaceDE w:val="0"/>
        <w:autoSpaceDN w:val="0"/>
        <w:adjustRightInd w:val="0"/>
        <w:rPr>
          <w:rFonts w:ascii="Helvetica" w:hAnsi="Helvetica"/>
          <w:iCs/>
          <w:sz w:val="22"/>
          <w:szCs w:val="22"/>
        </w:rPr>
      </w:pPr>
    </w:p>
    <w:p w14:paraId="41D574D2" w14:textId="77777777" w:rsidR="002C23FC" w:rsidRPr="003805EE" w:rsidRDefault="002C23FC" w:rsidP="00E65B1B">
      <w:pPr>
        <w:rPr>
          <w:del w:id="29" w:author="Adrian Stier" w:date="2022-02-24T11:06:00Z"/>
          <w:rFonts w:ascii="Helvetica" w:hAnsi="Helvetica"/>
          <w:sz w:val="22"/>
          <w:szCs w:val="22"/>
          <w:vertAlign w:val="superscript"/>
        </w:rPr>
      </w:pPr>
      <w:del w:id="30" w:author="Adrian Stier" w:date="2022-02-24T11:06:00Z">
        <w:r w:rsidRPr="003805EE">
          <w:rPr>
            <w:rFonts w:ascii="Helvetica" w:hAnsi="Helvetica"/>
            <w:bCs/>
            <w:sz w:val="22"/>
            <w:szCs w:val="22"/>
            <w:vertAlign w:val="superscript"/>
          </w:rPr>
          <w:delText>2</w:delText>
        </w:r>
        <w:r w:rsidRPr="003805EE">
          <w:rPr>
            <w:rFonts w:ascii="Helvetica" w:hAnsi="Helvetica"/>
            <w:iCs/>
            <w:sz w:val="22"/>
            <w:szCs w:val="22"/>
          </w:rPr>
          <w:delText>National Center for Ecological Analysis</w:delText>
        </w:r>
      </w:del>
      <w:ins w:id="31" w:author="Adrian Stier" w:date="2022-02-24T11:06:00Z">
        <w:r w:rsidR="00BB7440" w:rsidRPr="00D13868">
          <w:rPr>
            <w:rFonts w:ascii="Helvetica" w:hAnsi="Helvetica"/>
            <w:iCs/>
            <w:sz w:val="22"/>
            <w:szCs w:val="22"/>
            <w:vertAlign w:val="superscript"/>
          </w:rPr>
          <w:t>2</w:t>
        </w:r>
        <w:r w:rsidR="00BB7440" w:rsidRPr="00D13868">
          <w:rPr>
            <w:rFonts w:ascii="Helvetica" w:hAnsi="Helvetica"/>
            <w:color w:val="000000"/>
            <w:sz w:val="22"/>
            <w:szCs w:val="22"/>
            <w:shd w:val="clear" w:color="auto" w:fill="FFFFFF"/>
          </w:rPr>
          <w:t>School</w:t>
        </w:r>
        <w:r w:rsidR="00BB7440" w:rsidRPr="00D13868">
          <w:rPr>
            <w:rStyle w:val="a"/>
            <w:rFonts w:ascii="Helvetica" w:hAnsi="Helvetica"/>
            <w:sz w:val="22"/>
            <w:szCs w:val="22"/>
            <w:shd w:val="clear" w:color="auto" w:fill="FFFFFF"/>
          </w:rPr>
          <w:t xml:space="preserve"> </w:t>
        </w:r>
        <w:r w:rsidR="00BB7440" w:rsidRPr="00D13868">
          <w:rPr>
            <w:rFonts w:ascii="Helvetica" w:hAnsi="Helvetica"/>
            <w:color w:val="000000"/>
            <w:sz w:val="22"/>
            <w:szCs w:val="22"/>
            <w:shd w:val="clear" w:color="auto" w:fill="FFFFFF"/>
          </w:rPr>
          <w:t>of</w:t>
        </w:r>
        <w:r w:rsidR="00BB7440" w:rsidRPr="00D13868">
          <w:rPr>
            <w:rStyle w:val="a"/>
            <w:rFonts w:ascii="Helvetica" w:hAnsi="Helvetica"/>
            <w:sz w:val="22"/>
            <w:szCs w:val="22"/>
            <w:shd w:val="clear" w:color="auto" w:fill="FFFFFF"/>
          </w:rPr>
          <w:t xml:space="preserve"> </w:t>
        </w:r>
        <w:r w:rsidR="00BB7440" w:rsidRPr="00D13868">
          <w:rPr>
            <w:rFonts w:ascii="Helvetica" w:hAnsi="Helvetica"/>
            <w:color w:val="000000"/>
            <w:sz w:val="22"/>
            <w:szCs w:val="22"/>
            <w:shd w:val="clear" w:color="auto" w:fill="FFFFFF"/>
          </w:rPr>
          <w:t>Aquatic</w:t>
        </w:r>
      </w:ins>
      <w:r w:rsidR="00BB7440" w:rsidRPr="00D13868">
        <w:rPr>
          <w:rStyle w:val="a"/>
          <w:rFonts w:ascii="Helvetica" w:hAnsi="Helvetica"/>
          <w:sz w:val="22"/>
          <w:shd w:val="clear" w:color="auto" w:fill="FFFFFF"/>
          <w:rPrChange w:id="32" w:author="Adrian Stier" w:date="2022-02-24T11:06:00Z">
            <w:rPr>
              <w:rFonts w:ascii="Helvetica" w:hAnsi="Helvetica"/>
              <w:sz w:val="22"/>
            </w:rPr>
          </w:rPrChange>
        </w:rPr>
        <w:t xml:space="preserve"> </w:t>
      </w:r>
      <w:r w:rsidR="00BB7440" w:rsidRPr="00D13868">
        <w:rPr>
          <w:rFonts w:ascii="Helvetica" w:hAnsi="Helvetica"/>
          <w:color w:val="000000"/>
          <w:sz w:val="22"/>
          <w:shd w:val="clear" w:color="auto" w:fill="FFFFFF"/>
          <w:rPrChange w:id="33" w:author="Adrian Stier" w:date="2022-02-24T11:06:00Z">
            <w:rPr>
              <w:rFonts w:ascii="Helvetica" w:hAnsi="Helvetica"/>
              <w:sz w:val="22"/>
            </w:rPr>
          </w:rPrChange>
        </w:rPr>
        <w:t>and</w:t>
      </w:r>
      <w:r w:rsidR="00BB7440" w:rsidRPr="00D13868">
        <w:rPr>
          <w:rStyle w:val="a"/>
          <w:rFonts w:ascii="Helvetica" w:hAnsi="Helvetica"/>
          <w:sz w:val="22"/>
          <w:shd w:val="clear" w:color="auto" w:fill="FFFFFF"/>
          <w:rPrChange w:id="34" w:author="Adrian Stier" w:date="2022-02-24T11:06:00Z">
            <w:rPr>
              <w:rFonts w:ascii="Helvetica" w:hAnsi="Helvetica"/>
              <w:sz w:val="22"/>
            </w:rPr>
          </w:rPrChange>
        </w:rPr>
        <w:t xml:space="preserve"> </w:t>
      </w:r>
      <w:del w:id="35" w:author="Adrian Stier" w:date="2022-02-24T11:06:00Z">
        <w:r w:rsidRPr="003805EE">
          <w:rPr>
            <w:rFonts w:ascii="Helvetica" w:hAnsi="Helvetica"/>
            <w:iCs/>
            <w:sz w:val="22"/>
            <w:szCs w:val="22"/>
          </w:rPr>
          <w:delText>Synthesis, 735 State Street, Santa Barbara, California 93101 USA</w:delText>
        </w:r>
        <w:r w:rsidRPr="003805EE">
          <w:rPr>
            <w:rFonts w:ascii="Helvetica" w:hAnsi="Helvetica"/>
            <w:sz w:val="22"/>
            <w:szCs w:val="22"/>
            <w:vertAlign w:val="superscript"/>
          </w:rPr>
          <w:delText xml:space="preserve"> </w:delText>
        </w:r>
        <w:r w:rsidR="00BB60B3">
          <w:rPr>
            <w:rFonts w:ascii="Helvetica" w:hAnsi="Helvetica"/>
            <w:sz w:val="22"/>
            <w:szCs w:val="22"/>
            <w:vertAlign w:val="superscript"/>
          </w:rPr>
          <w:delText xml:space="preserve"> </w:delText>
        </w:r>
      </w:del>
    </w:p>
    <w:p w14:paraId="34EF789A" w14:textId="77777777" w:rsidR="00454793" w:rsidRPr="003805EE" w:rsidRDefault="00454793" w:rsidP="00E65B1B">
      <w:pPr>
        <w:widowControl w:val="0"/>
        <w:autoSpaceDE w:val="0"/>
        <w:autoSpaceDN w:val="0"/>
        <w:adjustRightInd w:val="0"/>
        <w:rPr>
          <w:del w:id="36" w:author="Adrian Stier" w:date="2022-02-24T11:06:00Z"/>
          <w:rFonts w:ascii="Helvetica" w:hAnsi="Helvetica"/>
          <w:iCs/>
          <w:sz w:val="22"/>
          <w:szCs w:val="22"/>
        </w:rPr>
      </w:pPr>
    </w:p>
    <w:p w14:paraId="492DA8F0" w14:textId="77777777" w:rsidR="00C315B9" w:rsidRPr="003805EE" w:rsidRDefault="00AA2A99" w:rsidP="006551EE">
      <w:pPr>
        <w:widowControl w:val="0"/>
        <w:autoSpaceDE w:val="0"/>
        <w:autoSpaceDN w:val="0"/>
        <w:adjustRightInd w:val="0"/>
        <w:spacing w:after="240"/>
        <w:rPr>
          <w:moveFrom w:id="37" w:author="Adrian Stier" w:date="2022-02-24T11:06:00Z"/>
          <w:rFonts w:ascii="Helvetica" w:hAnsi="Helvetica" w:cs="Times"/>
          <w:sz w:val="22"/>
          <w:szCs w:val="22"/>
        </w:rPr>
      </w:pPr>
      <w:del w:id="38" w:author="Adrian Stier" w:date="2022-02-24T11:06:00Z">
        <w:r w:rsidRPr="003805EE">
          <w:rPr>
            <w:rFonts w:ascii="Helvetica" w:hAnsi="Helvetica"/>
            <w:bCs/>
            <w:sz w:val="22"/>
            <w:szCs w:val="22"/>
            <w:vertAlign w:val="superscript"/>
          </w:rPr>
          <w:delText>3</w:delText>
        </w:r>
        <w:r w:rsidRPr="003805EE">
          <w:rPr>
            <w:rFonts w:ascii="Helvetica" w:hAnsi="Helvetica" w:cs="Times"/>
            <w:sz w:val="22"/>
            <w:szCs w:val="22"/>
          </w:rPr>
          <w:delText>University</w:delText>
        </w:r>
      </w:del>
      <w:ins w:id="39" w:author="Adrian Stier" w:date="2022-02-24T11:06:00Z">
        <w:r w:rsidR="00BB7440" w:rsidRPr="00D13868">
          <w:rPr>
            <w:rFonts w:ascii="Helvetica" w:hAnsi="Helvetica"/>
            <w:color w:val="000000"/>
            <w:sz w:val="22"/>
            <w:szCs w:val="22"/>
            <w:shd w:val="clear" w:color="auto" w:fill="FFFFFF"/>
          </w:rPr>
          <w:t>Fishery</w:t>
        </w:r>
        <w:r w:rsidR="00BB7440" w:rsidRPr="00D13868">
          <w:rPr>
            <w:rStyle w:val="a"/>
            <w:rFonts w:ascii="Helvetica" w:hAnsi="Helvetica"/>
            <w:sz w:val="22"/>
            <w:szCs w:val="22"/>
            <w:shd w:val="clear" w:color="auto" w:fill="FFFFFF"/>
          </w:rPr>
          <w:t xml:space="preserve"> </w:t>
        </w:r>
        <w:r w:rsidR="00BB7440" w:rsidRPr="00D13868">
          <w:rPr>
            <w:rFonts w:ascii="Helvetica" w:hAnsi="Helvetica"/>
            <w:color w:val="000000"/>
            <w:sz w:val="22"/>
            <w:szCs w:val="22"/>
            <w:shd w:val="clear" w:color="auto" w:fill="FFFFFF"/>
          </w:rPr>
          <w:t>Sciences,</w:t>
        </w:r>
        <w:r w:rsidR="00BB7440" w:rsidRPr="00D13868">
          <w:rPr>
            <w:rStyle w:val="a"/>
            <w:rFonts w:ascii="Helvetica" w:hAnsi="Helvetica"/>
            <w:sz w:val="22"/>
            <w:szCs w:val="22"/>
            <w:shd w:val="clear" w:color="auto" w:fill="FFFFFF"/>
          </w:rPr>
          <w:t xml:space="preserve"> </w:t>
        </w:r>
        <w:r w:rsidR="00BB7440" w:rsidRPr="00D13868">
          <w:rPr>
            <w:rFonts w:ascii="Helvetica" w:hAnsi="Helvetica"/>
            <w:color w:val="000000"/>
            <w:sz w:val="22"/>
            <w:szCs w:val="22"/>
            <w:shd w:val="clear" w:color="auto" w:fill="FFFFFF"/>
          </w:rPr>
          <w:t>University</w:t>
        </w:r>
      </w:ins>
      <w:r w:rsidR="00BB7440" w:rsidRPr="00D13868">
        <w:rPr>
          <w:rStyle w:val="a"/>
          <w:rFonts w:ascii="Helvetica" w:hAnsi="Helvetica"/>
          <w:sz w:val="22"/>
          <w:shd w:val="clear" w:color="auto" w:fill="FFFFFF"/>
          <w:rPrChange w:id="40" w:author="Adrian Stier" w:date="2022-02-24T11:06:00Z">
            <w:rPr>
              <w:rFonts w:ascii="Helvetica" w:hAnsi="Helvetica"/>
              <w:sz w:val="22"/>
            </w:rPr>
          </w:rPrChange>
        </w:rPr>
        <w:t xml:space="preserve"> </w:t>
      </w:r>
      <w:r w:rsidR="00BB7440" w:rsidRPr="00D13868">
        <w:rPr>
          <w:rFonts w:ascii="Helvetica" w:hAnsi="Helvetica"/>
          <w:color w:val="000000"/>
          <w:sz w:val="22"/>
          <w:shd w:val="clear" w:color="auto" w:fill="FFFFFF"/>
          <w:rPrChange w:id="41" w:author="Adrian Stier" w:date="2022-02-24T11:06:00Z">
            <w:rPr>
              <w:rFonts w:ascii="Helvetica" w:hAnsi="Helvetica"/>
              <w:sz w:val="22"/>
            </w:rPr>
          </w:rPrChange>
        </w:rPr>
        <w:t>of</w:t>
      </w:r>
      <w:r w:rsidR="00BB7440" w:rsidRPr="00D13868">
        <w:rPr>
          <w:rStyle w:val="a"/>
          <w:rFonts w:ascii="Helvetica" w:hAnsi="Helvetica"/>
          <w:sz w:val="22"/>
          <w:shd w:val="clear" w:color="auto" w:fill="FFFFFF"/>
          <w:rPrChange w:id="42" w:author="Adrian Stier" w:date="2022-02-24T11:06:00Z">
            <w:rPr>
              <w:rFonts w:ascii="Helvetica" w:hAnsi="Helvetica"/>
              <w:sz w:val="22"/>
            </w:rPr>
          </w:rPrChange>
        </w:rPr>
        <w:t xml:space="preserve"> </w:t>
      </w:r>
      <w:r w:rsidR="00BB7440" w:rsidRPr="00D13868">
        <w:rPr>
          <w:rFonts w:ascii="Helvetica" w:hAnsi="Helvetica"/>
          <w:color w:val="000000"/>
          <w:sz w:val="22"/>
          <w:shd w:val="clear" w:color="auto" w:fill="FFFFFF"/>
          <w:rPrChange w:id="43" w:author="Adrian Stier" w:date="2022-02-24T11:06:00Z">
            <w:rPr>
              <w:rFonts w:ascii="Helvetica" w:hAnsi="Helvetica"/>
              <w:sz w:val="22"/>
            </w:rPr>
          </w:rPrChange>
        </w:rPr>
        <w:t>Washington,</w:t>
      </w:r>
      <w:r w:rsidR="00BB7440" w:rsidRPr="00D13868">
        <w:rPr>
          <w:rStyle w:val="a"/>
          <w:rFonts w:ascii="Helvetica" w:hAnsi="Helvetica"/>
          <w:sz w:val="22"/>
          <w:shd w:val="clear" w:color="auto" w:fill="FFFFFF"/>
          <w:rPrChange w:id="44" w:author="Adrian Stier" w:date="2022-02-24T11:06:00Z">
            <w:rPr>
              <w:rFonts w:ascii="Helvetica" w:hAnsi="Helvetica"/>
              <w:sz w:val="22"/>
            </w:rPr>
          </w:rPrChange>
        </w:rPr>
        <w:t xml:space="preserve"> </w:t>
      </w:r>
      <w:del w:id="45" w:author="Adrian Stier" w:date="2022-02-24T11:06:00Z">
        <w:r w:rsidRPr="003805EE">
          <w:rPr>
            <w:rFonts w:ascii="Helvetica" w:hAnsi="Helvetica" w:cs="Times"/>
            <w:sz w:val="22"/>
            <w:szCs w:val="22"/>
          </w:rPr>
          <w:delText>School of Environmental and Forest</w:delText>
        </w:r>
      </w:del>
      <w:moveFromRangeStart w:id="46" w:author="Adrian Stier" w:date="2022-02-24T11:06:00Z" w:name="move96593223"/>
      <w:moveFrom w:id="47" w:author="Adrian Stier" w:date="2022-02-24T11:06:00Z">
        <w:r w:rsidR="00C315B9" w:rsidRPr="00C315B9">
          <w:rPr>
            <w:rFonts w:ascii="Helvetica" w:hAnsi="Helvetica" w:cs="Times"/>
            <w:sz w:val="22"/>
            <w:szCs w:val="22"/>
          </w:rPr>
          <w:t xml:space="preserve"> </w:t>
        </w:r>
        <w:r w:rsidR="00C315B9" w:rsidRPr="0060127E">
          <w:rPr>
            <w:rFonts w:ascii="Helvetica" w:hAnsi="Helvetica" w:cs="Times"/>
            <w:sz w:val="22"/>
            <w:szCs w:val="22"/>
          </w:rPr>
          <w:t>Sciences, Box 355020, Seattle, Washington 98195 USA, and The Nature Conservancy, 74 Wall St. Seattle</w:t>
        </w:r>
        <w:r w:rsidR="00C315B9" w:rsidRPr="003805EE">
          <w:rPr>
            <w:rFonts w:ascii="Helvetica" w:hAnsi="Helvetica" w:cs="Times"/>
            <w:sz w:val="22"/>
            <w:szCs w:val="22"/>
          </w:rPr>
          <w:t>, WA USA</w:t>
        </w:r>
      </w:moveFrom>
    </w:p>
    <w:moveFromRangeEnd w:id="46"/>
    <w:p w14:paraId="7765ED21" w14:textId="3A692D78" w:rsidR="00BB7440" w:rsidRPr="00D13868" w:rsidRDefault="002C23FC" w:rsidP="006551EE">
      <w:pPr>
        <w:rPr>
          <w:ins w:id="48" w:author="Adrian Stier" w:date="2022-02-24T11:06:00Z"/>
          <w:rFonts w:ascii="Helvetica" w:hAnsi="Helvetica"/>
          <w:sz w:val="22"/>
          <w:szCs w:val="22"/>
        </w:rPr>
      </w:pPr>
      <w:del w:id="49" w:author="Adrian Stier" w:date="2022-02-24T11:06:00Z">
        <w:r w:rsidRPr="003805EE">
          <w:rPr>
            <w:rFonts w:ascii="Helvetica" w:hAnsi="Helvetica"/>
            <w:bCs/>
            <w:sz w:val="22"/>
            <w:szCs w:val="22"/>
            <w:vertAlign w:val="superscript"/>
          </w:rPr>
          <w:delText>4</w:delText>
        </w:r>
        <w:r w:rsidR="00903261" w:rsidRPr="003805EE">
          <w:rPr>
            <w:rFonts w:ascii="Helvetica" w:hAnsi="Helvetica"/>
            <w:sz w:val="22"/>
            <w:szCs w:val="22"/>
          </w:rPr>
          <w:delText>Conservation</w:delText>
        </w:r>
      </w:del>
      <w:ins w:id="50" w:author="Adrian Stier" w:date="2022-02-24T11:06:00Z">
        <w:r w:rsidR="00BB7440" w:rsidRPr="00D13868">
          <w:rPr>
            <w:rFonts w:ascii="Helvetica" w:hAnsi="Helvetica"/>
            <w:color w:val="000000"/>
            <w:sz w:val="22"/>
            <w:szCs w:val="22"/>
            <w:shd w:val="clear" w:color="auto" w:fill="FFFFFF"/>
          </w:rPr>
          <w:t>Seattle,</w:t>
        </w:r>
        <w:r w:rsidR="00BB7440" w:rsidRPr="00D13868">
          <w:rPr>
            <w:rStyle w:val="a"/>
            <w:rFonts w:ascii="Helvetica" w:hAnsi="Helvetica"/>
            <w:sz w:val="22"/>
            <w:szCs w:val="22"/>
            <w:shd w:val="clear" w:color="auto" w:fill="FFFFFF"/>
          </w:rPr>
          <w:t xml:space="preserve"> </w:t>
        </w:r>
        <w:r w:rsidR="00BB7440" w:rsidRPr="00D13868">
          <w:rPr>
            <w:rFonts w:ascii="Helvetica" w:hAnsi="Helvetica"/>
            <w:color w:val="000000"/>
            <w:sz w:val="22"/>
            <w:szCs w:val="22"/>
            <w:shd w:val="clear" w:color="auto" w:fill="FFFFFF"/>
          </w:rPr>
          <w:t>Washington</w:t>
        </w:r>
        <w:r w:rsidR="00BB7440" w:rsidRPr="00D13868">
          <w:rPr>
            <w:rStyle w:val="a"/>
            <w:rFonts w:ascii="Helvetica" w:hAnsi="Helvetica"/>
            <w:sz w:val="22"/>
            <w:szCs w:val="22"/>
            <w:shd w:val="clear" w:color="auto" w:fill="FFFFFF"/>
          </w:rPr>
          <w:t xml:space="preserve"> </w:t>
        </w:r>
        <w:r w:rsidR="00BB7440" w:rsidRPr="00D13868">
          <w:rPr>
            <w:rFonts w:ascii="Helvetica" w:hAnsi="Helvetica"/>
            <w:color w:val="000000"/>
            <w:sz w:val="22"/>
            <w:szCs w:val="22"/>
            <w:shd w:val="clear" w:color="auto" w:fill="FFFFFF"/>
          </w:rPr>
          <w:t>98195</w:t>
        </w:r>
        <w:r w:rsidR="00BB7440" w:rsidRPr="00D13868">
          <w:rPr>
            <w:rStyle w:val="a"/>
            <w:rFonts w:ascii="Helvetica" w:hAnsi="Helvetica"/>
            <w:sz w:val="22"/>
            <w:szCs w:val="22"/>
            <w:shd w:val="clear" w:color="auto" w:fill="FFFFFF"/>
          </w:rPr>
          <w:t xml:space="preserve"> </w:t>
        </w:r>
        <w:r w:rsidR="00BB7440" w:rsidRPr="00D13868">
          <w:rPr>
            <w:rFonts w:ascii="Helvetica" w:hAnsi="Helvetica"/>
            <w:color w:val="000000"/>
            <w:sz w:val="22"/>
            <w:szCs w:val="22"/>
            <w:shd w:val="clear" w:color="auto" w:fill="FFFFFF"/>
          </w:rPr>
          <w:t>USA</w:t>
        </w:r>
      </w:ins>
    </w:p>
    <w:p w14:paraId="0599D487" w14:textId="77777777" w:rsidR="00BB7440" w:rsidRDefault="00BB7440" w:rsidP="006551EE">
      <w:pPr>
        <w:widowControl w:val="0"/>
        <w:autoSpaceDE w:val="0"/>
        <w:autoSpaceDN w:val="0"/>
        <w:adjustRightInd w:val="0"/>
        <w:rPr>
          <w:ins w:id="51" w:author="Adrian Stier" w:date="2022-02-24T11:06:00Z"/>
          <w:rFonts w:ascii="Helvetica" w:hAnsi="Helvetica"/>
          <w:bCs/>
          <w:sz w:val="22"/>
          <w:szCs w:val="22"/>
          <w:vertAlign w:val="superscript"/>
        </w:rPr>
      </w:pPr>
    </w:p>
    <w:p w14:paraId="7EBD42CC" w14:textId="0D0C2465" w:rsidR="00BB7440" w:rsidRPr="003805EE" w:rsidRDefault="00C315B9" w:rsidP="006551EE">
      <w:pPr>
        <w:widowControl w:val="0"/>
        <w:autoSpaceDE w:val="0"/>
        <w:autoSpaceDN w:val="0"/>
        <w:adjustRightInd w:val="0"/>
        <w:rPr>
          <w:rFonts w:ascii="Helvetica" w:hAnsi="Helvetica"/>
          <w:sz w:val="22"/>
          <w:szCs w:val="22"/>
        </w:rPr>
      </w:pPr>
      <w:ins w:id="52" w:author="Adrian Stier" w:date="2022-02-24T11:06:00Z">
        <w:r>
          <w:rPr>
            <w:rFonts w:ascii="Helvetica" w:hAnsi="Helvetica"/>
            <w:bCs/>
            <w:sz w:val="22"/>
            <w:szCs w:val="22"/>
            <w:vertAlign w:val="superscript"/>
          </w:rPr>
          <w:t>3</w:t>
        </w:r>
        <w:r w:rsidR="00BB7440" w:rsidRPr="003805EE">
          <w:rPr>
            <w:rFonts w:ascii="Helvetica" w:hAnsi="Helvetica"/>
            <w:sz w:val="22"/>
            <w:szCs w:val="22"/>
          </w:rPr>
          <w:t>Conservation</w:t>
        </w:r>
      </w:ins>
      <w:r w:rsidR="00BB7440" w:rsidRPr="003805EE">
        <w:rPr>
          <w:rFonts w:ascii="Helvetica" w:hAnsi="Helvetica"/>
          <w:sz w:val="22"/>
          <w:szCs w:val="22"/>
        </w:rPr>
        <w:t xml:space="preserve"> Biology Division, Northwest Fisheries Science Center, National Marine Fisheries Service, National Oceanic and Atmospheric Administration, Seattle, Washington 98112, USA</w:t>
      </w:r>
    </w:p>
    <w:p w14:paraId="6F4BF683" w14:textId="77777777" w:rsidR="00454793" w:rsidRPr="00C315B9" w:rsidRDefault="00454793" w:rsidP="006551EE">
      <w:pPr>
        <w:widowControl w:val="0"/>
        <w:autoSpaceDE w:val="0"/>
        <w:autoSpaceDN w:val="0"/>
        <w:adjustRightInd w:val="0"/>
        <w:rPr>
          <w:ins w:id="53" w:author="Adrian Stier" w:date="2022-02-24T11:06:00Z"/>
          <w:rFonts w:ascii="Helvetica" w:hAnsi="Helvetica"/>
          <w:iCs/>
          <w:sz w:val="22"/>
          <w:szCs w:val="22"/>
        </w:rPr>
      </w:pPr>
    </w:p>
    <w:p w14:paraId="054C331E" w14:textId="757C1D29" w:rsidR="00BB7440" w:rsidRPr="003805EE" w:rsidRDefault="00C315B9" w:rsidP="006551EE">
      <w:pPr>
        <w:rPr>
          <w:ins w:id="54" w:author="Adrian Stier" w:date="2022-02-24T11:06:00Z"/>
          <w:rFonts w:ascii="Helvetica" w:hAnsi="Helvetica"/>
          <w:sz w:val="22"/>
          <w:szCs w:val="22"/>
          <w:vertAlign w:val="superscript"/>
        </w:rPr>
      </w:pPr>
      <w:ins w:id="55" w:author="Adrian Stier" w:date="2022-02-24T11:06:00Z">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ins>
    </w:p>
    <w:p w14:paraId="065137CF" w14:textId="77777777" w:rsidR="00BB7440" w:rsidRPr="003805EE" w:rsidRDefault="00BB7440" w:rsidP="006551EE">
      <w:pPr>
        <w:pStyle w:val="Header"/>
        <w:rPr>
          <w:rFonts w:ascii="Helvetica" w:hAnsi="Helvetica" w:cs="Times New Roman"/>
          <w:sz w:val="22"/>
          <w:szCs w:val="22"/>
          <w:vertAlign w:val="superscript"/>
        </w:rPr>
      </w:pPr>
    </w:p>
    <w:p w14:paraId="656FD6DA" w14:textId="08943ADF" w:rsidR="00903261" w:rsidRPr="003805EE" w:rsidRDefault="002C23FC" w:rsidP="006551EE">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7B9D7707" w14:textId="77777777" w:rsidR="002C23FC" w:rsidRPr="003805EE" w:rsidRDefault="002C23FC" w:rsidP="006551EE">
      <w:pPr>
        <w:pStyle w:val="Header"/>
        <w:rPr>
          <w:rFonts w:ascii="Helvetica" w:hAnsi="Helvetica"/>
          <w:sz w:val="22"/>
          <w:rPrChange w:id="56" w:author="Adrian Stier" w:date="2022-02-24T11:06:00Z">
            <w:rPr>
              <w:rFonts w:ascii="Helvetica" w:hAnsi="Helvetica"/>
              <w:sz w:val="22"/>
              <w:vertAlign w:val="superscript"/>
            </w:rPr>
          </w:rPrChange>
        </w:rPr>
      </w:pPr>
    </w:p>
    <w:p w14:paraId="700226A3" w14:textId="77777777" w:rsidR="00903261" w:rsidRPr="003805EE" w:rsidRDefault="002C23FC" w:rsidP="00E65B1B">
      <w:pPr>
        <w:pStyle w:val="Header"/>
        <w:rPr>
          <w:del w:id="57" w:author="Adrian Stier" w:date="2022-02-24T11:06:00Z"/>
          <w:rFonts w:ascii="Helvetica" w:hAnsi="Helvetica" w:cs="Times New Roman"/>
          <w:sz w:val="22"/>
          <w:szCs w:val="22"/>
        </w:rPr>
      </w:pPr>
      <w:del w:id="58" w:author="Adrian Stier" w:date="2022-02-24T11:06:00Z">
        <w:r w:rsidRPr="003805EE">
          <w:rPr>
            <w:rFonts w:ascii="Helvetica" w:hAnsi="Helvetica" w:cs="Times New Roman"/>
            <w:sz w:val="22"/>
            <w:szCs w:val="22"/>
            <w:vertAlign w:val="superscript"/>
          </w:rPr>
          <w:delText>6</w:delText>
        </w:r>
        <w:r w:rsidR="00903261" w:rsidRPr="003805EE">
          <w:rPr>
            <w:rFonts w:ascii="Helvetica" w:hAnsi="Helvetica" w:cs="Times New Roman"/>
            <w:sz w:val="22"/>
            <w:szCs w:val="22"/>
          </w:rPr>
          <w:delText>Imperial College London, Silwood Park Campus, Ascot SL57PY, UK</w:delText>
        </w:r>
      </w:del>
    </w:p>
    <w:p w14:paraId="1D913773" w14:textId="77777777" w:rsidR="002C23FC" w:rsidRPr="003805EE" w:rsidRDefault="002C23FC" w:rsidP="00E65B1B">
      <w:pPr>
        <w:pStyle w:val="Header"/>
        <w:rPr>
          <w:del w:id="59" w:author="Adrian Stier" w:date="2022-02-24T11:06:00Z"/>
          <w:rFonts w:ascii="Helvetica" w:hAnsi="Helvetica" w:cs="Times New Roman"/>
          <w:sz w:val="22"/>
          <w:szCs w:val="22"/>
        </w:rPr>
      </w:pPr>
    </w:p>
    <w:p w14:paraId="334C035E" w14:textId="5D01066C" w:rsidR="00EA6027" w:rsidRPr="003805EE" w:rsidRDefault="002C23FC" w:rsidP="006551EE">
      <w:pPr>
        <w:widowControl w:val="0"/>
        <w:autoSpaceDE w:val="0"/>
        <w:autoSpaceDN w:val="0"/>
        <w:adjustRightInd w:val="0"/>
        <w:spacing w:after="240"/>
        <w:rPr>
          <w:rFonts w:ascii="Helvetica" w:hAnsi="Helvetica" w:cs="Times"/>
          <w:sz w:val="22"/>
          <w:szCs w:val="22"/>
        </w:rPr>
      </w:pPr>
      <w:del w:id="60" w:author="Adrian Stier" w:date="2022-02-24T11:06:00Z">
        <w:r w:rsidRPr="003805EE">
          <w:rPr>
            <w:rFonts w:ascii="Helvetica" w:hAnsi="Helvetica"/>
            <w:bCs/>
            <w:sz w:val="22"/>
            <w:szCs w:val="22"/>
            <w:vertAlign w:val="superscript"/>
          </w:rPr>
          <w:delText>7</w:delText>
        </w:r>
        <w:r w:rsidRPr="003805EE">
          <w:rPr>
            <w:rFonts w:ascii="Helvetica" w:hAnsi="Helvetica" w:cs="Times"/>
            <w:sz w:val="22"/>
            <w:szCs w:val="22"/>
          </w:rPr>
          <w:delText>Biological</w:delText>
        </w:r>
      </w:del>
      <w:ins w:id="61" w:author="Adrian Stier" w:date="2022-02-24T11:06:00Z">
        <w:r w:rsidR="005429B1">
          <w:rPr>
            <w:rFonts w:ascii="Helvetica" w:hAnsi="Helvetica"/>
            <w:bCs/>
            <w:sz w:val="22"/>
            <w:szCs w:val="22"/>
            <w:vertAlign w:val="superscript"/>
          </w:rPr>
          <w:t>6</w:t>
        </w:r>
        <w:r w:rsidR="00EA6027" w:rsidRPr="003805EE">
          <w:rPr>
            <w:rFonts w:ascii="Helvetica" w:hAnsi="Helvetica" w:cs="Times"/>
            <w:sz w:val="22"/>
            <w:szCs w:val="22"/>
          </w:rPr>
          <w:t>Biological</w:t>
        </w:r>
      </w:ins>
      <w:r w:rsidR="00EA6027" w:rsidRPr="003805EE">
        <w:rPr>
          <w:rFonts w:ascii="Helvetica" w:hAnsi="Helvetica" w:cs="Times"/>
          <w:sz w:val="22"/>
          <w:szCs w:val="22"/>
        </w:rPr>
        <w:t xml:space="preserve"> Sciences Department, California Polytechnic State University, San Luis Obispo, California 93407 USA</w:t>
      </w:r>
      <w:del w:id="62" w:author="Adrian Stier" w:date="2022-02-24T11:06:00Z">
        <w:r w:rsidRPr="003805EE">
          <w:rPr>
            <w:rFonts w:ascii="Helvetica" w:hAnsi="Helvetica" w:cs="Times"/>
            <w:sz w:val="22"/>
            <w:szCs w:val="22"/>
          </w:rPr>
          <w:delText> </w:delText>
        </w:r>
      </w:del>
    </w:p>
    <w:p w14:paraId="3F142CC4" w14:textId="0B6035BA" w:rsidR="00A66A28" w:rsidRPr="003805EE" w:rsidRDefault="002C23FC" w:rsidP="006551EE">
      <w:pPr>
        <w:widowControl w:val="0"/>
        <w:autoSpaceDE w:val="0"/>
        <w:autoSpaceDN w:val="0"/>
        <w:adjustRightInd w:val="0"/>
        <w:spacing w:after="240"/>
        <w:rPr>
          <w:rFonts w:ascii="Helvetica" w:hAnsi="Helvetica" w:cs="Times"/>
          <w:sz w:val="22"/>
          <w:szCs w:val="22"/>
        </w:rPr>
      </w:pPr>
      <w:del w:id="63" w:author="Adrian Stier" w:date="2022-02-24T11:06:00Z">
        <w:r w:rsidRPr="003805EE">
          <w:rPr>
            <w:rFonts w:ascii="Helvetica" w:hAnsi="Helvetica" w:cs="Times"/>
            <w:sz w:val="22"/>
            <w:szCs w:val="22"/>
            <w:vertAlign w:val="superscript"/>
          </w:rPr>
          <w:delText>8</w:delText>
        </w:r>
        <w:r w:rsidR="00A66A28" w:rsidRPr="003805EE">
          <w:rPr>
            <w:rFonts w:ascii="Helvetica" w:hAnsi="Helvetica" w:cs="Times"/>
            <w:sz w:val="22"/>
            <w:szCs w:val="22"/>
          </w:rPr>
          <w:delText>Department</w:delText>
        </w:r>
      </w:del>
      <w:ins w:id="64" w:author="Adrian Stier" w:date="2022-02-24T11:06:00Z">
        <w:r w:rsidR="005429B1">
          <w:rPr>
            <w:rFonts w:ascii="Helvetica" w:hAnsi="Helvetica" w:cs="Times"/>
            <w:sz w:val="22"/>
            <w:szCs w:val="22"/>
            <w:vertAlign w:val="superscript"/>
          </w:rPr>
          <w:t>7</w:t>
        </w:r>
        <w:r w:rsidR="005429B1" w:rsidRPr="003805EE">
          <w:rPr>
            <w:rFonts w:ascii="Helvetica" w:hAnsi="Helvetica" w:cs="Times"/>
            <w:sz w:val="22"/>
            <w:szCs w:val="22"/>
          </w:rPr>
          <w:t>Department</w:t>
        </w:r>
      </w:ins>
      <w:r w:rsidR="005429B1" w:rsidRPr="003805EE">
        <w:rPr>
          <w:rFonts w:ascii="Helvetica" w:hAnsi="Helvetica" w:cs="Times"/>
          <w:sz w:val="22"/>
          <w:szCs w:val="22"/>
        </w:rPr>
        <w:t xml:space="preserve"> </w:t>
      </w:r>
      <w:r w:rsidR="00A66A28" w:rsidRPr="003805EE">
        <w:rPr>
          <w:rFonts w:ascii="Helvetica" w:hAnsi="Helvetica" w:cs="Times"/>
          <w:sz w:val="22"/>
          <w:szCs w:val="22"/>
        </w:rPr>
        <w:t>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w:t>
      </w:r>
      <w:r w:rsidR="00017CB4">
        <w:rPr>
          <w:rFonts w:ascii="Helvetica" w:hAnsi="Helvetica" w:cs="Times"/>
          <w:sz w:val="22"/>
          <w:szCs w:val="22"/>
        </w:rPr>
        <w:t xml:space="preserve"> </w:t>
      </w:r>
      <w:r w:rsidR="00A66A28" w:rsidRPr="003805EE">
        <w:rPr>
          <w:rFonts w:ascii="Helvetica" w:hAnsi="Helvetica" w:cs="Times"/>
          <w:sz w:val="22"/>
          <w:szCs w:val="22"/>
        </w:rPr>
        <w:t>USA </w:t>
      </w:r>
    </w:p>
    <w:p w14:paraId="7F5B5F93" w14:textId="04F9E7E8" w:rsidR="00A66A28" w:rsidRDefault="002C23FC" w:rsidP="006551EE">
      <w:pPr>
        <w:widowControl w:val="0"/>
        <w:autoSpaceDE w:val="0"/>
        <w:autoSpaceDN w:val="0"/>
        <w:adjustRightInd w:val="0"/>
        <w:spacing w:after="240"/>
        <w:rPr>
          <w:rFonts w:ascii="Helvetica" w:hAnsi="Helvetica" w:cs="Times"/>
          <w:sz w:val="22"/>
          <w:szCs w:val="22"/>
        </w:rPr>
      </w:pPr>
      <w:del w:id="65" w:author="Adrian Stier" w:date="2022-02-24T11:06:00Z">
        <w:r w:rsidRPr="003805EE">
          <w:rPr>
            <w:rFonts w:ascii="Helvetica" w:hAnsi="Helvetica" w:cs="Times"/>
            <w:sz w:val="22"/>
            <w:szCs w:val="22"/>
            <w:vertAlign w:val="superscript"/>
          </w:rPr>
          <w:delText>9</w:delText>
        </w:r>
        <w:r w:rsidR="001051F9" w:rsidRPr="003805EE">
          <w:rPr>
            <w:rFonts w:ascii="Helvetica" w:hAnsi="Helvetica" w:cs="Times"/>
            <w:sz w:val="22"/>
            <w:szCs w:val="22"/>
          </w:rPr>
          <w:delText>School</w:delText>
        </w:r>
      </w:del>
      <w:ins w:id="66" w:author="Adrian Stier" w:date="2022-02-24T11:06:00Z">
        <w:r w:rsidR="005429B1">
          <w:rPr>
            <w:rFonts w:ascii="Helvetica" w:hAnsi="Helvetica" w:cs="Times"/>
            <w:sz w:val="22"/>
            <w:szCs w:val="22"/>
            <w:vertAlign w:val="superscript"/>
          </w:rPr>
          <w:t>8</w:t>
        </w:r>
        <w:r w:rsidR="005429B1" w:rsidRPr="003805EE">
          <w:rPr>
            <w:rFonts w:ascii="Helvetica" w:hAnsi="Helvetica" w:cs="Times"/>
            <w:sz w:val="22"/>
            <w:szCs w:val="22"/>
          </w:rPr>
          <w:t>School</w:t>
        </w:r>
      </w:ins>
      <w:r w:rsidR="005429B1" w:rsidRPr="003805EE">
        <w:rPr>
          <w:rFonts w:ascii="Helvetica" w:hAnsi="Helvetica" w:cs="Times"/>
          <w:sz w:val="22"/>
          <w:szCs w:val="22"/>
        </w:rPr>
        <w:t xml:space="preserve"> </w:t>
      </w:r>
      <w:r w:rsidR="001051F9" w:rsidRPr="003805EE">
        <w:rPr>
          <w:rFonts w:ascii="Helvetica" w:hAnsi="Helvetica" w:cs="Times"/>
          <w:sz w:val="22"/>
          <w:szCs w:val="22"/>
        </w:rPr>
        <w:t xml:space="preserve">of Resource and Environmental Management, Simon Fraser University, Burnaby, British Columbia V5A 1S6 Canada </w:t>
      </w:r>
    </w:p>
    <w:p w14:paraId="73899451" w14:textId="7C5051A2" w:rsidR="00C315B9" w:rsidRPr="003805EE" w:rsidRDefault="005429B1" w:rsidP="006551EE">
      <w:pPr>
        <w:widowControl w:val="0"/>
        <w:autoSpaceDE w:val="0"/>
        <w:autoSpaceDN w:val="0"/>
        <w:adjustRightInd w:val="0"/>
        <w:spacing w:after="240"/>
        <w:rPr>
          <w:moveTo w:id="67" w:author="Adrian Stier" w:date="2022-02-24T11:06:00Z"/>
          <w:rFonts w:ascii="Helvetica" w:hAnsi="Helvetica" w:cs="Times"/>
          <w:sz w:val="22"/>
          <w:szCs w:val="22"/>
        </w:rPr>
      </w:pPr>
      <w:ins w:id="68" w:author="Adrian Stier" w:date="2022-02-24T11:06:00Z">
        <w:r>
          <w:rPr>
            <w:rFonts w:ascii="Helvetica" w:hAnsi="Helvetica"/>
            <w:bCs/>
            <w:sz w:val="22"/>
            <w:szCs w:val="22"/>
            <w:vertAlign w:val="superscript"/>
          </w:rPr>
          <w:t>9</w:t>
        </w:r>
        <w:r w:rsidRPr="00C315B9">
          <w:rPr>
            <w:rFonts w:ascii="Helvetica" w:hAnsi="Helvetica" w:cs="Times"/>
            <w:sz w:val="22"/>
            <w:szCs w:val="22"/>
          </w:rPr>
          <w:t xml:space="preserve">University </w:t>
        </w:r>
        <w:r w:rsidR="00C315B9" w:rsidRPr="00C315B9">
          <w:rPr>
            <w:rFonts w:ascii="Helvetica" w:hAnsi="Helvetica" w:cs="Times"/>
            <w:sz w:val="22"/>
            <w:szCs w:val="22"/>
          </w:rPr>
          <w:t>of Washington, School of Environmental and</w:t>
        </w:r>
      </w:ins>
      <w:moveToRangeStart w:id="69" w:author="Adrian Stier" w:date="2022-02-24T11:06:00Z" w:name="move96593223"/>
      <w:moveTo w:id="70" w:author="Adrian Stier" w:date="2022-02-24T11:06:00Z">
        <w:r w:rsidR="00C315B9" w:rsidRPr="00C315B9">
          <w:rPr>
            <w:rFonts w:ascii="Helvetica" w:hAnsi="Helvetica" w:cs="Times"/>
            <w:sz w:val="22"/>
            <w:szCs w:val="22"/>
          </w:rPr>
          <w:t xml:space="preserve"> </w:t>
        </w:r>
        <w:r w:rsidR="00C315B9" w:rsidRPr="0060127E">
          <w:rPr>
            <w:rFonts w:ascii="Helvetica" w:hAnsi="Helvetica" w:cs="Times"/>
            <w:sz w:val="22"/>
            <w:szCs w:val="22"/>
          </w:rPr>
          <w:t>Sciences, Box 355020, Seattle, Washington 98195 USA, and The Nature Conservancy, 74 Wall St. Seattle</w:t>
        </w:r>
        <w:r w:rsidR="00C315B9" w:rsidRPr="003805EE">
          <w:rPr>
            <w:rFonts w:ascii="Helvetica" w:hAnsi="Helvetica" w:cs="Times"/>
            <w:sz w:val="22"/>
            <w:szCs w:val="22"/>
          </w:rPr>
          <w:t>, WA USA</w:t>
        </w:r>
      </w:moveTo>
    </w:p>
    <w:moveToRangeEnd w:id="69"/>
    <w:p w14:paraId="6F6E904C" w14:textId="39CCE382" w:rsidR="00903261" w:rsidRPr="003805EE" w:rsidRDefault="00903261" w:rsidP="006551EE">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6551EE">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6551EE">
      <w:pPr>
        <w:widowControl w:val="0"/>
        <w:autoSpaceDE w:val="0"/>
        <w:autoSpaceDN w:val="0"/>
        <w:adjustRightInd w:val="0"/>
        <w:rPr>
          <w:rFonts w:ascii="Helvetica" w:hAnsi="Helvetica"/>
          <w:b/>
          <w:sz w:val="22"/>
          <w:szCs w:val="22"/>
        </w:rPr>
      </w:pPr>
    </w:p>
    <w:p w14:paraId="413FF799" w14:textId="77777777" w:rsidR="00903261" w:rsidRPr="003805EE" w:rsidRDefault="00903261" w:rsidP="006551EE">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6551EE">
      <w:pPr>
        <w:rPr>
          <w:rFonts w:ascii="Helvetica" w:hAnsi="Helvetica"/>
          <w:color w:val="222222"/>
          <w:sz w:val="22"/>
          <w:szCs w:val="22"/>
          <w:shd w:val="clear" w:color="auto" w:fill="FFFFFF"/>
        </w:rPr>
      </w:pPr>
      <w:r w:rsidRPr="003805EE">
        <w:rPr>
          <w:rFonts w:ascii="Helvetica" w:hAnsi="Helvetica"/>
          <w:bCs/>
          <w:sz w:val="22"/>
          <w:szCs w:val="22"/>
        </w:rPr>
        <w:t xml:space="preserve">Jameal F. </w:t>
      </w:r>
      <w:proofErr w:type="spellStart"/>
      <w:r w:rsidRPr="003805EE">
        <w:rPr>
          <w:rFonts w:ascii="Helvetica" w:hAnsi="Helvetica"/>
          <w:bCs/>
          <w:sz w:val="22"/>
          <w:szCs w:val="22"/>
        </w:rPr>
        <w:t>Samhouri</w:t>
      </w:r>
      <w:proofErr w:type="spellEnd"/>
      <w:r w:rsidRPr="003805EE">
        <w:rPr>
          <w:rFonts w:ascii="Helvetica" w:hAnsi="Helvetica"/>
          <w:bCs/>
          <w:sz w:val="22"/>
          <w:szCs w:val="22"/>
        </w:rPr>
        <w:t xml:space="preserve">: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6551EE">
      <w:pPr>
        <w:rPr>
          <w:rStyle w:val="Hyperlink"/>
          <w:rFonts w:ascii="Helvetica" w:hAnsi="Helvetica"/>
          <w:sz w:val="22"/>
          <w:rPrChange w:id="71" w:author="Adrian Stier" w:date="2022-02-24T11:06:00Z">
            <w:rPr>
              <w:rFonts w:ascii="Helvetica" w:hAnsi="Helvetica"/>
              <w:sz w:val="22"/>
            </w:rPr>
          </w:rPrChange>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6551EE">
      <w:pPr>
        <w:rPr>
          <w:ins w:id="72" w:author="Adrian Stier" w:date="2022-02-24T11:06:00Z"/>
          <w:rFonts w:ascii="Helvetica" w:hAnsi="Helvetica"/>
          <w:bCs/>
          <w:sz w:val="22"/>
          <w:szCs w:val="22"/>
        </w:rPr>
      </w:pPr>
      <w:ins w:id="73" w:author="Adrian Stier" w:date="2022-02-24T11:06:00Z">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ins>
    </w:p>
    <w:p w14:paraId="290F115E" w14:textId="77777777" w:rsidR="007F6AB8" w:rsidRPr="003805EE" w:rsidRDefault="002937D2" w:rsidP="006551EE">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6551EE">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6551EE">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6551EE">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6551EE">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ins w:id="74" w:author="Adrian Stier" w:date="2022-02-24T11:06:00Z">
        <w:r w:rsidR="00302D43">
          <w:rPr>
            <w:rStyle w:val="Hyperlink"/>
            <w:rFonts w:ascii="Helvetica" w:hAnsi="Helvetica"/>
            <w:sz w:val="22"/>
            <w:szCs w:val="22"/>
            <w:shd w:val="clear" w:color="auto" w:fill="FFFFFF"/>
          </w:rPr>
          <w:br w:type="page"/>
        </w:r>
      </w:ins>
    </w:p>
    <w:p w14:paraId="02425FC4" w14:textId="77777777" w:rsidR="00302D43" w:rsidRDefault="00302D43">
      <w:pPr>
        <w:rPr>
          <w:del w:id="75" w:author="Adrian Stier" w:date="2022-02-24T11:06:00Z"/>
          <w:rStyle w:val="Hyperlink"/>
          <w:rFonts w:ascii="Helvetica" w:hAnsi="Helvetica"/>
          <w:sz w:val="22"/>
          <w:szCs w:val="22"/>
          <w:shd w:val="clear" w:color="auto" w:fill="FFFFFF"/>
        </w:rPr>
      </w:pPr>
      <w:del w:id="76" w:author="Adrian Stier" w:date="2022-02-24T11:06:00Z">
        <w:r>
          <w:rPr>
            <w:rStyle w:val="Hyperlink"/>
            <w:rFonts w:ascii="Helvetica" w:hAnsi="Helvetica"/>
            <w:sz w:val="22"/>
            <w:szCs w:val="22"/>
            <w:shd w:val="clear" w:color="auto" w:fill="FFFFFF"/>
          </w:rPr>
          <w:lastRenderedPageBreak/>
          <w:br w:type="page"/>
        </w:r>
      </w:del>
    </w:p>
    <w:p w14:paraId="47608352" w14:textId="77777777" w:rsidR="00D81948" w:rsidRPr="003805EE" w:rsidRDefault="00D81948" w:rsidP="00E65B1B">
      <w:pPr>
        <w:rPr>
          <w:del w:id="77" w:author="Adrian Stier" w:date="2022-02-24T11:06:00Z"/>
          <w:rFonts w:ascii="Helvetica" w:hAnsi="Helvetica"/>
          <w:sz w:val="22"/>
          <w:szCs w:val="22"/>
          <w:shd w:val="clear" w:color="auto" w:fill="FFFFFF"/>
        </w:rPr>
      </w:pPr>
    </w:p>
    <w:p w14:paraId="1A68D13C" w14:textId="114DB728" w:rsidR="007B3D8E" w:rsidRDefault="00984E98" w:rsidP="006551EE">
      <w:pPr>
        <w:pStyle w:val="CommentText"/>
        <w:rPr>
          <w:rFonts w:ascii="Helvetica" w:hAnsi="Helvetica"/>
          <w:sz w:val="22"/>
          <w:szCs w:val="22"/>
        </w:rPr>
        <w:pPrChange w:id="78" w:author="Adrian Stier" w:date="2022-02-24T11:06:00Z">
          <w:pPr>
            <w:pStyle w:val="CommentText"/>
            <w:spacing w:line="480" w:lineRule="auto"/>
          </w:pPr>
        </w:pPrChange>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DE079A" w:rsidRPr="003805EE">
        <w:rPr>
          <w:rFonts w:ascii="Helvetica" w:hAnsi="Helvetica"/>
          <w:sz w:val="22"/>
          <w:szCs w:val="22"/>
        </w:rPr>
        <w:t xml:space="preserve">A major challenge in sustainability science is </w:t>
      </w:r>
      <w:del w:id="79" w:author="Adrian Stier" w:date="2022-02-24T11:06:00Z">
        <w:r w:rsidR="00442E9E" w:rsidRPr="003805EE">
          <w:rPr>
            <w:rFonts w:ascii="Helvetica" w:hAnsi="Helvetica"/>
            <w:sz w:val="22"/>
            <w:szCs w:val="22"/>
          </w:rPr>
          <w:delText xml:space="preserve">how </w:delText>
        </w:r>
        <w:r w:rsidR="000A07BA" w:rsidRPr="003805EE">
          <w:rPr>
            <w:rFonts w:ascii="Helvetica" w:hAnsi="Helvetica"/>
            <w:sz w:val="22"/>
            <w:szCs w:val="22"/>
          </w:rPr>
          <w:delText>to</w:delText>
        </w:r>
        <w:r w:rsidR="00442E9E" w:rsidRPr="003805EE">
          <w:rPr>
            <w:rFonts w:ascii="Helvetica" w:hAnsi="Helvetica"/>
            <w:sz w:val="22"/>
            <w:szCs w:val="22"/>
          </w:rPr>
          <w:delText xml:space="preserve"> set meaningful boundaries</w:delText>
        </w:r>
      </w:del>
      <w:ins w:id="80" w:author="Adrian Stier" w:date="2022-02-24T11:06:00Z">
        <w:r w:rsidR="00DE079A">
          <w:rPr>
            <w:rFonts w:ascii="Helvetica" w:hAnsi="Helvetica"/>
            <w:sz w:val="22"/>
            <w:szCs w:val="22"/>
          </w:rPr>
          <w:t>identifying</w:t>
        </w:r>
        <w:r w:rsidR="00DE079A" w:rsidRPr="003805EE">
          <w:rPr>
            <w:rFonts w:ascii="Helvetica" w:hAnsi="Helvetica"/>
            <w:sz w:val="22"/>
            <w:szCs w:val="22"/>
          </w:rPr>
          <w:t xml:space="preserve"> </w:t>
        </w:r>
        <w:r w:rsidR="00924D45">
          <w:rPr>
            <w:rFonts w:ascii="Helvetica" w:hAnsi="Helvetica"/>
            <w:sz w:val="22"/>
            <w:szCs w:val="22"/>
          </w:rPr>
          <w:t>targets</w:t>
        </w:r>
      </w:ins>
      <w:r w:rsidR="00DE079A" w:rsidRPr="003805EE">
        <w:rPr>
          <w:rFonts w:ascii="Helvetica" w:hAnsi="Helvetica"/>
          <w:sz w:val="22"/>
          <w:szCs w:val="22"/>
        </w:rPr>
        <w:t xml:space="preserve"> that maximize </w:t>
      </w:r>
      <w:del w:id="81" w:author="Adrian Stier" w:date="2022-02-24T11:06:00Z">
        <w:r w:rsidR="00442E9E" w:rsidRPr="003805EE">
          <w:rPr>
            <w:rFonts w:ascii="Helvetica" w:hAnsi="Helvetica"/>
            <w:sz w:val="22"/>
            <w:szCs w:val="22"/>
          </w:rPr>
          <w:delText xml:space="preserve">delivery of </w:delText>
        </w:r>
      </w:del>
      <w:r w:rsidR="00DE079A" w:rsidRPr="003805EE">
        <w:rPr>
          <w:rFonts w:ascii="Helvetica" w:hAnsi="Helvetica"/>
          <w:sz w:val="22"/>
          <w:szCs w:val="22"/>
        </w:rPr>
        <w:t xml:space="preserve">ecosystem </w:t>
      </w:r>
      <w:del w:id="82" w:author="Adrian Stier" w:date="2022-02-24T11:06:00Z">
        <w:r w:rsidR="00442E9E" w:rsidRPr="003805EE">
          <w:rPr>
            <w:rFonts w:ascii="Helvetica" w:hAnsi="Helvetica"/>
            <w:sz w:val="22"/>
            <w:szCs w:val="22"/>
          </w:rPr>
          <w:delText>services</w:delText>
        </w:r>
      </w:del>
      <w:ins w:id="83" w:author="Adrian Stier" w:date="2022-02-24T11:06:00Z">
        <w:r w:rsidR="00DE079A">
          <w:rPr>
            <w:rFonts w:ascii="Helvetica" w:hAnsi="Helvetica"/>
            <w:sz w:val="22"/>
            <w:szCs w:val="22"/>
          </w:rPr>
          <w:t>benefits</w:t>
        </w:r>
        <w:r w:rsidR="00DE079A" w:rsidRPr="003805EE">
          <w:rPr>
            <w:rFonts w:ascii="Helvetica" w:hAnsi="Helvetica"/>
            <w:sz w:val="22"/>
            <w:szCs w:val="22"/>
          </w:rPr>
          <w:t xml:space="preserve"> </w:t>
        </w:r>
        <w:r w:rsidR="00DE079A">
          <w:rPr>
            <w:rFonts w:ascii="Helvetica" w:hAnsi="Helvetica"/>
            <w:sz w:val="22"/>
            <w:szCs w:val="22"/>
          </w:rPr>
          <w:t>to humanity</w:t>
        </w:r>
      </w:ins>
      <w:r w:rsidR="00DE079A">
        <w:rPr>
          <w:rFonts w:ascii="Helvetica" w:hAnsi="Helvetica"/>
          <w:sz w:val="22"/>
          <w:szCs w:val="22"/>
        </w:rPr>
        <w:t xml:space="preserve"> </w:t>
      </w:r>
      <w:r w:rsidR="00DE079A" w:rsidRPr="003805EE">
        <w:rPr>
          <w:rFonts w:ascii="Helvetica" w:hAnsi="Helvetica"/>
          <w:sz w:val="22"/>
          <w:szCs w:val="22"/>
        </w:rPr>
        <w:t xml:space="preserve">while minimizing risk of </w:t>
      </w:r>
      <w:del w:id="84" w:author="Adrian Stier" w:date="2022-02-24T11:06:00Z">
        <w:r w:rsidR="00442E9E" w:rsidRPr="003805EE">
          <w:rPr>
            <w:rFonts w:ascii="Helvetica" w:hAnsi="Helvetica"/>
            <w:sz w:val="22"/>
            <w:szCs w:val="22"/>
          </w:rPr>
          <w:delText>pushing systems across</w:delText>
        </w:r>
      </w:del>
      <w:ins w:id="85" w:author="Adrian Stier" w:date="2022-02-24T11:06:00Z">
        <w:r w:rsidR="00DE079A">
          <w:rPr>
            <w:rFonts w:ascii="Helvetica" w:hAnsi="Helvetica"/>
            <w:sz w:val="22"/>
            <w:szCs w:val="22"/>
          </w:rPr>
          <w:t>crossing</w:t>
        </w:r>
      </w:ins>
      <w:r w:rsidR="00DE079A" w:rsidRPr="003805EE">
        <w:rPr>
          <w:rFonts w:ascii="Helvetica" w:hAnsi="Helvetica"/>
          <w:sz w:val="22"/>
          <w:szCs w:val="22"/>
        </w:rPr>
        <w:t xml:space="preserve"> critical </w:t>
      </w:r>
      <w:ins w:id="86" w:author="Adrian Stier" w:date="2022-02-24T11:06:00Z">
        <w:r w:rsidR="00DE079A">
          <w:rPr>
            <w:rFonts w:ascii="Helvetica" w:hAnsi="Helvetica"/>
            <w:sz w:val="22"/>
            <w:szCs w:val="22"/>
          </w:rPr>
          <w:t xml:space="preserve">system </w:t>
        </w:r>
      </w:ins>
      <w:r w:rsidR="00DE079A" w:rsidRPr="003805EE">
        <w:rPr>
          <w:rFonts w:ascii="Helvetica" w:hAnsi="Helvetica"/>
          <w:sz w:val="22"/>
          <w:szCs w:val="22"/>
        </w:rPr>
        <w:t>thresholds</w:t>
      </w:r>
      <w:del w:id="87" w:author="Adrian Stier" w:date="2022-02-24T11:06:00Z">
        <w:r w:rsidR="00442E9E" w:rsidRPr="003805EE">
          <w:rPr>
            <w:rFonts w:ascii="Helvetica" w:hAnsi="Helvetica"/>
            <w:sz w:val="22"/>
            <w:szCs w:val="22"/>
          </w:rPr>
          <w:delText xml:space="preserve"> beyond</w:delText>
        </w:r>
      </w:del>
      <w:ins w:id="88" w:author="Adrian Stier" w:date="2022-02-24T11:06:00Z">
        <w:r w:rsidR="00DE079A" w:rsidRPr="003805EE">
          <w:rPr>
            <w:rFonts w:ascii="Helvetica" w:hAnsi="Helvetica"/>
            <w:sz w:val="22"/>
            <w:szCs w:val="22"/>
          </w:rPr>
          <w:t xml:space="preserve">. </w:t>
        </w:r>
        <w:r w:rsidR="008A4116">
          <w:rPr>
            <w:rFonts w:ascii="Helvetica" w:hAnsi="Helvetica"/>
            <w:sz w:val="22"/>
            <w:szCs w:val="22"/>
          </w:rPr>
          <w:t xml:space="preserve">One critical threshold is </w:t>
        </w:r>
        <w:r w:rsidR="00AA41AC">
          <w:rPr>
            <w:rFonts w:ascii="Helvetica" w:hAnsi="Helvetica"/>
            <w:sz w:val="22"/>
            <w:szCs w:val="22"/>
          </w:rPr>
          <w:t>the biomass at</w:t>
        </w:r>
      </w:ins>
      <w:r w:rsidR="00AA41AC">
        <w:rPr>
          <w:rFonts w:ascii="Helvetica" w:hAnsi="Helvetica"/>
          <w:sz w:val="22"/>
          <w:szCs w:val="22"/>
        </w:rPr>
        <w:t xml:space="preserve"> which </w:t>
      </w:r>
      <w:del w:id="89" w:author="Adrian Stier" w:date="2022-02-24T11:06:00Z">
        <w:r w:rsidR="00442E9E" w:rsidRPr="003805EE">
          <w:rPr>
            <w:rFonts w:ascii="Helvetica" w:hAnsi="Helvetica"/>
            <w:sz w:val="22"/>
            <w:szCs w:val="22"/>
          </w:rPr>
          <w:delText>major disruptions occur</w:delText>
        </w:r>
        <w:r w:rsidR="000A07BA" w:rsidRPr="003805EE">
          <w:rPr>
            <w:rFonts w:ascii="Helvetica" w:hAnsi="Helvetica"/>
            <w:sz w:val="22"/>
            <w:szCs w:val="22"/>
          </w:rPr>
          <w:delText>.</w:delText>
        </w:r>
      </w:del>
      <w:ins w:id="90" w:author="Adrian Stier" w:date="2022-02-24T11:06:00Z">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ins>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w:t>
      </w:r>
      <w:ins w:id="91" w:author="Adrian Stier" w:date="2022-02-24T11:06:00Z">
        <w:r w:rsidR="00B96AA2">
          <w:rPr>
            <w:rFonts w:ascii="Helvetica" w:hAnsi="Helvetica" w:cs="Helvetica"/>
            <w:sz w:val="22"/>
            <w:szCs w:val="22"/>
          </w:rPr>
          <w:t xml:space="preserve">use a </w:t>
        </w:r>
        <w:r w:rsidR="00145B2B">
          <w:rPr>
            <w:rFonts w:ascii="Helvetica" w:hAnsi="Helvetica" w:cs="Helvetica"/>
            <w:sz w:val="22"/>
            <w:szCs w:val="22"/>
          </w:rPr>
          <w:t>closed-loop simulation</w:t>
        </w:r>
        <w:r w:rsidR="00B96AA2">
          <w:rPr>
            <w:rFonts w:ascii="Helvetica" w:hAnsi="Helvetica" w:cs="Helvetica"/>
            <w:sz w:val="22"/>
            <w:szCs w:val="22"/>
          </w:rPr>
          <w:t xml:space="preserve"> model for a single harvested species </w:t>
        </w:r>
        <w:r w:rsidR="00EE07B9">
          <w:rPr>
            <w:rFonts w:ascii="Helvetica" w:hAnsi="Helvetica" w:cs="Helvetica"/>
            <w:sz w:val="22"/>
            <w:szCs w:val="22"/>
          </w:rPr>
          <w:t xml:space="preserve">that experiences depensation to </w:t>
        </w:r>
      </w:ins>
      <w:r w:rsidRPr="003805EE">
        <w:rPr>
          <w:rFonts w:ascii="Helvetica" w:hAnsi="Helvetica" w:cs="Helvetica"/>
          <w:sz w:val="22"/>
          <w:szCs w:val="22"/>
        </w:rPr>
        <w:t xml:space="preserve">demonstrate how </w:t>
      </w:r>
      <w:ins w:id="92" w:author="Adrian Stier" w:date="2022-02-24T11:06:00Z">
        <w:r w:rsidR="00924D45">
          <w:rPr>
            <w:rFonts w:ascii="Helvetica" w:hAnsi="Helvetica" w:cs="Helvetica"/>
            <w:sz w:val="22"/>
            <w:szCs w:val="22"/>
          </w:rPr>
          <w:t xml:space="preserve">the value of </w:t>
        </w:r>
      </w:ins>
      <w:r w:rsidRPr="003805EE">
        <w:rPr>
          <w:rFonts w:ascii="Helvetica" w:hAnsi="Helvetica" w:cs="Helvetica"/>
          <w:sz w:val="22"/>
          <w:szCs w:val="22"/>
        </w:rPr>
        <w:t xml:space="preserve">monitoring information increases </w:t>
      </w:r>
      <w:del w:id="93" w:author="Adrian Stier" w:date="2022-02-24T11:06:00Z">
        <w:r w:rsidRPr="003805EE">
          <w:rPr>
            <w:rFonts w:ascii="Helvetica" w:hAnsi="Helvetica" w:cs="Helvetica"/>
            <w:sz w:val="22"/>
            <w:szCs w:val="22"/>
          </w:rPr>
          <w:delText xml:space="preserve">in value </w:delText>
        </w:r>
      </w:del>
      <w:r w:rsidRPr="003805EE">
        <w:rPr>
          <w:rFonts w:ascii="Helvetica" w:hAnsi="Helvetica" w:cs="Helvetica"/>
          <w:sz w:val="22"/>
          <w:szCs w:val="22"/>
        </w:rPr>
        <w:t xml:space="preserve">as </w:t>
      </w:r>
      <w:r w:rsidR="00BB3E78" w:rsidRPr="003805EE">
        <w:rPr>
          <w:rFonts w:ascii="Helvetica" w:hAnsi="Helvetica" w:cs="Helvetica"/>
          <w:sz w:val="22"/>
          <w:szCs w:val="22"/>
        </w:rPr>
        <w:t xml:space="preserve">a </w:t>
      </w:r>
      <w:del w:id="94" w:author="Adrian Stier" w:date="2022-02-24T11:06:00Z">
        <w:r w:rsidRPr="003805EE">
          <w:rPr>
            <w:rFonts w:ascii="Helvetica" w:hAnsi="Helvetica" w:cs="Helvetica"/>
            <w:sz w:val="22"/>
            <w:szCs w:val="22"/>
          </w:rPr>
          <w:delText>system approach</w:delText>
        </w:r>
        <w:r w:rsidR="00BB3E78" w:rsidRPr="003805EE">
          <w:rPr>
            <w:rFonts w:ascii="Helvetica" w:hAnsi="Helvetica" w:cs="Helvetica"/>
            <w:sz w:val="22"/>
            <w:szCs w:val="22"/>
          </w:rPr>
          <w:delText>es</w:delText>
        </w:r>
        <w:r w:rsidRPr="003805EE">
          <w:rPr>
            <w:rFonts w:ascii="Helvetica" w:hAnsi="Helvetica" w:cs="Helvetica"/>
            <w:sz w:val="22"/>
            <w:szCs w:val="22"/>
          </w:rPr>
          <w:delText xml:space="preserve"> biological </w:delText>
        </w:r>
        <w:r w:rsidR="00D45DB1" w:rsidRPr="003805EE">
          <w:rPr>
            <w:rFonts w:ascii="Helvetica" w:hAnsi="Helvetica" w:cs="Helvetica"/>
            <w:sz w:val="22"/>
            <w:szCs w:val="22"/>
          </w:rPr>
          <w:delText xml:space="preserve">tipping points. </w:delText>
        </w:r>
        <w:r w:rsidR="009307CE" w:rsidRPr="003805EE">
          <w:rPr>
            <w:rFonts w:ascii="Helvetica" w:hAnsi="Helvetica" w:cs="Helvetica"/>
            <w:sz w:val="22"/>
            <w:szCs w:val="22"/>
          </w:rPr>
          <w:delText>We contrasted the performance of alternative</w:delText>
        </w:r>
      </w:del>
      <w:ins w:id="95" w:author="Adrian Stier" w:date="2022-02-24T11:06:00Z">
        <w:r w:rsidR="00053CE0">
          <w:rPr>
            <w:rFonts w:ascii="Helvetica" w:hAnsi="Helvetica" w:cs="Helvetica"/>
            <w:sz w:val="22"/>
            <w:szCs w:val="22"/>
          </w:rPr>
          <w:t xml:space="preserve">natural </w:t>
        </w:r>
        <w:r w:rsidR="00B84A6B">
          <w:rPr>
            <w:rFonts w:ascii="Helvetica" w:hAnsi="Helvetica" w:cs="Helvetica"/>
            <w:sz w:val="22"/>
            <w:szCs w:val="22"/>
          </w:rPr>
          <w:t xml:space="preserve">resource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5429B1">
          <w:rPr>
            <w:rFonts w:ascii="Helvetica" w:hAnsi="Helvetica" w:cs="Helvetica"/>
            <w:sz w:val="22"/>
            <w:szCs w:val="22"/>
          </w:rPr>
          <w:t xml:space="preserve">. This benefit emerges </w:t>
        </w:r>
        <w:r w:rsidR="003C1DFD">
          <w:rPr>
            <w:rFonts w:ascii="Helvetica" w:hAnsi="Helvetica" w:cs="Helvetica"/>
            <w:sz w:val="22"/>
            <w:szCs w:val="22"/>
          </w:rPr>
          <w:t>because higher</w:t>
        </w:r>
      </w:ins>
      <w:r w:rsidR="003C1DFD">
        <w:rPr>
          <w:rFonts w:ascii="Helvetica" w:hAnsi="Helvetica" w:cs="Helvetica"/>
          <w:sz w:val="22"/>
          <w:szCs w:val="22"/>
        </w:rPr>
        <w:t xml:space="preserve"> monitoring </w:t>
      </w:r>
      <w:del w:id="96" w:author="Adrian Stier" w:date="2022-02-24T11:06:00Z">
        <w:r w:rsidR="009307CE" w:rsidRPr="003805EE">
          <w:rPr>
            <w:rFonts w:ascii="Helvetica" w:hAnsi="Helvetica" w:cs="Helvetica"/>
            <w:sz w:val="22"/>
            <w:szCs w:val="22"/>
          </w:rPr>
          <w:delText xml:space="preserve">approaches that either apply precautionary buffers to reduce the likelihood of state-change or use intensive monitoring </w:delText>
        </w:r>
      </w:del>
      <w:ins w:id="97" w:author="Adrian Stier" w:date="2022-02-24T11:06:00Z">
        <w:r w:rsidR="007B6EEE">
          <w:rPr>
            <w:rFonts w:ascii="Helvetica" w:hAnsi="Helvetica" w:cs="Helvetica"/>
            <w:sz w:val="22"/>
            <w:szCs w:val="22"/>
          </w:rPr>
          <w:t xml:space="preserve">precision </w:t>
        </w:r>
        <w:r w:rsidR="003C1DFD">
          <w:rPr>
            <w:rFonts w:ascii="Helvetica" w:hAnsi="Helvetica" w:cs="Helvetica"/>
            <w:sz w:val="22"/>
            <w:szCs w:val="22"/>
          </w:rPr>
          <w:t xml:space="preserve">promotes higher yield and </w:t>
        </w:r>
        <w:r w:rsidR="005429B1">
          <w:rPr>
            <w:rFonts w:ascii="Helvetica" w:hAnsi="Helvetica" w:cs="Helvetica"/>
            <w:sz w:val="22"/>
            <w:szCs w:val="22"/>
          </w:rPr>
          <w:t xml:space="preserve">a greater capacity </w:t>
        </w:r>
      </w:ins>
      <w:r w:rsidR="005429B1">
        <w:rPr>
          <w:rFonts w:ascii="Helvetica" w:hAnsi="Helvetica" w:cs="Helvetica"/>
          <w:sz w:val="22"/>
          <w:szCs w:val="22"/>
        </w:rPr>
        <w:t xml:space="preserve">to </w:t>
      </w:r>
      <w:del w:id="98" w:author="Adrian Stier" w:date="2022-02-24T11:06:00Z">
        <w:r w:rsidR="009307CE" w:rsidRPr="003805EE">
          <w:rPr>
            <w:rFonts w:ascii="Helvetica" w:hAnsi="Helvetica" w:cs="Helvetica"/>
            <w:sz w:val="22"/>
            <w:szCs w:val="22"/>
          </w:rPr>
          <w:delText>precisely estimate proximity of the ecosystem to a criti</w:delText>
        </w:r>
        <w:r w:rsidR="00D45DB1" w:rsidRPr="003805EE">
          <w:rPr>
            <w:rFonts w:ascii="Helvetica" w:hAnsi="Helvetica" w:cs="Helvetica"/>
            <w:sz w:val="22"/>
            <w:szCs w:val="22"/>
          </w:rPr>
          <w:delText>cal threshold.</w:delText>
        </w:r>
      </w:del>
      <w:ins w:id="99" w:author="Adrian Stier" w:date="2022-02-24T11:06:00Z">
        <w:r w:rsidR="005429B1">
          <w:rPr>
            <w:rFonts w:ascii="Helvetica" w:hAnsi="Helvetica" w:cs="Helvetica"/>
            <w:sz w:val="22"/>
            <w:szCs w:val="22"/>
          </w:rPr>
          <w:t>recover from</w:t>
        </w:r>
        <w:r w:rsidR="003C1DFD">
          <w:rPr>
            <w:rFonts w:ascii="Helvetica" w:hAnsi="Helvetica" w:cs="Helvetica"/>
            <w:sz w:val="22"/>
            <w:szCs w:val="22"/>
          </w:rPr>
          <w:t xml:space="preserve"> overharvest</w:t>
        </w:r>
        <w:r w:rsidR="005429B1">
          <w:rPr>
            <w:rFonts w:ascii="Helvetica" w:hAnsi="Helvetica" w:cs="Helvetica"/>
            <w:sz w:val="22"/>
            <w:szCs w:val="22"/>
          </w:rPr>
          <w:t>.</w:t>
        </w:r>
      </w:ins>
      <w:r w:rsidR="00674856">
        <w:rPr>
          <w:rFonts w:ascii="Helvetica" w:hAnsi="Helvetica" w:cs="Helvetica"/>
          <w:sz w:val="22"/>
          <w:szCs w:val="22"/>
        </w:rPr>
        <w:t xml:space="preserve"> </w:t>
      </w:r>
      <w:r w:rsidR="00580AEA">
        <w:rPr>
          <w:rFonts w:ascii="Helvetica" w:hAnsi="Helvetica" w:cs="Helvetica"/>
          <w:sz w:val="22"/>
          <w:szCs w:val="22"/>
        </w:rPr>
        <w:t>We show that p</w:t>
      </w:r>
      <w:r w:rsidR="00D45DB1" w:rsidRPr="003805EE">
        <w:rPr>
          <w:rFonts w:ascii="Helvetica" w:hAnsi="Helvetica" w:cs="Helvetica"/>
          <w:sz w:val="22"/>
          <w:szCs w:val="22"/>
        </w:rPr>
        <w:t>recautionary buffers</w:t>
      </w:r>
      <w:r w:rsidR="009307CE" w:rsidRPr="003805EE">
        <w:rPr>
          <w:rFonts w:ascii="Helvetica" w:hAnsi="Helvetica" w:cs="Helvetica"/>
          <w:sz w:val="22"/>
          <w:szCs w:val="22"/>
        </w:rPr>
        <w:t xml:space="preserve"> </w:t>
      </w:r>
      <w:del w:id="100" w:author="Adrian Stier" w:date="2022-02-24T11:06:00Z">
        <w:r w:rsidR="009307CE" w:rsidRPr="003805EE">
          <w:rPr>
            <w:rFonts w:ascii="Helvetica" w:hAnsi="Helvetica" w:cs="Helvetica"/>
            <w:sz w:val="22"/>
            <w:szCs w:val="22"/>
          </w:rPr>
          <w:delText xml:space="preserve">more effectively </w:delText>
        </w:r>
      </w:del>
      <w:ins w:id="101" w:author="Adrian Stier" w:date="2022-02-24T11:06:00Z">
        <w:r w:rsidR="00674856">
          <w:rPr>
            <w:rFonts w:ascii="Helvetica" w:hAnsi="Helvetica" w:cs="Helvetica"/>
            <w:sz w:val="22"/>
            <w:szCs w:val="22"/>
          </w:rPr>
          <w:t>that</w:t>
        </w:r>
        <w:r w:rsidR="00915035">
          <w:rPr>
            <w:rFonts w:ascii="Helvetica" w:hAnsi="Helvetica" w:cs="Helvetica"/>
            <w:sz w:val="22"/>
            <w:szCs w:val="22"/>
          </w:rPr>
          <w:t xml:space="preserve"> trigger increased </w:t>
        </w:r>
        <w:r w:rsidR="00DB3FD6">
          <w:rPr>
            <w:rFonts w:ascii="Helvetica" w:hAnsi="Helvetica" w:cs="Helvetica"/>
            <w:sz w:val="22"/>
            <w:szCs w:val="22"/>
          </w:rPr>
          <w:t xml:space="preserve">monitoring </w:t>
        </w:r>
        <w:r w:rsidR="003C1DFD">
          <w:rPr>
            <w:rFonts w:ascii="Helvetica" w:hAnsi="Helvetica" w:cs="Helvetica"/>
            <w:sz w:val="22"/>
            <w:szCs w:val="22"/>
          </w:rPr>
          <w:t>precision as resource levels decline</w:t>
        </w:r>
        <w:r w:rsidR="00674856">
          <w:rPr>
            <w:rFonts w:ascii="Helvetica" w:hAnsi="Helvetica" w:cs="Helvetica"/>
            <w:sz w:val="22"/>
            <w:szCs w:val="22"/>
          </w:rPr>
          <w:t xml:space="preserve"> may </w:t>
        </w:r>
        <w:r w:rsidR="001F5098">
          <w:rPr>
            <w:rFonts w:ascii="Helvetica" w:hAnsi="Helvetica" w:cs="Helvetica"/>
            <w:sz w:val="22"/>
            <w:szCs w:val="22"/>
          </w:rPr>
          <w:t xml:space="preserve">offer </w:t>
        </w:r>
        <w:r w:rsidR="0014326C">
          <w:rPr>
            <w:rFonts w:ascii="Helvetica" w:hAnsi="Helvetica" w:cs="Helvetica"/>
            <w:sz w:val="22"/>
            <w:szCs w:val="22"/>
          </w:rPr>
          <w:t>a</w:t>
        </w:r>
        <w:r w:rsidR="00580AEA">
          <w:rPr>
            <w:rFonts w:ascii="Helvetica" w:hAnsi="Helvetica" w:cs="Helvetica"/>
            <w:sz w:val="22"/>
            <w:szCs w:val="22"/>
          </w:rPr>
          <w:t xml:space="preserve"> </w:t>
        </w:r>
        <w:r w:rsidR="001F5098">
          <w:rPr>
            <w:rFonts w:ascii="Helvetica" w:hAnsi="Helvetica" w:cs="Helvetica"/>
            <w:sz w:val="22"/>
            <w:szCs w:val="22"/>
          </w:rPr>
          <w:t>way to</w:t>
        </w:r>
        <w:r w:rsidR="003C1DFD">
          <w:rPr>
            <w:rFonts w:ascii="Helvetica" w:hAnsi="Helvetica" w:cs="Helvetica"/>
            <w:sz w:val="22"/>
            <w:szCs w:val="22"/>
          </w:rPr>
          <w:t xml:space="preserve"> </w:t>
        </w:r>
      </w:ins>
      <w:r w:rsidR="009307CE" w:rsidRPr="003805EE">
        <w:rPr>
          <w:rFonts w:ascii="Helvetica" w:hAnsi="Helvetica" w:cs="Helvetica"/>
          <w:sz w:val="22"/>
          <w:szCs w:val="22"/>
        </w:rPr>
        <w:t>minimize monitoring costs</w:t>
      </w:r>
      <w:del w:id="102" w:author="Adrian Stier" w:date="2022-02-24T11:06:00Z">
        <w:r w:rsidR="009307CE" w:rsidRPr="003805EE">
          <w:rPr>
            <w:rFonts w:ascii="Helvetica" w:hAnsi="Helvetica" w:cs="Helvetica"/>
            <w:sz w:val="22"/>
            <w:szCs w:val="22"/>
          </w:rPr>
          <w:delText>,</w:delText>
        </w:r>
      </w:del>
      <w:ins w:id="103" w:author="Adrian Stier" w:date="2022-02-24T11:06:00Z">
        <w:r w:rsidR="00674856">
          <w:rPr>
            <w:rFonts w:ascii="Helvetica" w:hAnsi="Helvetica" w:cs="Helvetica"/>
            <w:sz w:val="22"/>
            <w:szCs w:val="22"/>
          </w:rPr>
          <w:t xml:space="preserve"> and</w:t>
        </w:r>
      </w:ins>
      <w:r w:rsidR="00674856">
        <w:rPr>
          <w:rFonts w:ascii="Helvetica" w:hAnsi="Helvetica" w:cs="Helvetica"/>
          <w:sz w:val="22"/>
          <w:szCs w:val="22"/>
        </w:rPr>
        <w:t xml:space="preserve"> </w:t>
      </w:r>
      <w:r w:rsidR="009307CE" w:rsidRPr="003805EE">
        <w:rPr>
          <w:rFonts w:ascii="Helvetica" w:hAnsi="Helvetica" w:cs="Helvetica"/>
          <w:sz w:val="22"/>
          <w:szCs w:val="22"/>
        </w:rPr>
        <w:t>maximize profits</w:t>
      </w:r>
      <w:del w:id="104" w:author="Adrian Stier" w:date="2022-02-24T11:06:00Z">
        <w:r w:rsidR="000A07BA" w:rsidRPr="003805EE">
          <w:rPr>
            <w:rFonts w:ascii="Helvetica" w:hAnsi="Helvetica" w:cs="Helvetica"/>
            <w:sz w:val="22"/>
            <w:szCs w:val="22"/>
          </w:rPr>
          <w:delText>,</w:delText>
        </w:r>
        <w:r w:rsidR="009307CE" w:rsidRPr="003805EE">
          <w:rPr>
            <w:rFonts w:ascii="Helvetica" w:hAnsi="Helvetica" w:cs="Helvetica"/>
            <w:sz w:val="22"/>
            <w:szCs w:val="22"/>
          </w:rPr>
          <w:delText xml:space="preserve"> and prevent an ecosystem from tipping into an undesired state.</w:delText>
        </w:r>
        <w:r w:rsidRPr="003805EE">
          <w:rPr>
            <w:rFonts w:ascii="Helvetica" w:hAnsi="Helvetica" w:cs="Helvetica"/>
            <w:sz w:val="22"/>
            <w:szCs w:val="22"/>
          </w:rPr>
          <w:delText xml:space="preserve"> </w:delText>
        </w:r>
        <w:r w:rsidR="00307513" w:rsidRPr="003805EE">
          <w:rPr>
            <w:rFonts w:ascii="Helvetica" w:hAnsi="Helvetica" w:cs="Helvetica"/>
            <w:sz w:val="22"/>
            <w:szCs w:val="22"/>
          </w:rPr>
          <w:delText>Including tipping points in decisions surrounding monitoring investment can help minimize costs and facilitate creation of a safe operating space within which strategic management and monitoring lower the probability of ecological state-changes.</w:delText>
        </w:r>
      </w:del>
      <w:ins w:id="105" w:author="Adrian Stier" w:date="2022-02-24T11:06:00Z">
        <w:r w:rsidR="00674856">
          <w:rPr>
            <w:rFonts w:ascii="Helvetica" w:hAnsi="Helvetica" w:cs="Helvetica"/>
            <w:sz w:val="22"/>
            <w:szCs w:val="22"/>
          </w:rPr>
          <w:t>.</w:t>
        </w:r>
      </w:ins>
      <w:r w:rsidR="00674856">
        <w:rPr>
          <w:rFonts w:ascii="Helvetica" w:hAnsi="Helvetica" w:cs="Helvetica"/>
          <w:sz w:val="22"/>
          <w:szCs w:val="22"/>
        </w:rPr>
        <w:t xml:space="preserve"> </w:t>
      </w:r>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w:t>
      </w:r>
      <w:r w:rsidR="00BF1DBD">
        <w:rPr>
          <w:rFonts w:ascii="Helvetica" w:hAnsi="Helvetica" w:cs="Helvetica"/>
          <w:sz w:val="22"/>
          <w:szCs w:val="22"/>
        </w:rPr>
        <w:t xml:space="preserve">of </w:t>
      </w:r>
      <w:del w:id="106" w:author="Adrian Stier" w:date="2022-02-24T11:06:00Z">
        <w:r w:rsidRPr="003805EE">
          <w:rPr>
            <w:rFonts w:ascii="Helvetica" w:hAnsi="Helvetica" w:cs="Helvetica"/>
            <w:sz w:val="22"/>
            <w:szCs w:val="22"/>
          </w:rPr>
          <w:delText xml:space="preserve">how ecosystem characteristics dictate </w:delText>
        </w:r>
      </w:del>
      <w:r w:rsidRPr="003805EE">
        <w:rPr>
          <w:rFonts w:ascii="Helvetica" w:hAnsi="Helvetica" w:cs="Helvetica"/>
          <w:sz w:val="22"/>
          <w:szCs w:val="22"/>
        </w:rPr>
        <w:t xml:space="preserve">the trade-off between precision in </w:t>
      </w:r>
      <w:del w:id="107" w:author="Adrian Stier" w:date="2022-02-24T11:06:00Z">
        <w:r w:rsidRPr="003805EE">
          <w:rPr>
            <w:rFonts w:ascii="Helvetica" w:hAnsi="Helvetica" w:cs="Helvetica"/>
            <w:sz w:val="22"/>
            <w:szCs w:val="22"/>
          </w:rPr>
          <w:delText xml:space="preserve">ecosystem state </w:delText>
        </w:r>
      </w:del>
      <w:r w:rsidR="001B388D">
        <w:rPr>
          <w:rFonts w:ascii="Helvetica" w:hAnsi="Helvetica" w:cs="Helvetica"/>
          <w:sz w:val="22"/>
          <w:szCs w:val="22"/>
        </w:rPr>
        <w:t xml:space="preserve">estimates </w:t>
      </w:r>
      <w:ins w:id="108" w:author="Adrian Stier" w:date="2022-02-24T11:06:00Z">
        <w:r w:rsidR="001B388D">
          <w:rPr>
            <w:rFonts w:ascii="Helvetica" w:hAnsi="Helvetica" w:cs="Helvetica"/>
            <w:sz w:val="22"/>
            <w:szCs w:val="22"/>
          </w:rPr>
          <w:t>of population status</w:t>
        </w:r>
        <w:r w:rsidRPr="003805EE">
          <w:rPr>
            <w:rFonts w:ascii="Helvetica" w:hAnsi="Helvetica" w:cs="Helvetica"/>
            <w:sz w:val="22"/>
            <w:szCs w:val="22"/>
          </w:rPr>
          <w:t xml:space="preserve"> </w:t>
        </w:r>
      </w:ins>
      <w:r w:rsidRPr="003805EE">
        <w:rPr>
          <w:rFonts w:ascii="Helvetica" w:hAnsi="Helvetica" w:cs="Helvetica"/>
          <w:sz w:val="22"/>
          <w:szCs w:val="22"/>
        </w:rPr>
        <w:t xml:space="preserve">and the costs of mismanagement will benefit </w:t>
      </w:r>
      <w:del w:id="109" w:author="Adrian Stier" w:date="2022-02-24T11:06:00Z">
        <w:r w:rsidR="007B3D8E" w:rsidRPr="003805EE">
          <w:rPr>
            <w:rFonts w:ascii="Helvetica" w:hAnsi="Helvetica"/>
            <w:sz w:val="22"/>
            <w:szCs w:val="22"/>
          </w:rPr>
          <w:delText>resource agencies and the human communities</w:delText>
        </w:r>
      </w:del>
      <w:ins w:id="110" w:author="Adrian Stier" w:date="2022-02-24T11:06:00Z">
        <w:r w:rsidR="00995456">
          <w:rPr>
            <w:rFonts w:ascii="Helvetica" w:hAnsi="Helvetica"/>
            <w:sz w:val="22"/>
            <w:szCs w:val="22"/>
          </w:rPr>
          <w:t>stakeholders</w:t>
        </w:r>
      </w:ins>
      <w:r w:rsidR="007B3D8E" w:rsidRPr="003805EE">
        <w:rPr>
          <w:rFonts w:ascii="Helvetica" w:hAnsi="Helvetica"/>
          <w:sz w:val="22"/>
          <w:szCs w:val="22"/>
        </w:rPr>
        <w:t xml:space="preserve"> that shoulder the burden of these economic</w:t>
      </w:r>
      <w:r w:rsidR="00580AEA">
        <w:rPr>
          <w:rFonts w:ascii="Helvetica" w:hAnsi="Helvetica"/>
          <w:sz w:val="22"/>
          <w:szCs w:val="22"/>
        </w:rPr>
        <w:t xml:space="preserve"> </w:t>
      </w:r>
      <w:del w:id="111" w:author="Adrian Stier" w:date="2022-02-24T11:06:00Z">
        <w:r w:rsidR="007B3D8E" w:rsidRPr="003805EE">
          <w:rPr>
            <w:rFonts w:ascii="Helvetica" w:hAnsi="Helvetica"/>
            <w:sz w:val="22"/>
            <w:szCs w:val="22"/>
          </w:rPr>
          <w:delText>or ecological</w:delText>
        </w:r>
      </w:del>
      <w:ins w:id="112" w:author="Adrian Stier" w:date="2022-02-24T11:06:00Z">
        <w:r w:rsidR="00580AEA">
          <w:rPr>
            <w:rFonts w:ascii="Helvetica" w:hAnsi="Helvetica"/>
            <w:sz w:val="22"/>
            <w:szCs w:val="22"/>
          </w:rPr>
          <w:t>and social</w:t>
        </w:r>
      </w:ins>
      <w:r w:rsidR="007B3D8E" w:rsidRPr="003805EE">
        <w:rPr>
          <w:rFonts w:ascii="Helvetica" w:hAnsi="Helvetica"/>
          <w:sz w:val="22"/>
          <w:szCs w:val="22"/>
        </w:rPr>
        <w:t xml:space="preserve"> costs.</w:t>
      </w:r>
    </w:p>
    <w:p w14:paraId="112FF56A" w14:textId="77777777" w:rsidR="00302D43" w:rsidRPr="003805EE" w:rsidRDefault="00302D43" w:rsidP="006551EE">
      <w:pPr>
        <w:pStyle w:val="CommentText"/>
        <w:rPr>
          <w:rFonts w:ascii="Helvetica" w:hAnsi="Helvetica"/>
          <w:sz w:val="22"/>
          <w:szCs w:val="22"/>
        </w:rPr>
        <w:pPrChange w:id="113" w:author="Adrian Stier" w:date="2022-02-24T11:06:00Z">
          <w:pPr>
            <w:pStyle w:val="CommentText"/>
            <w:spacing w:line="480" w:lineRule="auto"/>
          </w:pPr>
        </w:pPrChange>
      </w:pPr>
    </w:p>
    <w:p w14:paraId="5C1239BB" w14:textId="6D782E0E" w:rsidR="00F34D59" w:rsidRDefault="00302D43" w:rsidP="006551EE">
      <w:pPr>
        <w:widowControl w:val="0"/>
        <w:autoSpaceDE w:val="0"/>
        <w:autoSpaceDN w:val="0"/>
        <w:adjustRightInd w:val="0"/>
        <w:rPr>
          <w:rFonts w:ascii="Helvetica" w:hAnsi="Helvetica"/>
          <w:i/>
          <w:sz w:val="22"/>
          <w:szCs w:val="22"/>
        </w:rPr>
        <w:pPrChange w:id="114" w:author="Adrian Stier" w:date="2022-02-24T11:06:00Z">
          <w:pPr>
            <w:widowControl w:val="0"/>
            <w:autoSpaceDE w:val="0"/>
            <w:autoSpaceDN w:val="0"/>
            <w:adjustRightInd w:val="0"/>
            <w:spacing w:line="480" w:lineRule="auto"/>
          </w:pPr>
        </w:pPrChange>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w:t>
      </w:r>
      <w:del w:id="115" w:author="Adrian Stier" w:date="2022-02-24T11:06:00Z">
        <w:r w:rsidRPr="003805EE">
          <w:rPr>
            <w:rFonts w:ascii="Helvetica" w:hAnsi="Helvetica"/>
            <w:i/>
            <w:sz w:val="22"/>
            <w:szCs w:val="22"/>
          </w:rPr>
          <w:delText>Adaptive Management; Precautionary Buffer; Tipping Points; Management Strategy Evaluation: Ecosystem-Based Management,</w:delText>
        </w:r>
      </w:del>
      <w:ins w:id="116" w:author="Adrian Stier" w:date="2022-02-24T11:06:00Z">
        <w:r w:rsidR="001500BA">
          <w:rPr>
            <w:rFonts w:ascii="Helvetica" w:hAnsi="Helvetica"/>
            <w:i/>
            <w:sz w:val="22"/>
            <w:szCs w:val="22"/>
          </w:rPr>
          <w:t>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tipping point;</w:t>
        </w:r>
      </w:ins>
      <w:r w:rsidR="000723C4">
        <w:rPr>
          <w:rFonts w:ascii="Helvetica" w:hAnsi="Helvetica"/>
          <w:i/>
          <w:sz w:val="22"/>
          <w:szCs w:val="22"/>
        </w:rPr>
        <w:t xml:space="preserve"> </w:t>
      </w:r>
      <w:r w:rsidRPr="003805EE">
        <w:rPr>
          <w:rFonts w:ascii="Helvetica" w:hAnsi="Helvetica"/>
          <w:i/>
          <w:sz w:val="22"/>
          <w:szCs w:val="22"/>
        </w:rPr>
        <w:t>Allee effect</w:t>
      </w:r>
    </w:p>
    <w:p w14:paraId="449A8704" w14:textId="77777777" w:rsidR="00F34D59" w:rsidRDefault="00F34D59" w:rsidP="006551EE">
      <w:pPr>
        <w:rPr>
          <w:ins w:id="117" w:author="Adrian Stier" w:date="2022-02-24T11:06:00Z"/>
          <w:rFonts w:ascii="Helvetica" w:hAnsi="Helvetica"/>
          <w:i/>
          <w:sz w:val="22"/>
          <w:szCs w:val="22"/>
        </w:rPr>
      </w:pPr>
    </w:p>
    <w:p w14:paraId="01E65A67" w14:textId="77777777" w:rsidR="000B3150" w:rsidRDefault="000B3150" w:rsidP="006551EE">
      <w:pPr>
        <w:rPr>
          <w:ins w:id="118" w:author="Adrian Stier" w:date="2022-02-24T11:06:00Z"/>
          <w:rFonts w:ascii="Helvetica" w:hAnsi="Helvetica"/>
          <w:iCs/>
          <w:sz w:val="22"/>
          <w:szCs w:val="22"/>
        </w:rPr>
      </w:pPr>
    </w:p>
    <w:p w14:paraId="01367DF9" w14:textId="07490769" w:rsidR="0054533D" w:rsidRDefault="0054533D" w:rsidP="006551EE">
      <w:pPr>
        <w:rPr>
          <w:ins w:id="119" w:author="Adrian Stier" w:date="2022-02-24T11:06:00Z"/>
          <w:rFonts w:ascii="Helvetica" w:hAnsi="Helvetica"/>
          <w:iCs/>
          <w:sz w:val="22"/>
          <w:szCs w:val="22"/>
        </w:rPr>
      </w:pPr>
    </w:p>
    <w:p w14:paraId="17AE0E54" w14:textId="77777777" w:rsidR="000B3150" w:rsidRDefault="000B3150" w:rsidP="006551EE">
      <w:pPr>
        <w:rPr>
          <w:ins w:id="120" w:author="Adrian Stier" w:date="2022-02-24T11:06:00Z"/>
          <w:rFonts w:ascii="Helvetica" w:hAnsi="Helvetica"/>
          <w:iCs/>
          <w:sz w:val="22"/>
          <w:szCs w:val="22"/>
        </w:rPr>
      </w:pPr>
    </w:p>
    <w:p w14:paraId="4903C843" w14:textId="140205A1" w:rsidR="0054533D" w:rsidRDefault="00302D43" w:rsidP="006551EE">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6551EE">
      <w:pPr>
        <w:widowControl w:val="0"/>
        <w:autoSpaceDE w:val="0"/>
        <w:autoSpaceDN w:val="0"/>
        <w:adjustRightInd w:val="0"/>
        <w:rPr>
          <w:rFonts w:ascii="Helvetica" w:hAnsi="Helvetica"/>
          <w:b/>
          <w:sz w:val="22"/>
          <w:szCs w:val="22"/>
        </w:rPr>
        <w:pPrChange w:id="121" w:author="Adrian Stier" w:date="2022-02-24T11:06:00Z">
          <w:pPr>
            <w:widowControl w:val="0"/>
            <w:autoSpaceDE w:val="0"/>
            <w:autoSpaceDN w:val="0"/>
            <w:adjustRightInd w:val="0"/>
            <w:spacing w:line="480" w:lineRule="auto"/>
          </w:pPr>
        </w:pPrChange>
      </w:pPr>
      <w:r w:rsidRPr="003805EE">
        <w:rPr>
          <w:rFonts w:ascii="Helvetica" w:hAnsi="Helvetica"/>
          <w:b/>
          <w:sz w:val="22"/>
          <w:szCs w:val="22"/>
        </w:rPr>
        <w:lastRenderedPageBreak/>
        <w:t>INTRODUCTION</w:t>
      </w:r>
    </w:p>
    <w:p w14:paraId="2AE3240F" w14:textId="0798A280" w:rsidR="005E722B" w:rsidRPr="003805EE" w:rsidRDefault="005E722B" w:rsidP="006551EE">
      <w:pPr>
        <w:rPr>
          <w:rFonts w:ascii="Helvetica" w:hAnsi="Helvetica"/>
          <w:sz w:val="22"/>
          <w:szCs w:val="22"/>
        </w:rPr>
        <w:pPrChange w:id="122" w:author="Adrian Stier" w:date="2022-02-24T11:06:00Z">
          <w:pPr>
            <w:spacing w:line="480" w:lineRule="auto"/>
          </w:pPr>
        </w:pPrChange>
      </w:pPr>
      <w:r w:rsidRPr="003805EE">
        <w:rPr>
          <w:rFonts w:ascii="Helvetica" w:hAnsi="Helvetica"/>
          <w:sz w:val="22"/>
          <w:szCs w:val="22"/>
        </w:rPr>
        <w:t xml:space="preserve">Decision-makers seeking to avoid the collapse of financial, </w:t>
      </w:r>
      <w:del w:id="123" w:author="Adrian Stier" w:date="2022-02-24T11:06:00Z">
        <w:r w:rsidRPr="003805EE">
          <w:rPr>
            <w:rFonts w:ascii="Helvetica" w:hAnsi="Helvetica"/>
            <w:sz w:val="22"/>
            <w:szCs w:val="22"/>
          </w:rPr>
          <w:delText>medical</w:delText>
        </w:r>
      </w:del>
      <w:ins w:id="124" w:author="Adrian Stier" w:date="2022-02-24T11:06:00Z">
        <w:r w:rsidR="00E512D2">
          <w:rPr>
            <w:rFonts w:ascii="Helvetica" w:hAnsi="Helvetica"/>
            <w:sz w:val="22"/>
            <w:szCs w:val="22"/>
          </w:rPr>
          <w:t>public health</w:t>
        </w:r>
      </w:ins>
      <w:r w:rsidRPr="003805EE">
        <w:rPr>
          <w:rFonts w:ascii="Helvetica" w:hAnsi="Helvetica"/>
          <w:sz w:val="22"/>
          <w:szCs w:val="22"/>
        </w:rPr>
        <w:t xml:space="preserve">, or military defense systems often rely on detailed information to manage risk. However, high precision monitoring of </w:t>
      </w:r>
      <w:ins w:id="125" w:author="Adrian Stier" w:date="2022-02-24T11:06:00Z">
        <w:r w:rsidR="00493D18">
          <w:rPr>
            <w:rFonts w:ascii="Helvetica" w:hAnsi="Helvetica"/>
            <w:sz w:val="22"/>
            <w:szCs w:val="22"/>
          </w:rPr>
          <w:t xml:space="preserve">these </w:t>
        </w:r>
      </w:ins>
      <w:r w:rsidRPr="003805EE">
        <w:rPr>
          <w:rFonts w:ascii="Helvetica" w:hAnsi="Helvetica"/>
          <w:sz w:val="22"/>
          <w:szCs w:val="22"/>
        </w:rPr>
        <w:t xml:space="preserve">systems is often costly, requires analysis and storage of </w:t>
      </w:r>
      <w:del w:id="126" w:author="Adrian Stier" w:date="2022-02-24T11:06:00Z">
        <w:r w:rsidRPr="003805EE">
          <w:rPr>
            <w:rFonts w:ascii="Helvetica" w:hAnsi="Helvetica"/>
            <w:sz w:val="22"/>
            <w:szCs w:val="22"/>
          </w:rPr>
          <w:delText>massive</w:delText>
        </w:r>
      </w:del>
      <w:ins w:id="127" w:author="Adrian Stier" w:date="2022-02-24T11:06:00Z">
        <w:r w:rsidR="00BF1DBD">
          <w:rPr>
            <w:rFonts w:ascii="Helvetica" w:hAnsi="Helvetica"/>
            <w:sz w:val="22"/>
            <w:szCs w:val="22"/>
          </w:rPr>
          <w:t>large</w:t>
        </w:r>
      </w:ins>
      <w:r w:rsidR="00BF1DBD" w:rsidRPr="003805EE">
        <w:rPr>
          <w:rFonts w:ascii="Helvetica" w:hAnsi="Helvetica"/>
          <w:sz w:val="22"/>
          <w:szCs w:val="22"/>
        </w:rPr>
        <w:t xml:space="preserve"> </w:t>
      </w:r>
      <w:r w:rsidRPr="003805EE">
        <w:rPr>
          <w:rFonts w:ascii="Helvetica" w:hAnsi="Helvetica"/>
          <w:sz w:val="22"/>
          <w:szCs w:val="22"/>
        </w:rPr>
        <w:t>datasets, and can delay decision making. In</w:t>
      </w:r>
      <w:r w:rsidR="00145B2B">
        <w:rPr>
          <w:rFonts w:ascii="Helvetica" w:hAnsi="Helvetica"/>
          <w:sz w:val="22"/>
          <w:szCs w:val="22"/>
        </w:rPr>
        <w:t xml:space="preserve"> </w:t>
      </w:r>
      <w:del w:id="128" w:author="Adrian Stier" w:date="2022-02-24T11:06:00Z">
        <w:r w:rsidRPr="003805EE">
          <w:rPr>
            <w:rFonts w:ascii="Helvetica" w:hAnsi="Helvetica"/>
            <w:sz w:val="22"/>
            <w:szCs w:val="22"/>
          </w:rPr>
          <w:delText>environmental</w:delText>
        </w:r>
      </w:del>
      <w:ins w:id="129" w:author="Adrian Stier" w:date="2022-02-24T11:06:00Z">
        <w:r w:rsidR="00145B2B">
          <w:rPr>
            <w:rFonts w:ascii="Helvetica" w:hAnsi="Helvetica"/>
            <w:sz w:val="22"/>
            <w:szCs w:val="22"/>
          </w:rPr>
          <w:t>natural resource</w:t>
        </w:r>
      </w:ins>
      <w:r w:rsidRPr="003805EE">
        <w:rPr>
          <w:rFonts w:ascii="Helvetica" w:hAnsi="Helvetica"/>
          <w:sz w:val="22"/>
          <w:szCs w:val="22"/>
        </w:rPr>
        <w:t xml:space="preserve"> management, a major question is how much monitoring is needed to maximize </w:t>
      </w:r>
      <w:ins w:id="130" w:author="Adrian Stier" w:date="2022-02-24T11:06:00Z">
        <w:r w:rsidR="00493D18">
          <w:rPr>
            <w:rFonts w:ascii="Helvetica" w:hAnsi="Helvetica"/>
            <w:sz w:val="22"/>
            <w:szCs w:val="22"/>
          </w:rPr>
          <w:t xml:space="preserve">the </w:t>
        </w:r>
      </w:ins>
      <w:r w:rsidRPr="003805EE">
        <w:rPr>
          <w:rFonts w:ascii="Helvetica" w:hAnsi="Helvetica"/>
          <w:sz w:val="22"/>
          <w:szCs w:val="22"/>
        </w:rPr>
        <w:t xml:space="preserve">delivery of ecosystem </w:t>
      </w:r>
      <w:del w:id="131" w:author="Adrian Stier" w:date="2022-02-24T11:06:00Z">
        <w:r w:rsidRPr="003805EE">
          <w:rPr>
            <w:rFonts w:ascii="Helvetica" w:hAnsi="Helvetica"/>
            <w:sz w:val="22"/>
            <w:szCs w:val="22"/>
          </w:rPr>
          <w:delText>goods and services</w:delText>
        </w:r>
      </w:del>
      <w:ins w:id="132" w:author="Adrian Stier" w:date="2022-02-24T11:06:00Z">
        <w:r w:rsidR="00DE079A">
          <w:rPr>
            <w:rFonts w:ascii="Helvetica" w:hAnsi="Helvetica"/>
            <w:sz w:val="22"/>
            <w:szCs w:val="22"/>
          </w:rPr>
          <w:t>benefits to people</w:t>
        </w:r>
      </w:ins>
      <w:r w:rsidRPr="003805EE">
        <w:rPr>
          <w:rFonts w:ascii="Helvetica" w:hAnsi="Helvetica"/>
          <w:sz w:val="22"/>
          <w:szCs w:val="22"/>
        </w:rPr>
        <w:t xml:space="preserve">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F72774">
        <w:rPr>
          <w:rFonts w:ascii="Helvetica" w:hAnsi="Helvetica"/>
          <w:sz w:val="22"/>
          <w:szCs w:val="22"/>
        </w:rPr>
        <w:instrText xml:space="preserve"> ADDIN EN.CITE </w:instrText>
      </w:r>
      <w:r w:rsidR="00F72774">
        <w:rPr>
          <w:rFonts w:ascii="Helvetica" w:hAnsi="Helvetica"/>
          <w:sz w:val="22"/>
          <w:szCs w:val="22"/>
        </w:rPr>
        <w:fldChar w:fldCharType="begin">
          <w:fldData xml:space="preserve">PEVuZE5vdGU+PENpdGU+PEF1dGhvcj5LYXRlczwvQXV0aG9yPjxZZWFyPjIwMDE8L1llYXI+PFJl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</w:fldData>
        </w:fldChar>
      </w:r>
      <w:r w:rsidR="00F72774">
        <w:rPr>
          <w:rFonts w:ascii="Helvetica" w:hAnsi="Helvetica"/>
          <w:sz w:val="22"/>
          <w:szCs w:val="22"/>
        </w:rPr>
        <w:instrText xml:space="preserve"> ADDIN EN.CITE.DATA </w:instrText>
      </w:r>
      <w:r w:rsidR="00F72774">
        <w:rPr>
          <w:rFonts w:ascii="Helvetica" w:hAnsi="Helvetica"/>
          <w:sz w:val="22"/>
          <w:szCs w:val="22"/>
        </w:rPr>
      </w:r>
      <w:r w:rsidR="00F72774">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F72774">
        <w:rPr>
          <w:rFonts w:ascii="Helvetica" w:hAnsi="Helvetica"/>
          <w:noProof/>
          <w:sz w:val="22"/>
          <w:szCs w:val="22"/>
        </w:rPr>
        <w:t>[1-3]</w:t>
      </w:r>
      <w:r w:rsidR="000E0CF2" w:rsidRPr="003805EE">
        <w:rPr>
          <w:rFonts w:ascii="Helvetica" w:hAnsi="Helvetica"/>
          <w:sz w:val="22"/>
          <w:szCs w:val="22"/>
        </w:rPr>
        <w:fldChar w:fldCharType="end"/>
      </w:r>
      <w:r w:rsidRPr="003805EE">
        <w:rPr>
          <w:rFonts w:ascii="Helvetica" w:hAnsi="Helvetica"/>
          <w:sz w:val="22"/>
          <w:szCs w:val="22"/>
        </w:rPr>
        <w:t>?</w:t>
      </w:r>
    </w:p>
    <w:p w14:paraId="059EC08D" w14:textId="77777777" w:rsidR="00C14DA4" w:rsidRPr="003805EE" w:rsidRDefault="008F57EE" w:rsidP="00E65B1B">
      <w:pPr>
        <w:spacing w:line="480" w:lineRule="auto"/>
        <w:ind w:firstLine="810"/>
        <w:rPr>
          <w:del w:id="133" w:author="Adrian Stier" w:date="2022-02-24T11:06:00Z"/>
          <w:rFonts w:ascii="Helvetica" w:hAnsi="Helvetica"/>
          <w:color w:val="000000" w:themeColor="text1"/>
          <w:sz w:val="22"/>
          <w:szCs w:val="22"/>
        </w:rPr>
      </w:pPr>
      <w:del w:id="134" w:author="Adrian Stier" w:date="2022-02-24T11:06:00Z">
        <w:r w:rsidRPr="003805EE">
          <w:rPr>
            <w:rFonts w:ascii="Helvetica" w:hAnsi="Helvetica"/>
            <w:sz w:val="22"/>
            <w:szCs w:val="22"/>
          </w:rPr>
          <w:delText xml:space="preserve">In natural resource management, monitoring typically allows managers to assess the status of a species </w:delText>
        </w:r>
        <w:r w:rsidR="00F658A3" w:rsidRPr="003805EE">
          <w:rPr>
            <w:rFonts w:ascii="Helvetica" w:hAnsi="Helvetica"/>
            <w:sz w:val="22"/>
            <w:szCs w:val="22"/>
          </w:rPr>
          <w:delText xml:space="preserve">or ecosystem </w:delText>
        </w:r>
        <w:r w:rsidR="00604B57" w:rsidRPr="003805EE">
          <w:rPr>
            <w:rFonts w:ascii="Helvetica" w:hAnsi="Helvetica"/>
            <w:sz w:val="22"/>
            <w:szCs w:val="22"/>
          </w:rPr>
          <w:delText xml:space="preserve">relative to one or more </w:delText>
        </w:r>
        <w:r w:rsidRPr="003805EE">
          <w:rPr>
            <w:rFonts w:ascii="Helvetica" w:hAnsi="Helvetica"/>
            <w:sz w:val="22"/>
            <w:szCs w:val="22"/>
          </w:rPr>
          <w:delText>critical threshold value</w:delText>
        </w:r>
        <w:r w:rsidR="00EA6C4E" w:rsidRPr="003805EE">
          <w:rPr>
            <w:rFonts w:ascii="Helvetica" w:hAnsi="Helvetica"/>
            <w:sz w:val="22"/>
            <w:szCs w:val="22"/>
          </w:rPr>
          <w:delText>s</w:delText>
        </w:r>
        <w:r w:rsidR="00FE78AB" w:rsidRPr="003805EE">
          <w:rPr>
            <w:rFonts w:ascii="Helvetica" w:hAnsi="Helvetica"/>
            <w:sz w:val="22"/>
            <w:szCs w:val="22"/>
          </w:rPr>
          <w:delText>,</w:delText>
        </w:r>
        <w:r w:rsidRPr="003805EE">
          <w:rPr>
            <w:rFonts w:ascii="Helvetica" w:hAnsi="Helvetica"/>
            <w:sz w:val="22"/>
            <w:szCs w:val="22"/>
          </w:rPr>
          <w:delText xml:space="preserve"> below which the risk</w:delText>
        </w:r>
        <w:r w:rsidR="00A82596" w:rsidRPr="003805EE">
          <w:rPr>
            <w:rFonts w:ascii="Helvetica" w:hAnsi="Helvetica"/>
            <w:sz w:val="22"/>
            <w:szCs w:val="22"/>
          </w:rPr>
          <w:delText xml:space="preserve"> of </w:delText>
        </w:r>
        <w:r w:rsidR="00604B57" w:rsidRPr="003805EE">
          <w:rPr>
            <w:rFonts w:ascii="Helvetica" w:hAnsi="Helvetica"/>
            <w:sz w:val="22"/>
            <w:szCs w:val="22"/>
          </w:rPr>
          <w:delText xml:space="preserve">resource or socio-economic </w:delText>
        </w:r>
        <w:r w:rsidR="00A82596" w:rsidRPr="003805EE">
          <w:rPr>
            <w:rFonts w:ascii="Helvetica" w:hAnsi="Helvetica"/>
            <w:sz w:val="22"/>
            <w:szCs w:val="22"/>
          </w:rPr>
          <w:delText xml:space="preserve">collapse becomes high. For </w:delText>
        </w:r>
        <w:r w:rsidR="003947CD" w:rsidRPr="003805EE">
          <w:rPr>
            <w:rFonts w:ascii="Helvetica" w:hAnsi="Helvetica"/>
            <w:sz w:val="22"/>
            <w:szCs w:val="22"/>
          </w:rPr>
          <w:delText xml:space="preserve">example, in the </w:delText>
        </w:r>
        <w:r w:rsidR="00A82596" w:rsidRPr="003805EE">
          <w:rPr>
            <w:rFonts w:ascii="Helvetica" w:hAnsi="Helvetica"/>
            <w:sz w:val="22"/>
            <w:szCs w:val="22"/>
          </w:rPr>
          <w:delText xml:space="preserve">management of a single </w:delText>
        </w:r>
        <w:r w:rsidRPr="003805EE">
          <w:rPr>
            <w:rFonts w:ascii="Helvetica" w:hAnsi="Helvetica"/>
            <w:sz w:val="22"/>
            <w:szCs w:val="22"/>
          </w:rPr>
          <w:delText xml:space="preserve">resource </w:delText>
        </w:r>
        <w:r w:rsidRPr="003805EE">
          <w:rPr>
            <w:rFonts w:ascii="Helvetica" w:hAnsi="Helvetica"/>
            <w:color w:val="000000" w:themeColor="text1"/>
            <w:sz w:val="22"/>
            <w:szCs w:val="22"/>
          </w:rPr>
          <w:delText xml:space="preserve">like </w:delText>
        </w:r>
        <w:r w:rsidR="00FE78AB" w:rsidRPr="003805EE">
          <w:rPr>
            <w:rFonts w:ascii="Helvetica" w:hAnsi="Helvetica"/>
            <w:color w:val="000000" w:themeColor="text1"/>
            <w:sz w:val="22"/>
            <w:szCs w:val="22"/>
          </w:rPr>
          <w:delText xml:space="preserve">a </w:delText>
        </w:r>
        <w:r w:rsidRPr="003805EE">
          <w:rPr>
            <w:rFonts w:ascii="Helvetica" w:hAnsi="Helvetica"/>
            <w:color w:val="000000" w:themeColor="text1"/>
            <w:sz w:val="22"/>
            <w:szCs w:val="22"/>
          </w:rPr>
          <w:delText>fish</w:delText>
        </w:r>
        <w:r w:rsidR="00FE78AB" w:rsidRPr="003805EE">
          <w:rPr>
            <w:rFonts w:ascii="Helvetica" w:hAnsi="Helvetica"/>
            <w:color w:val="000000" w:themeColor="text1"/>
            <w:sz w:val="22"/>
            <w:szCs w:val="22"/>
          </w:rPr>
          <w:delText xml:space="preserve"> stock</w:delText>
        </w:r>
        <w:r w:rsidRPr="003805EE">
          <w:rPr>
            <w:rFonts w:ascii="Helvetica" w:hAnsi="Helvetica"/>
            <w:color w:val="000000" w:themeColor="text1"/>
            <w:sz w:val="22"/>
            <w:szCs w:val="22"/>
          </w:rPr>
          <w:delText>, management strategies often include lower population limits below which harvest is suspended</w:delText>
        </w:r>
        <w:r w:rsidR="003947CD" w:rsidRPr="003805EE">
          <w:rPr>
            <w:rFonts w:ascii="Helvetica" w:hAnsi="Helvetica"/>
            <w:color w:val="000000" w:themeColor="text1"/>
            <w:sz w:val="22"/>
            <w:szCs w:val="22"/>
          </w:rPr>
          <w:delText xml:space="preserve"> (i.e. a ‘limit reference point’). This </w:delText>
        </w:r>
        <w:r w:rsidR="00F6763F" w:rsidRPr="003805EE">
          <w:rPr>
            <w:rFonts w:ascii="Helvetica" w:hAnsi="Helvetica"/>
            <w:color w:val="000000" w:themeColor="text1"/>
            <w:sz w:val="22"/>
            <w:szCs w:val="22"/>
          </w:rPr>
          <w:delText xml:space="preserve">threshold </w:delText>
        </w:r>
        <w:r w:rsidR="003947CD" w:rsidRPr="003805EE">
          <w:rPr>
            <w:rFonts w:ascii="Helvetica" w:hAnsi="Helvetica"/>
            <w:color w:val="000000" w:themeColor="text1"/>
            <w:sz w:val="22"/>
            <w:szCs w:val="22"/>
          </w:rPr>
          <w:delText>is set</w:delText>
        </w:r>
        <w:r w:rsidRPr="003805EE">
          <w:rPr>
            <w:rFonts w:ascii="Helvetica" w:hAnsi="Helvetica"/>
            <w:color w:val="000000" w:themeColor="text1"/>
            <w:sz w:val="22"/>
            <w:szCs w:val="22"/>
          </w:rPr>
          <w:delText xml:space="preserve"> because</w:delText>
        </w:r>
        <w:r w:rsidR="003947CD" w:rsidRPr="003805EE">
          <w:rPr>
            <w:rFonts w:ascii="Helvetica" w:hAnsi="Helvetica"/>
            <w:color w:val="000000" w:themeColor="text1"/>
            <w:sz w:val="22"/>
            <w:szCs w:val="22"/>
          </w:rPr>
          <w:delText xml:space="preserve"> managers believe </w:delText>
        </w:r>
        <w:r w:rsidR="00125F2B" w:rsidRPr="003805EE">
          <w:rPr>
            <w:rFonts w:ascii="Helvetica" w:hAnsi="Helvetica"/>
            <w:sz w:val="22"/>
            <w:szCs w:val="22"/>
          </w:rPr>
          <w:delText>the risk of serious or irreversible harm to populations, ecosystems, economies, and societies is greatly elevated.</w:delText>
        </w:r>
        <w:r w:rsidR="00A82596" w:rsidRPr="003805EE">
          <w:rPr>
            <w:rFonts w:ascii="Helvetica" w:hAnsi="Helvetica"/>
            <w:color w:val="000000" w:themeColor="text1"/>
            <w:sz w:val="22"/>
            <w:szCs w:val="22"/>
          </w:rPr>
          <w:delText xml:space="preserve"> </w:delText>
        </w:r>
        <w:r w:rsidR="00752CA9" w:rsidRPr="003805EE">
          <w:rPr>
            <w:rFonts w:ascii="Helvetica" w:hAnsi="Helvetica"/>
            <w:color w:val="000000" w:themeColor="text1"/>
            <w:sz w:val="22"/>
            <w:szCs w:val="22"/>
          </w:rPr>
          <w:delText>Managers of a single species also seek to avoid biological tipping points, a lower population limit that is typically even lower than the limit reference point, below which irreversible harm can occur due to phenomena such as inbreeding depression</w:delText>
        </w:r>
        <w:r w:rsidR="00A37982" w:rsidRPr="003805EE">
          <w:rPr>
            <w:rFonts w:ascii="Helvetica" w:hAnsi="Helvetica"/>
            <w:color w:val="000000" w:themeColor="text1"/>
            <w:sz w:val="22"/>
            <w:szCs w:val="22"/>
          </w:rPr>
          <w:delText xml:space="preserve"> or mate limitation</w:delText>
        </w:r>
        <w:r w:rsidR="00B369FD" w:rsidRPr="003805EE">
          <w:rPr>
            <w:rFonts w:ascii="Helvetica" w:hAnsi="Helvetica"/>
            <w:sz w:val="22"/>
            <w:szCs w:val="22"/>
          </w:rPr>
          <w:delText xml:space="preserve"> </w:delText>
        </w:r>
        <w:r w:rsidR="004C35D8"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delInstrText xml:space="preserve"> ADDIN EN.CITE &lt;EndNote&gt;&lt;Cite&gt;&lt;Author&gt;Courchamp&lt;/Author&gt;&lt;Year&gt;1999&lt;/Year&gt;&lt;RecNum&gt;4246&lt;/RecNum&gt;&lt;DisplayText&gt;[4]&lt;/DisplayText&gt;&lt;record&gt;&lt;rec-number&gt;4246&lt;/rec-number&gt;&lt;foreign-keys&gt;&lt;key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delInstrText>
        </w:r>
        <w:r w:rsidR="004C35D8"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delText>[4]</w:delText>
        </w:r>
        <w:r w:rsidR="004C35D8" w:rsidRPr="003805EE">
          <w:rPr>
            <w:rFonts w:ascii="Helvetica" w:hAnsi="Helvetica"/>
            <w:color w:val="000000" w:themeColor="text1"/>
            <w:sz w:val="22"/>
            <w:szCs w:val="22"/>
          </w:rPr>
          <w:fldChar w:fldCharType="end"/>
        </w:r>
        <w:r w:rsidR="00B369FD" w:rsidRPr="003805EE">
          <w:rPr>
            <w:rFonts w:ascii="Helvetica" w:hAnsi="Helvetica"/>
            <w:color w:val="000000" w:themeColor="text1"/>
            <w:sz w:val="22"/>
            <w:szCs w:val="22"/>
          </w:rPr>
          <w:delText>.</w:delText>
        </w:r>
        <w:r w:rsidR="00752CA9" w:rsidRPr="003805EE">
          <w:rPr>
            <w:rFonts w:ascii="Helvetica" w:hAnsi="Helvetica"/>
            <w:color w:val="000000" w:themeColor="text1"/>
            <w:sz w:val="22"/>
            <w:szCs w:val="22"/>
          </w:rPr>
          <w:delText xml:space="preserve"> </w:delText>
        </w:r>
        <w:r w:rsidR="000762F3" w:rsidRPr="003805EE">
          <w:rPr>
            <w:rFonts w:ascii="Helvetica" w:hAnsi="Helvetica"/>
            <w:color w:val="000000" w:themeColor="text1"/>
            <w:sz w:val="22"/>
            <w:szCs w:val="22"/>
          </w:rPr>
          <w:delText xml:space="preserve">Such </w:delText>
        </w:r>
        <w:r w:rsidR="006D77C6" w:rsidRPr="003805EE">
          <w:rPr>
            <w:rFonts w:ascii="Helvetica" w:hAnsi="Helvetica"/>
            <w:color w:val="000000" w:themeColor="text1"/>
            <w:sz w:val="22"/>
            <w:szCs w:val="22"/>
          </w:rPr>
          <w:delText xml:space="preserve">single species </w:delText>
        </w:r>
        <w:r w:rsidR="000762F3" w:rsidRPr="003805EE">
          <w:rPr>
            <w:rFonts w:ascii="Helvetica" w:hAnsi="Helvetica"/>
            <w:color w:val="000000" w:themeColor="text1"/>
            <w:sz w:val="22"/>
            <w:szCs w:val="22"/>
          </w:rPr>
          <w:delText xml:space="preserve">thresholds have been discussed in a diverse array of contexts </w:delText>
        </w:r>
        <w:r w:rsidR="006D77C6" w:rsidRPr="003805EE">
          <w:rPr>
            <w:rFonts w:ascii="Helvetica" w:hAnsi="Helvetica"/>
            <w:color w:val="000000" w:themeColor="text1"/>
            <w:sz w:val="22"/>
            <w:szCs w:val="22"/>
          </w:rPr>
          <w:delText xml:space="preserve">ranging from </w:delText>
        </w:r>
        <w:r w:rsidR="000762F3" w:rsidRPr="003805EE">
          <w:rPr>
            <w:rFonts w:ascii="Helvetica" w:hAnsi="Helvetica"/>
            <w:color w:val="000000" w:themeColor="text1"/>
            <w:sz w:val="22"/>
            <w:szCs w:val="22"/>
          </w:rPr>
          <w:delText xml:space="preserve">indigenous hunting of geese in Australia </w:delText>
        </w:r>
        <w:r w:rsidR="006D77C6"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delInstrText xml:space="preserve"> ADDIN EN.CITE &lt;EndNote&gt;&lt;Cite&gt;&lt;Author&gt;Traill&lt;/Author&gt;&lt;Year&gt;2010&lt;/Year&gt;&lt;RecNum&gt;8452&lt;/RecNum&gt;&lt;DisplayText&gt;[5]&lt;/DisplayText&gt;&lt;record&gt;&lt;rec-number&gt;8452&lt;/rec-number&gt;&lt;foreign-keys&gt;&lt;key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delInstrText>
        </w:r>
        <w:r w:rsidR="006D77C6"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delText>[5]</w:delText>
        </w:r>
        <w:r w:rsidR="006D77C6" w:rsidRPr="003805EE">
          <w:rPr>
            <w:rFonts w:ascii="Helvetica" w:hAnsi="Helvetica"/>
            <w:color w:val="000000" w:themeColor="text1"/>
            <w:sz w:val="22"/>
            <w:szCs w:val="22"/>
          </w:rPr>
          <w:fldChar w:fldCharType="end"/>
        </w:r>
        <w:r w:rsidR="000762F3" w:rsidRPr="003805EE">
          <w:rPr>
            <w:rFonts w:ascii="Helvetica" w:hAnsi="Helvetica"/>
            <w:color w:val="000000" w:themeColor="text1"/>
            <w:sz w:val="22"/>
            <w:szCs w:val="22"/>
          </w:rPr>
          <w:delText xml:space="preserve"> </w:delText>
        </w:r>
        <w:r w:rsidR="006D77C6" w:rsidRPr="003805EE">
          <w:rPr>
            <w:rFonts w:ascii="Helvetica" w:hAnsi="Helvetica"/>
            <w:color w:val="000000" w:themeColor="text1"/>
            <w:sz w:val="22"/>
            <w:szCs w:val="22"/>
          </w:rPr>
          <w:delText>to clam</w:delText>
        </w:r>
        <w:r w:rsidR="000762F3" w:rsidRPr="003805EE">
          <w:rPr>
            <w:rFonts w:ascii="Helvetica" w:hAnsi="Helvetica"/>
            <w:color w:val="000000" w:themeColor="text1"/>
            <w:sz w:val="22"/>
            <w:szCs w:val="22"/>
          </w:rPr>
          <w:delText xml:space="preserve"> fisheries </w:delText>
        </w:r>
        <w:r w:rsidR="006D77C6"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delInstrText xml:space="preserve"> ADDIN EN.CITE &lt;EndNote&gt;&lt;Cite&gt;&lt;Author&gt;Ortega&lt;/Author&gt;&lt;Year&gt;2012&lt;/Year&gt;&lt;RecNum&gt;8453&lt;/RecNum&gt;&lt;DisplayText&gt;[6]&lt;/DisplayText&gt;&lt;record&gt;&lt;rec-number&gt;8453&lt;/rec-number&gt;&lt;foreign-keys&gt;&lt;key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delInstrText>
        </w:r>
        <w:r w:rsidR="006D77C6"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delText>[6]</w:delText>
        </w:r>
        <w:r w:rsidR="006D77C6" w:rsidRPr="003805EE">
          <w:rPr>
            <w:rFonts w:ascii="Helvetica" w:hAnsi="Helvetica"/>
            <w:color w:val="000000" w:themeColor="text1"/>
            <w:sz w:val="22"/>
            <w:szCs w:val="22"/>
          </w:rPr>
          <w:fldChar w:fldCharType="end"/>
        </w:r>
        <w:r w:rsidR="006D77C6" w:rsidRPr="003805EE">
          <w:rPr>
            <w:rFonts w:ascii="Helvetica" w:hAnsi="Helvetica"/>
            <w:color w:val="000000" w:themeColor="text1"/>
            <w:sz w:val="22"/>
            <w:szCs w:val="22"/>
          </w:rPr>
          <w:delText xml:space="preserve">. </w:delText>
        </w:r>
      </w:del>
    </w:p>
    <w:p w14:paraId="364D8F9B" w14:textId="77777777" w:rsidR="00002A0A" w:rsidRPr="003805EE" w:rsidRDefault="00C14DA4" w:rsidP="00E65B1B">
      <w:pPr>
        <w:spacing w:line="480" w:lineRule="auto"/>
        <w:ind w:firstLine="810"/>
        <w:rPr>
          <w:del w:id="135" w:author="Adrian Stier" w:date="2022-02-24T11:06:00Z"/>
          <w:rFonts w:ascii="Helvetica" w:hAnsi="Helvetica"/>
          <w:color w:val="000000" w:themeColor="text1"/>
          <w:sz w:val="22"/>
          <w:szCs w:val="22"/>
        </w:rPr>
      </w:pPr>
      <w:del w:id="136" w:author="Adrian Stier" w:date="2022-02-24T11:06:00Z">
        <w:r w:rsidRPr="003805EE">
          <w:rPr>
            <w:rFonts w:ascii="Helvetica" w:hAnsi="Helvetica"/>
            <w:color w:val="000000" w:themeColor="text1"/>
            <w:sz w:val="22"/>
            <w:szCs w:val="22"/>
          </w:rPr>
          <w:delText>R</w:delText>
        </w:r>
        <w:r w:rsidR="004C35D8" w:rsidRPr="003805EE">
          <w:rPr>
            <w:rFonts w:ascii="Helvetica" w:hAnsi="Helvetica"/>
            <w:color w:val="000000" w:themeColor="text1"/>
            <w:sz w:val="22"/>
            <w:szCs w:val="22"/>
          </w:rPr>
          <w:delText xml:space="preserve">eference points and biological tipping points also exist at </w:delText>
        </w:r>
        <w:r w:rsidR="00F658A3" w:rsidRPr="003805EE">
          <w:rPr>
            <w:rFonts w:ascii="Helvetica" w:hAnsi="Helvetica"/>
            <w:color w:val="000000" w:themeColor="text1"/>
            <w:sz w:val="22"/>
            <w:szCs w:val="22"/>
          </w:rPr>
          <w:delText>the ecosystem leve</w:delText>
        </w:r>
        <w:r w:rsidR="00F6763F" w:rsidRPr="003805EE">
          <w:rPr>
            <w:rFonts w:ascii="Helvetica" w:hAnsi="Helvetica"/>
            <w:color w:val="000000" w:themeColor="text1"/>
            <w:sz w:val="22"/>
            <w:szCs w:val="22"/>
          </w:rPr>
          <w:delText>l. In these cases,</w:delText>
        </w:r>
        <w:r w:rsidR="00F658A3" w:rsidRPr="003805EE">
          <w:rPr>
            <w:rFonts w:ascii="Helvetica" w:hAnsi="Helvetica"/>
            <w:color w:val="000000" w:themeColor="text1"/>
            <w:sz w:val="22"/>
            <w:szCs w:val="22"/>
          </w:rPr>
          <w:delText xml:space="preserve"> </w:delText>
        </w:r>
        <w:r w:rsidR="004C35D8" w:rsidRPr="003805EE">
          <w:rPr>
            <w:rFonts w:ascii="Helvetica" w:hAnsi="Helvetica"/>
            <w:color w:val="000000" w:themeColor="text1"/>
            <w:sz w:val="22"/>
            <w:szCs w:val="22"/>
          </w:rPr>
          <w:delText>man</w:delText>
        </w:r>
        <w:r w:rsidR="00F6763F" w:rsidRPr="003805EE">
          <w:rPr>
            <w:rFonts w:ascii="Helvetica" w:hAnsi="Helvetica"/>
            <w:color w:val="000000" w:themeColor="text1"/>
            <w:sz w:val="22"/>
            <w:szCs w:val="22"/>
          </w:rPr>
          <w:delText>a</w:delText>
        </w:r>
        <w:r w:rsidR="004C35D8" w:rsidRPr="003805EE">
          <w:rPr>
            <w:rFonts w:ascii="Helvetica" w:hAnsi="Helvetica"/>
            <w:color w:val="000000" w:themeColor="text1"/>
            <w:sz w:val="22"/>
            <w:szCs w:val="22"/>
          </w:rPr>
          <w:delText>gers avoid biological tipping points</w:delText>
        </w:r>
        <w:r w:rsidR="00F6763F" w:rsidRPr="003805EE">
          <w:rPr>
            <w:rFonts w:ascii="Helvetica" w:hAnsi="Helvetica"/>
            <w:color w:val="000000" w:themeColor="text1"/>
            <w:sz w:val="22"/>
            <w:szCs w:val="22"/>
          </w:rPr>
          <w:delText xml:space="preserve"> that are</w:delText>
        </w:r>
        <w:r w:rsidR="004C35D8" w:rsidRPr="003805EE">
          <w:rPr>
            <w:rFonts w:ascii="Helvetica" w:hAnsi="Helvetica"/>
            <w:color w:val="000000" w:themeColor="text1"/>
            <w:sz w:val="22"/>
            <w:szCs w:val="22"/>
          </w:rPr>
          <w:delText xml:space="preserve"> </w:delText>
        </w:r>
        <w:r w:rsidR="00F658A3" w:rsidRPr="003805EE">
          <w:rPr>
            <w:rFonts w:ascii="Helvetica" w:hAnsi="Helvetica"/>
            <w:color w:val="000000" w:themeColor="text1"/>
            <w:sz w:val="22"/>
            <w:szCs w:val="22"/>
          </w:rPr>
          <w:delText xml:space="preserve">defined as the point where the system rapidly switches regimes, causing demonstrable shifts in ecosystem structure and function that precipitate </w:delText>
        </w:r>
        <w:r w:rsidR="00FE3BA0" w:rsidRPr="003805EE">
          <w:rPr>
            <w:rFonts w:ascii="Helvetica" w:hAnsi="Helvetica"/>
            <w:color w:val="000000" w:themeColor="text1"/>
            <w:sz w:val="22"/>
            <w:szCs w:val="22"/>
          </w:rPr>
          <w:delText xml:space="preserve">ecological and socio-economic </w:delText>
        </w:r>
        <w:r w:rsidR="00F658A3" w:rsidRPr="003805EE">
          <w:rPr>
            <w:rFonts w:ascii="Helvetica" w:hAnsi="Helvetica"/>
            <w:color w:val="000000" w:themeColor="text1"/>
            <w:sz w:val="22"/>
            <w:szCs w:val="22"/>
          </w:rPr>
          <w:delText xml:space="preserve">disruptions </w:delText>
        </w:r>
        <w:r w:rsidR="00F658A3"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delInstrText xml:space="preserve"> ADDIN EN.CITE &lt;EndNote&gt;&lt;Cite&gt;&lt;Author&gt;May&lt;/Author&gt;&lt;Year&gt;1977&lt;/Year&gt;&lt;RecNum&gt;8128&lt;/RecNum&gt;&lt;DisplayText&gt;[7, 8]&lt;/DisplayText&gt;&lt;record&gt;&lt;rec-number&gt;8128&lt;/rec-number&gt;&lt;foreign-keys&gt;&lt;key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delInstrText>
        </w:r>
        <w:r w:rsidR="00F658A3"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delText>[7, 8]</w:delText>
        </w:r>
        <w:r w:rsidR="00F658A3" w:rsidRPr="003805EE">
          <w:rPr>
            <w:rFonts w:ascii="Helvetica" w:hAnsi="Helvetica"/>
            <w:color w:val="000000" w:themeColor="text1"/>
            <w:sz w:val="22"/>
            <w:szCs w:val="22"/>
          </w:rPr>
          <w:fldChar w:fldCharType="end"/>
        </w:r>
        <w:r w:rsidR="00F658A3" w:rsidRPr="003805EE">
          <w:rPr>
            <w:rFonts w:ascii="Helvetica" w:hAnsi="Helvetica"/>
            <w:color w:val="000000" w:themeColor="text1"/>
            <w:sz w:val="22"/>
            <w:szCs w:val="22"/>
          </w:rPr>
          <w:delText xml:space="preserve">. </w:delText>
        </w:r>
        <w:r w:rsidR="00CF1A4E" w:rsidRPr="003805EE">
          <w:rPr>
            <w:rFonts w:ascii="Helvetica" w:hAnsi="Helvetica"/>
            <w:color w:val="000000" w:themeColor="text1"/>
            <w:sz w:val="22"/>
            <w:szCs w:val="22"/>
          </w:rPr>
          <w:delText>E</w:delText>
        </w:r>
        <w:r w:rsidR="00EA37F5" w:rsidRPr="003805EE">
          <w:rPr>
            <w:rFonts w:ascii="Helvetica" w:hAnsi="Helvetica"/>
            <w:color w:val="000000" w:themeColor="text1"/>
            <w:sz w:val="22"/>
            <w:szCs w:val="22"/>
          </w:rPr>
          <w:delText>cosystem-level tipping points and accompanying regime shifts have been associated with</w:delText>
        </w:r>
        <w:r w:rsidR="0063467E" w:rsidRPr="003805EE">
          <w:rPr>
            <w:rFonts w:ascii="Helvetica" w:hAnsi="Helvetica"/>
            <w:color w:val="000000" w:themeColor="text1"/>
            <w:sz w:val="22"/>
            <w:szCs w:val="22"/>
          </w:rPr>
          <w:delText xml:space="preserve"> combinations of</w:delText>
        </w:r>
        <w:r w:rsidR="00EA37F5" w:rsidRPr="003805EE">
          <w:rPr>
            <w:rFonts w:ascii="Helvetica" w:hAnsi="Helvetica"/>
            <w:color w:val="000000" w:themeColor="text1"/>
            <w:sz w:val="22"/>
            <w:szCs w:val="22"/>
          </w:rPr>
          <w:delText xml:space="preserve"> drivers including resource exploitation </w:delText>
        </w:r>
        <w:r w:rsidR="00B548BF"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delInstrText xml:space="preserve"> ADDIN EN.CITE &lt;EndNote&gt;&lt;Cite&gt;&lt;Author&gt;Choi&lt;/Author&gt;&lt;Year&gt;2005&lt;/Year&gt;&lt;RecNum&gt;8455&lt;/RecNum&gt;&lt;Prefix&gt;overfishing`; &lt;/Prefix&gt;&lt;DisplayText&gt;[overfishing; 9, 10]&lt;/DisplayText&gt;&lt;record&gt;&lt;rec-number&gt;8455&lt;/rec-number&gt;&lt;foreign-keys&gt;&lt;key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delInstrText>
        </w:r>
        <w:r w:rsidR="00B548BF"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delText>[overfishing; 9, 10]</w:delText>
        </w:r>
        <w:r w:rsidR="00B548BF" w:rsidRPr="003805EE">
          <w:rPr>
            <w:rFonts w:ascii="Helvetica" w:hAnsi="Helvetica"/>
            <w:color w:val="000000" w:themeColor="text1"/>
            <w:sz w:val="22"/>
            <w:szCs w:val="22"/>
          </w:rPr>
          <w:fldChar w:fldCharType="end"/>
        </w:r>
        <w:r w:rsidR="00EA37F5" w:rsidRPr="003805EE">
          <w:rPr>
            <w:rFonts w:ascii="Helvetica" w:hAnsi="Helvetica"/>
            <w:color w:val="000000" w:themeColor="text1"/>
            <w:sz w:val="22"/>
            <w:szCs w:val="22"/>
          </w:rPr>
          <w:delText xml:space="preserve">, climate shifts </w:delText>
        </w:r>
        <w:r w:rsidR="00B548BF"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delInstrText xml:space="preserve"> ADDIN EN.CITE &lt;EndNote&gt;&lt;Cite&gt;&lt;Author&gt;Reyer&lt;/Author&gt;&lt;Year&gt;2015&lt;/Year&gt;&lt;RecNum&gt;8457&lt;/RecNum&gt;&lt;DisplayText&gt;[11, 12]&lt;/DisplayText&gt;&lt;record&gt;&lt;rec-number&gt;8457&lt;/rec-number&gt;&lt;foreign-keys&gt;&lt;key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Wolfgang&lt;/author&gt;&lt;/authors&gt;&lt;/contributors&gt;&lt;titles&gt;&lt;title&gt;Forest resilience and tipping points at different spatio‐temporal scales: approaches and challenges&lt;/title&gt;&lt;secondary-title&gt;Journal of Ecology&lt;/secondary-title&gt;&lt;/titles&gt;&lt;periodical&gt;&lt;full-title&gt;Journal of Ecology&lt;/full-title&gt;&lt;/periodica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delInstrText>
        </w:r>
        <w:r w:rsidR="00B548BF"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delText>[11, 12]</w:delText>
        </w:r>
        <w:r w:rsidR="00B548BF" w:rsidRPr="003805EE">
          <w:rPr>
            <w:rFonts w:ascii="Helvetica" w:hAnsi="Helvetica"/>
            <w:color w:val="000000" w:themeColor="text1"/>
            <w:sz w:val="22"/>
            <w:szCs w:val="22"/>
          </w:rPr>
          <w:fldChar w:fldCharType="end"/>
        </w:r>
        <w:r w:rsidR="00824008" w:rsidRPr="003805EE">
          <w:rPr>
            <w:rFonts w:ascii="Helvetica" w:hAnsi="Helvetica"/>
            <w:color w:val="000000" w:themeColor="text1"/>
            <w:sz w:val="22"/>
            <w:szCs w:val="22"/>
          </w:rPr>
          <w:delText xml:space="preserve"> </w:delText>
        </w:r>
        <w:r w:rsidR="00EA37F5" w:rsidRPr="003805EE">
          <w:rPr>
            <w:rFonts w:ascii="Helvetica" w:hAnsi="Helvetica"/>
            <w:color w:val="000000" w:themeColor="text1"/>
            <w:sz w:val="22"/>
            <w:szCs w:val="22"/>
          </w:rPr>
          <w:delText xml:space="preserve">and habitat fragmentation </w:delText>
        </w:r>
        <w:r w:rsidR="00B548BF"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delInstrText xml:space="preserve"> ADDIN EN.CITE &lt;EndNote&gt;&lt;Cite&gt;&lt;Author&gt;Cumming&lt;/Author&gt;&lt;Year&gt;2012&lt;/Year&gt;&lt;RecNum&gt;8458&lt;/RecNum&gt;&lt;Prefix&gt;deforestation`; &lt;/Prefix&gt;&lt;DisplayText&gt;[deforestation; 13]&lt;/DisplayText&gt;&lt;record&gt;&lt;rec-number&gt;8458&lt;/rec-number&gt;&lt;foreign-keys&gt;&lt;key app="EN" db-id="dsrza9wtbra05fevxvw5svf8d0a9a0ptptvp" timestamp="1490826765"&gt;8458&lt;/key&gt;&lt;/foreign-keys&gt;&lt;ref-type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delInstrText>
        </w:r>
        <w:r w:rsidR="00B548BF"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delText>[deforestation; 13]</w:delText>
        </w:r>
        <w:r w:rsidR="00B548BF" w:rsidRPr="003805EE">
          <w:rPr>
            <w:rFonts w:ascii="Helvetica" w:hAnsi="Helvetica"/>
            <w:color w:val="000000" w:themeColor="text1"/>
            <w:sz w:val="22"/>
            <w:szCs w:val="22"/>
          </w:rPr>
          <w:fldChar w:fldCharType="end"/>
        </w:r>
        <w:r w:rsidR="00824008" w:rsidRPr="003805EE">
          <w:rPr>
            <w:rFonts w:ascii="Helvetica" w:hAnsi="Helvetica"/>
            <w:color w:val="000000" w:themeColor="text1"/>
            <w:sz w:val="22"/>
            <w:szCs w:val="22"/>
          </w:rPr>
          <w:delText>.</w:delText>
        </w:r>
      </w:del>
    </w:p>
    <w:p w14:paraId="588AF17E" w14:textId="77777777" w:rsidR="008F57EE" w:rsidRPr="003805EE" w:rsidRDefault="007C79E2" w:rsidP="00E65B1B">
      <w:pPr>
        <w:pStyle w:val="p1"/>
        <w:spacing w:line="480" w:lineRule="auto"/>
        <w:ind w:firstLine="720"/>
        <w:rPr>
          <w:del w:id="137" w:author="Adrian Stier" w:date="2022-02-24T11:06:00Z"/>
          <w:rFonts w:ascii="Helvetica" w:hAnsi="Helvetica"/>
          <w:color w:val="000000" w:themeColor="text1"/>
          <w:sz w:val="22"/>
          <w:szCs w:val="22"/>
        </w:rPr>
      </w:pPr>
      <w:del w:id="138" w:author="Adrian Stier" w:date="2022-02-24T11:06:00Z">
        <w:r w:rsidRPr="003805EE">
          <w:rPr>
            <w:rFonts w:ascii="Helvetica" w:hAnsi="Helvetica"/>
            <w:color w:val="000000" w:themeColor="text1"/>
            <w:sz w:val="22"/>
            <w:szCs w:val="22"/>
          </w:rPr>
          <w:delText xml:space="preserve">Whether </w:delText>
        </w:r>
        <w:r w:rsidR="00002A0A" w:rsidRPr="003805EE">
          <w:rPr>
            <w:rFonts w:ascii="Helvetica" w:hAnsi="Helvetica"/>
            <w:color w:val="000000" w:themeColor="text1"/>
            <w:sz w:val="22"/>
            <w:szCs w:val="22"/>
          </w:rPr>
          <w:delText>focused on</w:delText>
        </w:r>
        <w:r w:rsidR="00F658A3" w:rsidRPr="003805EE">
          <w:rPr>
            <w:rFonts w:ascii="Helvetica" w:hAnsi="Helvetica"/>
            <w:color w:val="000000" w:themeColor="text1"/>
            <w:sz w:val="22"/>
            <w:szCs w:val="22"/>
          </w:rPr>
          <w:delText xml:space="preserve"> a single species or an entire ecosystem, i</w:delText>
        </w:r>
        <w:r w:rsidR="008F57EE" w:rsidRPr="003805EE">
          <w:rPr>
            <w:rFonts w:ascii="Helvetica" w:hAnsi="Helvetica"/>
            <w:color w:val="000000" w:themeColor="text1"/>
            <w:sz w:val="22"/>
            <w:szCs w:val="22"/>
          </w:rPr>
          <w:delText xml:space="preserve">ntensive monitoring can facilitate the avoidance of </w:delText>
        </w:r>
        <w:r w:rsidR="005F6E63" w:rsidRPr="003805EE">
          <w:rPr>
            <w:rFonts w:ascii="Helvetica" w:hAnsi="Helvetica"/>
            <w:color w:val="000000" w:themeColor="text1"/>
            <w:sz w:val="22"/>
            <w:szCs w:val="22"/>
          </w:rPr>
          <w:delText>these critical thresholds</w:delText>
        </w:r>
        <w:r w:rsidR="008F57EE" w:rsidRPr="003805EE">
          <w:rPr>
            <w:rFonts w:ascii="Helvetica" w:hAnsi="Helvetica"/>
            <w:color w:val="000000" w:themeColor="text1"/>
            <w:sz w:val="22"/>
            <w:szCs w:val="22"/>
          </w:rPr>
          <w:delText xml:space="preserve"> and ensure the delivery of services</w:delText>
        </w:r>
        <w:r w:rsidR="00F84D49" w:rsidRPr="003805EE">
          <w:rPr>
            <w:rFonts w:ascii="Helvetica" w:hAnsi="Helvetica"/>
            <w:color w:val="000000" w:themeColor="text1"/>
            <w:sz w:val="22"/>
            <w:szCs w:val="22"/>
          </w:rPr>
          <w:delText>,</w:delText>
        </w:r>
        <w:r w:rsidR="008F57EE" w:rsidRPr="003805EE">
          <w:rPr>
            <w:rFonts w:ascii="Helvetica" w:hAnsi="Helvetica"/>
            <w:color w:val="000000" w:themeColor="text1"/>
            <w:sz w:val="22"/>
            <w:szCs w:val="22"/>
          </w:rPr>
          <w:delText xml:space="preserve"> but can </w:delText>
        </w:r>
        <w:r w:rsidR="00002A0A" w:rsidRPr="003805EE">
          <w:rPr>
            <w:rFonts w:ascii="Helvetica" w:hAnsi="Helvetica"/>
            <w:color w:val="000000" w:themeColor="text1"/>
            <w:sz w:val="22"/>
            <w:szCs w:val="22"/>
          </w:rPr>
          <w:delText xml:space="preserve">also </w:delText>
        </w:r>
        <w:r w:rsidR="008F57EE" w:rsidRPr="003805EE">
          <w:rPr>
            <w:rFonts w:ascii="Helvetica" w:hAnsi="Helvetica"/>
            <w:color w:val="000000" w:themeColor="text1"/>
            <w:sz w:val="22"/>
            <w:szCs w:val="22"/>
          </w:rPr>
          <w:delText>be very expensive</w:delText>
        </w:r>
        <w:r w:rsidR="00E5771D" w:rsidRPr="003805EE">
          <w:rPr>
            <w:rFonts w:ascii="Helvetica" w:hAnsi="Helvetica"/>
            <w:color w:val="000000" w:themeColor="text1"/>
            <w:sz w:val="22"/>
            <w:szCs w:val="22"/>
          </w:rPr>
          <w:delText xml:space="preserve"> </w:delTex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ZWNOdW0+ODQ2MTwvUmVjTnVtPjxEaXNwbGF5VGV4dD5bMiwgM108L0Rpc3BsYXlUZXh0PjxyZWNv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4C725F" w:rsidRPr="003805EE">
          <w:rPr>
            <w:rFonts w:ascii="Helvetica" w:hAnsi="Helvetica"/>
            <w:color w:val="000000" w:themeColor="text1"/>
            <w:sz w:val="22"/>
            <w:szCs w:val="22"/>
          </w:rPr>
          <w:delInstrText xml:space="preserve"> ADDIN EN.CITE </w:delInstrText>
        </w:r>
        <w:r w:rsidR="004C725F"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ZWNOdW0+ODQ2MTwvUmVjTnVtPjxEaXNwbGF5VGV4dD5bMiwgM108L0Rpc3BsYXlUZXh0PjxyZWNv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4C725F" w:rsidRPr="003805EE">
          <w:rPr>
            <w:rFonts w:ascii="Helvetica" w:hAnsi="Helvetica"/>
            <w:color w:val="000000" w:themeColor="text1"/>
            <w:sz w:val="22"/>
            <w:szCs w:val="22"/>
          </w:rPr>
          <w:delInstrText xml:space="preserve"> ADDIN EN.CITE.DATA </w:delInstrText>
        </w:r>
        <w:r w:rsidR="004C725F" w:rsidRPr="003805EE">
          <w:rPr>
            <w:rFonts w:ascii="Helvetica" w:hAnsi="Helvetica"/>
            <w:color w:val="000000" w:themeColor="text1"/>
            <w:sz w:val="22"/>
            <w:szCs w:val="22"/>
          </w:rPr>
        </w:r>
        <w:r w:rsidR="004C725F" w:rsidRPr="003805EE">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delText>[2, 3]</w:delTex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delText xml:space="preserve">. Moreover, even with time-intensive and </w:delText>
        </w:r>
        <w:r w:rsidR="00F84D49" w:rsidRPr="003805EE">
          <w:rPr>
            <w:rFonts w:ascii="Helvetica" w:hAnsi="Helvetica"/>
            <w:color w:val="000000" w:themeColor="text1"/>
            <w:sz w:val="22"/>
            <w:szCs w:val="22"/>
          </w:rPr>
          <w:delText xml:space="preserve">costly </w:delText>
        </w:r>
        <w:r w:rsidR="008F57EE" w:rsidRPr="003805EE">
          <w:rPr>
            <w:rFonts w:ascii="Helvetica" w:hAnsi="Helvetica"/>
            <w:color w:val="000000" w:themeColor="text1"/>
            <w:sz w:val="22"/>
            <w:szCs w:val="22"/>
          </w:rPr>
          <w:delText xml:space="preserve">monitoring, managers will never have perfect knowledge </w:delText>
        </w:r>
        <w:r w:rsidR="00C14DA4" w:rsidRPr="003805EE">
          <w:rPr>
            <w:rFonts w:ascii="Helvetica" w:hAnsi="Helvetica"/>
            <w:color w:val="000000" w:themeColor="text1"/>
            <w:sz w:val="22"/>
            <w:szCs w:val="22"/>
          </w:rPr>
          <w:delText xml:space="preserve">of </w:delText>
        </w:r>
        <w:r w:rsidR="00AA2A99" w:rsidRPr="003805EE">
          <w:rPr>
            <w:rFonts w:ascii="Helvetica" w:hAnsi="Helvetica"/>
            <w:color w:val="000000" w:themeColor="text1"/>
            <w:sz w:val="22"/>
            <w:szCs w:val="22"/>
          </w:rPr>
          <w:delText xml:space="preserve">the </w:delText>
        </w:r>
        <w:r w:rsidR="00A84B35" w:rsidRPr="003805EE">
          <w:rPr>
            <w:rFonts w:ascii="Helvetica" w:hAnsi="Helvetica"/>
            <w:color w:val="000000" w:themeColor="text1"/>
            <w:sz w:val="22"/>
            <w:szCs w:val="22"/>
          </w:rPr>
          <w:delText>system</w:delText>
        </w:r>
        <w:r w:rsidR="008F57EE" w:rsidRPr="003805EE">
          <w:rPr>
            <w:rFonts w:ascii="Helvetica" w:hAnsi="Helvetica"/>
            <w:color w:val="000000" w:themeColor="text1"/>
            <w:sz w:val="22"/>
            <w:szCs w:val="22"/>
          </w:rPr>
          <w:delText xml:space="preserve"> state, the linkages and dynamics of the system, </w:delText>
        </w:r>
        <w:r w:rsidR="00F84D49" w:rsidRPr="003805EE">
          <w:rPr>
            <w:rFonts w:ascii="Helvetica" w:hAnsi="Helvetica"/>
            <w:color w:val="000000" w:themeColor="text1"/>
            <w:sz w:val="22"/>
            <w:szCs w:val="22"/>
          </w:rPr>
          <w:delText xml:space="preserve">or </w:delText>
        </w:r>
        <w:r w:rsidR="008F57EE" w:rsidRPr="003805EE">
          <w:rPr>
            <w:rFonts w:ascii="Helvetica" w:hAnsi="Helvetica"/>
            <w:color w:val="000000" w:themeColor="text1"/>
            <w:sz w:val="22"/>
            <w:szCs w:val="22"/>
          </w:rPr>
          <w:delText xml:space="preserve">how close a system is to crossing a </w:delText>
        </w:r>
        <w:r w:rsidR="00A140A9" w:rsidRPr="003805EE">
          <w:rPr>
            <w:rFonts w:ascii="Helvetica" w:hAnsi="Helvetica"/>
            <w:color w:val="000000" w:themeColor="text1"/>
            <w:sz w:val="22"/>
            <w:szCs w:val="22"/>
          </w:rPr>
          <w:delText>tipping point</w:delText>
        </w:r>
        <w:r w:rsidR="008F57EE" w:rsidRPr="003805EE">
          <w:rPr>
            <w:rFonts w:ascii="Helvetica" w:hAnsi="Helvetica"/>
            <w:color w:val="000000" w:themeColor="text1"/>
            <w:sz w:val="22"/>
            <w:szCs w:val="22"/>
          </w:rPr>
          <w:delText xml:space="preserve">. Two factors underlie this </w:delText>
        </w:r>
        <w:r w:rsidR="00F84D49" w:rsidRPr="003805EE">
          <w:rPr>
            <w:rFonts w:ascii="Helvetica" w:hAnsi="Helvetica"/>
            <w:color w:val="000000" w:themeColor="text1"/>
            <w:sz w:val="22"/>
            <w:szCs w:val="22"/>
          </w:rPr>
          <w:delText xml:space="preserve">fundamental </w:delText>
        </w:r>
        <w:r w:rsidR="008F57EE" w:rsidRPr="003805EE">
          <w:rPr>
            <w:rFonts w:ascii="Helvetica" w:hAnsi="Helvetica"/>
            <w:color w:val="000000" w:themeColor="text1"/>
            <w:sz w:val="22"/>
            <w:szCs w:val="22"/>
          </w:rPr>
          <w:delText xml:space="preserve">uncertainty. First, </w:delText>
        </w:r>
        <w:r w:rsidR="00A91BC5" w:rsidRPr="003805EE">
          <w:rPr>
            <w:rFonts w:ascii="Helvetica" w:hAnsi="Helvetica"/>
            <w:color w:val="000000" w:themeColor="text1"/>
            <w:sz w:val="22"/>
            <w:szCs w:val="22"/>
          </w:rPr>
          <w:delText xml:space="preserve">species and </w:delText>
        </w:r>
        <w:r w:rsidR="008F57EE" w:rsidRPr="003805EE">
          <w:rPr>
            <w:rFonts w:ascii="Helvetica" w:hAnsi="Helvetica"/>
            <w:color w:val="000000" w:themeColor="text1"/>
            <w:sz w:val="22"/>
            <w:szCs w:val="22"/>
          </w:rPr>
          <w:delText xml:space="preserve">ecosystems are constantly under flux due to changes in external drivers, which can cause assessments to be derived from imperfect knowledge about the location of a threshold before it is crossed </w:delText>
        </w:r>
        <w:r w:rsidR="008F57EE" w:rsidRPr="003805EE">
          <w:rPr>
            <w:rFonts w:ascii="Helvetica" w:hAnsi="Helvetica"/>
            <w:color w:val="000000" w:themeColor="text1"/>
            <w:sz w:val="22"/>
            <w:szCs w:val="22"/>
          </w:rPr>
          <w:fldChar w:fldCharType="begin"/>
        </w:r>
        <w:r w:rsidR="004C725F" w:rsidRPr="003805EE">
          <w:rPr>
            <w:rFonts w:ascii="Helvetica" w:hAnsi="Helvetica"/>
            <w:color w:val="000000" w:themeColor="text1"/>
            <w:sz w:val="22"/>
            <w:szCs w:val="22"/>
          </w:rPr>
          <w:delInstrText xml:space="preserve"> ADDIN EN.CITE &lt;EndNote&gt;&lt;Cite&gt;&lt;Author&gt;Mangel&lt;/Author&gt;&lt;Year&gt;2000&lt;/Year&gt;&lt;RecNum&gt;4361&lt;/RecNum&gt;&lt;DisplayText&gt;[14]&lt;/DisplayText&gt;&lt;record&gt;&lt;rec-number&gt;4361&lt;/rec-number&gt;&lt;foreign-keys&gt;&lt;key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delInstrText>
        </w:r>
        <w:r w:rsidR="008F57EE" w:rsidRPr="003805EE">
          <w:rPr>
            <w:rFonts w:ascii="Helvetica" w:hAnsi="Helvetica"/>
            <w:color w:val="000000" w:themeColor="text1"/>
            <w:sz w:val="22"/>
            <w:szCs w:val="22"/>
          </w:rPr>
          <w:fldChar w:fldCharType="separate"/>
        </w:r>
        <w:r w:rsidR="004C725F" w:rsidRPr="003805EE">
          <w:rPr>
            <w:rFonts w:ascii="Helvetica" w:hAnsi="Helvetica"/>
            <w:noProof/>
            <w:color w:val="000000" w:themeColor="text1"/>
            <w:sz w:val="22"/>
            <w:szCs w:val="22"/>
          </w:rPr>
          <w:delText>[14]</w:delTex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delText xml:space="preserve">. Second, no matter what instrument is used, there is always measurement error. Both of these sources of uncertainty are problematic, because an assessment might incorrectly categorize a system as being a “safe” distance from a threshold, when in reality the system is at or past a threshold beyond which it will take decades to recover. </w:delText>
        </w:r>
        <w:r w:rsidR="00FA2610" w:rsidRPr="003805EE">
          <w:rPr>
            <w:rFonts w:ascii="Helvetica" w:hAnsi="Helvetica"/>
            <w:color w:val="000000" w:themeColor="text1"/>
            <w:sz w:val="22"/>
            <w:szCs w:val="22"/>
          </w:rPr>
          <w:delText>Limited monitoring resources and an incomplete understanding of ecosystems can restrict efforts to devise monitoring strategies that</w:delText>
        </w:r>
        <w:r w:rsidR="00AE4221" w:rsidRPr="003805EE">
          <w:rPr>
            <w:rFonts w:ascii="Helvetica" w:hAnsi="Helvetica"/>
            <w:color w:val="000000" w:themeColor="text1"/>
            <w:sz w:val="22"/>
            <w:szCs w:val="22"/>
          </w:rPr>
          <w:delText>–</w:delText>
        </w:r>
        <w:r w:rsidR="00FA2610" w:rsidRPr="003805EE">
          <w:rPr>
            <w:rFonts w:ascii="Helvetica" w:hAnsi="Helvetica"/>
            <w:color w:val="000000" w:themeColor="text1"/>
            <w:sz w:val="22"/>
            <w:szCs w:val="22"/>
          </w:rPr>
          <w:delText xml:space="preserve"> without crossing a threshold</w:delText>
        </w:r>
        <w:r w:rsidR="00AE4221" w:rsidRPr="003805EE">
          <w:rPr>
            <w:rFonts w:ascii="Helvetica" w:hAnsi="Helvetica"/>
            <w:color w:val="000000" w:themeColor="text1"/>
            <w:sz w:val="22"/>
            <w:szCs w:val="22"/>
          </w:rPr>
          <w:delText>–</w:delText>
        </w:r>
        <w:r w:rsidR="00FA2610" w:rsidRPr="003805EE">
          <w:rPr>
            <w:rFonts w:ascii="Helvetica" w:hAnsi="Helvetica"/>
            <w:color w:val="000000" w:themeColor="text1"/>
            <w:sz w:val="22"/>
            <w:szCs w:val="22"/>
          </w:rPr>
          <w:delText xml:space="preserve"> both maximize </w:delText>
        </w:r>
        <w:r w:rsidR="00741AB5" w:rsidRPr="003805EE">
          <w:rPr>
            <w:rFonts w:ascii="Helvetica" w:hAnsi="Helvetica"/>
            <w:color w:val="000000" w:themeColor="text1"/>
            <w:sz w:val="22"/>
            <w:szCs w:val="22"/>
          </w:rPr>
          <w:delText>ecosystem</w:delText>
        </w:r>
        <w:r w:rsidR="00FA2610" w:rsidRPr="003805EE">
          <w:rPr>
            <w:rFonts w:ascii="Helvetica" w:hAnsi="Helvetica"/>
            <w:color w:val="000000" w:themeColor="text1"/>
            <w:sz w:val="22"/>
            <w:szCs w:val="22"/>
          </w:rPr>
          <w:delText xml:space="preserve"> services and balance risk of harvesting across multiple stakeholders.</w:delText>
        </w:r>
      </w:del>
    </w:p>
    <w:p w14:paraId="09CF6B81" w14:textId="071DE59A" w:rsidR="00642DF6" w:rsidRDefault="008F57EE" w:rsidP="006551EE">
      <w:pPr>
        <w:ind w:firstLine="810"/>
        <w:rPr>
          <w:ins w:id="139" w:author="Adrian Stier" w:date="2022-02-24T11:06:00Z"/>
          <w:rFonts w:ascii="Helvetica" w:hAnsi="Helvetica"/>
          <w:color w:val="000000" w:themeColor="text1"/>
          <w:sz w:val="22"/>
          <w:szCs w:val="22"/>
        </w:rPr>
      </w:pPr>
      <w:ins w:id="140" w:author="Adrian Stier" w:date="2022-02-24T11:06:00Z">
        <w:r w:rsidRPr="00053CE0">
          <w:rPr>
            <w:rFonts w:ascii="Helvetica" w:hAnsi="Helvetica"/>
            <w:sz w:val="22"/>
            <w:szCs w:val="22"/>
          </w:rPr>
          <w:t xml:space="preserve">In natural resource management, the status of a species </w:t>
        </w:r>
        <w:r w:rsidR="00F658A3" w:rsidRPr="00053CE0">
          <w:rPr>
            <w:rFonts w:ascii="Helvetica" w:hAnsi="Helvetica"/>
            <w:sz w:val="22"/>
            <w:szCs w:val="22"/>
          </w:rPr>
          <w:t>or ecosystem</w:t>
        </w:r>
        <w:r w:rsidR="005F6D6D" w:rsidRPr="00053CE0">
          <w:rPr>
            <w:rFonts w:ascii="Helvetica" w:hAnsi="Helvetica"/>
            <w:sz w:val="22"/>
            <w:szCs w:val="22"/>
          </w:rPr>
          <w:t xml:space="preserve"> is determined from monitoring or survey data, and assessed</w:t>
        </w:r>
        <w:r w:rsidR="00F658A3" w:rsidRPr="00053CE0">
          <w:rPr>
            <w:rFonts w:ascii="Helvetica" w:hAnsi="Helvetica"/>
            <w:sz w:val="22"/>
            <w:szCs w:val="22"/>
          </w:rPr>
          <w:t xml:space="preserve"> </w:t>
        </w:r>
        <w:r w:rsidR="00604B57" w:rsidRPr="00053CE0">
          <w:rPr>
            <w:rFonts w:ascii="Helvetica" w:hAnsi="Helvetica"/>
            <w:sz w:val="22"/>
            <w:szCs w:val="22"/>
          </w:rPr>
          <w:t>relative to one or more</w:t>
        </w:r>
        <w:r w:rsidR="00D13868" w:rsidRPr="00053CE0">
          <w:rPr>
            <w:rFonts w:ascii="Helvetica" w:hAnsi="Helvetica"/>
            <w:sz w:val="22"/>
            <w:szCs w:val="22"/>
          </w:rPr>
          <w:t xml:space="preserve"> </w:t>
        </w:r>
        <w:r w:rsidR="00D442C2" w:rsidRPr="00053CE0">
          <w:rPr>
            <w:rFonts w:ascii="Helvetica" w:hAnsi="Helvetica"/>
            <w:sz w:val="22"/>
            <w:szCs w:val="22"/>
          </w:rPr>
          <w:t>minimum thresholds</w:t>
        </w:r>
        <w:r w:rsidR="00FE78AB" w:rsidRPr="00053CE0">
          <w:rPr>
            <w:rFonts w:ascii="Helvetica" w:hAnsi="Helvetica"/>
            <w:sz w:val="22"/>
            <w:szCs w:val="22"/>
          </w:rPr>
          <w:t>,</w:t>
        </w:r>
        <w:r w:rsidRPr="00053CE0">
          <w:rPr>
            <w:rFonts w:ascii="Helvetica" w:hAnsi="Helvetica"/>
            <w:sz w:val="22"/>
            <w:szCs w:val="22"/>
          </w:rPr>
          <w:t xml:space="preserve"> below which the risk</w:t>
        </w:r>
        <w:r w:rsidR="00A82596" w:rsidRPr="00053CE0">
          <w:rPr>
            <w:rFonts w:ascii="Helvetica" w:hAnsi="Helvetica"/>
            <w:sz w:val="22"/>
            <w:szCs w:val="22"/>
          </w:rPr>
          <w:t xml:space="preserve"> of </w:t>
        </w:r>
        <w:r w:rsidR="000E42CF">
          <w:rPr>
            <w:rFonts w:ascii="Helvetica" w:hAnsi="Helvetica"/>
            <w:sz w:val="22"/>
            <w:szCs w:val="22"/>
          </w:rPr>
          <w:t>species</w:t>
        </w:r>
        <w:r w:rsidR="000E42CF" w:rsidRPr="00053CE0">
          <w:rPr>
            <w:rFonts w:ascii="Helvetica" w:hAnsi="Helvetica"/>
            <w:sz w:val="22"/>
            <w:szCs w:val="22"/>
          </w:rPr>
          <w:t xml:space="preserve"> </w:t>
        </w:r>
        <w:r w:rsidR="00604B57" w:rsidRPr="00053CE0">
          <w:rPr>
            <w:rFonts w:ascii="Helvetica" w:hAnsi="Helvetica"/>
            <w:sz w:val="22"/>
            <w:szCs w:val="22"/>
          </w:rPr>
          <w:t xml:space="preserve">or socio-economic </w:t>
        </w:r>
        <w:r w:rsidR="00A82596" w:rsidRPr="00053CE0">
          <w:rPr>
            <w:rFonts w:ascii="Helvetica" w:hAnsi="Helvetica"/>
            <w:sz w:val="22"/>
            <w:szCs w:val="22"/>
          </w:rPr>
          <w:t xml:space="preserve">collapse </w:t>
        </w:r>
        <w:r w:rsidR="00145B2B">
          <w:rPr>
            <w:rFonts w:ascii="Helvetica" w:hAnsi="Helvetica"/>
            <w:sz w:val="22"/>
            <w:szCs w:val="22"/>
          </w:rPr>
          <w:t>surpasses the risk tolerance of management</w:t>
        </w:r>
        <w:r w:rsidR="00A82596" w:rsidRPr="00053CE0">
          <w:rPr>
            <w:rFonts w:ascii="Helvetica" w:hAnsi="Helvetica"/>
            <w:sz w:val="22"/>
            <w:szCs w:val="22"/>
          </w:rPr>
          <w:t xml:space="preserve">. For </w:t>
        </w:r>
        <w:r w:rsidR="003947CD" w:rsidRPr="00053CE0">
          <w:rPr>
            <w:rFonts w:ascii="Helvetica" w:hAnsi="Helvetica"/>
            <w:sz w:val="22"/>
            <w:szCs w:val="22"/>
          </w:rPr>
          <w:t xml:space="preserve">example, in the </w:t>
        </w:r>
        <w:r w:rsidR="00A82596" w:rsidRPr="00053CE0">
          <w:rPr>
            <w:rFonts w:ascii="Helvetica" w:hAnsi="Helvetica"/>
            <w:sz w:val="22"/>
            <w:szCs w:val="22"/>
          </w:rPr>
          <w:t>management of a single</w:t>
        </w:r>
        <w:r w:rsidR="00A82596" w:rsidRPr="003805EE">
          <w:rPr>
            <w:rFonts w:ascii="Helvetica" w:hAnsi="Helvetica"/>
            <w:sz w:val="22"/>
            <w:szCs w:val="22"/>
          </w:rPr>
          <w:t xml:space="preserve"> </w:t>
        </w:r>
        <w:r w:rsidR="00053CE0">
          <w:rPr>
            <w:rFonts w:ascii="Helvetica" w:hAnsi="Helvetica"/>
            <w:sz w:val="22"/>
            <w:szCs w:val="22"/>
          </w:rPr>
          <w:t xml:space="preserve">natural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w:t>
        </w:r>
        <w:r w:rsidR="00965AAB">
          <w:rPr>
            <w:rFonts w:ascii="Helvetica Neue" w:eastAsia="Helvetica Neue" w:hAnsi="Helvetica Neue" w:cs="Helvetica Neue"/>
            <w:color w:val="000000"/>
            <w:sz w:val="22"/>
            <w:szCs w:val="22"/>
          </w:rPr>
          <w:t>Thresholds are accounted for in management strategies in the form of decision triggers (e.g., ‘thresholds of potential concern’;</w:t>
        </w:r>
        <w:r w:rsidR="00965AAB" w:rsidRPr="00C06FC8">
          <w:t xml:space="preserve"> </w:t>
        </w:r>
        <w:r w:rsidR="00965AAB">
          <w:rPr>
            <w:rFonts w:ascii="Helvetica Neue" w:eastAsia="Helvetica Neue" w:hAnsi="Helvetica Neue" w:cs="Helvetica Neue"/>
            <w:color w:val="000000"/>
            <w:sz w:val="22"/>
            <w:szCs w:val="22"/>
          </w:rPr>
          <w:fldChar w:fldCharType="begin"/>
        </w:r>
        <w:r w:rsidR="00CD7E69">
          <w:rPr>
            <w:rFonts w:ascii="Helvetica Neue" w:eastAsia="Helvetica Neue" w:hAnsi="Helvetica Neue" w:cs="Helvetica Neue"/>
            <w:color w:val="000000"/>
            <w:sz w:val="22"/>
            <w:szCs w:val="22"/>
          </w:rPr>
          <w:instrText xml:space="preserve"> ADDIN EN.CITE &lt;EndNote&gt;&lt;Cite&gt;&lt;Author&gt;Biggs&lt;/Author&gt;&lt;Year&gt;2003&lt;/Year&gt;&lt;RecNum&gt;6512&lt;/RecNum&gt;&lt;DisplayText&gt;[4]&lt;/DisplayText&gt;&lt;record&gt;&lt;rec-number&gt;6512&lt;/rec-number&gt;&lt;foreign-keys&gt;&lt;key app="EN" db-id="x0w5wa9airxrfze0ft2x20vgz0w5wpet5ftz" timestamp="1644952284" guid="66179a9b-7441-4cb6-9a3f-2c3926eb4a63"&gt;6512&lt;/key&gt;&lt;/foreign-keys&gt;&lt;ref-type name="Journal Article"&gt;17&lt;/ref-type&gt;&lt;contributors&gt;&lt;authors&gt;&lt;author&gt;Biggs, Harry C&lt;/author&gt;&lt;author&gt;Rogers, Kevin H&lt;/author&gt;&lt;/authors&gt;&lt;/contributors&gt;&lt;titles&gt;&lt;title&gt;An adaptive system to link science, monitoring and management in practice&lt;/title&gt;&lt;secondary-title&gt;The Kruger experience: Ecology and management of savanna heterogeneity&lt;/secondary-title&gt;&lt;/titles&gt;&lt;periodical&gt;&lt;full-title&gt;The Kruger experience: Ecology and management of savanna heterogeneity&lt;/full-title&gt;&lt;/periodical&gt;&lt;pages&gt;59-80&lt;/pages&gt;&lt;dates&gt;&lt;year&gt;2003&lt;/year&gt;&lt;/dates&gt;&lt;urls&gt;&lt;/urls&gt;&lt;/record&gt;&lt;/Cite&gt;&lt;/EndNote&gt;</w:instrText>
        </w:r>
        <w:r w:rsidR="00965AAB">
          <w:rPr>
            <w:rFonts w:ascii="Helvetica Neue" w:eastAsia="Helvetica Neue" w:hAnsi="Helvetica Neue" w:cs="Helvetica Neue"/>
            <w:color w:val="000000"/>
            <w:sz w:val="22"/>
            <w:szCs w:val="22"/>
          </w:rPr>
          <w:fldChar w:fldCharType="separate"/>
        </w:r>
        <w:r w:rsidR="00CD7E69">
          <w:rPr>
            <w:rFonts w:ascii="Helvetica Neue" w:eastAsia="Helvetica Neue" w:hAnsi="Helvetica Neue" w:cs="Helvetica Neue"/>
            <w:noProof/>
            <w:color w:val="000000"/>
            <w:sz w:val="22"/>
            <w:szCs w:val="22"/>
          </w:rPr>
          <w:t>[4]</w:t>
        </w:r>
        <w:r w:rsidR="00965AAB">
          <w:rPr>
            <w:rFonts w:ascii="Helvetica Neue" w:eastAsia="Helvetica Neue" w:hAnsi="Helvetica Neue" w:cs="Helvetica Neue"/>
            <w:color w:val="000000"/>
            <w:sz w:val="22"/>
            <w:szCs w:val="22"/>
          </w:rPr>
          <w:fldChar w:fldCharType="end"/>
        </w:r>
        <w:r w:rsidR="00965AAB">
          <w:rPr>
            <w:rFonts w:ascii="Helvetica Neue" w:eastAsia="Helvetica Neue" w:hAnsi="Helvetica Neue" w:cs="Helvetica Neue"/>
            <w:color w:val="000000"/>
            <w:sz w:val="22"/>
            <w:szCs w:val="22"/>
          </w:rPr>
          <w:t xml:space="preserve">) and in the form of reference points designed to minimize the risk of falling below a productivity threshold (e.g., ‘Potential Biological Removal’; </w:t>
        </w:r>
        <w:r w:rsidR="00965AAB">
          <w:rPr>
            <w:rFonts w:ascii="Helvetica Neue" w:eastAsia="Helvetica Neue" w:hAnsi="Helvetica Neue" w:cs="Helvetica Neue"/>
            <w:color w:val="000000"/>
            <w:sz w:val="22"/>
            <w:szCs w:val="22"/>
          </w:rPr>
          <w:fldChar w:fldCharType="begin"/>
        </w:r>
        <w:r w:rsidR="00CD7E69">
          <w:rPr>
            <w:rFonts w:ascii="Helvetica Neue" w:eastAsia="Helvetica Neue" w:hAnsi="Helvetica Neue" w:cs="Helvetica Neue"/>
            <w:color w:val="000000"/>
            <w:sz w:val="22"/>
            <w:szCs w:val="22"/>
          </w:rPr>
          <w:instrText xml:space="preserve"> ADDIN EN.CITE &lt;EndNote&gt;&lt;Cite&gt;&lt;Author&gt;Wade&lt;/Author&gt;&lt;Year&gt;1998&lt;/Year&gt;&lt;RecNum&gt;6511&lt;/RecNum&gt;&lt;DisplayText&gt;[5]&lt;/DisplayText&gt;&lt;record&gt;&lt;rec-number&gt;6511&lt;/rec-number&gt;&lt;foreign-keys&gt;&lt;key app="EN" db-id="x0w5wa9airxrfze0ft2x20vgz0w5wpet5ftz" timestamp="1644952167" guid="5134ed38-362e-45d7-94bb-d3499de4120c"&gt;6511&lt;/key&gt;&lt;/foreign-keys&gt;&lt;ref-type name="Journal Article"&gt;17&lt;/ref-type&gt;&lt;contributors&gt;&lt;authors&gt;&lt;author&gt;Wade, Paul R&lt;/author&gt;&lt;/authors&gt;&lt;/contributors&gt;&lt;titles&gt;&lt;title&gt;Calculating limits to the allowable human‐caused mortality of cetaceans and pinnipeds&lt;/title&gt;&lt;secondary-title&gt;Marine Mammal Science&lt;/secondary-title&gt;&lt;/titles&gt;&lt;periodical&gt;&lt;full-title&gt;Marine Mammal Science&lt;/full-title&gt;&lt;abbr-1&gt;Mar Mammal Sci&lt;/abbr-1&gt;&lt;/periodical&gt;&lt;pages&gt;1-37&lt;/pages&gt;&lt;volume&gt;14&lt;/volume&gt;&lt;number&gt;1&lt;/number&gt;&lt;dates&gt;&lt;year&gt;1998&lt;/year&gt;&lt;/dates&gt;&lt;isbn&gt;0824-0469&lt;/isbn&gt;&lt;urls&gt;&lt;/urls&gt;&lt;/record&gt;&lt;/Cite&gt;&lt;/EndNote&gt;</w:instrText>
        </w:r>
        <w:r w:rsidR="00965AAB">
          <w:rPr>
            <w:rFonts w:ascii="Helvetica Neue" w:eastAsia="Helvetica Neue" w:hAnsi="Helvetica Neue" w:cs="Helvetica Neue"/>
            <w:color w:val="000000"/>
            <w:sz w:val="22"/>
            <w:szCs w:val="22"/>
          </w:rPr>
          <w:fldChar w:fldCharType="separate"/>
        </w:r>
        <w:r w:rsidR="00CD7E69">
          <w:rPr>
            <w:rFonts w:ascii="Helvetica Neue" w:eastAsia="Helvetica Neue" w:hAnsi="Helvetica Neue" w:cs="Helvetica Neue"/>
            <w:noProof/>
            <w:color w:val="000000"/>
            <w:sz w:val="22"/>
            <w:szCs w:val="22"/>
          </w:rPr>
          <w:t>[5]</w:t>
        </w:r>
        <w:r w:rsidR="00965AAB">
          <w:rPr>
            <w:rFonts w:ascii="Helvetica Neue" w:eastAsia="Helvetica Neue" w:hAnsi="Helvetica Neue" w:cs="Helvetica Neue"/>
            <w:color w:val="000000"/>
            <w:sz w:val="22"/>
            <w:szCs w:val="22"/>
          </w:rPr>
          <w:fldChar w:fldCharType="end"/>
        </w:r>
        <w:r w:rsidR="00965AAB">
          <w:rPr>
            <w:rFonts w:ascii="Helvetica Neue" w:eastAsia="Helvetica Neue" w:hAnsi="Helvetica Neue" w:cs="Helvetica Neue"/>
            <w:color w:val="000000"/>
            <w:sz w:val="22"/>
            <w:szCs w:val="22"/>
          </w:rPr>
          <w:t xml:space="preserve">). </w:t>
        </w:r>
        <w:r w:rsidR="003947CD" w:rsidRPr="003805EE">
          <w:rPr>
            <w:rFonts w:ascii="Helvetica" w:hAnsi="Helvetica"/>
            <w:color w:val="000000" w:themeColor="text1"/>
            <w:sz w:val="22"/>
            <w:szCs w:val="22"/>
          </w:rPr>
          <w:t xml:space="preserve">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00B84A6B">
          <w:rPr>
            <w:rFonts w:ascii="Helvetica" w:hAnsi="Helvetica"/>
            <w:color w:val="000000" w:themeColor="text1"/>
            <w:sz w:val="22"/>
            <w:szCs w:val="22"/>
          </w:rPr>
          <w:t xml:space="preserve">, in part, </w:t>
        </w:r>
        <w:r w:rsidRPr="003805EE">
          <w:rPr>
            <w:rFonts w:ascii="Helvetica" w:hAnsi="Helvetica"/>
            <w:color w:val="000000" w:themeColor="text1"/>
            <w:sz w:val="22"/>
            <w:szCs w:val="22"/>
          </w:rPr>
          <w:t>because</w:t>
        </w:r>
        <w:r w:rsidR="003947CD" w:rsidRPr="003805EE">
          <w:rPr>
            <w:rFonts w:ascii="Helvetica" w:hAnsi="Helvetica"/>
            <w:color w:val="000000" w:themeColor="text1"/>
            <w:sz w:val="22"/>
            <w:szCs w:val="22"/>
          </w:rPr>
          <w:t xml:space="preserve"> managers </w:t>
        </w:r>
        <w:r w:rsidR="00915035">
          <w:rPr>
            <w:rFonts w:ascii="Helvetica" w:hAnsi="Helvetica"/>
            <w:color w:val="000000" w:themeColor="text1"/>
            <w:sz w:val="22"/>
            <w:szCs w:val="22"/>
          </w:rPr>
          <w:t>recognize</w:t>
        </w:r>
        <w:r w:rsidR="00915035" w:rsidRPr="003805EE">
          <w:rPr>
            <w:rFonts w:ascii="Helvetica" w:hAnsi="Helvetica"/>
            <w:color w:val="000000" w:themeColor="text1"/>
            <w:sz w:val="22"/>
            <w:szCs w:val="22"/>
          </w:rPr>
          <w:t xml:space="preser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w:t>
        </w:r>
        <w:r w:rsidR="000E42CF">
          <w:rPr>
            <w:rFonts w:ascii="Helvetica" w:hAnsi="Helvetica"/>
            <w:color w:val="000000" w:themeColor="text1"/>
            <w:sz w:val="22"/>
            <w:szCs w:val="22"/>
          </w:rPr>
          <w:t xml:space="preserve">allow </w:t>
        </w:r>
        <w:r w:rsidR="005763CB">
          <w:rPr>
            <w:rFonts w:ascii="Helvetica" w:hAnsi="Helvetica"/>
            <w:color w:val="000000" w:themeColor="text1"/>
            <w:sz w:val="22"/>
            <w:szCs w:val="22"/>
          </w:rPr>
          <w:t>sustainable harvest, but also to</w:t>
        </w:r>
        <w:r w:rsidR="00C33441">
          <w:rPr>
            <w:rFonts w:ascii="Helvetica" w:hAnsi="Helvetica"/>
            <w:color w:val="000000" w:themeColor="text1"/>
            <w:sz w:val="22"/>
            <w:szCs w:val="22"/>
          </w:rPr>
          <w:t xml:space="preserve"> </w:t>
        </w:r>
        <w:r w:rsidR="00CD7E69">
          <w:rPr>
            <w:rFonts w:ascii="Helvetica" w:hAnsi="Helvetica"/>
            <w:color w:val="000000" w:themeColor="text1"/>
            <w:sz w:val="22"/>
            <w:szCs w:val="22"/>
          </w:rPr>
          <w:t>minimize the chances that a</w:t>
        </w:r>
        <w:r w:rsidR="00C33441">
          <w:rPr>
            <w:rFonts w:ascii="Helvetica" w:hAnsi="Helvetica"/>
            <w:color w:val="000000" w:themeColor="text1"/>
            <w:sz w:val="22"/>
            <w:szCs w:val="22"/>
          </w:rPr>
          <w:t xml:space="preserve"> population </w:t>
        </w:r>
        <w:r w:rsidR="00CD7E69">
          <w:rPr>
            <w:rFonts w:ascii="Helvetica" w:hAnsi="Helvetica"/>
            <w:color w:val="000000" w:themeColor="text1"/>
            <w:sz w:val="22"/>
            <w:szCs w:val="22"/>
          </w:rPr>
          <w:t xml:space="preserve">will cross a </w:t>
        </w:r>
        <w:r w:rsidR="00C33441">
          <w:rPr>
            <w:rFonts w:ascii="Helvetica" w:hAnsi="Helvetica"/>
            <w:color w:val="000000" w:themeColor="text1"/>
            <w:sz w:val="22"/>
            <w:szCs w:val="22"/>
          </w:rPr>
          <w:t xml:space="preserve">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w:t>
        </w:r>
        <w:r w:rsidR="00EA6027" w:rsidRPr="00EA6027">
          <w:t xml:space="preserve"> </w:t>
        </w:r>
        <w:r w:rsidR="009437F6">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&lt;EndNote&gt;&lt;Cite&gt;&lt;Author&gt;Froese&lt;/Author&gt;&lt;Year&gt;2011&lt;/Year&gt;&lt;RecNum&gt;6507&lt;/RecNum&gt;&lt;DisplayText&gt;[6]&lt;/DisplayText&gt;&lt;record&gt;&lt;rec-number&gt;6507&lt;/rec-number&gt;&lt;foreign-keys&gt;&lt;key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[6]</w:t>
        </w:r>
        <w:r w:rsidR="009437F6">
          <w:rPr>
            <w:rFonts w:ascii="Helvetica" w:hAnsi="Helvetica"/>
            <w:color w:val="000000" w:themeColor="text1"/>
            <w:sz w:val="22"/>
            <w:szCs w:val="22"/>
          </w:rPr>
          <w:fldChar w:fldCharType="end"/>
        </w:r>
        <w:r w:rsidR="00825267">
          <w:rPr>
            <w:rFonts w:ascii="Helvetica" w:hAnsi="Helvetica"/>
            <w:color w:val="000000" w:themeColor="text1"/>
            <w:sz w:val="22"/>
            <w:szCs w:val="22"/>
          </w:rPr>
          <w:t>.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DE079A">
          <w:rPr>
            <w:rFonts w:ascii="Helvetica" w:hAnsi="Helvetica"/>
            <w:color w:val="000000" w:themeColor="text1"/>
            <w:sz w:val="22"/>
            <w:szCs w:val="22"/>
          </w:rPr>
          <w:t>, predator pits,</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&lt;EndNote&gt;&lt;Cite&gt;&lt;Author&gt;Courchamp&lt;/Author&gt;&lt;Year&gt;1999&lt;/Year&gt;&lt;RecNum&gt;2348&lt;/RecNum&gt;&lt;DisplayText&gt;[7]&lt;/DisplayText&gt;&lt;record&gt;&lt;rec-number&gt;2348&lt;/rec-number&gt;&lt;foreign-keys&gt;&lt;key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[7]</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6277FD">
          <w:rPr>
            <w:rFonts w:ascii="Helvetica" w:hAnsi="Helvetica"/>
            <w:color w:val="000000" w:themeColor="text1"/>
            <w:sz w:val="22"/>
            <w:szCs w:val="22"/>
          </w:rPr>
          <w:t xml:space="preserve"> (i.e. Allee effects)</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r w:rsidR="00642DF6">
          <w:rPr>
            <w:rFonts w:ascii="Helvetica" w:hAnsi="Helvetica"/>
            <w:color w:val="000000" w:themeColor="text1"/>
            <w:sz w:val="22"/>
            <w:szCs w:val="22"/>
          </w:rPr>
          <w:t xml:space="preserve">The consequences of crossing </w:t>
        </w:r>
        <w:r w:rsidR="00D51E85">
          <w:rPr>
            <w:rFonts w:ascii="Helvetica" w:hAnsi="Helvetica"/>
            <w:color w:val="000000" w:themeColor="text1"/>
            <w:sz w:val="22"/>
            <w:szCs w:val="22"/>
          </w:rPr>
          <w:t xml:space="preserve">certain </w:t>
        </w:r>
        <w:r w:rsidR="00642DF6">
          <w:rPr>
            <w:rFonts w:ascii="Helvetica" w:hAnsi="Helvetica"/>
            <w:color w:val="000000" w:themeColor="text1"/>
            <w:sz w:val="22"/>
            <w:szCs w:val="22"/>
          </w:rPr>
          <w:t>thresholds, such as depensat</w:t>
        </w:r>
        <w:r w:rsidR="00CD7E69">
          <w:rPr>
            <w:rFonts w:ascii="Helvetica" w:hAnsi="Helvetica"/>
            <w:color w:val="000000" w:themeColor="text1"/>
            <w:sz w:val="22"/>
            <w:szCs w:val="22"/>
          </w:rPr>
          <w:t>ory</w:t>
        </w:r>
        <w:r w:rsidR="00642DF6">
          <w:rPr>
            <w:rFonts w:ascii="Helvetica" w:hAnsi="Helvetica"/>
            <w:color w:val="000000" w:themeColor="text1"/>
            <w:sz w:val="22"/>
            <w:szCs w:val="22"/>
          </w:rPr>
          <w:t xml:space="preserve"> thresholds are </w:t>
        </w:r>
        <w:r w:rsidR="00D51E85">
          <w:rPr>
            <w:rFonts w:ascii="Helvetica" w:hAnsi="Helvetica"/>
            <w:color w:val="000000" w:themeColor="text1"/>
            <w:sz w:val="22"/>
            <w:szCs w:val="22"/>
          </w:rPr>
          <w:t xml:space="preserve">even </w:t>
        </w:r>
        <w:r w:rsidR="00642DF6">
          <w:rPr>
            <w:rFonts w:ascii="Helvetica" w:hAnsi="Helvetica"/>
            <w:color w:val="000000" w:themeColor="text1"/>
            <w:sz w:val="22"/>
            <w:szCs w:val="22"/>
          </w:rPr>
          <w:t>greater</w:t>
        </w:r>
        <w:r w:rsidR="00D51E85">
          <w:rPr>
            <w:rFonts w:ascii="Helvetica" w:hAnsi="Helvetica"/>
            <w:color w:val="000000" w:themeColor="text1"/>
            <w:sz w:val="22"/>
            <w:szCs w:val="22"/>
          </w:rPr>
          <w:t xml:space="preserve"> since</w:t>
        </w:r>
        <w:r w:rsidR="00642DF6">
          <w:rPr>
            <w:rFonts w:ascii="Helvetica" w:hAnsi="Helvetica"/>
            <w:color w:val="000000" w:themeColor="text1"/>
            <w:sz w:val="22"/>
            <w:szCs w:val="22"/>
          </w:rPr>
          <w:t xml:space="preserve"> depensation can cause irreversible population collapse. </w:t>
        </w:r>
        <w:r w:rsidR="00450434">
          <w:rPr>
            <w:rFonts w:ascii="Helvetica" w:hAnsi="Helvetica"/>
            <w:color w:val="000000" w:themeColor="text1"/>
            <w:sz w:val="22"/>
            <w:szCs w:val="22"/>
          </w:rPr>
          <w:t>The c</w:t>
        </w:r>
        <w:r w:rsidR="00642DF6">
          <w:rPr>
            <w:rFonts w:ascii="Helvetica" w:hAnsi="Helvetica"/>
            <w:color w:val="000000" w:themeColor="text1"/>
            <w:sz w:val="22"/>
            <w:szCs w:val="22"/>
          </w:rPr>
          <w:t xml:space="preserve">rossing </w:t>
        </w:r>
        <w:r w:rsidR="00450434">
          <w:rPr>
            <w:rFonts w:ascii="Helvetica" w:hAnsi="Helvetica"/>
            <w:color w:val="000000" w:themeColor="text1"/>
            <w:sz w:val="22"/>
            <w:szCs w:val="22"/>
          </w:rPr>
          <w:t xml:space="preserve">of </w:t>
        </w:r>
        <w:r w:rsidR="00642DF6">
          <w:rPr>
            <w:rFonts w:ascii="Helvetica" w:hAnsi="Helvetica"/>
            <w:color w:val="000000" w:themeColor="text1"/>
            <w:sz w:val="22"/>
            <w:szCs w:val="22"/>
          </w:rPr>
          <w:t>other thresholds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such as</w:t>
        </w:r>
        <w:r w:rsidR="00CD7E69">
          <w:rPr>
            <w:rFonts w:ascii="Helvetica" w:hAnsi="Helvetica"/>
            <w:color w:val="000000" w:themeColor="text1"/>
            <w:sz w:val="22"/>
            <w:szCs w:val="22"/>
          </w:rPr>
          <w:t xml:space="preserve"> those defined by </w:t>
        </w:r>
        <w:r w:rsidR="00642DF6">
          <w:rPr>
            <w:rFonts w:ascii="Helvetica" w:hAnsi="Helvetica"/>
            <w:color w:val="000000" w:themeColor="text1"/>
            <w:sz w:val="22"/>
            <w:szCs w:val="22"/>
          </w:rPr>
          <w:t>limit reference points</w:t>
        </w:r>
        <w:r w:rsidR="00D51E85">
          <w:rPr>
            <w:rFonts w:ascii="Helvetica" w:hAnsi="Helvetica"/>
            <w:color w:val="000000" w:themeColor="text1"/>
            <w:sz w:val="22"/>
            <w:szCs w:val="22"/>
          </w:rPr>
          <w:t>,</w:t>
        </w:r>
        <w:r w:rsidR="00642DF6">
          <w:rPr>
            <w:rFonts w:ascii="Helvetica" w:hAnsi="Helvetica"/>
            <w:color w:val="000000" w:themeColor="text1"/>
            <w:sz w:val="22"/>
            <w:szCs w:val="22"/>
          </w:rPr>
          <w:t xml:space="preserve"> </w:t>
        </w:r>
        <w:r w:rsidR="00450434">
          <w:rPr>
            <w:rFonts w:ascii="Helvetica" w:hAnsi="Helvetica"/>
            <w:color w:val="000000" w:themeColor="text1"/>
            <w:sz w:val="22"/>
            <w:szCs w:val="22"/>
          </w:rPr>
          <w:t>is often reversible but can also have devastating social and economic consequences</w:t>
        </w:r>
        <w:r w:rsidR="006277FD">
          <w:rPr>
            <w:rFonts w:ascii="Helvetica" w:hAnsi="Helvetica"/>
            <w:color w:val="000000" w:themeColor="text1"/>
            <w:sz w:val="22"/>
            <w:szCs w:val="22"/>
          </w:rPr>
          <w:t xml:space="preserve"> </w:t>
        </w:r>
        <w:r w:rsidR="00010E6A">
          <w:rPr>
            <w:rFonts w:ascii="Helvetica" w:hAnsi="Helvetica"/>
            <w:color w:val="000000" w:themeColor="text1"/>
            <w:sz w:val="22"/>
            <w:szCs w:val="22"/>
          </w:rPr>
          <w:fldChar w:fldCharType="begin"/>
        </w:r>
        <w:r w:rsidR="00CD7E69">
          <w:rPr>
            <w:rFonts w:ascii="Helvetica" w:hAnsi="Helvetica"/>
            <w:color w:val="000000" w:themeColor="text1"/>
            <w:sz w:val="22"/>
            <w:szCs w:val="22"/>
          </w:rPr>
          <w:instrText xml:space="preserve"> ADDIN EN.CITE &lt;EndNote&gt;&lt;Cite&gt;&lt;Author&gt;Kaplan&lt;/Author&gt;&lt;Year&gt;2012&lt;/Year&gt;&lt;RecNum&gt;6509&lt;/RecNum&gt;&lt;DisplayText&gt;[8]&lt;/DisplayText&gt;&lt;record&gt;&lt;rec-number&gt;6509&lt;/rec-number&gt;&lt;foreign-keys&gt;&lt;key app="EN" db-id="x0w5wa9airxrfze0ft2x20vgz0w5wpet5ftz" timestamp="1615846101" guid="b42518a5-d297-44f9-9ea1-a8a9fac27691"&gt;6509&lt;/key&gt;&lt;/foreign-keys&gt;&lt;ref-type name="Journal Article"&gt;17&lt;/ref-type&gt;&lt;contributors&gt;&lt;authors&gt;&lt;author&gt;Kaplan, Isaac C&lt;/author&gt;&lt;author&gt;Leonard, Jerry&lt;/author&gt;&lt;/authors&gt;&lt;/contributors&gt;&lt;titles&gt;&lt;title&gt;From krill to convenience stores: forecasting the economic and ecological effects of fisheries management on the US West Coast&lt;/title&gt;&lt;secondary-title&gt;Marine Policy&lt;/secondary-title&gt;&lt;/titles&gt;&lt;periodical&gt;&lt;full-title&gt;Marine Policy&lt;/full-title&gt;&lt;/periodical&gt;&lt;pages&gt;947-954&lt;/pages&gt;&lt;volume&gt;36&lt;/volume&gt;&lt;number&gt;5&lt;/number&gt;&lt;dates&gt;&lt;year&gt;2012&lt;/year&gt;&lt;/dates&gt;&lt;isbn&gt;0308-597X&lt;/isbn&gt;&lt;urls&gt;&lt;/urls&gt;&lt;/record&gt;&lt;/Cite&gt;&lt;/EndNote&gt;</w:instrText>
        </w:r>
        <w:r w:rsidR="00010E6A">
          <w:rPr>
            <w:rFonts w:ascii="Helvetica" w:hAnsi="Helvetica"/>
            <w:color w:val="000000" w:themeColor="text1"/>
            <w:sz w:val="22"/>
            <w:szCs w:val="22"/>
          </w:rPr>
          <w:fldChar w:fldCharType="separate"/>
        </w:r>
        <w:r w:rsidR="00CD7E69">
          <w:rPr>
            <w:rFonts w:ascii="Helvetica" w:hAnsi="Helvetica"/>
            <w:noProof/>
            <w:color w:val="000000" w:themeColor="text1"/>
            <w:sz w:val="22"/>
            <w:szCs w:val="22"/>
          </w:rPr>
          <w:t>[8]</w:t>
        </w:r>
        <w:r w:rsidR="00010E6A">
          <w:rPr>
            <w:rFonts w:ascii="Helvetica" w:hAnsi="Helvetica"/>
            <w:color w:val="000000" w:themeColor="text1"/>
            <w:sz w:val="22"/>
            <w:szCs w:val="22"/>
          </w:rPr>
          <w:fldChar w:fldCharType="end"/>
        </w:r>
        <w:r w:rsidR="00D51E85">
          <w:rPr>
            <w:rFonts w:ascii="Helvetica" w:hAnsi="Helvetica"/>
            <w:color w:val="000000" w:themeColor="text1"/>
            <w:sz w:val="22"/>
            <w:szCs w:val="22"/>
          </w:rPr>
          <w:t>,</w:t>
        </w:r>
        <w:r w:rsidR="00450434">
          <w:rPr>
            <w:rFonts w:ascii="Helvetica" w:hAnsi="Helvetica"/>
            <w:color w:val="000000" w:themeColor="text1"/>
            <w:sz w:val="22"/>
            <w:szCs w:val="22"/>
          </w:rPr>
          <w:t xml:space="preserve"> particularly when crossing triggers cessation of harvest or reduced access.  </w:t>
        </w:r>
      </w:ins>
    </w:p>
    <w:p w14:paraId="0B02ADA4" w14:textId="7D046F06" w:rsidR="008F57EE" w:rsidRPr="003805EE" w:rsidRDefault="00450434" w:rsidP="006551EE">
      <w:pPr>
        <w:pStyle w:val="p1"/>
        <w:ind w:firstLine="720"/>
        <w:rPr>
          <w:ins w:id="141" w:author="Adrian Stier" w:date="2022-02-24T11:06:00Z"/>
          <w:rFonts w:ascii="Helvetica" w:hAnsi="Helvetica"/>
          <w:color w:val="000000" w:themeColor="text1"/>
          <w:sz w:val="22"/>
          <w:szCs w:val="22"/>
        </w:rPr>
      </w:pPr>
      <w:ins w:id="142" w:author="Adrian Stier" w:date="2022-02-24T11:06:00Z">
        <w:r>
          <w:rPr>
            <w:rFonts w:ascii="Helvetica" w:hAnsi="Helvetica"/>
            <w:color w:val="000000" w:themeColor="text1"/>
            <w:sz w:val="22"/>
            <w:szCs w:val="22"/>
          </w:rPr>
          <w:t>H</w:t>
        </w:r>
        <w:r w:rsidR="00CF10E3">
          <w:rPr>
            <w:rFonts w:ascii="Helvetica" w:hAnsi="Helvetica"/>
            <w:color w:val="000000" w:themeColor="text1"/>
            <w:sz w:val="22"/>
            <w:szCs w:val="22"/>
          </w:rPr>
          <w:t>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sidR="00CF10E3">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F72774">
          <w:rPr>
            <w:rFonts w:ascii="Helvetica" w:hAnsi="Helvetica"/>
            <w:color w:val="000000" w:themeColor="text1"/>
            <w:sz w:val="22"/>
            <w:szCs w:val="22"/>
          </w:rPr>
          <w:instrText xml:space="preserve"> ADDIN EN.CITE </w:instrText>
        </w:r>
        <w:r w:rsidR="00F72774">
          <w:rPr>
            <w:rFonts w:ascii="Helvetica" w:hAnsi="Helvetica"/>
            <w:color w:val="000000" w:themeColor="text1"/>
            <w:sz w:val="22"/>
            <w:szCs w:val="22"/>
          </w:rPr>
          <w:fldChar w:fldCharType="begin">
            <w:fldData xml:space="preserve">PEVuZE5vdGU+PENpdGU+PEF1dGhvcj5XaW50bGU8L0F1dGhvcj48WWVhcj4yMDEwPC9ZZWFyPjxS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</w:fldData>
          </w:fldChar>
        </w:r>
        <w:r w:rsidR="00F72774">
          <w:rPr>
            <w:rFonts w:ascii="Helvetica" w:hAnsi="Helvetica"/>
            <w:color w:val="000000" w:themeColor="text1"/>
            <w:sz w:val="22"/>
            <w:szCs w:val="22"/>
          </w:rPr>
          <w:instrText xml:space="preserve"> ADDIN EN.CITE.DATA </w:instrText>
        </w:r>
        <w:r w:rsidR="00F72774">
          <w:rPr>
            <w:rFonts w:ascii="Helvetica" w:hAnsi="Helvetica"/>
            <w:color w:val="000000" w:themeColor="text1"/>
            <w:sz w:val="22"/>
            <w:szCs w:val="22"/>
          </w:rPr>
        </w:r>
        <w:r w:rsidR="00F72774">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F72774">
          <w:rPr>
            <w:rFonts w:ascii="Helvetica" w:hAnsi="Helvetica"/>
            <w:noProof/>
            <w:color w:val="000000" w:themeColor="text1"/>
            <w:sz w:val="22"/>
            <w:szCs w:val="22"/>
          </w:rPr>
          <w:t>[2, 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r w:rsidR="00CD7E69" w:rsidRPr="00454D8B">
          <w:rPr>
            <w:rFonts w:ascii="Helvetica" w:hAnsi="Helvetica"/>
            <w:color w:val="000000" w:themeColor="text1"/>
            <w:sz w:val="22"/>
            <w:szCs w:val="22"/>
            <w:highlight w:val="yellow"/>
          </w:rPr>
          <w:t>E</w:t>
        </w:r>
        <w:r w:rsidR="008F57EE" w:rsidRPr="00454D8B">
          <w:rPr>
            <w:rFonts w:ascii="Helvetica" w:hAnsi="Helvetica"/>
            <w:color w:val="000000" w:themeColor="text1"/>
            <w:sz w:val="22"/>
            <w:szCs w:val="22"/>
            <w:highlight w:val="yellow"/>
          </w:rPr>
          <w:t xml:space="preserve">ven with </w:t>
        </w:r>
        <w:r w:rsidR="00422FAC" w:rsidRPr="00454D8B">
          <w:rPr>
            <w:rFonts w:ascii="Helvetica" w:hAnsi="Helvetica"/>
            <w:color w:val="000000" w:themeColor="text1"/>
            <w:sz w:val="22"/>
            <w:szCs w:val="22"/>
            <w:highlight w:val="yellow"/>
          </w:rPr>
          <w:t>consistent and intensive</w:t>
        </w:r>
        <w:r w:rsidR="00F84D49" w:rsidRPr="00454D8B">
          <w:rPr>
            <w:rFonts w:ascii="Helvetica" w:hAnsi="Helvetica"/>
            <w:color w:val="000000" w:themeColor="text1"/>
            <w:sz w:val="22"/>
            <w:szCs w:val="22"/>
            <w:highlight w:val="yellow"/>
          </w:rPr>
          <w:t xml:space="preserve"> </w:t>
        </w:r>
        <w:r w:rsidR="008F57EE" w:rsidRPr="00454D8B">
          <w:rPr>
            <w:rFonts w:ascii="Helvetica" w:hAnsi="Helvetica"/>
            <w:color w:val="000000" w:themeColor="text1"/>
            <w:sz w:val="22"/>
            <w:szCs w:val="22"/>
            <w:highlight w:val="yellow"/>
          </w:rPr>
          <w:t xml:space="preserve">monitoring, managers </w:t>
        </w:r>
        <w:r w:rsidR="00053CE0" w:rsidRPr="00454D8B">
          <w:rPr>
            <w:rFonts w:ascii="Helvetica" w:hAnsi="Helvetica"/>
            <w:color w:val="000000" w:themeColor="text1"/>
            <w:sz w:val="22"/>
            <w:szCs w:val="22"/>
            <w:highlight w:val="yellow"/>
          </w:rPr>
          <w:t>m</w:t>
        </w:r>
        <w:r w:rsidR="00053CE0">
          <w:rPr>
            <w:rFonts w:ascii="Helvetica" w:hAnsi="Helvetica"/>
            <w:color w:val="000000" w:themeColor="text1"/>
            <w:sz w:val="22"/>
            <w:szCs w:val="22"/>
          </w:rPr>
          <w:t>ay</w:t>
        </w:r>
        <w:r w:rsidR="00053CE0"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to crossing a </w:t>
        </w:r>
        <w:r w:rsidR="00223FC7">
          <w:rPr>
            <w:rFonts w:ascii="Helvetica" w:hAnsi="Helvetica"/>
            <w:color w:val="000000" w:themeColor="text1"/>
            <w:sz w:val="22"/>
            <w:szCs w:val="22"/>
          </w:rPr>
          <w:t>critical threshold</w:t>
        </w:r>
        <w:r w:rsidR="00EF3A81">
          <w:rPr>
            <w:rFonts w:ascii="Helvetica" w:hAnsi="Helvetica"/>
            <w:color w:val="000000" w:themeColor="text1"/>
            <w:sz w:val="22"/>
            <w:szCs w:val="22"/>
          </w:rPr>
          <w:t>, or whether such a threshold exists</w:t>
        </w:r>
        <w:r w:rsidR="008F57EE" w:rsidRPr="003805EE">
          <w:rPr>
            <w:rFonts w:ascii="Helvetica" w:hAnsi="Helvetica"/>
            <w:color w:val="000000" w:themeColor="text1"/>
            <w:sz w:val="22"/>
            <w:szCs w:val="22"/>
          </w:rPr>
          <w:t xml:space="preserve">. </w:t>
        </w:r>
        <w:r w:rsidR="00EF3A81">
          <w:rPr>
            <w:rFonts w:eastAsia="Helvetica Neue" w:cs="Helvetica Neue"/>
            <w:color w:val="000000"/>
            <w:sz w:val="22"/>
            <w:szCs w:val="22"/>
          </w:rPr>
          <w:t xml:space="preserve">For example, Allee effects have long been suspected to occur in fish populations and evidence suggests that they may be the cause of some population collapses, but evidence for these effects is hard to come by because of issues with observing low densities and with aggregating data from subpopulations </w:t>
        </w:r>
        <w:r w:rsidR="00042226">
          <w:rPr>
            <w:rFonts w:ascii="Helvetica" w:hAnsi="Helvetica"/>
            <w:color w:val="000000" w:themeColor="text1"/>
            <w:sz w:val="22"/>
            <w:szCs w:val="22"/>
          </w:rPr>
          <w:fldChar w:fldCharType="begin"/>
        </w:r>
        <w:r w:rsidR="0056080B">
          <w:rPr>
            <w:rFonts w:ascii="Helvetica" w:hAnsi="Helvetica"/>
            <w:color w:val="000000" w:themeColor="text1"/>
            <w:sz w:val="22"/>
            <w:szCs w:val="22"/>
          </w:rPr>
          <w:instrText xml:space="preserve"> ADDIN EN.CITE &lt;EndNote&gt;&lt;Cite&gt;&lt;Author&gt;Liermann&lt;/Author&gt;&lt;Year&gt;1997&lt;/Year&gt;&lt;RecNum&gt;6519&lt;/RecNum&gt;&lt;DisplayText&gt;[9, 10]&lt;/DisplayText&gt;&lt;record&gt;&lt;rec-number&gt;6519&lt;/rec-number&gt;&lt;foreign-keys&gt;&lt;key app="EN" db-id="x0w5wa9airxrfze0ft2x20vgz0w5wpet5ftz" timestamp="1644954405" guid="4afce09d-abb7-46a1-bd1b-f0b77d54e42d"&gt;6519&lt;/key&gt;&lt;/foreign-keys&gt;&lt;ref-type name="Journal Article"&gt;17&lt;/ref-type&gt;&lt;contributors&gt;&lt;authors&gt;&lt;author&gt;Liermann, Martin&lt;/author&gt;&lt;author&gt;Hilborn, Ray&lt;/author&gt;&lt;/authors&gt;&lt;/contributors&gt;&lt;titles&gt;&lt;title&gt;Depensation in fish stocks: a hierarchic Bayesian meta-analysis&lt;/title&gt;&lt;secondary-title&gt;Canadian Journal of Fisheries and Aquatic Sciences&lt;/secondary-title&gt;&lt;/titles&gt;&lt;periodical&gt;&lt;full-title&gt;Canadian Journal of Fisheries and Aquatic Sciences&lt;/full-title&gt;&lt;/periodical&gt;&lt;pages&gt;1976-1984&lt;/pages&gt;&lt;volume&gt;54&lt;/volume&gt;&lt;number&gt;9&lt;/number&gt;&lt;dates&gt;&lt;year&gt;1997&lt;/year&gt;&lt;/dates&gt;&lt;isbn&gt;0706-652X&lt;/isbn&gt;&lt;urls&gt;&lt;/urls&gt;&lt;/record&gt;&lt;/Cite&gt;&lt;Cite&gt;&lt;Author&gt;Frank&lt;/Author&gt;&lt;Year&gt;2000&lt;/Year&gt;&lt;RecNum&gt;6520&lt;/RecNum&gt;&lt;record&gt;&lt;rec-number&gt;6520&lt;/rec-number&gt;&lt;foreign-keys&gt;&lt;key app="EN" db-id="x0w5wa9airxrfze0ft2x20vgz0w5wpet5ftz" timestamp="1644954468" guid="37235427-3bf3-4990-912d-6cb2011412f8"&gt;6520&lt;/key&gt;&lt;/foreign-keys&gt;&lt;ref-type name="Journal Article"&gt;17&lt;/ref-type&gt;&lt;contributors&gt;&lt;authors&gt;&lt;author&gt;Frank, Kenneth T&lt;/author&gt;&lt;author&gt;Brickman, David&lt;/author&gt;&lt;/authors&gt;&lt;/contributors&gt;&lt;titles&gt;&lt;title&gt;Allee effects and compensatory population dynamics within a stock complex&lt;/title&gt;&lt;secondary-title&gt;Canadian Journal of Fisheries and Aquatic Sciences&lt;/secondary-title&gt;&lt;/titles&gt;&lt;periodical&gt;&lt;full-title&gt;Canadian Journal of Fisheries and Aquatic Sciences&lt;/full-title&gt;&lt;/periodical&gt;&lt;pages&gt;513-517&lt;/pages&gt;&lt;volume&gt;57&lt;/volume&gt;&lt;number&gt;3&lt;/number&gt;&lt;dates&gt;&lt;year&gt;2000&lt;/year&gt;&lt;/dates&gt;&lt;isbn&gt;0706-652X&lt;/isbn&gt;&lt;urls&gt;&lt;/urls&gt;&lt;/record&gt;&lt;/Cite&gt;&lt;/EndNote&gt;</w:instrText>
        </w:r>
        <w:r w:rsidR="00042226">
          <w:rPr>
            <w:rFonts w:ascii="Helvetica" w:hAnsi="Helvetica"/>
            <w:color w:val="000000" w:themeColor="text1"/>
            <w:sz w:val="22"/>
            <w:szCs w:val="22"/>
          </w:rPr>
          <w:fldChar w:fldCharType="separate"/>
        </w:r>
        <w:r w:rsidR="00042226">
          <w:rPr>
            <w:rFonts w:ascii="Helvetica" w:hAnsi="Helvetica"/>
            <w:noProof/>
            <w:color w:val="000000" w:themeColor="text1"/>
            <w:sz w:val="22"/>
            <w:szCs w:val="22"/>
          </w:rPr>
          <w:t>[9, 10]</w:t>
        </w:r>
        <w:r w:rsidR="00042226">
          <w:rPr>
            <w:rFonts w:ascii="Helvetica" w:hAnsi="Helvetica"/>
            <w:color w:val="000000" w:themeColor="text1"/>
            <w:sz w:val="22"/>
            <w:szCs w:val="22"/>
          </w:rPr>
          <w:fldChar w:fldCharType="end"/>
        </w:r>
        <w:r w:rsidR="00190043">
          <w:rPr>
            <w:rFonts w:eastAsia="Helvetica Neue" w:cs="Helvetica Neue"/>
            <w:color w:val="000000"/>
            <w:sz w:val="22"/>
            <w:szCs w:val="22"/>
          </w:rPr>
          <w:t xml:space="preserve">. </w:t>
        </w:r>
        <w:r w:rsidR="000F3BDE">
          <w:rPr>
            <w:rFonts w:eastAsia="Helvetica Neue" w:cs="Helvetica Neue"/>
            <w:color w:val="000000"/>
            <w:sz w:val="22"/>
            <w:szCs w:val="22"/>
          </w:rPr>
          <w:t xml:space="preserve">‘Emergent’ Allee effects can result from increases in predator abundance even if prey populations remain constant </w:t>
        </w:r>
        <w:r w:rsidR="00042226">
          <w:rPr>
            <w:rFonts w:eastAsia="Helvetica Neue" w:cs="Helvetica Neue"/>
            <w:color w:val="000000"/>
            <w:sz w:val="22"/>
            <w:szCs w:val="22"/>
          </w:rPr>
          <w:fldChar w:fldCharType="begin"/>
        </w:r>
        <w:r w:rsidR="0056080B">
          <w:rPr>
            <w:rFonts w:eastAsia="Helvetica Neue" w:cs="Helvetica Neue"/>
            <w:color w:val="000000"/>
            <w:sz w:val="22"/>
            <w:szCs w:val="22"/>
          </w:rPr>
          <w:instrText xml:space="preserve"> ADDIN EN.CITE &lt;EndNote&gt;&lt;Cite&gt;&lt;Author&gt;Courchamp&lt;/Author&gt;&lt;Year&gt;2008&lt;/Year&gt;&lt;RecNum&gt;6521&lt;/RecNum&gt;&lt;DisplayText&gt;[11, 12]&lt;/DisplayText&gt;&lt;record&gt;&lt;rec-number&gt;6521&lt;/rec-number&gt;&lt;foreign-keys&gt;&lt;key app="EN" db-id="x0w5wa9airxrfze0ft2x20vgz0w5wpet5ftz" timestamp="1644954542" guid="7940524f-35f4-4ce7-9cad-0cb97dbc3857"&gt;6521&lt;/key&gt;&lt;/foreign-keys&gt;&lt;ref-type name="Book"&gt;6&lt;/ref-type&gt;&lt;contributors&gt;&lt;authors&gt;&lt;author&gt;Courchamp, Franck&lt;/author&gt;&lt;author&gt;Berec, Ludek&lt;/author&gt;&lt;author&gt;Gascoigne, Joanna&lt;/author&gt;&lt;/authors&gt;&lt;/contributors&gt;&lt;titles&gt;&lt;title&gt;Allee effects in ecology and conservation&lt;/title&gt;&lt;/titles&gt;&lt;dates&gt;&lt;year&gt;2008&lt;/year&gt;&lt;/dates&gt;&lt;publisher&gt;OUP Oxford&lt;/publisher&gt;&lt;isbn&gt;0191524662&lt;/isbn&gt;&lt;urls&gt;&lt;/urls&gt;&lt;/record&gt;&lt;/Cite&gt;&lt;Cite&gt;&lt;Author&gt;Swain&lt;/Author&gt;&lt;Year&gt;2011&lt;/Year&gt;&lt;RecNum&gt;6522&lt;/RecNum&gt;&lt;record&gt;&lt;rec-number&gt;6522&lt;/rec-number&gt;&lt;foreign-keys&gt;&lt;key app="EN" db-id="x0w5wa9airxrfze0ft2x20vgz0w5wpet5ftz" timestamp="1644954569" guid="ea260cd1-a415-4272-b4b2-8871e49ed770"&gt;6522&lt;/key&gt;&lt;/foreign-keys&gt;&lt;ref-type name="Journal Article"&gt;17&lt;/ref-type&gt;&lt;contributors&gt;&lt;authors&gt;&lt;author&gt;Swain, Douglas P&lt;/author&gt;&lt;/authors&gt;&lt;/contributors&gt;&lt;titles&gt;&lt;title&gt;Life‐history evolution and elevated natural mortality in a population of Atlantic cod (Gadus morhua)&lt;/title&gt;&lt;secondary-title&gt;Evolutionary Applications&lt;/secondary-title&gt;&lt;/titles&gt;&lt;periodical&gt;&lt;full-title&gt;Evolutionary Applications&lt;/full-title&gt;&lt;/periodical&gt;&lt;pages&gt;18-29&lt;/pages&gt;&lt;volume&gt;4&lt;/volume&gt;&lt;number&gt;1&lt;/number&gt;&lt;dates&gt;&lt;year&gt;2011&lt;/year&gt;&lt;/dates&gt;&lt;isbn&gt;1752-4571&lt;/isbn&gt;&lt;urls&gt;&lt;/urls&gt;&lt;/record&gt;&lt;/Cite&gt;&lt;/EndNote&gt;</w:instrText>
        </w:r>
        <w:r w:rsidR="00042226">
          <w:rPr>
            <w:rFonts w:eastAsia="Helvetica Neue" w:cs="Helvetica Neue"/>
            <w:color w:val="000000"/>
            <w:sz w:val="22"/>
            <w:szCs w:val="22"/>
          </w:rPr>
          <w:fldChar w:fldCharType="separate"/>
        </w:r>
        <w:r w:rsidR="00042226">
          <w:rPr>
            <w:rFonts w:eastAsia="Helvetica Neue" w:cs="Helvetica Neue"/>
            <w:noProof/>
            <w:color w:val="000000"/>
            <w:sz w:val="22"/>
            <w:szCs w:val="22"/>
          </w:rPr>
          <w:t>[11, 12]</w:t>
        </w:r>
        <w:r w:rsidR="00042226">
          <w:rPr>
            <w:rFonts w:eastAsia="Helvetica Neue" w:cs="Helvetica Neue"/>
            <w:color w:val="000000"/>
            <w:sz w:val="22"/>
            <w:szCs w:val="22"/>
          </w:rPr>
          <w:fldChar w:fldCharType="end"/>
        </w:r>
        <w:r w:rsidR="00403113">
          <w:rPr>
            <w:rFonts w:eastAsia="Helvetica Neue" w:cs="Helvetica Neue"/>
            <w:color w:val="000000"/>
            <w:sz w:val="22"/>
            <w:szCs w:val="22"/>
          </w:rPr>
          <w:t xml:space="preserve">. Even in a case where a threshold is known to exist </w:t>
        </w:r>
        <w:r w:rsidR="00403113">
          <w:rPr>
            <w:rFonts w:ascii="Helvetica" w:hAnsi="Helvetica"/>
            <w:color w:val="000000" w:themeColor="text1"/>
            <w:sz w:val="22"/>
            <w:szCs w:val="22"/>
          </w:rPr>
          <w:t>t</w:t>
        </w:r>
        <w:r w:rsidR="008F57EE" w:rsidRPr="003805EE">
          <w:rPr>
            <w:rFonts w:ascii="Helvetica" w:hAnsi="Helvetica"/>
            <w:color w:val="000000" w:themeColor="text1"/>
            <w:sz w:val="22"/>
            <w:szCs w:val="22"/>
          </w:rPr>
          <w:t xml:space="preserve">wo factors </w:t>
        </w:r>
        <w:r w:rsidR="00403113">
          <w:rPr>
            <w:rFonts w:ascii="Helvetica" w:hAnsi="Helvetica"/>
            <w:color w:val="000000" w:themeColor="text1"/>
            <w:sz w:val="22"/>
            <w:szCs w:val="22"/>
          </w:rPr>
          <w:t>would prevent managers from knowing how close a stock is to such a threshold</w:t>
        </w:r>
        <w:r w:rsidR="008F57EE" w:rsidRPr="003805EE">
          <w:rPr>
            <w:rFonts w:ascii="Helvetica" w:hAnsi="Helvetica"/>
            <w:color w:val="000000" w:themeColor="text1"/>
            <w:sz w:val="22"/>
            <w:szCs w:val="22"/>
          </w:rPr>
          <w:t xml:space="preserve">.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w:t>
        </w:r>
        <w:r w:rsidR="00422FAC" w:rsidRPr="00450434">
          <w:rPr>
            <w:rFonts w:ascii="Helvetica" w:hAnsi="Helvetica"/>
            <w:color w:val="000000" w:themeColor="text1"/>
            <w:sz w:val="22"/>
            <w:szCs w:val="22"/>
          </w:rPr>
          <w:t>natural</w:t>
        </w:r>
        <w:r w:rsidR="00422FAC">
          <w:rPr>
            <w:rFonts w:ascii="Helvetica" w:hAnsi="Helvetica"/>
            <w:color w:val="000000" w:themeColor="text1"/>
            <w:sz w:val="22"/>
            <w:szCs w:val="22"/>
          </w:rPr>
          <w:t xml:space="preserve">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042226">
          <w:rPr>
            <w:rFonts w:ascii="Helvetica" w:hAnsi="Helvetica"/>
            <w:color w:val="000000" w:themeColor="text1"/>
            <w:sz w:val="22"/>
            <w:szCs w:val="22"/>
          </w:rPr>
          <w:instrText xml:space="preserve"> ADDIN EN.CITE &lt;EndNote&gt;&lt;Cite&gt;&lt;Author&gt;Mangel&lt;/Author&gt;&lt;Year&gt;2000&lt;/Year&gt;&lt;RecNum&gt;2455&lt;/RecNum&gt;&lt;DisplayText&gt;[13]&lt;/DisplayText&gt;&lt;record&gt;&lt;rec-number&gt;2455&lt;/rec-number&gt;&lt;foreign-keys&gt;&lt;key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042226">
          <w:rPr>
            <w:rFonts w:ascii="Helvetica" w:hAnsi="Helvetica"/>
            <w:noProof/>
            <w:color w:val="000000" w:themeColor="text1"/>
            <w:sz w:val="22"/>
            <w:szCs w:val="22"/>
          </w:rPr>
          <w:t>[13]</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r w:rsidR="00671A36">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w:t>
        </w:r>
        <w:r w:rsidR="004470BA">
          <w:rPr>
            <w:rFonts w:ascii="Helvetica" w:hAnsi="Helvetica"/>
            <w:color w:val="000000" w:themeColor="text1"/>
            <w:sz w:val="22"/>
            <w:szCs w:val="22"/>
          </w:rPr>
          <w:t xml:space="preserve">populations </w:t>
        </w:r>
        <w:r w:rsidR="00422FAC">
          <w:rPr>
            <w:rFonts w:ascii="Helvetica" w:hAnsi="Helvetica"/>
            <w:color w:val="000000" w:themeColor="text1"/>
            <w:sz w:val="22"/>
            <w:szCs w:val="22"/>
          </w:rPr>
          <w:t xml:space="preserve">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as being a </w:t>
        </w:r>
        <w:r w:rsidR="00915035">
          <w:rPr>
            <w:rFonts w:ascii="Helvetica" w:hAnsi="Helvetica"/>
            <w:color w:val="000000" w:themeColor="text1"/>
            <w:sz w:val="22"/>
            <w:szCs w:val="22"/>
          </w:rPr>
          <w:t>‘</w:t>
        </w:r>
        <w:r w:rsidR="008F57EE" w:rsidRPr="003805EE">
          <w:rPr>
            <w:rFonts w:ascii="Helvetica" w:hAnsi="Helvetica"/>
            <w:color w:val="000000" w:themeColor="text1"/>
            <w:sz w:val="22"/>
            <w:szCs w:val="22"/>
          </w:rPr>
          <w:t>safe</w:t>
        </w:r>
        <w:r w:rsidR="00915035">
          <w:rPr>
            <w:rFonts w:ascii="Helvetica" w:hAnsi="Helvetica"/>
            <w:color w:val="000000" w:themeColor="text1"/>
            <w:sz w:val="22"/>
            <w:szCs w:val="22"/>
          </w:rPr>
          <w:t>’</w:t>
        </w:r>
        <w:r w:rsidR="00915035"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distance from a threshold, when in reality the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DE079A">
          <w:rPr>
            <w:rFonts w:ascii="Helvetica" w:hAnsi="Helvetica"/>
            <w:color w:val="000000" w:themeColor="text1"/>
            <w:sz w:val="22"/>
            <w:szCs w:val="22"/>
          </w:rPr>
          <w:t>s</w:t>
        </w:r>
        <w:r w:rsidR="00354C4C">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r w:rsidR="00EF3A81" w:rsidRPr="00EF3A81">
          <w:t xml:space="preserve"> </w:t>
        </w:r>
      </w:ins>
    </w:p>
    <w:p w14:paraId="5CA2BD05" w14:textId="1520AD50" w:rsidR="009C366A" w:rsidRPr="003805EE" w:rsidRDefault="00BE073F" w:rsidP="006551EE">
      <w:pPr>
        <w:rPr>
          <w:rFonts w:ascii="Helvetica" w:hAnsi="Helvetica"/>
          <w:sz w:val="22"/>
          <w:szCs w:val="22"/>
        </w:rPr>
        <w:pPrChange w:id="143" w:author="Adrian Stier" w:date="2022-02-24T11:06:00Z">
          <w:pPr>
            <w:spacing w:line="480" w:lineRule="auto"/>
          </w:pPr>
        </w:pPrChange>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w:t>
      </w:r>
      <w:r w:rsidR="003663AE" w:rsidRPr="003805EE">
        <w:rPr>
          <w:rFonts w:ascii="Helvetica" w:hAnsi="Helvetica"/>
          <w:sz w:val="22"/>
          <w:szCs w:val="22"/>
        </w:rPr>
        <w:lastRenderedPageBreak/>
        <w:t xml:space="preserve">benefits </w:t>
      </w:r>
      <w:del w:id="144" w:author="Adrian Stier" w:date="2022-02-24T11:06:00Z">
        <w:r w:rsidR="0032791E"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&lt;EndNote&gt;&lt;Cite&gt;&lt;Author&gt;Legg&lt;/Author&gt;&lt;Year&gt;2006&lt;/Year&gt;&lt;RecNum&gt;8543&lt;/RecNum&gt;&lt;DisplayText&gt;[15]&lt;/DisplayText&gt;&lt;record&gt;&lt;rec-number&gt;8543&lt;/rec-number&gt;&lt;foreign-keys&gt;&lt;key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delInstrText>
        </w:r>
        <w:r w:rsidR="0032791E" w:rsidRPr="003805EE">
          <w:rPr>
            <w:rFonts w:ascii="Helvetica" w:hAnsi="Helvetica"/>
            <w:sz w:val="22"/>
            <w:szCs w:val="22"/>
          </w:rPr>
          <w:fldChar w:fldCharType="separate"/>
        </w:r>
        <w:r w:rsidR="004C725F" w:rsidRPr="003805EE">
          <w:rPr>
            <w:rFonts w:ascii="Helvetica" w:hAnsi="Helvetica"/>
            <w:noProof/>
            <w:sz w:val="22"/>
            <w:szCs w:val="22"/>
          </w:rPr>
          <w:delText>[15]</w:delText>
        </w:r>
        <w:r w:rsidR="0032791E" w:rsidRPr="003805EE">
          <w:rPr>
            <w:rFonts w:ascii="Helvetica" w:hAnsi="Helvetica"/>
            <w:sz w:val="22"/>
            <w:szCs w:val="22"/>
          </w:rPr>
          <w:fldChar w:fldCharType="end"/>
        </w:r>
      </w:del>
      <w:ins w:id="145" w:author="Adrian Stier" w:date="2022-02-24T11:06:00Z">
        <w:r w:rsidR="009437F6">
          <w:rPr>
            <w:rFonts w:ascii="Helvetica" w:hAnsi="Helvetica"/>
            <w:sz w:val="22"/>
            <w:szCs w:val="22"/>
          </w:rPr>
          <w:fldChar w:fldCharType="begin">
            <w:fldData xml:space="preserve">PEVuZE5vdGU+PENpdGU+PEF1dGhvcj5NY0RvbmFsZC1NYWRkZW48L0F1dGhvcj48WWVhcj4yMDEw
PC9ZZWFyPjxSZWNOdW0+NjI2NzwvUmVjTnVtPjxEaXNwbGF5VGV4dD5bMywgMTQsIDE1XTwvRGlz
cGxheVRleHQ+PHJlY29yZD48cmVjLW51bWJlcj42MjY3PC9yZWMtbnVtYmVyPjxmb3JlaWduLWtl
eXM+PGtleSBhcHA9IkVOIiBkYi1pZD0ieDB3NXdhOWFpcnhyZnplMGZ0MngyMHZnejB3NXdwZXQ1
ZnR6IiB0aW1lc3RhbXA9IjE2MTQxMTQ3MzkiIGd1aWQ9ImFlMzY0YmFjLTAyMzEtNDlhMS04NTJk
LThlMTA1MGI0N2JiZSI+NjI2Nzwva2V5PjwvZm9yZWlnbi1rZXlzPjxyZWYtdHlwZSBuYW1lPSJK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bD48ZnVsbC10aXRsZT5UcmVuZHMgaW4gZWNvbG9neSAmYW1wOyBldm9sdXRpb248L2Z1bGwtdGl0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</w:fldData>
          </w:fldChar>
        </w:r>
        <w:r w:rsidR="00042226">
          <w:rPr>
            <w:rFonts w:ascii="Helvetica" w:hAnsi="Helvetica"/>
            <w:sz w:val="22"/>
            <w:szCs w:val="22"/>
          </w:rPr>
          <w:instrText xml:space="preserve"> ADDIN EN.CITE </w:instrText>
        </w:r>
        <w:r w:rsidR="00042226">
          <w:rPr>
            <w:rFonts w:ascii="Helvetica" w:hAnsi="Helvetica"/>
            <w:sz w:val="22"/>
            <w:szCs w:val="22"/>
          </w:rPr>
          <w:fldChar w:fldCharType="begin">
            <w:fldData xml:space="preserve">PEVuZE5vdGU+PENpdGU+PEF1dGhvcj5NY0RvbmFsZC1NYWRkZW48L0F1dGhvcj48WWVhcj4yMDEw
PC9ZZWFyPjxSZWNOdW0+NjI2NzwvUmVjTnVtPjxEaXNwbGF5VGV4dD5bMywgMTQsIDE1XTwvRGlz
cGxheVRleHQ+PHJlY29yZD48cmVjLW51bWJlcj42MjY3PC9yZWMtbnVtYmVyPjxmb3JlaWduLWtl
eXM+PGtleSBhcHA9IkVOIiBkYi1pZD0ieDB3NXdhOWFpcnhyZnplMGZ0MngyMHZnejB3NXdwZXQ1
ZnR6IiB0aW1lc3RhbXA9IjE2MTQxMTQ3MzkiIGd1aWQ9ImFlMzY0YmFjLTAyMzEtNDlhMS04NTJk
LThlMTA1MGI0N2JiZSI+NjI2Nzwva2V5PjwvZm9yZWlnbi1rZXlzPjxyZWYtdHlwZSBuYW1lPSJK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bD48ZnVsbC10aXRsZT5UcmVuZHMgaW4gZWNvbG9neSAmYW1wOyBldm9sdXRpb248L2Z1bGwtdGl0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</w:fldData>
          </w:fldChar>
        </w:r>
        <w:r w:rsidR="00042226">
          <w:rPr>
            <w:rFonts w:ascii="Helvetica" w:hAnsi="Helvetica"/>
            <w:sz w:val="22"/>
            <w:szCs w:val="22"/>
          </w:rPr>
          <w:instrText xml:space="preserve"> ADDIN EN.CITE.DATA </w:instrText>
        </w:r>
        <w:r w:rsidR="00042226">
          <w:rPr>
            <w:rFonts w:ascii="Helvetica" w:hAnsi="Helvetica"/>
            <w:sz w:val="22"/>
            <w:szCs w:val="22"/>
          </w:rPr>
        </w:r>
        <w:r w:rsidR="00042226">
          <w:rPr>
            <w:rFonts w:ascii="Helvetica" w:hAnsi="Helvetica"/>
            <w:sz w:val="22"/>
            <w:szCs w:val="22"/>
          </w:rPr>
          <w:fldChar w:fldCharType="end"/>
        </w:r>
        <w:r w:rsidR="009437F6">
          <w:rPr>
            <w:rFonts w:ascii="Helvetica" w:hAnsi="Helvetica"/>
            <w:sz w:val="22"/>
            <w:szCs w:val="22"/>
          </w:rPr>
        </w:r>
        <w:r w:rsidR="009437F6">
          <w:rPr>
            <w:rFonts w:ascii="Helvetica" w:hAnsi="Helvetica"/>
            <w:sz w:val="22"/>
            <w:szCs w:val="22"/>
          </w:rPr>
          <w:fldChar w:fldCharType="separate"/>
        </w:r>
        <w:r w:rsidR="00042226">
          <w:rPr>
            <w:rFonts w:ascii="Helvetica" w:hAnsi="Helvetica"/>
            <w:noProof/>
            <w:sz w:val="22"/>
            <w:szCs w:val="22"/>
          </w:rPr>
          <w:t>[3, 14, 15]</w:t>
        </w:r>
        <w:r w:rsidR="009437F6">
          <w:rPr>
            <w:rFonts w:ascii="Helvetica" w:hAnsi="Helvetica"/>
            <w:sz w:val="22"/>
            <w:szCs w:val="22"/>
          </w:rPr>
          <w:fldChar w:fldCharType="end"/>
        </w:r>
      </w:ins>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042226">
        <w:rPr>
          <w:rFonts w:ascii="Helvetica" w:hAnsi="Helvetica"/>
          <w:sz w:val="22"/>
          <w:szCs w:val="22"/>
        </w:rPr>
        <w:instrText xml:space="preserve"> ADDIN EN.CITE &lt;EndNote&gt;&lt;Cite&gt;&lt;Author&gt;Chadès&lt;/Author&gt;&lt;Year&gt;2008&lt;/Year&gt;&lt;RecNum&gt;8545&lt;/RecNum&gt;&lt;DisplayText&gt;[16]&lt;/DisplayText&gt;&lt;record&gt;&lt;rec-number&gt;8545&lt;/rec-number&gt;&lt;foreign-keys&gt;&lt;key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042226">
        <w:rPr>
          <w:rFonts w:ascii="Helvetica" w:hAnsi="Helvetica"/>
          <w:noProof/>
          <w:sz w:val="22"/>
          <w:szCs w:val="22"/>
        </w:rPr>
        <w:t>[16]</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w:t>
      </w:r>
      <w:r w:rsidR="00915035">
        <w:rPr>
          <w:rFonts w:ascii="Helvetica" w:hAnsi="Helvetica"/>
          <w:sz w:val="22"/>
          <w:szCs w:val="22"/>
        </w:rPr>
        <w:t xml:space="preserve">or </w:t>
      </w:r>
      <w:del w:id="146" w:author="Adrian Stier" w:date="2022-02-24T11:06:00Z">
        <w:r w:rsidR="009934BB" w:rsidRPr="003805EE">
          <w:rPr>
            <w:rFonts w:ascii="Helvetica" w:hAnsi="Helvetica"/>
            <w:sz w:val="22"/>
            <w:szCs w:val="22"/>
          </w:rPr>
          <w:delText xml:space="preserve">in </w:delText>
        </w:r>
        <w:r w:rsidR="00AA2A99" w:rsidRPr="003805EE">
          <w:rPr>
            <w:rFonts w:ascii="Helvetica" w:hAnsi="Helvetica"/>
            <w:sz w:val="22"/>
            <w:szCs w:val="22"/>
          </w:rPr>
          <w:delText xml:space="preserve">reference to limitations of adaptive management </w:delText>
        </w:r>
        <w:r w:rsidR="009934BB"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&lt;EndNote&gt;&lt;Cite&gt;&lt;Author&gt;McDonald-Madden&lt;/Author&gt;&lt;Year&gt;2010&lt;/Year&gt;&lt;RecNum&gt;8462&lt;/RecNum&gt;&lt;DisplayText&gt;[3]&lt;/DisplayText&gt;&lt;record&gt;&lt;rec-number&gt;8462&lt;/rec-number&gt;&lt;foreign-keys&gt;&lt;key app="EN" db-id="dsrza9wtbra05fevxvw5svf8d0a9a0ptptvp" timestamp="1492992432"&gt;8462&lt;/key&gt;&lt;/foreign-keys&gt;&lt;ref-type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delInstrText>
        </w:r>
        <w:r w:rsidR="009934BB" w:rsidRPr="003805EE">
          <w:rPr>
            <w:rFonts w:ascii="Helvetica" w:hAnsi="Helvetica"/>
            <w:sz w:val="22"/>
            <w:szCs w:val="22"/>
          </w:rPr>
          <w:fldChar w:fldCharType="separate"/>
        </w:r>
        <w:r w:rsidR="004C725F" w:rsidRPr="003805EE">
          <w:rPr>
            <w:rFonts w:ascii="Helvetica" w:hAnsi="Helvetica"/>
            <w:noProof/>
            <w:sz w:val="22"/>
            <w:szCs w:val="22"/>
          </w:rPr>
          <w:delText>[3]</w:delText>
        </w:r>
        <w:r w:rsidR="009934BB" w:rsidRPr="003805EE">
          <w:rPr>
            <w:rFonts w:ascii="Helvetica" w:hAnsi="Helvetica"/>
            <w:sz w:val="22"/>
            <w:szCs w:val="22"/>
          </w:rPr>
          <w:fldChar w:fldCharType="end"/>
        </w:r>
        <w:r w:rsidR="003663AE" w:rsidRPr="003805EE">
          <w:rPr>
            <w:rFonts w:ascii="Helvetica" w:hAnsi="Helvetica"/>
            <w:sz w:val="22"/>
            <w:szCs w:val="22"/>
          </w:rPr>
          <w:delText xml:space="preserve">. </w:delText>
        </w:r>
        <w:r w:rsidR="00602A5F" w:rsidRPr="003805EE">
          <w:rPr>
            <w:rFonts w:ascii="Helvetica" w:hAnsi="Helvetica"/>
            <w:sz w:val="22"/>
            <w:szCs w:val="22"/>
          </w:rPr>
          <w:delText>Here,</w:delText>
        </w:r>
        <w:r w:rsidR="00344157" w:rsidRPr="003805EE">
          <w:rPr>
            <w:rFonts w:ascii="Helvetica" w:hAnsi="Helvetica"/>
            <w:sz w:val="22"/>
            <w:szCs w:val="22"/>
          </w:rPr>
          <w:delText xml:space="preserve"> we</w:delText>
        </w:r>
        <w:r w:rsidR="003663AE" w:rsidRPr="003805EE">
          <w:rPr>
            <w:rFonts w:ascii="Helvetica" w:hAnsi="Helvetica"/>
            <w:sz w:val="22"/>
            <w:szCs w:val="22"/>
          </w:rPr>
          <w:delText xml:space="preserve"> extend these studies by focusing on the value of monitoring information in systems with one or more critical threshold.</w:delText>
        </w:r>
        <w:r w:rsidR="00763A42" w:rsidRPr="003805EE">
          <w:rPr>
            <w:rFonts w:ascii="Helvetica" w:hAnsi="Helvetica"/>
            <w:sz w:val="22"/>
            <w:szCs w:val="22"/>
          </w:rPr>
          <w:delText xml:space="preserve"> W</w:delText>
        </w:r>
        <w:r w:rsidR="003663AE" w:rsidRPr="003805EE">
          <w:rPr>
            <w:rFonts w:ascii="Helvetica" w:hAnsi="Helvetica"/>
            <w:sz w:val="22"/>
            <w:szCs w:val="22"/>
          </w:rPr>
          <w:delText>e</w:delText>
        </w:r>
        <w:r w:rsidR="00344157" w:rsidRPr="003805EE">
          <w:rPr>
            <w:rFonts w:ascii="Helvetica" w:hAnsi="Helvetica"/>
            <w:sz w:val="22"/>
            <w:szCs w:val="22"/>
          </w:rPr>
          <w:delText xml:space="preserve"> </w:delText>
        </w:r>
        <w:r w:rsidR="004D2470" w:rsidRPr="003805EE">
          <w:rPr>
            <w:rFonts w:ascii="Helvetica" w:hAnsi="Helvetica"/>
            <w:sz w:val="22"/>
            <w:szCs w:val="22"/>
          </w:rPr>
          <w:delText>develop a heuristic model</w:delText>
        </w:r>
        <w:r w:rsidR="003663AE" w:rsidRPr="003805EE">
          <w:rPr>
            <w:rFonts w:ascii="Helvetica" w:hAnsi="Helvetica"/>
            <w:sz w:val="22"/>
            <w:szCs w:val="22"/>
          </w:rPr>
          <w:delText xml:space="preserve"> of a harvested species with a limit reference point and biological tipping point to </w:delText>
        </w:r>
        <w:r w:rsidR="004B2744" w:rsidRPr="003805EE">
          <w:rPr>
            <w:rFonts w:ascii="Helvetica" w:hAnsi="Helvetica"/>
            <w:sz w:val="22"/>
            <w:szCs w:val="22"/>
          </w:rPr>
          <w:delText>ask</w:delText>
        </w:r>
        <w:r w:rsidR="00852921" w:rsidRPr="003805EE">
          <w:rPr>
            <w:rFonts w:ascii="Helvetica" w:hAnsi="Helvetica"/>
            <w:sz w:val="22"/>
            <w:szCs w:val="22"/>
          </w:rPr>
          <w:delText xml:space="preserve"> </w:delText>
        </w:r>
        <w:r w:rsidR="00EB17AA" w:rsidRPr="003805EE">
          <w:rPr>
            <w:rFonts w:ascii="Helvetica" w:hAnsi="Helvetica"/>
            <w:sz w:val="22"/>
            <w:szCs w:val="22"/>
          </w:rPr>
          <w:delText>three</w:delText>
        </w:r>
      </w:del>
      <w:ins w:id="147" w:author="Adrian Stier" w:date="2022-02-24T11:06:00Z">
        <w:r w:rsidR="005654D0">
          <w:rPr>
            <w:rFonts w:ascii="Helvetica" w:hAnsi="Helvetica"/>
            <w:sz w:val="22"/>
            <w:szCs w:val="22"/>
          </w:rPr>
          <w:t>monitoring a proportion of the population that does not provide a</w:t>
        </w:r>
        <w:r w:rsidR="006C2B7C">
          <w:rPr>
            <w:rFonts w:ascii="Helvetica" w:hAnsi="Helvetica"/>
            <w:sz w:val="22"/>
            <w:szCs w:val="22"/>
          </w:rPr>
          <w:t xml:space="preserve"> precise </w:t>
        </w:r>
        <w:r w:rsidR="005654D0">
          <w:rPr>
            <w:rFonts w:ascii="Helvetica" w:hAnsi="Helvetica"/>
            <w:sz w:val="22"/>
            <w:szCs w:val="22"/>
          </w:rPr>
          <w:t>index of abundance</w:t>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w:t>
        </w:r>
        <w:r w:rsidR="00EA6027">
          <w:rPr>
            <w:rFonts w:ascii="Helvetica" w:hAnsi="Helvetica"/>
            <w:sz w:val="22"/>
            <w:szCs w:val="22"/>
          </w:rPr>
          <w:t xml:space="preserve">for harvested </w:t>
        </w:r>
        <w:r w:rsidR="004470BA">
          <w:rPr>
            <w:rFonts w:ascii="Helvetica" w:hAnsi="Helvetica"/>
            <w:sz w:val="22"/>
            <w:szCs w:val="22"/>
          </w:rPr>
          <w:t>populations</w:t>
        </w:r>
        <w:r w:rsidR="004470BA" w:rsidRPr="003805EE">
          <w:rPr>
            <w:rFonts w:ascii="Helvetica" w:hAnsi="Helvetica"/>
            <w:sz w:val="22"/>
            <w:szCs w:val="22"/>
          </w:rPr>
          <w:t xml:space="preserve"> </w:t>
        </w:r>
        <w:r w:rsidR="003663AE" w:rsidRPr="003805EE">
          <w:rPr>
            <w:rFonts w:ascii="Helvetica" w:hAnsi="Helvetica"/>
            <w:sz w:val="22"/>
            <w:szCs w:val="22"/>
          </w:rPr>
          <w:t>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w:t>
        </w:r>
        <w:r w:rsidR="00D442C2">
          <w:rPr>
            <w:rFonts w:ascii="Helvetica" w:hAnsi="Helvetica"/>
            <w:sz w:val="22"/>
            <w:szCs w:val="22"/>
          </w:rPr>
          <w:t xml:space="preserve">not only on how far a population is from the threshold, but also </w:t>
        </w:r>
        <w:r w:rsidR="006533A9">
          <w:rPr>
            <w:rFonts w:ascii="Helvetica" w:hAnsi="Helvetica"/>
            <w:sz w:val="22"/>
            <w:szCs w:val="22"/>
          </w:rPr>
          <w:t xml:space="preserve">on </w:t>
        </w:r>
        <w:r w:rsidR="004470BA">
          <w:rPr>
            <w:rFonts w:ascii="Helvetica" w:hAnsi="Helvetica"/>
            <w:sz w:val="22"/>
            <w:szCs w:val="22"/>
          </w:rPr>
          <w:t xml:space="preserve">population </w:t>
        </w:r>
        <w:r w:rsidR="006533A9">
          <w:rPr>
            <w:rFonts w:ascii="Helvetica" w:hAnsi="Helvetica"/>
            <w:sz w:val="22"/>
            <w:szCs w:val="22"/>
          </w:rPr>
          <w:t xml:space="preserve">state, whereby a </w:t>
        </w:r>
        <w:r w:rsidR="004470BA">
          <w:rPr>
            <w:rFonts w:ascii="Helvetica" w:hAnsi="Helvetica"/>
            <w:sz w:val="22"/>
            <w:szCs w:val="22"/>
          </w:rPr>
          <w:t xml:space="preserve">population </w:t>
        </w:r>
        <w:r w:rsidR="00B62951">
          <w:rPr>
            <w:rFonts w:ascii="Helvetica" w:hAnsi="Helvetica"/>
            <w:sz w:val="22"/>
            <w:szCs w:val="22"/>
          </w:rPr>
          <w:t xml:space="preserve">that spends more time </w:t>
        </w:r>
        <w:r w:rsidR="006533A9">
          <w:rPr>
            <w:rFonts w:ascii="Helvetica" w:hAnsi="Helvetica"/>
            <w:sz w:val="22"/>
            <w:szCs w:val="22"/>
          </w:rPr>
          <w:t xml:space="preserve">close to a </w:t>
        </w:r>
        <w:proofErr w:type="gramStart"/>
        <w:r w:rsidR="0016490E">
          <w:rPr>
            <w:rFonts w:ascii="Helvetica" w:hAnsi="Helvetica"/>
            <w:sz w:val="22"/>
            <w:szCs w:val="22"/>
          </w:rPr>
          <w:t>critical threshold</w:t>
        </w:r>
        <w:r w:rsidR="006533A9">
          <w:rPr>
            <w:rFonts w:ascii="Helvetica" w:hAnsi="Helvetica"/>
            <w:sz w:val="22"/>
            <w:szCs w:val="22"/>
          </w:rPr>
          <w:t xml:space="preserve"> benefits</w:t>
        </w:r>
        <w:proofErr w:type="gramEnd"/>
        <w:r w:rsidR="006533A9">
          <w:rPr>
            <w:rFonts w:ascii="Helvetica" w:hAnsi="Helvetica"/>
            <w:sz w:val="22"/>
            <w:szCs w:val="22"/>
          </w:rPr>
          <w:t xml:space="preserve"> more from precise monitoring than one</w:t>
        </w:r>
        <w:r w:rsidR="00915035">
          <w:rPr>
            <w:rFonts w:ascii="Helvetica" w:hAnsi="Helvetica"/>
            <w:sz w:val="22"/>
            <w:szCs w:val="22"/>
          </w:rPr>
          <w:t xml:space="preserve"> that spends time</w:t>
        </w:r>
        <w:r w:rsidR="006533A9">
          <w:rPr>
            <w:rFonts w:ascii="Helvetica" w:hAnsi="Helvetica"/>
            <w:sz w:val="22"/>
            <w:szCs w:val="22"/>
          </w:rPr>
          <w:t xml:space="preserve"> far from it</w:t>
        </w:r>
        <w:r w:rsidR="00915035">
          <w:rPr>
            <w:rFonts w:ascii="Helvetica" w:hAnsi="Helvetica"/>
            <w:sz w:val="22"/>
            <w:szCs w:val="22"/>
          </w:rPr>
          <w:t>,</w:t>
        </w:r>
        <w:r w:rsidR="00C06DC7">
          <w:rPr>
            <w:rFonts w:ascii="Helvetica" w:hAnsi="Helvetica"/>
            <w:sz w:val="22"/>
            <w:szCs w:val="22"/>
          </w:rPr>
          <w:t xml:space="preserve"> and that precise monitoring </w:t>
        </w:r>
        <w:r w:rsidR="00C06DC7" w:rsidRPr="004470BA">
          <w:rPr>
            <w:rFonts w:ascii="Helvetica" w:hAnsi="Helvetica"/>
            <w:sz w:val="22"/>
            <w:szCs w:val="22"/>
          </w:rPr>
          <w:t>will promote the resilience of degraded populations when they are overexploited.</w:t>
        </w:r>
        <w:r w:rsidR="006533A9" w:rsidRPr="004470BA">
          <w:rPr>
            <w:rFonts w:ascii="Helvetica" w:hAnsi="Helvetica"/>
            <w:sz w:val="22"/>
            <w:szCs w:val="22"/>
          </w:rPr>
          <w:t xml:space="preserve"> However, </w:t>
        </w:r>
        <w:r w:rsidR="00C06DC7" w:rsidRPr="004470BA">
          <w:rPr>
            <w:rFonts w:ascii="Helvetica" w:hAnsi="Helvetica"/>
            <w:sz w:val="22"/>
            <w:szCs w:val="22"/>
          </w:rPr>
          <w:t>these</w:t>
        </w:r>
        <w:r w:rsidR="006533A9" w:rsidRPr="004470BA">
          <w:rPr>
            <w:rFonts w:ascii="Helvetica" w:hAnsi="Helvetica"/>
            <w:sz w:val="22"/>
            <w:szCs w:val="22"/>
          </w:rPr>
          <w:t xml:space="preserve"> simple expectation</w:t>
        </w:r>
        <w:r w:rsidR="00C06DC7" w:rsidRPr="004470BA">
          <w:rPr>
            <w:rFonts w:ascii="Helvetica" w:hAnsi="Helvetica"/>
            <w:sz w:val="22"/>
            <w:szCs w:val="22"/>
          </w:rPr>
          <w:t>s</w:t>
        </w:r>
        <w:r w:rsidR="006533A9" w:rsidRPr="004470BA">
          <w:rPr>
            <w:rFonts w:ascii="Helvetica" w:hAnsi="Helvetica"/>
            <w:sz w:val="22"/>
            <w:szCs w:val="22"/>
          </w:rPr>
          <w:t xml:space="preserve"> may not be fully borne out in a dynamic system. Thus, we seek to explore when and where our expecta</w:t>
        </w:r>
        <w:r w:rsidR="001E691A" w:rsidRPr="004470BA">
          <w:rPr>
            <w:rFonts w:ascii="Helvetica" w:hAnsi="Helvetica"/>
            <w:sz w:val="22"/>
            <w:szCs w:val="22"/>
          </w:rPr>
          <w:t>t</w:t>
        </w:r>
        <w:r w:rsidR="006533A9" w:rsidRPr="004470BA">
          <w:rPr>
            <w:rFonts w:ascii="Helvetica" w:hAnsi="Helvetica"/>
            <w:sz w:val="22"/>
            <w:szCs w:val="22"/>
          </w:rPr>
          <w:t xml:space="preserve">ion holds, and what elements of a natural resource system </w:t>
        </w:r>
        <w:r w:rsidR="001E691A" w:rsidRPr="004470BA">
          <w:rPr>
            <w:rFonts w:ascii="Helvetica" w:hAnsi="Helvetica"/>
            <w:sz w:val="22"/>
            <w:szCs w:val="22"/>
          </w:rPr>
          <w:t>strengthen</w:t>
        </w:r>
        <w:r w:rsidR="001E691A">
          <w:rPr>
            <w:rFonts w:ascii="Helvetica" w:hAnsi="Helvetica"/>
            <w:sz w:val="22"/>
            <w:szCs w:val="22"/>
          </w:rPr>
          <w:t xml:space="preserve">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ins>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6551EE">
      <w:pPr>
        <w:ind w:firstLine="720"/>
        <w:rPr>
          <w:rFonts w:ascii="Helvetica" w:hAnsi="Helvetica"/>
          <w:sz w:val="22"/>
          <w:szCs w:val="22"/>
        </w:rPr>
        <w:pPrChange w:id="148" w:author="Adrian Stier" w:date="2022-02-24T11:06:00Z">
          <w:pPr>
            <w:spacing w:line="480" w:lineRule="auto"/>
            <w:ind w:firstLine="720"/>
          </w:pPr>
        </w:pPrChange>
      </w:pPr>
    </w:p>
    <w:p w14:paraId="13D6F7E0" w14:textId="1521A175" w:rsidR="00717C45" w:rsidRPr="00717C45" w:rsidRDefault="00717C45" w:rsidP="006551EE">
      <w:pPr>
        <w:pStyle w:val="ListParagraph"/>
        <w:numPr>
          <w:ilvl w:val="0"/>
          <w:numId w:val="12"/>
        </w:numPr>
        <w:rPr>
          <w:ins w:id="149" w:author="Adrian Stier" w:date="2022-02-24T11:06:00Z"/>
          <w:rFonts w:ascii="Helvetica" w:hAnsi="Helvetica"/>
          <w:iCs/>
          <w:sz w:val="22"/>
          <w:szCs w:val="22"/>
        </w:rPr>
      </w:pPr>
      <w:ins w:id="150" w:author="Adrian Stier" w:date="2022-02-24T11:06:00Z">
        <w:r w:rsidRPr="00717C45">
          <w:rPr>
            <w:rFonts w:ascii="Helvetica" w:hAnsi="Helvetica"/>
            <w:iCs/>
            <w:sz w:val="22"/>
            <w:szCs w:val="22"/>
          </w:rPr>
          <w:t xml:space="preserve">How do monitoring precision and harvest rate affect the risk of population collapse and the value of the resource?  </w:t>
        </w:r>
      </w:ins>
    </w:p>
    <w:p w14:paraId="6A3A57EF" w14:textId="21A584BF" w:rsidR="00DB58A9" w:rsidRPr="003805EE" w:rsidRDefault="0079739E" w:rsidP="006551EE">
      <w:pPr>
        <w:pStyle w:val="ListParagraph"/>
        <w:numPr>
          <w:ilvl w:val="0"/>
          <w:numId w:val="12"/>
        </w:numPr>
        <w:ind w:left="360" w:hanging="360"/>
        <w:rPr>
          <w:rFonts w:ascii="Helvetica" w:hAnsi="Helvetica"/>
          <w:sz w:val="22"/>
          <w:szCs w:val="22"/>
        </w:rPr>
        <w:pPrChange w:id="151" w:author="Adrian Stier" w:date="2022-02-24T11:06:00Z">
          <w:pPr>
            <w:pStyle w:val="ListParagraph"/>
            <w:numPr>
              <w:numId w:val="12"/>
            </w:numPr>
            <w:spacing w:line="480" w:lineRule="auto"/>
            <w:ind w:left="360" w:hanging="360"/>
          </w:pPr>
        </w:pPrChange>
      </w:pPr>
      <w:r>
        <w:rPr>
          <w:rFonts w:ascii="Helvetica" w:hAnsi="Helvetica"/>
          <w:sz w:val="22"/>
          <w:szCs w:val="22"/>
        </w:rPr>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del w:id="152" w:author="Adrian Stier" w:date="2022-02-24T11:06:00Z">
        <w:r w:rsidR="002D198C" w:rsidRPr="003805EE">
          <w:rPr>
            <w:rFonts w:ascii="Helvetica" w:hAnsi="Helvetica"/>
            <w:sz w:val="22"/>
            <w:szCs w:val="22"/>
          </w:rPr>
          <w:delText>wit</w:delText>
        </w:r>
        <w:r w:rsidR="00064856" w:rsidRPr="003805EE">
          <w:rPr>
            <w:rFonts w:ascii="Helvetica" w:hAnsi="Helvetica"/>
            <w:sz w:val="22"/>
            <w:szCs w:val="22"/>
          </w:rPr>
          <w:delText xml:space="preserve">h proximity to </w:delText>
        </w:r>
      </w:del>
      <w:ins w:id="153" w:author="Adrian Stier" w:date="2022-02-24T11:06:00Z">
        <w:r w:rsidR="00C11316">
          <w:rPr>
            <w:rFonts w:ascii="Helvetica" w:hAnsi="Helvetica"/>
            <w:sz w:val="22"/>
            <w:szCs w:val="22"/>
          </w:rPr>
          <w:t xml:space="preserve">as populations approach </w:t>
        </w:r>
      </w:ins>
      <w:r w:rsidR="00C11316">
        <w:rPr>
          <w:rFonts w:ascii="Helvetica" w:hAnsi="Helvetica"/>
          <w:sz w:val="22"/>
          <w:szCs w:val="22"/>
        </w:rPr>
        <w:t>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65E24D14" w14:textId="77777777" w:rsidR="00DB58A9" w:rsidRPr="003805EE" w:rsidRDefault="002D198C" w:rsidP="00E65B1B">
      <w:pPr>
        <w:pStyle w:val="ListParagraph"/>
        <w:numPr>
          <w:ilvl w:val="0"/>
          <w:numId w:val="12"/>
        </w:numPr>
        <w:spacing w:line="480" w:lineRule="auto"/>
        <w:ind w:left="360" w:hanging="360"/>
        <w:rPr>
          <w:del w:id="154" w:author="Adrian Stier" w:date="2022-02-24T11:06:00Z"/>
          <w:rFonts w:ascii="Helvetica" w:hAnsi="Helvetica"/>
          <w:sz w:val="22"/>
          <w:szCs w:val="22"/>
        </w:rPr>
      </w:pPr>
      <w:del w:id="155" w:author="Adrian Stier" w:date="2022-02-24T11:06:00Z">
        <w:r w:rsidRPr="003805EE">
          <w:rPr>
            <w:rFonts w:ascii="Helvetica" w:hAnsi="Helvetica"/>
            <w:sz w:val="22"/>
            <w:szCs w:val="22"/>
          </w:rPr>
          <w:delText xml:space="preserve">What is the safe operating space </w:delText>
        </w:r>
        <w:r w:rsidR="00AA2A99" w:rsidRPr="003805EE">
          <w:rPr>
            <w:rFonts w:ascii="Helvetica" w:hAnsi="Helvetica"/>
            <w:sz w:val="22"/>
            <w:szCs w:val="22"/>
          </w:rPr>
          <w:delText xml:space="preserve">(SOS) </w:delText>
        </w:r>
        <w:r w:rsidRPr="003805EE">
          <w:rPr>
            <w:rFonts w:ascii="Helvetica" w:hAnsi="Helvetica"/>
            <w:sz w:val="22"/>
            <w:szCs w:val="22"/>
          </w:rPr>
          <w:delText xml:space="preserve">that allows avoidance of </w:delText>
        </w:r>
        <w:r w:rsidR="009442F2" w:rsidRPr="003805EE">
          <w:rPr>
            <w:rFonts w:ascii="Helvetica" w:eastAsia="Times New Roman" w:hAnsi="Helvetica" w:cs="Times New Roman"/>
            <w:sz w:val="22"/>
            <w:szCs w:val="22"/>
          </w:rPr>
          <w:delText>critical thresholds</w:delText>
        </w:r>
        <w:r w:rsidR="001361AB" w:rsidRPr="003805EE">
          <w:rPr>
            <w:rFonts w:ascii="Helvetica" w:hAnsi="Helvetica"/>
            <w:sz w:val="22"/>
            <w:szCs w:val="22"/>
          </w:rPr>
          <w:delText>?</w:delText>
        </w:r>
      </w:del>
    </w:p>
    <w:p w14:paraId="105E6CC3" w14:textId="35B3F339" w:rsidR="00EE6B88" w:rsidRPr="00EE6B88" w:rsidRDefault="002D198C" w:rsidP="006551EE">
      <w:pPr>
        <w:pStyle w:val="ListParagraph"/>
        <w:numPr>
          <w:ilvl w:val="0"/>
          <w:numId w:val="12"/>
        </w:numPr>
        <w:ind w:left="360" w:hanging="360"/>
        <w:rPr>
          <w:ins w:id="156" w:author="Adrian Stier" w:date="2022-02-24T11:06:00Z"/>
          <w:rFonts w:ascii="Helvetica" w:hAnsi="Helvetica"/>
          <w:sz w:val="22"/>
          <w:szCs w:val="22"/>
        </w:rPr>
      </w:pPr>
      <w:del w:id="157" w:author="Adrian Stier" w:date="2022-02-24T11:06:00Z">
        <w:r w:rsidRPr="003805EE">
          <w:rPr>
            <w:rFonts w:ascii="Helvetica" w:hAnsi="Helvetica"/>
            <w:sz w:val="22"/>
            <w:szCs w:val="22"/>
          </w:rPr>
          <w:delText xml:space="preserve">Are </w:delText>
        </w:r>
        <w:r w:rsidR="00555F85" w:rsidRPr="003805EE">
          <w:rPr>
            <w:rFonts w:ascii="Helvetica" w:hAnsi="Helvetica"/>
            <w:sz w:val="22"/>
            <w:szCs w:val="22"/>
          </w:rPr>
          <w:delText>precautionary</w:delText>
        </w:r>
        <w:r w:rsidRPr="003805EE">
          <w:rPr>
            <w:rFonts w:ascii="Helvetica" w:hAnsi="Helvetica"/>
            <w:sz w:val="22"/>
            <w:szCs w:val="22"/>
          </w:rPr>
          <w:delText xml:space="preserve"> </w:delText>
        </w:r>
        <w:r w:rsidR="00E47DE3" w:rsidRPr="003805EE">
          <w:rPr>
            <w:rFonts w:ascii="Helvetica" w:hAnsi="Helvetica"/>
            <w:sz w:val="22"/>
            <w:szCs w:val="22"/>
          </w:rPr>
          <w:delText>buffers suitable alternatives given</w:delText>
        </w:r>
      </w:del>
      <w:ins w:id="158" w:author="Adrian Stier" w:date="2022-02-24T11:06:00Z">
        <w:r w:rsidR="00DB6AF1">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sidR="00DB6AF1">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r w:rsidR="00566EA7">
          <w:rPr>
            <w:rFonts w:ascii="Helvetica" w:hAnsi="Helvetica"/>
            <w:sz w:val="22"/>
            <w:szCs w:val="22"/>
          </w:rPr>
          <w:t>?</w:t>
        </w:r>
      </w:ins>
    </w:p>
    <w:p w14:paraId="2F25AEC4" w14:textId="5386AE51" w:rsidR="00EE6B88" w:rsidRPr="00D13868" w:rsidRDefault="00EE6B88" w:rsidP="006551EE">
      <w:pPr>
        <w:pStyle w:val="ListParagraph"/>
        <w:numPr>
          <w:ilvl w:val="0"/>
          <w:numId w:val="12"/>
        </w:numPr>
        <w:ind w:left="360" w:hanging="360"/>
        <w:rPr>
          <w:rFonts w:ascii="Helvetica" w:hAnsi="Helvetica"/>
          <w:i/>
          <w:sz w:val="22"/>
          <w:rPrChange w:id="159" w:author="Adrian Stier" w:date="2022-02-24T11:06:00Z">
            <w:rPr>
              <w:rFonts w:ascii="Helvetica" w:hAnsi="Helvetica"/>
              <w:sz w:val="22"/>
            </w:rPr>
          </w:rPrChange>
        </w:rPr>
        <w:pPrChange w:id="160" w:author="Adrian Stier" w:date="2022-02-24T11:06:00Z">
          <w:pPr>
            <w:pStyle w:val="ListParagraph"/>
            <w:numPr>
              <w:numId w:val="12"/>
            </w:numPr>
            <w:spacing w:line="480" w:lineRule="auto"/>
            <w:ind w:left="360" w:hanging="360"/>
          </w:pPr>
        </w:pPrChange>
      </w:pPr>
      <w:ins w:id="161" w:author="Adrian Stier" w:date="2022-02-24T11:06:00Z">
        <w:r w:rsidRPr="00D13868">
          <w:rPr>
            <w:rFonts w:ascii="Helvetica" w:hAnsi="Helvetica"/>
            <w:sz w:val="22"/>
            <w:szCs w:val="22"/>
          </w:rPr>
          <w:t>How can managers balance</w:t>
        </w:r>
      </w:ins>
      <w:r w:rsidRPr="00D13868">
        <w:rPr>
          <w:rFonts w:ascii="Helvetica" w:hAnsi="Helvetica"/>
          <w:sz w:val="22"/>
          <w:szCs w:val="22"/>
        </w:rPr>
        <w:t xml:space="preserve"> the costs and benefits of </w:t>
      </w:r>
      <w:del w:id="162" w:author="Adrian Stier" w:date="2022-02-24T11:06:00Z">
        <w:r w:rsidR="002D198C" w:rsidRPr="003805EE">
          <w:rPr>
            <w:rFonts w:ascii="Helvetica" w:hAnsi="Helvetica"/>
            <w:sz w:val="22"/>
            <w:szCs w:val="22"/>
          </w:rPr>
          <w:delText xml:space="preserve">intensive </w:delText>
        </w:r>
      </w:del>
      <w:r w:rsidRPr="00D13868">
        <w:rPr>
          <w:rFonts w:ascii="Helvetica" w:hAnsi="Helvetica"/>
          <w:sz w:val="22"/>
          <w:szCs w:val="22"/>
        </w:rPr>
        <w:t>monitoring</w:t>
      </w:r>
      <w:ins w:id="163" w:author="Adrian Stier" w:date="2022-02-24T11:06:00Z">
        <w:r w:rsidRPr="00D13868">
          <w:rPr>
            <w:rFonts w:ascii="Helvetica" w:hAnsi="Helvetica"/>
            <w:sz w:val="22"/>
            <w:szCs w:val="22"/>
          </w:rPr>
          <w:t xml:space="preserve"> populations prone to collapse</w:t>
        </w:r>
      </w:ins>
      <w:r w:rsidRPr="00D13868">
        <w:rPr>
          <w:rFonts w:ascii="Helvetica" w:hAnsi="Helvetica"/>
          <w:sz w:val="22"/>
          <w:szCs w:val="22"/>
        </w:rPr>
        <w:t>?</w:t>
      </w:r>
      <w:r w:rsidRPr="00D13868">
        <w:rPr>
          <w:rFonts w:ascii="Helvetica" w:hAnsi="Helvetica"/>
          <w:i/>
          <w:sz w:val="22"/>
          <w:rPrChange w:id="164" w:author="Adrian Stier" w:date="2022-02-24T11:06:00Z">
            <w:rPr>
              <w:rFonts w:ascii="Helvetica" w:hAnsi="Helvetica"/>
              <w:sz w:val="22"/>
            </w:rPr>
          </w:rPrChange>
        </w:rPr>
        <w:t xml:space="preserve"> </w:t>
      </w:r>
    </w:p>
    <w:p w14:paraId="6684C277" w14:textId="77777777" w:rsidR="00FB4775" w:rsidRPr="003805EE" w:rsidRDefault="00FB4775" w:rsidP="006551EE">
      <w:pPr>
        <w:rPr>
          <w:rFonts w:ascii="Helvetica" w:hAnsi="Helvetica"/>
          <w:b/>
          <w:sz w:val="22"/>
          <w:szCs w:val="22"/>
        </w:rPr>
        <w:pPrChange w:id="165" w:author="Adrian Stier" w:date="2022-02-24T11:06:00Z">
          <w:pPr>
            <w:spacing w:line="480" w:lineRule="auto"/>
          </w:pPr>
        </w:pPrChange>
      </w:pPr>
    </w:p>
    <w:p w14:paraId="0E253EA7" w14:textId="77777777" w:rsidR="002D7AB2" w:rsidRPr="003805EE" w:rsidRDefault="00F838F5" w:rsidP="006551EE">
      <w:pPr>
        <w:rPr>
          <w:rFonts w:ascii="Helvetica" w:hAnsi="Helvetica"/>
          <w:b/>
          <w:sz w:val="22"/>
          <w:szCs w:val="22"/>
        </w:rPr>
        <w:pPrChange w:id="166" w:author="Adrian Stier" w:date="2022-02-24T11:06:00Z">
          <w:pPr>
            <w:spacing w:line="480" w:lineRule="auto"/>
          </w:pPr>
        </w:pPrChange>
      </w:pPr>
      <w:r w:rsidRPr="003805EE">
        <w:rPr>
          <w:rFonts w:ascii="Helvetica" w:hAnsi="Helvetica"/>
          <w:b/>
          <w:sz w:val="22"/>
          <w:szCs w:val="22"/>
        </w:rPr>
        <w:t>METHODS</w:t>
      </w:r>
    </w:p>
    <w:p w14:paraId="20CE3169" w14:textId="77777777" w:rsidR="0079618D" w:rsidRPr="0079618D" w:rsidRDefault="0079618D" w:rsidP="006551EE">
      <w:pPr>
        <w:tabs>
          <w:tab w:val="left" w:pos="2760"/>
        </w:tabs>
        <w:rPr>
          <w:ins w:id="167" w:author="Adrian Stier" w:date="2022-02-24T11:06:00Z"/>
          <w:rFonts w:ascii="Helvetica" w:hAnsi="Helvetica"/>
          <w:iCs/>
          <w:sz w:val="22"/>
          <w:szCs w:val="22"/>
        </w:rPr>
      </w:pPr>
    </w:p>
    <w:p w14:paraId="6DF93684" w14:textId="3C309394" w:rsidR="0036192F" w:rsidRPr="00336865" w:rsidRDefault="0088193E" w:rsidP="006551EE">
      <w:pPr>
        <w:tabs>
          <w:tab w:val="left" w:pos="2760"/>
        </w:tabs>
        <w:rPr>
          <w:rFonts w:ascii="Helvetica" w:hAnsi="Helvetica"/>
          <w:i/>
          <w:sz w:val="22"/>
          <w:szCs w:val="22"/>
        </w:rPr>
        <w:pPrChange w:id="168" w:author="Adrian Stier" w:date="2022-02-24T11:06:00Z">
          <w:pPr>
            <w:tabs>
              <w:tab w:val="left" w:pos="2760"/>
            </w:tabs>
            <w:spacing w:line="480" w:lineRule="auto"/>
          </w:pPr>
        </w:pPrChange>
      </w:pPr>
      <w:ins w:id="169" w:author="Adrian Stier" w:date="2022-02-24T11:06:00Z">
        <w:r>
          <w:rPr>
            <w:rFonts w:ascii="Helvetica" w:hAnsi="Helvetica"/>
            <w:i/>
            <w:sz w:val="22"/>
            <w:szCs w:val="22"/>
          </w:rPr>
          <w:t xml:space="preserve">Closed-Loop </w:t>
        </w:r>
      </w:ins>
      <w:r>
        <w:rPr>
          <w:rFonts w:ascii="Helvetica" w:hAnsi="Helvetica"/>
          <w:i/>
          <w:sz w:val="22"/>
          <w:szCs w:val="22"/>
        </w:rPr>
        <w:t>Management</w:t>
      </w:r>
      <w:r w:rsidRPr="00336865">
        <w:rPr>
          <w:rFonts w:ascii="Helvetica" w:hAnsi="Helvetica"/>
          <w:i/>
          <w:sz w:val="22"/>
          <w:szCs w:val="22"/>
        </w:rPr>
        <w:t xml:space="preserve"> </w:t>
      </w:r>
      <w:r w:rsidR="0036192F" w:rsidRPr="00336865">
        <w:rPr>
          <w:rFonts w:ascii="Helvetica" w:hAnsi="Helvetica"/>
          <w:i/>
          <w:sz w:val="22"/>
          <w:szCs w:val="22"/>
        </w:rPr>
        <w:t>Strategy Evaluation</w:t>
      </w:r>
      <w:r w:rsidR="003476B7" w:rsidRPr="00336865">
        <w:rPr>
          <w:rFonts w:ascii="Helvetica" w:hAnsi="Helvetica"/>
          <w:i/>
          <w:sz w:val="22"/>
          <w:szCs w:val="22"/>
        </w:rPr>
        <w:t xml:space="preserve"> Overview</w:t>
      </w:r>
    </w:p>
    <w:p w14:paraId="4AA24B29" w14:textId="2787E90C" w:rsidR="00C404D8" w:rsidRPr="003805EE" w:rsidRDefault="00730E93" w:rsidP="006551EE">
      <w:pPr>
        <w:tabs>
          <w:tab w:val="left" w:pos="2760"/>
        </w:tabs>
        <w:rPr>
          <w:rFonts w:ascii="Helvetica" w:hAnsi="Helvetica"/>
          <w:b/>
          <w:sz w:val="22"/>
          <w:szCs w:val="22"/>
        </w:rPr>
        <w:pPrChange w:id="170" w:author="Adrian Stier" w:date="2022-02-24T11:06:00Z">
          <w:pPr>
            <w:tabs>
              <w:tab w:val="left" w:pos="2760"/>
            </w:tabs>
            <w:spacing w:line="480" w:lineRule="auto"/>
          </w:pPr>
        </w:pPrChange>
      </w:pPr>
      <w:r w:rsidRPr="003805EE">
        <w:rPr>
          <w:rFonts w:ascii="Helvetica" w:hAnsi="Helvetica"/>
          <w:sz w:val="22"/>
          <w:szCs w:val="22"/>
        </w:rPr>
        <w:t xml:space="preserve">We used </w:t>
      </w:r>
      <w:ins w:id="171" w:author="Adrian Stier" w:date="2022-02-24T11:06:00Z">
        <w:r w:rsidR="0088193E">
          <w:rPr>
            <w:rFonts w:ascii="Helvetica" w:hAnsi="Helvetica"/>
            <w:sz w:val="22"/>
            <w:szCs w:val="22"/>
          </w:rPr>
          <w:t xml:space="preserve">a closed-loop </w:t>
        </w:r>
      </w:ins>
      <w:r w:rsidRPr="003805EE">
        <w:rPr>
          <w:rFonts w:ascii="Helvetica" w:hAnsi="Helvetica"/>
          <w:sz w:val="22"/>
          <w:szCs w:val="22"/>
        </w:rPr>
        <w:t>m</w:t>
      </w:r>
      <w:r w:rsidR="003030A9" w:rsidRPr="003805EE">
        <w:rPr>
          <w:rFonts w:ascii="Helvetica" w:hAnsi="Helvetica"/>
          <w:sz w:val="22"/>
          <w:szCs w:val="22"/>
        </w:rPr>
        <w:t>anagement strategy evaluation</w:t>
      </w:r>
      <w:del w:id="172" w:author="Adrian Stier" w:date="2022-02-24T11:06:00Z">
        <w:r w:rsidR="003030A9" w:rsidRPr="003805EE">
          <w:rPr>
            <w:rFonts w:ascii="Helvetica" w:hAnsi="Helvetica"/>
            <w:sz w:val="22"/>
            <w:szCs w:val="22"/>
          </w:rPr>
          <w:delText xml:space="preserve"> </w:delText>
        </w:r>
        <w:r w:rsidR="008324A7" w:rsidRPr="003805EE">
          <w:rPr>
            <w:rFonts w:ascii="Helvetica" w:hAnsi="Helvetica"/>
            <w:sz w:val="22"/>
            <w:szCs w:val="22"/>
          </w:rPr>
          <w:delText>(MSE)</w:delText>
        </w:r>
        <w:r w:rsidRPr="003805EE">
          <w:rPr>
            <w:rFonts w:ascii="Helvetica" w:hAnsi="Helvetica"/>
            <w:sz w:val="22"/>
            <w:szCs w:val="22"/>
          </w:rPr>
          <w:delText>,</w:delText>
        </w:r>
      </w:del>
      <w:ins w:id="173" w:author="Adrian Stier" w:date="2022-02-24T11:06:00Z">
        <w:r w:rsidRPr="003805EE">
          <w:rPr>
            <w:rFonts w:ascii="Helvetica" w:hAnsi="Helvetica"/>
            <w:sz w:val="22"/>
            <w:szCs w:val="22"/>
          </w:rPr>
          <w:t>,</w:t>
        </w:r>
      </w:ins>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del w:id="174" w:author="Adrian Stier" w:date="2022-02-24T11:06:00Z">
        <w:r w:rsidR="0079704C" w:rsidRPr="003805EE">
          <w:rPr>
            <w:rFonts w:ascii="Helvetica" w:hAnsi="Helvetica"/>
            <w:sz w:val="22"/>
            <w:szCs w:val="22"/>
          </w:rPr>
          <w:delText>defines</w:delText>
        </w:r>
      </w:del>
      <w:ins w:id="175" w:author="Adrian Stier" w:date="2022-02-24T11:06:00Z">
        <w:r w:rsidR="006533A9">
          <w:rPr>
            <w:rFonts w:ascii="Helvetica" w:hAnsi="Helvetica"/>
            <w:sz w:val="22"/>
            <w:szCs w:val="22"/>
          </w:rPr>
          <w:t>evaluates</w:t>
        </w:r>
      </w:ins>
      <w:r w:rsidR="006533A9">
        <w:rPr>
          <w:rFonts w:ascii="Helvetica" w:hAnsi="Helvetica"/>
          <w:sz w:val="22"/>
          <w:szCs w:val="22"/>
        </w:rPr>
        <w:t xml:space="preserve"> the </w:t>
      </w:r>
      <w:del w:id="176" w:author="Adrian Stier" w:date="2022-02-24T11:06:00Z">
        <w:r w:rsidR="0079704C" w:rsidRPr="003805EE">
          <w:rPr>
            <w:rFonts w:ascii="Helvetica" w:hAnsi="Helvetica"/>
            <w:sz w:val="22"/>
            <w:szCs w:val="22"/>
          </w:rPr>
          <w:delText>total allowable</w:delText>
        </w:r>
      </w:del>
      <w:ins w:id="177" w:author="Adrian Stier" w:date="2022-02-24T11:06:00Z">
        <w:r w:rsidR="006533A9">
          <w:rPr>
            <w:rFonts w:ascii="Helvetica" w:hAnsi="Helvetica"/>
            <w:sz w:val="22"/>
            <w:szCs w:val="22"/>
          </w:rPr>
          <w:t>likely consequence of applying a</w:t>
        </w:r>
      </w:ins>
      <w:r w:rsidR="006533A9">
        <w:rPr>
          <w:rFonts w:ascii="Helvetica" w:hAnsi="Helvetica"/>
          <w:sz w:val="22"/>
          <w:szCs w:val="22"/>
        </w:rPr>
        <w:t xml:space="preserve"> harvest </w:t>
      </w:r>
      <w:ins w:id="178" w:author="Adrian Stier" w:date="2022-02-24T11:06:00Z">
        <w:r w:rsidR="006533A9">
          <w:rPr>
            <w:rFonts w:ascii="Helvetica" w:hAnsi="Helvetica"/>
            <w:sz w:val="22"/>
            <w:szCs w:val="22"/>
          </w:rPr>
          <w:t xml:space="preserve">strategy, </w:t>
        </w:r>
      </w:ins>
      <w:r w:rsidR="006533A9">
        <w:rPr>
          <w:rFonts w:ascii="Helvetica" w:hAnsi="Helvetica"/>
          <w:sz w:val="22"/>
          <w:szCs w:val="22"/>
        </w:rPr>
        <w:t xml:space="preserve">given </w:t>
      </w:r>
      <w:del w:id="179" w:author="Adrian Stier" w:date="2022-02-24T11:06:00Z">
        <w:r w:rsidR="0079704C" w:rsidRPr="003805EE">
          <w:rPr>
            <w:rFonts w:ascii="Helvetica" w:hAnsi="Helvetica"/>
            <w:sz w:val="22"/>
            <w:szCs w:val="22"/>
          </w:rPr>
          <w:delText>a suite of</w:delText>
        </w:r>
        <w:r w:rsidR="00C404D8" w:rsidRPr="003805EE">
          <w:rPr>
            <w:rFonts w:ascii="Helvetica" w:hAnsi="Helvetica"/>
            <w:sz w:val="22"/>
            <w:szCs w:val="22"/>
          </w:rPr>
          <w:delText xml:space="preserve"> different monitoring strategies</w:delText>
        </w:r>
        <w:r w:rsidRPr="003805EE">
          <w:rPr>
            <w:rFonts w:ascii="Helvetica" w:hAnsi="Helvetica"/>
            <w:sz w:val="22"/>
            <w:szCs w:val="22"/>
          </w:rPr>
          <w:delText xml:space="preserve"> </w:delText>
        </w:r>
        <w:r w:rsidR="009442F2"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&lt;EndNote&gt;&lt;Cite&gt;&lt;Author&gt;Bunnefeld&lt;/Author&gt;&lt;Year&gt;2011&lt;/Year&gt;&lt;RecNum&gt;8370&lt;/RecNum&gt;&lt;DisplayText&gt;[17]&lt;/DisplayText&gt;&lt;record&gt;&lt;rec-number&gt;8370&lt;/rec-number&gt;&lt;foreign-keys&gt;&lt;key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delInstrText>
        </w:r>
        <w:r w:rsidR="009442F2" w:rsidRPr="003805EE">
          <w:rPr>
            <w:rFonts w:ascii="Helvetica" w:hAnsi="Helvetica"/>
            <w:sz w:val="22"/>
            <w:szCs w:val="22"/>
          </w:rPr>
          <w:fldChar w:fldCharType="separate"/>
        </w:r>
        <w:r w:rsidR="004C725F" w:rsidRPr="003805EE">
          <w:rPr>
            <w:rFonts w:ascii="Helvetica" w:hAnsi="Helvetica"/>
            <w:noProof/>
            <w:sz w:val="22"/>
            <w:szCs w:val="22"/>
          </w:rPr>
          <w:delText>[17]</w:delText>
        </w:r>
        <w:r w:rsidR="009442F2" w:rsidRPr="003805EE">
          <w:rPr>
            <w:rFonts w:ascii="Helvetica" w:hAnsi="Helvetica"/>
            <w:sz w:val="22"/>
            <w:szCs w:val="22"/>
          </w:rPr>
          <w:fldChar w:fldCharType="end"/>
        </w:r>
      </w:del>
      <w:ins w:id="180" w:author="Adrian Stier" w:date="2022-02-24T11:06:00Z">
        <w:r w:rsidR="006533A9">
          <w:rPr>
            <w:rFonts w:ascii="Helvetica" w:hAnsi="Helvetica"/>
            <w:sz w:val="22"/>
            <w:szCs w:val="22"/>
          </w:rPr>
          <w:t>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042226">
          <w:rPr>
            <w:rFonts w:ascii="Helvetica" w:hAnsi="Helvetica"/>
            <w:sz w:val="22"/>
            <w:szCs w:val="22"/>
          </w:rPr>
          <w:instrText xml:space="preserve"> ADDIN EN.CITE &lt;EndNote&gt;&lt;Cite&gt;&lt;Author&gt;Smith&lt;/Author&gt;&lt;Year&gt;1994&lt;/Year&gt;&lt;RecNum&gt;6500&lt;/RecNum&gt;&lt;IDText&gt;Management strategy evaluation: the light on the hill&lt;/IDText&gt;&lt;DisplayText&gt;[17]&lt;/DisplayText&gt;&lt;record&gt;&lt;rec-number&gt;6500&lt;/rec-number&gt;&lt;foreign-keys&gt;&lt;key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Pr>
            <w:rFonts w:ascii="Helvetica" w:hAnsi="Helvetica"/>
            <w:sz w:val="22"/>
            <w:szCs w:val="22"/>
          </w:rPr>
          <w:fldChar w:fldCharType="separate"/>
        </w:r>
        <w:r w:rsidR="00042226">
          <w:rPr>
            <w:rFonts w:ascii="Helvetica" w:hAnsi="Helvetica"/>
            <w:noProof/>
            <w:sz w:val="22"/>
            <w:szCs w:val="22"/>
          </w:rPr>
          <w:t>[17]</w:t>
        </w:r>
        <w:r w:rsidR="00747F7D">
          <w:rPr>
            <w:rFonts w:ascii="Helvetica" w:hAnsi="Helvetica"/>
            <w:sz w:val="22"/>
            <w:szCs w:val="22"/>
          </w:rPr>
          <w:fldChar w:fldCharType="end"/>
        </w:r>
      </w:ins>
      <w:r w:rsidR="0079704C" w:rsidRPr="003805EE">
        <w:rPr>
          <w:rFonts w:ascii="Helvetica" w:hAnsi="Helvetica"/>
          <w:sz w:val="22"/>
          <w:szCs w:val="22"/>
        </w:rPr>
        <w:t xml:space="preserve">. </w:t>
      </w:r>
      <w:del w:id="181" w:author="Adrian Stier" w:date="2022-02-24T11:06:00Z">
        <w:r w:rsidR="0079704C" w:rsidRPr="003805EE">
          <w:rPr>
            <w:rFonts w:ascii="Helvetica" w:hAnsi="Helvetica"/>
            <w:sz w:val="22"/>
            <w:szCs w:val="22"/>
          </w:rPr>
          <w:delText>MSE</w:delText>
        </w:r>
      </w:del>
      <w:ins w:id="182" w:author="Adrian Stier" w:date="2022-02-24T11:06:00Z">
        <w:r w:rsidR="00C357A8">
          <w:rPr>
            <w:rFonts w:ascii="Helvetica" w:hAnsi="Helvetica"/>
            <w:sz w:val="22"/>
            <w:szCs w:val="22"/>
          </w:rPr>
          <w:t>Closed-loop simulation</w:t>
        </w:r>
      </w:ins>
      <w:r w:rsidR="00C357A8" w:rsidRPr="003805EE">
        <w:rPr>
          <w:rFonts w:ascii="Helvetica" w:hAnsi="Helvetica"/>
          <w:sz w:val="22"/>
          <w:szCs w:val="22"/>
        </w:rPr>
        <w:t xml:space="preserv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w:t>
      </w:r>
      <w:del w:id="183" w:author="Adrian Stier" w:date="2022-02-24T11:06:00Z">
        <w:r w:rsidR="008324A7" w:rsidRPr="003805EE">
          <w:rPr>
            <w:rFonts w:ascii="Helvetica" w:hAnsi="Helvetica"/>
            <w:sz w:val="22"/>
            <w:szCs w:val="22"/>
          </w:rPr>
          <w:delText>tipping points</w:delText>
        </w:r>
        <w:r w:rsidR="00F61749" w:rsidRPr="003805EE">
          <w:rPr>
            <w:rFonts w:ascii="Helvetica" w:hAnsi="Helvetica"/>
            <w:sz w:val="22"/>
            <w:szCs w:val="22"/>
          </w:rPr>
          <w:delText xml:space="preserve">. </w:delText>
        </w:r>
      </w:del>
      <w:ins w:id="184" w:author="Adrian Stier" w:date="2022-02-24T11:06:00Z">
        <w:r w:rsidR="00DB7E29">
          <w:rPr>
            <w:rFonts w:ascii="Helvetica" w:hAnsi="Helvetica"/>
            <w:sz w:val="22"/>
            <w:szCs w:val="22"/>
          </w:rPr>
          <w:t>critical thresholds</w:t>
        </w:r>
        <w:r w:rsidR="00F61749" w:rsidRPr="003805EE">
          <w:rPr>
            <w:rFonts w:ascii="Helvetica" w:hAnsi="Helvetica"/>
            <w:sz w:val="22"/>
            <w:szCs w:val="22"/>
          </w:rPr>
          <w:t xml:space="preserve">. </w:t>
        </w:r>
      </w:ins>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del w:id="185" w:author="Adrian Stier" w:date="2022-02-24T11:06:00Z">
        <w:r w:rsidR="00F61749" w:rsidRPr="003805EE">
          <w:rPr>
            <w:rFonts w:ascii="Helvetica" w:hAnsi="Helvetica"/>
            <w:sz w:val="22"/>
            <w:szCs w:val="22"/>
          </w:rPr>
          <w:delText>MSE</w:delText>
        </w:r>
      </w:del>
      <w:ins w:id="186" w:author="Adrian Stier" w:date="2022-02-24T11:06:00Z">
        <w:r w:rsidR="00825267">
          <w:rPr>
            <w:rFonts w:ascii="Helvetica" w:hAnsi="Helvetica"/>
            <w:sz w:val="22"/>
            <w:szCs w:val="22"/>
          </w:rPr>
          <w:t>our simulation</w:t>
        </w:r>
      </w:ins>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ins w:id="187" w:author="Adrian Stier" w:date="2022-02-24T11:06:00Z">
        <w:r w:rsidR="00BE3AB7">
          <w:rPr>
            <w:rFonts w:ascii="Helvetica" w:hAnsi="Helvetica"/>
            <w:sz w:val="22"/>
            <w:szCs w:val="22"/>
          </w:rPr>
          <w:t xml:space="preserve">set of heuristic </w:t>
        </w:r>
      </w:ins>
      <w:proofErr w:type="gramStart"/>
      <w:r w:rsidR="00DA3304" w:rsidRPr="003805EE">
        <w:rPr>
          <w:rFonts w:ascii="Helvetica" w:hAnsi="Helvetica"/>
          <w:sz w:val="22"/>
          <w:szCs w:val="22"/>
        </w:rPr>
        <w:t>biological</w:t>
      </w:r>
      <w:proofErr w:type="gramEnd"/>
      <w:del w:id="188" w:author="Adrian Stier" w:date="2022-02-24T11:06:00Z">
        <w:r w:rsidR="00DA3304" w:rsidRPr="003805EE">
          <w:rPr>
            <w:rFonts w:ascii="Helvetica" w:hAnsi="Helvetica"/>
            <w:sz w:val="22"/>
            <w:szCs w:val="22"/>
          </w:rPr>
          <w:delText xml:space="preserve"> model</w:delText>
        </w:r>
      </w:del>
      <w:ins w:id="189" w:author="Adrian Stier" w:date="2022-02-24T11:06:00Z">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ins>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del w:id="190" w:author="Adrian Stier" w:date="2022-02-24T11:06:00Z">
        <w:r w:rsidR="00214262" w:rsidRPr="003805EE">
          <w:rPr>
            <w:rFonts w:ascii="Helvetica" w:hAnsi="Helvetica"/>
            <w:sz w:val="22"/>
            <w:szCs w:val="22"/>
          </w:rPr>
          <w:delText>M</w:delText>
        </w:r>
        <w:r w:rsidR="009D7096" w:rsidRPr="003805EE">
          <w:rPr>
            <w:rFonts w:ascii="Helvetica" w:hAnsi="Helvetica"/>
            <w:sz w:val="22"/>
            <w:szCs w:val="22"/>
          </w:rPr>
          <w:delText>SE</w:delText>
        </w:r>
      </w:del>
      <w:ins w:id="191" w:author="Adrian Stier" w:date="2022-02-24T11:06:00Z">
        <w:r w:rsidR="005B5B2C">
          <w:rPr>
            <w:rFonts w:ascii="Helvetica" w:hAnsi="Helvetica"/>
            <w:sz w:val="22"/>
            <w:szCs w:val="22"/>
          </w:rPr>
          <w:t>simulation</w:t>
        </w:r>
      </w:ins>
      <w:r w:rsidR="005B5B2C" w:rsidRPr="003805EE">
        <w:rPr>
          <w:rFonts w:ascii="Helvetica" w:hAnsi="Helvetica"/>
          <w:sz w:val="22"/>
          <w:szCs w:val="22"/>
        </w:rPr>
        <w:t xml:space="preserve"> </w:t>
      </w:r>
      <w:r w:rsidR="009D7096" w:rsidRPr="003805EE">
        <w:rPr>
          <w:rFonts w:ascii="Helvetica" w:hAnsi="Helvetica"/>
          <w:sz w:val="22"/>
          <w:szCs w:val="22"/>
        </w:rPr>
        <w:t>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del w:id="192" w:author="Adrian Stier" w:date="2022-02-24T11:06:00Z">
        <w:r w:rsidR="008324A7" w:rsidRPr="003805EE">
          <w:rPr>
            <w:rFonts w:ascii="Helvetica" w:hAnsi="Helvetica"/>
            <w:sz w:val="22"/>
            <w:szCs w:val="22"/>
          </w:rPr>
          <w:delText xml:space="preserve"> given a specific biological process model</w:delText>
        </w:r>
        <w:r w:rsidR="001777EA" w:rsidRPr="003805EE">
          <w:rPr>
            <w:rFonts w:ascii="Helvetica" w:hAnsi="Helvetica"/>
            <w:sz w:val="22"/>
            <w:szCs w:val="22"/>
          </w:rPr>
          <w:delText>.</w:delText>
        </w:r>
      </w:del>
      <w:ins w:id="193" w:author="Adrian Stier" w:date="2022-02-24T11:06:00Z">
        <w:r w:rsidR="001777EA" w:rsidRPr="003805EE">
          <w:rPr>
            <w:rFonts w:ascii="Helvetica" w:hAnsi="Helvetica"/>
            <w:sz w:val="22"/>
            <w:szCs w:val="22"/>
          </w:rPr>
          <w:t>.</w:t>
        </w:r>
      </w:ins>
      <w:r w:rsidR="001777EA" w:rsidRPr="003805EE">
        <w:rPr>
          <w:rFonts w:ascii="Helvetica" w:hAnsi="Helvetica"/>
          <w:sz w:val="22"/>
          <w:szCs w:val="22"/>
        </w:rPr>
        <w:t xml:space="preserve"> Second, we simulated </w:t>
      </w:r>
      <w:r w:rsidR="00DB7E29">
        <w:rPr>
          <w:rFonts w:ascii="Helvetica" w:hAnsi="Helvetica"/>
          <w:sz w:val="22"/>
          <w:szCs w:val="22"/>
        </w:rPr>
        <w:t xml:space="preserve">a </w:t>
      </w:r>
      <w:del w:id="194" w:author="Adrian Stier" w:date="2022-02-24T11:06:00Z">
        <w:r w:rsidR="001777EA" w:rsidRPr="003805EE">
          <w:rPr>
            <w:rFonts w:ascii="Helvetica" w:hAnsi="Helvetica"/>
            <w:sz w:val="22"/>
            <w:szCs w:val="22"/>
          </w:rPr>
          <w:delText>sampling model</w:delText>
        </w:r>
      </w:del>
      <w:ins w:id="195" w:author="Adrian Stier" w:date="2022-02-24T11:06:00Z">
        <w:r w:rsidR="00810974">
          <w:rPr>
            <w:rFonts w:ascii="Helvetica" w:hAnsi="Helvetica"/>
            <w:sz w:val="22"/>
            <w:szCs w:val="22"/>
          </w:rPr>
          <w:t>monitoring</w:t>
        </w:r>
        <w:r w:rsidR="00DB7E29">
          <w:rPr>
            <w:rFonts w:ascii="Helvetica" w:hAnsi="Helvetica"/>
            <w:sz w:val="22"/>
            <w:szCs w:val="22"/>
          </w:rPr>
          <w:t xml:space="preserve"> process</w:t>
        </w:r>
      </w:ins>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del w:id="196" w:author="Adrian Stier" w:date="2022-02-24T11:06:00Z">
        <w:r w:rsidR="00861B1D" w:rsidRPr="003805EE">
          <w:rPr>
            <w:rFonts w:ascii="Helvetica" w:hAnsi="Helvetica"/>
            <w:sz w:val="22"/>
            <w:szCs w:val="22"/>
          </w:rPr>
          <w:delText xml:space="preserve">sampled given </w:delText>
        </w:r>
      </w:del>
      <w:ins w:id="197" w:author="Adrian Stier" w:date="2022-02-24T11:06:00Z">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ins>
      <w:r w:rsidR="001777EA" w:rsidRPr="003805EE">
        <w:rPr>
          <w:rFonts w:ascii="Helvetica" w:hAnsi="Helvetica"/>
          <w:sz w:val="22"/>
          <w:szCs w:val="22"/>
        </w:rPr>
        <w:t xml:space="preserve">some </w:t>
      </w:r>
      <w:del w:id="198" w:author="Adrian Stier" w:date="2022-02-24T11:06:00Z">
        <w:r w:rsidR="00305441" w:rsidRPr="003805EE">
          <w:rPr>
            <w:rFonts w:ascii="Helvetica" w:hAnsi="Helvetica"/>
            <w:sz w:val="22"/>
            <w:szCs w:val="22"/>
          </w:rPr>
          <w:delText xml:space="preserve">sampling </w:delText>
        </w:r>
      </w:del>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del w:id="199" w:author="Adrian Stier" w:date="2022-02-24T11:06:00Z">
        <w:r w:rsidR="00CA387C" w:rsidRPr="003805EE">
          <w:rPr>
            <w:rFonts w:ascii="Helvetica" w:hAnsi="Helvetica"/>
            <w:sz w:val="22"/>
            <w:szCs w:val="22"/>
          </w:rPr>
          <w:delText>estimate</w:delText>
        </w:r>
      </w:del>
      <w:ins w:id="200" w:author="Adrian Stier" w:date="2022-02-24T11:06:00Z">
        <w:r w:rsidR="00CE5350">
          <w:rPr>
            <w:rFonts w:ascii="Helvetica" w:hAnsi="Helvetica"/>
            <w:sz w:val="22"/>
            <w:szCs w:val="22"/>
          </w:rPr>
          <w:t>simulate</w:t>
        </w:r>
      </w:ins>
      <w:r w:rsidR="00CE5350">
        <w:rPr>
          <w:rFonts w:ascii="Helvetica" w:hAnsi="Helvetica"/>
          <w:sz w:val="22"/>
          <w:szCs w:val="22"/>
        </w:rPr>
        <w:t xml:space="preserve"> the </w:t>
      </w:r>
      <w:ins w:id="201" w:author="Adrian Stier" w:date="2022-02-24T11:06:00Z">
        <w:r w:rsidR="00CE5350">
          <w:rPr>
            <w:rFonts w:ascii="Helvetica" w:hAnsi="Helvetica"/>
            <w:sz w:val="22"/>
            <w:szCs w:val="22"/>
          </w:rPr>
          <w:t xml:space="preserve">estimation of system </w:t>
        </w:r>
      </w:ins>
      <w:r w:rsidR="00305441" w:rsidRPr="003805EE">
        <w:rPr>
          <w:rFonts w:ascii="Helvetica" w:hAnsi="Helvetica"/>
          <w:sz w:val="22"/>
          <w:szCs w:val="22"/>
        </w:rPr>
        <w:t xml:space="preserve">biomass </w:t>
      </w:r>
      <w:del w:id="202" w:author="Adrian Stier" w:date="2022-02-24T11:06:00Z">
        <w:r w:rsidR="00305441" w:rsidRPr="003805EE">
          <w:rPr>
            <w:rFonts w:ascii="Helvetica" w:hAnsi="Helvetica"/>
            <w:sz w:val="22"/>
            <w:szCs w:val="22"/>
          </w:rPr>
          <w:delText xml:space="preserve">of the system given the sampling </w:delText>
        </w:r>
        <w:r w:rsidR="00944D13" w:rsidRPr="003805EE">
          <w:rPr>
            <w:rFonts w:ascii="Helvetica" w:hAnsi="Helvetica"/>
            <w:sz w:val="22"/>
            <w:szCs w:val="22"/>
          </w:rPr>
          <w:delText>estimate</w:delText>
        </w:r>
        <w:r w:rsidR="007D2E9C" w:rsidRPr="003805EE">
          <w:rPr>
            <w:rFonts w:ascii="Helvetica" w:hAnsi="Helvetica"/>
            <w:sz w:val="22"/>
            <w:szCs w:val="22"/>
          </w:rPr>
          <w:delText xml:space="preserve"> and with ignorance about the potential sampling error</w:delText>
        </w:r>
        <w:r w:rsidR="00305441" w:rsidRPr="003805EE">
          <w:rPr>
            <w:rFonts w:ascii="Helvetica" w:hAnsi="Helvetica"/>
            <w:sz w:val="22"/>
            <w:szCs w:val="22"/>
          </w:rPr>
          <w:delText>. And</w:delText>
        </w:r>
        <w:r w:rsidR="007D2E9C" w:rsidRPr="003805EE">
          <w:rPr>
            <w:rFonts w:ascii="Helvetica" w:hAnsi="Helvetica"/>
            <w:sz w:val="22"/>
            <w:szCs w:val="22"/>
          </w:rPr>
          <w:delText>,</w:delText>
        </w:r>
        <w:r w:rsidR="00305441" w:rsidRPr="003805EE">
          <w:rPr>
            <w:rFonts w:ascii="Helvetica" w:hAnsi="Helvetica"/>
            <w:sz w:val="22"/>
            <w:szCs w:val="22"/>
          </w:rPr>
          <w:delText xml:space="preserve"> fourth</w:delText>
        </w:r>
      </w:del>
      <w:ins w:id="203" w:author="Adrian Stier" w:date="2022-02-24T11:06:00Z">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ourth</w:t>
        </w:r>
      </w:ins>
      <w:r w:rsidR="00305441" w:rsidRPr="003805EE">
        <w:rPr>
          <w:rFonts w:ascii="Helvetica" w:hAnsi="Helvetica"/>
          <w:sz w:val="22"/>
          <w:szCs w:val="22"/>
        </w:rPr>
        <w:t xml:space="preserve">,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w:t>
      </w:r>
      <w:del w:id="204" w:author="Adrian Stier" w:date="2022-02-24T11:06:00Z">
        <w:r w:rsidR="009D7096" w:rsidRPr="003805EE">
          <w:rPr>
            <w:rFonts w:ascii="Helvetica" w:hAnsi="Helvetica"/>
            <w:sz w:val="22"/>
            <w:szCs w:val="22"/>
          </w:rPr>
          <w:delText>Following this fourth step, the</w:delText>
        </w:r>
      </w:del>
      <w:ins w:id="205" w:author="Adrian Stier" w:date="2022-02-24T11:06:00Z">
        <w:r w:rsidR="00CC71CB">
          <w:rPr>
            <w:rFonts w:ascii="Helvetica" w:hAnsi="Helvetica"/>
            <w:sz w:val="22"/>
            <w:szCs w:val="22"/>
          </w:rPr>
          <w:t>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he</w:t>
        </w:r>
      </w:ins>
      <w:r w:rsidR="009D7096" w:rsidRPr="003805EE">
        <w:rPr>
          <w:rFonts w:ascii="Helvetica" w:hAnsi="Helvetica"/>
          <w:sz w:val="22"/>
          <w:szCs w:val="22"/>
        </w:rPr>
        <w:t xml:space="preserv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del w:id="206" w:author="Adrian Stier" w:date="2022-02-24T11:06:00Z">
        <w:r w:rsidR="00286FDA" w:rsidRPr="003805EE">
          <w:rPr>
            <w:rFonts w:ascii="Helvetica" w:hAnsi="Helvetica"/>
            <w:sz w:val="22"/>
            <w:szCs w:val="22"/>
          </w:rPr>
          <w:delText>20</w:delText>
        </w:r>
      </w:del>
      <w:ins w:id="207" w:author="Adrian Stier" w:date="2022-02-24T11:06:00Z">
        <w:r w:rsidR="003659AD">
          <w:rPr>
            <w:rFonts w:ascii="Helvetica" w:hAnsi="Helvetica"/>
            <w:sz w:val="22"/>
            <w:szCs w:val="22"/>
          </w:rPr>
          <w:t>5</w:t>
        </w:r>
        <w:r w:rsidR="003659AD" w:rsidRPr="003805EE">
          <w:rPr>
            <w:rFonts w:ascii="Helvetica" w:hAnsi="Helvetica"/>
            <w:sz w:val="22"/>
            <w:szCs w:val="22"/>
          </w:rPr>
          <w:t>0</w:t>
        </w:r>
      </w:ins>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del w:id="208" w:author="Adrian Stier" w:date="2022-02-24T11:06:00Z">
        <w:r w:rsidR="009D7096" w:rsidRPr="003805EE">
          <w:rPr>
            <w:rFonts w:ascii="Helvetica" w:hAnsi="Helvetica"/>
            <w:sz w:val="22"/>
            <w:szCs w:val="22"/>
          </w:rPr>
          <w:delText>.</w:delText>
        </w:r>
        <w:r w:rsidR="000D71E0" w:rsidRPr="003805EE">
          <w:rPr>
            <w:rFonts w:ascii="Helvetica" w:hAnsi="Helvetica"/>
            <w:sz w:val="22"/>
            <w:szCs w:val="22"/>
          </w:rPr>
          <w:delText xml:space="preserve"> </w:delText>
        </w:r>
      </w:del>
      <w:ins w:id="209" w:author="Adrian Stier" w:date="2022-02-24T11:06:00Z">
        <w:r w:rsidR="00A402BA">
          <w:rPr>
            <w:rFonts w:ascii="Helvetica" w:hAnsi="Helvetica"/>
            <w:sz w:val="22"/>
            <w:szCs w:val="22"/>
          </w:rPr>
          <w:t xml:space="preserve"> with 10,000 replicate iterations</w:t>
        </w:r>
        <w:r w:rsidR="00DB7E29">
          <w:rPr>
            <w:rFonts w:ascii="Helvetica" w:hAnsi="Helvetica"/>
            <w:sz w:val="22"/>
            <w:szCs w:val="22"/>
          </w:rPr>
          <w:t>.</w:t>
        </w:r>
      </w:ins>
    </w:p>
    <w:p w14:paraId="474B7BF5" w14:textId="77777777" w:rsidR="00A140A9" w:rsidRPr="003805EE" w:rsidRDefault="00A140A9" w:rsidP="006551EE">
      <w:pPr>
        <w:tabs>
          <w:tab w:val="left" w:pos="2760"/>
        </w:tabs>
        <w:rPr>
          <w:rFonts w:ascii="Helvetica" w:hAnsi="Helvetica"/>
          <w:sz w:val="22"/>
          <w:szCs w:val="22"/>
        </w:rPr>
        <w:pPrChange w:id="210" w:author="Adrian Stier" w:date="2022-02-24T11:06:00Z">
          <w:pPr>
            <w:tabs>
              <w:tab w:val="left" w:pos="2760"/>
            </w:tabs>
            <w:spacing w:line="480" w:lineRule="auto"/>
          </w:pPr>
        </w:pPrChange>
      </w:pPr>
    </w:p>
    <w:p w14:paraId="5751637A" w14:textId="240438B1" w:rsidR="00B70217" w:rsidRPr="009E18AC" w:rsidRDefault="004C02ED" w:rsidP="006551EE">
      <w:pPr>
        <w:rPr>
          <w:rFonts w:ascii="Helvetica" w:hAnsi="Helvetica"/>
          <w:i/>
          <w:sz w:val="22"/>
          <w:rPrChange w:id="211" w:author="Adrian Stier" w:date="2022-02-24T11:06:00Z">
            <w:rPr>
              <w:rFonts w:ascii="Helvetica" w:hAnsi="Helvetica"/>
              <w:sz w:val="22"/>
              <w:u w:val="single"/>
            </w:rPr>
          </w:rPrChange>
        </w:rPr>
        <w:pPrChange w:id="212" w:author="Adrian Stier" w:date="2022-02-24T11:06:00Z">
          <w:pPr>
            <w:spacing w:line="480" w:lineRule="auto"/>
          </w:pPr>
        </w:pPrChange>
      </w:pPr>
      <w:r w:rsidRPr="00336865">
        <w:rPr>
          <w:rFonts w:ascii="Helvetica" w:hAnsi="Helvetica"/>
          <w:i/>
          <w:sz w:val="22"/>
          <w:szCs w:val="22"/>
        </w:rPr>
        <w:t xml:space="preserve">Modeling a </w:t>
      </w:r>
      <w:r w:rsidRPr="00DC4075">
        <w:rPr>
          <w:rFonts w:ascii="Helvetica" w:hAnsi="Helvetica"/>
          <w:i/>
          <w:sz w:val="22"/>
          <w:szCs w:val="22"/>
        </w:rPr>
        <w:t>Natural Resource</w:t>
      </w:r>
      <w:r w:rsidRPr="009E18AC">
        <w:rPr>
          <w:rFonts w:ascii="Helvetica" w:hAnsi="Helvetica"/>
          <w:i/>
          <w:sz w:val="22"/>
          <w:szCs w:val="22"/>
        </w:rPr>
        <w:t xml:space="preserve"> with </w:t>
      </w:r>
      <w:del w:id="213" w:author="Adrian Stier" w:date="2022-02-24T11:06:00Z">
        <w:r w:rsidRPr="003805EE">
          <w:rPr>
            <w:rFonts w:ascii="Helvetica" w:hAnsi="Helvetica"/>
            <w:i/>
            <w:sz w:val="22"/>
            <w:szCs w:val="22"/>
          </w:rPr>
          <w:delText>a Tipping Point</w:delText>
        </w:r>
      </w:del>
      <w:ins w:id="214" w:author="Adrian Stier" w:date="2022-02-24T11:06:00Z">
        <w:r w:rsidR="0079618D" w:rsidRPr="009E18AC">
          <w:rPr>
            <w:rFonts w:ascii="Helvetica" w:hAnsi="Helvetica"/>
            <w:i/>
            <w:sz w:val="22"/>
            <w:szCs w:val="22"/>
          </w:rPr>
          <w:t>Critical Biological Threshold</w:t>
        </w:r>
      </w:ins>
      <w:r w:rsidRPr="009E18AC">
        <w:rPr>
          <w:rFonts w:ascii="Helvetica" w:hAnsi="Helvetica"/>
          <w:i/>
          <w:sz w:val="22"/>
          <w:szCs w:val="22"/>
        </w:rPr>
        <w:t xml:space="preserve"> </w:t>
      </w:r>
    </w:p>
    <w:p w14:paraId="3544369A" w14:textId="50FFB524" w:rsidR="00286FDA" w:rsidRPr="003805EE" w:rsidRDefault="00286FDA" w:rsidP="006551EE">
      <w:pPr>
        <w:rPr>
          <w:rFonts w:ascii="Helvetica" w:hAnsi="Helvetica"/>
          <w:sz w:val="22"/>
          <w:szCs w:val="22"/>
        </w:rPr>
        <w:pPrChange w:id="215" w:author="Adrian Stier" w:date="2022-02-24T11:06:00Z">
          <w:pPr>
            <w:spacing w:line="480" w:lineRule="auto"/>
          </w:pPr>
        </w:pPrChange>
      </w:pPr>
      <w:r w:rsidRPr="009E18AC">
        <w:rPr>
          <w:rFonts w:ascii="Helvetica" w:hAnsi="Helvetica"/>
          <w:sz w:val="22"/>
          <w:rPrChange w:id="216" w:author="Adrian Stier" w:date="2022-02-24T11:06:00Z">
            <w:rPr>
              <w:rFonts w:ascii="Helvetica" w:hAnsi="Helvetica"/>
              <w:sz w:val="22"/>
              <w:u w:val="single"/>
            </w:rPr>
          </w:rPrChange>
        </w:rPr>
        <w:t>Biological Process Model</w:t>
      </w:r>
      <w:r w:rsidRPr="009E18AC">
        <w:rPr>
          <w:rFonts w:ascii="Helvetica" w:hAnsi="Helvetica"/>
          <w:i/>
          <w:sz w:val="22"/>
          <w:szCs w:val="22"/>
        </w:rPr>
        <w:t xml:space="preserve">: </w:t>
      </w:r>
      <w:r w:rsidRPr="009E18AC">
        <w:rPr>
          <w:rFonts w:ascii="Helvetica" w:hAnsi="Helvetica"/>
          <w:sz w:val="22"/>
          <w:szCs w:val="22"/>
        </w:rPr>
        <w:t>To describe how monitoring investment is related to thresholds we focus</w:t>
      </w:r>
      <w:r w:rsidR="00BE5502" w:rsidRPr="009E18AC">
        <w:rPr>
          <w:rFonts w:ascii="Helvetica" w:hAnsi="Helvetica"/>
          <w:sz w:val="22"/>
          <w:szCs w:val="22"/>
        </w:rPr>
        <w:t>ed</w:t>
      </w:r>
      <w:r w:rsidRPr="009E18AC">
        <w:rPr>
          <w:rFonts w:ascii="Helvetica" w:hAnsi="Helvetica"/>
          <w:sz w:val="22"/>
          <w:szCs w:val="22"/>
        </w:rPr>
        <w:t xml:space="preserve"> on a</w:t>
      </w:r>
      <w:r w:rsidR="001E691A" w:rsidRPr="009E18AC">
        <w:rPr>
          <w:rFonts w:ascii="Helvetica" w:hAnsi="Helvetica"/>
          <w:sz w:val="22"/>
          <w:szCs w:val="22"/>
        </w:rPr>
        <w:t xml:space="preserve"> </w:t>
      </w:r>
      <w:del w:id="217" w:author="Adrian Stier" w:date="2022-02-24T11:06:00Z">
        <w:r w:rsidRPr="003805EE">
          <w:rPr>
            <w:rFonts w:ascii="Helvetica" w:hAnsi="Helvetica"/>
            <w:sz w:val="22"/>
            <w:szCs w:val="22"/>
          </w:rPr>
          <w:delText>single species model for simplicity.</w:delText>
        </w:r>
        <w:r w:rsidR="00214262" w:rsidRPr="003805EE">
          <w:rPr>
            <w:rFonts w:ascii="Helvetica" w:hAnsi="Helvetica"/>
            <w:sz w:val="22"/>
            <w:szCs w:val="22"/>
          </w:rPr>
          <w:delText xml:space="preserve"> O</w:delText>
        </w:r>
        <w:r w:rsidRPr="003805EE">
          <w:rPr>
            <w:rFonts w:ascii="Helvetica" w:hAnsi="Helvetica"/>
            <w:sz w:val="22"/>
            <w:szCs w:val="22"/>
          </w:rPr>
          <w:delText xml:space="preserve">ur results are general and readily applicable to the monitoring and management of ecosystems with critical thresholds. We specifically modeled species biomass through time using a reparameterized logistic model with an Allee effect and resource removal </w:delText>
        </w:r>
        <w:r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&lt;EndNote&gt;&lt;Cite&gt;&lt;Author&gt;Morris&lt;/Author&gt;&lt;Year&gt;2002&lt;/Year&gt;&lt;RecNum&gt;8190&lt;/RecNum&gt;&lt;DisplayText&gt;[18]&lt;/DisplayText&gt;&lt;record&gt;&lt;rec-number&gt;8190&lt;/rec-number&gt;&lt;foreign-keys&gt;&lt;key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delInstrText>
        </w:r>
        <w:r w:rsidRPr="003805EE">
          <w:rPr>
            <w:rFonts w:ascii="Helvetica" w:hAnsi="Helvetica"/>
            <w:sz w:val="22"/>
            <w:szCs w:val="22"/>
          </w:rPr>
          <w:fldChar w:fldCharType="separate"/>
        </w:r>
        <w:r w:rsidR="004C725F" w:rsidRPr="003805EE">
          <w:rPr>
            <w:rFonts w:ascii="Helvetica" w:hAnsi="Helvetica"/>
            <w:noProof/>
            <w:sz w:val="22"/>
            <w:szCs w:val="22"/>
          </w:rPr>
          <w:delText>[18]</w:delText>
        </w:r>
        <w:r w:rsidRPr="003805EE">
          <w:rPr>
            <w:rFonts w:ascii="Helvetica" w:hAnsi="Helvetica"/>
            <w:sz w:val="22"/>
            <w:szCs w:val="22"/>
          </w:rPr>
          <w:fldChar w:fldCharType="end"/>
        </w:r>
        <w:r w:rsidRPr="003805EE">
          <w:rPr>
            <w:rFonts w:ascii="Helvetica" w:hAnsi="Helvetica"/>
            <w:sz w:val="22"/>
            <w:szCs w:val="22"/>
          </w:rPr>
          <w:delText>:</w:delText>
        </w:r>
      </w:del>
      <w:ins w:id="218" w:author="Adrian Stier" w:date="2022-02-24T11:06:00Z">
        <w:r w:rsidR="001E691A" w:rsidRPr="00DC4075">
          <w:rPr>
            <w:rFonts w:ascii="Helvetica" w:hAnsi="Helvetica"/>
            <w:sz w:val="22"/>
            <w:szCs w:val="22"/>
          </w:rPr>
          <w:t>natural resource</w:t>
        </w:r>
        <w:r w:rsidR="001E691A" w:rsidRPr="009E18AC">
          <w:rPr>
            <w:rFonts w:ascii="Helvetica" w:hAnsi="Helvetica"/>
            <w:sz w:val="22"/>
            <w:szCs w:val="22"/>
          </w:rPr>
          <w:t xml:space="preserve"> system targeting a single species</w:t>
        </w:r>
        <w:r w:rsidR="000E4A0C">
          <w:rPr>
            <w:rFonts w:ascii="Helvetica" w:hAnsi="Helvetica"/>
            <w:sz w:val="22"/>
            <w:szCs w:val="22"/>
          </w:rPr>
          <w:t xml:space="preserve"> –</w:t>
        </w:r>
        <w:r w:rsidR="008F3641" w:rsidRPr="009E18AC">
          <w:rPr>
            <w:rFonts w:ascii="Helvetica" w:hAnsi="Helvetica"/>
            <w:sz w:val="22"/>
            <w:szCs w:val="22"/>
          </w:rPr>
          <w:t xml:space="preserve"> a</w:t>
        </w:r>
        <w:r w:rsidR="005416A8" w:rsidRPr="009E18AC">
          <w:rPr>
            <w:rFonts w:ascii="Helvetica" w:hAnsi="Helvetica"/>
            <w:sz w:val="22"/>
            <w:szCs w:val="22"/>
          </w:rPr>
          <w:t xml:space="preserve"> management </w:t>
        </w:r>
        <w:r w:rsidR="008F3641" w:rsidRPr="009E18AC">
          <w:rPr>
            <w:rFonts w:ascii="Helvetica" w:hAnsi="Helvetica"/>
            <w:sz w:val="22"/>
            <w:szCs w:val="22"/>
          </w:rPr>
          <w:t xml:space="preserve">system </w:t>
        </w:r>
        <w:r w:rsidR="005416A8" w:rsidRPr="009E18AC">
          <w:rPr>
            <w:rFonts w:ascii="Helvetica" w:hAnsi="Helvetica"/>
            <w:sz w:val="22"/>
            <w:szCs w:val="22"/>
          </w:rPr>
          <w:t xml:space="preserve">inspired by </w:t>
        </w:r>
        <w:r w:rsidR="008F3641" w:rsidRPr="009E18AC">
          <w:rPr>
            <w:rFonts w:ascii="Helvetica" w:hAnsi="Helvetica"/>
            <w:sz w:val="22"/>
            <w:szCs w:val="22"/>
          </w:rPr>
          <w:t>a fishery</w:t>
        </w:r>
        <w:r w:rsidR="004B588E">
          <w:rPr>
            <w:rFonts w:ascii="Helvetica" w:hAnsi="Helvetica"/>
            <w:sz w:val="22"/>
            <w:szCs w:val="22"/>
          </w:rPr>
          <w:t>, but is easily transferable to wildlife or forestry resources</w:t>
        </w:r>
        <w:r w:rsidRPr="009E18AC">
          <w:rPr>
            <w:rFonts w:ascii="Helvetica" w:hAnsi="Helvetica"/>
            <w:sz w:val="22"/>
            <w:szCs w:val="22"/>
          </w:rPr>
          <w:t>. We specifically modele</w:t>
        </w:r>
        <w:r w:rsidRPr="003805EE">
          <w:rPr>
            <w:rFonts w:ascii="Helvetica" w:hAnsi="Helvetica"/>
            <w:sz w:val="22"/>
            <w:szCs w:val="22"/>
          </w:rPr>
          <w:t xml:space="preserve">d species biomass through time using a </w:t>
        </w:r>
        <w:r w:rsidR="00907DBA" w:rsidRPr="003805EE">
          <w:rPr>
            <w:rFonts w:ascii="Helvetica" w:hAnsi="Helvetica"/>
            <w:sz w:val="22"/>
            <w:szCs w:val="22"/>
          </w:rPr>
          <w:t>reparametrized</w:t>
        </w:r>
        <w:r w:rsidRPr="003805EE">
          <w:rPr>
            <w:rFonts w:ascii="Helvetica" w:hAnsi="Helvetica"/>
            <w:sz w:val="22"/>
            <w:szCs w:val="22"/>
          </w:rPr>
          <w:t xml:space="preserve"> logistic model with </w:t>
        </w:r>
        <w:r w:rsidR="004B23E1">
          <w:rPr>
            <w:rFonts w:ascii="Helvetica" w:hAnsi="Helvetica"/>
            <w:sz w:val="22"/>
            <w:szCs w:val="22"/>
          </w:rPr>
          <w:t>depensation</w:t>
        </w:r>
        <w:r w:rsidRPr="003805EE">
          <w:rPr>
            <w:rFonts w:ascii="Helvetica" w:hAnsi="Helvetica"/>
            <w:sz w:val="22"/>
            <w:szCs w:val="22"/>
          </w:rPr>
          <w:t xml:space="preserve"> and resource removal </w:t>
        </w:r>
        <w:r w:rsidR="00747F7D">
          <w:rPr>
            <w:rFonts w:ascii="Helvetica" w:hAnsi="Helvetica"/>
            <w:sz w:val="22"/>
            <w:szCs w:val="22"/>
          </w:rPr>
          <w:fldChar w:fldCharType="begin"/>
        </w:r>
        <w:r w:rsidR="00042226">
          <w:rPr>
            <w:rFonts w:ascii="Helvetica" w:hAnsi="Helvetica"/>
            <w:sz w:val="22"/>
            <w:szCs w:val="22"/>
          </w:rPr>
          <w:instrText xml:space="preserve"> ADDIN EN.CITE &lt;EndNote&gt;&lt;Cite&gt;&lt;Author&gt;Lewis&lt;/Author&gt;&lt;Year&gt;1993&lt;/Year&gt;&lt;RecNum&gt;6501&lt;/RecNum&gt;&lt;IDText&gt;Allee dynamics and the spread of invading organisms&lt;/IDText&gt;&lt;DisplayText&gt;[18]&lt;/DisplayText&gt;&lt;record&gt;&lt;rec-number&gt;6501&lt;/rec-number&gt;&lt;foreign-keys&gt;&lt;key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Pr>
            <w:rFonts w:ascii="Helvetica" w:hAnsi="Helvetica"/>
            <w:sz w:val="22"/>
            <w:szCs w:val="22"/>
          </w:rPr>
          <w:fldChar w:fldCharType="separate"/>
        </w:r>
        <w:r w:rsidR="00042226">
          <w:rPr>
            <w:rFonts w:ascii="Helvetica" w:hAnsi="Helvetica"/>
            <w:noProof/>
            <w:sz w:val="22"/>
            <w:szCs w:val="22"/>
          </w:rPr>
          <w:t>[18]</w:t>
        </w:r>
        <w:r w:rsidR="00747F7D">
          <w:rPr>
            <w:rFonts w:ascii="Helvetica" w:hAnsi="Helvetica"/>
            <w:sz w:val="22"/>
            <w:szCs w:val="22"/>
          </w:rPr>
          <w:fldChar w:fldCharType="end"/>
        </w:r>
        <w:r w:rsidR="00322386">
          <w:rPr>
            <w:rFonts w:ascii="Helvetica" w:hAnsi="Helvetica"/>
            <w:sz w:val="22"/>
            <w:szCs w:val="22"/>
          </w:rPr>
          <w:t xml:space="preserve">. </w:t>
        </w:r>
        <w:r w:rsidR="00322386">
          <w:rPr>
            <w:rFonts w:ascii="Helvetica Neue" w:eastAsia="Helvetica Neue" w:hAnsi="Helvetica Neue" w:cs="Helvetica Neue"/>
            <w:sz w:val="22"/>
            <w:szCs w:val="22"/>
          </w:rPr>
          <w:t xml:space="preserve">Allee effects are fairly common in animal populations and are thought to occur in fish stocks mainly as a result of predation when prey are at low densities </w:t>
        </w:r>
        <w:r w:rsidR="00322386">
          <w:rPr>
            <w:rFonts w:ascii="Helvetica Neue" w:eastAsia="Helvetica Neue" w:hAnsi="Helvetica Neue" w:cs="Helvetica Neue"/>
            <w:sz w:val="22"/>
            <w:szCs w:val="22"/>
          </w:rPr>
          <w:fldChar w:fldCharType="begin"/>
        </w:r>
        <w:r w:rsidR="0056080B">
          <w:rPr>
            <w:rFonts w:ascii="Helvetica Neue" w:eastAsia="Helvetica Neue" w:hAnsi="Helvetica Neue" w:cs="Helvetica Neue"/>
            <w:sz w:val="22"/>
            <w:szCs w:val="22"/>
          </w:rPr>
          <w:instrText xml:space="preserve"> ADDIN EN.CITE &lt;EndNote&gt;&lt;Cite&gt;&lt;Author&gt;Assessment&lt;/Author&gt;&lt;Year&gt;1992&lt;/Year&gt;&lt;RecNum&gt;6513&lt;/RecNum&gt;&lt;DisplayText&gt;[19]&lt;/DisplayText&gt;&lt;record&gt;&lt;rec-number&gt;6513&lt;/rec-number&gt;&lt;foreign-keys&gt;&lt;key app="EN" db-id="x0w5wa9airxrfze0ft2x20vgz0w5wpet5ftz" timestamp="1644952621" guid="4f25f5f9-2fa7-476c-8f2b-99527611d7c6"&gt;6513&lt;/key&gt;&lt;/foreign-keys&gt;&lt;ref-type name="Journal Article"&gt;17&lt;/ref-type&gt;&lt;contributors&gt;&lt;authors&gt;&lt;author&gt;Assessment, Quantitative Fisheries Stock&lt;/author&gt;&lt;/authors&gt;&lt;/contributors&gt;&lt;titles&gt;&lt;title&gt;Choice, Dynamics and Uncertainty&lt;/title&gt;&lt;secondary-title&gt;By R. Hilborn and CJ Walters. Routledge, Chapman and Hall, New York&lt;/secondary-title&gt;&lt;/titles&gt;&lt;periodical&gt;&lt;full-title&gt;By R. Hilborn and CJ Walters. Routledge, Chapman and Hall, New York&lt;/full-title&gt;&lt;/periodical&gt;&lt;dates&gt;&lt;year&gt;1992&lt;/year&gt;&lt;/dates&gt;&lt;urls&gt;&lt;/urls&gt;&lt;/record&gt;&lt;/Cite&gt;&lt;/EndNote&gt;</w:instrText>
        </w:r>
        <w:r w:rsidR="00322386">
          <w:rPr>
            <w:rFonts w:ascii="Helvetica Neue" w:eastAsia="Helvetica Neue" w:hAnsi="Helvetica Neue" w:cs="Helvetica Neue"/>
            <w:sz w:val="22"/>
            <w:szCs w:val="22"/>
          </w:rPr>
          <w:fldChar w:fldCharType="separate"/>
        </w:r>
        <w:r w:rsidR="0056080B">
          <w:rPr>
            <w:rFonts w:ascii="Helvetica Neue" w:eastAsia="Helvetica Neue" w:hAnsi="Helvetica Neue" w:cs="Helvetica Neue"/>
            <w:noProof/>
            <w:sz w:val="22"/>
            <w:szCs w:val="22"/>
          </w:rPr>
          <w:t>[19]</w:t>
        </w:r>
        <w:r w:rsidR="00322386">
          <w:rPr>
            <w:rFonts w:ascii="Helvetica Neue" w:eastAsia="Helvetica Neue" w:hAnsi="Helvetica Neue" w:cs="Helvetica Neue"/>
            <w:sz w:val="22"/>
            <w:szCs w:val="22"/>
          </w:rPr>
          <w:fldChar w:fldCharType="end"/>
        </w:r>
        <w:r w:rsidR="00322386">
          <w:rPr>
            <w:rFonts w:ascii="Helvetica Neue" w:eastAsia="Helvetica Neue" w:hAnsi="Helvetica Neue" w:cs="Helvetica Neue"/>
            <w:sz w:val="22"/>
            <w:szCs w:val="22"/>
          </w:rPr>
          <w:t>. The model is described as follows</w:t>
        </w:r>
        <w:r w:rsidRPr="003805EE">
          <w:rPr>
            <w:rFonts w:ascii="Helvetica" w:hAnsi="Helvetica"/>
            <w:sz w:val="22"/>
            <w:szCs w:val="22"/>
          </w:rPr>
          <w:t>:</w:t>
        </w:r>
      </w:ins>
    </w:p>
    <w:p w14:paraId="14EF6FD7" w14:textId="77777777" w:rsidR="00286FDA" w:rsidRPr="003805EE" w:rsidRDefault="00286FDA" w:rsidP="006551EE">
      <w:pPr>
        <w:rPr>
          <w:rFonts w:ascii="Helvetica" w:hAnsi="Helvetica"/>
          <w:sz w:val="22"/>
          <w:szCs w:val="22"/>
        </w:rPr>
        <w:pPrChange w:id="219" w:author="Adrian Stier" w:date="2022-02-24T11:06:00Z">
          <w:pPr>
            <w:spacing w:line="480" w:lineRule="auto"/>
          </w:pPr>
        </w:pPrChange>
      </w:pPr>
    </w:p>
    <w:p w14:paraId="40A23FEE" w14:textId="2ACDA8A1" w:rsidR="00286FDA" w:rsidRPr="003805EE" w:rsidRDefault="00286FDA" w:rsidP="006551EE">
      <w:pPr>
        <w:tabs>
          <w:tab w:val="left" w:pos="8640"/>
        </w:tabs>
        <w:rPr>
          <w:rFonts w:ascii="Helvetica" w:hAnsi="Helvetica"/>
          <w:sz w:val="22"/>
          <w:szCs w:val="22"/>
        </w:rPr>
        <w:pPrChange w:id="220" w:author="Adrian Stier" w:date="2022-02-24T11:06:00Z">
          <w:pPr>
            <w:tabs>
              <w:tab w:val="left" w:pos="8640"/>
            </w:tabs>
            <w:spacing w:line="480" w:lineRule="auto"/>
          </w:pPr>
        </w:pPrChange>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6551EE">
      <w:pPr>
        <w:rPr>
          <w:rFonts w:ascii="Helvetica" w:hAnsi="Helvetica"/>
          <w:sz w:val="22"/>
          <w:szCs w:val="22"/>
        </w:rPr>
        <w:pPrChange w:id="221" w:author="Adrian Stier" w:date="2022-02-24T11:06:00Z">
          <w:pPr>
            <w:spacing w:line="480" w:lineRule="auto"/>
          </w:pPr>
        </w:pPrChange>
      </w:pPr>
    </w:p>
    <w:p w14:paraId="388A22E5" w14:textId="223FA4D1" w:rsidR="00286FDA" w:rsidRPr="006C7FC8" w:rsidRDefault="00286FDA" w:rsidP="006551EE">
      <w:pPr>
        <w:rPr>
          <w:rFonts w:ascii="Helvetica" w:hAnsi="Helvetica"/>
          <w:sz w:val="22"/>
          <w:szCs w:val="22"/>
        </w:rPr>
        <w:pPrChange w:id="222" w:author="Adrian Stier" w:date="2022-02-24T11:06:00Z">
          <w:pPr>
            <w:spacing w:line="480" w:lineRule="auto"/>
          </w:pPr>
        </w:pPrChange>
      </w:pPr>
      <w:r w:rsidRPr="003805EE">
        <w:rPr>
          <w:rFonts w:ascii="Helvetica" w:hAnsi="Helvetica"/>
          <w:sz w:val="22"/>
          <w:szCs w:val="22"/>
        </w:rPr>
        <w:lastRenderedPageBreak/>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del w:id="223" w:author="Adrian Stier" w:date="2022-02-24T11:06:00Z">
        <w:r w:rsidRPr="003805EE">
          <w:rPr>
            <w:rFonts w:ascii="Helvetica" w:hAnsi="Helvetica"/>
            <w:sz w:val="22"/>
            <w:szCs w:val="22"/>
          </w:rPr>
          <w:delText xml:space="preserve">biomass at </w:delText>
        </w:r>
      </w:del>
      <w:r w:rsidRPr="003805EE">
        <w:rPr>
          <w:rFonts w:ascii="Helvetica" w:hAnsi="Helvetica"/>
          <w:sz w:val="22"/>
          <w:szCs w:val="22"/>
        </w:rPr>
        <w:t xml:space="preserve">carrying capacity of the resource, </w:t>
      </w:r>
      <w:del w:id="224" w:author="Adrian Stier" w:date="2022-02-24T11:06:00Z">
        <w:r w:rsidRPr="003805EE">
          <w:rPr>
            <w:rFonts w:ascii="Helvetica" w:hAnsi="Helvetica"/>
            <w:sz w:val="22"/>
            <w:szCs w:val="22"/>
          </w:rPr>
          <w:delText xml:space="preserve">and </w:delText>
        </w:r>
      </w:del>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ins w:id="225" w:author="Adrian Stier" w:date="2022-02-24T11:06:00Z">
        <w:r w:rsidR="004716BC">
          <w:rPr>
            <w:rFonts w:ascii="Helvetica" w:hAnsi="Helvetica"/>
            <w:sz w:val="22"/>
            <w:szCs w:val="22"/>
          </w:rPr>
          <w:t xml:space="preserve">theoretical </w:t>
        </w:r>
      </w:ins>
      <w:r w:rsidRPr="003805EE">
        <w:rPr>
          <w:rFonts w:ascii="Helvetica" w:hAnsi="Helvetica"/>
          <w:sz w:val="22"/>
          <w:szCs w:val="22"/>
        </w:rPr>
        <w:t>biomass at which the population growth is negative</w:t>
      </w:r>
      <w:r w:rsidR="00B84A6B">
        <w:rPr>
          <w:rFonts w:ascii="Helvetica" w:hAnsi="Helvetica"/>
          <w:sz w:val="22"/>
          <w:szCs w:val="22"/>
        </w:rPr>
        <w:t xml:space="preserve"> </w:t>
      </w:r>
      <w:ins w:id="226" w:author="Adrian Stier" w:date="2022-02-24T11:06:00Z">
        <w:r w:rsidR="00B84A6B">
          <w:rPr>
            <w:rFonts w:ascii="Helvetica" w:hAnsi="Helvetica"/>
            <w:sz w:val="22"/>
            <w:szCs w:val="22"/>
          </w:rPr>
          <w:t>even in the absence of harvest or other removals</w:t>
        </w:r>
        <w:r w:rsidRPr="003805EE">
          <w:rPr>
            <w:rFonts w:ascii="Helvetica" w:hAnsi="Helvetica"/>
            <w:sz w:val="22"/>
            <w:szCs w:val="22"/>
          </w:rPr>
          <w:t xml:space="preserve"> </w:t>
        </w:r>
      </w:ins>
      <w:r w:rsidRPr="003805EE">
        <w:rPr>
          <w:rFonts w:ascii="Helvetica" w:hAnsi="Helvetica"/>
          <w:sz w:val="22"/>
          <w:szCs w:val="22"/>
        </w:rPr>
        <w:t xml:space="preserve">(i.e. </w:t>
      </w:r>
      <w:del w:id="227" w:author="Adrian Stier" w:date="2022-02-24T11:06:00Z">
        <w:r w:rsidRPr="003805EE">
          <w:rPr>
            <w:rFonts w:ascii="Helvetica" w:hAnsi="Helvetica"/>
            <w:sz w:val="22"/>
            <w:szCs w:val="22"/>
          </w:rPr>
          <w:delText xml:space="preserve">the tipping point) as well as </w:delText>
        </w:r>
      </w:del>
      <w:r w:rsidRPr="003805EE">
        <w:rPr>
          <w:rFonts w:ascii="Helvetica" w:hAnsi="Helvetica"/>
          <w:sz w:val="22"/>
          <w:szCs w:val="22"/>
        </w:rPr>
        <w:t xml:space="preserve">the </w:t>
      </w:r>
      <w:del w:id="228" w:author="Adrian Stier" w:date="2022-02-24T11:06:00Z">
        <w:r w:rsidRPr="003805EE">
          <w:rPr>
            <w:rFonts w:ascii="Helvetica" w:hAnsi="Helvetica"/>
            <w:sz w:val="22"/>
            <w:szCs w:val="22"/>
          </w:rPr>
          <w:delText>strength of the</w:delText>
        </w:r>
      </w:del>
      <w:ins w:id="229" w:author="Adrian Stier" w:date="2022-02-24T11:06:00Z">
        <w:r w:rsidR="009576BA">
          <w:rPr>
            <w:rFonts w:ascii="Helvetica" w:hAnsi="Helvetica"/>
            <w:sz w:val="22"/>
            <w:szCs w:val="22"/>
          </w:rPr>
          <w:t>critical biological threshold</w:t>
        </w:r>
        <w:r w:rsidR="004B23E1">
          <w:rPr>
            <w:rFonts w:ascii="Helvetica" w:hAnsi="Helvetica"/>
            <w:sz w:val="22"/>
            <w:szCs w:val="22"/>
          </w:rPr>
          <w:t>, also known as an</w:t>
        </w:r>
      </w:ins>
      <w:r w:rsidR="004B23E1">
        <w:rPr>
          <w:rFonts w:ascii="Helvetica" w:hAnsi="Helvetica"/>
          <w:sz w:val="22"/>
          <w:szCs w:val="22"/>
        </w:rPr>
        <w:t xml:space="preserve"> </w:t>
      </w:r>
      <w:r w:rsidR="004B23E1" w:rsidRPr="003805EE">
        <w:rPr>
          <w:rFonts w:ascii="Helvetica" w:hAnsi="Helvetica"/>
          <w:sz w:val="22"/>
          <w:szCs w:val="22"/>
        </w:rPr>
        <w:t xml:space="preserve">Allee </w:t>
      </w:r>
      <w:r w:rsidR="004B23E1">
        <w:rPr>
          <w:rFonts w:ascii="Helvetica" w:hAnsi="Helvetica"/>
          <w:sz w:val="22"/>
          <w:szCs w:val="22"/>
        </w:rPr>
        <w:t>effect</w:t>
      </w:r>
      <w:ins w:id="230" w:author="Adrian Stier" w:date="2022-02-24T11:06:00Z">
        <w:r w:rsidR="00B84A6B">
          <w:rPr>
            <w:rFonts w:ascii="Helvetica" w:hAnsi="Helvetica"/>
            <w:sz w:val="22"/>
            <w:szCs w:val="22"/>
          </w:rPr>
          <w:t>)</w:t>
        </w:r>
        <w:r w:rsidR="00034531">
          <w:rPr>
            <w:rFonts w:ascii="Helvetica" w:hAnsi="Helvetica"/>
            <w:sz w:val="22"/>
            <w:szCs w:val="22"/>
          </w:rPr>
          <w:t xml:space="preserve">, and </w:t>
        </w:r>
      </w:ins>
      <m:oMath>
        <m:sSub>
          <m:sSubPr>
            <m:ctrlPr>
              <w:ins w:id="231" w:author="Adrian Stier" w:date="2022-02-24T11:06:00Z">
                <w:rPr>
                  <w:rFonts w:ascii="Cambria Math" w:hAnsi="Cambria Math"/>
                  <w:i/>
                  <w:sz w:val="22"/>
                  <w:szCs w:val="22"/>
                </w:rPr>
              </w:ins>
            </m:ctrlPr>
          </m:sSubPr>
          <m:e>
            <m:r>
              <w:ins w:id="232" w:author="Adrian Stier" w:date="2022-02-24T11:06:00Z">
                <w:rPr>
                  <w:rFonts w:ascii="Cambria Math" w:hAnsi="Cambria Math"/>
                  <w:sz w:val="22"/>
                  <w:szCs w:val="22"/>
                </w:rPr>
                <m:t>Y</m:t>
              </w:ins>
            </m:r>
          </m:e>
          <m:sub>
            <m:r>
              <w:ins w:id="233" w:author="Adrian Stier" w:date="2022-02-24T11:06:00Z">
                <w:rPr>
                  <w:rFonts w:ascii="Cambria Math" w:hAnsi="Cambria Math"/>
                  <w:sz w:val="22"/>
                  <w:szCs w:val="22"/>
                </w:rPr>
                <m:t>t</m:t>
              </w:ins>
            </m:r>
          </m:sub>
        </m:sSub>
      </m:oMath>
      <w:ins w:id="234" w:author="Adrian Stier" w:date="2022-02-24T11:06:00Z">
        <w:r w:rsidR="00034531">
          <w:rPr>
            <w:rFonts w:ascii="Helvetica" w:hAnsi="Helvetica"/>
            <w:sz w:val="22"/>
            <w:szCs w:val="22"/>
          </w:rPr>
          <w:t xml:space="preserve"> is the yield of harvested biomass at time </w:t>
        </w:r>
        <w:r w:rsidR="00034531" w:rsidRPr="00034531">
          <w:rPr>
            <w:rFonts w:ascii="Helvetica" w:hAnsi="Helvetica"/>
            <w:i/>
            <w:iCs/>
            <w:sz w:val="22"/>
            <w:szCs w:val="22"/>
          </w:rPr>
          <w:t>t</w:t>
        </w:r>
      </w:ins>
      <w:r w:rsidRPr="003805EE">
        <w:rPr>
          <w:rFonts w:ascii="Helvetica" w:hAnsi="Helvetica"/>
          <w:sz w:val="22"/>
          <w:szCs w:val="22"/>
        </w:rPr>
        <w:t xml:space="preserve"> (Fig. S1). The strength of the </w:t>
      </w:r>
      <w:r w:rsidR="00B84A6B">
        <w:rPr>
          <w:rFonts w:ascii="Helvetica" w:hAnsi="Helvetica"/>
          <w:sz w:val="22"/>
          <w:szCs w:val="22"/>
        </w:rPr>
        <w:t xml:space="preserve">Allee effect </w:t>
      </w:r>
      <w:del w:id="235" w:author="Adrian Stier" w:date="2022-02-24T11:06:00Z">
        <w:r w:rsidRPr="003805EE">
          <w:rPr>
            <w:rFonts w:ascii="Helvetica" w:hAnsi="Helvetica"/>
            <w:sz w:val="22"/>
            <w:szCs w:val="22"/>
          </w:rPr>
          <w:delText>(</w:delText>
        </w:r>
      </w:del>
      <w:ins w:id="236" w:author="Adrian Stier" w:date="2022-02-24T11:06:00Z">
        <w:r w:rsidR="00B84A6B">
          <w:rPr>
            <w:rFonts w:ascii="Helvetica" w:hAnsi="Helvetica"/>
            <w:sz w:val="22"/>
            <w:szCs w:val="22"/>
          </w:rPr>
          <w:t xml:space="preserve">is governed by the value of </w:t>
        </w:r>
      </w:ins>
      <w:r w:rsidRPr="003805EE">
        <w:rPr>
          <w:rFonts w:ascii="Helvetica" w:hAnsi="Helvetica"/>
          <w:i/>
          <w:sz w:val="22"/>
          <w:szCs w:val="22"/>
        </w:rPr>
        <w:t>A</w:t>
      </w:r>
      <w:del w:id="237" w:author="Adrian Stier" w:date="2022-02-24T11:06:00Z">
        <w:r w:rsidRPr="003805EE">
          <w:rPr>
            <w:rFonts w:ascii="Helvetica" w:hAnsi="Helvetica"/>
            <w:sz w:val="22"/>
            <w:szCs w:val="22"/>
          </w:rPr>
          <w:delText xml:space="preserve">) can be set to </w:delText>
        </w:r>
      </w:del>
      <w:ins w:id="238" w:author="Adrian Stier" w:date="2022-02-24T11:06:00Z">
        <w:r w:rsidR="00930903">
          <w:rPr>
            <w:rFonts w:ascii="Helvetica" w:hAnsi="Helvetica"/>
            <w:iCs/>
            <w:sz w:val="22"/>
            <w:szCs w:val="22"/>
          </w:rPr>
          <w:t xml:space="preserve">. </w:t>
        </w:r>
        <w:r w:rsidR="00930903" w:rsidRPr="004B588E">
          <w:rPr>
            <w:rFonts w:ascii="Helvetica" w:hAnsi="Helvetica"/>
            <w:i/>
            <w:sz w:val="22"/>
            <w:szCs w:val="22"/>
          </w:rPr>
          <w:t>A</w:t>
        </w:r>
        <w:r w:rsidR="00B84A6B">
          <w:rPr>
            <w:rFonts w:ascii="Helvetica" w:hAnsi="Helvetica"/>
            <w:i/>
            <w:sz w:val="22"/>
            <w:szCs w:val="22"/>
          </w:rPr>
          <w:t xml:space="preserve"> </w:t>
        </w:r>
        <w:proofErr w:type="gramStart"/>
        <w:r w:rsidR="00B84A6B">
          <w:rPr>
            <w:rFonts w:ascii="Helvetica" w:hAnsi="Helvetica"/>
            <w:sz w:val="22"/>
            <w:szCs w:val="22"/>
          </w:rPr>
          <w:t>values</w:t>
        </w:r>
        <w:proofErr w:type="gramEnd"/>
        <w:r w:rsidRPr="003805EE">
          <w:rPr>
            <w:rFonts w:ascii="Helvetica" w:hAnsi="Helvetica"/>
            <w:sz w:val="22"/>
            <w:szCs w:val="22"/>
          </w:rPr>
          <w:t xml:space="preserve"> </w:t>
        </w:r>
      </w:ins>
      <w:r w:rsidRPr="003805EE">
        <w:rPr>
          <w:rFonts w:ascii="Helvetica" w:hAnsi="Helvetica" w:cs="Helvetica"/>
          <w:sz w:val="22"/>
          <w:szCs w:val="22"/>
        </w:rPr>
        <w:t xml:space="preserve">≤ </w:t>
      </w:r>
      <w:r w:rsidRPr="003805EE">
        <w:rPr>
          <w:rFonts w:ascii="Helvetica" w:hAnsi="Helvetica"/>
          <w:sz w:val="22"/>
          <w:szCs w:val="22"/>
        </w:rPr>
        <w:t>0</w:t>
      </w:r>
      <w:del w:id="239" w:author="Adrian Stier" w:date="2022-02-24T11:06:00Z">
        <w:r w:rsidRPr="003805EE">
          <w:rPr>
            <w:rFonts w:ascii="Helvetica" w:hAnsi="Helvetica"/>
            <w:sz w:val="22"/>
            <w:szCs w:val="22"/>
          </w:rPr>
          <w:delText>, generating</w:delText>
        </w:r>
      </w:del>
      <w:ins w:id="240" w:author="Adrian Stier" w:date="2022-02-24T11:06:00Z">
        <w:r w:rsidR="00F0621A">
          <w:rPr>
            <w:rFonts w:ascii="Helvetica" w:hAnsi="Helvetica"/>
            <w:sz w:val="22"/>
            <w:szCs w:val="22"/>
          </w:rPr>
          <w:t xml:space="preserve"> </w:t>
        </w:r>
        <w:r w:rsidR="00F0621A" w:rsidRPr="003805EE">
          <w:rPr>
            <w:rFonts w:ascii="Helvetica" w:hAnsi="Helvetica"/>
            <w:sz w:val="22"/>
            <w:szCs w:val="22"/>
          </w:rPr>
          <w:t>generat</w:t>
        </w:r>
        <w:r w:rsidR="00F0621A">
          <w:rPr>
            <w:rFonts w:ascii="Helvetica" w:hAnsi="Helvetica"/>
            <w:sz w:val="22"/>
            <w:szCs w:val="22"/>
          </w:rPr>
          <w:t>e</w:t>
        </w:r>
      </w:ins>
      <w:r w:rsidR="00F0621A" w:rsidRPr="003805EE">
        <w:rPr>
          <w:rFonts w:ascii="Helvetica" w:hAnsi="Helvetica"/>
          <w:sz w:val="22"/>
          <w:szCs w:val="22"/>
        </w:rPr>
        <w:t xml:space="preserve"> </w:t>
      </w:r>
      <w:r w:rsidRPr="003805EE">
        <w:rPr>
          <w:rFonts w:ascii="Helvetica" w:hAnsi="Helvetica"/>
          <w:sz w:val="22"/>
          <w:szCs w:val="22"/>
        </w:rPr>
        <w:t xml:space="preserve">scenarios without </w:t>
      </w:r>
      <w:del w:id="241" w:author="Adrian Stier" w:date="2022-02-24T11:06:00Z">
        <w:r w:rsidRPr="003805EE">
          <w:rPr>
            <w:rFonts w:ascii="Helvetica" w:hAnsi="Helvetica"/>
            <w:sz w:val="22"/>
            <w:szCs w:val="22"/>
          </w:rPr>
          <w:delText>a tipping point</w:delText>
        </w:r>
      </w:del>
      <w:ins w:id="242" w:author="Adrian Stier" w:date="2022-02-24T11:06:00Z">
        <w:r w:rsidR="00B84A6B">
          <w:rPr>
            <w:rFonts w:ascii="Helvetica" w:hAnsi="Helvetica"/>
            <w:sz w:val="22"/>
            <w:szCs w:val="22"/>
          </w:rPr>
          <w:t>Allee effects</w:t>
        </w:r>
      </w:ins>
      <w:r w:rsidR="00930903">
        <w:rPr>
          <w:rFonts w:ascii="Helvetica" w:hAnsi="Helvetica"/>
          <w:sz w:val="22"/>
          <w:szCs w:val="22"/>
        </w:rPr>
        <w:t xml:space="preserve">, but </w:t>
      </w:r>
      <w:del w:id="243" w:author="Adrian Stier" w:date="2022-02-24T11:06:00Z">
        <w:r w:rsidRPr="003805EE">
          <w:rPr>
            <w:rFonts w:ascii="Helvetica" w:hAnsi="Helvetica"/>
            <w:sz w:val="22"/>
            <w:szCs w:val="22"/>
          </w:rPr>
          <w:delText xml:space="preserve">with a range of biomass levels where </w:delText>
        </w:r>
      </w:del>
      <w:ins w:id="244" w:author="Adrian Stier" w:date="2022-02-24T11:06:00Z">
        <w:r w:rsidR="00930903">
          <w:rPr>
            <w:rFonts w:ascii="Helvetica" w:hAnsi="Helvetica"/>
            <w:sz w:val="22"/>
            <w:szCs w:val="22"/>
          </w:rPr>
          <w:t xml:space="preserve">low </w:t>
        </w:r>
      </w:ins>
      <w:r w:rsidR="00930903">
        <w:rPr>
          <w:rFonts w:ascii="Helvetica" w:hAnsi="Helvetica"/>
          <w:sz w:val="22"/>
          <w:szCs w:val="22"/>
        </w:rPr>
        <w:t>productivity</w:t>
      </w:r>
      <w:del w:id="245" w:author="Adrian Stier" w:date="2022-02-24T11:06:00Z">
        <w:r w:rsidRPr="003805EE">
          <w:rPr>
            <w:rFonts w:ascii="Helvetica" w:hAnsi="Helvetica"/>
            <w:sz w:val="22"/>
            <w:szCs w:val="22"/>
          </w:rPr>
          <w:delText xml:space="preserve"> becomes very low (but still positive).</w:delText>
        </w:r>
      </w:del>
      <w:ins w:id="246" w:author="Adrian Stier" w:date="2022-02-24T11:06:00Z">
        <w:r w:rsidR="00930903">
          <w:rPr>
            <w:rFonts w:ascii="Helvetica" w:hAnsi="Helvetica"/>
            <w:sz w:val="22"/>
            <w:szCs w:val="22"/>
          </w:rPr>
          <w:t>.</w:t>
        </w:r>
      </w:ins>
      <w:r w:rsidRPr="003805EE">
        <w:rPr>
          <w:rFonts w:ascii="Helvetica" w:hAnsi="Helvetica"/>
          <w:sz w:val="22"/>
          <w:szCs w:val="22"/>
        </w:rPr>
        <w:t xml:space="preser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w:t>
      </w:r>
      <w:del w:id="247" w:author="Adrian Stier" w:date="2022-02-24T11:06:00Z">
        <w:r w:rsidR="00E4315B" w:rsidRPr="003805EE">
          <w:rPr>
            <w:rFonts w:ascii="Helvetica" w:hAnsi="Helvetica"/>
            <w:sz w:val="22"/>
            <w:szCs w:val="22"/>
          </w:rPr>
          <w:delText>(</w:delText>
        </w:r>
      </w:del>
      <m:oMath>
        <m:r>
          <w:del w:id="248" w:author="Adrian Stier" w:date="2022-02-24T11:06:00Z">
            <w:rPr>
              <w:rFonts w:ascii="Cambria Math" w:hAnsi="Cambria Math"/>
              <w:sz w:val="22"/>
              <w:szCs w:val="22"/>
            </w:rPr>
            <m:t>k=100, r=1.25</m:t>
          </w:del>
        </m:r>
      </m:oMath>
      <w:del w:id="249" w:author="Adrian Stier" w:date="2022-02-24T11:06:00Z">
        <w:r w:rsidR="00E73EED" w:rsidRPr="003805EE">
          <w:rPr>
            <w:rFonts w:ascii="Helvetica" w:hAnsi="Helvetica"/>
            <w:sz w:val="22"/>
            <w:szCs w:val="22"/>
          </w:rPr>
          <w:delText>)</w:delText>
        </w:r>
        <w:r w:rsidRPr="003805EE">
          <w:rPr>
            <w:rFonts w:ascii="Helvetica" w:hAnsi="Helvetica"/>
            <w:sz w:val="22"/>
            <w:szCs w:val="22"/>
          </w:rPr>
          <w:delText xml:space="preserve"> </w:delText>
        </w:r>
      </w:del>
      <w:r w:rsidRPr="003805EE">
        <w:rPr>
          <w:rFonts w:ascii="Helvetica" w:hAnsi="Helvetica"/>
          <w:sz w:val="22"/>
          <w:szCs w:val="22"/>
        </w:rPr>
        <w:t xml:space="preserve">the model closely resembles the </w:t>
      </w:r>
      <w:r w:rsidRPr="00844E3B">
        <w:rPr>
          <w:rFonts w:ascii="Helvetica" w:hAnsi="Helvetica"/>
          <w:sz w:val="22"/>
          <w:szCs w:val="22"/>
        </w:rPr>
        <w:t>logistic function</w:t>
      </w:r>
      <w:r w:rsidR="00034531">
        <w:rPr>
          <w:rFonts w:ascii="Helvetica" w:hAnsi="Helvetica"/>
          <w:sz w:val="22"/>
          <w:szCs w:val="22"/>
        </w:rPr>
        <w:t>.</w:t>
      </w:r>
      <m:oMath>
        <m:r>
          <w:del w:id="250" w:author="Adrian Stier" w:date="2022-02-24T11:06:00Z">
            <w:rPr>
              <w:rFonts w:ascii="Cambria Math" w:hAnsi="Cambria Math"/>
              <w:sz w:val="22"/>
              <w:szCs w:val="22"/>
            </w:rPr>
            <m:t xml:space="preserve"> </m:t>
          </w:del>
        </m:r>
        <m:sSub>
          <m:sSubPr>
            <m:ctrlPr>
              <w:del w:id="251" w:author="Adrian Stier" w:date="2022-02-24T11:06:00Z">
                <w:rPr>
                  <w:rFonts w:ascii="Cambria Math" w:hAnsi="Cambria Math"/>
                  <w:i/>
                  <w:sz w:val="22"/>
                  <w:szCs w:val="22"/>
                </w:rPr>
              </w:del>
            </m:ctrlPr>
          </m:sSubPr>
          <m:e>
            <m:r>
              <w:del w:id="252" w:author="Adrian Stier" w:date="2022-02-24T11:06:00Z">
                <w:rPr>
                  <w:rFonts w:ascii="Cambria Math" w:hAnsi="Cambria Math"/>
                  <w:sz w:val="22"/>
                  <w:szCs w:val="22"/>
                </w:rPr>
                <m:t>Y</m:t>
              </w:del>
            </m:r>
          </m:e>
          <m:sub>
            <m:r>
              <w:del w:id="253" w:author="Adrian Stier" w:date="2022-02-24T11:06:00Z">
                <w:rPr>
                  <w:rFonts w:ascii="Cambria Math" w:hAnsi="Cambria Math"/>
                  <w:sz w:val="22"/>
                  <w:szCs w:val="22"/>
                </w:rPr>
                <m:t>t</m:t>
              </w:del>
            </m:r>
          </m:sub>
        </m:sSub>
      </m:oMath>
      <w:del w:id="254" w:author="Adrian Stier" w:date="2022-02-24T11:06:00Z">
        <w:r w:rsidRPr="003805EE">
          <w:rPr>
            <w:rFonts w:ascii="Helvetica" w:hAnsi="Helvetica"/>
            <w:i/>
            <w:sz w:val="22"/>
            <w:szCs w:val="22"/>
          </w:rPr>
          <w:delText xml:space="preserve"> </w:delText>
        </w:r>
        <w:r w:rsidRPr="003805EE">
          <w:rPr>
            <w:rFonts w:ascii="Helvetica" w:hAnsi="Helvetica"/>
            <w:sz w:val="22"/>
            <w:szCs w:val="22"/>
          </w:rPr>
          <w:delText xml:space="preserve">is the yield of species biomass extracted in year </w:delText>
        </w:r>
        <w:r w:rsidRPr="003805EE">
          <w:rPr>
            <w:rFonts w:ascii="Helvetica" w:hAnsi="Helvetica"/>
            <w:i/>
            <w:sz w:val="22"/>
            <w:szCs w:val="22"/>
          </w:rPr>
          <w:delText>t</w:delText>
        </w:r>
      </w:del>
      <w:ins w:id="255" w:author="Adrian Stier" w:date="2022-02-24T11:06:00Z">
        <w:r w:rsidR="00034531">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F95669">
          <w:rPr>
            <w:rFonts w:ascii="Helvetica" w:hAnsi="Helvetica"/>
            <w:sz w:val="22"/>
            <w:szCs w:val="22"/>
          </w:rPr>
          <w:t xml:space="preserve">the intrinsic rate of increase - </w:t>
        </w:r>
        <w:r w:rsidR="006C7FC8" w:rsidRPr="00844E3B">
          <w:rPr>
            <w:rFonts w:ascii="Helvetica" w:hAnsi="Helvetica"/>
            <w:i/>
            <w:iCs/>
            <w:sz w:val="22"/>
            <w:szCs w:val="22"/>
          </w:rPr>
          <w:t>r</w:t>
        </w:r>
      </w:ins>
      <w:r w:rsidR="006C7FC8" w:rsidRPr="00844E3B">
        <w:rPr>
          <w:rFonts w:ascii="Helvetica" w:hAnsi="Helvetica"/>
          <w:sz w:val="22"/>
          <w:szCs w:val="22"/>
        </w:rPr>
        <w:t>.</w:t>
      </w:r>
    </w:p>
    <w:p w14:paraId="26698029" w14:textId="0CA03302" w:rsidR="00286FDA" w:rsidRPr="003805EE" w:rsidRDefault="00286FDA" w:rsidP="006551EE">
      <w:pPr>
        <w:rPr>
          <w:rFonts w:ascii="Helvetica" w:hAnsi="Helvetica"/>
          <w:sz w:val="22"/>
          <w:szCs w:val="22"/>
        </w:rPr>
        <w:pPrChange w:id="256" w:author="Adrian Stier" w:date="2022-02-24T11:06:00Z">
          <w:pPr>
            <w:spacing w:line="480" w:lineRule="auto"/>
          </w:pPr>
        </w:pPrChange>
      </w:pPr>
    </w:p>
    <w:p w14:paraId="75E88C98" w14:textId="7EA2BD97" w:rsidR="00336865" w:rsidRDefault="004352AB" w:rsidP="006551EE">
      <w:pPr>
        <w:pStyle w:val="CommentText"/>
        <w:rPr>
          <w:ins w:id="257" w:author="Adrian Stier" w:date="2022-02-24T11:06:00Z"/>
          <w:rFonts w:ascii="Helvetica" w:hAnsi="Helvetica"/>
          <w:i/>
          <w:iCs/>
          <w:sz w:val="22"/>
          <w:szCs w:val="22"/>
        </w:rPr>
      </w:pPr>
      <w:commentRangeStart w:id="258"/>
      <w:r w:rsidRPr="00336865">
        <w:rPr>
          <w:rFonts w:ascii="Helvetica" w:hAnsi="Helvetica"/>
          <w:i/>
          <w:sz w:val="22"/>
          <w:rPrChange w:id="259" w:author="Adrian Stier" w:date="2022-02-24T11:06:00Z">
            <w:rPr>
              <w:rFonts w:ascii="Helvetica" w:hAnsi="Helvetica"/>
              <w:sz w:val="22"/>
              <w:u w:val="single"/>
            </w:rPr>
          </w:rPrChange>
        </w:rPr>
        <w:t xml:space="preserve">Monitoring </w:t>
      </w:r>
      <w:commentRangeEnd w:id="258"/>
      <w:del w:id="260" w:author="Adrian Stier" w:date="2022-02-24T11:06:00Z">
        <w:r w:rsidRPr="003805EE">
          <w:rPr>
            <w:rFonts w:ascii="Helvetica" w:hAnsi="Helvetica"/>
            <w:sz w:val="22"/>
            <w:szCs w:val="22"/>
            <w:u w:val="single"/>
          </w:rPr>
          <w:delText>Model</w:delText>
        </w:r>
        <w:r w:rsidRPr="003805EE">
          <w:rPr>
            <w:rFonts w:ascii="Helvetica" w:hAnsi="Helvetica"/>
            <w:sz w:val="22"/>
            <w:szCs w:val="22"/>
          </w:rPr>
          <w:delText xml:space="preserve">: </w:delText>
        </w:r>
      </w:del>
      <w:ins w:id="261" w:author="Adrian Stier" w:date="2022-02-24T11:06:00Z">
        <w:r w:rsidR="0050082D">
          <w:rPr>
            <w:rStyle w:val="CommentReference"/>
          </w:rPr>
          <w:commentReference w:id="258"/>
        </w:r>
        <w:r w:rsidR="00FF7B85">
          <w:rPr>
            <w:rFonts w:ascii="Helvetica" w:hAnsi="Helvetica"/>
            <w:i/>
            <w:iCs/>
            <w:sz w:val="22"/>
            <w:szCs w:val="22"/>
          </w:rPr>
          <w:t xml:space="preserve">and Assessment </w:t>
        </w:r>
        <w:r w:rsidRPr="00336865">
          <w:rPr>
            <w:rFonts w:ascii="Helvetica" w:hAnsi="Helvetica"/>
            <w:i/>
            <w:iCs/>
            <w:sz w:val="22"/>
            <w:szCs w:val="22"/>
          </w:rPr>
          <w:t>Model</w:t>
        </w:r>
        <w:r w:rsidR="00FF7B85">
          <w:rPr>
            <w:rFonts w:ascii="Helvetica" w:hAnsi="Helvetica"/>
            <w:i/>
            <w:iCs/>
            <w:sz w:val="22"/>
            <w:szCs w:val="22"/>
          </w:rPr>
          <w:t>s</w:t>
        </w:r>
      </w:ins>
    </w:p>
    <w:p w14:paraId="41D8BEC0" w14:textId="01AED8BF" w:rsidR="0056080B" w:rsidRDefault="0056080B" w:rsidP="006551EE">
      <w:pPr>
        <w:pStyle w:val="CommentText"/>
        <w:rPr>
          <w:ins w:id="262" w:author="Adrian Stier" w:date="2022-02-24T11:06:00Z"/>
          <w:rFonts w:ascii="Helvetica" w:hAnsi="Helvetica"/>
          <w:i/>
          <w:iCs/>
          <w:sz w:val="22"/>
          <w:szCs w:val="22"/>
        </w:rPr>
      </w:pPr>
    </w:p>
    <w:p w14:paraId="76370287" w14:textId="77777777" w:rsidR="0056080B" w:rsidRPr="00336865" w:rsidRDefault="0056080B" w:rsidP="006551EE">
      <w:pPr>
        <w:pStyle w:val="CommentText"/>
        <w:rPr>
          <w:ins w:id="263" w:author="Adrian Stier" w:date="2022-02-24T11:06:00Z"/>
          <w:rFonts w:ascii="Helvetica" w:hAnsi="Helvetica"/>
          <w:i/>
          <w:iCs/>
          <w:sz w:val="22"/>
          <w:szCs w:val="22"/>
        </w:rPr>
      </w:pPr>
    </w:p>
    <w:p w14:paraId="1B96C9A5" w14:textId="183366CB" w:rsidR="004352AB" w:rsidRPr="003805EE" w:rsidRDefault="004352AB" w:rsidP="006551EE">
      <w:pPr>
        <w:pStyle w:val="CommentText"/>
        <w:rPr>
          <w:rFonts w:ascii="Helvetica" w:hAnsi="Helvetica"/>
          <w:sz w:val="22"/>
          <w:szCs w:val="22"/>
        </w:rPr>
        <w:pPrChange w:id="264" w:author="Adrian Stier" w:date="2022-02-24T11:06:00Z">
          <w:pPr>
            <w:pStyle w:val="CommentText"/>
            <w:spacing w:line="480" w:lineRule="auto"/>
          </w:pPr>
        </w:pPrChange>
      </w:pPr>
      <w:r w:rsidRPr="003805EE">
        <w:rPr>
          <w:rFonts w:ascii="Helvetica" w:hAnsi="Helvetica"/>
          <w:sz w:val="22"/>
          <w:szCs w:val="22"/>
        </w:rPr>
        <w:t xml:space="preserve">Ideally, natural resource managers would </w:t>
      </w:r>
      <w:del w:id="265" w:author="Adrian Stier" w:date="2022-02-24T11:06:00Z">
        <w:r w:rsidRPr="003805EE">
          <w:rPr>
            <w:rFonts w:ascii="Helvetica" w:hAnsi="Helvetica"/>
            <w:sz w:val="22"/>
            <w:szCs w:val="22"/>
          </w:rPr>
          <w:delText>be able to perfectly predict</w:delText>
        </w:r>
      </w:del>
      <w:ins w:id="266" w:author="Adrian Stier" w:date="2022-02-24T11:06:00Z">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information about</w:t>
        </w:r>
      </w:ins>
      <w:r w:rsidR="006C7FC8">
        <w:rPr>
          <w:rFonts w:ascii="Helvetica" w:hAnsi="Helvetica"/>
          <w:sz w:val="22"/>
          <w:szCs w:val="22"/>
        </w:rPr>
        <w:t xml:space="preserve"> </w:t>
      </w:r>
      <w:r w:rsidRPr="003805EE">
        <w:rPr>
          <w:rFonts w:ascii="Helvetica" w:hAnsi="Helvetica"/>
          <w:sz w:val="22"/>
          <w:szCs w:val="22"/>
        </w:rPr>
        <w:t xml:space="preserve">resource biomass in a </w:t>
      </w:r>
      <w:del w:id="267" w:author="Adrian Stier" w:date="2022-02-24T11:06:00Z">
        <w:r w:rsidRPr="003805EE">
          <w:rPr>
            <w:rFonts w:ascii="Helvetica" w:hAnsi="Helvetica"/>
            <w:sz w:val="22"/>
            <w:szCs w:val="22"/>
          </w:rPr>
          <w:delText>future</w:delText>
        </w:r>
      </w:del>
      <w:ins w:id="268" w:author="Adrian Stier" w:date="2022-02-24T11:06:00Z">
        <w:r w:rsidR="006C7FC8">
          <w:rPr>
            <w:rFonts w:ascii="Helvetica" w:hAnsi="Helvetica"/>
            <w:sz w:val="22"/>
            <w:szCs w:val="22"/>
          </w:rPr>
          <w:t>given</w:t>
        </w:r>
      </w:ins>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del w:id="269" w:author="Adrian Stier" w:date="2022-02-24T11:06:00Z">
        <w:r w:rsidRPr="003805EE">
          <w:rPr>
            <w:rFonts w:ascii="Helvetica" w:hAnsi="Helvetica"/>
            <w:sz w:val="22"/>
            <w:szCs w:val="22"/>
          </w:rPr>
          <w:delText xml:space="preserve">through careful </w:delText>
        </w:r>
      </w:del>
      <w:ins w:id="270" w:author="Adrian Stier" w:date="2022-02-24T11:06:00Z">
        <w:r w:rsidR="006C7FC8">
          <w:rPr>
            <w:rFonts w:ascii="Helvetica" w:hAnsi="Helvetica"/>
            <w:sz w:val="22"/>
            <w:szCs w:val="22"/>
          </w:rPr>
          <w:t>based on</w:t>
        </w:r>
        <w:r w:rsidR="006C7FC8" w:rsidRPr="003805EE">
          <w:rPr>
            <w:rFonts w:ascii="Helvetica" w:hAnsi="Helvetica"/>
            <w:sz w:val="22"/>
            <w:szCs w:val="22"/>
          </w:rPr>
          <w:t xml:space="preserve"> </w:t>
        </w:r>
      </w:ins>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del w:id="271" w:author="Adrian Stier" w:date="2022-02-24T11:06:00Z">
        <w:r w:rsidRPr="003805EE">
          <w:rPr>
            <w:rFonts w:ascii="Helvetica" w:hAnsi="Helvetica"/>
            <w:sz w:val="22"/>
            <w:szCs w:val="22"/>
          </w:rPr>
          <w:delText xml:space="preserve">perfect </w:delText>
        </w:r>
      </w:del>
      <w:r w:rsidRPr="003805EE">
        <w:rPr>
          <w:rFonts w:ascii="Helvetica" w:hAnsi="Helvetica"/>
          <w:sz w:val="22"/>
          <w:szCs w:val="22"/>
        </w:rPr>
        <w:t xml:space="preserve">knowledge </w:t>
      </w:r>
      <w:del w:id="272" w:author="Adrian Stier" w:date="2022-02-24T11:06:00Z">
        <w:r w:rsidRPr="003805EE">
          <w:rPr>
            <w:rFonts w:ascii="Helvetica" w:hAnsi="Helvetica"/>
            <w:sz w:val="22"/>
            <w:szCs w:val="22"/>
          </w:rPr>
          <w:delText>of natural mortality,</w:delText>
        </w:r>
      </w:del>
      <w:ins w:id="273" w:author="Adrian Stier" w:date="2022-02-24T11:06:00Z">
        <w:r w:rsidR="006C7FC8">
          <w:rPr>
            <w:rFonts w:ascii="Helvetica" w:hAnsi="Helvetica"/>
            <w:sz w:val="22"/>
            <w:szCs w:val="22"/>
          </w:rPr>
          <w:t>about life history</w:t>
        </w:r>
      </w:ins>
      <w:r w:rsidR="006C7FC8">
        <w:rPr>
          <w:rFonts w:ascii="Helvetica" w:hAnsi="Helvetica"/>
          <w:sz w:val="22"/>
          <w:szCs w:val="22"/>
        </w:rPr>
        <w:t xml:space="preserve"> and </w:t>
      </w:r>
      <w:del w:id="274" w:author="Adrian Stier" w:date="2022-02-24T11:06:00Z">
        <w:r w:rsidRPr="003805EE">
          <w:rPr>
            <w:rFonts w:ascii="Helvetica" w:hAnsi="Helvetica"/>
            <w:sz w:val="22"/>
            <w:szCs w:val="22"/>
          </w:rPr>
          <w:delText>perfect</w:delText>
        </w:r>
      </w:del>
      <w:ins w:id="275" w:author="Adrian Stier" w:date="2022-02-24T11:06:00Z">
        <w:r w:rsidR="006C7FC8">
          <w:rPr>
            <w:rFonts w:ascii="Helvetica" w:hAnsi="Helvetica"/>
            <w:sz w:val="22"/>
            <w:szCs w:val="22"/>
          </w:rPr>
          <w:t>productivity</w:t>
        </w:r>
        <w:r w:rsidRPr="003805EE">
          <w:rPr>
            <w:rFonts w:ascii="Helvetica" w:hAnsi="Helvetica"/>
            <w:sz w:val="22"/>
            <w:szCs w:val="22"/>
          </w:rPr>
          <w:t xml:space="preserve">, and </w:t>
        </w:r>
        <w:r w:rsidR="003E7E55">
          <w:rPr>
            <w:rFonts w:ascii="Helvetica" w:hAnsi="Helvetica"/>
            <w:sz w:val="22"/>
            <w:szCs w:val="22"/>
          </w:rPr>
          <w:t>some</w:t>
        </w:r>
      </w:ins>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del w:id="276" w:author="Adrian Stier" w:date="2022-02-24T11:06:00Z">
        <w:r w:rsidRPr="003805EE">
          <w:rPr>
            <w:rFonts w:ascii="Helvetica" w:hAnsi="Helvetica"/>
            <w:sz w:val="22"/>
            <w:szCs w:val="22"/>
          </w:rPr>
          <w:delText xml:space="preserve">rarely have perfect knowledge of </w:delText>
        </w:r>
        <w:r w:rsidR="009E0068" w:rsidRPr="003805EE">
          <w:rPr>
            <w:rFonts w:ascii="Helvetica" w:hAnsi="Helvetica"/>
            <w:sz w:val="22"/>
            <w:szCs w:val="22"/>
          </w:rPr>
          <w:delText xml:space="preserve">current </w:delText>
        </w:r>
        <w:r w:rsidRPr="003805EE">
          <w:rPr>
            <w:rFonts w:ascii="Helvetica" w:hAnsi="Helvetica"/>
            <w:sz w:val="22"/>
            <w:szCs w:val="22"/>
          </w:rPr>
          <w:delText>stock biomass, or accurate predictive models of stock change. Even with sophisticated stock assessment techniques,</w:delText>
        </w:r>
      </w:del>
      <w:ins w:id="277" w:author="Adrian Stier" w:date="2022-02-24T11:06:00Z">
        <w:r w:rsidR="006C7FC8">
          <w:rPr>
            <w:rFonts w:ascii="Helvetica" w:hAnsi="Helvetica"/>
            <w:sz w:val="22"/>
            <w:szCs w:val="22"/>
          </w:rPr>
          <w:t>rely on</w:t>
        </w:r>
      </w:ins>
      <w:r w:rsidR="006C7FC8">
        <w:rPr>
          <w:rFonts w:ascii="Helvetica" w:hAnsi="Helvetica"/>
          <w:sz w:val="22"/>
          <w:szCs w:val="22"/>
        </w:rPr>
        <w:t xml:space="preserve"> </w:t>
      </w:r>
      <w:r w:rsidR="003E7E55">
        <w:rPr>
          <w:rFonts w:ascii="Helvetica" w:hAnsi="Helvetica"/>
          <w:sz w:val="22"/>
          <w:szCs w:val="22"/>
        </w:rPr>
        <w:t xml:space="preserve">estimates of </w:t>
      </w:r>
      <w:del w:id="278" w:author="Adrian Stier" w:date="2022-02-24T11:06:00Z">
        <w:r w:rsidRPr="003805EE">
          <w:rPr>
            <w:rFonts w:ascii="Helvetica" w:hAnsi="Helvetica"/>
            <w:sz w:val="22"/>
            <w:szCs w:val="22"/>
          </w:rPr>
          <w:delText xml:space="preserve">a previous year’s stock biomass nearly always include some uncertainty. Hereafter, we refer to this estimated biomass from a previous year </w:delText>
        </w:r>
      </w:del>
      <w:ins w:id="279" w:author="Adrian Stier" w:date="2022-02-24T11:06:00Z">
        <w:r w:rsidR="003E7E55">
          <w:rPr>
            <w:rFonts w:ascii="Helvetica" w:hAnsi="Helvetica"/>
            <w:sz w:val="22"/>
            <w:szCs w:val="22"/>
          </w:rPr>
          <w:t xml:space="preserve">biomass (hereafter referred to </w:t>
        </w:r>
      </w:ins>
      <w:r w:rsidR="003E7E55">
        <w:rPr>
          <w:rFonts w:ascii="Helvetica" w:hAnsi="Helvetica"/>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del w:id="280" w:author="Adrian Stier" w:date="2022-02-24T11:06:00Z">
        <w:r w:rsidRPr="003805EE">
          <w:rPr>
            <w:rFonts w:ascii="Helvetica" w:hAnsi="Helvetica"/>
            <w:sz w:val="22"/>
            <w:szCs w:val="22"/>
          </w:rPr>
          <w:delText>.</w:delText>
        </w:r>
      </w:del>
      <w:ins w:id="281" w:author="Adrian Stier" w:date="2022-02-24T11:06:00Z">
        <w:r w:rsidR="003E7E55">
          <w:rPr>
            <w:rFonts w:ascii="Helvetica" w:hAnsi="Helvetica"/>
            <w:sz w:val="22"/>
            <w:szCs w:val="22"/>
          </w:rPr>
          <w:t xml:space="preserve">), </w:t>
        </w:r>
        <w:r w:rsidR="003E7E55" w:rsidRPr="00B850B7">
          <w:rPr>
            <w:rFonts w:ascii="Helvetica" w:hAnsi="Helvetica"/>
            <w:sz w:val="22"/>
            <w:szCs w:val="22"/>
          </w:rPr>
          <w:t>and often have to make assumptions about the values</w:t>
        </w:r>
        <w:r w:rsidR="00810974" w:rsidRPr="00B850B7">
          <w:rPr>
            <w:rFonts w:ascii="Helvetica" w:hAnsi="Helvetica"/>
            <w:sz w:val="22"/>
            <w:szCs w:val="22"/>
          </w:rPr>
          <w:t xml:space="preserve"> and uncertainty</w:t>
        </w:r>
        <w:r w:rsidR="003E7E55" w:rsidRPr="00B850B7">
          <w:rPr>
            <w:rFonts w:ascii="Helvetica" w:hAnsi="Helvetica"/>
            <w:sz w:val="22"/>
            <w:szCs w:val="22"/>
          </w:rPr>
          <w:t xml:space="preserve"> of certain life history parameters</w:t>
        </w:r>
        <w:r w:rsidRPr="00B850B7">
          <w:rPr>
            <w:rFonts w:ascii="Helvetica" w:hAnsi="Helvetica"/>
            <w:sz w:val="22"/>
            <w:szCs w:val="22"/>
          </w:rPr>
          <w:t>.</w:t>
        </w:r>
      </w:ins>
      <w:r w:rsidRPr="00B850B7">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B850B7">
        <w:rPr>
          <w:rFonts w:ascii="Helvetica" w:hAnsi="Helvetica"/>
          <w:sz w:val="22"/>
          <w:szCs w:val="22"/>
        </w:rPr>
        <w:t xml:space="preserve"> is a precise representation of the true resource biomass </w:t>
      </w:r>
      <w:del w:id="282" w:author="Adrian Stier" w:date="2022-02-24T11:06:00Z">
        <w:r w:rsidRPr="003805EE">
          <w:rPr>
            <w:rFonts w:ascii="Helvetica" w:hAnsi="Helvetica"/>
            <w:sz w:val="22"/>
            <w:szCs w:val="22"/>
          </w:rPr>
          <w:delText xml:space="preserve">in the previous year </w:delText>
        </w:r>
      </w:del>
      <w:r w:rsidRPr="00B850B7">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B850B7">
        <w:rPr>
          <w:rFonts w:ascii="Helvetica" w:hAnsi="Helvetica"/>
          <w:sz w:val="22"/>
          <w:szCs w:val="22"/>
        </w:rPr>
        <w:t>) is determined by monitoring precision</w:t>
      </w:r>
      <w:r w:rsidR="002E6B2A" w:rsidRPr="00B850B7">
        <w:rPr>
          <w:rFonts w:ascii="Helvetica" w:hAnsi="Helvetica"/>
          <w:sz w:val="22"/>
          <w:szCs w:val="22"/>
        </w:rPr>
        <w:t>.</w:t>
      </w:r>
      <w:r w:rsidR="00B15930" w:rsidRPr="00B850B7">
        <w:rPr>
          <w:rFonts w:ascii="Helvetica" w:hAnsi="Helvetica"/>
          <w:sz w:val="22"/>
          <w:szCs w:val="22"/>
        </w:rPr>
        <w:t xml:space="preserve"> </w:t>
      </w:r>
      <w:r w:rsidRPr="00B850B7">
        <w:rPr>
          <w:rFonts w:ascii="Helvetica" w:hAnsi="Helvetica"/>
          <w:sz w:val="22"/>
          <w:szCs w:val="22"/>
        </w:rPr>
        <w:t xml:space="preserve">We </w:t>
      </w:r>
      <w:del w:id="283" w:author="Adrian Stier" w:date="2022-02-24T11:06:00Z">
        <w:r w:rsidRPr="003805EE">
          <w:rPr>
            <w:rFonts w:ascii="Helvetica" w:hAnsi="Helvetica"/>
            <w:sz w:val="22"/>
            <w:szCs w:val="22"/>
          </w:rPr>
          <w:delText>assume</w:delText>
        </w:r>
        <w:r w:rsidR="003E4DCD" w:rsidRPr="003805EE">
          <w:rPr>
            <w:rFonts w:ascii="Helvetica" w:hAnsi="Helvetica"/>
            <w:sz w:val="22"/>
            <w:szCs w:val="22"/>
          </w:rPr>
          <w:delText>d</w:delText>
        </w:r>
        <w:r w:rsidRPr="003805EE">
          <w:rPr>
            <w:rFonts w:ascii="Helvetica" w:hAnsi="Helvetica"/>
            <w:sz w:val="22"/>
            <w:szCs w:val="22"/>
          </w:rPr>
          <w:delText xml:space="preserve"> measurement error causes a lack in precision but that accuracy </w:delText>
        </w:r>
        <w:r w:rsidR="003E4DCD" w:rsidRPr="003805EE">
          <w:rPr>
            <w:rFonts w:ascii="Helvetica" w:hAnsi="Helvetica"/>
            <w:sz w:val="22"/>
            <w:szCs w:val="22"/>
          </w:rPr>
          <w:delText>was</w:delText>
        </w:r>
        <w:r w:rsidRPr="003805EE">
          <w:rPr>
            <w:rFonts w:ascii="Helvetica" w:hAnsi="Helvetica"/>
            <w:sz w:val="22"/>
            <w:szCs w:val="22"/>
          </w:rPr>
          <w:delText xml:space="preserve"> unaffected, and </w:delText>
        </w:r>
      </w:del>
      <w:r w:rsidR="00012E26">
        <w:rPr>
          <w:rFonts w:ascii="Helvetica" w:hAnsi="Helvetica"/>
          <w:sz w:val="22"/>
          <w:szCs w:val="22"/>
        </w:rPr>
        <w:t xml:space="preserve">modeled monitoring </w:t>
      </w:r>
      <w:del w:id="284" w:author="Adrian Stier" w:date="2022-02-24T11:06:00Z">
        <w:r w:rsidRPr="003805EE">
          <w:rPr>
            <w:rFonts w:ascii="Helvetica" w:hAnsi="Helvetica"/>
            <w:sz w:val="22"/>
            <w:szCs w:val="22"/>
          </w:rPr>
          <w:delText>precision</w:delText>
        </w:r>
      </w:del>
      <w:ins w:id="285" w:author="Adrian Stier" w:date="2022-02-24T11:06:00Z">
        <w:r w:rsidR="00012E26">
          <w:rPr>
            <w:rFonts w:ascii="Helvetica" w:hAnsi="Helvetica"/>
            <w:sz w:val="22"/>
            <w:szCs w:val="22"/>
          </w:rPr>
          <w:t>(observation)</w:t>
        </w:r>
      </w:ins>
      <w:r w:rsidR="00012E26">
        <w:rPr>
          <w:rFonts w:ascii="Helvetica" w:hAnsi="Helvetica"/>
          <w:sz w:val="22"/>
          <w:szCs w:val="22"/>
        </w:rPr>
        <w:t xml:space="preserve"> error </w:t>
      </w:r>
      <w:r w:rsidRPr="003805EE">
        <w:rPr>
          <w:rFonts w:ascii="Helvetica" w:hAnsi="Helvetica"/>
          <w:sz w:val="22"/>
          <w:szCs w:val="22"/>
        </w:rPr>
        <w:t xml:space="preserve">as a log-normally distributed random variable with mean </w:t>
      </w:r>
      <w:del w:id="286" w:author="Adrian Stier" w:date="2022-02-24T11:06:00Z">
        <w:r w:rsidRPr="003805EE">
          <w:rPr>
            <w:rFonts w:ascii="Helvetica" w:hAnsi="Helvetica"/>
            <w:sz w:val="22"/>
            <w:szCs w:val="22"/>
          </w:rPr>
          <w:delText>0</w:delText>
        </w:r>
      </w:del>
      <m:oMath>
        <m:r>
          <w:ins w:id="287" w:author="Adrian Stier" w:date="2022-02-24T11:06:00Z">
            <w:rPr>
              <w:rFonts w:ascii="Cambria Math" w:hAnsi="Cambria Math"/>
              <w:sz w:val="22"/>
              <w:szCs w:val="22"/>
            </w:rPr>
            <m:t>-</m:t>
          </w:ins>
        </m:r>
        <m:f>
          <m:fPr>
            <m:type m:val="lin"/>
            <m:ctrlPr>
              <w:ins w:id="288" w:author="Adrian Stier" w:date="2022-02-24T11:06:00Z">
                <w:rPr>
                  <w:rFonts w:ascii="Cambria Math" w:hAnsi="Cambria Math"/>
                  <w:i/>
                  <w:sz w:val="22"/>
                  <w:szCs w:val="22"/>
                </w:rPr>
              </w:ins>
            </m:ctrlPr>
          </m:fPr>
          <m:num>
            <m:sSup>
              <m:sSupPr>
                <m:ctrlPr>
                  <w:ins w:id="289" w:author="Adrian Stier" w:date="2022-02-24T11:06:00Z">
                    <w:rPr>
                      <w:rFonts w:ascii="Cambria Math" w:hAnsi="Cambria Math"/>
                      <w:i/>
                      <w:sz w:val="22"/>
                      <w:szCs w:val="22"/>
                    </w:rPr>
                  </w:ins>
                </m:ctrlPr>
              </m:sSupPr>
              <m:e>
                <m:r>
                  <w:ins w:id="290" w:author="Adrian Stier" w:date="2022-02-24T11:06:00Z">
                    <w:rPr>
                      <w:rFonts w:ascii="Cambria Math" w:hAnsi="Cambria Math"/>
                      <w:sz w:val="22"/>
                      <w:szCs w:val="22"/>
                    </w:rPr>
                    <m:t>σ</m:t>
                  </w:ins>
                </m:r>
              </m:e>
              <m:sup>
                <m:r>
                  <w:ins w:id="291" w:author="Adrian Stier" w:date="2022-02-24T11:06:00Z">
                    <w:rPr>
                      <w:rFonts w:ascii="Cambria Math" w:hAnsi="Cambria Math"/>
                      <w:sz w:val="22"/>
                      <w:szCs w:val="22"/>
                    </w:rPr>
                    <m:t>2</m:t>
                  </w:ins>
                </m:r>
              </m:sup>
            </m:sSup>
          </m:num>
          <m:den>
            <m:r>
              <w:ins w:id="292" w:author="Adrian Stier" w:date="2022-02-24T11:06:00Z">
                <w:rPr>
                  <w:rFonts w:ascii="Cambria Math" w:hAnsi="Cambria Math"/>
                  <w:sz w:val="22"/>
                  <w:szCs w:val="22"/>
                </w:rPr>
                <m:t>2</m:t>
              </w:ins>
            </m:r>
          </m:den>
        </m:f>
      </m:oMath>
      <w:r w:rsidR="00F328CD" w:rsidRPr="003805EE">
        <w:rPr>
          <w:rFonts w:ascii="Helvetica" w:hAnsi="Helvetica"/>
          <w:sz w:val="22"/>
          <w:szCs w:val="22"/>
        </w:rPr>
        <w:t xml:space="preserve"> </w:t>
      </w:r>
      <w:r w:rsidRPr="003805EE">
        <w:rPr>
          <w:rFonts w:ascii="Helvetica" w:hAnsi="Helvetica"/>
          <w:sz w:val="22"/>
          <w:szCs w:val="22"/>
        </w:rPr>
        <w:t xml:space="preserve">and variance </w:t>
      </w:r>
      <m:oMath>
        <m:r>
          <w:del w:id="293" w:author="Adrian Stier" w:date="2022-02-24T11:06:00Z">
            <w:rPr>
              <w:rFonts w:ascii="Cambria Math" w:hAnsi="Cambria Math"/>
              <w:sz w:val="22"/>
              <w:szCs w:val="22"/>
            </w:rPr>
            <m:t>ϕ</m:t>
          </w:del>
        </m:r>
        <m:r>
          <w:ins w:id="294" w:author="Adrian Stier" w:date="2022-02-24T11:06:00Z">
            <w:rPr>
              <w:rFonts w:ascii="Cambria Math" w:hAnsi="Cambria Math"/>
              <w:sz w:val="22"/>
              <w:szCs w:val="22"/>
            </w:rPr>
            <m:t>σ</m:t>
          </w:ins>
        </m:r>
      </m:oMath>
      <w:r w:rsidR="004B23E1">
        <w:rPr>
          <w:rFonts w:ascii="Helvetica" w:hAnsi="Helvetica"/>
          <w:sz w:val="22"/>
          <w:szCs w:val="22"/>
        </w:rPr>
        <w:t xml:space="preserve">. </w:t>
      </w:r>
      <w:r w:rsidRPr="003805EE">
        <w:rPr>
          <w:rFonts w:ascii="Helvetica" w:hAnsi="Helvetica"/>
          <w:sz w:val="22"/>
          <w:szCs w:val="22"/>
        </w:rPr>
        <w:t>The degree of monitoring precision in any given system is generally based on</w:t>
      </w:r>
      <w:r w:rsidR="00012E26">
        <w:rPr>
          <w:rFonts w:ascii="Helvetica" w:hAnsi="Helvetica"/>
          <w:sz w:val="22"/>
          <w:szCs w:val="22"/>
        </w:rPr>
        <w:t xml:space="preserve"> the spatial </w:t>
      </w:r>
      <w:del w:id="295" w:author="Adrian Stier" w:date="2022-02-24T11:06:00Z">
        <w:r w:rsidRPr="003805EE">
          <w:rPr>
            <w:rFonts w:ascii="Helvetica" w:hAnsi="Helvetica"/>
            <w:sz w:val="22"/>
            <w:szCs w:val="22"/>
          </w:rPr>
          <w:delText>extent,</w:delText>
        </w:r>
      </w:del>
      <w:ins w:id="296" w:author="Adrian Stier" w:date="2022-02-24T11:06:00Z">
        <w:r w:rsidR="00012E26">
          <w:rPr>
            <w:rFonts w:ascii="Helvetica" w:hAnsi="Helvetica"/>
            <w:sz w:val="22"/>
            <w:szCs w:val="22"/>
          </w:rPr>
          <w:t>and</w:t>
        </w:r>
      </w:ins>
      <w:r w:rsidR="00012E26">
        <w:rPr>
          <w:rFonts w:ascii="Helvetica" w:hAnsi="Helvetica"/>
          <w:sz w:val="22"/>
          <w:szCs w:val="22"/>
        </w:rPr>
        <w:t xml:space="preserve"> temporal </w:t>
      </w:r>
      <w:del w:id="297" w:author="Adrian Stier" w:date="2022-02-24T11:06:00Z">
        <w:r w:rsidRPr="003805EE">
          <w:rPr>
            <w:rFonts w:ascii="Helvetica" w:hAnsi="Helvetica"/>
            <w:sz w:val="22"/>
            <w:szCs w:val="22"/>
          </w:rPr>
          <w:delText>extent, and degree to which</w:delText>
        </w:r>
      </w:del>
      <w:ins w:id="298" w:author="Adrian Stier" w:date="2022-02-24T11:06:00Z">
        <w:r w:rsidR="00012E26">
          <w:rPr>
            <w:rFonts w:ascii="Helvetica" w:hAnsi="Helvetica"/>
            <w:sz w:val="22"/>
            <w:szCs w:val="22"/>
          </w:rPr>
          <w:t>resolution of</w:t>
        </w:r>
      </w:ins>
      <w:r w:rsidR="00012E26">
        <w:rPr>
          <w:rFonts w:ascii="Helvetica" w:hAnsi="Helvetica"/>
          <w:sz w:val="22"/>
          <w:szCs w:val="22"/>
        </w:rPr>
        <w:t xml:space="preserve"> monitoring </w:t>
      </w:r>
      <w:del w:id="299" w:author="Adrian Stier" w:date="2022-02-24T11:06:00Z">
        <w:r w:rsidRPr="003805EE">
          <w:rPr>
            <w:rFonts w:ascii="Helvetica" w:hAnsi="Helvetica"/>
            <w:sz w:val="22"/>
            <w:szCs w:val="22"/>
          </w:rPr>
          <w:delText>samples are replicated.</w:delText>
        </w:r>
      </w:del>
      <w:ins w:id="300" w:author="Adrian Stier" w:date="2022-02-24T11:06:00Z">
        <w:r w:rsidR="00012E26">
          <w:rPr>
            <w:rFonts w:ascii="Helvetica" w:hAnsi="Helvetica"/>
            <w:sz w:val="22"/>
            <w:szCs w:val="22"/>
          </w:rPr>
          <w:t>relative to the distribution and dynamics of the resource being harvested</w:t>
        </w:r>
        <w:r w:rsidRPr="003805EE">
          <w:rPr>
            <w:rFonts w:ascii="Helvetica" w:hAnsi="Helvetica"/>
            <w:sz w:val="22"/>
            <w:szCs w:val="22"/>
          </w:rPr>
          <w:t>.</w:t>
        </w:r>
      </w:ins>
      <w:r w:rsidRPr="003805EE">
        <w:rPr>
          <w:rFonts w:ascii="Helvetica" w:hAnsi="Helvetica"/>
          <w:sz w:val="22"/>
          <w:szCs w:val="22"/>
        </w:rPr>
        <w:t xml:space="preserve"> Therefore, at higher monitoring precision (lower </w:t>
      </w:r>
      <m:oMath>
        <m:r>
          <w:del w:id="301" w:author="Adrian Stier" w:date="2022-02-24T11:06:00Z">
            <w:rPr>
              <w:rFonts w:ascii="Cambria Math" w:hAnsi="Cambria Math"/>
              <w:sz w:val="22"/>
              <w:szCs w:val="22"/>
            </w:rPr>
            <m:t>ϕ</m:t>
          </w:del>
        </m:r>
      </m:oMath>
      <w:del w:id="302" w:author="Adrian Stier" w:date="2022-02-24T11:06:00Z">
        <w:r w:rsidRPr="003805EE">
          <w:rPr>
            <w:rFonts w:ascii="Helvetica" w:hAnsi="Helvetica"/>
            <w:sz w:val="22"/>
            <w:szCs w:val="22"/>
          </w:rPr>
          <w:delText>), the estimated biomass (</w:delText>
        </w:r>
      </w:del>
      <m:oMath>
        <m:sSub>
          <m:sSubPr>
            <m:ctrlPr>
              <w:del w:id="303" w:author="Adrian Stier" w:date="2022-02-24T11:06:00Z">
                <w:rPr>
                  <w:rFonts w:ascii="Cambria Math" w:hAnsi="Cambria Math"/>
                  <w:i/>
                  <w:sz w:val="22"/>
                  <w:szCs w:val="22"/>
                </w:rPr>
              </w:del>
            </m:ctrlPr>
          </m:sSubPr>
          <m:e>
            <m:acc>
              <m:accPr>
                <m:ctrlPr>
                  <w:del w:id="304" w:author="Adrian Stier" w:date="2022-02-24T11:06:00Z">
                    <w:rPr>
                      <w:rFonts w:ascii="Cambria Math" w:hAnsi="Cambria Math"/>
                      <w:i/>
                      <w:sz w:val="22"/>
                      <w:szCs w:val="22"/>
                    </w:rPr>
                  </w:del>
                </m:ctrlPr>
              </m:accPr>
              <m:e>
                <m:r>
                  <w:del w:id="305" w:author="Adrian Stier" w:date="2022-02-24T11:06:00Z">
                    <w:rPr>
                      <w:rFonts w:ascii="Cambria Math" w:hAnsi="Cambria Math"/>
                      <w:sz w:val="22"/>
                      <w:szCs w:val="22"/>
                    </w:rPr>
                    <m:t>B</m:t>
                  </w:del>
                </m:r>
              </m:e>
            </m:acc>
          </m:e>
          <m:sub>
            <m:r>
              <w:del w:id="306" w:author="Adrian Stier" w:date="2022-02-24T11:06:00Z">
                <w:rPr>
                  <w:rFonts w:ascii="Cambria Math" w:hAnsi="Cambria Math"/>
                  <w:sz w:val="22"/>
                  <w:szCs w:val="22"/>
                </w:rPr>
                <m:t>t</m:t>
              </w:del>
            </m:r>
          </m:sub>
        </m:sSub>
      </m:oMath>
      <w:del w:id="307" w:author="Adrian Stier" w:date="2022-02-24T11:06:00Z">
        <w:r w:rsidRPr="003805EE">
          <w:rPr>
            <w:rFonts w:ascii="Helvetica" w:hAnsi="Helvetica"/>
            <w:sz w:val="22"/>
            <w:szCs w:val="22"/>
          </w:rPr>
          <w:delText>)</w:delText>
        </w:r>
      </w:del>
      <m:oMath>
        <m:r>
          <w:ins w:id="308" w:author="Adrian Stier" w:date="2022-02-24T11:06:00Z">
            <w:rPr>
              <w:rFonts w:ascii="Cambria Math" w:hAnsi="Cambria Math"/>
              <w:sz w:val="22"/>
              <w:szCs w:val="22"/>
            </w:rPr>
            <m:t>σ</m:t>
          </w:ins>
        </m:r>
      </m:oMath>
      <w:ins w:id="309" w:author="Adrian Stier" w:date="2022-02-24T11:06:00Z">
        <w:r w:rsidRPr="003805EE">
          <w:rPr>
            <w:rFonts w:ascii="Helvetica" w:hAnsi="Helvetica"/>
            <w:sz w:val="22"/>
            <w:szCs w:val="22"/>
          </w:rPr>
          <w:t xml:space="preserve">), </w:t>
        </w:r>
      </w:ins>
      <m:oMath>
        <m:sSub>
          <m:sSubPr>
            <m:ctrlPr>
              <w:ins w:id="310" w:author="Adrian Stier" w:date="2022-02-24T11:06:00Z">
                <w:rPr>
                  <w:rFonts w:ascii="Cambria Math" w:hAnsi="Cambria Math"/>
                  <w:i/>
                  <w:sz w:val="22"/>
                  <w:szCs w:val="22"/>
                </w:rPr>
              </w:ins>
            </m:ctrlPr>
          </m:sSubPr>
          <m:e>
            <m:acc>
              <m:accPr>
                <m:ctrlPr>
                  <w:ins w:id="311" w:author="Adrian Stier" w:date="2022-02-24T11:06:00Z">
                    <w:rPr>
                      <w:rFonts w:ascii="Cambria Math" w:hAnsi="Cambria Math"/>
                      <w:i/>
                      <w:sz w:val="22"/>
                      <w:szCs w:val="22"/>
                    </w:rPr>
                  </w:ins>
                </m:ctrlPr>
              </m:accPr>
              <m:e>
                <m:r>
                  <w:ins w:id="312" w:author="Adrian Stier" w:date="2022-02-24T11:06:00Z">
                    <w:rPr>
                      <w:rFonts w:ascii="Cambria Math" w:hAnsi="Cambria Math"/>
                      <w:sz w:val="22"/>
                      <w:szCs w:val="22"/>
                    </w:rPr>
                    <m:t>B</m:t>
                  </w:ins>
                </m:r>
              </m:e>
            </m:acc>
          </m:e>
          <m:sub>
            <m:r>
              <w:ins w:id="313" w:author="Adrian Stier" w:date="2022-02-24T11:06:00Z">
                <w:rPr>
                  <w:rFonts w:ascii="Cambria Math" w:hAnsi="Cambria Math"/>
                  <w:sz w:val="22"/>
                  <w:szCs w:val="22"/>
                </w:rPr>
                <m:t>t</m:t>
              </w:ins>
            </m:r>
          </m:sub>
        </m:sSub>
      </m:oMath>
      <w:r w:rsidRPr="003805EE">
        <w:rPr>
          <w:rFonts w:ascii="Helvetica" w:hAnsi="Helvetica"/>
          <w:sz w:val="22"/>
          <w:szCs w:val="22"/>
        </w:rPr>
        <w:t xml:space="preserve"> approaches the true biomass </w:t>
      </w:r>
      <w:del w:id="314" w:author="Adrian Stier" w:date="2022-02-24T11:06:00Z">
        <w:r w:rsidRPr="003805EE">
          <w:rPr>
            <w:rFonts w:ascii="Helvetica" w:hAnsi="Helvetica"/>
            <w:sz w:val="22"/>
            <w:szCs w:val="22"/>
          </w:rPr>
          <w:delText>(</w:delText>
        </w:r>
      </w:del>
      <m:oMath>
        <m:sSub>
          <m:sSubPr>
            <m:ctrlPr>
              <w:del w:id="315" w:author="Adrian Stier" w:date="2022-02-24T11:06:00Z">
                <w:rPr>
                  <w:rFonts w:ascii="Cambria Math" w:hAnsi="Cambria Math"/>
                  <w:i/>
                  <w:sz w:val="22"/>
                  <w:szCs w:val="22"/>
                </w:rPr>
              </w:del>
            </m:ctrlPr>
          </m:sSubPr>
          <m:e>
            <m:r>
              <w:del w:id="316" w:author="Adrian Stier" w:date="2022-02-24T11:06:00Z">
                <w:rPr>
                  <w:rFonts w:ascii="Cambria Math" w:hAnsi="Cambria Math"/>
                  <w:sz w:val="22"/>
                  <w:szCs w:val="22"/>
                </w:rPr>
                <m:t>B</m:t>
              </w:del>
            </m:r>
          </m:e>
          <m:sub>
            <m:r>
              <w:del w:id="317" w:author="Adrian Stier" w:date="2022-02-24T11:06:00Z">
                <w:rPr>
                  <w:rFonts w:ascii="Cambria Math" w:hAnsi="Cambria Math"/>
                  <w:sz w:val="22"/>
                  <w:szCs w:val="22"/>
                </w:rPr>
                <m:t>t</m:t>
              </w:del>
            </m:r>
          </m:sub>
        </m:sSub>
      </m:oMath>
      <w:del w:id="318" w:author="Adrian Stier" w:date="2022-02-24T11:06:00Z">
        <w:r w:rsidRPr="003805EE">
          <w:rPr>
            <w:rFonts w:ascii="Helvetica" w:hAnsi="Helvetica"/>
            <w:sz w:val="22"/>
            <w:szCs w:val="22"/>
          </w:rPr>
          <w:delText>).</w:delText>
        </w:r>
      </w:del>
      <m:oMath>
        <m:sSub>
          <m:sSubPr>
            <m:ctrlPr>
              <w:ins w:id="319" w:author="Adrian Stier" w:date="2022-02-24T11:06:00Z">
                <w:rPr>
                  <w:rFonts w:ascii="Cambria Math" w:hAnsi="Cambria Math"/>
                  <w:i/>
                  <w:sz w:val="22"/>
                  <w:szCs w:val="22"/>
                </w:rPr>
              </w:ins>
            </m:ctrlPr>
          </m:sSubPr>
          <m:e>
            <m:r>
              <w:ins w:id="320" w:author="Adrian Stier" w:date="2022-02-24T11:06:00Z">
                <w:rPr>
                  <w:rFonts w:ascii="Cambria Math" w:hAnsi="Cambria Math"/>
                  <w:sz w:val="22"/>
                  <w:szCs w:val="22"/>
                </w:rPr>
                <m:t>B</m:t>
              </w:ins>
            </m:r>
          </m:e>
          <m:sub>
            <m:r>
              <w:ins w:id="321" w:author="Adrian Stier" w:date="2022-02-24T11:06:00Z">
                <w:rPr>
                  <w:rFonts w:ascii="Cambria Math" w:hAnsi="Cambria Math"/>
                  <w:sz w:val="22"/>
                  <w:szCs w:val="22"/>
                </w:rPr>
                <m:t>t</m:t>
              </w:ins>
            </m:r>
          </m:sub>
        </m:sSub>
      </m:oMath>
      <w:ins w:id="322" w:author="Adrian Stier" w:date="2022-02-24T11:06:00Z">
        <w:r w:rsidRPr="003805EE">
          <w:rPr>
            <w:rFonts w:ascii="Helvetica" w:hAnsi="Helvetica"/>
            <w:sz w:val="22"/>
            <w:szCs w:val="22"/>
          </w:rPr>
          <w:t>.</w:t>
        </w:r>
      </w:ins>
      <w:r w:rsidRPr="003805EE">
        <w:rPr>
          <w:rFonts w:ascii="Helvetica" w:hAnsi="Helvetica"/>
          <w:sz w:val="22"/>
          <w:szCs w:val="22"/>
        </w:rPr>
        <w:t xml:space="preserve">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ins w:id="323" w:author="Adrian Stier" w:date="2022-02-24T11:06:00Z">
        <w:r w:rsidR="00081AA9">
          <w:rPr>
            <w:rFonts w:ascii="Helvetica" w:hAnsi="Helvetica"/>
            <w:sz w:val="22"/>
            <w:szCs w:val="22"/>
          </w:rPr>
          <w:t>ESM 1</w:t>
        </w:r>
        <w:r w:rsidR="001D1868">
          <w:rPr>
            <w:rFonts w:ascii="Helvetica" w:hAnsi="Helvetica"/>
            <w:sz w:val="22"/>
            <w:szCs w:val="22"/>
          </w:rPr>
          <w:t xml:space="preserve">, </w:t>
        </w:r>
      </w:ins>
      <w:r w:rsidR="001D1868">
        <w:rPr>
          <w:rFonts w:ascii="Helvetica" w:hAnsi="Helvetica"/>
          <w:sz w:val="22"/>
          <w:rPrChange w:id="324" w:author="Adrian Stier" w:date="2022-02-24T11:06:00Z">
            <w:rPr>
              <w:rFonts w:ascii="Helvetica" w:hAnsi="Helvetica"/>
              <w:sz w:val="22"/>
              <w:highlight w:val="lightGray"/>
            </w:rPr>
          </w:rPrChange>
        </w:rPr>
        <w:t>Fig</w:t>
      </w:r>
      <w:ins w:id="325" w:author="Adrian Stier" w:date="2022-02-24T11:06:00Z">
        <w:r w:rsidR="001D1868">
          <w:rPr>
            <w:rFonts w:ascii="Helvetica" w:hAnsi="Helvetica"/>
            <w:sz w:val="22"/>
            <w:szCs w:val="22"/>
          </w:rPr>
          <w:t>.</w:t>
        </w:r>
      </w:ins>
      <w:r w:rsidR="001D1868">
        <w:rPr>
          <w:rFonts w:ascii="Helvetica" w:hAnsi="Helvetica"/>
          <w:sz w:val="22"/>
          <w:rPrChange w:id="326" w:author="Adrian Stier" w:date="2022-02-24T11:06:00Z">
            <w:rPr>
              <w:rFonts w:ascii="Helvetica" w:hAnsi="Helvetica"/>
              <w:sz w:val="22"/>
              <w:highlight w:val="lightGray"/>
            </w:rPr>
          </w:rPrChange>
        </w:rPr>
        <w:t xml:space="preserve">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ins w:id="327" w:author="Adrian Stier" w:date="2022-02-24T11:06:00Z">
        <w:r w:rsidR="00A76D15">
          <w:rPr>
            <w:rFonts w:ascii="Helvetica" w:hAnsi="Helvetica"/>
            <w:sz w:val="22"/>
            <w:szCs w:val="22"/>
          </w:rPr>
          <w:t xml:space="preserve">Note that our simulation of </w:t>
        </w:r>
        <w:r w:rsidR="00676978">
          <w:rPr>
            <w:rFonts w:ascii="Helvetica" w:hAnsi="Helvetica"/>
            <w:sz w:val="22"/>
            <w:szCs w:val="22"/>
          </w:rPr>
          <w:t xml:space="preserve">variation in </w:t>
        </w:r>
        <w:r w:rsidR="00A76D15">
          <w:rPr>
            <w:rFonts w:ascii="Helvetica" w:hAnsi="Helvetica"/>
            <w:sz w:val="22"/>
            <w:szCs w:val="22"/>
          </w:rPr>
          <w:t>monitoring is focused on precision</w:t>
        </w:r>
        <w:r w:rsidR="00676978">
          <w:rPr>
            <w:rFonts w:ascii="Helvetica" w:hAnsi="Helvetica"/>
            <w:sz w:val="22"/>
            <w:szCs w:val="22"/>
          </w:rPr>
          <w:t xml:space="preserve"> - </w:t>
        </w:r>
        <w:r w:rsidR="00A76D15">
          <w:rPr>
            <w:rFonts w:ascii="Helvetica" w:hAnsi="Helvetica"/>
            <w:sz w:val="22"/>
            <w:szCs w:val="22"/>
          </w:rPr>
          <w:t>variation in estimated biomass</w:t>
        </w:r>
        <w:r w:rsidR="00676978">
          <w:rPr>
            <w:rFonts w:ascii="Helvetica" w:hAnsi="Helvetica"/>
            <w:sz w:val="22"/>
            <w:szCs w:val="22"/>
          </w:rPr>
          <w:t xml:space="preserve"> (</w:t>
        </w:r>
      </w:ins>
      <m:oMath>
        <m:sSub>
          <m:sSubPr>
            <m:ctrlPr>
              <w:ins w:id="328" w:author="Adrian Stier" w:date="2022-02-24T11:06:00Z">
                <w:rPr>
                  <w:rFonts w:ascii="Cambria Math" w:hAnsi="Cambria Math"/>
                  <w:i/>
                  <w:sz w:val="22"/>
                  <w:szCs w:val="22"/>
                </w:rPr>
              </w:ins>
            </m:ctrlPr>
          </m:sSubPr>
          <m:e>
            <m:acc>
              <m:accPr>
                <m:ctrlPr>
                  <w:ins w:id="329" w:author="Adrian Stier" w:date="2022-02-24T11:06:00Z">
                    <w:rPr>
                      <w:rFonts w:ascii="Cambria Math" w:hAnsi="Cambria Math"/>
                      <w:i/>
                      <w:sz w:val="22"/>
                      <w:szCs w:val="22"/>
                    </w:rPr>
                  </w:ins>
                </m:ctrlPr>
              </m:accPr>
              <m:e>
                <m:r>
                  <w:ins w:id="330" w:author="Adrian Stier" w:date="2022-02-24T11:06:00Z">
                    <w:rPr>
                      <w:rFonts w:ascii="Cambria Math" w:hAnsi="Cambria Math"/>
                      <w:sz w:val="22"/>
                      <w:szCs w:val="22"/>
                    </w:rPr>
                    <m:t>B</m:t>
                  </w:ins>
                </m:r>
              </m:e>
            </m:acc>
          </m:e>
          <m:sub>
            <m:r>
              <w:ins w:id="331" w:author="Adrian Stier" w:date="2022-02-24T11:06:00Z">
                <w:rPr>
                  <w:rFonts w:ascii="Cambria Math" w:hAnsi="Cambria Math"/>
                  <w:sz w:val="22"/>
                  <w:szCs w:val="22"/>
                </w:rPr>
                <m:t>t</m:t>
              </w:ins>
            </m:r>
          </m:sub>
        </m:sSub>
        <m:r>
          <w:ins w:id="332" w:author="Adrian Stier" w:date="2022-02-24T11:06:00Z">
            <w:rPr>
              <w:rFonts w:ascii="Cambria Math" w:hAnsi="Cambria Math"/>
              <w:sz w:val="22"/>
              <w:szCs w:val="22"/>
            </w:rPr>
            <m:t>)</m:t>
          </w:ins>
        </m:r>
      </m:oMath>
      <w:ins w:id="333" w:author="Adrian Stier" w:date="2022-02-24T11:06:00Z">
        <w:r w:rsidR="00A76D15">
          <w:rPr>
            <w:rFonts w:ascii="Helvetica" w:hAnsi="Helvetica"/>
            <w:sz w:val="22"/>
            <w:szCs w:val="22"/>
          </w:rPr>
          <w:t>, not accuracy which would involve also simulating variation in the mean of estimated biomass</w:t>
        </w:r>
        <w:r w:rsidR="00676978">
          <w:rPr>
            <w:rFonts w:ascii="Helvetica" w:hAnsi="Helvetica"/>
            <w:sz w:val="22"/>
            <w:szCs w:val="22"/>
          </w:rPr>
          <w:t xml:space="preserve"> (</w:t>
        </w:r>
      </w:ins>
      <m:oMath>
        <m:sSub>
          <m:sSubPr>
            <m:ctrlPr>
              <w:ins w:id="334" w:author="Adrian Stier" w:date="2022-02-24T11:06:00Z">
                <w:rPr>
                  <w:rFonts w:ascii="Cambria Math" w:hAnsi="Cambria Math"/>
                  <w:i/>
                  <w:sz w:val="22"/>
                  <w:szCs w:val="22"/>
                </w:rPr>
              </w:ins>
            </m:ctrlPr>
          </m:sSubPr>
          <m:e>
            <m:acc>
              <m:accPr>
                <m:ctrlPr>
                  <w:ins w:id="335" w:author="Adrian Stier" w:date="2022-02-24T11:06:00Z">
                    <w:rPr>
                      <w:rFonts w:ascii="Cambria Math" w:hAnsi="Cambria Math"/>
                      <w:i/>
                      <w:sz w:val="22"/>
                      <w:szCs w:val="22"/>
                    </w:rPr>
                  </w:ins>
                </m:ctrlPr>
              </m:accPr>
              <m:e>
                <m:r>
                  <w:ins w:id="336" w:author="Adrian Stier" w:date="2022-02-24T11:06:00Z">
                    <w:rPr>
                      <w:rFonts w:ascii="Cambria Math" w:hAnsi="Cambria Math"/>
                      <w:sz w:val="22"/>
                      <w:szCs w:val="22"/>
                    </w:rPr>
                    <m:t>B</m:t>
                  </w:ins>
                </m:r>
              </m:e>
            </m:acc>
          </m:e>
          <m:sub>
            <m:r>
              <w:ins w:id="337" w:author="Adrian Stier" w:date="2022-02-24T11:06:00Z">
                <w:rPr>
                  <w:rFonts w:ascii="Cambria Math" w:hAnsi="Cambria Math"/>
                  <w:sz w:val="22"/>
                  <w:szCs w:val="22"/>
                </w:rPr>
                <m:t>t</m:t>
              </w:ins>
            </m:r>
          </m:sub>
        </m:sSub>
      </m:oMath>
      <w:ins w:id="338" w:author="Adrian Stier" w:date="2022-02-24T11:06:00Z">
        <w:r w:rsidR="00676978">
          <w:rPr>
            <w:rFonts w:ascii="Helvetica" w:hAnsi="Helvetica"/>
            <w:sz w:val="22"/>
            <w:szCs w:val="22"/>
          </w:rPr>
          <w:t>)</w:t>
        </w:r>
        <w:r w:rsidR="00A76D15">
          <w:rPr>
            <w:rFonts w:ascii="Helvetica" w:hAnsi="Helvetica"/>
            <w:sz w:val="22"/>
            <w:szCs w:val="22"/>
          </w:rPr>
          <w:t xml:space="preserve">. </w:t>
        </w:r>
        <w:r w:rsidR="00CC5AEE">
          <w:rPr>
            <w:rFonts w:ascii="Helvetica" w:hAnsi="Helvetica"/>
            <w:sz w:val="22"/>
            <w:szCs w:val="22"/>
          </w:rPr>
          <w:t>Precision is high when monitoring adequately captures the spatial and spatiotemporal distribution of the resource.</w:t>
        </w:r>
      </w:ins>
    </w:p>
    <w:p w14:paraId="02C27F3C" w14:textId="77777777" w:rsidR="004352AB" w:rsidRPr="003805EE" w:rsidRDefault="004352AB" w:rsidP="006551EE">
      <w:pPr>
        <w:ind w:firstLine="720"/>
        <w:rPr>
          <w:rFonts w:ascii="Helvetica" w:hAnsi="Helvetica"/>
          <w:sz w:val="22"/>
          <w:szCs w:val="22"/>
        </w:rPr>
        <w:pPrChange w:id="339" w:author="Adrian Stier" w:date="2022-02-24T11:06:00Z">
          <w:pPr>
            <w:spacing w:line="480" w:lineRule="auto"/>
            <w:ind w:firstLine="720"/>
          </w:pPr>
        </w:pPrChange>
      </w:pPr>
    </w:p>
    <w:p w14:paraId="5490F213" w14:textId="06FB2A9A" w:rsidR="00336865" w:rsidRPr="00336865" w:rsidRDefault="004352AB" w:rsidP="006551EE">
      <w:pPr>
        <w:rPr>
          <w:ins w:id="340" w:author="Adrian Stier" w:date="2022-02-24T11:06:00Z"/>
          <w:rFonts w:ascii="Helvetica" w:eastAsiaTheme="minorEastAsia" w:hAnsi="Helvetica" w:cstheme="minorBidi"/>
          <w:i/>
          <w:iCs/>
          <w:sz w:val="22"/>
          <w:szCs w:val="22"/>
          <w:lang w:eastAsia="ja-JP"/>
        </w:rPr>
      </w:pPr>
      <w:r w:rsidRPr="00336865">
        <w:rPr>
          <w:rFonts w:ascii="Helvetica" w:hAnsi="Helvetica"/>
          <w:i/>
          <w:sz w:val="22"/>
          <w:rPrChange w:id="341" w:author="Adrian Stier" w:date="2022-02-24T11:06:00Z">
            <w:rPr>
              <w:rFonts w:ascii="Helvetica" w:hAnsi="Helvetica"/>
              <w:sz w:val="22"/>
              <w:u w:val="single"/>
            </w:rPr>
          </w:rPrChange>
        </w:rPr>
        <w:t>Management Model</w:t>
      </w:r>
      <w:del w:id="342" w:author="Adrian Stier" w:date="2022-02-24T11:06:00Z">
        <w:r w:rsidRPr="003805EE">
          <w:rPr>
            <w:rFonts w:ascii="Helvetica" w:hAnsi="Helvetica"/>
            <w:sz w:val="22"/>
            <w:szCs w:val="22"/>
          </w:rPr>
          <w:delText xml:space="preserve">: </w:delText>
        </w:r>
      </w:del>
    </w:p>
    <w:p w14:paraId="7A97CE6D" w14:textId="32F5AEC4" w:rsidR="004352AB" w:rsidRPr="003805EE" w:rsidRDefault="004352AB" w:rsidP="006551EE">
      <w:pPr>
        <w:rPr>
          <w:rFonts w:ascii="Helvetica" w:hAnsi="Helvetica"/>
          <w:sz w:val="22"/>
          <w:szCs w:val="22"/>
        </w:rPr>
        <w:pPrChange w:id="343" w:author="Adrian Stier" w:date="2022-02-24T11:06:00Z">
          <w:pPr>
            <w:spacing w:line="480" w:lineRule="auto"/>
          </w:pPr>
        </w:pPrChange>
      </w:pPr>
      <w:r w:rsidRPr="003805EE">
        <w:rPr>
          <w:rFonts w:ascii="Helvetica" w:hAnsi="Helvetica"/>
          <w:sz w:val="22"/>
          <w:szCs w:val="22"/>
        </w:rPr>
        <w:t xml:space="preserve">When </w:t>
      </w:r>
      <w:del w:id="344" w:author="Adrian Stier" w:date="2022-02-24T11:06:00Z">
        <w:r w:rsidRPr="003805EE">
          <w:rPr>
            <w:rFonts w:ascii="Helvetica" w:hAnsi="Helvetica"/>
            <w:sz w:val="22"/>
            <w:szCs w:val="22"/>
          </w:rPr>
          <w:delText xml:space="preserve">managers invest minimally in </w:delText>
        </w:r>
      </w:del>
      <w:r w:rsidRPr="003805EE">
        <w:rPr>
          <w:rFonts w:ascii="Helvetica" w:hAnsi="Helvetica"/>
          <w:sz w:val="22"/>
          <w:szCs w:val="22"/>
        </w:rPr>
        <w:t>monitoring</w:t>
      </w:r>
      <w:ins w:id="345" w:author="Adrian Stier" w:date="2022-02-24T11:06:00Z">
        <w:r w:rsidR="008F2A30">
          <w:rPr>
            <w:rFonts w:ascii="Helvetica" w:hAnsi="Helvetica"/>
            <w:sz w:val="22"/>
            <w:szCs w:val="22"/>
          </w:rPr>
          <w:t xml:space="preserve"> data are low-resolution</w:t>
        </w:r>
      </w:ins>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del w:id="346" w:author="Adrian Stier" w:date="2022-02-24T11:06:00Z">
        <w:r w:rsidR="00AE67B2" w:rsidRPr="003805EE">
          <w:rPr>
            <w:rFonts w:ascii="Helvetica" w:hAnsi="Helvetica"/>
            <w:sz w:val="22"/>
            <w:szCs w:val="22"/>
          </w:rPr>
          <w:delText xml:space="preserve">both </w:delText>
        </w:r>
      </w:del>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del w:id="347" w:author="Adrian Stier" w:date="2022-02-24T11:06:00Z">
        <w:r w:rsidR="00AE67B2" w:rsidRPr="003805EE">
          <w:rPr>
            <w:rFonts w:ascii="Helvetica" w:hAnsi="Helvetica"/>
            <w:sz w:val="22"/>
            <w:szCs w:val="22"/>
          </w:rPr>
          <w:delText>and</w:delText>
        </w:r>
      </w:del>
      <w:ins w:id="348" w:author="Adrian Stier" w:date="2022-02-24T11:06:00Z">
        <w:r w:rsidR="00286628">
          <w:rPr>
            <w:rFonts w:ascii="Helvetica" w:hAnsi="Helvetica"/>
            <w:sz w:val="22"/>
            <w:szCs w:val="22"/>
          </w:rPr>
          <w:t>or</w:t>
        </w:r>
      </w:ins>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6551EE">
      <w:pPr>
        <w:rPr>
          <w:rFonts w:ascii="Helvetica" w:hAnsi="Helvetica"/>
          <w:sz w:val="22"/>
          <w:szCs w:val="22"/>
        </w:rPr>
        <w:pPrChange w:id="349" w:author="Adrian Stier" w:date="2022-02-24T11:06:00Z">
          <w:pPr>
            <w:spacing w:line="480" w:lineRule="auto"/>
          </w:pPr>
        </w:pPrChange>
      </w:pPr>
    </w:p>
    <w:p w14:paraId="5387B971" w14:textId="163E7710" w:rsidR="004352AB" w:rsidRPr="003805EE" w:rsidRDefault="004352AB" w:rsidP="006551EE">
      <w:pPr>
        <w:tabs>
          <w:tab w:val="left" w:pos="8640"/>
        </w:tabs>
        <w:rPr>
          <w:rFonts w:ascii="Helvetica" w:hAnsi="Helvetica"/>
          <w:sz w:val="22"/>
          <w:szCs w:val="22"/>
        </w:rPr>
        <w:pPrChange w:id="350" w:author="Adrian Stier" w:date="2022-02-24T11:06:00Z">
          <w:pPr>
            <w:tabs>
              <w:tab w:val="left" w:pos="8640"/>
            </w:tabs>
            <w:spacing w:line="480" w:lineRule="auto"/>
          </w:pPr>
        </w:pPrChange>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del w:id="351" w:author="Adrian Stier" w:date="2022-02-24T11:06:00Z">
            <w:rPr>
              <w:rFonts w:ascii="Cambria Math" w:hAnsi="Cambria Math"/>
              <w:sz w:val="22"/>
              <w:szCs w:val="22"/>
            </w:rPr>
            <m:t>.</m:t>
          </w:del>
        </m:r>
      </m:oMath>
      <w:del w:id="352" w:author="Adrian Stier" w:date="2022-02-24T11:06:00Z">
        <w:r w:rsidRPr="003805EE">
          <w:rPr>
            <w:rFonts w:ascii="Helvetica" w:hAnsi="Helvetica"/>
            <w:sz w:val="22"/>
            <w:szCs w:val="22"/>
          </w:rPr>
          <w:delText xml:space="preserve">  </w:delText>
        </w:r>
      </w:del>
      <w:ins w:id="353" w:author="Adrian Stier" w:date="2022-02-24T11:06:00Z">
        <w:r w:rsidR="0045684F">
          <w:rPr>
            <w:rFonts w:ascii="Helvetica" w:hAnsi="Helvetica"/>
            <w:sz w:val="22"/>
            <w:szCs w:val="22"/>
          </w:rPr>
          <w:t>,</w:t>
        </w:r>
      </w:ins>
      <w:r w:rsidR="0045684F">
        <w:rPr>
          <w:rFonts w:ascii="Helvetica" w:hAnsi="Helvetica"/>
          <w:sz w:val="22"/>
          <w:szCs w:val="22"/>
        </w:rPr>
        <w:tab/>
      </w:r>
      <w:r w:rsidRPr="003805EE">
        <w:rPr>
          <w:rFonts w:ascii="Helvetica" w:hAnsi="Helvetica"/>
          <w:sz w:val="22"/>
          <w:szCs w:val="22"/>
        </w:rPr>
        <w:t>(2)</w:t>
      </w:r>
    </w:p>
    <w:p w14:paraId="18E1F952" w14:textId="77777777" w:rsidR="004352AB" w:rsidRPr="003805EE" w:rsidRDefault="004352AB" w:rsidP="006551EE">
      <w:pPr>
        <w:rPr>
          <w:rFonts w:ascii="Helvetica" w:hAnsi="Helvetica"/>
          <w:sz w:val="22"/>
          <w:szCs w:val="22"/>
        </w:rPr>
        <w:pPrChange w:id="354" w:author="Adrian Stier" w:date="2022-02-24T11:06:00Z">
          <w:pPr>
            <w:spacing w:line="480" w:lineRule="auto"/>
          </w:pPr>
        </w:pPrChange>
      </w:pPr>
    </w:p>
    <w:p w14:paraId="30268D64" w14:textId="069049EF" w:rsidR="004352AB" w:rsidRPr="003805EE" w:rsidRDefault="00693745" w:rsidP="006551EE">
      <w:pPr>
        <w:rPr>
          <w:rFonts w:ascii="Helvetica" w:hAnsi="Helvetica"/>
          <w:sz w:val="22"/>
          <w:szCs w:val="22"/>
        </w:rPr>
        <w:pPrChange w:id="355" w:author="Adrian Stier" w:date="2022-02-24T11:06:00Z">
          <w:pPr>
            <w:spacing w:line="480" w:lineRule="auto"/>
          </w:pPr>
        </w:pPrChange>
      </w:pPr>
      <w:ins w:id="356" w:author="Adrian Stier" w:date="2022-02-24T11:06:00Z">
        <w:r>
          <w:rPr>
            <w:rFonts w:ascii="Helvetica" w:hAnsi="Helvetica"/>
            <w:sz w:val="22"/>
            <w:szCs w:val="22"/>
          </w:rPr>
          <w:t xml:space="preserve">which is a deterministic solution for </w:t>
        </w:r>
      </w:ins>
      <m:oMath>
        <m:sSub>
          <m:sSubPr>
            <m:ctrlPr>
              <w:ins w:id="357" w:author="Adrian Stier" w:date="2022-02-24T11:06:00Z">
                <w:rPr>
                  <w:rFonts w:ascii="Cambria Math" w:hAnsi="Cambria Math"/>
                  <w:i/>
                  <w:sz w:val="22"/>
                  <w:szCs w:val="22"/>
                </w:rPr>
              </w:ins>
            </m:ctrlPr>
          </m:sSubPr>
          <m:e>
            <m:r>
              <w:ins w:id="358" w:author="Adrian Stier" w:date="2022-02-24T11:06:00Z">
                <w:rPr>
                  <w:rFonts w:ascii="Cambria Math" w:hAnsi="Cambria Math"/>
                  <w:sz w:val="22"/>
                  <w:szCs w:val="22"/>
                </w:rPr>
                <m:t>B</m:t>
              </w:ins>
            </m:r>
          </m:e>
          <m:sub>
            <m:r>
              <w:ins w:id="359" w:author="Adrian Stier" w:date="2022-02-24T11:06:00Z">
                <w:rPr>
                  <w:rFonts w:ascii="Cambria Math" w:hAnsi="Cambria Math"/>
                  <w:sz w:val="22"/>
                  <w:szCs w:val="22"/>
                </w:rPr>
                <m:t>MSY</m:t>
              </w:ins>
            </m:r>
          </m:sub>
        </m:sSub>
      </m:oMath>
      <w:ins w:id="360" w:author="Adrian Stier" w:date="2022-02-24T11:06:00Z">
        <w:r w:rsidR="00B62951">
          <w:rPr>
            <w:rFonts w:ascii="Helvetica" w:hAnsi="Helvetica"/>
            <w:sz w:val="22"/>
            <w:szCs w:val="22"/>
          </w:rPr>
          <w:t xml:space="preserve"> </w:t>
        </w:r>
        <w:r>
          <w:rPr>
            <w:rFonts w:ascii="Helvetica" w:hAnsi="Helvetica"/>
            <w:sz w:val="22"/>
            <w:szCs w:val="22"/>
          </w:rPr>
          <w:t xml:space="preserve">under equilibrium conditions. </w:t>
        </w:r>
      </w:ins>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6551EE">
      <w:pPr>
        <w:rPr>
          <w:rFonts w:ascii="Helvetica" w:hAnsi="Helvetica"/>
          <w:sz w:val="22"/>
          <w:szCs w:val="22"/>
        </w:rPr>
        <w:pPrChange w:id="361" w:author="Adrian Stier" w:date="2022-02-24T11:06:00Z">
          <w:pPr>
            <w:spacing w:line="480" w:lineRule="auto"/>
          </w:pPr>
        </w:pPrChange>
      </w:pPr>
    </w:p>
    <w:p w14:paraId="0AAE34B0" w14:textId="77777777" w:rsidR="004352AB" w:rsidRPr="003805EE" w:rsidRDefault="004352AB" w:rsidP="006551EE">
      <w:pPr>
        <w:tabs>
          <w:tab w:val="left" w:pos="8640"/>
          <w:tab w:val="left" w:pos="8730"/>
        </w:tabs>
        <w:rPr>
          <w:rFonts w:ascii="Helvetica" w:hAnsi="Helvetica"/>
          <w:sz w:val="22"/>
          <w:szCs w:val="22"/>
        </w:rPr>
        <w:pPrChange w:id="362" w:author="Adrian Stier" w:date="2022-02-24T11:06:00Z">
          <w:pPr>
            <w:tabs>
              <w:tab w:val="left" w:pos="8640"/>
              <w:tab w:val="left" w:pos="8730"/>
            </w:tabs>
            <w:spacing w:line="480" w:lineRule="auto"/>
          </w:pPr>
        </w:pPrChange>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6551EE">
      <w:pPr>
        <w:rPr>
          <w:rFonts w:ascii="Helvetica" w:hAnsi="Helvetica"/>
          <w:sz w:val="22"/>
          <w:szCs w:val="22"/>
        </w:rPr>
        <w:pPrChange w:id="363" w:author="Adrian Stier" w:date="2022-02-24T11:06:00Z">
          <w:pPr>
            <w:spacing w:line="480" w:lineRule="auto"/>
          </w:pPr>
        </w:pPrChange>
      </w:pPr>
    </w:p>
    <w:p w14:paraId="646F54CC" w14:textId="77777777" w:rsidR="00555417" w:rsidRPr="003805EE" w:rsidRDefault="004352AB" w:rsidP="006551EE">
      <w:pPr>
        <w:rPr>
          <w:rFonts w:ascii="Helvetica" w:hAnsi="Helvetica"/>
          <w:sz w:val="22"/>
          <w:szCs w:val="22"/>
        </w:rPr>
        <w:pPrChange w:id="364" w:author="Adrian Stier" w:date="2022-02-24T11:06:00Z">
          <w:pPr>
            <w:spacing w:line="480" w:lineRule="auto"/>
          </w:pPr>
        </w:pPrChange>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6551EE">
      <w:pPr>
        <w:rPr>
          <w:rFonts w:ascii="Helvetica" w:hAnsi="Helvetica"/>
          <w:sz w:val="22"/>
          <w:szCs w:val="22"/>
        </w:rPr>
        <w:pPrChange w:id="365" w:author="Adrian Stier" w:date="2022-02-24T11:06:00Z">
          <w:pPr>
            <w:spacing w:line="480" w:lineRule="auto"/>
          </w:pPr>
        </w:pPrChange>
      </w:pPr>
    </w:p>
    <w:p w14:paraId="524B5884" w14:textId="7ADA2D44" w:rsidR="00555417" w:rsidRPr="003805EE" w:rsidRDefault="00E3556A" w:rsidP="006551EE">
      <w:pPr>
        <w:tabs>
          <w:tab w:val="left" w:pos="8640"/>
        </w:tabs>
        <w:rPr>
          <w:rFonts w:ascii="Helvetica" w:hAnsi="Helvetica"/>
          <w:sz w:val="22"/>
          <w:szCs w:val="22"/>
        </w:rPr>
        <w:pPrChange w:id="366" w:author="Adrian Stier" w:date="2022-02-24T11:06:00Z">
          <w:pPr>
            <w:tabs>
              <w:tab w:val="left" w:pos="8640"/>
            </w:tabs>
            <w:spacing w:line="480" w:lineRule="auto"/>
          </w:pPr>
        </w:pPrChange>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6551EE">
      <w:pPr>
        <w:rPr>
          <w:rFonts w:ascii="Helvetica" w:hAnsi="Helvetica"/>
          <w:sz w:val="22"/>
          <w:szCs w:val="22"/>
        </w:rPr>
        <w:pPrChange w:id="367" w:author="Adrian Stier" w:date="2022-02-24T11:06:00Z">
          <w:pPr>
            <w:spacing w:line="480" w:lineRule="auto"/>
          </w:pPr>
        </w:pPrChange>
      </w:pPr>
    </w:p>
    <w:p w14:paraId="21C040C2" w14:textId="771C8482" w:rsidR="001D365D" w:rsidRDefault="008F4F28" w:rsidP="006551EE">
      <w:pPr>
        <w:rPr>
          <w:ins w:id="368" w:author="Adrian Stier" w:date="2022-02-24T11:06:00Z"/>
          <w:rFonts w:ascii="Helvetica" w:hAnsi="Helvetica"/>
          <w:sz w:val="22"/>
          <w:szCs w:val="22"/>
        </w:rPr>
      </w:pPr>
      <w:ins w:id="369" w:author="Adrian Stier" w:date="2022-02-24T11:06:00Z">
        <w:r>
          <w:rPr>
            <w:rFonts w:ascii="Helvetica" w:hAnsi="Helvetica"/>
            <w:sz w:val="22"/>
            <w:szCs w:val="22"/>
          </w:rPr>
          <w:lastRenderedPageBreak/>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ins>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ins w:id="370" w:author="Adrian Stier" w:date="2022-02-24T11:06:00Z">
        <w:r w:rsidR="00693745">
          <w:rPr>
            <w:rFonts w:ascii="Helvetica" w:hAnsi="Helvetica"/>
            <w:sz w:val="22"/>
            <w:szCs w:val="22"/>
          </w:rPr>
          <w:t xml:space="preserve">annually </w:t>
        </w:r>
      </w:ins>
      <w:r w:rsidR="004352AB" w:rsidRPr="003805EE">
        <w:rPr>
          <w:rFonts w:ascii="Helvetica" w:hAnsi="Helvetica"/>
          <w:sz w:val="22"/>
          <w:szCs w:val="22"/>
        </w:rPr>
        <w:t>based on estimated population biomass</w:t>
      </w:r>
      <w:del w:id="371" w:author="Adrian Stier" w:date="2022-02-24T11:06:00Z">
        <w:r w:rsidR="004352AB" w:rsidRPr="003805EE">
          <w:rPr>
            <w:rFonts w:ascii="Helvetica" w:hAnsi="Helvetica"/>
            <w:sz w:val="22"/>
            <w:szCs w:val="22"/>
          </w:rPr>
          <w:delText>.</w:delText>
        </w:r>
      </w:del>
      <w:ins w:id="372" w:author="Adrian Stier" w:date="2022-02-24T11:06:00Z">
        <w:r w:rsidR="00005AC3">
          <w:rPr>
            <w:rFonts w:ascii="Helvetica" w:hAnsi="Helvetica"/>
            <w:sz w:val="22"/>
            <w:szCs w:val="22"/>
          </w:rPr>
          <w:t xml:space="preserve"> </w:t>
        </w:r>
        <w:r w:rsidR="002E2F64">
          <w:rPr>
            <w:rFonts w:ascii="Helvetica" w:hAnsi="Helvetica"/>
            <w:sz w:val="22"/>
            <w:szCs w:val="22"/>
          </w:rPr>
          <w:fldChar w:fldCharType="begin">
            <w:fldData xml:space="preserve">PEVuZE5vdGU+PENpdGU+PEF1dGhvcj5LYXBsYW48L0F1dGhvcj48WWVhcj4yMDIwPC9ZZWFyPjxS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PEVuZE5vdGU+PENpdGU+PEF1dGhvcj5LYXBsYW48L0F1dGhvcj48WWVhcj4yMDIwPC9ZZWFyPjxS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2E2F64">
          <w:rPr>
            <w:rFonts w:ascii="Helvetica" w:hAnsi="Helvetica"/>
            <w:sz w:val="22"/>
            <w:szCs w:val="22"/>
          </w:rPr>
        </w:r>
        <w:r w:rsidR="002E2F64">
          <w:rPr>
            <w:rFonts w:ascii="Helvetica" w:hAnsi="Helvetica"/>
            <w:sz w:val="22"/>
            <w:szCs w:val="22"/>
          </w:rPr>
          <w:fldChar w:fldCharType="separate"/>
        </w:r>
        <w:r w:rsidR="002E2F64">
          <w:rPr>
            <w:rFonts w:ascii="Helvetica" w:hAnsi="Helvetica"/>
            <w:noProof/>
            <w:sz w:val="22"/>
            <w:szCs w:val="22"/>
          </w:rPr>
          <w:t>[20-22]</w:t>
        </w:r>
        <w:r w:rsidR="002E2F64">
          <w:rPr>
            <w:rFonts w:ascii="Helvetica" w:hAnsi="Helvetica"/>
            <w:sz w:val="22"/>
            <w:szCs w:val="22"/>
          </w:rPr>
          <w:fldChar w:fldCharType="end"/>
        </w:r>
        <w:r w:rsidR="004352AB" w:rsidRPr="003805EE">
          <w:rPr>
            <w:rFonts w:ascii="Helvetica" w:hAnsi="Helvetica"/>
            <w:sz w:val="22"/>
            <w:szCs w:val="22"/>
          </w:rPr>
          <w:t>.</w:t>
        </w:r>
      </w:ins>
      <w:r w:rsidR="004352AB" w:rsidRPr="003805EE">
        <w:rPr>
          <w:rFonts w:ascii="Helvetica" w:hAnsi="Helvetica"/>
          <w:sz w:val="22"/>
          <w:szCs w:val="22"/>
        </w:rPr>
        <w:t xml:space="preserve">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w:t>
      </w:r>
      <w:del w:id="373" w:author="Adrian Stier" w:date="2022-02-24T11:06:00Z">
        <w:r w:rsidR="004352AB" w:rsidRPr="003805EE">
          <w:rPr>
            <w:rFonts w:ascii="Helvetica" w:hAnsi="Helvetica"/>
            <w:sz w:val="22"/>
            <w:szCs w:val="22"/>
          </w:rPr>
          <w:delText>0.25K,</w:delText>
        </w:r>
      </w:del>
      <m:oMath>
        <m:sSub>
          <m:sSubPr>
            <m:ctrlPr>
              <w:ins w:id="374" w:author="Adrian Stier" w:date="2022-02-24T11:06:00Z">
                <w:rPr>
                  <w:rFonts w:ascii="Cambria Math" w:hAnsi="Cambria Math"/>
                  <w:i/>
                  <w:sz w:val="22"/>
                  <w:szCs w:val="22"/>
                </w:rPr>
              </w:ins>
            </m:ctrlPr>
          </m:sSubPr>
          <m:e>
            <m:r>
              <w:ins w:id="375" w:author="Adrian Stier" w:date="2022-02-24T11:06:00Z">
                <w:rPr>
                  <w:rFonts w:ascii="Cambria Math" w:hAnsi="Cambria Math"/>
                  <w:sz w:val="22"/>
                  <w:szCs w:val="22"/>
                </w:rPr>
                <m:t>0.25B</m:t>
              </w:ins>
            </m:r>
          </m:e>
          <m:sub>
            <m:r>
              <w:ins w:id="376" w:author="Adrian Stier" w:date="2022-02-24T11:06:00Z">
                <w:rPr>
                  <w:rFonts w:ascii="Cambria Math" w:hAnsi="Cambria Math"/>
                  <w:sz w:val="22"/>
                  <w:szCs w:val="22"/>
                </w:rPr>
                <m:t>MSY</m:t>
              </w:ins>
            </m:r>
          </m:sub>
        </m:sSub>
      </m:oMath>
      <w:ins w:id="377" w:author="Adrian Stier" w:date="2022-02-24T11:06:00Z">
        <w:r w:rsidR="004352AB" w:rsidRPr="003805EE">
          <w:rPr>
            <w:rFonts w:ascii="Helvetica" w:hAnsi="Helvetica"/>
            <w:sz w:val="22"/>
            <w:szCs w:val="22"/>
          </w:rPr>
          <w:t>,</w:t>
        </w:r>
      </w:ins>
      <w:r w:rsidR="004352AB" w:rsidRPr="003805EE">
        <w:rPr>
          <w:rFonts w:ascii="Helvetica" w:hAnsi="Helvetica"/>
          <w:sz w:val="22"/>
          <w:szCs w:val="22"/>
        </w:rPr>
        <w:t xml:space="preserve"> where no harvest is allowed (i.e. the limit reference point</w:t>
      </w:r>
      <w:del w:id="378" w:author="Adrian Stier" w:date="2022-02-24T11:06:00Z">
        <w:r w:rsidR="004352AB" w:rsidRPr="003805EE">
          <w:rPr>
            <w:rFonts w:ascii="Helvetica" w:hAnsi="Helvetica"/>
            <w:sz w:val="22"/>
            <w:szCs w:val="22"/>
          </w:rPr>
          <w:delText>). When</w:delText>
        </w:r>
      </w:del>
      <w:ins w:id="379" w:author="Adrian Stier" w:date="2022-02-24T11:06:00Z">
        <w:r w:rsidR="00EC5AD3">
          <w:rPr>
            <w:rFonts w:ascii="Helvetica" w:hAnsi="Helvetica"/>
            <w:sz w:val="22"/>
            <w:szCs w:val="22"/>
          </w:rPr>
          <w:t>;</w:t>
        </w:r>
        <w:r w:rsidR="00854231" w:rsidRPr="00854231">
          <w:rPr>
            <w:rFonts w:ascii="Helvetica" w:hAnsi="Helvetica"/>
            <w:sz w:val="22"/>
            <w:szCs w:val="22"/>
          </w:rPr>
          <w:t xml:space="preserve"> {</w:t>
        </w:r>
        <w:proofErr w:type="spellStart"/>
        <w:r w:rsidR="00854231" w:rsidRPr="00854231">
          <w:rPr>
            <w:rFonts w:ascii="Helvetica" w:hAnsi="Helvetica"/>
            <w:sz w:val="22"/>
            <w:szCs w:val="22"/>
          </w:rPr>
          <w:t>Pikitch</w:t>
        </w:r>
        <w:proofErr w:type="spellEnd"/>
        <w:r w:rsidR="00854231" w:rsidRPr="00854231">
          <w:rPr>
            <w:rFonts w:ascii="Helvetica" w:hAnsi="Helvetica"/>
            <w:sz w:val="22"/>
            <w:szCs w:val="22"/>
          </w:rPr>
          <w:t>, 2012 #</w:t>
        </w:r>
        <w:proofErr w:type="gramStart"/>
        <w:r w:rsidR="00854231" w:rsidRPr="00854231">
          <w:rPr>
            <w:rFonts w:ascii="Helvetica" w:hAnsi="Helvetica"/>
            <w:sz w:val="22"/>
            <w:szCs w:val="22"/>
          </w:rPr>
          <w:t>6528</w:t>
        </w:r>
        <w:r w:rsidR="00854231">
          <w:rPr>
            <w:rFonts w:ascii="Helvetica" w:hAnsi="Helvetica"/>
            <w:sz w:val="22"/>
            <w:szCs w:val="22"/>
          </w:rPr>
          <w:t>;</w:t>
        </w:r>
        <w:r w:rsidR="00854231" w:rsidRPr="00854231">
          <w:rPr>
            <w:rFonts w:ascii="Helvetica" w:hAnsi="Helvetica"/>
            <w:sz w:val="22"/>
            <w:szCs w:val="22"/>
          </w:rPr>
          <w:t>Mildenberger</w:t>
        </w:r>
        <w:proofErr w:type="gramEnd"/>
        <w:r w:rsidR="00854231" w:rsidRPr="00854231">
          <w:rPr>
            <w:rFonts w:ascii="Helvetica" w:hAnsi="Helvetica"/>
            <w:sz w:val="22"/>
            <w:szCs w:val="22"/>
          </w:rPr>
          <w:t>, 2022 #6529</w:t>
        </w:r>
        <w:r w:rsidR="00863FBA">
          <w:rPr>
            <w:rFonts w:ascii="Helvetica" w:hAnsi="Helvetica"/>
            <w:sz w:val="22"/>
            <w:szCs w:val="22"/>
          </w:rPr>
          <w:t>;</w:t>
        </w:r>
        <w:r w:rsidR="00863FBA" w:rsidRPr="00863FBA">
          <w:rPr>
            <w:rFonts w:ascii="Helvetica" w:hAnsi="Helvetica"/>
            <w:sz w:val="22"/>
            <w:szCs w:val="22"/>
          </w:rPr>
          <w:t>Lande, 1997 #6530}</w:t>
        </w:r>
        <w:r w:rsidR="004352AB" w:rsidRPr="003805EE">
          <w:rPr>
            <w:rFonts w:ascii="Helvetica" w:hAnsi="Helvetica"/>
            <w:sz w:val="22"/>
            <w:szCs w:val="22"/>
          </w:rPr>
          <w:t xml:space="preserve">). </w:t>
        </w:r>
        <w:r w:rsidR="00954D84">
          <w:rPr>
            <w:rFonts w:ascii="Helvetica" w:hAnsi="Helvetica"/>
            <w:sz w:val="22"/>
            <w:szCs w:val="22"/>
          </w:rPr>
          <w:t xml:space="preserve"> A generic form of such “hockey stick” harvest control rules</w:t>
        </w:r>
        <w:r w:rsidR="001D365D">
          <w:rPr>
            <w:rFonts w:ascii="Helvetica" w:hAnsi="Helvetica"/>
            <w:sz w:val="22"/>
            <w:szCs w:val="22"/>
          </w:rPr>
          <w:t xml:space="preserve"> is that the harvest rate in year t, </w:t>
        </w:r>
        <w:proofErr w:type="spellStart"/>
        <w:r w:rsidR="001D365D">
          <w:rPr>
            <w:rFonts w:ascii="Helvetica" w:hAnsi="Helvetica"/>
            <w:sz w:val="22"/>
            <w:szCs w:val="22"/>
          </w:rPr>
          <w:t>Ht</w:t>
        </w:r>
        <w:proofErr w:type="spellEnd"/>
        <w:r w:rsidR="001D365D">
          <w:rPr>
            <w:rFonts w:ascii="Helvetica" w:hAnsi="Helvetica"/>
            <w:sz w:val="22"/>
            <w:szCs w:val="22"/>
          </w:rPr>
          <w:t>, equals:</w:t>
        </w:r>
      </w:ins>
    </w:p>
    <w:p w14:paraId="0963ADD1" w14:textId="53420714" w:rsidR="00754010" w:rsidRDefault="00754010" w:rsidP="00754010">
      <w:pPr>
        <w:tabs>
          <w:tab w:val="left" w:pos="8640"/>
        </w:tabs>
        <w:rPr>
          <w:ins w:id="380" w:author="Adrian Stier" w:date="2022-02-24T11:06:00Z"/>
          <w:noProof/>
          <w:sz w:val="22"/>
          <w:szCs w:val="22"/>
        </w:rPr>
      </w:pPr>
    </w:p>
    <w:p w14:paraId="66B25A14" w14:textId="58BDEE16" w:rsidR="00754010" w:rsidRPr="003805EE" w:rsidRDefault="00E3556A" w:rsidP="00754010">
      <w:pPr>
        <w:tabs>
          <w:tab w:val="left" w:pos="8640"/>
        </w:tabs>
        <w:rPr>
          <w:ins w:id="381" w:author="Adrian Stier" w:date="2022-02-24T11:06:00Z"/>
          <w:rFonts w:ascii="Helvetica" w:hAnsi="Helvetica"/>
          <w:sz w:val="22"/>
          <w:szCs w:val="22"/>
        </w:rPr>
      </w:pPr>
      <m:oMath>
        <m:sSub>
          <m:sSubPr>
            <m:ctrlPr>
              <w:ins w:id="382" w:author="Adrian Stier" w:date="2022-02-24T11:06:00Z">
                <w:rPr>
                  <w:rFonts w:ascii="Cambria Math" w:hAnsi="Cambria Math"/>
                  <w:i/>
                  <w:sz w:val="22"/>
                  <w:szCs w:val="22"/>
                </w:rPr>
              </w:ins>
            </m:ctrlPr>
          </m:sSubPr>
          <m:e>
            <m:r>
              <w:ins w:id="383" w:author="Adrian Stier" w:date="2022-02-24T11:06:00Z">
                <w:rPr>
                  <w:rFonts w:ascii="Cambria Math" w:hAnsi="Cambria Math"/>
                  <w:sz w:val="22"/>
                  <w:szCs w:val="22"/>
                </w:rPr>
                <m:t>H</m:t>
              </w:ins>
            </m:r>
          </m:e>
          <m:sub>
            <m:r>
              <w:ins w:id="384" w:author="Adrian Stier" w:date="2022-02-24T11:06:00Z">
                <w:rPr>
                  <w:rFonts w:ascii="Cambria Math" w:hAnsi="Cambria Math"/>
                  <w:sz w:val="22"/>
                  <w:szCs w:val="22"/>
                </w:rPr>
                <m:t>t</m:t>
              </w:ins>
            </m:r>
          </m:sub>
        </m:sSub>
        <m:r>
          <w:ins w:id="385" w:author="Adrian Stier" w:date="2022-02-24T11:06:00Z">
            <w:rPr>
              <w:rFonts w:ascii="Cambria Math" w:hAnsi="Cambria Math"/>
              <w:sz w:val="22"/>
              <w:szCs w:val="22"/>
            </w:rPr>
            <m:t>=</m:t>
          </w:ins>
        </m:r>
        <m:sSub>
          <m:sSubPr>
            <m:ctrlPr>
              <w:ins w:id="386" w:author="Adrian Stier" w:date="2022-02-24T11:06:00Z">
                <w:rPr>
                  <w:rFonts w:ascii="Cambria Math" w:hAnsi="Cambria Math"/>
                  <w:i/>
                  <w:sz w:val="22"/>
                  <w:szCs w:val="22"/>
                </w:rPr>
              </w:ins>
            </m:ctrlPr>
          </m:sSubPr>
          <m:e>
            <m:r>
              <w:ins w:id="387" w:author="Adrian Stier" w:date="2022-02-24T11:06:00Z">
                <w:rPr>
                  <w:rFonts w:ascii="Cambria Math" w:hAnsi="Cambria Math"/>
                  <w:sz w:val="22"/>
                  <w:szCs w:val="22"/>
                </w:rPr>
                <m:t>H</m:t>
              </w:ins>
            </m:r>
          </m:e>
          <m:sub>
            <m:r>
              <w:ins w:id="388" w:author="Adrian Stier" w:date="2022-02-24T11:06:00Z">
                <w:rPr>
                  <w:rFonts w:ascii="Cambria Math" w:hAnsi="Cambria Math"/>
                  <w:sz w:val="22"/>
                  <w:szCs w:val="22"/>
                </w:rPr>
                <m:t>max</m:t>
              </w:ins>
            </m:r>
          </m:sub>
        </m:sSub>
        <m:func>
          <m:funcPr>
            <m:ctrlPr>
              <w:ins w:id="389" w:author="Adrian Stier" w:date="2022-02-24T11:06:00Z">
                <w:rPr>
                  <w:rFonts w:ascii="Cambria Math" w:hAnsi="Cambria Math"/>
                  <w:sz w:val="22"/>
                  <w:szCs w:val="22"/>
                </w:rPr>
              </w:ins>
            </m:ctrlPr>
          </m:funcPr>
          <m:fName>
            <m:r>
              <w:ins w:id="390" w:author="Adrian Stier" w:date="2022-02-24T11:06:00Z">
                <m:rPr>
                  <m:sty m:val="p"/>
                </m:rPr>
                <w:rPr>
                  <w:rFonts w:ascii="Cambria Math" w:hAnsi="Cambria Math"/>
                  <w:sz w:val="22"/>
                  <w:szCs w:val="22"/>
                </w:rPr>
                <m:t>min</m:t>
              </w:ins>
            </m:r>
          </m:fName>
          <m:e>
            <m:d>
              <m:dPr>
                <m:begChr m:val="["/>
                <m:endChr m:val="]"/>
                <m:ctrlPr>
                  <w:ins w:id="391" w:author="Adrian Stier" w:date="2022-02-24T11:06:00Z">
                    <w:rPr>
                      <w:rFonts w:ascii="Cambria Math" w:hAnsi="Cambria Math"/>
                      <w:i/>
                      <w:sz w:val="22"/>
                      <w:szCs w:val="22"/>
                    </w:rPr>
                  </w:ins>
                </m:ctrlPr>
              </m:dPr>
              <m:e>
                <m:r>
                  <w:ins w:id="392" w:author="Adrian Stier" w:date="2022-02-24T11:06:00Z">
                    <w:rPr>
                      <w:rFonts w:ascii="Cambria Math" w:hAnsi="Cambria Math"/>
                      <w:sz w:val="22"/>
                      <w:szCs w:val="22"/>
                    </w:rPr>
                    <m:t>1,</m:t>
                  </w:ins>
                </m:r>
                <m:func>
                  <m:funcPr>
                    <m:ctrlPr>
                      <w:ins w:id="393" w:author="Adrian Stier" w:date="2022-02-24T11:06:00Z">
                        <w:rPr>
                          <w:rFonts w:ascii="Cambria Math" w:hAnsi="Cambria Math"/>
                          <w:sz w:val="22"/>
                          <w:szCs w:val="22"/>
                        </w:rPr>
                      </w:ins>
                    </m:ctrlPr>
                  </m:funcPr>
                  <m:fName>
                    <m:r>
                      <w:ins w:id="394" w:author="Adrian Stier" w:date="2022-02-24T11:06:00Z">
                        <m:rPr>
                          <m:sty m:val="p"/>
                        </m:rPr>
                        <w:rPr>
                          <w:rFonts w:ascii="Cambria Math" w:hAnsi="Cambria Math"/>
                          <w:sz w:val="22"/>
                          <w:szCs w:val="22"/>
                        </w:rPr>
                        <m:t>max</m:t>
                      </w:ins>
                    </m:r>
                    <m:ctrlPr>
                      <w:ins w:id="395" w:author="Adrian Stier" w:date="2022-02-24T11:06:00Z">
                        <w:rPr>
                          <w:rFonts w:ascii="Cambria Math" w:hAnsi="Cambria Math"/>
                          <w:i/>
                          <w:sz w:val="22"/>
                          <w:szCs w:val="22"/>
                        </w:rPr>
                      </w:ins>
                    </m:ctrlPr>
                  </m:fName>
                  <m:e>
                    <m:d>
                      <m:dPr>
                        <m:begChr m:val="["/>
                        <m:endChr m:val="]"/>
                        <m:ctrlPr>
                          <w:ins w:id="396" w:author="Adrian Stier" w:date="2022-02-24T11:06:00Z">
                            <w:rPr>
                              <w:rFonts w:ascii="Cambria Math" w:hAnsi="Cambria Math"/>
                              <w:i/>
                              <w:sz w:val="22"/>
                              <w:szCs w:val="22"/>
                            </w:rPr>
                          </w:ins>
                        </m:ctrlPr>
                      </m:dPr>
                      <m:e>
                        <m:r>
                          <w:ins w:id="397" w:author="Adrian Stier" w:date="2022-02-24T11:06:00Z">
                            <w:rPr>
                              <w:rFonts w:ascii="Cambria Math" w:hAnsi="Cambria Math"/>
                              <w:sz w:val="22"/>
                              <w:szCs w:val="22"/>
                            </w:rPr>
                            <m:t>0,</m:t>
                          </w:ins>
                        </m:r>
                        <m:f>
                          <m:fPr>
                            <m:ctrlPr>
                              <w:ins w:id="398" w:author="Adrian Stier" w:date="2022-02-24T11:06:00Z">
                                <w:rPr>
                                  <w:rFonts w:ascii="Cambria Math" w:hAnsi="Cambria Math"/>
                                  <w:i/>
                                  <w:sz w:val="22"/>
                                  <w:szCs w:val="22"/>
                                </w:rPr>
                              </w:ins>
                            </m:ctrlPr>
                          </m:fPr>
                          <m:num>
                            <m:sSub>
                              <m:sSubPr>
                                <m:ctrlPr>
                                  <w:ins w:id="399" w:author="Adrian Stier" w:date="2022-02-24T11:06:00Z">
                                    <w:rPr>
                                      <w:rFonts w:ascii="Cambria Math" w:hAnsi="Cambria Math"/>
                                      <w:i/>
                                      <w:sz w:val="22"/>
                                      <w:szCs w:val="22"/>
                                    </w:rPr>
                                  </w:ins>
                                </m:ctrlPr>
                              </m:sSubPr>
                              <m:e>
                                <m:acc>
                                  <m:accPr>
                                    <m:ctrlPr>
                                      <w:ins w:id="400" w:author="Adrian Stier" w:date="2022-02-24T11:06:00Z">
                                        <w:rPr>
                                          <w:rFonts w:ascii="Cambria Math" w:hAnsi="Cambria Math"/>
                                          <w:i/>
                                          <w:sz w:val="22"/>
                                          <w:szCs w:val="22"/>
                                        </w:rPr>
                                      </w:ins>
                                    </m:ctrlPr>
                                  </m:accPr>
                                  <m:e>
                                    <m:r>
                                      <w:ins w:id="401" w:author="Adrian Stier" w:date="2022-02-24T11:06:00Z">
                                        <w:rPr>
                                          <w:rFonts w:ascii="Cambria Math" w:hAnsi="Cambria Math"/>
                                          <w:sz w:val="22"/>
                                          <w:szCs w:val="22"/>
                                        </w:rPr>
                                        <m:t>B</m:t>
                                      </w:ins>
                                    </m:r>
                                  </m:e>
                                </m:acc>
                              </m:e>
                              <m:sub>
                                <m:r>
                                  <w:ins w:id="402" w:author="Adrian Stier" w:date="2022-02-24T11:06:00Z">
                                    <w:rPr>
                                      <w:rFonts w:ascii="Cambria Math" w:hAnsi="Cambria Math"/>
                                      <w:sz w:val="22"/>
                                      <w:szCs w:val="22"/>
                                    </w:rPr>
                                    <m:t>t</m:t>
                                  </w:ins>
                                </m:r>
                              </m:sub>
                            </m:sSub>
                            <m:r>
                              <w:ins w:id="403" w:author="Adrian Stier" w:date="2022-02-24T11:06:00Z">
                                <w:rPr>
                                  <w:rFonts w:ascii="Cambria Math" w:hAnsi="Cambria Math"/>
                                  <w:sz w:val="22"/>
                                  <w:szCs w:val="22"/>
                                </w:rPr>
                                <m:t>-</m:t>
                              </w:ins>
                            </m:r>
                            <m:sSub>
                              <m:sSubPr>
                                <m:ctrlPr>
                                  <w:ins w:id="404" w:author="Adrian Stier" w:date="2022-02-24T11:06:00Z">
                                    <w:rPr>
                                      <w:rFonts w:ascii="Cambria Math" w:hAnsi="Cambria Math"/>
                                      <w:i/>
                                      <w:sz w:val="22"/>
                                      <w:szCs w:val="22"/>
                                    </w:rPr>
                                  </w:ins>
                                </m:ctrlPr>
                              </m:sSubPr>
                              <m:e>
                                <m:r>
                                  <w:ins w:id="405" w:author="Adrian Stier" w:date="2022-02-24T11:06:00Z">
                                    <w:rPr>
                                      <w:rFonts w:ascii="Cambria Math" w:hAnsi="Cambria Math"/>
                                      <w:sz w:val="22"/>
                                      <w:szCs w:val="22"/>
                                    </w:rPr>
                                    <m:t>B</m:t>
                                  </w:ins>
                                </m:r>
                              </m:e>
                              <m:sub>
                                <m:r>
                                  <w:ins w:id="406" w:author="Adrian Stier" w:date="2022-02-24T11:06:00Z">
                                    <w:rPr>
                                      <w:rFonts w:ascii="Cambria Math" w:hAnsi="Cambria Math"/>
                                      <w:sz w:val="22"/>
                                      <w:szCs w:val="22"/>
                                    </w:rPr>
                                    <m:t>lim</m:t>
                                  </w:ins>
                                </m:r>
                              </m:sub>
                            </m:sSub>
                          </m:num>
                          <m:den>
                            <m:sSub>
                              <m:sSubPr>
                                <m:ctrlPr>
                                  <w:ins w:id="407" w:author="Adrian Stier" w:date="2022-02-24T11:06:00Z">
                                    <w:rPr>
                                      <w:rFonts w:ascii="Cambria Math" w:hAnsi="Cambria Math"/>
                                      <w:i/>
                                      <w:sz w:val="22"/>
                                      <w:szCs w:val="22"/>
                                    </w:rPr>
                                  </w:ins>
                                </m:ctrlPr>
                              </m:sSubPr>
                              <m:e>
                                <m:r>
                                  <w:ins w:id="408" w:author="Adrian Stier" w:date="2022-02-24T11:06:00Z">
                                    <w:rPr>
                                      <w:rFonts w:ascii="Cambria Math" w:hAnsi="Cambria Math"/>
                                      <w:sz w:val="22"/>
                                      <w:szCs w:val="22"/>
                                    </w:rPr>
                                    <m:t>B</m:t>
                                  </w:ins>
                                </m:r>
                              </m:e>
                              <m:sub>
                                <m:r>
                                  <w:ins w:id="409" w:author="Adrian Stier" w:date="2022-02-24T11:06:00Z">
                                    <w:rPr>
                                      <w:rFonts w:ascii="Cambria Math" w:hAnsi="Cambria Math"/>
                                      <w:sz w:val="22"/>
                                      <w:szCs w:val="22"/>
                                    </w:rPr>
                                    <m:t>tar</m:t>
                                  </w:ins>
                                </m:r>
                              </m:sub>
                            </m:sSub>
                            <m:r>
                              <w:ins w:id="410" w:author="Adrian Stier" w:date="2022-02-24T11:06:00Z">
                                <w:rPr>
                                  <w:rFonts w:ascii="Cambria Math" w:hAnsi="Cambria Math"/>
                                  <w:sz w:val="22"/>
                                  <w:szCs w:val="22"/>
                                </w:rPr>
                                <m:t>-</m:t>
                              </w:ins>
                            </m:r>
                            <m:sSub>
                              <m:sSubPr>
                                <m:ctrlPr>
                                  <w:ins w:id="411" w:author="Adrian Stier" w:date="2022-02-24T11:06:00Z">
                                    <w:rPr>
                                      <w:rFonts w:ascii="Cambria Math" w:hAnsi="Cambria Math"/>
                                      <w:i/>
                                      <w:sz w:val="22"/>
                                      <w:szCs w:val="22"/>
                                    </w:rPr>
                                  </w:ins>
                                </m:ctrlPr>
                              </m:sSubPr>
                              <m:e>
                                <m:r>
                                  <w:ins w:id="412" w:author="Adrian Stier" w:date="2022-02-24T11:06:00Z">
                                    <w:rPr>
                                      <w:rFonts w:ascii="Cambria Math" w:hAnsi="Cambria Math"/>
                                      <w:sz w:val="22"/>
                                      <w:szCs w:val="22"/>
                                    </w:rPr>
                                    <m:t>B</m:t>
                                  </w:ins>
                                </m:r>
                              </m:e>
                              <m:sub>
                                <m:r>
                                  <w:ins w:id="413" w:author="Adrian Stier" w:date="2022-02-24T11:06:00Z">
                                    <w:rPr>
                                      <w:rFonts w:ascii="Cambria Math" w:hAnsi="Cambria Math"/>
                                      <w:sz w:val="22"/>
                                      <w:szCs w:val="22"/>
                                    </w:rPr>
                                    <m:t>lim</m:t>
                                  </w:ins>
                                </m:r>
                              </m:sub>
                            </m:sSub>
                          </m:den>
                        </m:f>
                      </m:e>
                    </m:d>
                  </m:e>
                </m:func>
              </m:e>
            </m:d>
          </m:e>
        </m:func>
      </m:oMath>
      <w:ins w:id="414" w:author="Adrian Stier" w:date="2022-02-24T11:06:00Z">
        <w:r w:rsidR="00754010" w:rsidRPr="003805EE">
          <w:rPr>
            <w:rFonts w:ascii="Helvetica" w:hAnsi="Helvetica"/>
            <w:sz w:val="22"/>
            <w:szCs w:val="22"/>
          </w:rPr>
          <w:t xml:space="preserve"> </w:t>
        </w:r>
        <w:r w:rsidR="00754010" w:rsidRPr="003805EE">
          <w:rPr>
            <w:rFonts w:ascii="Helvetica" w:hAnsi="Helvetica"/>
            <w:sz w:val="22"/>
            <w:szCs w:val="22"/>
          </w:rPr>
          <w:tab/>
          <w:t>(8)</w:t>
        </w:r>
      </w:ins>
    </w:p>
    <w:p w14:paraId="0CAF25A5" w14:textId="77777777" w:rsidR="00754010" w:rsidRDefault="00754010" w:rsidP="006551EE">
      <w:pPr>
        <w:rPr>
          <w:ins w:id="415" w:author="Adrian Stier" w:date="2022-02-24T11:06:00Z"/>
          <w:rFonts w:ascii="Helvetica" w:hAnsi="Helvetica"/>
          <w:sz w:val="22"/>
          <w:szCs w:val="22"/>
        </w:rPr>
      </w:pPr>
    </w:p>
    <w:p w14:paraId="35A51011" w14:textId="3E3F8F31" w:rsidR="00954D84" w:rsidRDefault="001D365D" w:rsidP="00A222ED">
      <w:pPr>
        <w:rPr>
          <w:rFonts w:ascii="Helvetica" w:hAnsi="Helvetica"/>
          <w:sz w:val="22"/>
          <w:szCs w:val="22"/>
        </w:rPr>
        <w:pPrChange w:id="416" w:author="Adrian Stier" w:date="2022-02-24T11:06:00Z">
          <w:pPr>
            <w:spacing w:line="480" w:lineRule="auto"/>
          </w:pPr>
        </w:pPrChange>
      </w:pPr>
      <w:ins w:id="417" w:author="Adrian Stier" w:date="2022-02-24T11:06:00Z">
        <w:r>
          <w:rPr>
            <w:rFonts w:ascii="Helvetica" w:hAnsi="Helvetica"/>
            <w:sz w:val="22"/>
            <w:szCs w:val="22"/>
          </w:rPr>
          <w:t xml:space="preserve">Where </w:t>
        </w:r>
        <w:proofErr w:type="spellStart"/>
        <w:r>
          <w:rPr>
            <w:rFonts w:ascii="Helvetica" w:hAnsi="Helvetica"/>
            <w:sz w:val="22"/>
            <w:szCs w:val="22"/>
          </w:rPr>
          <w:t>Hmax</w:t>
        </w:r>
        <w:proofErr w:type="spellEnd"/>
        <w:r>
          <w:rPr>
            <w:rFonts w:ascii="Helvetica" w:hAnsi="Helvetica"/>
            <w:sz w:val="22"/>
            <w:szCs w:val="22"/>
          </w:rPr>
          <w:t xml:space="preserve"> is the policy-defined maximum harvest rate (often near the harvest rate that maximizes long term catch), </w:t>
        </w:r>
        <w:proofErr w:type="spellStart"/>
        <w:r>
          <w:rPr>
            <w:rFonts w:ascii="Helvetica" w:hAnsi="Helvetica"/>
            <w:sz w:val="22"/>
            <w:szCs w:val="22"/>
          </w:rPr>
          <w:t>B</w:t>
        </w:r>
        <w:r w:rsidRPr="00454D8B">
          <w:rPr>
            <w:rFonts w:ascii="Helvetica" w:hAnsi="Helvetica"/>
            <w:sz w:val="22"/>
            <w:szCs w:val="22"/>
            <w:vertAlign w:val="subscript"/>
          </w:rPr>
          <w:t>lim</w:t>
        </w:r>
        <w:proofErr w:type="spellEnd"/>
        <w:r>
          <w:rPr>
            <w:rFonts w:ascii="Helvetica" w:hAnsi="Helvetica"/>
            <w:sz w:val="22"/>
            <w:szCs w:val="22"/>
          </w:rPr>
          <w:t xml:space="preserve"> is the limit reference point below which no catch is permitted, and </w:t>
        </w:r>
        <w:proofErr w:type="spellStart"/>
        <w:r>
          <w:rPr>
            <w:rFonts w:ascii="Helvetica" w:hAnsi="Helvetica"/>
            <w:sz w:val="22"/>
            <w:szCs w:val="22"/>
          </w:rPr>
          <w:t>Btar</w:t>
        </w:r>
        <w:proofErr w:type="spellEnd"/>
        <w:r>
          <w:rPr>
            <w:rFonts w:ascii="Helvetica" w:hAnsi="Helvetica"/>
            <w:sz w:val="22"/>
            <w:szCs w:val="22"/>
          </w:rPr>
          <w:t xml:space="preserve"> is the target reference point (often B</w:t>
        </w:r>
        <w:r w:rsidRPr="00454D8B">
          <w:rPr>
            <w:rFonts w:ascii="Helvetica" w:hAnsi="Helvetica"/>
            <w:sz w:val="22"/>
            <w:szCs w:val="22"/>
            <w:vertAlign w:val="subscript"/>
          </w:rPr>
          <w:t>MSY</w:t>
        </w:r>
        <w:r>
          <w:rPr>
            <w:rFonts w:ascii="Helvetica" w:hAnsi="Helvetica"/>
            <w:sz w:val="22"/>
            <w:szCs w:val="22"/>
          </w:rPr>
          <w:t xml:space="preserve">). </w:t>
        </w:r>
        <w:r w:rsidR="00A222ED">
          <w:rPr>
            <w:rFonts w:ascii="Helvetica" w:hAnsi="Helvetica"/>
            <w:sz w:val="22"/>
            <w:szCs w:val="22"/>
          </w:rPr>
          <w:t>Under these control rules, the population is harvested at a specified maximum harvest rate when</w:t>
        </w:r>
      </w:ins>
      <w:r w:rsidR="00A222ED">
        <w:rPr>
          <w:rFonts w:ascii="Helvetica" w:hAnsi="Helvetica"/>
          <w:sz w:val="22"/>
          <w:szCs w:val="22"/>
        </w:rPr>
        <w:t xml:space="preserve"> the estimated population </w:t>
      </w:r>
      <w:del w:id="418" w:author="Adrian Stier" w:date="2022-02-24T11:06:00Z">
        <w:r w:rsidR="00C64824" w:rsidRPr="003805EE">
          <w:rPr>
            <w:rFonts w:ascii="Helvetica" w:hAnsi="Helvetica"/>
            <w:sz w:val="22"/>
            <w:szCs w:val="22"/>
          </w:rPr>
          <w:delText>was</w:delText>
        </w:r>
      </w:del>
      <w:ins w:id="419" w:author="Adrian Stier" w:date="2022-02-24T11:06:00Z">
        <w:r w:rsidR="00A222ED">
          <w:rPr>
            <w:rFonts w:ascii="Helvetica" w:hAnsi="Helvetica"/>
            <w:sz w:val="22"/>
            <w:szCs w:val="22"/>
          </w:rPr>
          <w:t>is</w:t>
        </w:r>
      </w:ins>
      <w:r w:rsidR="00A222ED">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w:t>
      </w:r>
      <w:del w:id="420" w:author="Adrian Stier" w:date="2022-02-24T11:06:00Z">
        <w:r w:rsidR="004352AB" w:rsidRPr="003805EE">
          <w:rPr>
            <w:rFonts w:ascii="Helvetica" w:hAnsi="Helvetica"/>
            <w:sz w:val="22"/>
            <w:szCs w:val="22"/>
          </w:rPr>
          <w:delText xml:space="preserve">the population </w:delText>
        </w:r>
        <w:r w:rsidR="001149C6" w:rsidRPr="003805EE">
          <w:rPr>
            <w:rFonts w:ascii="Helvetica" w:hAnsi="Helvetica"/>
            <w:sz w:val="22"/>
            <w:szCs w:val="22"/>
          </w:rPr>
          <w:delText>was</w:delText>
        </w:r>
      </w:del>
      <w:ins w:id="421" w:author="Adrian Stier" w:date="2022-02-24T11:06:00Z">
        <w:r w:rsidR="00A222ED">
          <w:rPr>
            <w:rFonts w:ascii="Helvetica" w:hAnsi="Helvetica"/>
            <w:sz w:val="22"/>
            <w:szCs w:val="22"/>
          </w:rPr>
          <w:t xml:space="preserve"> is</w:t>
        </w:r>
      </w:ins>
      <w:r w:rsidR="00A222ED">
        <w:rPr>
          <w:rFonts w:ascii="Helvetica" w:hAnsi="Helvetica"/>
          <w:sz w:val="22"/>
          <w:szCs w:val="22"/>
        </w:rPr>
        <w:t xml:space="preserve"> harvested at </w:t>
      </w:r>
      <w:del w:id="422" w:author="Adrian Stier" w:date="2022-02-24T11:06:00Z">
        <w:r w:rsidR="004352AB" w:rsidRPr="003805EE">
          <w:rPr>
            <w:rFonts w:ascii="Helvetica" w:hAnsi="Helvetica"/>
            <w:sz w:val="22"/>
            <w:szCs w:val="22"/>
          </w:rPr>
          <w:delText xml:space="preserve">a maximum harvest mortality rate </w:delText>
        </w:r>
      </w:del>
      <m:oMath>
        <m:sSub>
          <m:sSubPr>
            <m:ctrlPr>
              <w:del w:id="423" w:author="Adrian Stier" w:date="2022-02-24T11:06:00Z">
                <w:rPr>
                  <w:rFonts w:ascii="Cambria Math" w:hAnsi="Cambria Math"/>
                  <w:i/>
                  <w:sz w:val="22"/>
                  <w:szCs w:val="22"/>
                </w:rPr>
              </w:del>
            </m:ctrlPr>
          </m:sSubPr>
          <m:e>
            <m:r>
              <w:del w:id="424" w:author="Adrian Stier" w:date="2022-02-24T11:06:00Z">
                <w:rPr>
                  <w:rFonts w:ascii="Cambria Math" w:hAnsi="Cambria Math"/>
                  <w:sz w:val="22"/>
                  <w:szCs w:val="22"/>
                </w:rPr>
                <m:t>H</m:t>
              </w:del>
            </m:r>
          </m:e>
          <m:sub>
            <m:r>
              <w:del w:id="425" w:author="Adrian Stier" w:date="2022-02-24T11:06:00Z">
                <w:rPr>
                  <w:rFonts w:ascii="Cambria Math" w:hAnsi="Cambria Math"/>
                  <w:sz w:val="22"/>
                  <w:szCs w:val="22"/>
                </w:rPr>
                <m:t>max</m:t>
              </w:del>
            </m:r>
          </m:sub>
        </m:sSub>
      </m:oMath>
      <w:del w:id="426" w:author="Adrian Stier" w:date="2022-02-24T11:06:00Z">
        <w:r w:rsidR="004352AB" w:rsidRPr="003805EE">
          <w:rPr>
            <w:rFonts w:ascii="Helvetica" w:hAnsi="Helvetica"/>
            <w:sz w:val="22"/>
            <w:szCs w:val="22"/>
          </w:rPr>
          <w:delText xml:space="preserve">. When </w:delText>
        </w:r>
      </w:del>
      <m:oMath>
        <m:sSub>
          <m:sSubPr>
            <m:ctrlPr>
              <w:del w:id="427" w:author="Adrian Stier" w:date="2022-02-24T11:06:00Z">
                <w:rPr>
                  <w:rFonts w:ascii="Cambria Math" w:hAnsi="Cambria Math"/>
                  <w:i/>
                  <w:sz w:val="22"/>
                  <w:szCs w:val="22"/>
                </w:rPr>
              </w:del>
            </m:ctrlPr>
          </m:sSubPr>
          <m:e>
            <m:acc>
              <m:accPr>
                <m:ctrlPr>
                  <w:del w:id="428" w:author="Adrian Stier" w:date="2022-02-24T11:06:00Z">
                    <w:rPr>
                      <w:rFonts w:ascii="Cambria Math" w:hAnsi="Cambria Math"/>
                      <w:i/>
                      <w:sz w:val="22"/>
                      <w:szCs w:val="22"/>
                    </w:rPr>
                  </w:del>
                </m:ctrlPr>
              </m:accPr>
              <m:e>
                <m:r>
                  <w:del w:id="429" w:author="Adrian Stier" w:date="2022-02-24T11:06:00Z">
                    <w:rPr>
                      <w:rFonts w:ascii="Cambria Math" w:hAnsi="Cambria Math"/>
                      <w:sz w:val="22"/>
                      <w:szCs w:val="22"/>
                    </w:rPr>
                    <m:t>B</m:t>
                  </w:del>
                </m:r>
              </m:e>
            </m:acc>
          </m:e>
          <m:sub>
            <m:r>
              <w:del w:id="430" w:author="Adrian Stier" w:date="2022-02-24T11:06:00Z">
                <w:rPr>
                  <w:rFonts w:ascii="Cambria Math" w:hAnsi="Cambria Math"/>
                  <w:sz w:val="22"/>
                  <w:szCs w:val="22"/>
                </w:rPr>
                <m:t>t</m:t>
              </w:del>
            </m:r>
          </m:sub>
        </m:sSub>
      </m:oMath>
      <w:del w:id="431" w:author="Adrian Stier" w:date="2022-02-24T11:06:00Z">
        <w:r w:rsidR="004352AB" w:rsidRPr="003805EE">
          <w:rPr>
            <w:rFonts w:ascii="Helvetica" w:hAnsi="Helvetica"/>
            <w:sz w:val="22"/>
            <w:szCs w:val="22"/>
          </w:rPr>
          <w:delText xml:space="preserve"> </w:delText>
        </w:r>
        <w:r w:rsidR="001149C6" w:rsidRPr="003805EE">
          <w:rPr>
            <w:rFonts w:ascii="Helvetica" w:hAnsi="Helvetica"/>
            <w:sz w:val="22"/>
            <w:szCs w:val="22"/>
          </w:rPr>
          <w:delText>was</w:delText>
        </w:r>
      </w:del>
      <w:ins w:id="432" w:author="Adrian Stier" w:date="2022-02-24T11:06:00Z">
        <w:r w:rsidR="00A222ED">
          <w:rPr>
            <w:rFonts w:ascii="Helvetica" w:hAnsi="Helvetica"/>
            <w:sz w:val="22"/>
            <w:szCs w:val="22"/>
          </w:rPr>
          <w:t>decreasing rates as the</w:t>
        </w:r>
      </w:ins>
      <w:r w:rsidR="00A222ED">
        <w:rPr>
          <w:rFonts w:ascii="Helvetica" w:hAnsi="Helvetica"/>
          <w:sz w:val="22"/>
          <w:szCs w:val="22"/>
        </w:rPr>
        <w:t xml:space="preserve"> estimated </w:t>
      </w:r>
      <w:del w:id="433" w:author="Adrian Stier" w:date="2022-02-24T11:06:00Z">
        <w:r w:rsidR="004352AB" w:rsidRPr="003805EE">
          <w:rPr>
            <w:rFonts w:ascii="Helvetica" w:hAnsi="Helvetica"/>
            <w:sz w:val="22"/>
            <w:szCs w:val="22"/>
          </w:rPr>
          <w:delText xml:space="preserve">above </w:delText>
        </w:r>
      </w:del>
      <m:oMath>
        <m:sSub>
          <m:sSubPr>
            <m:ctrlPr>
              <w:del w:id="434" w:author="Adrian Stier" w:date="2022-02-24T11:06:00Z">
                <w:rPr>
                  <w:rFonts w:ascii="Cambria Math" w:hAnsi="Cambria Math"/>
                  <w:i/>
                  <w:sz w:val="22"/>
                  <w:szCs w:val="22"/>
                </w:rPr>
              </w:del>
            </m:ctrlPr>
          </m:sSubPr>
          <m:e>
            <m:r>
              <w:del w:id="435" w:author="Adrian Stier" w:date="2022-02-24T11:06:00Z">
                <w:rPr>
                  <w:rFonts w:ascii="Cambria Math" w:hAnsi="Cambria Math"/>
                  <w:sz w:val="22"/>
                  <w:szCs w:val="22"/>
                </w:rPr>
                <m:t>0.25B</m:t>
              </w:del>
            </m:r>
          </m:e>
          <m:sub>
            <m:r>
              <w:del w:id="436" w:author="Adrian Stier" w:date="2022-02-24T11:06:00Z">
                <w:rPr>
                  <w:rFonts w:ascii="Cambria Math" w:hAnsi="Cambria Math"/>
                  <w:sz w:val="22"/>
                  <w:szCs w:val="22"/>
                </w:rPr>
                <m:t>MSY</m:t>
              </w:del>
            </m:r>
          </m:sub>
        </m:sSub>
      </m:oMath>
      <w:del w:id="437" w:author="Adrian Stier" w:date="2022-02-24T11:06:00Z">
        <w:r w:rsidR="004352AB" w:rsidRPr="003805EE">
          <w:rPr>
            <w:rFonts w:ascii="Helvetica" w:hAnsi="Helvetica"/>
            <w:sz w:val="22"/>
            <w:szCs w:val="22"/>
          </w:rPr>
          <w:delText xml:space="preserve"> and below </w:delText>
        </w:r>
      </w:del>
      <m:oMath>
        <m:sSub>
          <m:sSubPr>
            <m:ctrlPr>
              <w:del w:id="438" w:author="Adrian Stier" w:date="2022-02-24T11:06:00Z">
                <w:rPr>
                  <w:rFonts w:ascii="Cambria Math" w:hAnsi="Cambria Math"/>
                  <w:i/>
                  <w:sz w:val="22"/>
                  <w:szCs w:val="22"/>
                </w:rPr>
              </w:del>
            </m:ctrlPr>
          </m:sSubPr>
          <m:e>
            <m:r>
              <w:del w:id="439" w:author="Adrian Stier" w:date="2022-02-24T11:06:00Z">
                <w:rPr>
                  <w:rFonts w:ascii="Cambria Math" w:hAnsi="Cambria Math"/>
                  <w:sz w:val="22"/>
                  <w:szCs w:val="22"/>
                </w:rPr>
                <m:t>B</m:t>
              </w:del>
            </m:r>
          </m:e>
          <m:sub>
            <m:r>
              <w:del w:id="440" w:author="Adrian Stier" w:date="2022-02-24T11:06:00Z">
                <w:rPr>
                  <w:rFonts w:ascii="Cambria Math" w:hAnsi="Cambria Math"/>
                  <w:sz w:val="22"/>
                  <w:szCs w:val="22"/>
                </w:rPr>
                <m:t>MSY</m:t>
              </w:del>
            </m:r>
          </m:sub>
        </m:sSub>
      </m:oMath>
      <w:del w:id="441" w:author="Adrian Stier" w:date="2022-02-24T11:06:00Z">
        <w:r w:rsidR="004352AB" w:rsidRPr="003805EE">
          <w:rPr>
            <w:rFonts w:ascii="Helvetica" w:hAnsi="Helvetica"/>
            <w:sz w:val="22"/>
            <w:szCs w:val="22"/>
          </w:rPr>
          <w:delText>, the rate of harvest increase</w:delText>
        </w:r>
        <w:r w:rsidR="001149C6" w:rsidRPr="003805EE">
          <w:rPr>
            <w:rFonts w:ascii="Helvetica" w:hAnsi="Helvetica"/>
            <w:sz w:val="22"/>
            <w:szCs w:val="22"/>
          </w:rPr>
          <w:delText>d</w:delText>
        </w:r>
        <w:r w:rsidR="004352AB" w:rsidRPr="003805EE">
          <w:rPr>
            <w:rFonts w:ascii="Helvetica" w:hAnsi="Helvetica"/>
            <w:sz w:val="22"/>
            <w:szCs w:val="22"/>
          </w:rPr>
          <w:delText xml:space="preserve"> as a linear function of </w:delText>
        </w:r>
      </w:del>
      <w:ins w:id="442" w:author="Adrian Stier" w:date="2022-02-24T11:06:00Z">
        <w:r w:rsidR="00A222ED">
          <w:rPr>
            <w:rFonts w:ascii="Helvetica" w:hAnsi="Helvetica"/>
            <w:sz w:val="22"/>
            <w:szCs w:val="22"/>
          </w:rPr>
          <w:t xml:space="preserve">population falls below </w:t>
        </w:r>
        <w:proofErr w:type="spellStart"/>
        <w:r w:rsidR="00A222ED">
          <w:rPr>
            <w:rFonts w:ascii="Helvetica" w:hAnsi="Helvetica"/>
            <w:sz w:val="22"/>
            <w:szCs w:val="22"/>
          </w:rPr>
          <w:t>Bmsy</w:t>
        </w:r>
        <w:proofErr w:type="spellEnd"/>
        <w:r w:rsidR="00A222ED">
          <w:rPr>
            <w:rFonts w:ascii="Helvetica" w:hAnsi="Helvetica"/>
            <w:sz w:val="22"/>
            <w:szCs w:val="22"/>
          </w:rPr>
          <w:t xml:space="preserve">, and is set to 0 when </w:t>
        </w:r>
      </w:ins>
      <w:r w:rsidR="00A222ED">
        <w:rPr>
          <w:rFonts w:ascii="Helvetica" w:hAnsi="Helvetica"/>
          <w:sz w:val="22"/>
          <w:szCs w:val="22"/>
        </w:rPr>
        <w:t xml:space="preserve">the estimated </w:t>
      </w:r>
      <w:del w:id="443" w:author="Adrian Stier" w:date="2022-02-24T11:06:00Z">
        <w:r w:rsidR="004352AB" w:rsidRPr="003805EE">
          <w:rPr>
            <w:rFonts w:ascii="Helvetica" w:hAnsi="Helvetica"/>
            <w:sz w:val="22"/>
            <w:szCs w:val="22"/>
          </w:rPr>
          <w:delText>biomass (</w:delText>
        </w:r>
      </w:del>
      <m:oMath>
        <m:sSub>
          <m:sSubPr>
            <m:ctrlPr>
              <w:del w:id="444" w:author="Adrian Stier" w:date="2022-02-24T11:06:00Z">
                <w:rPr>
                  <w:rFonts w:ascii="Cambria Math" w:hAnsi="Cambria Math"/>
                  <w:i/>
                  <w:sz w:val="22"/>
                  <w:szCs w:val="22"/>
                </w:rPr>
              </w:del>
            </m:ctrlPr>
          </m:sSubPr>
          <m:e>
            <m:acc>
              <m:accPr>
                <m:ctrlPr>
                  <w:del w:id="445" w:author="Adrian Stier" w:date="2022-02-24T11:06:00Z">
                    <w:rPr>
                      <w:rFonts w:ascii="Cambria Math" w:hAnsi="Cambria Math"/>
                      <w:i/>
                      <w:sz w:val="22"/>
                      <w:szCs w:val="22"/>
                    </w:rPr>
                  </w:del>
                </m:ctrlPr>
              </m:accPr>
              <m:e>
                <m:r>
                  <w:del w:id="446" w:author="Adrian Stier" w:date="2022-02-24T11:06:00Z">
                    <w:rPr>
                      <w:rFonts w:ascii="Cambria Math" w:hAnsi="Cambria Math"/>
                      <w:sz w:val="22"/>
                      <w:szCs w:val="22"/>
                    </w:rPr>
                    <m:t>B</m:t>
                  </w:del>
                </m:r>
              </m:e>
            </m:acc>
          </m:e>
          <m:sub>
            <m:r>
              <w:del w:id="447" w:author="Adrian Stier" w:date="2022-02-24T11:06:00Z">
                <w:rPr>
                  <w:rFonts w:ascii="Cambria Math" w:hAnsi="Cambria Math"/>
                  <w:sz w:val="22"/>
                  <w:szCs w:val="22"/>
                </w:rPr>
                <m:t>t</m:t>
              </w:del>
            </m:r>
          </m:sub>
        </m:sSub>
      </m:oMath>
      <w:del w:id="448" w:author="Adrian Stier" w:date="2022-02-24T11:06:00Z">
        <w:r w:rsidR="004352AB" w:rsidRPr="003805EE">
          <w:rPr>
            <w:rFonts w:ascii="Helvetica" w:hAnsi="Helvetica"/>
            <w:sz w:val="22"/>
            <w:szCs w:val="22"/>
          </w:rPr>
          <w:delText>):</w:delText>
        </w:r>
      </w:del>
      <w:ins w:id="449" w:author="Adrian Stier" w:date="2022-02-24T11:06:00Z">
        <w:r w:rsidR="00A222ED">
          <w:rPr>
            <w:rFonts w:ascii="Helvetica" w:hAnsi="Helvetica"/>
            <w:sz w:val="22"/>
            <w:szCs w:val="22"/>
          </w:rPr>
          <w:t xml:space="preserve">population is below </w:t>
        </w:r>
        <w:proofErr w:type="spellStart"/>
        <w:r w:rsidR="00A222ED">
          <w:rPr>
            <w:rFonts w:ascii="Helvetica" w:hAnsi="Helvetica"/>
            <w:sz w:val="22"/>
            <w:szCs w:val="22"/>
          </w:rPr>
          <w:t>Blim</w:t>
        </w:r>
        <w:proofErr w:type="spellEnd"/>
        <w:r w:rsidR="00A222ED">
          <w:rPr>
            <w:rFonts w:ascii="Helvetica" w:hAnsi="Helvetica"/>
            <w:sz w:val="22"/>
            <w:szCs w:val="22"/>
          </w:rPr>
          <w:t>.</w:t>
        </w:r>
      </w:ins>
      <w:r w:rsidR="00A222ED">
        <w:rPr>
          <w:rFonts w:ascii="Helvetica" w:hAnsi="Helvetica"/>
          <w:sz w:val="22"/>
          <w:szCs w:val="22"/>
        </w:rPr>
        <w:t xml:space="preserve"> </w:t>
      </w:r>
    </w:p>
    <w:p w14:paraId="27651A9A" w14:textId="77777777" w:rsidR="004352AB" w:rsidRPr="003805EE" w:rsidRDefault="004352AB" w:rsidP="00E65B1B">
      <w:pPr>
        <w:spacing w:line="480" w:lineRule="auto"/>
        <w:rPr>
          <w:del w:id="450" w:author="Adrian Stier" w:date="2022-02-24T11:06:00Z"/>
          <w:rFonts w:ascii="Helvetica" w:hAnsi="Helvetica"/>
          <w:sz w:val="22"/>
          <w:szCs w:val="22"/>
        </w:rPr>
      </w:pPr>
    </w:p>
    <w:p w14:paraId="6CBA4A94" w14:textId="77777777" w:rsidR="004352AB" w:rsidRPr="003805EE" w:rsidRDefault="00E3556A" w:rsidP="00E65B1B">
      <w:pPr>
        <w:tabs>
          <w:tab w:val="left" w:pos="8640"/>
        </w:tabs>
        <w:spacing w:line="480" w:lineRule="auto"/>
        <w:rPr>
          <w:del w:id="451" w:author="Adrian Stier" w:date="2022-02-24T11:06:00Z"/>
          <w:rFonts w:ascii="Helvetica" w:hAnsi="Helvetica"/>
          <w:sz w:val="22"/>
          <w:szCs w:val="22"/>
        </w:rPr>
      </w:pPr>
      <m:oMath>
        <m:sSub>
          <m:sSubPr>
            <m:ctrlPr>
              <w:del w:id="452" w:author="Adrian Stier" w:date="2022-02-24T11:06:00Z">
                <w:rPr>
                  <w:rFonts w:ascii="Cambria Math" w:hAnsi="Cambria Math"/>
                  <w:i/>
                  <w:sz w:val="22"/>
                  <w:szCs w:val="22"/>
                </w:rPr>
              </w:del>
            </m:ctrlPr>
          </m:sSubPr>
          <m:e>
            <m:sSub>
              <m:sSubPr>
                <m:ctrlPr>
                  <w:del w:id="453" w:author="Adrian Stier" w:date="2022-02-24T11:06:00Z">
                    <w:rPr>
                      <w:rFonts w:ascii="Cambria Math" w:hAnsi="Cambria Math"/>
                      <w:i/>
                      <w:sz w:val="22"/>
                      <w:szCs w:val="22"/>
                    </w:rPr>
                  </w:del>
                </m:ctrlPr>
              </m:sSubPr>
              <m:e>
                <m:r>
                  <w:del w:id="454" w:author="Adrian Stier" w:date="2022-02-24T11:06:00Z">
                    <w:rPr>
                      <w:rFonts w:ascii="Cambria Math" w:hAnsi="Cambria Math"/>
                      <w:sz w:val="22"/>
                      <w:szCs w:val="22"/>
                    </w:rPr>
                    <m:t>H</m:t>
                  </w:del>
                </m:r>
              </m:e>
              <m:sub>
                <m:r>
                  <w:del w:id="455" w:author="Adrian Stier" w:date="2022-02-24T11:06:00Z">
                    <w:rPr>
                      <w:rFonts w:ascii="Cambria Math" w:hAnsi="Cambria Math"/>
                      <w:sz w:val="22"/>
                      <w:szCs w:val="22"/>
                    </w:rPr>
                    <m:t>t</m:t>
                  </w:del>
                </m:r>
              </m:sub>
            </m:sSub>
            <m:r>
              <w:del w:id="456" w:author="Adrian Stier" w:date="2022-02-24T11:06:00Z">
                <w:rPr>
                  <w:rFonts w:ascii="Cambria Math" w:hAnsi="Cambria Math"/>
                  <w:sz w:val="22"/>
                  <w:szCs w:val="22"/>
                </w:rPr>
                <m:t>=H</m:t>
              </w:del>
            </m:r>
          </m:e>
          <m:sub>
            <m:r>
              <w:del w:id="457" w:author="Adrian Stier" w:date="2022-02-24T11:06:00Z">
                <w:rPr>
                  <w:rFonts w:ascii="Cambria Math" w:hAnsi="Cambria Math"/>
                  <w:sz w:val="22"/>
                  <w:szCs w:val="22"/>
                </w:rPr>
                <m:t>0</m:t>
              </w:del>
            </m:r>
          </m:sub>
        </m:sSub>
        <m:r>
          <w:del w:id="458" w:author="Adrian Stier" w:date="2022-02-24T11:06:00Z">
            <w:rPr>
              <w:rFonts w:ascii="Cambria Math" w:hAnsi="Cambria Math"/>
              <w:sz w:val="22"/>
              <w:szCs w:val="22"/>
            </w:rPr>
            <m:t>+b</m:t>
          </w:del>
        </m:r>
        <m:sSub>
          <m:sSubPr>
            <m:ctrlPr>
              <w:del w:id="459" w:author="Adrian Stier" w:date="2022-02-24T11:06:00Z">
                <w:rPr>
                  <w:rFonts w:ascii="Cambria Math" w:hAnsi="Cambria Math"/>
                  <w:i/>
                  <w:sz w:val="22"/>
                  <w:szCs w:val="22"/>
                </w:rPr>
              </w:del>
            </m:ctrlPr>
          </m:sSubPr>
          <m:e>
            <m:acc>
              <m:accPr>
                <m:ctrlPr>
                  <w:del w:id="460" w:author="Adrian Stier" w:date="2022-02-24T11:06:00Z">
                    <w:rPr>
                      <w:rFonts w:ascii="Cambria Math" w:hAnsi="Cambria Math"/>
                      <w:i/>
                      <w:sz w:val="22"/>
                      <w:szCs w:val="22"/>
                    </w:rPr>
                  </w:del>
                </m:ctrlPr>
              </m:accPr>
              <m:e>
                <m:r>
                  <w:del w:id="461" w:author="Adrian Stier" w:date="2022-02-24T11:06:00Z">
                    <w:rPr>
                      <w:rFonts w:ascii="Cambria Math" w:hAnsi="Cambria Math"/>
                      <w:sz w:val="22"/>
                      <w:szCs w:val="22"/>
                    </w:rPr>
                    <m:t>B</m:t>
                  </w:del>
                </m:r>
              </m:e>
            </m:acc>
          </m:e>
          <m:sub>
            <m:r>
              <w:del w:id="462" w:author="Adrian Stier" w:date="2022-02-24T11:06:00Z">
                <w:rPr>
                  <w:rFonts w:ascii="Cambria Math" w:hAnsi="Cambria Math"/>
                  <w:sz w:val="22"/>
                  <w:szCs w:val="22"/>
                </w:rPr>
                <m:t>t</m:t>
              </w:del>
            </m:r>
          </m:sub>
        </m:sSub>
      </m:oMath>
      <w:del w:id="463" w:author="Adrian Stier" w:date="2022-02-24T11:06:00Z">
        <w:r w:rsidR="004352AB" w:rsidRPr="003805EE">
          <w:rPr>
            <w:rFonts w:ascii="Helvetica" w:hAnsi="Helvetica"/>
            <w:sz w:val="22"/>
            <w:szCs w:val="22"/>
          </w:rPr>
          <w:delText>,</w:delText>
        </w:r>
        <w:r w:rsidR="004352AB" w:rsidRPr="003805EE">
          <w:rPr>
            <w:rFonts w:ascii="Helvetica" w:hAnsi="Helvetica"/>
            <w:sz w:val="22"/>
            <w:szCs w:val="22"/>
          </w:rPr>
          <w:tab/>
          <w:delText>(</w:delText>
        </w:r>
        <w:r w:rsidR="00555417" w:rsidRPr="003805EE">
          <w:rPr>
            <w:rFonts w:ascii="Helvetica" w:hAnsi="Helvetica"/>
            <w:sz w:val="22"/>
            <w:szCs w:val="22"/>
          </w:rPr>
          <w:delText>5</w:delText>
        </w:r>
        <w:r w:rsidR="004352AB" w:rsidRPr="003805EE">
          <w:rPr>
            <w:rFonts w:ascii="Helvetica" w:hAnsi="Helvetica"/>
            <w:sz w:val="22"/>
            <w:szCs w:val="22"/>
          </w:rPr>
          <w:delText>)</w:delText>
        </w:r>
        <w:r w:rsidR="004352AB" w:rsidRPr="003805EE">
          <w:rPr>
            <w:rFonts w:ascii="Helvetica" w:hAnsi="Helvetica"/>
            <w:sz w:val="22"/>
            <w:szCs w:val="22"/>
          </w:rPr>
          <w:tab/>
        </w:r>
        <w:r w:rsidR="004352AB" w:rsidRPr="003805EE">
          <w:rPr>
            <w:rFonts w:ascii="Helvetica" w:hAnsi="Helvetica"/>
            <w:sz w:val="22"/>
            <w:szCs w:val="22"/>
          </w:rPr>
          <w:tab/>
        </w:r>
      </w:del>
    </w:p>
    <w:p w14:paraId="41CBF84A" w14:textId="77777777" w:rsidR="004352AB" w:rsidRPr="003805EE" w:rsidRDefault="004352AB" w:rsidP="00E65B1B">
      <w:pPr>
        <w:spacing w:line="480" w:lineRule="auto"/>
        <w:rPr>
          <w:del w:id="464" w:author="Adrian Stier" w:date="2022-02-24T11:06:00Z"/>
          <w:rFonts w:ascii="Helvetica" w:hAnsi="Helvetica"/>
          <w:sz w:val="22"/>
          <w:szCs w:val="22"/>
        </w:rPr>
      </w:pPr>
      <w:del w:id="465" w:author="Adrian Stier" w:date="2022-02-24T11:06:00Z">
        <w:r w:rsidRPr="003805EE">
          <w:rPr>
            <w:rFonts w:ascii="Helvetica" w:hAnsi="Helvetica"/>
            <w:sz w:val="22"/>
            <w:szCs w:val="22"/>
          </w:rPr>
          <w:delText>where the rate of increase in harvest</w:delText>
        </w:r>
      </w:del>
    </w:p>
    <w:p w14:paraId="490117B5" w14:textId="77777777" w:rsidR="004352AB" w:rsidRPr="003805EE" w:rsidRDefault="004352AB" w:rsidP="00E65B1B">
      <w:pPr>
        <w:spacing w:line="480" w:lineRule="auto"/>
        <w:rPr>
          <w:del w:id="466" w:author="Adrian Stier" w:date="2022-02-24T11:06:00Z"/>
          <w:rFonts w:ascii="Helvetica" w:hAnsi="Helvetica"/>
          <w:sz w:val="22"/>
          <w:szCs w:val="22"/>
        </w:rPr>
      </w:pPr>
    </w:p>
    <w:p w14:paraId="49F75903" w14:textId="77777777" w:rsidR="004352AB" w:rsidRPr="003805EE" w:rsidRDefault="004352AB" w:rsidP="00E65B1B">
      <w:pPr>
        <w:tabs>
          <w:tab w:val="left" w:pos="8640"/>
        </w:tabs>
        <w:spacing w:line="480" w:lineRule="auto"/>
        <w:rPr>
          <w:del w:id="467" w:author="Adrian Stier" w:date="2022-02-24T11:06:00Z"/>
          <w:rFonts w:ascii="Helvetica" w:hAnsi="Helvetica"/>
          <w:sz w:val="22"/>
          <w:szCs w:val="22"/>
        </w:rPr>
      </w:pPr>
      <w:del w:id="468" w:author="Adrian Stier" w:date="2022-02-24T11:06:00Z">
        <w:r w:rsidRPr="003805EE">
          <w:rPr>
            <w:rFonts w:ascii="Helvetica" w:hAnsi="Helvetica"/>
            <w:sz w:val="22"/>
            <w:szCs w:val="22"/>
          </w:rPr>
          <w:delText xml:space="preserve"> </w:delText>
        </w:r>
      </w:del>
      <m:oMath>
        <m:r>
          <w:del w:id="469" w:author="Adrian Stier" w:date="2022-02-24T11:06:00Z">
            <w:rPr>
              <w:rFonts w:ascii="Cambria Math" w:hAnsi="Cambria Math"/>
              <w:sz w:val="22"/>
              <w:szCs w:val="22"/>
            </w:rPr>
            <m:t>b=</m:t>
          </w:del>
        </m:r>
        <m:sSub>
          <m:sSubPr>
            <m:ctrlPr>
              <w:del w:id="470" w:author="Adrian Stier" w:date="2022-02-24T11:06:00Z">
                <w:rPr>
                  <w:rFonts w:ascii="Cambria Math" w:hAnsi="Cambria Math"/>
                  <w:i/>
                  <w:sz w:val="22"/>
                  <w:szCs w:val="22"/>
                </w:rPr>
              </w:del>
            </m:ctrlPr>
          </m:sSubPr>
          <m:e>
            <m:r>
              <w:del w:id="471" w:author="Adrian Stier" w:date="2022-02-24T11:06:00Z">
                <w:rPr>
                  <w:rFonts w:ascii="Cambria Math" w:hAnsi="Cambria Math"/>
                  <w:sz w:val="22"/>
                  <w:szCs w:val="22"/>
                </w:rPr>
                <m:t>H</m:t>
              </w:del>
            </m:r>
          </m:e>
          <m:sub>
            <m:r>
              <w:del w:id="472" w:author="Adrian Stier" w:date="2022-02-24T11:06:00Z">
                <w:rPr>
                  <w:rFonts w:ascii="Cambria Math" w:hAnsi="Cambria Math"/>
                  <w:sz w:val="22"/>
                  <w:szCs w:val="22"/>
                </w:rPr>
                <m:t>max</m:t>
              </w:del>
            </m:r>
          </m:sub>
        </m:sSub>
        <m:r>
          <w:del w:id="473" w:author="Adrian Stier" w:date="2022-02-24T11:06:00Z">
            <w:rPr>
              <w:rFonts w:ascii="Cambria Math" w:hAnsi="Cambria Math"/>
              <w:sz w:val="22"/>
              <w:szCs w:val="22"/>
            </w:rPr>
            <m:t>/</m:t>
          </w:del>
        </m:r>
        <m:sSub>
          <m:sSubPr>
            <m:ctrlPr>
              <w:del w:id="474" w:author="Adrian Stier" w:date="2022-02-24T11:06:00Z">
                <w:rPr>
                  <w:rFonts w:ascii="Cambria Math" w:hAnsi="Cambria Math"/>
                  <w:i/>
                  <w:sz w:val="22"/>
                  <w:szCs w:val="22"/>
                </w:rPr>
              </w:del>
            </m:ctrlPr>
          </m:sSubPr>
          <m:e>
            <m:r>
              <w:del w:id="475" w:author="Adrian Stier" w:date="2022-02-24T11:06:00Z">
                <w:rPr>
                  <w:rFonts w:ascii="Cambria Math" w:hAnsi="Cambria Math"/>
                  <w:sz w:val="22"/>
                  <w:szCs w:val="22"/>
                </w:rPr>
                <m:t>(B</m:t>
              </w:del>
            </m:r>
          </m:e>
          <m:sub>
            <m:r>
              <w:del w:id="476" w:author="Adrian Stier" w:date="2022-02-24T11:06:00Z">
                <w:rPr>
                  <w:rFonts w:ascii="Cambria Math" w:hAnsi="Cambria Math"/>
                  <w:sz w:val="22"/>
                  <w:szCs w:val="22"/>
                </w:rPr>
                <m:t>MSY</m:t>
              </w:del>
            </m:r>
          </m:sub>
        </m:sSub>
        <m:r>
          <w:del w:id="477" w:author="Adrian Stier" w:date="2022-02-24T11:06:00Z">
            <w:rPr>
              <w:rFonts w:ascii="Cambria Math" w:hAnsi="Cambria Math"/>
              <w:sz w:val="22"/>
              <w:szCs w:val="22"/>
            </w:rPr>
            <m:t>-</m:t>
          </w:del>
        </m:r>
        <m:sSub>
          <m:sSubPr>
            <m:ctrlPr>
              <w:del w:id="478" w:author="Adrian Stier" w:date="2022-02-24T11:06:00Z">
                <w:rPr>
                  <w:rFonts w:ascii="Cambria Math" w:hAnsi="Cambria Math"/>
                  <w:i/>
                  <w:sz w:val="22"/>
                  <w:szCs w:val="22"/>
                </w:rPr>
              </w:del>
            </m:ctrlPr>
          </m:sSubPr>
          <m:e>
            <m:r>
              <w:del w:id="479" w:author="Adrian Stier" w:date="2022-02-24T11:06:00Z">
                <w:rPr>
                  <w:rFonts w:ascii="Cambria Math" w:hAnsi="Cambria Math"/>
                  <w:sz w:val="22"/>
                  <w:szCs w:val="22"/>
                </w:rPr>
                <m:t>0.25B</m:t>
              </w:del>
            </m:r>
          </m:e>
          <m:sub>
            <m:r>
              <w:del w:id="480" w:author="Adrian Stier" w:date="2022-02-24T11:06:00Z">
                <w:rPr>
                  <w:rFonts w:ascii="Cambria Math" w:hAnsi="Cambria Math"/>
                  <w:sz w:val="22"/>
                  <w:szCs w:val="22"/>
                </w:rPr>
                <m:t>MSY</m:t>
              </w:del>
            </m:r>
          </m:sub>
        </m:sSub>
        <m:r>
          <w:del w:id="481" w:author="Adrian Stier" w:date="2022-02-24T11:06:00Z">
            <w:rPr>
              <w:rFonts w:ascii="Cambria Math" w:hAnsi="Cambria Math"/>
              <w:sz w:val="22"/>
              <w:szCs w:val="22"/>
            </w:rPr>
            <m:t>)</m:t>
          </w:del>
        </m:r>
      </m:oMath>
      <w:del w:id="482" w:author="Adrian Stier" w:date="2022-02-24T11:06:00Z">
        <w:r w:rsidRPr="003805EE">
          <w:rPr>
            <w:rFonts w:ascii="Helvetica" w:hAnsi="Helvetica"/>
            <w:sz w:val="22"/>
            <w:szCs w:val="22"/>
          </w:rPr>
          <w:delText xml:space="preserve"> </w:delText>
        </w:r>
        <w:r w:rsidRPr="003805EE">
          <w:rPr>
            <w:rFonts w:ascii="Helvetica" w:hAnsi="Helvetica"/>
            <w:sz w:val="22"/>
            <w:szCs w:val="22"/>
          </w:rPr>
          <w:tab/>
          <w:delText>(</w:delText>
        </w:r>
        <w:r w:rsidR="00555417" w:rsidRPr="003805EE">
          <w:rPr>
            <w:rFonts w:ascii="Helvetica" w:hAnsi="Helvetica"/>
            <w:sz w:val="22"/>
            <w:szCs w:val="22"/>
          </w:rPr>
          <w:delText>6</w:delText>
        </w:r>
        <w:r w:rsidRPr="003805EE">
          <w:rPr>
            <w:rFonts w:ascii="Helvetica" w:hAnsi="Helvetica"/>
            <w:sz w:val="22"/>
            <w:szCs w:val="22"/>
          </w:rPr>
          <w:delText>)</w:delText>
        </w:r>
      </w:del>
    </w:p>
    <w:p w14:paraId="311EB543" w14:textId="77777777" w:rsidR="004352AB" w:rsidRPr="003805EE" w:rsidRDefault="004352AB" w:rsidP="00E65B1B">
      <w:pPr>
        <w:spacing w:line="480" w:lineRule="auto"/>
        <w:rPr>
          <w:del w:id="483" w:author="Adrian Stier" w:date="2022-02-24T11:06:00Z"/>
          <w:rFonts w:ascii="Helvetica" w:hAnsi="Helvetica"/>
          <w:sz w:val="22"/>
          <w:szCs w:val="22"/>
        </w:rPr>
      </w:pPr>
    </w:p>
    <w:p w14:paraId="021C97C5" w14:textId="77777777" w:rsidR="004352AB" w:rsidRPr="003805EE" w:rsidRDefault="004352AB" w:rsidP="00E65B1B">
      <w:pPr>
        <w:spacing w:line="480" w:lineRule="auto"/>
        <w:rPr>
          <w:del w:id="484" w:author="Adrian Stier" w:date="2022-02-24T11:06:00Z"/>
          <w:rFonts w:ascii="Helvetica" w:hAnsi="Helvetica"/>
          <w:sz w:val="22"/>
          <w:szCs w:val="22"/>
        </w:rPr>
      </w:pPr>
      <w:del w:id="485" w:author="Adrian Stier" w:date="2022-02-24T11:06:00Z">
        <w:r w:rsidRPr="003805EE">
          <w:rPr>
            <w:rFonts w:ascii="Helvetica" w:hAnsi="Helvetica"/>
            <w:sz w:val="22"/>
            <w:szCs w:val="22"/>
          </w:rPr>
          <w:delText xml:space="preserve">and </w:delText>
        </w:r>
      </w:del>
    </w:p>
    <w:p w14:paraId="1DF71E89" w14:textId="77777777" w:rsidR="004352AB" w:rsidRPr="003805EE" w:rsidRDefault="004352AB" w:rsidP="00E65B1B">
      <w:pPr>
        <w:spacing w:line="480" w:lineRule="auto"/>
        <w:rPr>
          <w:del w:id="486" w:author="Adrian Stier" w:date="2022-02-24T11:06:00Z"/>
          <w:rFonts w:ascii="Helvetica" w:hAnsi="Helvetica"/>
          <w:sz w:val="22"/>
          <w:szCs w:val="22"/>
        </w:rPr>
      </w:pPr>
    </w:p>
    <w:p w14:paraId="4B987766" w14:textId="2C5B2991" w:rsidR="004352AB" w:rsidRPr="003805EE" w:rsidRDefault="00E3556A" w:rsidP="006551EE">
      <w:pPr>
        <w:tabs>
          <w:tab w:val="left" w:pos="8640"/>
        </w:tabs>
        <w:rPr>
          <w:rFonts w:ascii="Helvetica" w:hAnsi="Helvetica"/>
          <w:sz w:val="22"/>
          <w:szCs w:val="22"/>
        </w:rPr>
        <w:pPrChange w:id="487" w:author="Adrian Stier" w:date="2022-02-24T11:06:00Z">
          <w:pPr>
            <w:tabs>
              <w:tab w:val="left" w:pos="8640"/>
            </w:tabs>
            <w:spacing w:line="480" w:lineRule="auto"/>
          </w:pPr>
        </w:pPrChange>
      </w:pPr>
      <m:oMath>
        <m:sSub>
          <m:sSubPr>
            <m:ctrlPr>
              <w:del w:id="488" w:author="Adrian Stier" w:date="2022-02-24T11:06:00Z">
                <w:rPr>
                  <w:rFonts w:ascii="Cambria Math" w:hAnsi="Cambria Math"/>
                  <w:i/>
                  <w:sz w:val="22"/>
                  <w:szCs w:val="22"/>
                </w:rPr>
              </w:del>
            </m:ctrlPr>
          </m:sSubPr>
          <m:e>
            <m:r>
              <w:del w:id="489" w:author="Adrian Stier" w:date="2022-02-24T11:06:00Z">
                <w:rPr>
                  <w:rFonts w:ascii="Cambria Math" w:hAnsi="Cambria Math"/>
                  <w:sz w:val="22"/>
                  <w:szCs w:val="22"/>
                </w:rPr>
                <m:t>H</m:t>
              </w:del>
            </m:r>
          </m:e>
          <m:sub>
            <m:r>
              <w:del w:id="490" w:author="Adrian Stier" w:date="2022-02-24T11:06:00Z">
                <w:rPr>
                  <w:rFonts w:ascii="Cambria Math" w:hAnsi="Cambria Math"/>
                  <w:sz w:val="22"/>
                  <w:szCs w:val="22"/>
                </w:rPr>
                <m:t>0</m:t>
              </w:del>
            </m:r>
          </m:sub>
        </m:sSub>
        <m:r>
          <w:del w:id="491" w:author="Adrian Stier" w:date="2022-02-24T11:06:00Z">
            <w:rPr>
              <w:rFonts w:ascii="Cambria Math" w:hAnsi="Cambria Math"/>
              <w:sz w:val="22"/>
              <w:szCs w:val="22"/>
            </w:rPr>
            <m:t>=-(</m:t>
          </w:del>
        </m:r>
        <m:sSub>
          <m:sSubPr>
            <m:ctrlPr>
              <w:del w:id="492" w:author="Adrian Stier" w:date="2022-02-24T11:06:00Z">
                <w:rPr>
                  <w:rFonts w:ascii="Cambria Math" w:hAnsi="Cambria Math"/>
                  <w:i/>
                  <w:sz w:val="22"/>
                  <w:szCs w:val="22"/>
                </w:rPr>
              </w:del>
            </m:ctrlPr>
          </m:sSubPr>
          <m:e>
            <m:r>
              <w:del w:id="493" w:author="Adrian Stier" w:date="2022-02-24T11:06:00Z">
                <w:rPr>
                  <w:rFonts w:ascii="Cambria Math" w:hAnsi="Cambria Math"/>
                  <w:sz w:val="22"/>
                  <w:szCs w:val="22"/>
                </w:rPr>
                <m:t>H</m:t>
              </w:del>
            </m:r>
          </m:e>
          <m:sub>
            <m:r>
              <w:del w:id="494" w:author="Adrian Stier" w:date="2022-02-24T11:06:00Z">
                <w:rPr>
                  <w:rFonts w:ascii="Cambria Math" w:hAnsi="Cambria Math"/>
                  <w:sz w:val="22"/>
                  <w:szCs w:val="22"/>
                </w:rPr>
                <m:t>max</m:t>
              </w:del>
            </m:r>
          </m:sub>
        </m:sSub>
        <m:r>
          <w:del w:id="495" w:author="Adrian Stier" w:date="2022-02-24T11:06:00Z">
            <w:rPr>
              <w:rFonts w:ascii="Cambria Math" w:hAnsi="Cambria Math"/>
              <w:sz w:val="22"/>
              <w:szCs w:val="22"/>
            </w:rPr>
            <m:t>0.25</m:t>
          </w:del>
        </m:r>
        <m:sSub>
          <m:sSubPr>
            <m:ctrlPr>
              <w:del w:id="496" w:author="Adrian Stier" w:date="2022-02-24T11:06:00Z">
                <w:rPr>
                  <w:rFonts w:ascii="Cambria Math" w:hAnsi="Cambria Math"/>
                  <w:i/>
                  <w:sz w:val="22"/>
                  <w:szCs w:val="22"/>
                </w:rPr>
              </w:del>
            </m:ctrlPr>
          </m:sSubPr>
          <m:e>
            <m:r>
              <w:del w:id="497" w:author="Adrian Stier" w:date="2022-02-24T11:06:00Z">
                <w:rPr>
                  <w:rFonts w:ascii="Cambria Math" w:hAnsi="Cambria Math"/>
                  <w:sz w:val="22"/>
                  <w:szCs w:val="22"/>
                </w:rPr>
                <m:t>B</m:t>
              </w:del>
            </m:r>
          </m:e>
          <m:sub>
            <m:r>
              <w:del w:id="498" w:author="Adrian Stier" w:date="2022-02-24T11:06:00Z">
                <w:rPr>
                  <w:rFonts w:ascii="Cambria Math" w:hAnsi="Cambria Math"/>
                  <w:sz w:val="22"/>
                  <w:szCs w:val="22"/>
                </w:rPr>
                <m:t>MSY</m:t>
              </w:del>
            </m:r>
          </m:sub>
        </m:sSub>
        <m:r>
          <w:del w:id="499" w:author="Adrian Stier" w:date="2022-02-24T11:06:00Z">
            <w:rPr>
              <w:rFonts w:ascii="Cambria Math" w:hAnsi="Cambria Math"/>
              <w:sz w:val="22"/>
              <w:szCs w:val="22"/>
            </w:rPr>
            <m:t>)/</m:t>
          </w:del>
        </m:r>
        <m:sSub>
          <m:sSubPr>
            <m:ctrlPr>
              <w:del w:id="500" w:author="Adrian Stier" w:date="2022-02-24T11:06:00Z">
                <w:rPr>
                  <w:rFonts w:ascii="Cambria Math" w:hAnsi="Cambria Math"/>
                  <w:i/>
                  <w:sz w:val="22"/>
                  <w:szCs w:val="22"/>
                </w:rPr>
              </w:del>
            </m:ctrlPr>
          </m:sSubPr>
          <m:e>
            <m:r>
              <w:del w:id="501" w:author="Adrian Stier" w:date="2022-02-24T11:06:00Z">
                <w:rPr>
                  <w:rFonts w:ascii="Cambria Math" w:hAnsi="Cambria Math"/>
                  <w:sz w:val="22"/>
                  <w:szCs w:val="22"/>
                </w:rPr>
                <m:t>(B</m:t>
              </w:del>
            </m:r>
          </m:e>
          <m:sub>
            <m:r>
              <w:del w:id="502" w:author="Adrian Stier" w:date="2022-02-24T11:06:00Z">
                <w:rPr>
                  <w:rFonts w:ascii="Cambria Math" w:hAnsi="Cambria Math"/>
                  <w:sz w:val="22"/>
                  <w:szCs w:val="22"/>
                </w:rPr>
                <m:t>MSY</m:t>
              </w:del>
            </m:r>
          </m:sub>
        </m:sSub>
        <m:r>
          <w:del w:id="503" w:author="Adrian Stier" w:date="2022-02-24T11:06:00Z">
            <w:rPr>
              <w:rFonts w:ascii="Cambria Math" w:hAnsi="Cambria Math"/>
              <w:sz w:val="22"/>
              <w:szCs w:val="22"/>
            </w:rPr>
            <m:t>-</m:t>
          </w:del>
        </m:r>
        <m:sSub>
          <m:sSubPr>
            <m:ctrlPr>
              <w:del w:id="504" w:author="Adrian Stier" w:date="2022-02-24T11:06:00Z">
                <w:rPr>
                  <w:rFonts w:ascii="Cambria Math" w:hAnsi="Cambria Math"/>
                  <w:i/>
                  <w:sz w:val="22"/>
                  <w:szCs w:val="22"/>
                </w:rPr>
              </w:del>
            </m:ctrlPr>
          </m:sSubPr>
          <m:e>
            <m:r>
              <w:del w:id="505" w:author="Adrian Stier" w:date="2022-02-24T11:06:00Z">
                <w:rPr>
                  <w:rFonts w:ascii="Cambria Math" w:hAnsi="Cambria Math"/>
                  <w:sz w:val="22"/>
                  <w:szCs w:val="22"/>
                </w:rPr>
                <m:t>0.25B</m:t>
              </w:del>
            </m:r>
          </m:e>
          <m:sub>
            <m:r>
              <w:del w:id="506" w:author="Adrian Stier" w:date="2022-02-24T11:06:00Z">
                <w:rPr>
                  <w:rFonts w:ascii="Cambria Math" w:hAnsi="Cambria Math"/>
                  <w:sz w:val="22"/>
                  <w:szCs w:val="22"/>
                </w:rPr>
                <m:t>MSY</m:t>
              </w:del>
            </m:r>
          </m:sub>
        </m:sSub>
        <m:r>
          <w:del w:id="507" w:author="Adrian Stier" w:date="2022-02-24T11:06:00Z">
            <w:rPr>
              <w:rFonts w:ascii="Cambria Math" w:hAnsi="Cambria Math"/>
              <w:sz w:val="22"/>
              <w:szCs w:val="22"/>
            </w:rPr>
            <m:t>)</m:t>
          </w:del>
        </m:r>
      </m:oMath>
      <w:del w:id="508" w:author="Adrian Stier" w:date="2022-02-24T11:06:00Z">
        <w:r w:rsidR="004352AB" w:rsidRPr="003805EE">
          <w:rPr>
            <w:rFonts w:ascii="Helvetica" w:hAnsi="Helvetica"/>
            <w:sz w:val="22"/>
            <w:szCs w:val="22"/>
          </w:rPr>
          <w:delText xml:space="preserve">. </w:delText>
        </w:r>
        <w:r w:rsidR="004352AB" w:rsidRPr="003805EE">
          <w:rPr>
            <w:rFonts w:ascii="Helvetica" w:hAnsi="Helvetica"/>
            <w:sz w:val="22"/>
            <w:szCs w:val="22"/>
          </w:rPr>
          <w:tab/>
          <w:delText>(</w:delText>
        </w:r>
        <w:r w:rsidR="00555417" w:rsidRPr="003805EE">
          <w:rPr>
            <w:rFonts w:ascii="Helvetica" w:hAnsi="Helvetica"/>
            <w:sz w:val="22"/>
            <w:szCs w:val="22"/>
          </w:rPr>
          <w:delText>7</w:delText>
        </w:r>
        <w:r w:rsidR="004352AB" w:rsidRPr="003805EE">
          <w:rPr>
            <w:rFonts w:ascii="Helvetica" w:hAnsi="Helvetica"/>
            <w:sz w:val="22"/>
            <w:szCs w:val="22"/>
          </w:rPr>
          <w:delText>)</w:delText>
        </w:r>
        <w:r w:rsidR="004352AB" w:rsidRPr="003805EE">
          <w:rPr>
            <w:rFonts w:ascii="Helvetica" w:hAnsi="Helvetica"/>
            <w:sz w:val="22"/>
            <w:szCs w:val="22"/>
          </w:rPr>
          <w:tab/>
        </w:r>
      </w:del>
      <w:r w:rsidR="004352AB" w:rsidRPr="003805EE">
        <w:rPr>
          <w:rFonts w:ascii="Helvetica" w:hAnsi="Helvetica"/>
          <w:sz w:val="22"/>
          <w:szCs w:val="22"/>
        </w:rPr>
        <w:tab/>
      </w:r>
    </w:p>
    <w:p w14:paraId="21D1FD4B" w14:textId="40566835" w:rsidR="004352AB" w:rsidRPr="003805EE" w:rsidRDefault="004352AB" w:rsidP="006551EE">
      <w:pPr>
        <w:rPr>
          <w:rFonts w:ascii="Helvetica" w:hAnsi="Helvetica"/>
          <w:sz w:val="22"/>
          <w:szCs w:val="22"/>
        </w:rPr>
        <w:pPrChange w:id="509" w:author="Adrian Stier" w:date="2022-02-24T11:06:00Z">
          <w:pPr>
            <w:spacing w:line="480" w:lineRule="auto"/>
          </w:pPr>
        </w:pPrChange>
      </w:pPr>
      <w:r w:rsidRPr="003805EE">
        <w:rPr>
          <w:rFonts w:ascii="Helvetica" w:hAnsi="Helvetica"/>
          <w:sz w:val="22"/>
          <w:szCs w:val="22"/>
        </w:rPr>
        <w:t>The total</w:t>
      </w:r>
      <w:del w:id="510" w:author="Adrian Stier" w:date="2022-02-24T11:06:00Z">
        <w:r w:rsidRPr="003805EE">
          <w:rPr>
            <w:rFonts w:ascii="Helvetica" w:hAnsi="Helvetica"/>
            <w:sz w:val="22"/>
            <w:szCs w:val="22"/>
          </w:rPr>
          <w:delText xml:space="preserve"> expected</w:delText>
        </w:r>
      </w:del>
      <w:r w:rsidRPr="003805EE">
        <w:rPr>
          <w:rFonts w:ascii="Helvetica" w:hAnsi="Helvetica"/>
          <w:sz w:val="22"/>
          <w:szCs w:val="22"/>
        </w:rPr>
        <w:t xml:space="preserve">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6551EE">
      <w:pPr>
        <w:rPr>
          <w:rFonts w:ascii="Helvetica" w:hAnsi="Helvetica"/>
          <w:sz w:val="22"/>
          <w:szCs w:val="22"/>
        </w:rPr>
        <w:pPrChange w:id="511" w:author="Adrian Stier" w:date="2022-02-24T11:06:00Z">
          <w:pPr>
            <w:spacing w:line="480" w:lineRule="auto"/>
          </w:pPr>
        </w:pPrChange>
      </w:pPr>
    </w:p>
    <w:p w14:paraId="14114F33" w14:textId="0BDA30C0" w:rsidR="004352AB" w:rsidRPr="003805EE" w:rsidRDefault="004352AB" w:rsidP="006551EE">
      <w:pPr>
        <w:tabs>
          <w:tab w:val="left" w:pos="8640"/>
        </w:tabs>
        <w:rPr>
          <w:rFonts w:ascii="Helvetica" w:hAnsi="Helvetica"/>
          <w:sz w:val="22"/>
          <w:szCs w:val="22"/>
        </w:rPr>
        <w:pPrChange w:id="512" w:author="Adrian Stier" w:date="2022-02-24T11:06:00Z">
          <w:pPr>
            <w:tabs>
              <w:tab w:val="left" w:pos="8640"/>
            </w:tabs>
            <w:spacing w:line="480" w:lineRule="auto"/>
          </w:pPr>
        </w:pPrChange>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1983A923" w14:textId="77777777" w:rsidR="0082735A" w:rsidRDefault="0082735A" w:rsidP="0082735A">
      <w:pPr>
        <w:rPr>
          <w:rFonts w:ascii="Helvetica" w:hAnsi="Helvetica"/>
          <w:sz w:val="22"/>
          <w:szCs w:val="22"/>
        </w:rPr>
        <w:pPrChange w:id="513" w:author="Adrian Stier" w:date="2022-02-24T11:06:00Z">
          <w:pPr>
            <w:tabs>
              <w:tab w:val="left" w:pos="8640"/>
            </w:tabs>
            <w:spacing w:line="480" w:lineRule="auto"/>
          </w:pPr>
        </w:pPrChange>
      </w:pPr>
    </w:p>
    <w:p w14:paraId="55C48EA9" w14:textId="6D62DCC5" w:rsidR="004352AB" w:rsidRDefault="004352AB" w:rsidP="006551EE">
      <w:pPr>
        <w:rPr>
          <w:rFonts w:ascii="Helvetica" w:hAnsi="Helvetica"/>
          <w:sz w:val="22"/>
          <w:szCs w:val="22"/>
        </w:rPr>
        <w:pPrChange w:id="514" w:author="Adrian Stier" w:date="2022-02-24T11:06:00Z">
          <w:pPr>
            <w:spacing w:line="480" w:lineRule="auto"/>
          </w:pPr>
        </w:pPrChange>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del w:id="515" w:author="Adrian Stier" w:date="2022-02-24T11:06:00Z">
        <w:r w:rsidRPr="003805EE">
          <w:rPr>
            <w:rFonts w:ascii="Helvetica" w:hAnsi="Helvetica"/>
            <w:sz w:val="22"/>
            <w:szCs w:val="22"/>
          </w:rPr>
          <w:delText>20</w:delText>
        </w:r>
      </w:del>
      <w:ins w:id="516" w:author="Adrian Stier" w:date="2022-02-24T11:06:00Z">
        <w:r w:rsidR="00E17B07">
          <w:rPr>
            <w:rFonts w:ascii="Helvetica" w:hAnsi="Helvetica"/>
            <w:sz w:val="22"/>
            <w:szCs w:val="22"/>
          </w:rPr>
          <w:t>50</w:t>
        </w:r>
      </w:ins>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del w:id="517" w:author="Adrian Stier" w:date="2022-02-24T11:06:00Z">
        <w:r w:rsidR="00B60BD9" w:rsidRPr="003805EE">
          <w:rPr>
            <w:rFonts w:ascii="Helvetica" w:hAnsi="Helvetica"/>
            <w:sz w:val="22"/>
            <w:szCs w:val="22"/>
          </w:rPr>
          <w:delText>20</w:delText>
        </w:r>
      </w:del>
      <w:ins w:id="518" w:author="Adrian Stier" w:date="2022-02-24T11:06:00Z">
        <w:r w:rsidR="00E17B07">
          <w:rPr>
            <w:rFonts w:ascii="Helvetica" w:hAnsi="Helvetica"/>
            <w:sz w:val="22"/>
            <w:szCs w:val="22"/>
          </w:rPr>
          <w:t>50</w:t>
        </w:r>
      </w:ins>
      <w:r w:rsidR="00B60BD9" w:rsidRPr="003805EE">
        <w:rPr>
          <w:rFonts w:ascii="Helvetica" w:hAnsi="Helvetica"/>
          <w:sz w:val="22"/>
          <w:szCs w:val="22"/>
        </w:rPr>
        <w:t>-year simulations with low and high uncertainty in estimated biomass see</w:t>
      </w:r>
      <w:ins w:id="519" w:author="Adrian Stier" w:date="2022-02-24T11:06:00Z">
        <w:r w:rsidR="00B60BD9" w:rsidRPr="003805EE">
          <w:rPr>
            <w:rFonts w:ascii="Helvetica" w:hAnsi="Helvetica"/>
            <w:sz w:val="22"/>
            <w:szCs w:val="22"/>
          </w:rPr>
          <w:t xml:space="preserve"> </w:t>
        </w:r>
        <w:r w:rsidR="0019036C">
          <w:rPr>
            <w:rFonts w:ascii="Helvetica" w:hAnsi="Helvetica"/>
            <w:sz w:val="22"/>
            <w:szCs w:val="22"/>
          </w:rPr>
          <w:t>ESM 1,</w:t>
        </w:r>
      </w:ins>
      <w:r w:rsidR="0019036C">
        <w:rPr>
          <w:rFonts w:ascii="Helvetica" w:hAnsi="Helvetica"/>
          <w:sz w:val="22"/>
          <w:szCs w:val="22"/>
        </w:rPr>
        <w:t xml:space="preserve"> </w:t>
      </w:r>
      <w:r w:rsidR="00B60BD9" w:rsidRPr="003805EE">
        <w:rPr>
          <w:rFonts w:ascii="Helvetica" w:hAnsi="Helvetica"/>
          <w:sz w:val="22"/>
          <w:szCs w:val="22"/>
        </w:rPr>
        <w:t xml:space="preserve">Figure S1. </w:t>
      </w:r>
    </w:p>
    <w:p w14:paraId="5576F192" w14:textId="68A61F56" w:rsidR="009D1A67" w:rsidRDefault="009D1A67" w:rsidP="006551EE">
      <w:pPr>
        <w:rPr>
          <w:rFonts w:ascii="Helvetica" w:hAnsi="Helvetica"/>
          <w:sz w:val="22"/>
          <w:szCs w:val="22"/>
        </w:rPr>
        <w:pPrChange w:id="520" w:author="Adrian Stier" w:date="2022-02-24T11:06:00Z">
          <w:pPr>
            <w:spacing w:line="480" w:lineRule="auto"/>
          </w:pPr>
        </w:pPrChange>
      </w:pPr>
    </w:p>
    <w:p w14:paraId="480D1C8E" w14:textId="68848E7D" w:rsidR="00A222ED" w:rsidRDefault="00A222ED" w:rsidP="006551EE">
      <w:pPr>
        <w:rPr>
          <w:ins w:id="521" w:author="Adrian Stier" w:date="2022-02-24T11:06:00Z"/>
          <w:rFonts w:ascii="Helvetica" w:hAnsi="Helvetica"/>
          <w:sz w:val="22"/>
          <w:szCs w:val="22"/>
        </w:rPr>
      </w:pPr>
      <w:ins w:id="522" w:author="Adrian Stier" w:date="2022-02-24T11:06:00Z">
        <w:r>
          <w:rPr>
            <w:rFonts w:ascii="Helvetica" w:hAnsi="Helvetica"/>
            <w:sz w:val="22"/>
            <w:szCs w:val="22"/>
          </w:rPr>
          <w:t xml:space="preserve">There is no single established value for </w:t>
        </w:r>
        <w:proofErr w:type="spellStart"/>
        <w:r>
          <w:rPr>
            <w:rFonts w:ascii="Helvetica" w:hAnsi="Helvetica"/>
            <w:sz w:val="22"/>
            <w:szCs w:val="22"/>
          </w:rPr>
          <w:t>Blim</w:t>
        </w:r>
        <w:proofErr w:type="spellEnd"/>
        <w:r>
          <w:rPr>
            <w:rFonts w:ascii="Helvetica" w:hAnsi="Helvetica"/>
            <w:sz w:val="22"/>
            <w:szCs w:val="22"/>
          </w:rPr>
          <w:t>, but often ranges between to near 0, to greater than 0.75 BMSY for species that have high ecological value like forage fish (</w:t>
        </w:r>
        <w:proofErr w:type="spellStart"/>
        <w:r>
          <w:rPr>
            <w:rFonts w:ascii="Helvetica" w:hAnsi="Helvetica"/>
            <w:sz w:val="22"/>
            <w:szCs w:val="22"/>
          </w:rPr>
          <w:t>Pikitch</w:t>
        </w:r>
        <w:proofErr w:type="spellEnd"/>
        <w:r>
          <w:rPr>
            <w:rFonts w:ascii="Helvetica" w:hAnsi="Helvetica"/>
            <w:sz w:val="22"/>
            <w:szCs w:val="22"/>
          </w:rPr>
          <w:t xml:space="preserve"> et al. 20xxx) to values below 0.1 B</w:t>
        </w:r>
        <w:r w:rsidRPr="00BB0B2C">
          <w:rPr>
            <w:rFonts w:ascii="Helvetica" w:hAnsi="Helvetica"/>
            <w:sz w:val="22"/>
            <w:szCs w:val="22"/>
            <w:vertAlign w:val="subscript"/>
          </w:rPr>
          <w:t>MSY</w:t>
        </w:r>
        <w:r>
          <w:rPr>
            <w:rFonts w:ascii="Helvetica" w:hAnsi="Helvetica"/>
            <w:sz w:val="22"/>
            <w:szCs w:val="22"/>
          </w:rPr>
          <w:t xml:space="preserve"> (</w:t>
        </w:r>
        <w:proofErr w:type="spellStart"/>
        <w:r>
          <w:rPr>
            <w:rFonts w:ascii="Helvetica" w:hAnsi="Helvetica"/>
            <w:sz w:val="22"/>
            <w:szCs w:val="22"/>
          </w:rPr>
          <w:t>Milenerger</w:t>
        </w:r>
        <w:proofErr w:type="spellEnd"/>
        <w:r>
          <w:rPr>
            <w:rFonts w:ascii="Helvetica" w:hAnsi="Helvetica"/>
            <w:sz w:val="22"/>
            <w:szCs w:val="22"/>
          </w:rPr>
          <w:t xml:space="preserve"> et al. 2022)   Here we chose an intermediate value of </w:t>
        </w:r>
        <w:proofErr w:type="spellStart"/>
        <w:r>
          <w:rPr>
            <w:rFonts w:ascii="Helvetica" w:hAnsi="Helvetica"/>
            <w:sz w:val="22"/>
            <w:szCs w:val="22"/>
          </w:rPr>
          <w:t>Blim</w:t>
        </w:r>
        <w:proofErr w:type="spellEnd"/>
        <w:r>
          <w:rPr>
            <w:rFonts w:ascii="Helvetica" w:hAnsi="Helvetica"/>
            <w:sz w:val="22"/>
            <w:szCs w:val="22"/>
          </w:rPr>
          <w:t xml:space="preserve"> = 0.25 </w:t>
        </w:r>
        <w:proofErr w:type="spellStart"/>
        <w:r>
          <w:rPr>
            <w:rFonts w:ascii="Helvetica" w:hAnsi="Helvetica"/>
            <w:sz w:val="22"/>
            <w:szCs w:val="22"/>
          </w:rPr>
          <w:t>Bmsy</w:t>
        </w:r>
        <w:proofErr w:type="spellEnd"/>
        <w:r>
          <w:rPr>
            <w:rFonts w:ascii="Helvetica" w:hAnsi="Helvetica"/>
            <w:sz w:val="22"/>
            <w:szCs w:val="22"/>
          </w:rPr>
          <w:t xml:space="preserve">.  </w:t>
        </w:r>
      </w:ins>
    </w:p>
    <w:p w14:paraId="405B300B" w14:textId="77777777" w:rsidR="00A222ED" w:rsidRDefault="00A222ED" w:rsidP="006551EE">
      <w:pPr>
        <w:rPr>
          <w:ins w:id="523" w:author="Adrian Stier" w:date="2022-02-24T11:06:00Z"/>
          <w:rFonts w:ascii="Helvetica" w:hAnsi="Helvetica"/>
          <w:sz w:val="22"/>
          <w:szCs w:val="22"/>
        </w:rPr>
      </w:pPr>
    </w:p>
    <w:p w14:paraId="775BCA9B" w14:textId="3695F4E9" w:rsidR="009D1A67" w:rsidRDefault="00973CDC" w:rsidP="009D1A67">
      <w:pPr>
        <w:rPr>
          <w:ins w:id="524" w:author="Adrian Stier" w:date="2022-02-24T11:06:00Z"/>
          <w:rFonts w:ascii="Helvetica" w:hAnsi="Helvetica"/>
          <w:sz w:val="22"/>
          <w:szCs w:val="22"/>
        </w:rPr>
      </w:pPr>
      <w:ins w:id="525" w:author="Adrian Stier" w:date="2022-02-24T11:06:00Z">
        <w:r>
          <w:rPr>
            <w:rFonts w:ascii="Helvetica" w:hAnsi="Helvetica"/>
            <w:sz w:val="22"/>
            <w:szCs w:val="22"/>
          </w:rPr>
          <w:t>We</w:t>
        </w:r>
        <w:r w:rsidR="009D1A67">
          <w:rPr>
            <w:rFonts w:ascii="Helvetica" w:hAnsi="Helvetica"/>
            <w:sz w:val="22"/>
            <w:szCs w:val="22"/>
          </w:rPr>
          <w:t xml:space="preserve"> </w:t>
        </w:r>
        <w:r>
          <w:rPr>
            <w:rFonts w:ascii="Helvetica" w:hAnsi="Helvetica"/>
            <w:sz w:val="22"/>
            <w:szCs w:val="22"/>
          </w:rPr>
          <w:t>considered</w:t>
        </w:r>
        <w:r w:rsidR="009D1A67">
          <w:rPr>
            <w:rFonts w:ascii="Helvetica" w:hAnsi="Helvetica"/>
            <w:sz w:val="22"/>
            <w:szCs w:val="22"/>
          </w:rPr>
          <w:t xml:space="preserve"> variation in </w:t>
        </w:r>
        <w:r w:rsidR="004E341B">
          <w:rPr>
            <w:rFonts w:ascii="Helvetica" w:hAnsi="Helvetica"/>
            <w:sz w:val="22"/>
            <w:szCs w:val="22"/>
          </w:rPr>
          <w:t xml:space="preserve">harvest pressure that </w:t>
        </w:r>
        <w:r w:rsidR="00D967AB">
          <w:rPr>
            <w:rFonts w:ascii="Helvetica" w:hAnsi="Helvetica"/>
            <w:sz w:val="22"/>
            <w:szCs w:val="22"/>
          </w:rPr>
          <w:t xml:space="preserve">was </w:t>
        </w:r>
        <w:r>
          <w:rPr>
            <w:rFonts w:ascii="Helvetica" w:hAnsi="Helvetica"/>
            <w:sz w:val="22"/>
            <w:szCs w:val="22"/>
          </w:rPr>
          <w:t>both</w:t>
        </w:r>
        <w:r w:rsidR="004E341B">
          <w:rPr>
            <w:rFonts w:ascii="Helvetica" w:hAnsi="Helvetica"/>
            <w:sz w:val="22"/>
            <w:szCs w:val="22"/>
          </w:rPr>
          <w:t xml:space="preserve"> less than and greater than harvest rate at maximum sustainable yield </w:t>
        </w:r>
        <w:r>
          <w:rPr>
            <w:rFonts w:ascii="Helvetica" w:hAnsi="Helvetica"/>
            <w:sz w:val="22"/>
            <w:szCs w:val="22"/>
          </w:rPr>
          <w:t>by</w:t>
        </w:r>
        <w:r w:rsidR="004E341B">
          <w:rPr>
            <w:rFonts w:ascii="Helvetica" w:hAnsi="Helvetica"/>
            <w:sz w:val="22"/>
            <w:szCs w:val="22"/>
          </w:rPr>
          <w:t xml:space="preserve"> </w:t>
        </w:r>
        <w:r w:rsidR="009D1A67">
          <w:rPr>
            <w:rFonts w:ascii="Helvetica" w:hAnsi="Helvetica"/>
            <w:sz w:val="22"/>
            <w:szCs w:val="22"/>
          </w:rPr>
          <w:t>defi</w:t>
        </w:r>
        <w:r>
          <w:rPr>
            <w:rFonts w:ascii="Helvetica" w:hAnsi="Helvetica"/>
            <w:sz w:val="22"/>
            <w:szCs w:val="22"/>
          </w:rPr>
          <w:t>ning</w:t>
        </w:r>
        <w:r w:rsidR="009D1A67">
          <w:rPr>
            <w:rFonts w:ascii="Helvetica" w:hAnsi="Helvetica"/>
            <w:sz w:val="22"/>
            <w:szCs w:val="22"/>
          </w:rPr>
          <w:t xml:space="preserve"> maximum harvest rate (</w:t>
        </w:r>
      </w:ins>
      <m:oMath>
        <m:sSub>
          <m:sSubPr>
            <m:ctrlPr>
              <w:ins w:id="526" w:author="Adrian Stier" w:date="2022-02-24T11:06:00Z">
                <w:rPr>
                  <w:rFonts w:ascii="Cambria Math" w:hAnsi="Cambria Math"/>
                  <w:i/>
                  <w:sz w:val="22"/>
                  <w:szCs w:val="22"/>
                </w:rPr>
              </w:ins>
            </m:ctrlPr>
          </m:sSubPr>
          <m:e>
            <m:r>
              <w:ins w:id="527" w:author="Adrian Stier" w:date="2022-02-24T11:06:00Z">
                <w:rPr>
                  <w:rFonts w:ascii="Cambria Math" w:hAnsi="Cambria Math"/>
                  <w:sz w:val="22"/>
                  <w:szCs w:val="22"/>
                </w:rPr>
                <m:t>H</m:t>
              </w:ins>
            </m:r>
          </m:e>
          <m:sub>
            <m:r>
              <w:ins w:id="528" w:author="Adrian Stier" w:date="2022-02-24T11:06:00Z">
                <w:rPr>
                  <w:rFonts w:ascii="Cambria Math" w:hAnsi="Cambria Math"/>
                  <w:sz w:val="22"/>
                  <w:szCs w:val="22"/>
                </w:rPr>
                <m:t>max</m:t>
              </w:ins>
            </m:r>
          </m:sub>
        </m:sSub>
      </m:oMath>
      <w:ins w:id="529" w:author="Adrian Stier" w:date="2022-02-24T11:06:00Z">
        <w:r w:rsidR="009D1A67">
          <w:rPr>
            <w:rFonts w:ascii="Helvetica" w:hAnsi="Helvetica"/>
            <w:sz w:val="22"/>
            <w:szCs w:val="22"/>
          </w:rPr>
          <w:t xml:space="preserve">) as a </w:t>
        </w:r>
        <w:r w:rsidR="004E341B">
          <w:rPr>
            <w:rFonts w:ascii="Helvetica" w:hAnsi="Helvetica"/>
            <w:sz w:val="22"/>
            <w:szCs w:val="22"/>
          </w:rPr>
          <w:t>proportion</w:t>
        </w:r>
        <w:r w:rsidR="009D1A67">
          <w:rPr>
            <w:rFonts w:ascii="Helvetica" w:hAnsi="Helvetica"/>
            <w:sz w:val="22"/>
            <w:szCs w:val="22"/>
          </w:rPr>
          <w:t xml:space="preserve"> (</w:t>
        </w:r>
      </w:ins>
      <m:oMath>
        <m:r>
          <w:ins w:id="530" w:author="Adrian Stier" w:date="2022-02-24T11:06:00Z">
            <w:rPr>
              <w:rFonts w:ascii="Cambria Math" w:hAnsi="Cambria Math"/>
              <w:sz w:val="22"/>
              <w:szCs w:val="22"/>
            </w:rPr>
            <m:t>p</m:t>
          </w:ins>
        </m:r>
      </m:oMath>
      <w:ins w:id="531" w:author="Adrian Stier" w:date="2022-02-24T11:06:00Z">
        <w:r w:rsidR="009D1A67">
          <w:rPr>
            <w:rFonts w:ascii="Helvetica" w:hAnsi="Helvetica"/>
            <w:sz w:val="22"/>
            <w:szCs w:val="22"/>
          </w:rPr>
          <w:t xml:space="preserve">) of the harvest rate at </w:t>
        </w:r>
        <w:r w:rsidR="004E341B">
          <w:rPr>
            <w:rFonts w:ascii="Helvetica" w:hAnsi="Helvetica"/>
            <w:sz w:val="22"/>
            <w:szCs w:val="22"/>
          </w:rPr>
          <w:t>maximum</w:t>
        </w:r>
        <w:r w:rsidR="009D1A67">
          <w:rPr>
            <w:rFonts w:ascii="Helvetica" w:hAnsi="Helvetica"/>
            <w:sz w:val="22"/>
            <w:szCs w:val="22"/>
          </w:rPr>
          <w:t xml:space="preserve"> sustainable yield (</w:t>
        </w:r>
      </w:ins>
      <m:oMath>
        <m:sSub>
          <m:sSubPr>
            <m:ctrlPr>
              <w:ins w:id="532" w:author="Adrian Stier" w:date="2022-02-24T11:06:00Z">
                <w:rPr>
                  <w:rFonts w:ascii="Cambria Math" w:hAnsi="Cambria Math"/>
                  <w:i/>
                  <w:sz w:val="22"/>
                  <w:szCs w:val="22"/>
                </w:rPr>
              </w:ins>
            </m:ctrlPr>
          </m:sSubPr>
          <m:e>
            <m:r>
              <w:ins w:id="533" w:author="Adrian Stier" w:date="2022-02-24T11:06:00Z">
                <w:rPr>
                  <w:rFonts w:ascii="Cambria Math" w:hAnsi="Cambria Math"/>
                  <w:sz w:val="22"/>
                  <w:szCs w:val="22"/>
                </w:rPr>
                <m:t>H</m:t>
              </w:ins>
            </m:r>
          </m:e>
          <m:sub>
            <m:r>
              <w:ins w:id="534" w:author="Adrian Stier" w:date="2022-02-24T11:06:00Z">
                <w:rPr>
                  <w:rFonts w:ascii="Cambria Math" w:hAnsi="Cambria Math"/>
                  <w:sz w:val="22"/>
                  <w:szCs w:val="22"/>
                </w:rPr>
                <m:t>MSY</m:t>
              </w:ins>
            </m:r>
          </m:sub>
        </m:sSub>
      </m:oMath>
      <w:ins w:id="535" w:author="Adrian Stier" w:date="2022-02-24T11:06:00Z">
        <w:r w:rsidR="009D1A67">
          <w:rPr>
            <w:rFonts w:ascii="Helvetica" w:hAnsi="Helvetica"/>
            <w:sz w:val="22"/>
            <w:szCs w:val="22"/>
          </w:rPr>
          <w:t xml:space="preserve">): </w:t>
        </w:r>
      </w:ins>
    </w:p>
    <w:p w14:paraId="17788DE7" w14:textId="77777777" w:rsidR="009D1A67" w:rsidRDefault="009D1A67" w:rsidP="009D1A67">
      <w:pPr>
        <w:rPr>
          <w:ins w:id="536" w:author="Adrian Stier" w:date="2022-02-24T11:06:00Z"/>
          <w:rFonts w:ascii="Helvetica" w:hAnsi="Helvetica"/>
          <w:sz w:val="22"/>
          <w:szCs w:val="22"/>
        </w:rPr>
      </w:pPr>
    </w:p>
    <w:p w14:paraId="06E8987C" w14:textId="3BFB04D9" w:rsidR="009D1A67" w:rsidRPr="009D1A67" w:rsidRDefault="00E3556A" w:rsidP="009D1A67">
      <w:pPr>
        <w:tabs>
          <w:tab w:val="left" w:pos="8640"/>
        </w:tabs>
        <w:rPr>
          <w:ins w:id="537" w:author="Adrian Stier" w:date="2022-02-24T11:06:00Z"/>
          <w:rFonts w:ascii="Helvetica" w:hAnsi="Helvetica"/>
          <w:sz w:val="22"/>
          <w:szCs w:val="22"/>
        </w:rPr>
      </w:pPr>
      <m:oMath>
        <m:sSub>
          <m:sSubPr>
            <m:ctrlPr>
              <w:ins w:id="538" w:author="Adrian Stier" w:date="2022-02-24T11:06:00Z">
                <w:rPr>
                  <w:rFonts w:ascii="Cambria Math" w:hAnsi="Cambria Math"/>
                  <w:i/>
                  <w:sz w:val="22"/>
                  <w:szCs w:val="22"/>
                </w:rPr>
              </w:ins>
            </m:ctrlPr>
          </m:sSubPr>
          <m:e>
            <m:r>
              <w:ins w:id="539" w:author="Adrian Stier" w:date="2022-02-24T11:06:00Z">
                <w:rPr>
                  <w:rFonts w:ascii="Cambria Math" w:hAnsi="Cambria Math"/>
                  <w:sz w:val="22"/>
                  <w:szCs w:val="22"/>
                </w:rPr>
                <m:t>H</m:t>
              </w:ins>
            </m:r>
          </m:e>
          <m:sub>
            <m:r>
              <w:ins w:id="540" w:author="Adrian Stier" w:date="2022-02-24T11:06:00Z">
                <w:rPr>
                  <w:rFonts w:ascii="Cambria Math" w:hAnsi="Cambria Math"/>
                  <w:sz w:val="22"/>
                  <w:szCs w:val="22"/>
                </w:rPr>
                <m:t>max</m:t>
              </w:ins>
            </m:r>
          </m:sub>
        </m:sSub>
        <m:r>
          <w:ins w:id="541" w:author="Adrian Stier" w:date="2022-02-24T11:06:00Z">
            <w:rPr>
              <w:rFonts w:ascii="Cambria Math" w:hAnsi="Cambria Math"/>
              <w:sz w:val="22"/>
              <w:szCs w:val="22"/>
            </w:rPr>
            <m:t xml:space="preserve">= </m:t>
          </w:ins>
        </m:r>
        <m:sSub>
          <m:sSubPr>
            <m:ctrlPr>
              <w:ins w:id="542" w:author="Adrian Stier" w:date="2022-02-24T11:06:00Z">
                <w:rPr>
                  <w:rFonts w:ascii="Cambria Math" w:hAnsi="Cambria Math"/>
                  <w:i/>
                  <w:sz w:val="22"/>
                  <w:szCs w:val="22"/>
                </w:rPr>
              </w:ins>
            </m:ctrlPr>
          </m:sSubPr>
          <m:e>
            <m:r>
              <w:ins w:id="543" w:author="Adrian Stier" w:date="2022-02-24T11:06:00Z">
                <w:rPr>
                  <w:rFonts w:ascii="Cambria Math" w:hAnsi="Cambria Math"/>
                  <w:sz w:val="22"/>
                  <w:szCs w:val="22"/>
                </w:rPr>
                <m:t>pH</m:t>
              </w:ins>
            </m:r>
          </m:e>
          <m:sub>
            <m:r>
              <w:ins w:id="544" w:author="Adrian Stier" w:date="2022-02-24T11:06:00Z">
                <w:rPr>
                  <w:rFonts w:ascii="Cambria Math" w:hAnsi="Cambria Math"/>
                  <w:sz w:val="22"/>
                  <w:szCs w:val="22"/>
                </w:rPr>
                <m:t>MSY</m:t>
              </w:ins>
            </m:r>
          </m:sub>
        </m:sSub>
      </m:oMath>
      <w:ins w:id="545" w:author="Adrian Stier" w:date="2022-02-24T11:06:00Z">
        <w:r w:rsidR="00D967AB">
          <w:rPr>
            <w:rFonts w:ascii="Helvetica" w:hAnsi="Helvetica"/>
            <w:sz w:val="22"/>
            <w:szCs w:val="22"/>
          </w:rPr>
          <w:t>.</w:t>
        </w:r>
        <w:r w:rsidR="009D1A67">
          <w:rPr>
            <w:rFonts w:ascii="Helvetica" w:hAnsi="Helvetica"/>
            <w:sz w:val="22"/>
            <w:szCs w:val="22"/>
          </w:rPr>
          <w:tab/>
          <w:t>(9)</w:t>
        </w:r>
      </w:ins>
    </w:p>
    <w:p w14:paraId="77CB3460" w14:textId="77777777" w:rsidR="00EC7561" w:rsidRDefault="00EC7561" w:rsidP="006551EE">
      <w:pPr>
        <w:rPr>
          <w:ins w:id="546" w:author="Adrian Stier" w:date="2022-02-24T11:06:00Z"/>
          <w:rFonts w:ascii="Helvetica" w:hAnsi="Helvetica"/>
          <w:sz w:val="22"/>
          <w:szCs w:val="22"/>
        </w:rPr>
      </w:pPr>
    </w:p>
    <w:p w14:paraId="18F936B1" w14:textId="211E7108" w:rsidR="00EC7561" w:rsidRPr="003805EE" w:rsidRDefault="00EC7561" w:rsidP="006551EE">
      <w:pPr>
        <w:rPr>
          <w:ins w:id="547" w:author="Adrian Stier" w:date="2022-02-24T11:06:00Z"/>
          <w:rFonts w:ascii="Helvetica" w:hAnsi="Helvetica"/>
          <w:sz w:val="22"/>
          <w:szCs w:val="22"/>
        </w:rPr>
      </w:pPr>
      <w:ins w:id="548" w:author="Adrian Stier" w:date="2022-02-24T11:06:00Z">
        <w:r>
          <w:rPr>
            <w:rFonts w:ascii="Helvetica" w:hAnsi="Helvetica"/>
            <w:sz w:val="22"/>
            <w:szCs w:val="22"/>
          </w:rPr>
          <w:t xml:space="preserve">We did not consider so-called “constant escapement” harvest control rules as these are relatively rare.  Additionally, we did not apply the well-known “bam-bam” solution to optimize catches in a stochastic fishery (here, when biomass exceeds </w:t>
        </w:r>
        <w:r w:rsidR="00854231" w:rsidRPr="003805EE">
          <w:rPr>
            <w:rFonts w:ascii="Helvetica" w:hAnsi="Helvetica"/>
            <w:i/>
            <w:sz w:val="22"/>
            <w:szCs w:val="22"/>
          </w:rPr>
          <w:t>B</w:t>
        </w:r>
        <w:r w:rsidR="00854231" w:rsidRPr="003805EE">
          <w:rPr>
            <w:rFonts w:ascii="Helvetica" w:hAnsi="Helvetica"/>
            <w:i/>
            <w:sz w:val="22"/>
            <w:szCs w:val="22"/>
            <w:vertAlign w:val="subscript"/>
          </w:rPr>
          <w:t>MSY</w:t>
        </w:r>
        <w:r>
          <w:rPr>
            <w:rFonts w:ascii="Helvetica" w:hAnsi="Helvetica"/>
            <w:sz w:val="22"/>
            <w:szCs w:val="22"/>
          </w:rPr>
          <w:t xml:space="preserve">, the stock is immediately harvested down to </w:t>
        </w:r>
        <w:r w:rsidR="00854231" w:rsidRPr="003805EE">
          <w:rPr>
            <w:rFonts w:ascii="Helvetica" w:hAnsi="Helvetica"/>
            <w:i/>
            <w:sz w:val="22"/>
            <w:szCs w:val="22"/>
          </w:rPr>
          <w:t>B</w:t>
        </w:r>
        <w:r w:rsidR="00854231" w:rsidRPr="003805EE">
          <w:rPr>
            <w:rFonts w:ascii="Helvetica" w:hAnsi="Helvetica"/>
            <w:i/>
            <w:sz w:val="22"/>
            <w:szCs w:val="22"/>
            <w:vertAlign w:val="subscript"/>
          </w:rPr>
          <w:t>MSY</w:t>
        </w:r>
        <w:r>
          <w:rPr>
            <w:rFonts w:ascii="Helvetica" w:hAnsi="Helvetica"/>
            <w:sz w:val="22"/>
            <w:szCs w:val="22"/>
          </w:rPr>
          <w:t xml:space="preserve">, and when biomass is less than </w:t>
        </w:r>
        <w:r w:rsidR="00854231" w:rsidRPr="003805EE">
          <w:rPr>
            <w:rFonts w:ascii="Helvetica" w:hAnsi="Helvetica"/>
            <w:i/>
            <w:sz w:val="22"/>
            <w:szCs w:val="22"/>
          </w:rPr>
          <w:t>B</w:t>
        </w:r>
        <w:r w:rsidR="00854231" w:rsidRPr="003805EE">
          <w:rPr>
            <w:rFonts w:ascii="Helvetica" w:hAnsi="Helvetica"/>
            <w:i/>
            <w:sz w:val="22"/>
            <w:szCs w:val="22"/>
            <w:vertAlign w:val="subscript"/>
          </w:rPr>
          <w:t>MSY</w:t>
        </w:r>
        <w:r w:rsidR="00854231" w:rsidDel="00854231">
          <w:rPr>
            <w:rFonts w:ascii="Helvetica" w:hAnsi="Helvetica"/>
            <w:sz w:val="22"/>
            <w:szCs w:val="22"/>
          </w:rPr>
          <w:t xml:space="preserve"> </w:t>
        </w:r>
        <w:r>
          <w:rPr>
            <w:rFonts w:ascii="Helvetica" w:hAnsi="Helvetica"/>
            <w:sz w:val="22"/>
            <w:szCs w:val="22"/>
          </w:rPr>
          <w:t xml:space="preserve">no catch is permitted).  Such a harvest policy introduces intolerable volatility to the fishery, disrupting markets, processors, and </w:t>
        </w:r>
        <w:commentRangeStart w:id="549"/>
        <w:r>
          <w:rPr>
            <w:rFonts w:ascii="Helvetica" w:hAnsi="Helvetica"/>
            <w:sz w:val="22"/>
            <w:szCs w:val="22"/>
          </w:rPr>
          <w:t>livelihoods</w:t>
        </w:r>
        <w:commentRangeEnd w:id="549"/>
        <w:r>
          <w:rPr>
            <w:rStyle w:val="CommentReference"/>
            <w:rFonts w:asciiTheme="minorHAnsi" w:eastAsiaTheme="minorEastAsia" w:hAnsiTheme="minorHAnsi" w:cstheme="minorBidi"/>
            <w:lang w:eastAsia="ja-JP"/>
          </w:rPr>
          <w:commentReference w:id="549"/>
        </w:r>
        <w:r>
          <w:rPr>
            <w:rFonts w:ascii="Helvetica" w:hAnsi="Helvetica"/>
            <w:sz w:val="22"/>
            <w:szCs w:val="22"/>
          </w:rPr>
          <w:t>.</w:t>
        </w:r>
      </w:ins>
    </w:p>
    <w:p w14:paraId="635F088D" w14:textId="77777777" w:rsidR="00D967AB" w:rsidRPr="003805EE" w:rsidRDefault="00D967AB" w:rsidP="006551EE">
      <w:pPr>
        <w:rPr>
          <w:ins w:id="550" w:author="Adrian Stier" w:date="2022-02-24T11:06:00Z"/>
          <w:rFonts w:ascii="Helvetica" w:hAnsi="Helvetica"/>
          <w:sz w:val="22"/>
          <w:szCs w:val="22"/>
        </w:rPr>
      </w:pPr>
    </w:p>
    <w:p w14:paraId="7D429598" w14:textId="04BC5C58" w:rsidR="00336865" w:rsidRPr="00336865" w:rsidRDefault="007F61D2" w:rsidP="006551EE">
      <w:pPr>
        <w:rPr>
          <w:ins w:id="551" w:author="Adrian Stier" w:date="2022-02-24T11:06:00Z"/>
          <w:rFonts w:ascii="Helvetica" w:eastAsiaTheme="minorEastAsia" w:hAnsi="Helvetica" w:cstheme="minorBidi"/>
          <w:i/>
          <w:iCs/>
          <w:sz w:val="22"/>
          <w:szCs w:val="22"/>
          <w:lang w:eastAsia="ja-JP"/>
        </w:rPr>
      </w:pPr>
      <w:r w:rsidRPr="00336865">
        <w:rPr>
          <w:rFonts w:ascii="Helvetica" w:hAnsi="Helvetica"/>
          <w:i/>
          <w:sz w:val="22"/>
          <w:rPrChange w:id="552" w:author="Adrian Stier" w:date="2022-02-24T11:06:00Z">
            <w:rPr>
              <w:rFonts w:ascii="Helvetica" w:hAnsi="Helvetica"/>
              <w:sz w:val="22"/>
              <w:u w:val="single"/>
            </w:rPr>
          </w:rPrChange>
        </w:rPr>
        <w:t xml:space="preserve">Value of the </w:t>
      </w:r>
      <w:r w:rsidR="00FF6503" w:rsidRPr="00336865">
        <w:rPr>
          <w:rFonts w:ascii="Helvetica" w:hAnsi="Helvetica"/>
          <w:i/>
          <w:sz w:val="22"/>
          <w:rPrChange w:id="553" w:author="Adrian Stier" w:date="2022-02-24T11:06:00Z">
            <w:rPr>
              <w:rFonts w:ascii="Helvetica" w:hAnsi="Helvetica"/>
              <w:sz w:val="22"/>
              <w:u w:val="single"/>
            </w:rPr>
          </w:rPrChange>
        </w:rPr>
        <w:t>Resource</w:t>
      </w:r>
      <w:r w:rsidRPr="00336865">
        <w:rPr>
          <w:rFonts w:ascii="Helvetica" w:hAnsi="Helvetica"/>
          <w:i/>
          <w:sz w:val="22"/>
          <w:rPrChange w:id="554" w:author="Adrian Stier" w:date="2022-02-24T11:06:00Z">
            <w:rPr>
              <w:rFonts w:ascii="Helvetica" w:hAnsi="Helvetica"/>
              <w:sz w:val="22"/>
              <w:u w:val="single"/>
            </w:rPr>
          </w:rPrChange>
        </w:rPr>
        <w:t xml:space="preserve"> and Cost of Monitoring</w:t>
      </w:r>
      <w:del w:id="555" w:author="Adrian Stier" w:date="2022-02-24T11:06:00Z">
        <w:r w:rsidR="0039037D" w:rsidRPr="003805EE">
          <w:rPr>
            <w:rFonts w:ascii="Helvetica" w:hAnsi="Helvetica"/>
            <w:sz w:val="22"/>
            <w:szCs w:val="22"/>
          </w:rPr>
          <w:delText>:</w:delText>
        </w:r>
      </w:del>
    </w:p>
    <w:p w14:paraId="17B925CE" w14:textId="506A7DFC" w:rsidR="00CD565E" w:rsidRPr="003805EE" w:rsidRDefault="00EE63D8" w:rsidP="006551EE">
      <w:pPr>
        <w:rPr>
          <w:rFonts w:ascii="Helvetica" w:hAnsi="Helvetica"/>
          <w:sz w:val="22"/>
          <w:szCs w:val="22"/>
        </w:rPr>
        <w:pPrChange w:id="556" w:author="Adrian Stier" w:date="2022-02-24T11:06:00Z">
          <w:pPr>
            <w:spacing w:line="480" w:lineRule="auto"/>
          </w:pPr>
        </w:pPrChange>
      </w:pPr>
      <w:ins w:id="557" w:author="Adrian Stier" w:date="2022-02-24T11:06:00Z">
        <w:r>
          <w:rPr>
            <w:rFonts w:ascii="Helvetica" w:hAnsi="Helvetica"/>
            <w:sz w:val="22"/>
            <w:szCs w:val="22"/>
          </w:rPr>
          <w:t xml:space="preserve">To consider the value and cost of the resource, we used a series of standard expressions in bioeconomic modeling </w:t>
        </w:r>
        <w:r w:rsidR="00014B46">
          <w:rPr>
            <w:rFonts w:ascii="Helvetica" w:hAnsi="Helvetica"/>
            <w:sz w:val="22"/>
            <w:szCs w:val="22"/>
          </w:rPr>
          <w:fldChar w:fldCharType="begin"/>
        </w:r>
        <w:r w:rsidR="002E2F64">
          <w:rPr>
            <w:rFonts w:ascii="Helvetica" w:hAnsi="Helvetica"/>
            <w:sz w:val="22"/>
            <w:szCs w:val="22"/>
          </w:rPr>
          <w:instrText xml:space="preserve"> ADDIN EN.CITE &lt;EndNote&gt;&lt;Cite&gt;&lt;Author&gt;Clark&lt;/Author&gt;&lt;Year&gt;1974&lt;/Year&gt;&lt;RecNum&gt;6503&lt;/RecNum&gt;&lt;DisplayText&gt;[23]&lt;/DisplayText&gt;&lt;record&gt;&lt;rec-number&gt;6503&lt;/rec-number&gt;&lt;foreign-keys&gt;&lt;key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Pr>
            <w:rFonts w:ascii="Helvetica" w:hAnsi="Helvetica"/>
            <w:sz w:val="22"/>
            <w:szCs w:val="22"/>
          </w:rPr>
          <w:fldChar w:fldCharType="separate"/>
        </w:r>
        <w:r w:rsidR="002E2F64">
          <w:rPr>
            <w:rFonts w:ascii="Helvetica" w:hAnsi="Helvetica"/>
            <w:noProof/>
            <w:sz w:val="22"/>
            <w:szCs w:val="22"/>
          </w:rPr>
          <w:t>[23]</w:t>
        </w:r>
        <w:r w:rsidR="00014B46">
          <w:rPr>
            <w:rFonts w:ascii="Helvetica" w:hAnsi="Helvetica"/>
            <w:sz w:val="22"/>
            <w:szCs w:val="22"/>
          </w:rPr>
          <w:fldChar w:fldCharType="end"/>
        </w:r>
        <w:r>
          <w:rPr>
            <w:rFonts w:ascii="Helvetica" w:hAnsi="Helvetica"/>
            <w:sz w:val="22"/>
            <w:szCs w:val="22"/>
          </w:rPr>
          <w:t>.</w:t>
        </w:r>
      </w:ins>
      <w:r>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sz w:val="22"/>
          <w:rPrChange w:id="558" w:author="Adrian Stier" w:date="2022-02-24T11:06:00Z">
            <w:rPr>
              <w:rFonts w:ascii="Helvetica" w:hAnsi="Helvetica"/>
              <w:sz w:val="22"/>
            </w:rPr>
          </w:rPrChange>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6551EE">
      <w:pPr>
        <w:rPr>
          <w:rFonts w:ascii="Helvetica" w:hAnsi="Helvetica"/>
          <w:sz w:val="22"/>
          <w:szCs w:val="22"/>
        </w:rPr>
        <w:pPrChange w:id="559" w:author="Adrian Stier" w:date="2022-02-24T11:06:00Z">
          <w:pPr>
            <w:spacing w:line="480" w:lineRule="auto"/>
          </w:pPr>
        </w:pPrChange>
      </w:pPr>
    </w:p>
    <w:p w14:paraId="68717DBD" w14:textId="361BE4B1" w:rsidR="00CD565E" w:rsidRPr="003805EE" w:rsidRDefault="006B5E99" w:rsidP="006551EE">
      <w:pPr>
        <w:tabs>
          <w:tab w:val="left" w:pos="8640"/>
        </w:tabs>
        <w:rPr>
          <w:rFonts w:ascii="Helvetica" w:hAnsi="Helvetica"/>
          <w:sz w:val="22"/>
          <w:szCs w:val="22"/>
        </w:rPr>
        <w:pPrChange w:id="560" w:author="Adrian Stier" w:date="2022-02-24T11:06:00Z">
          <w:pPr>
            <w:tabs>
              <w:tab w:val="left" w:pos="8640"/>
            </w:tabs>
            <w:spacing w:line="480" w:lineRule="auto"/>
          </w:pPr>
        </w:pPrChange>
      </w:pPr>
      <w:r w:rsidRPr="003805EE">
        <w:rPr>
          <w:rFonts w:ascii="Helvetica" w:hAnsi="Helvetica"/>
          <w:sz w:val="22"/>
          <w:szCs w:val="22"/>
        </w:rPr>
        <w:lastRenderedPageBreak/>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m:t>
        </m:r>
        <m:r>
          <w:del w:id="561" w:author="Adrian Stier" w:date="2022-02-24T11:06:00Z">
            <w:rPr>
              <w:rFonts w:ascii="Cambria Math" w:hAnsi="Cambria Math"/>
              <w:sz w:val="22"/>
              <w:szCs w:val="22"/>
            </w:rPr>
            <m:t>p</m:t>
          </w:del>
        </m:r>
        <m:r>
          <w:ins w:id="562" w:author="Adrian Stier" w:date="2022-02-24T11:06:00Z">
            <w:rPr>
              <w:rFonts w:ascii="Cambria Math" w:hAnsi="Cambria Math"/>
              <w:sz w:val="22"/>
              <w:szCs w:val="22"/>
            </w:rPr>
            <m:t>φ</m:t>
          </w:ins>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del w:id="563" w:author="Adrian Stier" w:date="2022-02-24T11:06:00Z">
        <w:r w:rsidR="00555417" w:rsidRPr="003805EE">
          <w:rPr>
            <w:rFonts w:ascii="Helvetica" w:hAnsi="Helvetica"/>
            <w:sz w:val="22"/>
            <w:szCs w:val="22"/>
          </w:rPr>
          <w:delText>9</w:delText>
        </w:r>
      </w:del>
      <w:ins w:id="564" w:author="Adrian Stier" w:date="2022-02-24T11:06:00Z">
        <w:r w:rsidR="004E341B">
          <w:rPr>
            <w:rFonts w:ascii="Helvetica" w:hAnsi="Helvetica"/>
            <w:sz w:val="22"/>
            <w:szCs w:val="22"/>
          </w:rPr>
          <w:t>10</w:t>
        </w:r>
      </w:ins>
      <w:r w:rsidR="00CD565E" w:rsidRPr="003805EE">
        <w:rPr>
          <w:rFonts w:ascii="Helvetica" w:hAnsi="Helvetica"/>
          <w:sz w:val="22"/>
          <w:szCs w:val="22"/>
        </w:rPr>
        <w:t>)</w:t>
      </w:r>
    </w:p>
    <w:p w14:paraId="23508DDC" w14:textId="77777777" w:rsidR="00CD565E" w:rsidRPr="003805EE" w:rsidRDefault="00CD565E" w:rsidP="006551EE">
      <w:pPr>
        <w:rPr>
          <w:rFonts w:ascii="Helvetica" w:hAnsi="Helvetica"/>
          <w:sz w:val="22"/>
          <w:szCs w:val="22"/>
        </w:rPr>
        <w:pPrChange w:id="565" w:author="Adrian Stier" w:date="2022-02-24T11:06:00Z">
          <w:pPr>
            <w:spacing w:line="480" w:lineRule="auto"/>
          </w:pPr>
        </w:pPrChange>
      </w:pPr>
    </w:p>
    <w:p w14:paraId="598787DC" w14:textId="09EC402D" w:rsidR="004F6D9D" w:rsidRPr="003805EE" w:rsidRDefault="006B5E99" w:rsidP="006551EE">
      <w:pPr>
        <w:rPr>
          <w:rFonts w:ascii="Helvetica" w:hAnsi="Helvetica"/>
          <w:sz w:val="22"/>
          <w:szCs w:val="22"/>
        </w:rPr>
        <w:pPrChange w:id="566" w:author="Adrian Stier" w:date="2022-02-24T11:06:00Z">
          <w:pPr>
            <w:spacing w:line="480" w:lineRule="auto"/>
          </w:pPr>
        </w:pPrChange>
      </w:pPr>
      <w:r w:rsidRPr="003805EE">
        <w:rPr>
          <w:rFonts w:ascii="Helvetica" w:hAnsi="Helvetica"/>
          <w:sz w:val="22"/>
          <w:szCs w:val="22"/>
        </w:rPr>
        <w:t xml:space="preserve">where </w:t>
      </w:r>
      <m:oMath>
        <m:r>
          <w:del w:id="567" w:author="Adrian Stier" w:date="2022-02-24T11:06:00Z">
            <w:rPr>
              <w:rFonts w:ascii="Cambria Math" w:hAnsi="Cambria Math"/>
              <w:sz w:val="22"/>
              <w:szCs w:val="22"/>
            </w:rPr>
            <m:t>p</m:t>
          </w:del>
        </m:r>
        <m:r>
          <w:ins w:id="568" w:author="Adrian Stier" w:date="2022-02-24T11:06:00Z">
            <w:rPr>
              <w:rFonts w:ascii="Cambria Math" w:hAnsi="Cambria Math"/>
              <w:sz w:val="22"/>
              <w:szCs w:val="22"/>
            </w:rPr>
            <m:t>φ</m:t>
          </w:ins>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w:t>
      </w:r>
      <w:del w:id="569" w:author="Adrian Stier" w:date="2022-02-24T11:06:00Z">
        <w:r w:rsidR="009E4C29" w:rsidRPr="003805EE">
          <w:rPr>
            <w:rFonts w:ascii="Helvetica" w:hAnsi="Helvetica"/>
            <w:sz w:val="22"/>
            <w:szCs w:val="22"/>
          </w:rPr>
          <w:delText xml:space="preserve">yielded </w:delText>
        </w:r>
      </w:del>
      <w:r w:rsidR="009E4C29" w:rsidRPr="003805EE">
        <w:rPr>
          <w:rFonts w:ascii="Helvetica" w:hAnsi="Helvetica"/>
          <w:sz w:val="22"/>
          <w:szCs w:val="22"/>
        </w:rPr>
        <w:t>resource</w:t>
      </w:r>
      <w:del w:id="570" w:author="Adrian Stier" w:date="2022-02-24T11:06:00Z">
        <w:r w:rsidR="009E4C29" w:rsidRPr="003805EE">
          <w:rPr>
            <w:rFonts w:ascii="Helvetica" w:hAnsi="Helvetica"/>
            <w:sz w:val="22"/>
            <w:szCs w:val="22"/>
          </w:rPr>
          <w:delText xml:space="preserve"> </w:delText>
        </w:r>
      </w:del>
      <m:oMath>
        <m:sSub>
          <m:sSubPr>
            <m:ctrlPr>
              <w:del w:id="571" w:author="Adrian Stier" w:date="2022-02-24T11:06:00Z">
                <w:rPr>
                  <w:rFonts w:ascii="Cambria Math" w:hAnsi="Cambria Math"/>
                  <w:i/>
                  <w:sz w:val="22"/>
                  <w:szCs w:val="22"/>
                </w:rPr>
              </w:del>
            </m:ctrlPr>
          </m:sSubPr>
          <m:e>
            <m:r>
              <w:del w:id="572" w:author="Adrian Stier" w:date="2022-02-24T11:06:00Z">
                <w:rPr>
                  <w:rFonts w:ascii="Cambria Math" w:hAnsi="Cambria Math"/>
                  <w:sz w:val="22"/>
                  <w:szCs w:val="22"/>
                </w:rPr>
                <m:t>Y</m:t>
              </w:del>
            </m:r>
          </m:e>
          <m:sub>
            <m:r>
              <w:del w:id="573" w:author="Adrian Stier" w:date="2022-02-24T11:06:00Z">
                <w:rPr>
                  <w:rFonts w:ascii="Cambria Math" w:hAnsi="Cambria Math"/>
                  <w:sz w:val="22"/>
                  <w:szCs w:val="22"/>
                </w:rPr>
                <m:t>t</m:t>
              </w:del>
            </m:r>
          </m:sub>
        </m:sSub>
      </m:oMath>
      <w:del w:id="574" w:author="Adrian Stier" w:date="2022-02-24T11:06:00Z">
        <w:r w:rsidR="009E4C29" w:rsidRPr="003805EE">
          <w:rPr>
            <w:rFonts w:ascii="Helvetica" w:hAnsi="Helvetica"/>
            <w:sz w:val="22"/>
            <w:szCs w:val="22"/>
          </w:rPr>
          <w:delText xml:space="preserve"> and</w:delText>
        </w:r>
      </w:del>
      <w:ins w:id="575" w:author="Adrian Stier" w:date="2022-02-24T11:06:00Z">
        <w:r w:rsidR="00D437CB">
          <w:rPr>
            <w:rFonts w:ascii="Helvetica" w:hAnsi="Helvetica"/>
            <w:sz w:val="22"/>
            <w:szCs w:val="22"/>
          </w:rPr>
          <w:t>,</w:t>
        </w:r>
      </w:ins>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del w:id="576" w:author="Adrian Stier" w:date="2022-02-24T11:06:00Z">
        <w:r w:rsidR="0082304F" w:rsidRPr="003805EE">
          <w:rPr>
            <w:rFonts w:ascii="Helvetica" w:hAnsi="Helvetica"/>
            <w:sz w:val="22"/>
            <w:szCs w:val="22"/>
          </w:rPr>
          <w:delText>are</w:delText>
        </w:r>
      </w:del>
      <w:ins w:id="577" w:author="Adrian Stier" w:date="2022-02-24T11:06:00Z">
        <w:r w:rsidR="00D437CB">
          <w:rPr>
            <w:rFonts w:ascii="Helvetica" w:hAnsi="Helvetica"/>
            <w:sz w:val="22"/>
            <w:szCs w:val="22"/>
          </w:rPr>
          <w:t>is</w:t>
        </w:r>
      </w:ins>
      <w:r w:rsidR="00D437CB">
        <w:rPr>
          <w:rFonts w:ascii="Helvetica" w:hAnsi="Helvetica"/>
          <w:sz w:val="22"/>
          <w:szCs w:val="22"/>
        </w:rPr>
        <w:t xml:space="preserve"> the</w:t>
      </w:r>
      <w:del w:id="578" w:author="Adrian Stier" w:date="2022-02-24T11:06:00Z">
        <w:r w:rsidR="009E4C29" w:rsidRPr="003805EE">
          <w:rPr>
            <w:rFonts w:ascii="Helvetica" w:hAnsi="Helvetica"/>
            <w:sz w:val="22"/>
            <w:szCs w:val="22"/>
          </w:rPr>
          <w:delText xml:space="preserve"> </w:delText>
        </w:r>
        <w:r w:rsidR="008451D2" w:rsidRPr="003805EE">
          <w:rPr>
            <w:rFonts w:ascii="Helvetica" w:hAnsi="Helvetica"/>
            <w:sz w:val="22"/>
            <w:szCs w:val="22"/>
          </w:rPr>
          <w:delText>per unit</w:delText>
        </w:r>
      </w:del>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sz w:val="22"/>
          <w:rPrChange w:id="579" w:author="Adrian Stier" w:date="2022-02-24T11:06:00Z">
            <w:rPr>
              <w:rFonts w:ascii="Helvetica" w:hAnsi="Helvetica"/>
              <w:sz w:val="22"/>
            </w:rPr>
          </w:rPrChange>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 xml:space="preserve">benefits are </w:t>
      </w:r>
      <w:del w:id="580" w:author="Adrian Stier" w:date="2022-02-24T11:06:00Z">
        <w:r w:rsidR="00756CE0" w:rsidRPr="003805EE">
          <w:rPr>
            <w:rFonts w:ascii="Helvetica" w:hAnsi="Helvetica"/>
            <w:sz w:val="22"/>
            <w:szCs w:val="22"/>
          </w:rPr>
          <w:delText>born</w:delText>
        </w:r>
      </w:del>
      <w:ins w:id="581" w:author="Adrian Stier" w:date="2022-02-24T11:06:00Z">
        <w:r w:rsidR="00756CE0" w:rsidRPr="003805EE">
          <w:rPr>
            <w:rFonts w:ascii="Helvetica" w:hAnsi="Helvetica"/>
            <w:sz w:val="22"/>
            <w:szCs w:val="22"/>
          </w:rPr>
          <w:t>born</w:t>
        </w:r>
        <w:r w:rsidR="00D437CB">
          <w:rPr>
            <w:rFonts w:ascii="Helvetica" w:hAnsi="Helvetica"/>
            <w:sz w:val="22"/>
            <w:szCs w:val="22"/>
          </w:rPr>
          <w:t>e</w:t>
        </w:r>
      </w:ins>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w:t>
      </w:r>
      <w:del w:id="582" w:author="Adrian Stier" w:date="2022-02-24T11:06:00Z">
        <w:r w:rsidR="00756CE0" w:rsidRPr="003805EE">
          <w:rPr>
            <w:rFonts w:ascii="Helvetica" w:hAnsi="Helvetica"/>
            <w:sz w:val="22"/>
            <w:szCs w:val="22"/>
          </w:rPr>
          <w:delText>born</w:delText>
        </w:r>
      </w:del>
      <w:ins w:id="583" w:author="Adrian Stier" w:date="2022-02-24T11:06:00Z">
        <w:r w:rsidR="00756CE0" w:rsidRPr="003805EE">
          <w:rPr>
            <w:rFonts w:ascii="Helvetica" w:hAnsi="Helvetica"/>
            <w:sz w:val="22"/>
            <w:szCs w:val="22"/>
          </w:rPr>
          <w:t>born</w:t>
        </w:r>
        <w:r w:rsidR="00D437CB">
          <w:rPr>
            <w:rFonts w:ascii="Helvetica" w:hAnsi="Helvetica"/>
            <w:sz w:val="22"/>
            <w:szCs w:val="22"/>
          </w:rPr>
          <w:t>e</w:t>
        </w:r>
      </w:ins>
      <w:r w:rsidR="00756CE0" w:rsidRPr="003805EE">
        <w:rPr>
          <w:rFonts w:ascii="Helvetica" w:hAnsi="Helvetica"/>
          <w:sz w:val="22"/>
          <w:szCs w:val="22"/>
        </w:rPr>
        <w:t xml:space="preserve"> by the same and different </w:t>
      </w:r>
      <w:del w:id="584" w:author="Adrian Stier" w:date="2022-02-24T11:06:00Z">
        <w:r w:rsidR="00756CE0" w:rsidRPr="003805EE">
          <w:rPr>
            <w:rFonts w:ascii="Helvetica" w:hAnsi="Helvetica"/>
            <w:sz w:val="22"/>
            <w:szCs w:val="22"/>
          </w:rPr>
          <w:delText>party</w:delText>
        </w:r>
      </w:del>
      <w:ins w:id="585" w:author="Adrian Stier" w:date="2022-02-24T11:06:00Z">
        <w:r w:rsidR="00693745" w:rsidRPr="003805EE">
          <w:rPr>
            <w:rFonts w:ascii="Helvetica" w:hAnsi="Helvetica"/>
            <w:sz w:val="22"/>
            <w:szCs w:val="22"/>
          </w:rPr>
          <w:t>part</w:t>
        </w:r>
        <w:r w:rsidR="00693745">
          <w:rPr>
            <w:rFonts w:ascii="Helvetica" w:hAnsi="Helvetica"/>
            <w:sz w:val="22"/>
            <w:szCs w:val="22"/>
          </w:rPr>
          <w:t>ies</w:t>
        </w:r>
      </w:ins>
      <w:r w:rsidR="00693745" w:rsidRPr="003805EE">
        <w:rPr>
          <w:rFonts w:ascii="Helvetica" w:hAnsi="Helvetica"/>
          <w:sz w:val="22"/>
          <w:szCs w:val="22"/>
        </w:rPr>
        <w:t xml:space="preserve"> </w:t>
      </w:r>
      <w:r w:rsidR="00756CE0" w:rsidRPr="003805EE">
        <w:rPr>
          <w:rFonts w:ascii="Helvetica" w:hAnsi="Helvetica"/>
          <w:sz w:val="22"/>
          <w:szCs w:val="22"/>
        </w:rPr>
        <w:t>below</w:t>
      </w:r>
      <w:ins w:id="586" w:author="Adrian Stier" w:date="2022-02-24T11:06:00Z">
        <w:r w:rsidR="00693745">
          <w:rPr>
            <w:rFonts w:ascii="Helvetica" w:hAnsi="Helvetica"/>
            <w:sz w:val="22"/>
            <w:szCs w:val="22"/>
          </w:rPr>
          <w:t>,</w:t>
        </w:r>
      </w:ins>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We</w:t>
      </w:r>
      <w:del w:id="587" w:author="Adrian Stier" w:date="2022-02-24T11:06:00Z">
        <w:r w:rsidR="00AC375B" w:rsidRPr="003805EE">
          <w:rPr>
            <w:rFonts w:ascii="Helvetica" w:hAnsi="Helvetica"/>
            <w:sz w:val="22"/>
            <w:szCs w:val="22"/>
          </w:rPr>
          <w:delText xml:space="preserve"> then</w:delText>
        </w:r>
      </w:del>
      <w:r w:rsidR="00AC375B" w:rsidRPr="003805EE">
        <w:rPr>
          <w:rFonts w:ascii="Helvetica" w:hAnsi="Helvetica"/>
          <w:sz w:val="22"/>
          <w:szCs w:val="22"/>
        </w:rPr>
        <w:t xml:space="preserv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del w:id="588" w:author="Adrian Stier" w:date="2022-02-24T11:06:00Z">
        <w:r w:rsidR="00B60AEC" w:rsidRPr="003805EE">
          <w:rPr>
            <w:rFonts w:ascii="Helvetica" w:hAnsi="Helvetica"/>
            <w:sz w:val="22"/>
            <w:szCs w:val="22"/>
          </w:rPr>
          <w:delText>for</w:delText>
        </w:r>
      </w:del>
      <w:ins w:id="589" w:author="Adrian Stier" w:date="2022-02-24T11:06:00Z">
        <w:r w:rsidR="00693745">
          <w:rPr>
            <w:rFonts w:ascii="Helvetica" w:hAnsi="Helvetica"/>
            <w:sz w:val="22"/>
            <w:szCs w:val="22"/>
          </w:rPr>
          <w:t>across</w:t>
        </w:r>
      </w:ins>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6551EE">
      <w:pPr>
        <w:rPr>
          <w:rFonts w:ascii="Helvetica" w:hAnsi="Helvetica"/>
          <w:sz w:val="22"/>
          <w:szCs w:val="22"/>
        </w:rPr>
        <w:pPrChange w:id="590" w:author="Adrian Stier" w:date="2022-02-24T11:06:00Z">
          <w:pPr>
            <w:spacing w:line="480" w:lineRule="auto"/>
          </w:pPr>
        </w:pPrChange>
      </w:pPr>
    </w:p>
    <w:p w14:paraId="1B047948" w14:textId="4766AD8D" w:rsidR="004F6D9D" w:rsidRPr="003805EE" w:rsidRDefault="00B60AEC" w:rsidP="006551EE">
      <w:pPr>
        <w:tabs>
          <w:tab w:val="left" w:pos="8640"/>
        </w:tabs>
        <w:rPr>
          <w:rFonts w:ascii="Helvetica" w:hAnsi="Helvetica"/>
          <w:sz w:val="22"/>
          <w:szCs w:val="22"/>
        </w:rPr>
        <w:pPrChange w:id="591" w:author="Adrian Stier" w:date="2022-02-24T11:06:00Z">
          <w:pPr>
            <w:tabs>
              <w:tab w:val="left" w:pos="8640"/>
            </w:tabs>
            <w:spacing w:line="480" w:lineRule="auto"/>
          </w:pPr>
        </w:pPrChange>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del w:id="592" w:author="Adrian Stier" w:date="2022-02-24T11:06:00Z">
        <w:r w:rsidR="00555417" w:rsidRPr="003805EE">
          <w:rPr>
            <w:rFonts w:ascii="Helvetica" w:hAnsi="Helvetica"/>
            <w:sz w:val="22"/>
            <w:szCs w:val="22"/>
          </w:rPr>
          <w:delText>10</w:delText>
        </w:r>
      </w:del>
      <w:ins w:id="593" w:author="Adrian Stier" w:date="2022-02-24T11:06:00Z">
        <w:r w:rsidR="004E341B" w:rsidRPr="003805EE">
          <w:rPr>
            <w:rFonts w:ascii="Helvetica" w:hAnsi="Helvetica"/>
            <w:sz w:val="22"/>
            <w:szCs w:val="22"/>
          </w:rPr>
          <w:t>1</w:t>
        </w:r>
        <w:r w:rsidR="004E341B">
          <w:rPr>
            <w:rFonts w:ascii="Helvetica" w:hAnsi="Helvetica"/>
            <w:sz w:val="22"/>
            <w:szCs w:val="22"/>
          </w:rPr>
          <w:t>1</w:t>
        </w:r>
      </w:ins>
      <w:r w:rsidR="004F6D9D" w:rsidRPr="003805EE">
        <w:rPr>
          <w:rFonts w:ascii="Helvetica" w:hAnsi="Helvetica"/>
          <w:sz w:val="22"/>
          <w:szCs w:val="22"/>
        </w:rPr>
        <w:t>)</w:t>
      </w:r>
    </w:p>
    <w:p w14:paraId="02838321" w14:textId="77777777" w:rsidR="004F6D9D" w:rsidRPr="003805EE" w:rsidRDefault="004F6D9D" w:rsidP="006551EE">
      <w:pPr>
        <w:rPr>
          <w:rFonts w:ascii="Helvetica" w:hAnsi="Helvetica"/>
          <w:sz w:val="22"/>
          <w:szCs w:val="22"/>
        </w:rPr>
        <w:pPrChange w:id="594" w:author="Adrian Stier" w:date="2022-02-24T11:06:00Z">
          <w:pPr>
            <w:spacing w:line="480" w:lineRule="auto"/>
          </w:pPr>
        </w:pPrChange>
      </w:pPr>
    </w:p>
    <w:p w14:paraId="5389506E" w14:textId="5781FAA4" w:rsidR="002621A5" w:rsidRPr="003805EE" w:rsidRDefault="00103088" w:rsidP="006551EE">
      <w:pPr>
        <w:rPr>
          <w:rFonts w:ascii="Helvetica" w:hAnsi="Helvetica"/>
          <w:sz w:val="22"/>
          <w:szCs w:val="22"/>
        </w:rPr>
        <w:pPrChange w:id="595" w:author="Adrian Stier" w:date="2022-02-24T11:06:00Z">
          <w:pPr>
            <w:spacing w:line="480" w:lineRule="auto"/>
          </w:pPr>
        </w:pPrChange>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6551EE">
      <w:pPr>
        <w:rPr>
          <w:rFonts w:ascii="Helvetica" w:hAnsi="Helvetica"/>
          <w:sz w:val="22"/>
          <w:szCs w:val="22"/>
        </w:rPr>
        <w:pPrChange w:id="596" w:author="Adrian Stier" w:date="2022-02-24T11:06:00Z">
          <w:pPr>
            <w:spacing w:line="480" w:lineRule="auto"/>
          </w:pPr>
        </w:pPrChange>
      </w:pPr>
    </w:p>
    <w:p w14:paraId="50E6A94A" w14:textId="491CE4B2" w:rsidR="002621A5" w:rsidRPr="003805EE" w:rsidRDefault="00D37D10" w:rsidP="006551EE">
      <w:pPr>
        <w:tabs>
          <w:tab w:val="left" w:pos="8640"/>
        </w:tabs>
        <w:rPr>
          <w:rFonts w:ascii="Helvetica" w:hAnsi="Helvetica"/>
          <w:sz w:val="22"/>
          <w:szCs w:val="22"/>
        </w:rPr>
        <w:pPrChange w:id="597" w:author="Adrian Stier" w:date="2022-02-24T11:06:00Z">
          <w:pPr>
            <w:tabs>
              <w:tab w:val="left" w:pos="8640"/>
            </w:tabs>
            <w:spacing w:line="480" w:lineRule="auto"/>
          </w:pPr>
        </w:pPrChange>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del w:id="598" w:author="Adrian Stier" w:date="2022-02-24T11:06:00Z">
        <w:r w:rsidR="004F6D9D" w:rsidRPr="003805EE">
          <w:rPr>
            <w:rFonts w:ascii="Helvetica" w:hAnsi="Helvetica"/>
            <w:sz w:val="22"/>
            <w:szCs w:val="22"/>
          </w:rPr>
          <w:delText>1</w:delText>
        </w:r>
        <w:r w:rsidR="00555417" w:rsidRPr="003805EE">
          <w:rPr>
            <w:rFonts w:ascii="Helvetica" w:hAnsi="Helvetica"/>
            <w:sz w:val="22"/>
            <w:szCs w:val="22"/>
          </w:rPr>
          <w:delText>1</w:delText>
        </w:r>
      </w:del>
      <w:ins w:id="599" w:author="Adrian Stier" w:date="2022-02-24T11:06:00Z">
        <w:r w:rsidR="004F6D9D" w:rsidRPr="003805EE">
          <w:rPr>
            <w:rFonts w:ascii="Helvetica" w:hAnsi="Helvetica"/>
            <w:sz w:val="22"/>
            <w:szCs w:val="22"/>
          </w:rPr>
          <w:t>1</w:t>
        </w:r>
        <w:r w:rsidR="004E341B">
          <w:rPr>
            <w:rFonts w:ascii="Helvetica" w:hAnsi="Helvetica"/>
            <w:sz w:val="22"/>
            <w:szCs w:val="22"/>
          </w:rPr>
          <w:t>2</w:t>
        </w:r>
      </w:ins>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6551EE">
      <w:pPr>
        <w:rPr>
          <w:rFonts w:ascii="Helvetica" w:hAnsi="Helvetica"/>
          <w:sz w:val="22"/>
          <w:szCs w:val="22"/>
        </w:rPr>
        <w:pPrChange w:id="600" w:author="Adrian Stier" w:date="2022-02-24T11:06:00Z">
          <w:pPr>
            <w:spacing w:line="480" w:lineRule="auto"/>
          </w:pPr>
        </w:pPrChange>
      </w:pPr>
    </w:p>
    <w:p w14:paraId="7D70D97A" w14:textId="747E5EC5" w:rsidR="002621A5" w:rsidRDefault="00615385" w:rsidP="006551EE">
      <w:pPr>
        <w:rPr>
          <w:rFonts w:ascii="Helvetica" w:hAnsi="Helvetica"/>
          <w:sz w:val="22"/>
          <w:szCs w:val="22"/>
        </w:rPr>
        <w:pPrChange w:id="601" w:author="Adrian Stier" w:date="2022-02-24T11:06:00Z">
          <w:pPr>
            <w:spacing w:line="480" w:lineRule="auto"/>
          </w:pPr>
        </w:pPrChange>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ins w:id="602" w:author="Adrian Stier" w:date="2022-02-24T11:06:00Z">
        <w:r w:rsidR="00B05FC4">
          <w:rPr>
            <w:rFonts w:ascii="Helvetica" w:hAnsi="Helvetica"/>
            <w:sz w:val="22"/>
            <w:szCs w:val="22"/>
          </w:rPr>
          <w:t xml:space="preserve"> that represents the rate at which </w:t>
        </w:r>
        <w:r w:rsidR="00804B7F">
          <w:rPr>
            <w:rFonts w:ascii="Helvetica" w:hAnsi="Helvetica"/>
            <w:sz w:val="22"/>
            <w:szCs w:val="22"/>
          </w:rPr>
          <w:t xml:space="preserve">the </w:t>
        </w:r>
        <w:r w:rsidR="007068D6">
          <w:rPr>
            <w:rFonts w:ascii="Helvetica" w:hAnsi="Helvetica"/>
            <w:sz w:val="22"/>
            <w:szCs w:val="22"/>
          </w:rPr>
          <w:t xml:space="preserve">future value is discounted </w:t>
        </w:r>
        <w:r w:rsidR="00804B7F">
          <w:rPr>
            <w:rFonts w:ascii="Helvetica" w:hAnsi="Helvetica"/>
            <w:sz w:val="22"/>
            <w:szCs w:val="22"/>
          </w:rPr>
          <w:t>through time</w:t>
        </w:r>
      </w:ins>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04583F">
        <w:rPr>
          <w:rFonts w:ascii="Helvetica" w:hAnsi="Helvetica"/>
          <w:sz w:val="22"/>
          <w:szCs w:val="22"/>
        </w:rPr>
        <w:t xml:space="preserve"> </w:t>
      </w:r>
      <w:ins w:id="603" w:author="Adrian Stier" w:date="2022-02-24T11:06:00Z">
        <w:r w:rsidR="0004583F">
          <w:rPr>
            <w:rFonts w:ascii="Helvetica" w:hAnsi="Helvetica"/>
            <w:sz w:val="22"/>
            <w:szCs w:val="22"/>
          </w:rPr>
          <w:t>a</w:t>
        </w:r>
        <w:r w:rsidR="007821E5" w:rsidRPr="003805EE">
          <w:rPr>
            <w:rFonts w:ascii="Helvetica" w:hAnsi="Helvetica"/>
            <w:sz w:val="22"/>
            <w:szCs w:val="22"/>
          </w:rPr>
          <w:t xml:space="preserve"> </w:t>
        </w:r>
      </w:ins>
      <w:r w:rsidR="007821E5" w:rsidRPr="003805EE">
        <w:rPr>
          <w:rFonts w:ascii="Helvetica" w:hAnsi="Helvetica"/>
          <w:sz w:val="22"/>
          <w:szCs w:val="22"/>
        </w:rPr>
        <w:t>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del w:id="604" w:author="Adrian Stier" w:date="2022-02-24T11:06:00Z">
        <w:r w:rsidR="00DA46F5" w:rsidRPr="003805EE">
          <w:rPr>
            <w:rFonts w:ascii="Helvetica" w:hAnsi="Helvetica"/>
            <w:sz w:val="22"/>
            <w:szCs w:val="22"/>
          </w:rPr>
          <w:delText>Cost</w:delText>
        </w:r>
      </w:del>
      <w:ins w:id="605" w:author="Adrian Stier" w:date="2022-02-24T11:06:00Z">
        <w:r w:rsidR="00DE7101">
          <w:rPr>
            <w:rFonts w:ascii="Helvetica" w:hAnsi="Helvetica"/>
            <w:sz w:val="22"/>
            <w:szCs w:val="22"/>
          </w:rPr>
          <w:t>The c</w:t>
        </w:r>
        <w:r w:rsidR="00DE7101" w:rsidRPr="003805EE">
          <w:rPr>
            <w:rFonts w:ascii="Helvetica" w:hAnsi="Helvetica"/>
            <w:sz w:val="22"/>
            <w:szCs w:val="22"/>
          </w:rPr>
          <w:t>ost</w:t>
        </w:r>
      </w:ins>
      <w:r w:rsidR="00DE7101" w:rsidRPr="003805EE">
        <w:rPr>
          <w:rFonts w:ascii="Helvetica" w:hAnsi="Helvetica"/>
          <w:sz w:val="22"/>
          <w:szCs w:val="22"/>
        </w:rPr>
        <w:t xml:space="preserve">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6551EE">
      <w:pPr>
        <w:rPr>
          <w:rFonts w:ascii="Helvetica" w:hAnsi="Helvetica"/>
          <w:sz w:val="22"/>
          <w:szCs w:val="22"/>
        </w:rPr>
        <w:pPrChange w:id="606" w:author="Adrian Stier" w:date="2022-02-24T11:06:00Z">
          <w:pPr>
            <w:spacing w:line="480" w:lineRule="auto"/>
          </w:pPr>
        </w:pPrChange>
      </w:pPr>
    </w:p>
    <w:p w14:paraId="4FDA4DE7" w14:textId="2F06B12A" w:rsidR="002621A5" w:rsidRPr="003805EE" w:rsidRDefault="00E3556A" w:rsidP="006551EE">
      <w:pPr>
        <w:tabs>
          <w:tab w:val="left" w:pos="8640"/>
        </w:tabs>
        <w:ind w:left="8640" w:hanging="8640"/>
        <w:rPr>
          <w:rFonts w:ascii="Helvetica" w:hAnsi="Helvetica"/>
          <w:sz w:val="22"/>
          <w:szCs w:val="22"/>
        </w:rPr>
        <w:pPrChange w:id="607" w:author="Adrian Stier" w:date="2022-02-24T11:06:00Z">
          <w:pPr>
            <w:tabs>
              <w:tab w:val="left" w:pos="8640"/>
            </w:tabs>
            <w:spacing w:line="480" w:lineRule="auto"/>
            <w:ind w:left="8640" w:hanging="8640"/>
          </w:pPr>
        </w:pPrChange>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del w:id="608" w:author="Adrian Stier" w:date="2022-02-24T11:06:00Z">
                <w:rPr>
                  <w:rFonts w:ascii="Cambria Math" w:hAnsi="Cambria Math"/>
                  <w:i/>
                  <w:sz w:val="22"/>
                  <w:szCs w:val="22"/>
                </w:rPr>
              </w:del>
            </m:ctrlPr>
          </m:naryPr>
          <m:sub/>
          <m:sup/>
          <m:e>
            <m:sSub>
              <m:sSubPr>
                <m:ctrlPr>
                  <w:del w:id="609" w:author="Adrian Stier" w:date="2022-02-24T11:06:00Z">
                    <w:rPr>
                      <w:rFonts w:ascii="Cambria Math" w:hAnsi="Cambria Math"/>
                      <w:i/>
                      <w:sz w:val="22"/>
                      <w:szCs w:val="22"/>
                    </w:rPr>
                  </w:del>
                </m:ctrlPr>
              </m:sSubPr>
              <m:e>
                <m:r>
                  <w:del w:id="610" w:author="Adrian Stier" w:date="2022-02-24T11:06:00Z">
                    <w:rPr>
                      <w:rFonts w:ascii="Cambria Math" w:hAnsi="Cambria Math"/>
                      <w:sz w:val="22"/>
                      <w:szCs w:val="22"/>
                    </w:rPr>
                    <m:t>c</m:t>
                  </w:del>
                </m:r>
              </m:e>
              <m:sub>
                <m:r>
                  <w:del w:id="611" w:author="Adrian Stier" w:date="2022-02-24T11:06:00Z">
                    <w:rPr>
                      <w:rFonts w:ascii="Cambria Math" w:hAnsi="Cambria Math"/>
                      <w:sz w:val="22"/>
                      <w:szCs w:val="22"/>
                    </w:rPr>
                    <m:t>i</m:t>
                  </w:del>
                </m:r>
              </m:sub>
            </m:sSub>
            <m:sSup>
              <m:sSupPr>
                <m:ctrlPr>
                  <w:del w:id="612" w:author="Adrian Stier" w:date="2022-02-24T11:06:00Z">
                    <w:rPr>
                      <w:rFonts w:ascii="Cambria Math" w:hAnsi="Cambria Math"/>
                      <w:i/>
                      <w:sz w:val="22"/>
                      <w:szCs w:val="22"/>
                    </w:rPr>
                  </w:del>
                </m:ctrlPr>
              </m:sSupPr>
              <m:e>
                <m:r>
                  <w:del w:id="613" w:author="Adrian Stier" w:date="2022-02-24T11:06:00Z">
                    <w:rPr>
                      <w:rFonts w:ascii="Cambria Math" w:hAnsi="Cambria Math"/>
                      <w:sz w:val="22"/>
                      <w:szCs w:val="22"/>
                    </w:rPr>
                    <m:t>e</m:t>
                  </w:del>
                </m:r>
              </m:e>
              <m:sup>
                <m:r>
                  <w:del w:id="614" w:author="Adrian Stier" w:date="2022-02-24T11:06:00Z">
                    <w:rPr>
                      <w:rFonts w:ascii="Cambria Math" w:hAnsi="Cambria Math"/>
                      <w:sz w:val="22"/>
                      <w:szCs w:val="22"/>
                    </w:rPr>
                    <m:t>-</m:t>
                  </w:del>
                </m:r>
                <m:sSub>
                  <m:sSubPr>
                    <m:ctrlPr>
                      <w:del w:id="615" w:author="Adrian Stier" w:date="2022-02-24T11:06:00Z">
                        <w:rPr>
                          <w:rFonts w:ascii="Cambria Math" w:hAnsi="Cambria Math"/>
                          <w:i/>
                          <w:sz w:val="22"/>
                          <w:szCs w:val="22"/>
                        </w:rPr>
                      </w:del>
                    </m:ctrlPr>
                  </m:sSubPr>
                  <m:e>
                    <m:r>
                      <w:del w:id="616" w:author="Adrian Stier" w:date="2022-02-24T11:06:00Z">
                        <w:rPr>
                          <w:rFonts w:ascii="Cambria Math" w:hAnsi="Cambria Math"/>
                          <w:sz w:val="22"/>
                          <w:szCs w:val="22"/>
                        </w:rPr>
                        <m:t>c</m:t>
                      </w:del>
                    </m:r>
                  </m:e>
                  <m:sub>
                    <m:r>
                      <w:del w:id="617" w:author="Adrian Stier" w:date="2022-02-24T11:06:00Z">
                        <w:rPr>
                          <w:rFonts w:ascii="Cambria Math" w:hAnsi="Cambria Math"/>
                          <w:sz w:val="22"/>
                          <w:szCs w:val="22"/>
                        </w:rPr>
                        <m:t>s</m:t>
                      </w:del>
                    </m:r>
                  </m:sub>
                </m:sSub>
                <m:sSub>
                  <m:sSubPr>
                    <m:ctrlPr>
                      <w:del w:id="618" w:author="Adrian Stier" w:date="2022-02-24T11:06:00Z">
                        <w:rPr>
                          <w:rFonts w:ascii="Cambria Math" w:hAnsi="Cambria Math"/>
                          <w:i/>
                          <w:sz w:val="22"/>
                          <w:szCs w:val="22"/>
                        </w:rPr>
                      </w:del>
                    </m:ctrlPr>
                  </m:sSubPr>
                  <m:e>
                    <m:r>
                      <w:del w:id="619" w:author="Adrian Stier" w:date="2022-02-24T11:06:00Z">
                        <w:rPr>
                          <w:rFonts w:ascii="Cambria Math" w:hAnsi="Cambria Math"/>
                          <w:sz w:val="22"/>
                          <w:szCs w:val="22"/>
                        </w:rPr>
                        <m:t>ϕ</m:t>
                      </w:del>
                    </m:r>
                  </m:e>
                  <m:sub>
                    <m:r>
                      <w:del w:id="620" w:author="Adrian Stier" w:date="2022-02-24T11:06:00Z">
                        <w:rPr>
                          <w:rFonts w:ascii="Cambria Math" w:hAnsi="Cambria Math"/>
                          <w:sz w:val="22"/>
                          <w:szCs w:val="22"/>
                        </w:rPr>
                        <m:t>t</m:t>
                      </w:del>
                    </m:r>
                  </m:sub>
                </m:sSub>
              </m:sup>
            </m:sSup>
          </m:e>
        </m:nary>
      </m:oMath>
      <w:del w:id="621" w:author="Adrian Stier" w:date="2022-02-24T11:06:00Z">
        <w:r w:rsidR="00F9417D" w:rsidRPr="003805EE">
          <w:rPr>
            <w:rFonts w:ascii="Helvetica" w:hAnsi="Helvetica"/>
            <w:sz w:val="22"/>
            <w:szCs w:val="22"/>
          </w:rPr>
          <w:delText>,</w:delText>
        </w:r>
        <w:r w:rsidR="002621A5" w:rsidRPr="003805EE">
          <w:rPr>
            <w:rFonts w:ascii="Helvetica" w:hAnsi="Helvetica"/>
            <w:sz w:val="22"/>
            <w:szCs w:val="22"/>
          </w:rPr>
          <w:tab/>
          <w:delText>(1</w:delText>
        </w:r>
        <w:r w:rsidR="00555417" w:rsidRPr="003805EE">
          <w:rPr>
            <w:rFonts w:ascii="Helvetica" w:hAnsi="Helvetica"/>
            <w:sz w:val="22"/>
            <w:szCs w:val="22"/>
          </w:rPr>
          <w:delText>2</w:delText>
        </w:r>
      </w:del>
      <m:oMath>
        <m:nary>
          <m:naryPr>
            <m:chr m:val="∑"/>
            <m:limLoc m:val="undOvr"/>
            <m:ctrlPr>
              <w:ins w:id="622" w:author="Adrian Stier" w:date="2022-02-24T11:06:00Z">
                <w:rPr>
                  <w:rFonts w:ascii="Cambria Math" w:hAnsi="Cambria Math"/>
                  <w:i/>
                  <w:sz w:val="22"/>
                  <w:szCs w:val="22"/>
                </w:rPr>
              </w:ins>
            </m:ctrlPr>
          </m:naryPr>
          <m:sub>
            <m:r>
              <w:ins w:id="623" w:author="Adrian Stier" w:date="2022-02-24T11:06:00Z">
                <w:rPr>
                  <w:rFonts w:ascii="Cambria Math" w:hAnsi="Cambria Math"/>
                  <w:sz w:val="22"/>
                  <w:szCs w:val="22"/>
                </w:rPr>
                <m:t>t=1</m:t>
              </w:ins>
            </m:r>
          </m:sub>
          <m:sup>
            <m:r>
              <w:ins w:id="624" w:author="Adrian Stier" w:date="2022-02-24T11:06:00Z">
                <w:rPr>
                  <w:rFonts w:ascii="Cambria Math" w:hAnsi="Cambria Math"/>
                  <w:sz w:val="22"/>
                  <w:szCs w:val="22"/>
                </w:rPr>
                <m:t>50</m:t>
              </w:ins>
            </m:r>
          </m:sup>
          <m:e>
            <m:sSub>
              <m:sSubPr>
                <m:ctrlPr>
                  <w:ins w:id="625" w:author="Adrian Stier" w:date="2022-02-24T11:06:00Z">
                    <w:rPr>
                      <w:rFonts w:ascii="Cambria Math" w:hAnsi="Cambria Math"/>
                      <w:i/>
                      <w:sz w:val="22"/>
                      <w:szCs w:val="22"/>
                    </w:rPr>
                  </w:ins>
                </m:ctrlPr>
              </m:sSubPr>
              <m:e>
                <m:r>
                  <w:ins w:id="626" w:author="Adrian Stier" w:date="2022-02-24T11:06:00Z">
                    <w:rPr>
                      <w:rFonts w:ascii="Cambria Math" w:hAnsi="Cambria Math"/>
                      <w:sz w:val="22"/>
                      <w:szCs w:val="22"/>
                    </w:rPr>
                    <m:t>c</m:t>
                  </w:ins>
                </m:r>
              </m:e>
              <m:sub>
                <m:r>
                  <w:ins w:id="627" w:author="Adrian Stier" w:date="2022-02-24T11:06:00Z">
                    <w:rPr>
                      <w:rFonts w:ascii="Cambria Math" w:hAnsi="Cambria Math"/>
                      <w:sz w:val="22"/>
                      <w:szCs w:val="22"/>
                    </w:rPr>
                    <m:t>i</m:t>
                  </w:ins>
                </m:r>
              </m:sub>
            </m:sSub>
            <m:sSup>
              <m:sSupPr>
                <m:ctrlPr>
                  <w:ins w:id="628" w:author="Adrian Stier" w:date="2022-02-24T11:06:00Z">
                    <w:rPr>
                      <w:rFonts w:ascii="Cambria Math" w:hAnsi="Cambria Math"/>
                      <w:i/>
                      <w:sz w:val="22"/>
                      <w:szCs w:val="22"/>
                    </w:rPr>
                  </w:ins>
                </m:ctrlPr>
              </m:sSupPr>
              <m:e>
                <m:r>
                  <w:ins w:id="629" w:author="Adrian Stier" w:date="2022-02-24T11:06:00Z">
                    <w:rPr>
                      <w:rFonts w:ascii="Cambria Math" w:hAnsi="Cambria Math"/>
                      <w:sz w:val="22"/>
                      <w:szCs w:val="22"/>
                    </w:rPr>
                    <m:t>e</m:t>
                  </w:ins>
                </m:r>
              </m:e>
              <m:sup>
                <m:r>
                  <w:ins w:id="630" w:author="Adrian Stier" w:date="2022-02-24T11:06:00Z">
                    <w:rPr>
                      <w:rFonts w:ascii="Cambria Math" w:hAnsi="Cambria Math"/>
                      <w:sz w:val="22"/>
                      <w:szCs w:val="22"/>
                    </w:rPr>
                    <m:t>-</m:t>
                  </w:ins>
                </m:r>
                <m:sSub>
                  <m:sSubPr>
                    <m:ctrlPr>
                      <w:ins w:id="631" w:author="Adrian Stier" w:date="2022-02-24T11:06:00Z">
                        <w:rPr>
                          <w:rFonts w:ascii="Cambria Math" w:hAnsi="Cambria Math"/>
                          <w:i/>
                          <w:sz w:val="22"/>
                          <w:szCs w:val="22"/>
                        </w:rPr>
                      </w:ins>
                    </m:ctrlPr>
                  </m:sSubPr>
                  <m:e>
                    <m:r>
                      <w:ins w:id="632" w:author="Adrian Stier" w:date="2022-02-24T11:06:00Z">
                        <w:rPr>
                          <w:rFonts w:ascii="Cambria Math" w:hAnsi="Cambria Math"/>
                          <w:sz w:val="22"/>
                          <w:szCs w:val="22"/>
                        </w:rPr>
                        <m:t>c</m:t>
                      </w:ins>
                    </m:r>
                  </m:e>
                  <m:sub>
                    <m:r>
                      <w:ins w:id="633" w:author="Adrian Stier" w:date="2022-02-24T11:06:00Z">
                        <w:rPr>
                          <w:rFonts w:ascii="Cambria Math" w:hAnsi="Cambria Math"/>
                          <w:sz w:val="22"/>
                          <w:szCs w:val="22"/>
                        </w:rPr>
                        <m:t>s</m:t>
                      </w:ins>
                    </m:r>
                  </m:sub>
                </m:sSub>
                <m:sSub>
                  <m:sSubPr>
                    <m:ctrlPr>
                      <w:ins w:id="634" w:author="Adrian Stier" w:date="2022-02-24T11:06:00Z">
                        <w:rPr>
                          <w:rFonts w:ascii="Cambria Math" w:hAnsi="Cambria Math"/>
                          <w:i/>
                          <w:sz w:val="22"/>
                          <w:szCs w:val="22"/>
                        </w:rPr>
                      </w:ins>
                    </m:ctrlPr>
                  </m:sSubPr>
                  <m:e>
                    <m:r>
                      <w:ins w:id="635" w:author="Adrian Stier" w:date="2022-02-24T11:06:00Z">
                        <w:rPr>
                          <w:rFonts w:ascii="Cambria Math" w:hAnsi="Cambria Math"/>
                          <w:sz w:val="22"/>
                          <w:szCs w:val="22"/>
                        </w:rPr>
                        <m:t>σ</m:t>
                      </w:ins>
                    </m:r>
                  </m:e>
                  <m:sub>
                    <m:r>
                      <w:ins w:id="636" w:author="Adrian Stier" w:date="2022-02-24T11:06:00Z">
                        <w:rPr>
                          <w:rFonts w:ascii="Cambria Math" w:hAnsi="Cambria Math"/>
                          <w:sz w:val="22"/>
                          <w:szCs w:val="22"/>
                        </w:rPr>
                        <m:t>t</m:t>
                      </w:ins>
                    </m:r>
                  </m:sub>
                </m:sSub>
              </m:sup>
            </m:sSup>
          </m:e>
        </m:nary>
      </m:oMath>
      <w:ins w:id="637" w:author="Adrian Stier" w:date="2022-02-24T11:06:00Z">
        <w:r w:rsidR="00F9417D" w:rsidRPr="003805EE">
          <w:rPr>
            <w:rFonts w:ascii="Helvetica" w:hAnsi="Helvetica"/>
            <w:sz w:val="22"/>
            <w:szCs w:val="22"/>
          </w:rPr>
          <w:t>,</w:t>
        </w:r>
        <w:r w:rsidR="002621A5" w:rsidRPr="003805EE">
          <w:rPr>
            <w:rFonts w:ascii="Helvetica" w:hAnsi="Helvetica"/>
            <w:sz w:val="22"/>
            <w:szCs w:val="22"/>
          </w:rPr>
          <w:tab/>
          <w:t>(1</w:t>
        </w:r>
        <w:r w:rsidR="004E341B">
          <w:rPr>
            <w:rFonts w:ascii="Helvetica" w:hAnsi="Helvetica"/>
            <w:sz w:val="22"/>
            <w:szCs w:val="22"/>
          </w:rPr>
          <w:t>3</w:t>
        </w:r>
      </w:ins>
      <w:r w:rsidR="002621A5" w:rsidRPr="003805EE">
        <w:rPr>
          <w:rFonts w:ascii="Helvetica" w:hAnsi="Helvetica"/>
          <w:sz w:val="22"/>
          <w:szCs w:val="22"/>
        </w:rPr>
        <w:t>)</w:t>
      </w:r>
      <w:r w:rsidR="002621A5" w:rsidRPr="003805EE">
        <w:rPr>
          <w:rFonts w:ascii="Helvetica" w:hAnsi="Helvetica"/>
          <w:sz w:val="22"/>
          <w:szCs w:val="22"/>
        </w:rPr>
        <w:br/>
      </w:r>
    </w:p>
    <w:p w14:paraId="64D969D4" w14:textId="33AD838D" w:rsidR="00A56584" w:rsidRDefault="00F9417D" w:rsidP="006551EE">
      <w:pPr>
        <w:rPr>
          <w:ins w:id="638" w:author="Adrian Stier" w:date="2022-02-24T11:06:00Z"/>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w:t>
      </w:r>
      <w:ins w:id="639" w:author="Adrian Stier" w:date="2022-02-24T11:06:00Z">
        <w:r w:rsidR="000E5EE2">
          <w:rPr>
            <w:rFonts w:ascii="Helvetica" w:hAnsi="Helvetica"/>
            <w:sz w:val="22"/>
            <w:szCs w:val="22"/>
          </w:rPr>
          <w:t xml:space="preserve">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w:ins>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del w:id="640" w:author="Adrian Stier" w:date="2022-02-24T11:06:00Z">
        <w:r w:rsidRPr="003805EE">
          <w:rPr>
            <w:rFonts w:ascii="Helvetica" w:hAnsi="Helvetica"/>
            <w:sz w:val="22"/>
            <w:szCs w:val="22"/>
          </w:rPr>
          <w:delText xml:space="preserve"> </w:delText>
        </w:r>
        <w:r w:rsidR="00FE30FB" w:rsidRPr="003805EE">
          <w:rPr>
            <w:rFonts w:ascii="Helvetica" w:hAnsi="Helvetica"/>
            <w:sz w:val="22"/>
            <w:szCs w:val="22"/>
          </w:rPr>
          <w:delText>determine</w:delText>
        </w:r>
      </w:del>
      <w:ins w:id="641" w:author="Adrian Stier" w:date="2022-02-24T11:06:00Z">
        <w:r w:rsidR="00DC59EB">
          <w:rPr>
            <w:rFonts w:ascii="Helvetica" w:hAnsi="Helvetica"/>
            <w:sz w:val="22"/>
            <w:szCs w:val="22"/>
          </w:rPr>
          <w:t xml:space="preserve">, which </w:t>
        </w:r>
        <w:r w:rsidR="00DE7101">
          <w:rPr>
            <w:rFonts w:ascii="Helvetica" w:hAnsi="Helvetica"/>
            <w:sz w:val="22"/>
            <w:szCs w:val="22"/>
          </w:rPr>
          <w:t>describe</w:t>
        </w:r>
      </w:ins>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del w:id="642" w:author="Adrian Stier" w:date="2022-02-24T11:06:00Z">
                <w:rPr>
                  <w:rFonts w:ascii="Cambria Math" w:hAnsi="Cambria Math"/>
                  <w:i/>
                  <w:sz w:val="22"/>
                  <w:szCs w:val="22"/>
                </w:rPr>
              </w:del>
            </m:ctrlPr>
          </m:sSubPr>
          <m:e>
            <m:r>
              <w:del w:id="643" w:author="Adrian Stier" w:date="2022-02-24T11:06:00Z">
                <w:rPr>
                  <w:rFonts w:ascii="Cambria Math" w:hAnsi="Cambria Math"/>
                  <w:sz w:val="22"/>
                  <w:szCs w:val="22"/>
                </w:rPr>
                <m:t>ϕ</m:t>
              </w:del>
            </m:r>
          </m:e>
          <m:sub>
            <m:r>
              <w:del w:id="644" w:author="Adrian Stier" w:date="2022-02-24T11:06:00Z">
                <w:rPr>
                  <w:rFonts w:ascii="Cambria Math" w:hAnsi="Cambria Math"/>
                  <w:sz w:val="22"/>
                  <w:szCs w:val="22"/>
                </w:rPr>
                <m:t>t</m:t>
              </w:del>
            </m:r>
          </m:sub>
        </m:sSub>
        <m:sSub>
          <m:sSubPr>
            <m:ctrlPr>
              <w:ins w:id="645" w:author="Adrian Stier" w:date="2022-02-24T11:06:00Z">
                <w:rPr>
                  <w:rFonts w:ascii="Cambria Math" w:hAnsi="Cambria Math"/>
                  <w:i/>
                  <w:sz w:val="22"/>
                  <w:szCs w:val="22"/>
                </w:rPr>
              </w:ins>
            </m:ctrlPr>
          </m:sSubPr>
          <m:e>
            <m:r>
              <w:ins w:id="646" w:author="Adrian Stier" w:date="2022-02-24T11:06:00Z">
                <w:rPr>
                  <w:rFonts w:ascii="Cambria Math" w:hAnsi="Cambria Math"/>
                  <w:sz w:val="22"/>
                  <w:szCs w:val="22"/>
                </w:rPr>
                <m:t>σ</m:t>
              </w:ins>
            </m:r>
          </m:e>
          <m:sub>
            <m:r>
              <w:ins w:id="647" w:author="Adrian Stier" w:date="2022-02-24T11:06:00Z">
                <w:rPr>
                  <w:rFonts w:ascii="Cambria Math" w:hAnsi="Cambria Math"/>
                  <w:sz w:val="22"/>
                  <w:szCs w:val="22"/>
                </w:rPr>
                <m:t>t</m:t>
              </w:ins>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w:t>
      </w:r>
      <w:ins w:id="648" w:author="Adrian Stier" w:date="2022-02-24T11:06:00Z">
        <w:r w:rsidR="0004583F">
          <w:rPr>
            <w:rFonts w:ascii="Helvetica" w:hAnsi="Helvetica"/>
            <w:sz w:val="22"/>
            <w:szCs w:val="22"/>
          </w:rPr>
          <w:t>coefficient of variation (</w:t>
        </w:r>
      </w:ins>
      <w:r w:rsidR="00C9375F" w:rsidRPr="003805EE">
        <w:rPr>
          <w:rFonts w:ascii="Helvetica" w:hAnsi="Helvetica"/>
          <w:sz w:val="22"/>
          <w:szCs w:val="22"/>
        </w:rPr>
        <w:t>CV</w:t>
      </w:r>
      <w:ins w:id="649" w:author="Adrian Stier" w:date="2022-02-24T11:06:00Z">
        <w:r w:rsidR="0004583F">
          <w:rPr>
            <w:rFonts w:ascii="Helvetica" w:hAnsi="Helvetica"/>
            <w:sz w:val="22"/>
            <w:szCs w:val="22"/>
          </w:rPr>
          <w:t>)</w:t>
        </w:r>
      </w:ins>
      <w:r w:rsidR="0004583F">
        <w:rPr>
          <w:rFonts w:ascii="Helvetica" w:hAnsi="Helvetica"/>
          <w:sz w:val="22"/>
          <w:szCs w:val="22"/>
        </w:rPr>
        <w:t xml:space="preserve"> of</w:t>
      </w:r>
      <w:ins w:id="650" w:author="Adrian Stier" w:date="2022-02-24T11:06:00Z">
        <w:r w:rsidR="0004583F">
          <w:rPr>
            <w:rFonts w:ascii="Helvetica" w:hAnsi="Helvetica"/>
            <w:sz w:val="22"/>
            <w:szCs w:val="22"/>
          </w:rPr>
          <w:t xml:space="preserve"> biomass based on the</w:t>
        </w:r>
      </w:ins>
      <w:r w:rsidR="0004583F">
        <w:rPr>
          <w:rFonts w:ascii="Helvetica" w:hAnsi="Helvetica"/>
          <w:sz w:val="22"/>
          <w:szCs w:val="22"/>
        </w:rPr>
        <w:t xml:space="preserve"> </w:t>
      </w:r>
      <w:r w:rsidR="00C9375F" w:rsidRPr="003805EE">
        <w:rPr>
          <w:rFonts w:ascii="Helvetica" w:hAnsi="Helvetica"/>
          <w:sz w:val="22"/>
          <w:szCs w:val="22"/>
        </w:rPr>
        <w:t xml:space="preserve">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ins w:id="651" w:author="Adrian Stier" w:date="2022-02-24T11:06:00Z">
        <w:r w:rsidR="0019036C">
          <w:rPr>
            <w:rFonts w:ascii="Helvetica" w:hAnsi="Helvetica"/>
            <w:sz w:val="22"/>
            <w:szCs w:val="22"/>
          </w:rPr>
          <w:t>For a description of all parameters see ESM 2, Table S2.</w:t>
        </w:r>
      </w:ins>
    </w:p>
    <w:p w14:paraId="74250B00" w14:textId="77777777" w:rsidR="00A56584" w:rsidRDefault="00A56584" w:rsidP="006551EE">
      <w:pPr>
        <w:rPr>
          <w:moveTo w:id="652" w:author="Adrian Stier" w:date="2022-02-24T11:06:00Z"/>
          <w:rFonts w:ascii="Helvetica" w:hAnsi="Helvetica"/>
          <w:sz w:val="22"/>
          <w:rPrChange w:id="653" w:author="Adrian Stier" w:date="2022-02-24T11:06:00Z">
            <w:rPr>
              <w:moveTo w:id="654" w:author="Adrian Stier" w:date="2022-02-24T11:06:00Z"/>
              <w:rFonts w:ascii="Helvetica" w:hAnsi="Helvetica"/>
              <w:i/>
              <w:sz w:val="22"/>
            </w:rPr>
          </w:rPrChange>
        </w:rPr>
        <w:pPrChange w:id="655" w:author="Adrian Stier" w:date="2022-02-24T11:06:00Z">
          <w:pPr>
            <w:spacing w:line="480" w:lineRule="auto"/>
          </w:pPr>
        </w:pPrChange>
      </w:pPr>
      <w:moveToRangeStart w:id="656" w:author="Adrian Stier" w:date="2022-02-24T11:06:00Z" w:name="move96593224"/>
    </w:p>
    <w:p w14:paraId="05716C75" w14:textId="678BB04C" w:rsidR="00A56584" w:rsidRDefault="00A56584" w:rsidP="006551EE">
      <w:pPr>
        <w:rPr>
          <w:rFonts w:ascii="Helvetica" w:hAnsi="Helvetica"/>
          <w:sz w:val="22"/>
          <w:rPrChange w:id="657" w:author="Adrian Stier" w:date="2022-02-24T11:06:00Z">
            <w:rPr>
              <w:rFonts w:ascii="Helvetica" w:hAnsi="Helvetica"/>
              <w:i/>
              <w:sz w:val="22"/>
            </w:rPr>
          </w:rPrChange>
        </w:rPr>
        <w:pPrChange w:id="658" w:author="Adrian Stier" w:date="2022-02-24T11:06:00Z">
          <w:pPr>
            <w:spacing w:line="480" w:lineRule="auto"/>
          </w:pPr>
        </w:pPrChange>
      </w:pPr>
      <w:moveTo w:id="659" w:author="Adrian Stier" w:date="2022-02-24T11:06:00Z">
        <w:r>
          <w:rPr>
            <w:rFonts w:ascii="Helvetica" w:hAnsi="Helvetica"/>
            <w:sz w:val="22"/>
            <w:szCs w:val="22"/>
          </w:rPr>
          <w:t xml:space="preserve">We </w:t>
        </w:r>
      </w:moveTo>
      <w:moveToRangeEnd w:id="656"/>
      <w:del w:id="660" w:author="Adrian Stier" w:date="2022-02-24T11:06:00Z">
        <w:r w:rsidR="00EE58CA" w:rsidRPr="003805EE">
          <w:rPr>
            <w:rFonts w:ascii="Helvetica" w:hAnsi="Helvetica"/>
            <w:sz w:val="22"/>
            <w:szCs w:val="22"/>
          </w:rPr>
          <w:delText>We</w:delText>
        </w:r>
      </w:del>
      <w:ins w:id="661" w:author="Adrian Stier" w:date="2022-02-24T11:06:00Z">
        <w:r>
          <w:rPr>
            <w:rFonts w:ascii="Helvetica" w:hAnsi="Helvetica"/>
            <w:sz w:val="22"/>
            <w:szCs w:val="22"/>
          </w:rPr>
          <w:t xml:space="preserve">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w:t>
        </w:r>
      </w:ins>
      <w:r w:rsidR="00EE58CA" w:rsidRPr="003805EE">
        <w:rPr>
          <w:rFonts w:ascii="Helvetica" w:hAnsi="Helvetica"/>
          <w:sz w:val="22"/>
          <w:szCs w:val="22"/>
        </w:rPr>
        <w:t xml:space="preserv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del w:id="662" w:author="Adrian Stier" w:date="2022-02-24T11:06:00Z">
        <w:r w:rsidR="00F77F41" w:rsidRPr="003805EE">
          <w:rPr>
            <w:rFonts w:ascii="Helvetica" w:hAnsi="Helvetica"/>
            <w:sz w:val="22"/>
            <w:szCs w:val="22"/>
          </w:rPr>
          <w:delText>scenarios,</w:delText>
        </w:r>
        <w:r w:rsidR="00EE58CA" w:rsidRPr="003805EE">
          <w:rPr>
            <w:rFonts w:ascii="Helvetica" w:hAnsi="Helvetica"/>
            <w:sz w:val="22"/>
            <w:szCs w:val="22"/>
          </w:rPr>
          <w:delText xml:space="preserve"> </w:delText>
        </w:r>
        <w:r w:rsidR="00752E40" w:rsidRPr="003805EE">
          <w:rPr>
            <w:rFonts w:ascii="Helvetica" w:hAnsi="Helvetica"/>
            <w:sz w:val="22"/>
            <w:szCs w:val="22"/>
          </w:rPr>
          <w:delText xml:space="preserve">as well as the </w:delText>
        </w:r>
        <w:r w:rsidR="00EE58CA" w:rsidRPr="003805EE">
          <w:rPr>
            <w:rFonts w:ascii="Helvetica" w:hAnsi="Helvetica"/>
            <w:sz w:val="22"/>
            <w:szCs w:val="22"/>
          </w:rPr>
          <w:delText>consequences</w:delText>
        </w:r>
        <w:r w:rsidR="00B66B87" w:rsidRPr="003805EE">
          <w:rPr>
            <w:rFonts w:ascii="Helvetica" w:hAnsi="Helvetica"/>
            <w:sz w:val="22"/>
            <w:szCs w:val="22"/>
          </w:rPr>
          <w:delText xml:space="preserve"> (e.g. the probability of crossing a tipping point or </w:delText>
        </w:r>
        <w:r w:rsidR="00CA3851" w:rsidRPr="003805EE">
          <w:rPr>
            <w:rFonts w:ascii="Helvetica" w:hAnsi="Helvetica"/>
            <w:sz w:val="22"/>
            <w:szCs w:val="22"/>
          </w:rPr>
          <w:delText>limit reference point</w:delText>
        </w:r>
        <w:r w:rsidR="00F16D17" w:rsidRPr="003805EE">
          <w:rPr>
            <w:rFonts w:ascii="Helvetica" w:hAnsi="Helvetica"/>
            <w:sz w:val="22"/>
            <w:szCs w:val="22"/>
          </w:rPr>
          <w:delText>)</w:delText>
        </w:r>
        <w:r w:rsidR="00EE58CA" w:rsidRPr="003805EE">
          <w:rPr>
            <w:rFonts w:ascii="Helvetica" w:hAnsi="Helvetica"/>
            <w:sz w:val="22"/>
            <w:szCs w:val="22"/>
          </w:rPr>
          <w:delText xml:space="preserve"> of different monitoring strategies</w:delText>
        </w:r>
      </w:del>
      <w:ins w:id="663" w:author="Adrian Stier" w:date="2022-02-24T11:06:00Z">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10FE8">
          <w:rPr>
            <w:rFonts w:ascii="Helvetica" w:hAnsi="Helvetica"/>
            <w:sz w:val="22"/>
            <w:szCs w:val="22"/>
          </w:rPr>
          <w:t xml:space="preserve"> for the harvested population</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w:t>
        </w:r>
        <w:r w:rsidR="00435FB5">
          <w:rPr>
            <w:rFonts w:ascii="Helvetica" w:hAnsi="Helvetica"/>
            <w:sz w:val="22"/>
            <w:szCs w:val="22"/>
          </w:rPr>
          <w:tab/>
        </w:r>
        <w:proofErr w:type="spellStart"/>
        <w:r>
          <w:rPr>
            <w:rFonts w:ascii="Helvetica" w:hAnsi="Helvetica"/>
            <w:sz w:val="22"/>
            <w:szCs w:val="22"/>
          </w:rPr>
          <w:t>havior</w:t>
        </w:r>
        <w:proofErr w:type="spellEnd"/>
        <w:r w:rsidR="008A5938" w:rsidRPr="003805EE">
          <w:rPr>
            <w:rFonts w:ascii="Helvetica" w:hAnsi="Helvetica"/>
            <w:sz w:val="22"/>
            <w:szCs w:val="22"/>
          </w:rPr>
          <w:t>: (</w:t>
        </w:r>
        <w:proofErr w:type="spellStart"/>
        <w:r>
          <w:rPr>
            <w:rFonts w:ascii="Helvetica" w:hAnsi="Helvetica"/>
            <w:sz w:val="22"/>
            <w:szCs w:val="22"/>
          </w:rPr>
          <w:t>i</w:t>
        </w:r>
        <w:proofErr w:type="spellEnd"/>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A10FE8">
          <w:rPr>
            <w:rFonts w:ascii="Helvetica" w:hAnsi="Helvetica"/>
            <w:sz w:val="22"/>
            <w:szCs w:val="22"/>
          </w:rPr>
          <w:t>population</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w:ins>
      <m:oMath>
        <m:sSub>
          <m:sSubPr>
            <m:ctrlPr>
              <w:ins w:id="664" w:author="Adrian Stier" w:date="2022-02-24T11:06:00Z">
                <w:rPr>
                  <w:rFonts w:ascii="Cambria Math" w:hAnsi="Cambria Math"/>
                  <w:i/>
                  <w:sz w:val="22"/>
                  <w:szCs w:val="22"/>
                </w:rPr>
              </w:ins>
            </m:ctrlPr>
          </m:sSubPr>
          <m:e>
            <m:r>
              <w:ins w:id="665" w:author="Adrian Stier" w:date="2022-02-24T11:06:00Z">
                <w:rPr>
                  <w:rFonts w:ascii="Cambria Math" w:hAnsi="Cambria Math"/>
                  <w:sz w:val="22"/>
                  <w:szCs w:val="22"/>
                </w:rPr>
                <m:t>B</m:t>
              </w:ins>
            </m:r>
          </m:e>
          <m:sub>
            <m:r>
              <w:ins w:id="666" w:author="Adrian Stier" w:date="2022-02-24T11:06:00Z">
                <w:rPr>
                  <w:rFonts w:ascii="Cambria Math" w:hAnsi="Cambria Math"/>
                  <w:sz w:val="22"/>
                  <w:szCs w:val="22"/>
                </w:rPr>
                <m:t>Final</m:t>
              </w:ins>
            </m:r>
          </m:sub>
        </m:sSub>
        <m:r>
          <w:ins w:id="667" w:author="Adrian Stier" w:date="2022-02-24T11:06:00Z">
            <w:rPr>
              <w:rFonts w:ascii="Cambria Math" w:hAnsi="Cambria Math"/>
              <w:sz w:val="22"/>
              <w:szCs w:val="22"/>
            </w:rPr>
            <m:t>≤</m:t>
          </w:ins>
        </m:r>
        <m:sSub>
          <m:sSubPr>
            <m:ctrlPr>
              <w:ins w:id="668" w:author="Adrian Stier" w:date="2022-02-24T11:06:00Z">
                <w:rPr>
                  <w:rFonts w:ascii="Cambria Math" w:hAnsi="Cambria Math"/>
                  <w:i/>
                  <w:sz w:val="22"/>
                  <w:szCs w:val="22"/>
                </w:rPr>
              </w:ins>
            </m:ctrlPr>
          </m:sSubPr>
          <m:e>
            <m:r>
              <w:ins w:id="669" w:author="Adrian Stier" w:date="2022-02-24T11:06:00Z">
                <w:rPr>
                  <w:rFonts w:ascii="Cambria Math" w:hAnsi="Cambria Math"/>
                  <w:sz w:val="22"/>
                  <w:szCs w:val="22"/>
                </w:rPr>
                <m:t>0.25B</m:t>
              </w:ins>
            </m:r>
          </m:e>
          <m:sub>
            <m:r>
              <w:ins w:id="670" w:author="Adrian Stier" w:date="2022-02-24T11:06:00Z">
                <w:rPr>
                  <w:rFonts w:ascii="Cambria Math" w:hAnsi="Cambria Math"/>
                  <w:sz w:val="22"/>
                  <w:szCs w:val="22"/>
                </w:rPr>
                <m:t>MSY</m:t>
              </w:ins>
            </m:r>
          </m:sub>
        </m:sSub>
      </m:oMath>
      <w:ins w:id="671" w:author="Adrian Stier" w:date="2022-02-24T11:06:00Z">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w:ins>
      <m:oMath>
        <m:sSub>
          <m:sSubPr>
            <m:ctrlPr>
              <w:ins w:id="672" w:author="Adrian Stier" w:date="2022-02-24T11:06:00Z">
                <w:rPr>
                  <w:rFonts w:ascii="Cambria Math" w:hAnsi="Cambria Math"/>
                  <w:i/>
                  <w:sz w:val="22"/>
                  <w:szCs w:val="22"/>
                </w:rPr>
              </w:ins>
            </m:ctrlPr>
          </m:sSubPr>
          <m:e>
            <m:r>
              <w:ins w:id="673" w:author="Adrian Stier" w:date="2022-02-24T11:06:00Z">
                <w:rPr>
                  <w:rFonts w:ascii="Cambria Math" w:hAnsi="Cambria Math"/>
                  <w:sz w:val="22"/>
                  <w:szCs w:val="22"/>
                </w:rPr>
                <m:t>B</m:t>
              </w:ins>
            </m:r>
          </m:e>
          <m:sub>
            <m:r>
              <w:ins w:id="674" w:author="Adrian Stier" w:date="2022-02-24T11:06:00Z">
                <w:rPr>
                  <w:rFonts w:ascii="Cambria Math" w:hAnsi="Cambria Math"/>
                  <w:sz w:val="22"/>
                  <w:szCs w:val="22"/>
                </w:rPr>
                <m:t>Final</m:t>
              </w:ins>
            </m:r>
          </m:sub>
        </m:sSub>
        <m:r>
          <w:ins w:id="675" w:author="Adrian Stier" w:date="2022-02-24T11:06:00Z">
            <w:rPr>
              <w:rFonts w:ascii="Cambria Math" w:hAnsi="Cambria Math"/>
              <w:sz w:val="22"/>
              <w:szCs w:val="22"/>
            </w:rPr>
            <m:t>≤A</m:t>
          </w:ins>
        </m:r>
      </m:oMath>
      <w:ins w:id="676" w:author="Adrian Stier" w:date="2022-02-24T11:06:00Z">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w:ins>
      <m:oMath>
        <m:sSub>
          <m:sSubPr>
            <m:ctrlPr>
              <w:ins w:id="677" w:author="Adrian Stier" w:date="2022-02-24T11:06:00Z">
                <w:rPr>
                  <w:rFonts w:ascii="Cambria Math" w:hAnsi="Cambria Math"/>
                  <w:i/>
                  <w:sz w:val="22"/>
                  <w:szCs w:val="22"/>
                </w:rPr>
              </w:ins>
            </m:ctrlPr>
          </m:sSubPr>
          <m:e>
            <m:acc>
              <m:accPr>
                <m:ctrlPr>
                  <w:ins w:id="678" w:author="Adrian Stier" w:date="2022-02-24T11:06:00Z">
                    <w:rPr>
                      <w:rFonts w:ascii="Cambria Math" w:hAnsi="Cambria Math"/>
                      <w:i/>
                      <w:sz w:val="22"/>
                      <w:szCs w:val="22"/>
                    </w:rPr>
                  </w:ins>
                </m:ctrlPr>
              </m:accPr>
              <m:e>
                <m:r>
                  <w:ins w:id="679" w:author="Adrian Stier" w:date="2022-02-24T11:06:00Z">
                    <w:rPr>
                      <w:rFonts w:ascii="Cambria Math" w:hAnsi="Cambria Math"/>
                      <w:sz w:val="22"/>
                      <w:szCs w:val="22"/>
                    </w:rPr>
                    <m:t>B</m:t>
                  </w:ins>
                </m:r>
              </m:e>
            </m:acc>
          </m:e>
          <m:sub>
            <m:r>
              <w:ins w:id="680" w:author="Adrian Stier" w:date="2022-02-24T11:06:00Z">
                <w:rPr>
                  <w:rFonts w:ascii="Cambria Math" w:hAnsi="Cambria Math"/>
                  <w:sz w:val="22"/>
                  <w:szCs w:val="22"/>
                </w:rPr>
                <m:t>t</m:t>
              </w:ins>
            </m:r>
          </m:sub>
        </m:sSub>
        <m:r>
          <w:ins w:id="681" w:author="Adrian Stier" w:date="2022-02-24T11:06:00Z">
            <w:rPr>
              <w:rFonts w:ascii="Cambria Math" w:hAnsi="Cambria Math"/>
              <w:sz w:val="22"/>
              <w:szCs w:val="22"/>
            </w:rPr>
            <m:t>&lt;0.8</m:t>
          </w:ins>
        </m:r>
        <m:sSub>
          <m:sSubPr>
            <m:ctrlPr>
              <w:ins w:id="682" w:author="Adrian Stier" w:date="2022-02-24T11:06:00Z">
                <w:rPr>
                  <w:rFonts w:ascii="Cambria Math" w:hAnsi="Cambria Math"/>
                  <w:i/>
                  <w:sz w:val="22"/>
                  <w:szCs w:val="22"/>
                </w:rPr>
              </w:ins>
            </m:ctrlPr>
          </m:sSubPr>
          <m:e>
            <m:r>
              <w:ins w:id="683" w:author="Adrian Stier" w:date="2022-02-24T11:06:00Z">
                <w:rPr>
                  <w:rFonts w:ascii="Cambria Math" w:hAnsi="Cambria Math"/>
                  <w:sz w:val="22"/>
                  <w:szCs w:val="22"/>
                </w:rPr>
                <m:t>B</m:t>
              </w:ins>
            </m:r>
          </m:e>
          <m:sub>
            <m:r>
              <w:ins w:id="684" w:author="Adrian Stier" w:date="2022-02-24T11:06:00Z">
                <w:rPr>
                  <w:rFonts w:ascii="Cambria Math" w:hAnsi="Cambria Math"/>
                  <w:sz w:val="22"/>
                  <w:szCs w:val="22"/>
                </w:rPr>
                <m:t>MSY</m:t>
              </w:ins>
            </m:r>
          </m:sub>
        </m:sSub>
      </m:oMath>
      <w:ins w:id="685" w:author="Adrian Stier" w:date="2022-02-24T11:06:00Z">
        <w:r>
          <w:rPr>
            <w:rFonts w:ascii="Helvetica" w:hAnsi="Helvetica"/>
            <w:sz w:val="22"/>
            <w:szCs w:val="22"/>
          </w:rPr>
          <w:t xml:space="preserve"> </w:t>
        </w:r>
        <w:r>
          <w:rPr>
            <w:rFonts w:ascii="Helvetica" w:hAnsi="Helvetica"/>
            <w:iCs/>
            <w:sz w:val="22"/>
            <w:szCs w:val="22"/>
          </w:rPr>
          <w:t>following the food and agriculture definition of overfished</w:t>
        </w:r>
      </w:ins>
      <w:r>
        <w:rPr>
          <w:rFonts w:ascii="Helvetica" w:hAnsi="Helvetica"/>
          <w:iCs/>
          <w:sz w:val="22"/>
          <w:szCs w:val="22"/>
        </w:rPr>
        <w:t xml:space="preserve">. </w:t>
      </w:r>
    </w:p>
    <w:p w14:paraId="4767035E" w14:textId="41277185" w:rsidR="00995761" w:rsidRPr="003805EE" w:rsidRDefault="00995761" w:rsidP="006551EE">
      <w:pPr>
        <w:tabs>
          <w:tab w:val="left" w:pos="2760"/>
        </w:tabs>
        <w:rPr>
          <w:rFonts w:ascii="Helvetica" w:hAnsi="Helvetica"/>
          <w:i/>
          <w:sz w:val="22"/>
          <w:rPrChange w:id="686" w:author="Adrian Stier" w:date="2022-02-24T11:06:00Z">
            <w:rPr>
              <w:rFonts w:ascii="Helvetica" w:hAnsi="Helvetica"/>
              <w:sz w:val="22"/>
            </w:rPr>
          </w:rPrChange>
        </w:rPr>
        <w:pPrChange w:id="687" w:author="Adrian Stier" w:date="2022-02-24T11:06:00Z">
          <w:pPr>
            <w:spacing w:line="480" w:lineRule="auto"/>
          </w:pPr>
        </w:pPrChange>
      </w:pPr>
    </w:p>
    <w:p w14:paraId="3AE184EC" w14:textId="77777777" w:rsidR="00A56584" w:rsidRDefault="00A56584" w:rsidP="006551EE">
      <w:pPr>
        <w:rPr>
          <w:ins w:id="688" w:author="Adrian Stier" w:date="2022-02-24T11:06:00Z"/>
          <w:rFonts w:ascii="Helvetica" w:hAnsi="Helvetica"/>
          <w:bCs/>
          <w:i/>
          <w:iCs/>
          <w:sz w:val="22"/>
          <w:szCs w:val="22"/>
        </w:rPr>
      </w:pPr>
      <w:ins w:id="689" w:author="Adrian Stier" w:date="2022-02-24T11:06:00Z">
        <w:r w:rsidRPr="0079618D">
          <w:rPr>
            <w:rFonts w:ascii="Helvetica" w:hAnsi="Helvetica"/>
            <w:bCs/>
            <w:i/>
            <w:iCs/>
            <w:sz w:val="22"/>
            <w:szCs w:val="22"/>
          </w:rPr>
          <w:t>Scenario Analysis</w:t>
        </w:r>
      </w:ins>
    </w:p>
    <w:p w14:paraId="060C1C13" w14:textId="7FC0093C" w:rsidR="00D47355" w:rsidRDefault="00D47355" w:rsidP="006551EE">
      <w:pPr>
        <w:rPr>
          <w:ins w:id="690" w:author="Adrian Stier" w:date="2022-02-24T11:06:00Z"/>
          <w:rFonts w:ascii="Helvetica" w:hAnsi="Helvetica"/>
          <w:iCs/>
          <w:sz w:val="22"/>
          <w:szCs w:val="22"/>
          <w:u w:val="single"/>
        </w:rPr>
      </w:pPr>
    </w:p>
    <w:p w14:paraId="791EA17A" w14:textId="47205ABD" w:rsidR="00273908" w:rsidRDefault="00273908" w:rsidP="00273908">
      <w:pPr>
        <w:rPr>
          <w:ins w:id="691" w:author="Adrian Stier" w:date="2022-02-24T11:06:00Z"/>
          <w:rFonts w:ascii="Helvetica Neue" w:eastAsia="Helvetica Neue" w:hAnsi="Helvetica Neue" w:cs="Helvetica Neue"/>
          <w:sz w:val="22"/>
          <w:szCs w:val="22"/>
          <w:u w:val="single"/>
        </w:rPr>
      </w:pPr>
      <w:ins w:id="692" w:author="Adrian Stier" w:date="2022-02-24T11:06:00Z">
        <w:r>
          <w:rPr>
            <w:rFonts w:ascii="Helvetica Neue" w:eastAsia="Helvetica Neue" w:hAnsi="Helvetica Neue" w:cs="Helvetica Neue"/>
            <w:sz w:val="22"/>
            <w:szCs w:val="22"/>
            <w:u w:val="single"/>
          </w:rPr>
          <w:lastRenderedPageBreak/>
          <w:t xml:space="preserve">We ran a series of scenarios to evaluate how increasing monitoring </w:t>
        </w:r>
        <w:r w:rsidR="006C2B7C">
          <w:rPr>
            <w:rFonts w:ascii="Helvetica Neue" w:eastAsia="Helvetica Neue" w:hAnsi="Helvetica Neue" w:cs="Helvetica Neue"/>
            <w:sz w:val="22"/>
            <w:szCs w:val="22"/>
            <w:u w:val="single"/>
          </w:rPr>
          <w:t>precision</w:t>
        </w:r>
        <w:r>
          <w:rPr>
            <w:rFonts w:ascii="Helvetica Neue" w:eastAsia="Helvetica Neue" w:hAnsi="Helvetica Neue" w:cs="Helvetica Neue"/>
            <w:sz w:val="22"/>
            <w:szCs w:val="22"/>
            <w:u w:val="single"/>
          </w:rPr>
          <w:t xml:space="preserve"> influences the value, risk and resilience of a harvested resource. Unless otherwise specified, each of the simulations described have the same parameterization: a relatively weak Allee effect of A = 10, intrinsic rate of increase of r = 3.2, carrying capacity of K = 101, biomass at maximum sustainable yield of B</w:t>
        </w:r>
      </w:ins>
      <w:customXmlInsRangeStart w:id="693" w:author="Adrian Stier" w:date="2022-02-24T11:06:00Z"/>
      <w:sdt>
        <w:sdtPr>
          <w:tag w:val="goog_rdk_196"/>
          <w:id w:val="1281378019"/>
        </w:sdtPr>
        <w:sdtEndPr/>
        <w:sdtContent>
          <w:customXmlInsRangeEnd w:id="693"/>
          <w:ins w:id="694" w:author="Adrian Stier" w:date="2022-02-24T11:06:00Z">
            <w:r w:rsidRPr="00611410">
              <w:rPr>
                <w:rFonts w:ascii="Helvetica Neue" w:eastAsia="Helvetica Neue" w:hAnsi="Helvetica Neue" w:cs="Helvetica Neue"/>
                <w:sz w:val="22"/>
                <w:szCs w:val="22"/>
                <w:u w:val="single"/>
                <w:vertAlign w:val="subscript"/>
              </w:rPr>
              <w:t>MSY</w:t>
            </w:r>
          </w:ins>
          <w:customXmlInsRangeStart w:id="695" w:author="Adrian Stier" w:date="2022-02-24T11:06:00Z"/>
        </w:sdtContent>
      </w:sdt>
      <w:customXmlInsRangeEnd w:id="695"/>
      <w:ins w:id="696" w:author="Adrian Stier" w:date="2022-02-24T11:06:00Z">
        <w:r>
          <w:rPr>
            <w:rFonts w:ascii="Helvetica Neue" w:eastAsia="Helvetica Neue" w:hAnsi="Helvetica Neue" w:cs="Helvetica Neue"/>
            <w:sz w:val="22"/>
            <w:szCs w:val="22"/>
            <w:u w:val="single"/>
            <w:vertAlign w:val="subscript"/>
          </w:rPr>
          <w:t xml:space="preserve"> </w:t>
        </w:r>
        <w:r>
          <w:rPr>
            <w:rFonts w:ascii="Helvetica Neue" w:eastAsia="Helvetica Neue" w:hAnsi="Helvetica Neue" w:cs="Helvetica Neue"/>
            <w:sz w:val="22"/>
            <w:szCs w:val="22"/>
            <w:u w:val="single"/>
          </w:rPr>
          <w:t xml:space="preserve"> = 70, prince per unit biomass of </w:t>
        </w:r>
      </w:ins>
      <w:customXmlInsRangeStart w:id="697" w:author="Adrian Stier" w:date="2022-02-24T11:06:00Z"/>
      <w:sdt>
        <w:sdtPr>
          <w:tag w:val="goog_rdk_197"/>
          <w:id w:val="-1246411589"/>
        </w:sdtPr>
        <w:sdtEndPr/>
        <w:sdtContent>
          <w:customXmlInsRangeEnd w:id="697"/>
          <w:customXmlInsRangeStart w:id="698" w:author="Adrian Stier" w:date="2022-02-24T11:06:00Z"/>
        </w:sdtContent>
      </w:sdt>
      <w:customXmlInsRangeEnd w:id="698"/>
      <w:customXmlInsRangeStart w:id="699" w:author="Adrian Stier" w:date="2022-02-24T11:06:00Z"/>
      <w:sdt>
        <w:sdtPr>
          <w:rPr>
            <w:rFonts w:ascii="Cambria Math" w:hAnsi="Cambria Math"/>
          </w:rPr>
          <w:tag w:val="goog_rdk_199"/>
          <w:id w:val="-1747125"/>
        </w:sdtPr>
        <w:sdtEndPr/>
        <w:sdtContent>
          <w:customXmlInsRangeEnd w:id="699"/>
          <m:oMath>
            <m:r>
              <w:ins w:id="700" w:author="Adrian Stier" w:date="2022-02-24T11:06:00Z">
                <w:rPr>
                  <w:rFonts w:ascii="Cambria Math" w:hAnsi="Cambria Math"/>
                </w:rPr>
                <m:t>φ</m:t>
              </w:ins>
            </m:r>
          </m:oMath>
          <w:customXmlInsRangeStart w:id="701" w:author="Adrian Stier" w:date="2022-02-24T11:06:00Z"/>
        </w:sdtContent>
      </w:sdt>
      <w:customXmlInsRangeEnd w:id="701"/>
      <w:customXmlInsRangeStart w:id="702" w:author="Adrian Stier" w:date="2022-02-24T11:06:00Z"/>
      <w:sdt>
        <w:sdtPr>
          <w:tag w:val="goog_rdk_198"/>
          <w:id w:val="665526952"/>
        </w:sdtPr>
        <w:sdtEndPr/>
        <w:sdtContent>
          <w:customXmlInsRangeEnd w:id="702"/>
          <w:customXmlInsRangeStart w:id="703" w:author="Adrian Stier" w:date="2022-02-24T11:06:00Z"/>
        </w:sdtContent>
      </w:sdt>
      <w:customXmlInsRangeEnd w:id="703"/>
      <w:ins w:id="704" w:author="Adrian Stier" w:date="2022-02-24T11:06:00Z">
        <w:r>
          <w:rPr>
            <w:rFonts w:ascii="Helvetica Neue" w:eastAsia="Helvetica Neue" w:hAnsi="Helvetica Neue" w:cs="Helvetica Neue"/>
            <w:sz w:val="22"/>
            <w:szCs w:val="22"/>
            <w:u w:val="single"/>
          </w:rPr>
          <w:t xml:space="preserve"> = 20, cost to achieve fishing c = 200. We consider additional parameterizations including variation in the strength of the Allee effect, environmental variability, and harvest thresholds in the electronic supplementary material.</w:t>
        </w:r>
      </w:ins>
    </w:p>
    <w:p w14:paraId="0E92BC0E" w14:textId="77777777" w:rsidR="00B644BA" w:rsidRDefault="00B644BA" w:rsidP="006551EE">
      <w:pPr>
        <w:rPr>
          <w:ins w:id="705" w:author="Adrian Stier" w:date="2022-02-24T11:06:00Z"/>
          <w:rFonts w:ascii="Helvetica" w:hAnsi="Helvetica"/>
          <w:iCs/>
          <w:sz w:val="22"/>
          <w:szCs w:val="22"/>
          <w:u w:val="single"/>
        </w:rPr>
      </w:pPr>
    </w:p>
    <w:p w14:paraId="556226B9" w14:textId="5641A127" w:rsidR="00613771" w:rsidRPr="00613771" w:rsidRDefault="00613771" w:rsidP="006551EE">
      <w:pPr>
        <w:rPr>
          <w:ins w:id="706" w:author="Adrian Stier" w:date="2022-02-24T11:06:00Z"/>
          <w:rFonts w:ascii="Helvetica" w:hAnsi="Helvetica"/>
          <w:iCs/>
          <w:sz w:val="22"/>
          <w:szCs w:val="22"/>
          <w:u w:val="single"/>
        </w:rPr>
      </w:pPr>
      <w:ins w:id="707" w:author="Adrian Stier" w:date="2022-02-24T11:06:00Z">
        <w:r w:rsidRPr="00613771">
          <w:rPr>
            <w:rFonts w:ascii="Helvetica" w:hAnsi="Helvetica"/>
            <w:iCs/>
            <w:sz w:val="22"/>
            <w:szCs w:val="22"/>
            <w:u w:val="single"/>
          </w:rPr>
          <w:t xml:space="preserve">How do monitoring precision and harvest rate affect the risk of population collapse and the value of the resource?  </w:t>
        </w:r>
      </w:ins>
    </w:p>
    <w:p w14:paraId="4C4CB928" w14:textId="45070278" w:rsidR="003601E3" w:rsidRDefault="00864C8A" w:rsidP="006551EE">
      <w:pPr>
        <w:rPr>
          <w:ins w:id="708" w:author="Adrian Stier" w:date="2022-02-24T11:06:00Z"/>
          <w:rFonts w:ascii="Helvetica" w:hAnsi="Helvetica"/>
          <w:iCs/>
          <w:sz w:val="22"/>
          <w:szCs w:val="22"/>
        </w:rPr>
      </w:pPr>
      <w:ins w:id="709" w:author="Adrian Stier" w:date="2022-02-24T11:06:00Z">
        <w:r>
          <w:rPr>
            <w:rFonts w:ascii="Helvetica" w:hAnsi="Helvetica"/>
            <w:sz w:val="22"/>
            <w:szCs w:val="22"/>
          </w:rPr>
          <w:t xml:space="preserve">We quantified how changes in monitoring precision and </w:t>
        </w:r>
        <w:r w:rsidR="00D12989">
          <w:rPr>
            <w:rFonts w:ascii="Helvetica" w:hAnsi="Helvetica"/>
            <w:sz w:val="22"/>
            <w:szCs w:val="22"/>
          </w:rPr>
          <w:t xml:space="preserve">the maximum </w:t>
        </w:r>
        <w:r>
          <w:rPr>
            <w:rFonts w:ascii="Helvetica" w:hAnsi="Helvetica"/>
            <w:sz w:val="22"/>
            <w:szCs w:val="22"/>
          </w:rPr>
          <w:t>harvest rate</w:t>
        </w:r>
        <w:r w:rsidR="00D12989">
          <w:rPr>
            <w:rFonts w:ascii="Helvetica" w:hAnsi="Helvetica"/>
            <w:sz w:val="22"/>
            <w:szCs w:val="22"/>
          </w:rPr>
          <w:t xml:space="preserve"> (</w:t>
        </w:r>
      </w:ins>
      <m:oMath>
        <m:sSub>
          <m:sSubPr>
            <m:ctrlPr>
              <w:ins w:id="710" w:author="Adrian Stier" w:date="2022-02-24T11:06:00Z">
                <w:rPr>
                  <w:rFonts w:ascii="Cambria Math" w:hAnsi="Cambria Math"/>
                  <w:i/>
                  <w:sz w:val="22"/>
                  <w:szCs w:val="22"/>
                </w:rPr>
              </w:ins>
            </m:ctrlPr>
          </m:sSubPr>
          <m:e>
            <m:r>
              <w:ins w:id="711" w:author="Adrian Stier" w:date="2022-02-24T11:06:00Z">
                <w:rPr>
                  <w:rFonts w:ascii="Cambria Math" w:hAnsi="Cambria Math"/>
                  <w:sz w:val="22"/>
                  <w:szCs w:val="22"/>
                </w:rPr>
                <m:t>H</m:t>
              </w:ins>
            </m:r>
          </m:e>
          <m:sub>
            <m:r>
              <w:ins w:id="712" w:author="Adrian Stier" w:date="2022-02-24T11:06:00Z">
                <w:rPr>
                  <w:rFonts w:ascii="Cambria Math" w:hAnsi="Cambria Math"/>
                  <w:sz w:val="22"/>
                  <w:szCs w:val="22"/>
                </w:rPr>
                <m:t>max</m:t>
              </w:ins>
            </m:r>
          </m:sub>
        </m:sSub>
      </m:oMath>
      <w:ins w:id="713" w:author="Adrian Stier" w:date="2022-02-24T11:06:00Z">
        <w:r w:rsidR="00D12989">
          <w:rPr>
            <w:rFonts w:ascii="Helvetica" w:hAnsi="Helvetica"/>
            <w:sz w:val="22"/>
            <w:szCs w:val="22"/>
          </w:rPr>
          <w:t xml:space="preserve">) </w:t>
        </w:r>
        <w:r>
          <w:rPr>
            <w:rFonts w:ascii="Helvetica" w:hAnsi="Helvetica"/>
            <w:sz w:val="22"/>
            <w:szCs w:val="22"/>
          </w:rPr>
          <w:t xml:space="preserve">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w:ins>
      <m:oMath>
        <m:sSub>
          <m:sSubPr>
            <m:ctrlPr>
              <w:ins w:id="714" w:author="Adrian Stier" w:date="2022-02-24T11:06:00Z">
                <w:rPr>
                  <w:rFonts w:ascii="Cambria Math" w:hAnsi="Cambria Math"/>
                  <w:i/>
                  <w:sz w:val="22"/>
                  <w:szCs w:val="22"/>
                </w:rPr>
              </w:ins>
            </m:ctrlPr>
          </m:sSubPr>
          <m:e>
            <m:r>
              <w:ins w:id="715" w:author="Adrian Stier" w:date="2022-02-24T11:06:00Z">
                <w:rPr>
                  <w:rFonts w:ascii="Cambria Math" w:hAnsi="Cambria Math"/>
                  <w:sz w:val="22"/>
                  <w:szCs w:val="22"/>
                </w:rPr>
                <m:t>pH</m:t>
              </w:ins>
            </m:r>
          </m:e>
          <m:sub>
            <m:r>
              <w:ins w:id="716" w:author="Adrian Stier" w:date="2022-02-24T11:06:00Z">
                <w:rPr>
                  <w:rFonts w:ascii="Cambria Math" w:hAnsi="Cambria Math"/>
                  <w:sz w:val="22"/>
                  <w:szCs w:val="22"/>
                </w:rPr>
                <m:t>MSY</m:t>
              </w:ins>
            </m:r>
          </m:sub>
        </m:sSub>
      </m:oMath>
      <w:ins w:id="717" w:author="Adrian Stier" w:date="2022-02-24T11:06:00Z">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w:ins>
      <m:oMath>
        <m:r>
          <w:ins w:id="718" w:author="Adrian Stier" w:date="2022-02-24T11:06:00Z">
            <w:rPr>
              <w:rFonts w:ascii="Cambria Math" w:hAnsi="Cambria Math"/>
              <w:sz w:val="22"/>
              <w:szCs w:val="22"/>
            </w:rPr>
            <m:t>p</m:t>
          </w:ins>
        </m:r>
      </m:oMath>
      <w:ins w:id="719" w:author="Adrian Stier" w:date="2022-02-24T11:06:00Z">
        <w:r>
          <w:rPr>
            <w:rFonts w:ascii="Helvetica" w:hAnsi="Helvetica"/>
            <w:sz w:val="22"/>
            <w:szCs w:val="22"/>
          </w:rPr>
          <w:t>)</w:t>
        </w:r>
        <w:r w:rsidR="003601E3" w:rsidRPr="003805EE">
          <w:rPr>
            <w:rFonts w:ascii="Helvetica" w:hAnsi="Helvetica"/>
            <w:sz w:val="22"/>
            <w:szCs w:val="22"/>
          </w:rPr>
          <w:t xml:space="preserve"> 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w:t>
        </w:r>
        <w:r w:rsidR="00462520">
          <w:rPr>
            <w:rFonts w:ascii="Helvetica" w:hAnsi="Helvetica"/>
            <w:sz w:val="22"/>
            <w:szCs w:val="22"/>
          </w:rPr>
          <w:t>t</w:t>
        </w:r>
        <w:r w:rsidR="004B78E3">
          <w:rPr>
            <w:rFonts w:ascii="Helvetica" w:hAnsi="Helvetica"/>
            <w:sz w:val="22"/>
            <w:szCs w:val="22"/>
          </w:rPr>
          <w:t xml:space="preserve"> carrying</w:t>
        </w:r>
        <w:r w:rsidR="003601E3">
          <w:rPr>
            <w:rFonts w:ascii="Helvetica" w:hAnsi="Helvetica"/>
            <w:sz w:val="22"/>
            <w:szCs w:val="22"/>
          </w:rPr>
          <w:t xml:space="preserve"> capacity</w:t>
        </w:r>
        <w:r w:rsidR="004B78E3">
          <w:rPr>
            <w:rFonts w:ascii="Helvetica" w:hAnsi="Helvetica"/>
            <w:sz w:val="22"/>
            <w:szCs w:val="22"/>
          </w:rPr>
          <w:t xml:space="preserve"> (</w:t>
        </w:r>
        <w:r w:rsidR="00FF7B85">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r w:rsidR="0079739E">
          <w:rPr>
            <w:rFonts w:ascii="Helvetica" w:hAnsi="Helvetica"/>
            <w:sz w:val="22"/>
            <w:szCs w:val="22"/>
          </w:rPr>
          <w:t xml:space="preserve">. </w:t>
        </w:r>
        <w:r w:rsidR="00022346">
          <w:rPr>
            <w:rFonts w:ascii="Helvetica" w:hAnsi="Helvetica"/>
            <w:sz w:val="22"/>
            <w:szCs w:val="22"/>
          </w:rPr>
          <w:t xml:space="preserve">We use the terms </w:t>
        </w:r>
        <w:r w:rsidR="003972E7">
          <w:rPr>
            <w:rFonts w:ascii="Helvetica" w:hAnsi="Helvetica"/>
            <w:sz w:val="22"/>
            <w:szCs w:val="22"/>
          </w:rPr>
          <w:t>‘</w:t>
        </w:r>
        <w:r w:rsidR="00022346">
          <w:rPr>
            <w:rFonts w:ascii="Helvetica" w:hAnsi="Helvetica"/>
            <w:sz w:val="22"/>
            <w:szCs w:val="22"/>
          </w:rPr>
          <w:t>collapse</w:t>
        </w:r>
        <w:r w:rsidR="003972E7">
          <w:rPr>
            <w:rFonts w:ascii="Helvetica" w:hAnsi="Helvetica"/>
            <w:sz w:val="22"/>
            <w:szCs w:val="22"/>
          </w:rPr>
          <w:t>’</w:t>
        </w:r>
        <w:r w:rsidR="00022346">
          <w:rPr>
            <w:rFonts w:ascii="Helvetica" w:hAnsi="Helvetica"/>
            <w:sz w:val="22"/>
            <w:szCs w:val="22"/>
          </w:rPr>
          <w:t xml:space="preserve">, </w:t>
        </w:r>
        <w:r w:rsidR="003972E7">
          <w:rPr>
            <w:rFonts w:ascii="Helvetica" w:hAnsi="Helvetica"/>
            <w:sz w:val="22"/>
            <w:szCs w:val="22"/>
          </w:rPr>
          <w:t>‘</w:t>
        </w:r>
        <w:r w:rsidR="00022346">
          <w:rPr>
            <w:rFonts w:ascii="Helvetica" w:hAnsi="Helvetica"/>
            <w:sz w:val="22"/>
            <w:szCs w:val="22"/>
          </w:rPr>
          <w:t>critical threshold</w:t>
        </w:r>
        <w:r w:rsidR="003972E7">
          <w:rPr>
            <w:rFonts w:ascii="Helvetica" w:hAnsi="Helvetica"/>
            <w:sz w:val="22"/>
            <w:szCs w:val="22"/>
          </w:rPr>
          <w:t>’</w:t>
        </w:r>
        <w:r w:rsidR="00022346">
          <w:rPr>
            <w:rFonts w:ascii="Helvetica" w:hAnsi="Helvetica"/>
            <w:sz w:val="22"/>
            <w:szCs w:val="22"/>
          </w:rPr>
          <w:t xml:space="preserve">, and </w:t>
        </w:r>
        <w:r w:rsidR="003972E7">
          <w:rPr>
            <w:rFonts w:ascii="Helvetica" w:hAnsi="Helvetica"/>
            <w:sz w:val="22"/>
            <w:szCs w:val="22"/>
          </w:rPr>
          <w:t>‘</w:t>
        </w:r>
        <w:r w:rsidR="00022346">
          <w:rPr>
            <w:rFonts w:ascii="Helvetica" w:hAnsi="Helvetica"/>
            <w:sz w:val="22"/>
            <w:szCs w:val="22"/>
          </w:rPr>
          <w:t>tipping</w:t>
        </w:r>
        <w:r w:rsidR="003972E7">
          <w:rPr>
            <w:rFonts w:ascii="Helvetica" w:hAnsi="Helvetica"/>
            <w:sz w:val="22"/>
            <w:szCs w:val="22"/>
          </w:rPr>
          <w:t>’</w:t>
        </w:r>
        <w:r w:rsidR="00022346">
          <w:rPr>
            <w:rFonts w:ascii="Helvetica" w:hAnsi="Helvetica"/>
            <w:sz w:val="22"/>
            <w:szCs w:val="22"/>
          </w:rPr>
          <w:t xml:space="preserve"> interchangeably hereafter. </w:t>
        </w:r>
      </w:ins>
    </w:p>
    <w:p w14:paraId="038E93A6" w14:textId="77777777" w:rsidR="00A56584" w:rsidRPr="00D13868" w:rsidRDefault="00A56584" w:rsidP="006551EE">
      <w:pPr>
        <w:rPr>
          <w:moveTo w:id="720" w:author="Adrian Stier" w:date="2022-02-24T11:06:00Z"/>
          <w:rFonts w:ascii="Helvetica" w:hAnsi="Helvetica"/>
          <w:sz w:val="22"/>
          <w:rPrChange w:id="721" w:author="Adrian Stier" w:date="2022-02-24T11:06:00Z">
            <w:rPr>
              <w:moveTo w:id="722" w:author="Adrian Stier" w:date="2022-02-24T11:06:00Z"/>
              <w:rFonts w:ascii="Helvetica" w:hAnsi="Helvetica"/>
              <w:i/>
              <w:sz w:val="22"/>
            </w:rPr>
          </w:rPrChange>
        </w:rPr>
        <w:pPrChange w:id="723" w:author="Adrian Stier" w:date="2022-02-24T11:06:00Z">
          <w:pPr>
            <w:spacing w:line="480" w:lineRule="auto"/>
          </w:pPr>
        </w:pPrChange>
      </w:pPr>
      <w:moveToRangeStart w:id="724" w:author="Adrian Stier" w:date="2022-02-24T11:06:00Z" w:name="move96593225"/>
    </w:p>
    <w:p w14:paraId="59D11283" w14:textId="77777777" w:rsidR="00A56584" w:rsidRPr="0079618D" w:rsidRDefault="00A56584" w:rsidP="006551EE">
      <w:pPr>
        <w:rPr>
          <w:ins w:id="725" w:author="Adrian Stier" w:date="2022-02-24T11:06:00Z"/>
          <w:rFonts w:ascii="Helvetica" w:hAnsi="Helvetica"/>
          <w:iCs/>
          <w:sz w:val="22"/>
          <w:szCs w:val="22"/>
          <w:u w:val="single"/>
        </w:rPr>
      </w:pPr>
      <w:moveTo w:id="726" w:author="Adrian Stier" w:date="2022-02-24T11:06:00Z">
        <w:r w:rsidRPr="0079618D">
          <w:rPr>
            <w:rFonts w:ascii="Helvetica" w:hAnsi="Helvetica"/>
            <w:sz w:val="22"/>
            <w:u w:val="single"/>
            <w:rPrChange w:id="727" w:author="Adrian Stier" w:date="2022-02-24T11:06:00Z">
              <w:rPr>
                <w:rFonts w:ascii="Helvetica" w:hAnsi="Helvetica"/>
                <w:i/>
                <w:sz w:val="22"/>
              </w:rPr>
            </w:rPrChange>
          </w:rPr>
          <w:t xml:space="preserve">Does the value of monitoring increase with </w:t>
        </w:r>
      </w:moveTo>
      <w:moveToRangeEnd w:id="724"/>
      <w:ins w:id="728" w:author="Adrian Stier" w:date="2022-02-24T11:06:00Z">
        <w:r w:rsidRPr="0079618D">
          <w:rPr>
            <w:rFonts w:ascii="Helvetica" w:hAnsi="Helvetica"/>
            <w:iCs/>
            <w:sz w:val="22"/>
            <w:szCs w:val="22"/>
            <w:u w:val="single"/>
          </w:rPr>
          <w:t>higher proximity to a critical threshold? If not, why?</w:t>
        </w:r>
      </w:ins>
    </w:p>
    <w:p w14:paraId="55E50D9D" w14:textId="663E53ED" w:rsidR="00EB4914" w:rsidRDefault="00E10AB0" w:rsidP="006551EE">
      <w:pPr>
        <w:rPr>
          <w:ins w:id="729" w:author="Adrian Stier" w:date="2022-02-24T11:06:00Z"/>
          <w:rFonts w:ascii="Helvetica" w:hAnsi="Helvetica"/>
          <w:sz w:val="22"/>
          <w:szCs w:val="22"/>
        </w:rPr>
      </w:pPr>
      <w:ins w:id="730" w:author="Adrian Stier" w:date="2022-02-24T11:06:00Z">
        <w:r>
          <w:rPr>
            <w:rFonts w:ascii="Helvetica" w:hAnsi="Helvetica"/>
            <w:sz w:val="22"/>
            <w:szCs w:val="22"/>
          </w:rPr>
          <w:t xml:space="preserve">We hypothesized that populations spending higher amounts of time close to a critical threshold would benefit most from high precision monitoring. To test this </w:t>
        </w:r>
        <w:r w:rsidR="00FF7B85">
          <w:rPr>
            <w:rFonts w:ascii="Helvetica" w:hAnsi="Helvetica"/>
            <w:sz w:val="22"/>
            <w:szCs w:val="22"/>
          </w:rPr>
          <w:t xml:space="preserve">hypothesis, </w:t>
        </w:r>
        <w:r>
          <w:rPr>
            <w:rFonts w:ascii="Helvetica" w:hAnsi="Helvetica"/>
            <w:sz w:val="22"/>
            <w:szCs w:val="22"/>
          </w:rPr>
          <w:t>we compared</w:t>
        </w:r>
        <w:r w:rsidR="00E17B39">
          <w:rPr>
            <w:rFonts w:ascii="Helvetica" w:hAnsi="Helvetica"/>
            <w:sz w:val="22"/>
            <w:szCs w:val="22"/>
          </w:rPr>
          <w:t xml:space="preserve"> how the amount of time a simulated population spent in the danger zone</w:t>
        </w:r>
        <w:r w:rsidR="00FF7B85">
          <w:rPr>
            <w:rFonts w:ascii="Helvetica" w:hAnsi="Helvetica"/>
            <w:sz w:val="22"/>
            <w:szCs w:val="22"/>
          </w:rPr>
          <w:t xml:space="preserve"> (&lt;</w:t>
        </w:r>
      </w:ins>
      <m:oMath>
        <m:sSub>
          <m:sSubPr>
            <m:ctrlPr>
              <w:ins w:id="731" w:author="Adrian Stier" w:date="2022-02-24T11:06:00Z">
                <w:rPr>
                  <w:rFonts w:ascii="Cambria Math" w:hAnsi="Cambria Math"/>
                  <w:i/>
                  <w:sz w:val="22"/>
                  <w:szCs w:val="22"/>
                </w:rPr>
              </w:ins>
            </m:ctrlPr>
          </m:sSubPr>
          <m:e>
            <m:r>
              <w:ins w:id="732" w:author="Adrian Stier" w:date="2022-02-24T11:06:00Z">
                <w:rPr>
                  <w:rFonts w:ascii="Cambria Math" w:hAnsi="Cambria Math"/>
                  <w:sz w:val="22"/>
                  <w:szCs w:val="22"/>
                </w:rPr>
                <m:t>0.8B</m:t>
              </w:ins>
            </m:r>
          </m:e>
          <m:sub>
            <m:r>
              <w:ins w:id="733" w:author="Adrian Stier" w:date="2022-02-24T11:06:00Z">
                <w:rPr>
                  <w:rFonts w:ascii="Cambria Math" w:hAnsi="Cambria Math"/>
                  <w:sz w:val="22"/>
                  <w:szCs w:val="22"/>
                </w:rPr>
                <m:t>MSY</m:t>
              </w:ins>
            </m:r>
          </m:sub>
        </m:sSub>
      </m:oMath>
      <w:ins w:id="734" w:author="Adrian Stier" w:date="2022-02-24T11:06:00Z">
        <w:r w:rsidR="00FF7B85">
          <w:rPr>
            <w:rFonts w:ascii="Helvetica" w:hAnsi="Helvetica"/>
            <w:sz w:val="22"/>
            <w:szCs w:val="22"/>
          </w:rPr>
          <w:t xml:space="preserve">) </w:t>
        </w:r>
        <w:r w:rsidR="00E17B39">
          <w:rPr>
            <w:rFonts w:ascii="Helvetica" w:hAnsi="Helvetica"/>
            <w:sz w:val="22"/>
            <w:szCs w:val="22"/>
          </w:rPr>
          <w:t xml:space="preserve">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w:t>
        </w:r>
        <w:r w:rsidR="006C3388">
          <w:rPr>
            <w:rFonts w:ascii="Helvetica" w:hAnsi="Helvetica"/>
            <w:sz w:val="22"/>
            <w:szCs w:val="22"/>
          </w:rPr>
          <w:t xml:space="preserve"> </w:t>
        </w:r>
        <w:r w:rsidR="004449E9">
          <w:rPr>
            <w:rFonts w:ascii="Helvetica" w:hAnsi="Helvetica"/>
            <w:sz w:val="22"/>
            <w:szCs w:val="22"/>
          </w:rPr>
          <w:t>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w:t>
        </w:r>
        <w:r w:rsidR="00FF7B85">
          <w:rPr>
            <w:rFonts w:ascii="Helvetica" w:hAnsi="Helvetica"/>
            <w:sz w:val="22"/>
            <w:szCs w:val="22"/>
          </w:rPr>
          <w:t xml:space="preserve">and </w:t>
        </w:r>
        <w:r w:rsidR="00C060B5">
          <w:rPr>
            <w:rFonts w:ascii="Helvetica" w:hAnsi="Helvetica"/>
            <w:sz w:val="22"/>
            <w:szCs w:val="22"/>
          </w:rPr>
          <w:t xml:space="preserve">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Then</w:t>
        </w:r>
        <w:r w:rsidR="00506AB9">
          <w:rPr>
            <w:rFonts w:ascii="Helvetica" w:hAnsi="Helvetica"/>
            <w:sz w:val="22"/>
            <w:szCs w:val="22"/>
          </w:rPr>
          <w:t>,</w:t>
        </w:r>
        <w:r w:rsidR="00C060B5">
          <w:rPr>
            <w:rFonts w:ascii="Helvetica" w:hAnsi="Helvetica"/>
            <w:sz w:val="22"/>
            <w:szCs w:val="22"/>
          </w:rPr>
          <w:t xml:space="preserve"> for each simulation</w:t>
        </w:r>
        <w:r w:rsidR="00506AB9">
          <w:rPr>
            <w:rFonts w:ascii="Helvetica" w:hAnsi="Helvetica"/>
            <w:sz w:val="22"/>
            <w:szCs w:val="22"/>
          </w:rPr>
          <w:t>,</w:t>
        </w:r>
        <w:r w:rsidR="00C060B5">
          <w:rPr>
            <w:rFonts w:ascii="Helvetica" w:hAnsi="Helvetica"/>
            <w:sz w:val="22"/>
            <w:szCs w:val="22"/>
          </w:rPr>
          <w:t xml:space="preserve"> we calculated the fraction of the time series where the population was categorized</w:t>
        </w:r>
        <w:r w:rsidR="0088394A">
          <w:rPr>
            <w:rFonts w:ascii="Helvetica" w:hAnsi="Helvetica"/>
            <w:sz w:val="22"/>
            <w:szCs w:val="22"/>
          </w:rPr>
          <w:t xml:space="preserve">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w:ins>
      <m:oMath>
        <m:sSub>
          <m:sSubPr>
            <m:ctrlPr>
              <w:ins w:id="735" w:author="Adrian Stier" w:date="2022-02-24T11:06:00Z">
                <w:rPr>
                  <w:rFonts w:ascii="Cambria Math" w:hAnsi="Cambria Math"/>
                  <w:i/>
                  <w:sz w:val="22"/>
                  <w:szCs w:val="22"/>
                </w:rPr>
              </w:ins>
            </m:ctrlPr>
          </m:sSubPr>
          <m:e>
            <m:r>
              <w:ins w:id="736" w:author="Adrian Stier" w:date="2022-02-24T11:06:00Z">
                <w:rPr>
                  <w:rFonts w:ascii="Cambria Math" w:hAnsi="Cambria Math"/>
                  <w:sz w:val="22"/>
                  <w:szCs w:val="22"/>
                </w:rPr>
                <m:t>0.8B</m:t>
              </w:ins>
            </m:r>
          </m:e>
          <m:sub>
            <m:r>
              <w:ins w:id="737" w:author="Adrian Stier" w:date="2022-02-24T11:06:00Z">
                <w:rPr>
                  <w:rFonts w:ascii="Cambria Math" w:hAnsi="Cambria Math"/>
                  <w:sz w:val="22"/>
                  <w:szCs w:val="22"/>
                </w:rPr>
                <m:t>MSY</m:t>
              </w:ins>
            </m:r>
          </m:sub>
        </m:sSub>
      </m:oMath>
      <w:ins w:id="738" w:author="Adrian Stier" w:date="2022-02-24T11:06:00Z">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w:t>
        </w:r>
        <w:r w:rsidR="0072737B">
          <w:rPr>
            <w:rFonts w:ascii="Helvetica" w:hAnsi="Helvetica"/>
            <w:sz w:val="22"/>
            <w:szCs w:val="22"/>
          </w:rPr>
          <w:t xml:space="preserve">precision </w:t>
        </w:r>
        <w:r w:rsidR="0047475C">
          <w:rPr>
            <w:rFonts w:ascii="Helvetica" w:hAnsi="Helvetica"/>
            <w:sz w:val="22"/>
            <w:szCs w:val="22"/>
          </w:rPr>
          <w:t xml:space="preserve">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ins>
    </w:p>
    <w:p w14:paraId="2F026844" w14:textId="77777777" w:rsidR="00B57E8E" w:rsidRPr="003805EE" w:rsidRDefault="00B57E8E" w:rsidP="006551EE">
      <w:pPr>
        <w:rPr>
          <w:moveTo w:id="739" w:author="Adrian Stier" w:date="2022-02-24T11:06:00Z"/>
          <w:rFonts w:ascii="Helvetica" w:hAnsi="Helvetica"/>
          <w:sz w:val="22"/>
          <w:szCs w:val="22"/>
        </w:rPr>
        <w:pPrChange w:id="740" w:author="Adrian Stier" w:date="2022-02-24T11:06:00Z">
          <w:pPr>
            <w:spacing w:line="480" w:lineRule="auto"/>
          </w:pPr>
        </w:pPrChange>
      </w:pPr>
      <w:moveToRangeStart w:id="741" w:author="Adrian Stier" w:date="2022-02-24T11:06:00Z" w:name="move96593226"/>
    </w:p>
    <w:p w14:paraId="525E5B01" w14:textId="1255960D" w:rsidR="005D5A46" w:rsidRPr="0079618D" w:rsidRDefault="00B57E8E" w:rsidP="006551EE">
      <w:pPr>
        <w:rPr>
          <w:ins w:id="742" w:author="Adrian Stier" w:date="2022-02-24T11:06:00Z"/>
          <w:rFonts w:ascii="Helvetica" w:hAnsi="Helvetica"/>
          <w:sz w:val="22"/>
          <w:szCs w:val="22"/>
          <w:u w:val="single"/>
        </w:rPr>
      </w:pPr>
      <w:moveTo w:id="743" w:author="Adrian Stier" w:date="2022-02-24T11:06:00Z">
        <w:r w:rsidRPr="0079618D">
          <w:rPr>
            <w:rFonts w:ascii="Helvetica" w:hAnsi="Helvetica"/>
            <w:sz w:val="22"/>
            <w:u w:val="single"/>
            <w:rPrChange w:id="744" w:author="Adrian Stier" w:date="2022-02-24T11:06:00Z">
              <w:rPr>
                <w:rFonts w:ascii="Helvetica" w:hAnsi="Helvetica"/>
                <w:i/>
                <w:sz w:val="22"/>
              </w:rPr>
            </w:rPrChange>
          </w:rPr>
          <w:t xml:space="preserve">Can </w:t>
        </w:r>
      </w:moveTo>
      <w:moveToRangeEnd w:id="741"/>
      <w:ins w:id="745" w:author="Adrian Stier" w:date="2022-02-24T11:06:00Z">
        <w:r w:rsidRPr="0079618D">
          <w:rPr>
            <w:rFonts w:ascii="Helvetica" w:hAnsi="Helvetica"/>
            <w:sz w:val="22"/>
            <w:szCs w:val="22"/>
            <w:u w:val="single"/>
          </w:rPr>
          <w:t xml:space="preserve">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ins>
    </w:p>
    <w:p w14:paraId="74F74F03" w14:textId="77777777" w:rsidR="000418D3" w:rsidRPr="003805EE" w:rsidRDefault="005D5A46" w:rsidP="00E65B1B">
      <w:pPr>
        <w:spacing w:line="480" w:lineRule="auto"/>
        <w:rPr>
          <w:del w:id="746" w:author="Adrian Stier" w:date="2022-02-24T11:06:00Z"/>
          <w:rFonts w:ascii="Helvetica" w:hAnsi="Helvetica"/>
          <w:sz w:val="22"/>
          <w:szCs w:val="22"/>
        </w:rPr>
      </w:pPr>
      <w:ins w:id="747" w:author="Adrian Stier" w:date="2022-02-24T11:06:00Z">
        <w:r w:rsidRPr="00D13868">
          <w:rPr>
            <w:rFonts w:ascii="Helvetica" w:hAnsi="Helvetica"/>
            <w:sz w:val="22"/>
            <w:szCs w:val="22"/>
          </w:rPr>
          <w:t xml:space="preserve">We </w:t>
        </w:r>
        <w:r w:rsidR="00103659">
          <w:rPr>
            <w:rFonts w:ascii="Helvetica" w:hAnsi="Helvetica"/>
            <w:sz w:val="22"/>
            <w:szCs w:val="22"/>
          </w:rPr>
          <w:t xml:space="preserve">hypothesized that high precision monitoring can increase the probability a depleted resource will recover from an overharvested state.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w:t>
        </w:r>
        <w:r w:rsidR="0088394A">
          <w:rPr>
            <w:rFonts w:ascii="Helvetica" w:hAnsi="Helvetica"/>
            <w:sz w:val="22"/>
            <w:szCs w:val="22"/>
          </w:rPr>
          <w:t>ed</w:t>
        </w:r>
        <w:r w:rsidR="00EB6E02">
          <w:rPr>
            <w:rFonts w:ascii="Helvetica" w:hAnsi="Helvetica"/>
            <w:sz w:val="22"/>
            <w:szCs w:val="22"/>
          </w:rPr>
          <w:t xml:space="preserve"> what combination of monitoring precision and harvest pressure maximized population recovery from the danger zone (</w:t>
        </w:r>
      </w:ins>
      <m:oMath>
        <m:sSub>
          <m:sSubPr>
            <m:ctrlPr>
              <w:ins w:id="748" w:author="Adrian Stier" w:date="2022-02-24T11:06:00Z">
                <w:rPr>
                  <w:rFonts w:ascii="Cambria Math" w:hAnsi="Cambria Math"/>
                  <w:i/>
                  <w:sz w:val="22"/>
                  <w:szCs w:val="22"/>
                </w:rPr>
              </w:ins>
            </m:ctrlPr>
          </m:sSubPr>
          <m:e>
            <m:r>
              <w:ins w:id="749" w:author="Adrian Stier" w:date="2022-02-24T11:06:00Z">
                <w:rPr>
                  <w:rFonts w:ascii="Cambria Math" w:hAnsi="Cambria Math"/>
                  <w:sz w:val="22"/>
                  <w:szCs w:val="22"/>
                </w:rPr>
                <m:t>&lt;0.8B</m:t>
              </w:ins>
            </m:r>
          </m:e>
          <m:sub>
            <m:r>
              <w:ins w:id="750" w:author="Adrian Stier" w:date="2022-02-24T11:06:00Z">
                <w:rPr>
                  <w:rFonts w:ascii="Cambria Math" w:hAnsi="Cambria Math"/>
                  <w:sz w:val="22"/>
                  <w:szCs w:val="22"/>
                </w:rPr>
                <m:t>MSY</m:t>
              </w:ins>
            </m:r>
          </m:sub>
        </m:sSub>
      </m:oMath>
      <w:ins w:id="751" w:author="Adrian Stier" w:date="2022-02-24T11:06:00Z">
        <w:r w:rsidR="00EB6E02">
          <w:rPr>
            <w:rFonts w:ascii="Helvetica" w:hAnsi="Helvetica"/>
            <w:sz w:val="22"/>
            <w:szCs w:val="22"/>
          </w:rPr>
          <w:t>) to sustainable harvest levels (</w:t>
        </w:r>
      </w:ins>
      <m:oMath>
        <m:sSub>
          <m:sSubPr>
            <m:ctrlPr>
              <w:ins w:id="752" w:author="Adrian Stier" w:date="2022-02-24T11:06:00Z">
                <w:rPr>
                  <w:rFonts w:ascii="Cambria Math" w:hAnsi="Cambria Math"/>
                  <w:i/>
                  <w:sz w:val="22"/>
                  <w:szCs w:val="22"/>
                </w:rPr>
              </w:ins>
            </m:ctrlPr>
          </m:sSubPr>
          <m:e>
            <m:r>
              <w:ins w:id="753" w:author="Adrian Stier" w:date="2022-02-24T11:06:00Z">
                <w:rPr>
                  <w:rFonts w:ascii="Cambria Math" w:hAnsi="Cambria Math"/>
                  <w:sz w:val="22"/>
                  <w:szCs w:val="22"/>
                </w:rPr>
                <m:t>&gt;0.8B</m:t>
              </w:ins>
            </m:r>
          </m:e>
          <m:sub>
            <m:r>
              <w:ins w:id="754" w:author="Adrian Stier" w:date="2022-02-24T11:06:00Z">
                <w:rPr>
                  <w:rFonts w:ascii="Cambria Math" w:hAnsi="Cambria Math"/>
                  <w:sz w:val="22"/>
                  <w:szCs w:val="22"/>
                </w:rPr>
                <m:t>MSY</m:t>
              </w:ins>
            </m:r>
          </m:sub>
        </m:sSub>
        <m:r>
          <w:ins w:id="755" w:author="Adrian Stier" w:date="2022-02-24T11:06:00Z">
            <w:rPr>
              <w:rFonts w:ascii="Cambria Math" w:hAnsi="Cambria Math"/>
              <w:sz w:val="22"/>
              <w:szCs w:val="22"/>
            </w:rPr>
            <m:t xml:space="preserve">) </m:t>
          </w:ins>
        </m:r>
      </m:oMath>
      <w:ins w:id="756" w:author="Adrian Stier" w:date="2022-02-24T11:06:00Z">
        <w:r w:rsidR="0044350E">
          <w:rPr>
            <w:rFonts w:ascii="Helvetica" w:hAnsi="Helvetica"/>
            <w:iCs/>
            <w:sz w:val="22"/>
            <w:szCs w:val="22"/>
          </w:rPr>
          <w:t>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iomass: 0.0 – 0.5</w:t>
        </w:r>
        <w:r w:rsidR="002D108B">
          <w:rPr>
            <w:rFonts w:ascii="Helvetica" w:hAnsi="Helvetica"/>
            <w:sz w:val="22"/>
            <w:szCs w:val="22"/>
          </w:rPr>
          <w:t xml:space="preserve">; </w:t>
        </w:r>
      </w:ins>
      <m:oMath>
        <m:sSub>
          <m:sSubPr>
            <m:ctrlPr>
              <w:ins w:id="757" w:author="Adrian Stier" w:date="2022-02-24T11:06:00Z">
                <w:rPr>
                  <w:rFonts w:ascii="Cambria Math" w:hAnsi="Cambria Math"/>
                  <w:i/>
                  <w:sz w:val="22"/>
                  <w:szCs w:val="22"/>
                </w:rPr>
              </w:ins>
            </m:ctrlPr>
          </m:sSubPr>
          <m:e>
            <m:r>
              <w:ins w:id="758" w:author="Adrian Stier" w:date="2022-02-24T11:06:00Z">
                <w:rPr>
                  <w:rFonts w:ascii="Cambria Math" w:hAnsi="Cambria Math"/>
                  <w:sz w:val="22"/>
                  <w:szCs w:val="22"/>
                </w:rPr>
                <m:t>pH</m:t>
              </w:ins>
            </m:r>
          </m:e>
          <m:sub>
            <m:r>
              <w:ins w:id="759" w:author="Adrian Stier" w:date="2022-02-24T11:06:00Z">
                <w:rPr>
                  <w:rFonts w:ascii="Cambria Math" w:hAnsi="Cambria Math"/>
                  <w:sz w:val="22"/>
                  <w:szCs w:val="22"/>
                </w:rPr>
                <m:t>MSY</m:t>
              </w:ins>
            </m:r>
          </m:sub>
        </m:sSub>
      </m:oMath>
      <w:ins w:id="760" w:author="Adrian Stier" w:date="2022-02-24T11:06:00Z">
        <w:r w:rsidR="002D108B">
          <w:rPr>
            <w:rFonts w:ascii="Helvetica" w:hAnsi="Helvetica"/>
            <w:sz w:val="22"/>
            <w:szCs w:val="22"/>
          </w:rPr>
          <w:t xml:space="preserve"> </w:t>
        </w:r>
      </w:ins>
      <w:moveToRangeStart w:id="761" w:author="Adrian Stier" w:date="2022-02-24T11:06:00Z" w:name="move96593227"/>
      <w:moveTo w:id="762" w:author="Adrian Stier" w:date="2022-02-24T11:06:00Z">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w:t>
        </w:r>
      </w:moveTo>
      <w:moveToRangeEnd w:id="761"/>
      <w:del w:id="763" w:author="Adrian Stier" w:date="2022-02-24T11:06:00Z">
        <w:r w:rsidR="007B04D3" w:rsidRPr="003805EE">
          <w:rPr>
            <w:rFonts w:ascii="Helvetica" w:hAnsi="Helvetica"/>
            <w:sz w:val="22"/>
            <w:szCs w:val="22"/>
            <w:u w:val="single"/>
          </w:rPr>
          <w:delText>Response Variables</w:delText>
        </w:r>
        <w:r w:rsidR="00123731" w:rsidRPr="003805EE">
          <w:rPr>
            <w:rFonts w:ascii="Helvetica" w:hAnsi="Helvetica"/>
            <w:sz w:val="22"/>
            <w:szCs w:val="22"/>
          </w:rPr>
          <w:delText xml:space="preserve">: </w:delText>
        </w:r>
        <w:r w:rsidR="00487E08" w:rsidRPr="003805EE">
          <w:rPr>
            <w:rFonts w:ascii="Helvetica" w:hAnsi="Helvetica"/>
            <w:sz w:val="22"/>
            <w:szCs w:val="22"/>
          </w:rPr>
          <w:delText xml:space="preserve">To describe the differential impacts of combinations of </w:delText>
        </w:r>
        <w:r w:rsidR="0090182E" w:rsidRPr="003805EE">
          <w:rPr>
            <w:rFonts w:ascii="Helvetica" w:hAnsi="Helvetica"/>
            <w:sz w:val="22"/>
            <w:szCs w:val="22"/>
          </w:rPr>
          <w:delText>harvest rate</w:delText>
        </w:r>
        <w:r w:rsidR="00487E08" w:rsidRPr="003805EE">
          <w:rPr>
            <w:rFonts w:ascii="Helvetica" w:hAnsi="Helvetica"/>
            <w:sz w:val="22"/>
            <w:szCs w:val="22"/>
          </w:rPr>
          <w:delText xml:space="preserve">, monitoring </w:delText>
        </w:r>
        <w:r w:rsidR="0090182E" w:rsidRPr="003805EE">
          <w:rPr>
            <w:rFonts w:ascii="Helvetica" w:hAnsi="Helvetica"/>
            <w:sz w:val="22"/>
            <w:szCs w:val="22"/>
          </w:rPr>
          <w:delText>precision</w:delText>
        </w:r>
        <w:r w:rsidR="00487E08" w:rsidRPr="003805EE">
          <w:rPr>
            <w:rFonts w:ascii="Helvetica" w:hAnsi="Helvetica"/>
            <w:sz w:val="22"/>
            <w:szCs w:val="22"/>
          </w:rPr>
          <w:delText>,</w:delText>
        </w:r>
        <w:r w:rsidR="00285C11" w:rsidRPr="003805EE">
          <w:rPr>
            <w:rFonts w:ascii="Helvetica" w:hAnsi="Helvetica"/>
            <w:sz w:val="22"/>
            <w:szCs w:val="22"/>
          </w:rPr>
          <w:delText xml:space="preserve"> and monitoring strategies </w:delText>
        </w:r>
        <w:r w:rsidR="00357162" w:rsidRPr="003805EE">
          <w:rPr>
            <w:rFonts w:ascii="Helvetica" w:hAnsi="Helvetica"/>
            <w:sz w:val="22"/>
            <w:szCs w:val="22"/>
          </w:rPr>
          <w:delText>we measured a series of response variables</w:delText>
        </w:r>
        <w:r w:rsidR="008A5938" w:rsidRPr="003805EE">
          <w:rPr>
            <w:rFonts w:ascii="Helvetica" w:hAnsi="Helvetica"/>
            <w:sz w:val="22"/>
            <w:szCs w:val="22"/>
          </w:rPr>
          <w:delText xml:space="preserve">: (1) </w:delText>
        </w:r>
        <w:r w:rsidR="0064383B" w:rsidRPr="003805EE">
          <w:rPr>
            <w:rFonts w:ascii="Helvetica" w:hAnsi="Helvetica"/>
            <w:sz w:val="22"/>
            <w:szCs w:val="22"/>
          </w:rPr>
          <w:delText xml:space="preserve">Median standing stock biomass </w:delText>
        </w:r>
        <w:r w:rsidR="00883AC3" w:rsidRPr="003805EE">
          <w:rPr>
            <w:rFonts w:ascii="Helvetica" w:hAnsi="Helvetica"/>
            <w:sz w:val="22"/>
            <w:szCs w:val="22"/>
          </w:rPr>
          <w:delText xml:space="preserve">for the 20-year time horizon </w:delText>
        </w:r>
        <w:r w:rsidR="0064383B" w:rsidRPr="003805EE">
          <w:rPr>
            <w:rFonts w:ascii="Helvetica" w:hAnsi="Helvetica"/>
            <w:sz w:val="22"/>
            <w:szCs w:val="22"/>
          </w:rPr>
          <w:delText>across iterations (SSB)</w:delText>
        </w:r>
        <w:r w:rsidR="008A5938" w:rsidRPr="003805EE">
          <w:rPr>
            <w:rFonts w:ascii="Helvetica" w:hAnsi="Helvetica"/>
            <w:sz w:val="22"/>
            <w:szCs w:val="22"/>
          </w:rPr>
          <w:delText xml:space="preserve">, (2) </w:delText>
        </w:r>
        <w:r w:rsidR="0064383B" w:rsidRPr="003805EE">
          <w:rPr>
            <w:rFonts w:ascii="Helvetica" w:hAnsi="Helvetica"/>
            <w:sz w:val="22"/>
            <w:szCs w:val="22"/>
          </w:rPr>
          <w:delText xml:space="preserve">Median </w:delText>
        </w:r>
        <w:r w:rsidR="00580186" w:rsidRPr="003805EE">
          <w:rPr>
            <w:rFonts w:ascii="Helvetica" w:hAnsi="Helvetica"/>
            <w:sz w:val="22"/>
            <w:szCs w:val="22"/>
          </w:rPr>
          <w:delText xml:space="preserve">net present value </w:delText>
        </w:r>
        <w:r w:rsidR="0064383B" w:rsidRPr="003805EE">
          <w:rPr>
            <w:rFonts w:ascii="Helvetica" w:hAnsi="Helvetica"/>
            <w:sz w:val="22"/>
            <w:szCs w:val="22"/>
          </w:rPr>
          <w:delText>across iterations</w:delText>
        </w:r>
        <w:r w:rsidR="008A5938" w:rsidRPr="003805EE">
          <w:rPr>
            <w:rFonts w:ascii="Helvetica" w:hAnsi="Helvetica"/>
            <w:sz w:val="22"/>
            <w:szCs w:val="22"/>
          </w:rPr>
          <w:delText xml:space="preserve">, (3) </w:delText>
        </w:r>
        <w:r w:rsidR="0064383B" w:rsidRPr="003805EE">
          <w:rPr>
            <w:rFonts w:ascii="Helvetica" w:hAnsi="Helvetica"/>
            <w:sz w:val="22"/>
            <w:szCs w:val="22"/>
          </w:rPr>
          <w:delText>Median Cost of monitoring across iterations</w:delText>
        </w:r>
        <w:r w:rsidR="008A5938" w:rsidRPr="003805EE">
          <w:rPr>
            <w:rFonts w:ascii="Helvetica" w:hAnsi="Helvetica"/>
            <w:sz w:val="22"/>
            <w:szCs w:val="22"/>
          </w:rPr>
          <w:delText>, (4)</w:delText>
        </w:r>
        <w:r w:rsidR="00DF7568" w:rsidRPr="003805EE">
          <w:rPr>
            <w:rFonts w:ascii="Helvetica" w:hAnsi="Helvetica"/>
            <w:sz w:val="22"/>
            <w:szCs w:val="22"/>
          </w:rPr>
          <w:delText xml:space="preserve"> Frequency of crossing a management tipping point (limit reference point): proportion of simulations where </w:delText>
        </w:r>
      </w:del>
      <m:oMath>
        <m:sSub>
          <m:sSubPr>
            <m:ctrlPr>
              <w:del w:id="764" w:author="Adrian Stier" w:date="2022-02-24T11:06:00Z">
                <w:rPr>
                  <w:rFonts w:ascii="Cambria Math" w:hAnsi="Cambria Math"/>
                  <w:i/>
                  <w:sz w:val="22"/>
                  <w:szCs w:val="22"/>
                </w:rPr>
              </w:del>
            </m:ctrlPr>
          </m:sSubPr>
          <m:e>
            <m:r>
              <w:del w:id="765" w:author="Adrian Stier" w:date="2022-02-24T11:06:00Z">
                <w:rPr>
                  <w:rFonts w:ascii="Cambria Math" w:hAnsi="Cambria Math"/>
                  <w:sz w:val="22"/>
                  <w:szCs w:val="22"/>
                </w:rPr>
                <m:t>B</m:t>
              </w:del>
            </m:r>
          </m:e>
          <m:sub>
            <m:r>
              <w:del w:id="766" w:author="Adrian Stier" w:date="2022-02-24T11:06:00Z">
                <w:rPr>
                  <w:rFonts w:ascii="Cambria Math" w:hAnsi="Cambria Math"/>
                  <w:sz w:val="22"/>
                  <w:szCs w:val="22"/>
                </w:rPr>
                <m:t>Final</m:t>
              </w:del>
            </m:r>
          </m:sub>
        </m:sSub>
        <m:r>
          <w:del w:id="767" w:author="Adrian Stier" w:date="2022-02-24T11:06:00Z">
            <w:rPr>
              <w:rFonts w:ascii="Cambria Math" w:hAnsi="Cambria Math"/>
              <w:sz w:val="22"/>
              <w:szCs w:val="22"/>
            </w:rPr>
            <m:t>≤</m:t>
          </w:del>
        </m:r>
        <m:sSub>
          <m:sSubPr>
            <m:ctrlPr>
              <w:del w:id="768" w:author="Adrian Stier" w:date="2022-02-24T11:06:00Z">
                <w:rPr>
                  <w:rFonts w:ascii="Cambria Math" w:hAnsi="Cambria Math"/>
                  <w:i/>
                  <w:sz w:val="22"/>
                  <w:szCs w:val="22"/>
                </w:rPr>
              </w:del>
            </m:ctrlPr>
          </m:sSubPr>
          <m:e>
            <m:r>
              <w:del w:id="769" w:author="Adrian Stier" w:date="2022-02-24T11:06:00Z">
                <w:rPr>
                  <w:rFonts w:ascii="Cambria Math" w:hAnsi="Cambria Math"/>
                  <w:sz w:val="22"/>
                  <w:szCs w:val="22"/>
                </w:rPr>
                <m:t>0.25B</m:t>
              </w:del>
            </m:r>
          </m:e>
          <m:sub>
            <m:r>
              <w:del w:id="770" w:author="Adrian Stier" w:date="2022-02-24T11:06:00Z">
                <w:rPr>
                  <w:rFonts w:ascii="Cambria Math" w:hAnsi="Cambria Math"/>
                  <w:sz w:val="22"/>
                  <w:szCs w:val="22"/>
                </w:rPr>
                <m:t>MSY</m:t>
              </w:del>
            </m:r>
          </m:sub>
        </m:sSub>
      </m:oMath>
      <w:del w:id="771" w:author="Adrian Stier" w:date="2022-02-24T11:06:00Z">
        <w:r w:rsidR="008F1613" w:rsidRPr="003805EE">
          <w:rPr>
            <w:rFonts w:ascii="Helvetica" w:hAnsi="Helvetica"/>
            <w:sz w:val="22"/>
            <w:szCs w:val="22"/>
          </w:rPr>
          <w:delText>,</w:delText>
        </w:r>
        <w:r w:rsidR="0039320C" w:rsidRPr="003805EE">
          <w:rPr>
            <w:rFonts w:ascii="Helvetica" w:hAnsi="Helvetica"/>
            <w:sz w:val="22"/>
            <w:szCs w:val="22"/>
          </w:rPr>
          <w:delText xml:space="preserve"> and </w:delText>
        </w:r>
        <w:r w:rsidR="001968EB" w:rsidRPr="003805EE">
          <w:rPr>
            <w:rFonts w:ascii="Helvetica" w:hAnsi="Helvetica"/>
            <w:sz w:val="22"/>
            <w:szCs w:val="22"/>
          </w:rPr>
          <w:delText xml:space="preserve">(5) </w:delText>
        </w:r>
        <w:r w:rsidR="00DF7568" w:rsidRPr="003805EE">
          <w:rPr>
            <w:rFonts w:ascii="Helvetica" w:hAnsi="Helvetica"/>
            <w:sz w:val="22"/>
            <w:szCs w:val="22"/>
          </w:rPr>
          <w:delText xml:space="preserve">Frequency of crossing a biological tipping point: proportion of simulations where </w:delText>
        </w:r>
      </w:del>
      <m:oMath>
        <m:sSub>
          <m:sSubPr>
            <m:ctrlPr>
              <w:del w:id="772" w:author="Adrian Stier" w:date="2022-02-24T11:06:00Z">
                <w:rPr>
                  <w:rFonts w:ascii="Cambria Math" w:hAnsi="Cambria Math"/>
                  <w:i/>
                  <w:sz w:val="22"/>
                  <w:szCs w:val="22"/>
                </w:rPr>
              </w:del>
            </m:ctrlPr>
          </m:sSubPr>
          <m:e>
            <m:r>
              <w:del w:id="773" w:author="Adrian Stier" w:date="2022-02-24T11:06:00Z">
                <w:rPr>
                  <w:rFonts w:ascii="Cambria Math" w:hAnsi="Cambria Math"/>
                  <w:sz w:val="22"/>
                  <w:szCs w:val="22"/>
                </w:rPr>
                <m:t>B</m:t>
              </w:del>
            </m:r>
          </m:e>
          <m:sub>
            <m:r>
              <w:del w:id="774" w:author="Adrian Stier" w:date="2022-02-24T11:06:00Z">
                <w:rPr>
                  <w:rFonts w:ascii="Cambria Math" w:hAnsi="Cambria Math"/>
                  <w:sz w:val="22"/>
                  <w:szCs w:val="22"/>
                </w:rPr>
                <m:t>Final</m:t>
              </w:del>
            </m:r>
          </m:sub>
        </m:sSub>
        <m:r>
          <w:del w:id="775" w:author="Adrian Stier" w:date="2022-02-24T11:06:00Z">
            <w:rPr>
              <w:rFonts w:ascii="Cambria Math" w:hAnsi="Cambria Math"/>
              <w:sz w:val="22"/>
              <w:szCs w:val="22"/>
            </w:rPr>
            <m:t>≤A</m:t>
          </w:del>
        </m:r>
      </m:oMath>
      <w:del w:id="776" w:author="Adrian Stier" w:date="2022-02-24T11:06:00Z">
        <w:r w:rsidR="0039320C" w:rsidRPr="003805EE">
          <w:rPr>
            <w:rFonts w:ascii="Helvetica" w:hAnsi="Helvetica"/>
            <w:sz w:val="22"/>
            <w:szCs w:val="22"/>
          </w:rPr>
          <w:delText>.</w:delText>
        </w:r>
        <w:r w:rsidR="003E563E" w:rsidRPr="003805EE">
          <w:rPr>
            <w:rFonts w:ascii="Helvetica" w:hAnsi="Helvetica"/>
            <w:sz w:val="22"/>
            <w:szCs w:val="22"/>
          </w:rPr>
          <w:delText xml:space="preserve"> </w:delText>
        </w:r>
      </w:del>
    </w:p>
    <w:p w14:paraId="4E9F2C83" w14:textId="77777777" w:rsidR="00995761" w:rsidRPr="003805EE" w:rsidRDefault="00957EE4" w:rsidP="00E65B1B">
      <w:pPr>
        <w:tabs>
          <w:tab w:val="left" w:pos="2760"/>
        </w:tabs>
        <w:spacing w:line="480" w:lineRule="auto"/>
        <w:rPr>
          <w:del w:id="777" w:author="Adrian Stier" w:date="2022-02-24T11:06:00Z"/>
          <w:rFonts w:ascii="Helvetica" w:hAnsi="Helvetica"/>
          <w:i/>
          <w:sz w:val="22"/>
          <w:szCs w:val="22"/>
        </w:rPr>
      </w:pPr>
      <w:del w:id="778" w:author="Adrian Stier" w:date="2022-02-24T11:06:00Z">
        <w:r w:rsidRPr="003805EE">
          <w:rPr>
            <w:rFonts w:ascii="Helvetica" w:hAnsi="Helvetica"/>
            <w:i/>
            <w:sz w:val="22"/>
            <w:szCs w:val="22"/>
          </w:rPr>
          <w:delText xml:space="preserve"> </w:delText>
        </w:r>
      </w:del>
    </w:p>
    <w:p w14:paraId="4B7B7255" w14:textId="77777777" w:rsidR="00102BC1" w:rsidRPr="003805EE" w:rsidRDefault="00102BC1" w:rsidP="00E65B1B">
      <w:pPr>
        <w:tabs>
          <w:tab w:val="left" w:pos="2760"/>
        </w:tabs>
        <w:spacing w:line="480" w:lineRule="auto"/>
        <w:rPr>
          <w:del w:id="779" w:author="Adrian Stier" w:date="2022-02-24T11:06:00Z"/>
          <w:rFonts w:ascii="Helvetica" w:hAnsi="Helvetica"/>
          <w:sz w:val="22"/>
          <w:szCs w:val="22"/>
        </w:rPr>
      </w:pPr>
      <w:del w:id="780" w:author="Adrian Stier" w:date="2022-02-24T11:06:00Z">
        <w:r w:rsidRPr="003805EE">
          <w:rPr>
            <w:rFonts w:ascii="Helvetica" w:hAnsi="Helvetica"/>
            <w:sz w:val="22"/>
            <w:szCs w:val="22"/>
            <w:u w:val="single"/>
          </w:rPr>
          <w:delText>Basic Model Dynamics:</w:delText>
        </w:r>
        <w:r w:rsidRPr="003805EE">
          <w:rPr>
            <w:rFonts w:ascii="Helvetica" w:hAnsi="Helvetica"/>
            <w:sz w:val="22"/>
            <w:szCs w:val="22"/>
          </w:rPr>
          <w:delText xml:space="preserve"> To help the reader develop intuition about model behavior, we summarize its dynamics for a range of monitoring investment and maximum exploitation rates. Specifically, we calculated the probability of crossing a tipping point and the peak median NPV for a range of monitoring investment (CV of Biomass: 0.0 – 0.5) and a </w:delText>
        </w:r>
        <w:r w:rsidR="000A561D" w:rsidRPr="003805EE">
          <w:rPr>
            <w:rFonts w:ascii="Helvetica" w:hAnsi="Helvetica"/>
            <w:sz w:val="22"/>
            <w:szCs w:val="22"/>
          </w:rPr>
          <w:delText>proportion</w:delText>
        </w:r>
        <w:r w:rsidRPr="003805EE">
          <w:rPr>
            <w:rFonts w:ascii="Helvetica" w:hAnsi="Helvetica"/>
            <w:sz w:val="22"/>
            <w:szCs w:val="22"/>
          </w:rPr>
          <w:delText xml:space="preserve"> of maximum exploitation rates (</w:delText>
        </w:r>
      </w:del>
      <m:oMath>
        <m:sSub>
          <m:sSubPr>
            <m:ctrlPr>
              <w:del w:id="781" w:author="Adrian Stier" w:date="2022-02-24T11:06:00Z">
                <w:rPr>
                  <w:rFonts w:ascii="Cambria Math" w:hAnsi="Cambria Math"/>
                  <w:i/>
                  <w:sz w:val="22"/>
                  <w:szCs w:val="22"/>
                </w:rPr>
              </w:del>
            </m:ctrlPr>
          </m:sSubPr>
          <m:e>
            <m:r>
              <w:del w:id="782" w:author="Adrian Stier" w:date="2022-02-24T11:06:00Z">
                <w:rPr>
                  <w:rFonts w:ascii="Cambria Math" w:hAnsi="Cambria Math"/>
                  <w:sz w:val="22"/>
                  <w:szCs w:val="22"/>
                </w:rPr>
                <m:t>pH</m:t>
              </w:del>
            </m:r>
          </m:e>
          <m:sub>
            <m:r>
              <w:del w:id="783" w:author="Adrian Stier" w:date="2022-02-24T11:06:00Z">
                <w:rPr>
                  <w:rFonts w:ascii="Cambria Math" w:hAnsi="Cambria Math"/>
                  <w:sz w:val="22"/>
                  <w:szCs w:val="22"/>
                </w:rPr>
                <m:t>MSY</m:t>
              </w:del>
            </m:r>
          </m:sub>
        </m:sSub>
      </m:oMath>
      <w:del w:id="784" w:author="Adrian Stier" w:date="2022-02-24T11:06:00Z">
        <w:r w:rsidRPr="003805EE">
          <w:rPr>
            <w:rFonts w:ascii="Helvetica" w:hAnsi="Helvetica"/>
            <w:sz w:val="22"/>
            <w:szCs w:val="22"/>
          </w:rPr>
          <w:delText xml:space="preserve">) where </w:delText>
        </w:r>
      </w:del>
      <m:oMath>
        <m:r>
          <w:del w:id="785" w:author="Adrian Stier" w:date="2022-02-24T11:06:00Z">
            <w:rPr>
              <w:rFonts w:ascii="Cambria Math" w:hAnsi="Cambria Math"/>
              <w:sz w:val="22"/>
              <w:szCs w:val="22"/>
            </w:rPr>
            <m:t>p</m:t>
          </w:del>
        </m:r>
      </m:oMath>
      <w:del w:id="786" w:author="Adrian Stier" w:date="2022-02-24T11:06:00Z">
        <w:r w:rsidRPr="003805EE">
          <w:rPr>
            <w:rFonts w:ascii="Helvetica" w:hAnsi="Helvetica"/>
            <w:sz w:val="22"/>
            <w:szCs w:val="22"/>
          </w:rPr>
          <w:delText xml:space="preserve"> was explored from 0.0 – 2.0 for 10,000 iterations of a 20-year simulation starting a</w:delText>
        </w:r>
        <w:r w:rsidR="00F526F1">
          <w:rPr>
            <w:rFonts w:ascii="Helvetica" w:hAnsi="Helvetica"/>
            <w:sz w:val="22"/>
            <w:szCs w:val="22"/>
          </w:rPr>
          <w:delText xml:space="preserve">t population carrying capacity See electronic supplementary materials Table S2 for a list of al parameters, and S3 for additional details on model behavior. </w:delText>
        </w:r>
      </w:del>
    </w:p>
    <w:p w14:paraId="59DE116D" w14:textId="77777777" w:rsidR="00102BC1" w:rsidRPr="003805EE" w:rsidRDefault="00102BC1" w:rsidP="00E65B1B">
      <w:pPr>
        <w:tabs>
          <w:tab w:val="left" w:pos="2760"/>
        </w:tabs>
        <w:spacing w:line="480" w:lineRule="auto"/>
        <w:rPr>
          <w:del w:id="787" w:author="Adrian Stier" w:date="2022-02-24T11:06:00Z"/>
          <w:rFonts w:ascii="Helvetica" w:hAnsi="Helvetica"/>
          <w:sz w:val="22"/>
          <w:szCs w:val="22"/>
        </w:rPr>
      </w:pPr>
      <w:del w:id="788" w:author="Adrian Stier" w:date="2022-02-24T11:06:00Z">
        <w:r w:rsidRPr="003805EE">
          <w:rPr>
            <w:rFonts w:ascii="Helvetica" w:hAnsi="Helvetica"/>
            <w:sz w:val="22"/>
            <w:szCs w:val="22"/>
          </w:rPr>
          <w:delText xml:space="preserve"> </w:delText>
        </w:r>
      </w:del>
    </w:p>
    <w:p w14:paraId="374F67AD" w14:textId="77777777" w:rsidR="00995761" w:rsidRPr="003805EE" w:rsidRDefault="00431416" w:rsidP="00E65B1B">
      <w:pPr>
        <w:tabs>
          <w:tab w:val="left" w:pos="2760"/>
        </w:tabs>
        <w:spacing w:line="480" w:lineRule="auto"/>
        <w:rPr>
          <w:del w:id="789" w:author="Adrian Stier" w:date="2022-02-24T11:06:00Z"/>
          <w:rFonts w:ascii="Helvetica" w:hAnsi="Helvetica"/>
          <w:i/>
          <w:sz w:val="22"/>
          <w:szCs w:val="22"/>
        </w:rPr>
      </w:pPr>
      <w:del w:id="790" w:author="Adrian Stier" w:date="2022-02-24T11:06:00Z">
        <w:r w:rsidRPr="003805EE">
          <w:rPr>
            <w:rFonts w:ascii="Helvetica" w:hAnsi="Helvetica"/>
            <w:i/>
            <w:sz w:val="22"/>
            <w:szCs w:val="22"/>
          </w:rPr>
          <w:delText xml:space="preserve">Basic </w:delText>
        </w:r>
        <w:r w:rsidR="00995761" w:rsidRPr="003805EE">
          <w:rPr>
            <w:rFonts w:ascii="Helvetica" w:hAnsi="Helvetica"/>
            <w:i/>
            <w:sz w:val="22"/>
            <w:szCs w:val="22"/>
          </w:rPr>
          <w:delText xml:space="preserve">Model </w:delText>
        </w:r>
        <w:r w:rsidRPr="003805EE">
          <w:rPr>
            <w:rFonts w:ascii="Helvetica" w:hAnsi="Helvetica"/>
            <w:i/>
            <w:sz w:val="22"/>
            <w:szCs w:val="22"/>
          </w:rPr>
          <w:delText>Dynamics</w:delText>
        </w:r>
      </w:del>
    </w:p>
    <w:p w14:paraId="388C1500" w14:textId="7C4932F5" w:rsidR="00B57E8E" w:rsidRDefault="00431416" w:rsidP="006551EE">
      <w:pPr>
        <w:rPr>
          <w:ins w:id="791" w:author="Adrian Stier" w:date="2022-02-24T11:06:00Z"/>
          <w:rFonts w:ascii="Helvetica" w:hAnsi="Helvetica"/>
          <w:iCs/>
          <w:sz w:val="22"/>
          <w:szCs w:val="22"/>
        </w:rPr>
      </w:pPr>
      <w:del w:id="792" w:author="Adrian Stier" w:date="2022-02-24T11:06:00Z">
        <w:r w:rsidRPr="003805EE">
          <w:rPr>
            <w:rFonts w:ascii="Helvetica" w:hAnsi="Helvetica"/>
            <w:sz w:val="22"/>
            <w:szCs w:val="22"/>
          </w:rPr>
          <w:delText>The</w:delText>
        </w:r>
        <w:r w:rsidR="00995761" w:rsidRPr="003805EE">
          <w:rPr>
            <w:rFonts w:ascii="Helvetica" w:hAnsi="Helvetica"/>
            <w:sz w:val="22"/>
            <w:szCs w:val="22"/>
          </w:rPr>
          <w:delText xml:space="preserve"> resource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most likely to cross a </w:delText>
        </w:r>
        <w:r w:rsidR="001716C8" w:rsidRPr="003805EE">
          <w:rPr>
            <w:rFonts w:ascii="Helvetica" w:hAnsi="Helvetica"/>
            <w:sz w:val="22"/>
            <w:szCs w:val="22"/>
          </w:rPr>
          <w:delText xml:space="preserve">limit reference point </w:delText>
        </w:r>
        <w:r w:rsidR="00995761" w:rsidRPr="003805EE">
          <w:rPr>
            <w:rFonts w:ascii="Helvetica" w:hAnsi="Helvetica"/>
            <w:sz w:val="22"/>
            <w:szCs w:val="22"/>
          </w:rPr>
          <w:delText xml:space="preserve">or tipping </w:delText>
        </w:r>
        <w:r w:rsidR="003F2A24" w:rsidRPr="003805EE">
          <w:rPr>
            <w:rFonts w:ascii="Helvetica" w:hAnsi="Helvetica"/>
            <w:sz w:val="22"/>
            <w:szCs w:val="22"/>
          </w:rPr>
          <w:delText xml:space="preserve">point </w:delText>
        </w:r>
        <w:r w:rsidR="00995761" w:rsidRPr="003805EE">
          <w:rPr>
            <w:rFonts w:ascii="Helvetica" w:hAnsi="Helvetica"/>
            <w:sz w:val="22"/>
            <w:szCs w:val="22"/>
          </w:rPr>
          <w:delText>at high harvest rates and under low mo</w:delText>
        </w:r>
        <w:r w:rsidRPr="003805EE">
          <w:rPr>
            <w:rFonts w:ascii="Helvetica" w:hAnsi="Helvetica"/>
            <w:sz w:val="22"/>
            <w:szCs w:val="22"/>
          </w:rPr>
          <w:delText>nitoring precision. Furthermore</w:delText>
        </w:r>
        <w:r w:rsidR="00E57861" w:rsidRPr="003805EE">
          <w:rPr>
            <w:rFonts w:ascii="Helvetica" w:hAnsi="Helvetica"/>
            <w:sz w:val="22"/>
            <w:szCs w:val="22"/>
          </w:rPr>
          <w:delText>,</w:delText>
        </w:r>
        <w:r w:rsidR="00995761" w:rsidRPr="003805EE">
          <w:rPr>
            <w:rFonts w:ascii="Helvetica" w:hAnsi="Helvetica"/>
            <w:sz w:val="22"/>
            <w:szCs w:val="22"/>
          </w:rPr>
          <w:delText xml:space="preserve"> the </w:delText>
        </w:r>
        <w:r w:rsidR="00580186" w:rsidRPr="003805EE">
          <w:rPr>
            <w:rFonts w:ascii="Helvetica" w:hAnsi="Helvetica"/>
            <w:sz w:val="22"/>
            <w:szCs w:val="22"/>
          </w:rPr>
          <w:delText>net present v</w:delText>
        </w:r>
        <w:r w:rsidR="00C25B7C" w:rsidRPr="003805EE">
          <w:rPr>
            <w:rFonts w:ascii="Helvetica" w:hAnsi="Helvetica"/>
            <w:sz w:val="22"/>
            <w:szCs w:val="22"/>
          </w:rPr>
          <w:delText xml:space="preserve">alue </w:delText>
        </w:r>
        <w:r w:rsidR="00995761" w:rsidRPr="003805EE">
          <w:rPr>
            <w:rFonts w:ascii="Helvetica" w:hAnsi="Helvetica"/>
            <w:sz w:val="22"/>
            <w:szCs w:val="22"/>
          </w:rPr>
          <w:delText xml:space="preserve">of a resource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highest when monitoring precision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high, and harvest pressure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at </w:delText>
        </w:r>
      </w:del>
      <m:oMath>
        <m:sSub>
          <m:sSubPr>
            <m:ctrlPr>
              <w:del w:id="793" w:author="Adrian Stier" w:date="2022-02-24T11:06:00Z">
                <w:rPr>
                  <w:rFonts w:ascii="Cambria Math" w:hAnsi="Cambria Math"/>
                  <w:i/>
                  <w:sz w:val="22"/>
                  <w:szCs w:val="22"/>
                </w:rPr>
              </w:del>
            </m:ctrlPr>
          </m:sSubPr>
          <m:e>
            <m:r>
              <w:del w:id="794" w:author="Adrian Stier" w:date="2022-02-24T11:06:00Z">
                <w:rPr>
                  <w:rFonts w:ascii="Cambria Math" w:hAnsi="Cambria Math"/>
                  <w:sz w:val="22"/>
                  <w:szCs w:val="22"/>
                </w:rPr>
                <m:t>H</m:t>
              </w:del>
            </m:r>
          </m:e>
          <m:sub>
            <m:r>
              <w:del w:id="795" w:author="Adrian Stier" w:date="2022-02-24T11:06:00Z">
                <w:rPr>
                  <w:rFonts w:ascii="Cambria Math" w:hAnsi="Cambria Math"/>
                  <w:sz w:val="22"/>
                  <w:szCs w:val="22"/>
                </w:rPr>
                <m:t>MSY</m:t>
              </w:del>
            </m:r>
          </m:sub>
        </m:sSub>
      </m:oMath>
      <w:del w:id="796" w:author="Adrian Stier" w:date="2022-02-24T11:06:00Z">
        <w:r w:rsidR="00995761" w:rsidRPr="003805EE">
          <w:rPr>
            <w:rFonts w:ascii="Helvetica" w:hAnsi="Helvetica"/>
            <w:sz w:val="22"/>
            <w:szCs w:val="22"/>
          </w:rPr>
          <w:delText xml:space="preserve">. </w:delText>
        </w:r>
        <w:r w:rsidRPr="003805EE">
          <w:rPr>
            <w:rFonts w:ascii="Helvetica" w:hAnsi="Helvetica"/>
            <w:sz w:val="22"/>
            <w:szCs w:val="22"/>
          </w:rPr>
          <w:delText>M</w:delText>
        </w:r>
        <w:r w:rsidR="00995761" w:rsidRPr="003805EE">
          <w:rPr>
            <w:rFonts w:ascii="Helvetica" w:hAnsi="Helvetica"/>
            <w:sz w:val="22"/>
            <w:szCs w:val="22"/>
          </w:rPr>
          <w:delText xml:space="preserve">onitoring precision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most beneficial under circumstances where target maximum </w:delText>
        </w:r>
        <w:r w:rsidR="00757E86" w:rsidRPr="003805EE">
          <w:rPr>
            <w:rFonts w:ascii="Helvetica" w:hAnsi="Helvetica"/>
            <w:sz w:val="22"/>
            <w:szCs w:val="22"/>
          </w:rPr>
          <w:delText>harvest</w:delText>
        </w:r>
        <w:r w:rsidR="00995761" w:rsidRPr="003805EE">
          <w:rPr>
            <w:rFonts w:ascii="Helvetica" w:hAnsi="Helvetica"/>
            <w:sz w:val="22"/>
            <w:szCs w:val="22"/>
          </w:rPr>
          <w:delText xml:space="preserve"> rate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high. Across simulations the probability of tipping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low when monitoring precision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high, but increase</w:delText>
        </w:r>
        <w:r w:rsidR="00B82B45" w:rsidRPr="003805EE">
          <w:rPr>
            <w:rFonts w:ascii="Helvetica" w:hAnsi="Helvetica"/>
            <w:sz w:val="22"/>
            <w:szCs w:val="22"/>
          </w:rPr>
          <w:delText>d</w:delText>
        </w:r>
        <w:r w:rsidR="00995761" w:rsidRPr="003805EE">
          <w:rPr>
            <w:rFonts w:ascii="Helvetica" w:hAnsi="Helvetica"/>
            <w:sz w:val="22"/>
            <w:szCs w:val="22"/>
          </w:rPr>
          <w:delText xml:space="preserve"> at higher exploitation rates</w:delText>
        </w:r>
        <w:r w:rsidR="002F1AC5" w:rsidRPr="003805EE">
          <w:rPr>
            <w:rFonts w:ascii="Helvetica" w:hAnsi="Helvetica"/>
            <w:sz w:val="22"/>
            <w:szCs w:val="22"/>
          </w:rPr>
          <w:delText xml:space="preserve"> (Fig. 1</w:delText>
        </w:r>
        <w:r w:rsidR="00995761" w:rsidRPr="003805EE">
          <w:rPr>
            <w:rFonts w:ascii="Helvetica" w:hAnsi="Helvetica"/>
            <w:sz w:val="22"/>
            <w:szCs w:val="22"/>
          </w:rPr>
          <w:delText xml:space="preserve">a). </w:delText>
        </w:r>
        <w:r w:rsidR="00B82B45" w:rsidRPr="003805EE">
          <w:rPr>
            <w:rFonts w:ascii="Helvetica" w:hAnsi="Helvetica"/>
            <w:sz w:val="22"/>
            <w:szCs w:val="22"/>
          </w:rPr>
          <w:delText>Net</w:delText>
        </w:r>
        <w:r w:rsidR="00580186" w:rsidRPr="003805EE">
          <w:rPr>
            <w:rFonts w:ascii="Helvetica" w:hAnsi="Helvetica"/>
            <w:sz w:val="22"/>
            <w:szCs w:val="22"/>
          </w:rPr>
          <w:delText xml:space="preserve"> p</w:delText>
        </w:r>
        <w:r w:rsidR="00B82B45" w:rsidRPr="003805EE">
          <w:rPr>
            <w:rFonts w:ascii="Helvetica" w:hAnsi="Helvetica"/>
            <w:sz w:val="22"/>
            <w:szCs w:val="22"/>
          </w:rPr>
          <w:delText xml:space="preserve">resent </w:delText>
        </w:r>
        <w:r w:rsidR="00580186" w:rsidRPr="003805EE">
          <w:rPr>
            <w:rFonts w:ascii="Helvetica" w:hAnsi="Helvetica"/>
            <w:sz w:val="22"/>
            <w:szCs w:val="22"/>
          </w:rPr>
          <w:delText>v</w:delText>
        </w:r>
        <w:r w:rsidR="00B82B45" w:rsidRPr="003805EE">
          <w:rPr>
            <w:rFonts w:ascii="Helvetica" w:hAnsi="Helvetica"/>
            <w:sz w:val="22"/>
            <w:szCs w:val="22"/>
          </w:rPr>
          <w:delText>alue peaked at</w:delText>
        </w:r>
        <w:r w:rsidR="00995761" w:rsidRPr="003805EE">
          <w:rPr>
            <w:rFonts w:ascii="Helvetica" w:hAnsi="Helvetica"/>
            <w:sz w:val="22"/>
            <w:szCs w:val="22"/>
          </w:rPr>
          <w:delText xml:space="preserve"> </w:delText>
        </w:r>
      </w:del>
      <m:oMath>
        <m:sSub>
          <m:sSubPr>
            <m:ctrlPr>
              <w:del w:id="797" w:author="Adrian Stier" w:date="2022-02-24T11:06:00Z">
                <w:rPr>
                  <w:rFonts w:ascii="Cambria Math" w:hAnsi="Cambria Math"/>
                  <w:i/>
                  <w:sz w:val="22"/>
                  <w:szCs w:val="22"/>
                </w:rPr>
              </w:del>
            </m:ctrlPr>
          </m:sSubPr>
          <m:e>
            <m:r>
              <w:del w:id="798" w:author="Adrian Stier" w:date="2022-02-24T11:06:00Z">
                <w:rPr>
                  <w:rFonts w:ascii="Cambria Math" w:hAnsi="Cambria Math"/>
                  <w:sz w:val="22"/>
                  <w:szCs w:val="22"/>
                </w:rPr>
                <m:t>H</m:t>
              </w:del>
            </m:r>
          </m:e>
          <m:sub>
            <m:r>
              <w:del w:id="799" w:author="Adrian Stier" w:date="2022-02-24T11:06:00Z">
                <w:rPr>
                  <w:rFonts w:ascii="Cambria Math" w:hAnsi="Cambria Math"/>
                  <w:sz w:val="22"/>
                  <w:szCs w:val="22"/>
                </w:rPr>
                <m:t>MSY</m:t>
              </w:del>
            </m:r>
          </m:sub>
        </m:sSub>
      </m:oMath>
      <w:del w:id="800" w:author="Adrian Stier" w:date="2022-02-24T11:06:00Z">
        <w:r w:rsidR="00995761" w:rsidRPr="003805EE">
          <w:rPr>
            <w:rFonts w:ascii="Helvetica" w:hAnsi="Helvetica"/>
            <w:sz w:val="22"/>
            <w:szCs w:val="22"/>
          </w:rPr>
          <w:delText xml:space="preserve"> and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highest with precise biomass estimates (</w:delText>
        </w:r>
        <w:r w:rsidR="00995761" w:rsidRPr="003805EE">
          <w:rPr>
            <w:rFonts w:ascii="Helvetica" w:hAnsi="Helvetica"/>
            <w:i/>
            <w:sz w:val="22"/>
            <w:szCs w:val="22"/>
          </w:rPr>
          <w:delText>CV</w:delText>
        </w:r>
        <w:r w:rsidR="00995761" w:rsidRPr="003805EE">
          <w:rPr>
            <w:rFonts w:ascii="Helvetica" w:hAnsi="Helvetica"/>
            <w:sz w:val="22"/>
            <w:szCs w:val="22"/>
          </w:rPr>
          <w:delText xml:space="preserve"> = 0.1). This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because high precision monitoring allow</w:delText>
        </w:r>
        <w:r w:rsidR="00B82B45" w:rsidRPr="003805EE">
          <w:rPr>
            <w:rFonts w:ascii="Helvetica" w:hAnsi="Helvetica"/>
            <w:sz w:val="22"/>
            <w:szCs w:val="22"/>
          </w:rPr>
          <w:delText>ed</w:delText>
        </w:r>
        <w:r w:rsidR="00995761" w:rsidRPr="003805EE">
          <w:rPr>
            <w:rFonts w:ascii="Helvetica" w:hAnsi="Helvetica"/>
            <w:sz w:val="22"/>
            <w:szCs w:val="22"/>
          </w:rPr>
          <w:delText xml:space="preserve"> the resource to be harvested close to </w:delText>
        </w:r>
      </w:del>
      <m:oMath>
        <m:sSub>
          <m:sSubPr>
            <m:ctrlPr>
              <w:del w:id="801" w:author="Adrian Stier" w:date="2022-02-24T11:06:00Z">
                <w:rPr>
                  <w:rFonts w:ascii="Cambria Math" w:hAnsi="Cambria Math"/>
                  <w:i/>
                  <w:sz w:val="22"/>
                  <w:szCs w:val="22"/>
                </w:rPr>
              </w:del>
            </m:ctrlPr>
          </m:sSubPr>
          <m:e>
            <m:r>
              <w:del w:id="802" w:author="Adrian Stier" w:date="2022-02-24T11:06:00Z">
                <w:rPr>
                  <w:rFonts w:ascii="Cambria Math" w:hAnsi="Cambria Math"/>
                  <w:sz w:val="22"/>
                  <w:szCs w:val="22"/>
                </w:rPr>
                <m:t>B</m:t>
              </w:del>
            </m:r>
          </m:e>
          <m:sub>
            <m:r>
              <w:del w:id="803" w:author="Adrian Stier" w:date="2022-02-24T11:06:00Z">
                <w:rPr>
                  <w:rFonts w:ascii="Cambria Math" w:hAnsi="Cambria Math"/>
                  <w:sz w:val="22"/>
                  <w:szCs w:val="22"/>
                </w:rPr>
                <m:t>MSY</m:t>
              </w:del>
            </m:r>
          </m:sub>
        </m:sSub>
      </m:oMath>
      <w:del w:id="804" w:author="Adrian Stier" w:date="2022-02-24T11:06:00Z">
        <w:r w:rsidR="00995761" w:rsidRPr="003805EE">
          <w:rPr>
            <w:rFonts w:ascii="Helvetica" w:hAnsi="Helvetica"/>
            <w:sz w:val="22"/>
            <w:szCs w:val="22"/>
          </w:rPr>
          <w:delText>, which maximize</w:delText>
        </w:r>
        <w:r w:rsidR="00B82B45" w:rsidRPr="003805EE">
          <w:rPr>
            <w:rFonts w:ascii="Helvetica" w:hAnsi="Helvetica"/>
            <w:sz w:val="22"/>
            <w:szCs w:val="22"/>
          </w:rPr>
          <w:delText>d</w:delText>
        </w:r>
        <w:r w:rsidR="00995761" w:rsidRPr="003805EE">
          <w:rPr>
            <w:rFonts w:ascii="Helvetica" w:hAnsi="Helvetica"/>
            <w:sz w:val="22"/>
            <w:szCs w:val="22"/>
          </w:rPr>
          <w:delText xml:space="preserve"> population growth and yield. The benefits of high monitoring precision (i.e., CV = 0.1 relative to CV = 0.5) </w:delText>
        </w:r>
        <w:r w:rsidR="00B82B45" w:rsidRPr="003805EE">
          <w:rPr>
            <w:rFonts w:ascii="Helvetica" w:hAnsi="Helvetica"/>
            <w:sz w:val="22"/>
            <w:szCs w:val="22"/>
          </w:rPr>
          <w:delText>were</w:delText>
        </w:r>
        <w:r w:rsidR="00995761" w:rsidRPr="003805EE">
          <w:rPr>
            <w:rFonts w:ascii="Helvetica" w:hAnsi="Helvetica"/>
            <w:sz w:val="22"/>
            <w:szCs w:val="22"/>
          </w:rPr>
          <w:delText xml:space="preserve"> minimal when the maximum harvest rate </w:delText>
        </w:r>
        <w:r w:rsidR="00B82B45" w:rsidRPr="003805EE">
          <w:rPr>
            <w:rFonts w:ascii="Helvetica" w:hAnsi="Helvetica"/>
            <w:sz w:val="22"/>
            <w:szCs w:val="22"/>
          </w:rPr>
          <w:delText>was</w:delText>
        </w:r>
        <w:r w:rsidR="00995761" w:rsidRPr="003805EE">
          <w:rPr>
            <w:rFonts w:ascii="Helvetica" w:hAnsi="Helvetica"/>
            <w:sz w:val="22"/>
            <w:szCs w:val="22"/>
          </w:rPr>
          <w:delText xml:space="preserve"> low, but increase</w:delText>
        </w:r>
        <w:r w:rsidR="00B82B45" w:rsidRPr="003805EE">
          <w:rPr>
            <w:rFonts w:ascii="Helvetica" w:hAnsi="Helvetica"/>
            <w:sz w:val="22"/>
            <w:szCs w:val="22"/>
          </w:rPr>
          <w:delText>d</w:delText>
        </w:r>
        <w:r w:rsidR="00995761" w:rsidRPr="003805EE">
          <w:rPr>
            <w:rFonts w:ascii="Helvetica" w:hAnsi="Helvetica"/>
            <w:sz w:val="22"/>
            <w:szCs w:val="22"/>
          </w:rPr>
          <w:delText xml:space="preserve"> as harvest rate exceed</w:delText>
        </w:r>
        <w:r w:rsidR="00B82B45" w:rsidRPr="003805EE">
          <w:rPr>
            <w:rFonts w:ascii="Helvetica" w:hAnsi="Helvetica"/>
            <w:sz w:val="22"/>
            <w:szCs w:val="22"/>
          </w:rPr>
          <w:delText>ed</w:delText>
        </w:r>
        <w:r w:rsidR="00995761" w:rsidRPr="003805EE">
          <w:rPr>
            <w:rFonts w:ascii="Helvetica" w:hAnsi="Helvetica"/>
            <w:sz w:val="22"/>
            <w:szCs w:val="22"/>
          </w:rPr>
          <w:delText xml:space="preserve"> </w:delText>
        </w:r>
      </w:del>
      <m:oMath>
        <m:sSub>
          <m:sSubPr>
            <m:ctrlPr>
              <w:del w:id="805" w:author="Adrian Stier" w:date="2022-02-24T11:06:00Z">
                <w:rPr>
                  <w:rFonts w:ascii="Cambria Math" w:hAnsi="Cambria Math"/>
                  <w:i/>
                  <w:sz w:val="22"/>
                  <w:szCs w:val="22"/>
                </w:rPr>
              </w:del>
            </m:ctrlPr>
          </m:sSubPr>
          <m:e>
            <m:r>
              <w:del w:id="806" w:author="Adrian Stier" w:date="2022-02-24T11:06:00Z">
                <w:rPr>
                  <w:rFonts w:ascii="Cambria Math" w:hAnsi="Cambria Math"/>
                  <w:sz w:val="22"/>
                  <w:szCs w:val="22"/>
                </w:rPr>
                <m:t>0.5H</m:t>
              </w:del>
            </m:r>
          </m:e>
          <m:sub>
            <m:r>
              <w:del w:id="807" w:author="Adrian Stier" w:date="2022-02-24T11:06:00Z">
                <w:rPr>
                  <w:rFonts w:ascii="Cambria Math" w:hAnsi="Cambria Math"/>
                  <w:sz w:val="22"/>
                  <w:szCs w:val="22"/>
                </w:rPr>
                <m:t>MSY</m:t>
              </w:del>
            </m:r>
          </m:sub>
        </m:sSub>
      </m:oMath>
      <w:del w:id="808" w:author="Adrian Stier" w:date="2022-02-24T11:06:00Z">
        <w:r w:rsidR="00995761" w:rsidRPr="003805EE">
          <w:rPr>
            <w:rFonts w:ascii="Helvetica" w:hAnsi="Helvetica"/>
            <w:sz w:val="22"/>
            <w:szCs w:val="22"/>
          </w:rPr>
          <w:delText xml:space="preserve">. The </w:delText>
        </w:r>
        <w:r w:rsidR="00EF38CE" w:rsidRPr="003805EE">
          <w:rPr>
            <w:rFonts w:ascii="Helvetica" w:hAnsi="Helvetica"/>
            <w:sz w:val="22"/>
            <w:szCs w:val="22"/>
          </w:rPr>
          <w:delText>benefits of high monitoring precision increase</w:delText>
        </w:r>
        <w:r w:rsidR="00B82B45" w:rsidRPr="003805EE">
          <w:rPr>
            <w:rFonts w:ascii="Helvetica" w:hAnsi="Helvetica"/>
            <w:sz w:val="22"/>
            <w:szCs w:val="22"/>
          </w:rPr>
          <w:delText>d</w:delText>
        </w:r>
        <w:r w:rsidR="00995761" w:rsidRPr="003805EE">
          <w:rPr>
            <w:rFonts w:ascii="Helvetica" w:hAnsi="Helvetica"/>
            <w:sz w:val="22"/>
            <w:szCs w:val="22"/>
          </w:rPr>
          <w:delText xml:space="preserve"> </w:delText>
        </w:r>
      </w:del>
      <w:ins w:id="809" w:author="Adrian Stier" w:date="2022-02-24T11:06:00Z">
        <w:r w:rsidR="00B57E8E">
          <w:rPr>
            <w:rFonts w:ascii="Helvetica" w:hAnsi="Helvetica"/>
            <w:iCs/>
            <w:sz w:val="22"/>
            <w:szCs w:val="22"/>
          </w:rPr>
          <w:t xml:space="preserve">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t>
        </w:r>
        <w:r w:rsidR="00B57E8E">
          <w:rPr>
            <w:rFonts w:ascii="Helvetica" w:hAnsi="Helvetica"/>
            <w:iCs/>
            <w:sz w:val="22"/>
            <w:szCs w:val="22"/>
          </w:rPr>
          <w:lastRenderedPageBreak/>
          <w:t xml:space="preserve">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w:ins>
      <m:oMath>
        <m:sSub>
          <m:sSubPr>
            <m:ctrlPr>
              <w:ins w:id="810" w:author="Adrian Stier" w:date="2022-02-24T11:06:00Z">
                <w:rPr>
                  <w:rFonts w:ascii="Cambria Math" w:hAnsi="Cambria Math"/>
                  <w:i/>
                  <w:sz w:val="22"/>
                  <w:szCs w:val="22"/>
                </w:rPr>
              </w:ins>
            </m:ctrlPr>
          </m:sSubPr>
          <m:e>
            <m:r>
              <w:ins w:id="811" w:author="Adrian Stier" w:date="2022-02-24T11:06:00Z">
                <w:rPr>
                  <w:rFonts w:ascii="Cambria Math" w:hAnsi="Cambria Math"/>
                  <w:sz w:val="22"/>
                  <w:szCs w:val="22"/>
                </w:rPr>
                <m:t>0.8B</m:t>
              </w:ins>
            </m:r>
          </m:e>
          <m:sub>
            <m:r>
              <w:ins w:id="812" w:author="Adrian Stier" w:date="2022-02-24T11:06:00Z">
                <w:rPr>
                  <w:rFonts w:ascii="Cambria Math" w:hAnsi="Cambria Math"/>
                  <w:sz w:val="22"/>
                  <w:szCs w:val="22"/>
                </w:rPr>
                <m:t>MSY</m:t>
              </w:ins>
            </m:r>
          </m:sub>
        </m:sSub>
      </m:oMath>
      <w:ins w:id="813" w:author="Adrian Stier" w:date="2022-02-24T11:06:00Z">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ins>
    </w:p>
    <w:p w14:paraId="7F904AD8" w14:textId="77777777" w:rsidR="004E37E2" w:rsidRDefault="004E37E2" w:rsidP="006551EE">
      <w:pPr>
        <w:rPr>
          <w:ins w:id="814" w:author="Adrian Stier" w:date="2022-02-24T11:06:00Z"/>
          <w:rFonts w:ascii="Helvetica" w:hAnsi="Helvetica"/>
          <w:iCs/>
          <w:sz w:val="22"/>
          <w:szCs w:val="22"/>
        </w:rPr>
      </w:pPr>
    </w:p>
    <w:p w14:paraId="2DDCA842" w14:textId="3AE0DF47" w:rsidR="004E37E2" w:rsidRPr="0079618D" w:rsidRDefault="00EE6B88" w:rsidP="006551EE">
      <w:pPr>
        <w:rPr>
          <w:ins w:id="815" w:author="Adrian Stier" w:date="2022-02-24T11:06:00Z"/>
          <w:rFonts w:ascii="Helvetica" w:hAnsi="Helvetica"/>
          <w:sz w:val="22"/>
          <w:szCs w:val="22"/>
          <w:u w:val="single"/>
        </w:rPr>
      </w:pPr>
      <w:ins w:id="816" w:author="Adrian Stier" w:date="2022-02-24T11:06:00Z">
        <w:r w:rsidRPr="0079618D">
          <w:rPr>
            <w:rFonts w:ascii="Helvetica" w:hAnsi="Helvetica"/>
            <w:sz w:val="22"/>
            <w:szCs w:val="22"/>
            <w:u w:val="single"/>
          </w:rPr>
          <w:t xml:space="preserve">How can managers balance the costs and benefits of monitoring populations prone to collapse? </w:t>
        </w:r>
      </w:ins>
    </w:p>
    <w:p w14:paraId="49F88847" w14:textId="77777777" w:rsidR="00995761" w:rsidRPr="003805EE" w:rsidRDefault="004E37E2" w:rsidP="00E65B1B">
      <w:pPr>
        <w:spacing w:line="480" w:lineRule="auto"/>
        <w:rPr>
          <w:del w:id="817" w:author="Adrian Stier" w:date="2022-02-24T11:06:00Z"/>
          <w:rFonts w:ascii="Helvetica" w:hAnsi="Helvetica"/>
          <w:sz w:val="22"/>
          <w:szCs w:val="22"/>
        </w:rPr>
      </w:pPr>
      <w:ins w:id="818" w:author="Adrian Stier" w:date="2022-02-24T11:06:00Z">
        <w:r>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w:ins>
      <m:oMath>
        <m:sSub>
          <m:sSubPr>
            <m:ctrlPr>
              <w:ins w:id="819" w:author="Adrian Stier" w:date="2022-02-24T11:06:00Z">
                <w:rPr>
                  <w:rFonts w:ascii="Cambria Math" w:hAnsi="Cambria Math"/>
                  <w:i/>
                  <w:sz w:val="22"/>
                  <w:szCs w:val="22"/>
                </w:rPr>
              </w:ins>
            </m:ctrlPr>
          </m:sSubPr>
          <m:e>
            <m:r>
              <w:ins w:id="820" w:author="Adrian Stier" w:date="2022-02-24T11:06:00Z">
                <w:rPr>
                  <w:rFonts w:ascii="Cambria Math" w:hAnsi="Cambria Math"/>
                  <w:sz w:val="22"/>
                  <w:szCs w:val="22"/>
                </w:rPr>
                <m:t>&lt;H</m:t>
              </w:ins>
            </m:r>
          </m:e>
          <m:sub>
            <m:r>
              <w:ins w:id="821" w:author="Adrian Stier" w:date="2022-02-24T11:06:00Z">
                <w:rPr>
                  <w:rFonts w:ascii="Cambria Math" w:hAnsi="Cambria Math"/>
                  <w:sz w:val="22"/>
                  <w:szCs w:val="22"/>
                </w:rPr>
                <m:t>MSY</m:t>
              </w:ins>
            </m:r>
          </m:sub>
        </m:sSub>
      </m:oMath>
      <w:ins w:id="822" w:author="Adrian Stier" w:date="2022-02-24T11:06:00Z">
        <w:r w:rsidR="00A46F3F">
          <w:rPr>
            <w:rFonts w:ascii="Helvetica" w:hAnsi="Helvetica"/>
            <w:sz w:val="22"/>
            <w:szCs w:val="22"/>
          </w:rPr>
          <w:t>)</w:t>
        </w:r>
        <w:r w:rsidR="006A1964">
          <w:rPr>
            <w:rFonts w:ascii="Helvetica" w:hAnsi="Helvetica"/>
            <w:sz w:val="22"/>
            <w:szCs w:val="22"/>
          </w:rPr>
          <w:t xml:space="preserve">. </w:t>
        </w:r>
        <w:r>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Pr>
            <w:rFonts w:ascii="Helvetica" w:hAnsi="Helvetica"/>
            <w:sz w:val="22"/>
            <w:szCs w:val="22"/>
          </w:rPr>
          <w:t>depend on</w:t>
        </w:r>
        <w:r w:rsidR="0002706E">
          <w:rPr>
            <w:rFonts w:ascii="Helvetica" w:hAnsi="Helvetica"/>
            <w:sz w:val="22"/>
            <w:szCs w:val="22"/>
          </w:rPr>
          <w:t xml:space="preserve"> their tolerance to risk of population collapse</w:t>
        </w:r>
        <w:r>
          <w:rPr>
            <w:rFonts w:ascii="Helvetica" w:hAnsi="Helvetica"/>
            <w:sz w:val="22"/>
            <w:szCs w:val="22"/>
          </w:rPr>
          <w:t xml:space="preserve"> and </w:t>
        </w:r>
        <w:r w:rsidR="00913EEE">
          <w:rPr>
            <w:rFonts w:ascii="Helvetica" w:hAnsi="Helvetica"/>
            <w:sz w:val="22"/>
            <w:szCs w:val="22"/>
          </w:rPr>
          <w:t xml:space="preserve">their </w:t>
        </w:r>
        <w:r>
          <w:rPr>
            <w:rFonts w:ascii="Helvetica" w:hAnsi="Helvetica"/>
            <w:sz w:val="22"/>
            <w:szCs w:val="22"/>
          </w:rPr>
          <w:t>access to</w:t>
        </w:r>
        <w:r w:rsidR="00913EEE">
          <w:rPr>
            <w:rFonts w:ascii="Helvetica" w:hAnsi="Helvetica"/>
            <w:sz w:val="22"/>
            <w:szCs w:val="22"/>
          </w:rPr>
          <w:t xml:space="preserve"> monitoring</w:t>
        </w:r>
        <w:r>
          <w:rPr>
            <w:rFonts w:ascii="Helvetica" w:hAnsi="Helvetica"/>
            <w:sz w:val="22"/>
            <w:szCs w:val="22"/>
          </w:rPr>
          <w:t xml:space="preserve"> resources. O</w:t>
        </w:r>
        <w:r w:rsidR="0002706E">
          <w:rPr>
            <w:rFonts w:ascii="Helvetica" w:hAnsi="Helvetica"/>
            <w:sz w:val="22"/>
            <w:szCs w:val="22"/>
          </w:rPr>
          <w:t xml:space="preserve">ne option </w:t>
        </w:r>
        <w:r>
          <w:rPr>
            <w:rFonts w:ascii="Helvetica" w:hAnsi="Helvetica"/>
            <w:sz w:val="22"/>
            <w:szCs w:val="22"/>
          </w:rPr>
          <w:t xml:space="preserve">is to bring stakeholders to the table and present how </w:t>
        </w:r>
        <w:r w:rsidR="00FF7B85">
          <w:rPr>
            <w:rFonts w:ascii="Helvetica" w:hAnsi="Helvetica"/>
            <w:sz w:val="22"/>
            <w:szCs w:val="22"/>
          </w:rPr>
          <w:t>‘</w:t>
        </w:r>
        <w:r w:rsidR="006C3388">
          <w:rPr>
            <w:rFonts w:ascii="Helvetica" w:hAnsi="Helvetica"/>
            <w:sz w:val="22"/>
            <w:szCs w:val="22"/>
          </w:rPr>
          <w:t>safe</w:t>
        </w:r>
        <w:r w:rsidR="00FF7B85">
          <w:rPr>
            <w:rFonts w:ascii="Helvetica" w:hAnsi="Helvetica"/>
            <w:sz w:val="22"/>
            <w:szCs w:val="22"/>
          </w:rPr>
          <w:t>’</w:t>
        </w:r>
      </w:ins>
      <w:moveFromRangeStart w:id="823" w:author="Adrian Stier" w:date="2022-02-24T11:06:00Z" w:name="move96593228"/>
      <w:moveFrom w:id="824" w:author="Adrian Stier" w:date="2022-02-24T11:06:00Z">
        <w:r w:rsidR="0079618D" w:rsidRPr="003805EE">
          <w:rPr>
            <w:rFonts w:ascii="Helvetica" w:hAnsi="Helvetica"/>
            <w:sz w:val="22"/>
            <w:szCs w:val="22"/>
          </w:rPr>
          <w:t xml:space="preserve">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moveFrom w:id="825" w:author="Adrian Stier" w:date="2022-02-24T11:06:00Z">
          <w:r w:rsidR="0079618D"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moveFrom w:id="826" w:author="Adrian Stier" w:date="2022-02-24T11:06:00Z">
            <w:r w:rsidR="0079618D" w:rsidRPr="003805EE">
              <w:rPr>
                <w:rFonts w:ascii="Helvetica" w:hAnsi="Helvetica"/>
                <w:sz w:val="22"/>
                <w:szCs w:val="22"/>
              </w:rPr>
              <w:t xml:space="preserve"> </w:t>
            </w:r>
          </w:moveFrom>
          <w:moveFromRangeEnd w:id="823"/>
          <w:del w:id="827" w:author="Adrian Stier" w:date="2022-02-24T11:06:00Z">
            <w:r w:rsidR="00995761" w:rsidRPr="003805EE">
              <w:rPr>
                <w:rFonts w:ascii="Helvetica" w:hAnsi="Helvetica"/>
                <w:sz w:val="22"/>
                <w:szCs w:val="22"/>
              </w:rPr>
              <w:delText>and stabilize</w:delText>
            </w:r>
            <w:r w:rsidR="00B82B45" w:rsidRPr="003805EE">
              <w:rPr>
                <w:rFonts w:ascii="Helvetica" w:hAnsi="Helvetica"/>
                <w:sz w:val="22"/>
                <w:szCs w:val="22"/>
              </w:rPr>
              <w:delText>d</w:delText>
            </w:r>
            <w:r w:rsidR="00995761" w:rsidRPr="003805EE">
              <w:rPr>
                <w:rFonts w:ascii="Helvetica" w:hAnsi="Helvetica"/>
                <w:sz w:val="22"/>
                <w:szCs w:val="22"/>
              </w:rPr>
              <w:delText xml:space="preserve"> but remain</w:delText>
            </w:r>
            <w:r w:rsidR="00B82B45" w:rsidRPr="003805EE">
              <w:rPr>
                <w:rFonts w:ascii="Helvetica" w:hAnsi="Helvetica"/>
                <w:sz w:val="22"/>
                <w:szCs w:val="22"/>
              </w:rPr>
              <w:delText>ed</w:delText>
            </w:r>
            <w:r w:rsidR="00995761" w:rsidRPr="003805EE">
              <w:rPr>
                <w:rFonts w:ascii="Helvetica" w:hAnsi="Helvetica"/>
                <w:sz w:val="22"/>
                <w:szCs w:val="22"/>
              </w:rPr>
              <w:delText xml:space="preserve"> highly beneficial for values greater than </w:delText>
            </w:r>
          </w:del>
          <m:oMath>
            <m:sSub>
              <m:sSubPr>
                <m:ctrlPr>
                  <w:del w:id="828" w:author="Adrian Stier" w:date="2022-02-24T11:06:00Z">
                    <w:rPr>
                      <w:rFonts w:ascii="Cambria Math" w:hAnsi="Cambria Math"/>
                      <w:i/>
                      <w:sz w:val="22"/>
                      <w:szCs w:val="22"/>
                    </w:rPr>
                  </w:del>
                </m:ctrlPr>
              </m:sSubPr>
              <m:e>
                <m:r>
                  <w:del w:id="829" w:author="Adrian Stier" w:date="2022-02-24T11:06:00Z">
                    <w:rPr>
                      <w:rFonts w:ascii="Cambria Math" w:hAnsi="Cambria Math"/>
                      <w:sz w:val="22"/>
                      <w:szCs w:val="22"/>
                    </w:rPr>
                    <m:t>H</m:t>
                  </w:del>
                </m:r>
              </m:e>
              <m:sub>
                <m:r>
                  <w:del w:id="830" w:author="Adrian Stier" w:date="2022-02-24T11:06:00Z">
                    <w:rPr>
                      <w:rFonts w:ascii="Cambria Math" w:hAnsi="Cambria Math"/>
                      <w:sz w:val="22"/>
                      <w:szCs w:val="22"/>
                    </w:rPr>
                    <m:t>MSY</m:t>
                  </w:del>
                </m:r>
              </m:sub>
            </m:sSub>
          </m:oMath>
          <w:del w:id="831" w:author="Adrian Stier" w:date="2022-02-24T11:06:00Z">
            <w:r w:rsidR="00995761" w:rsidRPr="003805EE">
              <w:rPr>
                <w:rFonts w:ascii="Helvetica" w:hAnsi="Helvetica"/>
                <w:sz w:val="22"/>
                <w:szCs w:val="22"/>
              </w:rPr>
              <w:delText xml:space="preserve"> (Fig.</w:delText>
            </w:r>
            <w:r w:rsidR="002F1AC5" w:rsidRPr="003805EE">
              <w:rPr>
                <w:rFonts w:ascii="Helvetica" w:hAnsi="Helvetica"/>
                <w:sz w:val="22"/>
                <w:szCs w:val="22"/>
              </w:rPr>
              <w:delText xml:space="preserve"> 1</w:delText>
            </w:r>
            <w:r w:rsidR="00995761" w:rsidRPr="003805EE">
              <w:rPr>
                <w:rFonts w:ascii="Helvetica" w:hAnsi="Helvetica"/>
                <w:sz w:val="22"/>
                <w:szCs w:val="22"/>
              </w:rPr>
              <w:delText>b).</w:delText>
            </w:r>
            <w:r w:rsidR="002267AB" w:rsidRPr="003805EE">
              <w:rPr>
                <w:rFonts w:ascii="Helvetica" w:hAnsi="Helvetica"/>
                <w:sz w:val="22"/>
                <w:szCs w:val="22"/>
              </w:rPr>
              <w:delText xml:space="preserve"> </w:delText>
            </w:r>
          </w:del>
        </w:moveFrom>
      </w:moveFrom>
    </w:p>
    <w:p w14:paraId="5E90E75B" w14:textId="77777777" w:rsidR="006147E9" w:rsidRDefault="006147E9" w:rsidP="00E65B1B">
      <w:pPr>
        <w:spacing w:line="480" w:lineRule="auto"/>
        <w:rPr>
          <w:del w:id="832" w:author="Adrian Stier" w:date="2022-02-24T11:06:00Z"/>
          <w:rFonts w:ascii="Helvetica" w:hAnsi="Helvetica"/>
          <w:b/>
          <w:sz w:val="22"/>
          <w:szCs w:val="22"/>
        </w:rPr>
      </w:pPr>
    </w:p>
    <w:p w14:paraId="7552F68D" w14:textId="77777777" w:rsidR="00A56584" w:rsidRPr="00D13868" w:rsidRDefault="00F82FC2" w:rsidP="006551EE">
      <w:pPr>
        <w:rPr>
          <w:moveFrom w:id="833" w:author="Adrian Stier" w:date="2022-02-24T11:06:00Z"/>
          <w:rFonts w:ascii="Helvetica" w:hAnsi="Helvetica"/>
          <w:sz w:val="22"/>
          <w:rPrChange w:id="834" w:author="Adrian Stier" w:date="2022-02-24T11:06:00Z">
            <w:rPr>
              <w:moveFrom w:id="835" w:author="Adrian Stier" w:date="2022-02-24T11:06:00Z"/>
              <w:rFonts w:ascii="Helvetica" w:hAnsi="Helvetica"/>
              <w:i/>
              <w:sz w:val="22"/>
            </w:rPr>
          </w:rPrChange>
        </w:rPr>
        <w:pPrChange w:id="836" w:author="Adrian Stier" w:date="2022-02-24T11:06:00Z">
          <w:pPr>
            <w:spacing w:line="480" w:lineRule="auto"/>
          </w:pPr>
        </w:pPrChange>
      </w:pPr>
      <w:del w:id="837" w:author="Adrian Stier" w:date="2022-02-24T11:06:00Z">
        <w:r w:rsidRPr="003805EE">
          <w:rPr>
            <w:rFonts w:ascii="Helvetica" w:hAnsi="Helvetica"/>
            <w:b/>
            <w:sz w:val="22"/>
            <w:szCs w:val="22"/>
          </w:rPr>
          <w:delText>SCENARIO METHODS</w:delText>
        </w:r>
      </w:del>
      <w:moveFromRangeStart w:id="838" w:author="Adrian Stier" w:date="2022-02-24T11:06:00Z" w:name="move96593225"/>
    </w:p>
    <w:p w14:paraId="097266B4" w14:textId="77777777" w:rsidR="00A56584" w:rsidRDefault="00A56584" w:rsidP="006551EE">
      <w:pPr>
        <w:rPr>
          <w:moveFrom w:id="839" w:author="Adrian Stier" w:date="2022-02-24T11:06:00Z"/>
          <w:rFonts w:ascii="Helvetica" w:hAnsi="Helvetica"/>
          <w:sz w:val="22"/>
          <w:rPrChange w:id="840" w:author="Adrian Stier" w:date="2022-02-24T11:06:00Z">
            <w:rPr>
              <w:moveFrom w:id="841" w:author="Adrian Stier" w:date="2022-02-24T11:06:00Z"/>
              <w:rFonts w:ascii="Helvetica" w:hAnsi="Helvetica"/>
              <w:i/>
              <w:sz w:val="22"/>
            </w:rPr>
          </w:rPrChange>
        </w:rPr>
        <w:pPrChange w:id="842" w:author="Adrian Stier" w:date="2022-02-24T11:06:00Z">
          <w:pPr>
            <w:spacing w:line="480" w:lineRule="auto"/>
          </w:pPr>
        </w:pPrChange>
      </w:pPr>
      <w:moveFrom w:id="843" w:author="Adrian Stier" w:date="2022-02-24T11:06:00Z">
        <w:r w:rsidRPr="0079618D">
          <w:rPr>
            <w:rFonts w:ascii="Helvetica" w:hAnsi="Helvetica"/>
            <w:sz w:val="22"/>
            <w:u w:val="single"/>
            <w:rPrChange w:id="844" w:author="Adrian Stier" w:date="2022-02-24T11:06:00Z">
              <w:rPr>
                <w:rFonts w:ascii="Helvetica" w:hAnsi="Helvetica"/>
                <w:i/>
                <w:sz w:val="22"/>
              </w:rPr>
            </w:rPrChange>
          </w:rPr>
          <w:t xml:space="preserve">Does the value of monitoring increase with </w:t>
        </w:r>
      </w:moveFrom>
      <w:moveFromRangeEnd w:id="838"/>
      <w:del w:id="845" w:author="Adrian Stier" w:date="2022-02-24T11:06:00Z">
        <w:r w:rsidR="00F82FC2" w:rsidRPr="003805EE">
          <w:rPr>
            <w:rFonts w:ascii="Helvetica" w:hAnsi="Helvetica"/>
            <w:i/>
            <w:sz w:val="22"/>
            <w:szCs w:val="22"/>
          </w:rPr>
          <w:delText>proximity to a tipping point?</w:delText>
        </w:r>
      </w:del>
      <w:moveFromRangeStart w:id="846" w:author="Adrian Stier" w:date="2022-02-24T11:06:00Z" w:name="move96593224"/>
    </w:p>
    <w:p w14:paraId="146AE707" w14:textId="77777777" w:rsidR="00EB4914" w:rsidRPr="003805EE" w:rsidRDefault="00A56584" w:rsidP="00E65B1B">
      <w:pPr>
        <w:spacing w:line="480" w:lineRule="auto"/>
        <w:rPr>
          <w:del w:id="847" w:author="Adrian Stier" w:date="2022-02-24T11:06:00Z"/>
          <w:rFonts w:ascii="Helvetica" w:hAnsi="Helvetica"/>
          <w:sz w:val="22"/>
          <w:szCs w:val="22"/>
        </w:rPr>
      </w:pPr>
      <w:moveFrom w:id="848" w:author="Adrian Stier" w:date="2022-02-24T11:06:00Z">
        <w:r>
          <w:rPr>
            <w:rFonts w:ascii="Helvetica" w:hAnsi="Helvetica"/>
            <w:sz w:val="22"/>
            <w:szCs w:val="22"/>
          </w:rPr>
          <w:t xml:space="preserve">We </w:t>
        </w:r>
      </w:moveFrom>
      <w:moveFromRangeEnd w:id="846"/>
      <w:del w:id="849" w:author="Adrian Stier" w:date="2022-02-24T11:06:00Z">
        <w:r w:rsidR="0018626E" w:rsidRPr="003805EE">
          <w:rPr>
            <w:rFonts w:ascii="Helvetica" w:hAnsi="Helvetica"/>
            <w:sz w:val="22"/>
            <w:szCs w:val="22"/>
          </w:rPr>
          <w:delText>compared</w:delText>
        </w:r>
        <w:r w:rsidR="00F82FC2" w:rsidRPr="003805EE">
          <w:rPr>
            <w:rFonts w:ascii="Helvetica" w:hAnsi="Helvetica"/>
            <w:sz w:val="22"/>
            <w:szCs w:val="22"/>
          </w:rPr>
          <w:delText xml:space="preserve"> the return on monitoring investment, measured as the ratio of </w:delText>
        </w:r>
        <w:r w:rsidR="00580186" w:rsidRPr="003805EE">
          <w:rPr>
            <w:rFonts w:ascii="Helvetica" w:hAnsi="Helvetica"/>
            <w:sz w:val="22"/>
            <w:szCs w:val="22"/>
          </w:rPr>
          <w:delText>n</w:delText>
        </w:r>
        <w:r w:rsidR="00F82FC2" w:rsidRPr="003805EE">
          <w:rPr>
            <w:rFonts w:ascii="Helvetica" w:hAnsi="Helvetica"/>
            <w:sz w:val="22"/>
            <w:szCs w:val="22"/>
          </w:rPr>
          <w:delText xml:space="preserve">et </w:delText>
        </w:r>
        <w:r w:rsidR="00580186" w:rsidRPr="003805EE">
          <w:rPr>
            <w:rFonts w:ascii="Helvetica" w:hAnsi="Helvetica"/>
            <w:sz w:val="22"/>
            <w:szCs w:val="22"/>
          </w:rPr>
          <w:delText>p</w:delText>
        </w:r>
        <w:r w:rsidR="00F82FC2" w:rsidRPr="003805EE">
          <w:rPr>
            <w:rFonts w:ascii="Helvetica" w:hAnsi="Helvetica"/>
            <w:sz w:val="22"/>
            <w:szCs w:val="22"/>
          </w:rPr>
          <w:delText xml:space="preserve">resent </w:delText>
        </w:r>
        <w:r w:rsidR="00580186" w:rsidRPr="003805EE">
          <w:rPr>
            <w:rFonts w:ascii="Helvetica" w:hAnsi="Helvetica"/>
            <w:sz w:val="22"/>
            <w:szCs w:val="22"/>
          </w:rPr>
          <w:delText>v</w:delText>
        </w:r>
        <w:r w:rsidR="00F82FC2" w:rsidRPr="003805EE">
          <w:rPr>
            <w:rFonts w:ascii="Helvetica" w:hAnsi="Helvetica"/>
            <w:sz w:val="22"/>
            <w:szCs w:val="22"/>
          </w:rPr>
          <w:delText>alue</w:delText>
        </w:r>
        <w:r w:rsidR="00D35A9C" w:rsidRPr="003805EE">
          <w:rPr>
            <w:rFonts w:ascii="Helvetica" w:hAnsi="Helvetica"/>
            <w:sz w:val="22"/>
            <w:szCs w:val="22"/>
          </w:rPr>
          <w:delText>,</w:delText>
        </w:r>
        <w:r w:rsidR="00F82FC2" w:rsidRPr="003805EE">
          <w:rPr>
            <w:rFonts w:ascii="Helvetica" w:hAnsi="Helvetica"/>
            <w:sz w:val="22"/>
            <w:szCs w:val="22"/>
          </w:rPr>
          <w:delText xml:space="preserve"> for simulations with high and low precision (CV = 0.1</w:delText>
        </w:r>
        <w:r w:rsidR="00A66C1C" w:rsidRPr="003805EE">
          <w:rPr>
            <w:rFonts w:ascii="Helvetica" w:hAnsi="Helvetica"/>
            <w:sz w:val="22"/>
            <w:szCs w:val="22"/>
          </w:rPr>
          <w:delText xml:space="preserve"> or</w:delText>
        </w:r>
        <w:r w:rsidR="00F82FC2" w:rsidRPr="003805EE">
          <w:rPr>
            <w:rFonts w:ascii="Helvetica" w:hAnsi="Helvetica"/>
            <w:sz w:val="22"/>
            <w:szCs w:val="22"/>
          </w:rPr>
          <w:delText xml:space="preserve"> 0.5)</w:delText>
        </w:r>
        <w:r w:rsidR="0018626E" w:rsidRPr="003805EE">
          <w:rPr>
            <w:rFonts w:ascii="Helvetica" w:hAnsi="Helvetica"/>
            <w:sz w:val="22"/>
            <w:szCs w:val="22"/>
          </w:rPr>
          <w:delText xml:space="preserve">, </w:delText>
        </w:r>
        <w:r w:rsidR="00D35A9C" w:rsidRPr="003805EE">
          <w:rPr>
            <w:rFonts w:ascii="Helvetica" w:hAnsi="Helvetica"/>
            <w:sz w:val="22"/>
            <w:szCs w:val="22"/>
          </w:rPr>
          <w:delText>expecting</w:delText>
        </w:r>
        <w:r w:rsidR="0018626E" w:rsidRPr="003805EE">
          <w:rPr>
            <w:rFonts w:ascii="Helvetica" w:hAnsi="Helvetica"/>
            <w:sz w:val="22"/>
            <w:szCs w:val="22"/>
          </w:rPr>
          <w:delText xml:space="preserve"> that the benefits of </w:delText>
        </w:r>
        <w:r w:rsidR="00D35A9C" w:rsidRPr="003805EE">
          <w:rPr>
            <w:rFonts w:ascii="Helvetica" w:hAnsi="Helvetica"/>
            <w:sz w:val="22"/>
            <w:szCs w:val="22"/>
          </w:rPr>
          <w:delText xml:space="preserve">precise </w:delText>
        </w:r>
        <w:r w:rsidR="0018626E" w:rsidRPr="003805EE">
          <w:rPr>
            <w:rFonts w:ascii="Helvetica" w:hAnsi="Helvetica"/>
            <w:sz w:val="22"/>
            <w:szCs w:val="22"/>
          </w:rPr>
          <w:delText>monitoring would increase when the population was proximate to either a tipping point or limit reference point</w:delText>
        </w:r>
        <w:r w:rsidR="00F82FC2" w:rsidRPr="003805EE">
          <w:rPr>
            <w:rFonts w:ascii="Helvetica" w:hAnsi="Helvetica"/>
            <w:sz w:val="22"/>
            <w:szCs w:val="22"/>
          </w:rPr>
          <w:delText>. We evaluated return on monitoring investment across starting biomass values ranging from just above the tipping point to carrying capacity and for a range of maximum exploitation rates (</w:delText>
        </w:r>
      </w:del>
      <m:oMath>
        <m:sSub>
          <m:sSubPr>
            <m:ctrlPr>
              <w:del w:id="850" w:author="Adrian Stier" w:date="2022-02-24T11:06:00Z">
                <w:rPr>
                  <w:rFonts w:ascii="Cambria Math" w:hAnsi="Cambria Math"/>
                  <w:i/>
                  <w:sz w:val="22"/>
                  <w:szCs w:val="22"/>
                </w:rPr>
              </w:del>
            </m:ctrlPr>
          </m:sSubPr>
          <m:e>
            <m:r>
              <w:del w:id="851" w:author="Adrian Stier" w:date="2022-02-24T11:06:00Z">
                <w:rPr>
                  <w:rFonts w:ascii="Cambria Math" w:hAnsi="Cambria Math"/>
                  <w:sz w:val="22"/>
                  <w:szCs w:val="22"/>
                </w:rPr>
                <m:t>pH</m:t>
              </w:del>
            </m:r>
          </m:e>
          <m:sub>
            <m:r>
              <w:del w:id="852" w:author="Adrian Stier" w:date="2022-02-24T11:06:00Z">
                <w:rPr>
                  <w:rFonts w:ascii="Cambria Math" w:hAnsi="Cambria Math"/>
                  <w:sz w:val="22"/>
                  <w:szCs w:val="22"/>
                </w:rPr>
                <m:t>MSY</m:t>
              </w:del>
            </m:r>
          </m:sub>
        </m:sSub>
      </m:oMath>
      <w:del w:id="853" w:author="Adrian Stier" w:date="2022-02-24T11:06:00Z">
        <w:r w:rsidR="00F82FC2" w:rsidRPr="003805EE">
          <w:rPr>
            <w:rFonts w:ascii="Helvetica" w:hAnsi="Helvetica"/>
            <w:sz w:val="22"/>
            <w:szCs w:val="22"/>
          </w:rPr>
          <w:delText>:</w:delText>
        </w:r>
      </w:del>
      <w:moveFromRangeStart w:id="854" w:author="Adrian Stier" w:date="2022-02-24T11:06:00Z" w:name="move96593227"/>
      <w:moveFrom w:id="855" w:author="Adrian Stier" w:date="2022-02-24T11:06:00Z">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w:t>
        </w:r>
      </w:moveFrom>
      <w:moveFromRangeEnd w:id="854"/>
      <w:del w:id="856" w:author="Adrian Stier" w:date="2022-02-24T11:06:00Z">
        <w:r w:rsidR="00F82FC2" w:rsidRPr="003805EE">
          <w:rPr>
            <w:rFonts w:ascii="Helvetica" w:hAnsi="Helvetica"/>
            <w:sz w:val="22"/>
            <w:szCs w:val="22"/>
          </w:rPr>
          <w:delText xml:space="preserve">Ratio values &gt;1.0 indicate where higher-precision monitoring is beneficial. We compare the median return on investment for 10,000 iterations of </w:delText>
        </w:r>
        <w:r w:rsidR="00B234AC" w:rsidRPr="003805EE">
          <w:rPr>
            <w:rFonts w:ascii="Helvetica" w:hAnsi="Helvetica"/>
            <w:sz w:val="22"/>
            <w:szCs w:val="22"/>
          </w:rPr>
          <w:delText>20-year</w:delText>
        </w:r>
        <w:r w:rsidR="00F82FC2" w:rsidRPr="003805EE">
          <w:rPr>
            <w:rFonts w:ascii="Helvetica" w:hAnsi="Helvetica"/>
            <w:sz w:val="22"/>
            <w:szCs w:val="22"/>
          </w:rPr>
          <w:delText xml:space="preserve"> simulations</w:delText>
        </w:r>
        <w:r w:rsidR="00DF03B8" w:rsidRPr="003805EE">
          <w:rPr>
            <w:rFonts w:ascii="Helvetica" w:hAnsi="Helvetica"/>
            <w:sz w:val="22"/>
            <w:szCs w:val="22"/>
          </w:rPr>
          <w:delText>, a time period long enough to capture the important qualitative behavior of the models</w:delText>
        </w:r>
        <w:r w:rsidR="00F82FC2" w:rsidRPr="003805EE">
          <w:rPr>
            <w:rFonts w:ascii="Helvetica" w:hAnsi="Helvetica"/>
            <w:sz w:val="22"/>
            <w:szCs w:val="22"/>
          </w:rPr>
          <w:delText xml:space="preserve">. We evaluated return on investment relative to a biological threshold of </w:delText>
        </w:r>
        <w:r w:rsidR="00F82FC2" w:rsidRPr="003805EE">
          <w:rPr>
            <w:rFonts w:ascii="Helvetica" w:hAnsi="Helvetica"/>
            <w:i/>
            <w:sz w:val="22"/>
            <w:szCs w:val="22"/>
          </w:rPr>
          <w:delText>A</w:delText>
        </w:r>
        <w:r w:rsidR="00F82FC2" w:rsidRPr="003805EE">
          <w:rPr>
            <w:rFonts w:ascii="Helvetica" w:hAnsi="Helvetica"/>
            <w:sz w:val="22"/>
            <w:szCs w:val="22"/>
          </w:rPr>
          <w:delText xml:space="preserve"> = 10 (i.e., the biomass threshold below which the population growth rate is negative) and a </w:delText>
        </w:r>
        <w:r w:rsidR="001716C8" w:rsidRPr="003805EE">
          <w:rPr>
            <w:rFonts w:ascii="Helvetica" w:hAnsi="Helvetica"/>
            <w:sz w:val="22"/>
            <w:szCs w:val="22"/>
          </w:rPr>
          <w:delText xml:space="preserve">limit reference point </w:delText>
        </w:r>
        <w:r w:rsidR="00F82FC2" w:rsidRPr="003805EE">
          <w:rPr>
            <w:rFonts w:ascii="Helvetica" w:hAnsi="Helvetica"/>
            <w:sz w:val="22"/>
            <w:szCs w:val="22"/>
          </w:rPr>
          <w:delText xml:space="preserve">of </w:delText>
        </w:r>
      </w:del>
      <m:oMath>
        <m:sSub>
          <m:sSubPr>
            <m:ctrlPr>
              <w:del w:id="857" w:author="Adrian Stier" w:date="2022-02-24T11:06:00Z">
                <w:rPr>
                  <w:rFonts w:ascii="Cambria Math" w:hAnsi="Cambria Math"/>
                  <w:i/>
                  <w:sz w:val="22"/>
                  <w:szCs w:val="22"/>
                </w:rPr>
              </w:del>
            </m:ctrlPr>
          </m:sSubPr>
          <m:e>
            <m:r>
              <w:del w:id="858" w:author="Adrian Stier" w:date="2022-02-24T11:06:00Z">
                <w:rPr>
                  <w:rFonts w:ascii="Cambria Math" w:hAnsi="Cambria Math"/>
                  <w:sz w:val="22"/>
                  <w:szCs w:val="22"/>
                </w:rPr>
                <m:t>0.25B</m:t>
              </w:del>
            </m:r>
          </m:e>
          <m:sub>
            <m:r>
              <w:del w:id="859" w:author="Adrian Stier" w:date="2022-02-24T11:06:00Z">
                <w:rPr>
                  <w:rFonts w:ascii="Cambria Math" w:hAnsi="Cambria Math"/>
                  <w:sz w:val="22"/>
                  <w:szCs w:val="22"/>
                </w:rPr>
                <m:t>MSY</m:t>
              </w:del>
            </m:r>
          </m:sub>
        </m:sSub>
      </m:oMath>
      <w:del w:id="860" w:author="Adrian Stier" w:date="2022-02-24T11:06:00Z">
        <w:r w:rsidR="00BA3468" w:rsidRPr="003805EE">
          <w:rPr>
            <w:rFonts w:ascii="Helvetica" w:hAnsi="Helvetica"/>
            <w:sz w:val="22"/>
            <w:szCs w:val="22"/>
          </w:rPr>
          <w:delText xml:space="preserve">. </w:delText>
        </w:r>
      </w:del>
    </w:p>
    <w:p w14:paraId="642DAE50" w14:textId="77777777" w:rsidR="007F6B81" w:rsidRPr="003805EE" w:rsidRDefault="007F6B81" w:rsidP="00E65B1B">
      <w:pPr>
        <w:spacing w:line="480" w:lineRule="auto"/>
        <w:rPr>
          <w:del w:id="861" w:author="Adrian Stier" w:date="2022-02-24T11:06:00Z"/>
          <w:rFonts w:ascii="Helvetica" w:hAnsi="Helvetica"/>
          <w:i/>
          <w:sz w:val="22"/>
          <w:szCs w:val="22"/>
        </w:rPr>
      </w:pPr>
    </w:p>
    <w:p w14:paraId="47852ACC" w14:textId="77777777" w:rsidR="00A64170" w:rsidRPr="003805EE" w:rsidRDefault="0049640F" w:rsidP="00E65B1B">
      <w:pPr>
        <w:spacing w:line="480" w:lineRule="auto"/>
        <w:rPr>
          <w:del w:id="862" w:author="Adrian Stier" w:date="2022-02-24T11:06:00Z"/>
          <w:rFonts w:ascii="Helvetica" w:hAnsi="Helvetica"/>
          <w:i/>
          <w:sz w:val="22"/>
          <w:szCs w:val="22"/>
        </w:rPr>
      </w:pPr>
      <w:del w:id="863" w:author="Adrian Stier" w:date="2022-02-24T11:06:00Z">
        <w:r w:rsidRPr="003805EE">
          <w:rPr>
            <w:rFonts w:ascii="Helvetica" w:hAnsi="Helvetica"/>
            <w:i/>
            <w:sz w:val="22"/>
            <w:szCs w:val="22"/>
          </w:rPr>
          <w:delText>W</w:delText>
        </w:r>
        <w:r w:rsidR="00A64170" w:rsidRPr="003805EE">
          <w:rPr>
            <w:rFonts w:ascii="Helvetica" w:hAnsi="Helvetica"/>
            <w:i/>
            <w:sz w:val="22"/>
            <w:szCs w:val="22"/>
          </w:rPr>
          <w:delText xml:space="preserve">hat is the safe operating space? </w:delText>
        </w:r>
      </w:del>
    </w:p>
    <w:p w14:paraId="74705A4C" w14:textId="36C409AD" w:rsidR="0058332D" w:rsidRPr="003805EE" w:rsidRDefault="007F6B81" w:rsidP="006551EE">
      <w:pPr>
        <w:rPr>
          <w:rFonts w:ascii="Helvetica" w:hAnsi="Helvetica"/>
          <w:i/>
          <w:sz w:val="22"/>
          <w:rPrChange w:id="864" w:author="Adrian Stier" w:date="2022-02-24T11:06:00Z">
            <w:rPr>
              <w:rFonts w:ascii="Helvetica" w:hAnsi="Helvetica"/>
              <w:sz w:val="22"/>
            </w:rPr>
          </w:rPrChange>
        </w:rPr>
        <w:pPrChange w:id="865" w:author="Adrian Stier" w:date="2022-02-24T11:06:00Z">
          <w:pPr>
            <w:spacing w:line="480" w:lineRule="auto"/>
          </w:pPr>
        </w:pPrChange>
      </w:pPr>
      <w:del w:id="866" w:author="Adrian Stier" w:date="2022-02-24T11:06:00Z">
        <w:r w:rsidRPr="003805EE">
          <w:rPr>
            <w:rFonts w:ascii="Helvetica" w:hAnsi="Helvetica"/>
            <w:sz w:val="22"/>
            <w:szCs w:val="22"/>
          </w:rPr>
          <w:delText xml:space="preserve">We calculated a safe operating space </w:delText>
        </w:r>
        <w:r w:rsidR="00D04E4A" w:rsidRPr="003805EE">
          <w:rPr>
            <w:rFonts w:ascii="Helvetica" w:hAnsi="Helvetica"/>
            <w:sz w:val="22"/>
            <w:szCs w:val="22"/>
          </w:rPr>
          <w:delText xml:space="preserve">(SOS) </w:delText>
        </w:r>
        <w:r w:rsidR="0073602F" w:rsidRPr="003805EE">
          <w:rPr>
            <w:rFonts w:ascii="Helvetica" w:hAnsi="Helvetica"/>
            <w:sz w:val="22"/>
            <w:szCs w:val="22"/>
          </w:rPr>
          <w:delText>defined by</w:delText>
        </w:r>
      </w:del>
      <w:r w:rsidR="00FF7B85">
        <w:rPr>
          <w:rFonts w:ascii="Helvetica" w:hAnsi="Helvetica"/>
          <w:sz w:val="22"/>
          <w:szCs w:val="22"/>
        </w:rPr>
        <w:t xml:space="preserve"> </w:t>
      </w:r>
      <w:r w:rsidR="004E37E2">
        <w:rPr>
          <w:rFonts w:ascii="Helvetica" w:hAnsi="Helvetica"/>
          <w:sz w:val="22"/>
          <w:szCs w:val="22"/>
        </w:rPr>
        <w:t xml:space="preserve">different combinations of monitoring </w:t>
      </w:r>
      <w:r w:rsidRPr="003805EE">
        <w:rPr>
          <w:rFonts w:ascii="Helvetica" w:hAnsi="Helvetica"/>
          <w:sz w:val="22"/>
          <w:szCs w:val="22"/>
        </w:rPr>
        <w:t>precision and resource extraction rates</w:t>
      </w:r>
      <w:del w:id="867" w:author="Adrian Stier" w:date="2022-02-24T11:06:00Z">
        <w:r w:rsidRPr="003805EE">
          <w:rPr>
            <w:rFonts w:ascii="Helvetica" w:hAnsi="Helvetica"/>
            <w:sz w:val="22"/>
            <w:szCs w:val="22"/>
          </w:rPr>
          <w:delText xml:space="preserve">. </w:delText>
        </w:r>
        <w:r w:rsidR="0073602F" w:rsidRPr="003805EE">
          <w:rPr>
            <w:rFonts w:ascii="Helvetica" w:hAnsi="Helvetica"/>
            <w:sz w:val="22"/>
            <w:szCs w:val="22"/>
          </w:rPr>
          <w:delText>Because resource users vary in their aversion to risk, we defined safe as a 1-20%</w:delText>
        </w:r>
      </w:del>
      <w:ins w:id="868" w:author="Adrian Stier" w:date="2022-02-24T11:06:00Z">
        <w:r w:rsidR="004E37E2">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given a willingness to accept some</w:t>
        </w:r>
      </w:ins>
      <w:r w:rsidR="004F3ED7">
        <w:rPr>
          <w:rFonts w:ascii="Helvetica" w:hAnsi="Helvetica"/>
          <w:sz w:val="22"/>
          <w:szCs w:val="22"/>
        </w:rPr>
        <w:t xml:space="preserve"> probability of </w:t>
      </w:r>
      <w:del w:id="869" w:author="Adrian Stier" w:date="2022-02-24T11:06:00Z">
        <w:r w:rsidR="0073602F" w:rsidRPr="003805EE">
          <w:rPr>
            <w:rFonts w:ascii="Helvetica" w:hAnsi="Helvetica"/>
            <w:sz w:val="22"/>
            <w:szCs w:val="22"/>
          </w:rPr>
          <w:delText>crossing a tipping point or limit reference point</w:delText>
        </w:r>
        <w:r w:rsidR="00EE1B19" w:rsidRPr="003805EE">
          <w:rPr>
            <w:rFonts w:ascii="Helvetica" w:hAnsi="Helvetica"/>
            <w:sz w:val="22"/>
            <w:szCs w:val="22"/>
          </w:rPr>
          <w:delText xml:space="preserve"> for 10,000 iterations of a 20-year simulation</w:delText>
        </w:r>
        <w:r w:rsidR="0073602F" w:rsidRPr="003805EE">
          <w:rPr>
            <w:rFonts w:ascii="Helvetica" w:hAnsi="Helvetica"/>
            <w:sz w:val="22"/>
            <w:szCs w:val="22"/>
          </w:rPr>
          <w:delText>.</w:delText>
        </w:r>
      </w:del>
      <w:ins w:id="870" w:author="Adrian Stier" w:date="2022-02-24T11:06:00Z">
        <w:r w:rsidR="004F3ED7">
          <w:rPr>
            <w:rFonts w:ascii="Helvetica" w:hAnsi="Helvetica"/>
            <w:sz w:val="22"/>
            <w:szCs w:val="22"/>
          </w:rPr>
          <w:t>population collapse</w:t>
        </w:r>
        <w:r w:rsidR="00F756E1">
          <w:rPr>
            <w:rFonts w:ascii="Helvetica" w:hAnsi="Helvetica"/>
            <w:sz w:val="22"/>
            <w:szCs w:val="22"/>
          </w:rPr>
          <w:t xml:space="preserve">. </w:t>
        </w:r>
        <w:r w:rsidR="004F3ED7">
          <w:rPr>
            <w:rFonts w:ascii="Helvetica" w:hAnsi="Helvetica"/>
            <w:sz w:val="22"/>
            <w:szCs w:val="22"/>
          </w:rPr>
          <w:t xml:space="preserve">Thus a </w:t>
        </w:r>
        <w:r w:rsidR="0072737B">
          <w:rPr>
            <w:rFonts w:ascii="Helvetica" w:hAnsi="Helvetica"/>
            <w:sz w:val="22"/>
            <w:szCs w:val="22"/>
          </w:rPr>
          <w:t>‘</w:t>
        </w:r>
        <w:r w:rsidR="004F3ED7">
          <w:rPr>
            <w:rFonts w:ascii="Helvetica" w:hAnsi="Helvetica"/>
            <w:sz w:val="22"/>
            <w:szCs w:val="22"/>
          </w:rPr>
          <w:t>safe operating space</w:t>
        </w:r>
        <w:r w:rsidR="0072737B">
          <w:rPr>
            <w:rFonts w:ascii="Helvetica" w:hAnsi="Helvetica"/>
            <w:sz w:val="22"/>
            <w:szCs w:val="22"/>
          </w:rPr>
          <w:t>’</w:t>
        </w:r>
        <w:r w:rsidR="004F3ED7">
          <w:rPr>
            <w:rFonts w:ascii="Helvetica" w:hAnsi="Helvetica"/>
            <w:sz w:val="22"/>
            <w:szCs w:val="22"/>
          </w:rPr>
          <w:t xml:space="preserve"> </w:t>
        </w:r>
        <w:r w:rsidR="005D0A3A">
          <w:rPr>
            <w:rFonts w:ascii="Helvetica" w:hAnsi="Helvetica"/>
            <w:sz w:val="22"/>
            <w:szCs w:val="22"/>
          </w:rPr>
          <w:fldChar w:fldCharType="begin">
            <w:fldData xml:space="preserve">PEVuZE5vdGU+PENpdGU+PEF1dGhvcj5Sb2Nrc3Ryb208L0F1dGhvcj48WWVhcj4yMDA5PC9ZZWFy
PjxSZWNOdW0+NjUwNDwvUmVjTnVtPjxEaXNwbGF5VGV4dD5bMjRdPC9EaXNwbGF5VGV4dD48cmVj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PEVuZE5vdGU+PENpdGU+PEF1dGhvcj5Sb2Nrc3Ryb208L0F1dGhvcj48WWVhcj4yMDA5PC9ZZWFy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5D0A3A">
          <w:rPr>
            <w:rFonts w:ascii="Helvetica" w:hAnsi="Helvetica"/>
            <w:sz w:val="22"/>
            <w:szCs w:val="22"/>
          </w:rPr>
        </w:r>
        <w:r w:rsidR="005D0A3A">
          <w:rPr>
            <w:rFonts w:ascii="Helvetica" w:hAnsi="Helvetica"/>
            <w:sz w:val="22"/>
            <w:szCs w:val="22"/>
          </w:rPr>
          <w:fldChar w:fldCharType="separate"/>
        </w:r>
        <w:r w:rsidR="002E2F64">
          <w:rPr>
            <w:rFonts w:ascii="Helvetica" w:hAnsi="Helvetica"/>
            <w:noProof/>
            <w:sz w:val="22"/>
            <w:szCs w:val="22"/>
          </w:rPr>
          <w:t>[24]</w:t>
        </w:r>
        <w:r w:rsidR="005D0A3A">
          <w:rPr>
            <w:rFonts w:ascii="Helvetica" w:hAnsi="Helvetica"/>
            <w:sz w:val="22"/>
            <w:szCs w:val="22"/>
          </w:rPr>
          <w:fldChar w:fldCharType="end"/>
        </w:r>
        <w:r w:rsidR="0072737B">
          <w:rPr>
            <w:rFonts w:ascii="Helvetica" w:hAnsi="Helvetica"/>
            <w:sz w:val="22"/>
            <w:szCs w:val="22"/>
          </w:rPr>
          <w:t xml:space="preserve"> </w:t>
        </w:r>
        <w:r w:rsidR="004F3ED7">
          <w:rPr>
            <w:rFonts w:ascii="Helvetica" w:hAnsi="Helvetica"/>
            <w:sz w:val="22"/>
            <w:szCs w:val="22"/>
          </w:rPr>
          <w:t>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w:t>
        </w:r>
      </w:ins>
      <w:r w:rsidR="0073602F" w:rsidRPr="003805EE">
        <w:rPr>
          <w:rFonts w:ascii="Helvetica" w:hAnsi="Helvetica"/>
          <w:sz w:val="22"/>
          <w:szCs w:val="22"/>
        </w:rPr>
        <w:t xml:space="preserve"> </w:t>
      </w:r>
      <w:r w:rsidRPr="003805EE">
        <w:rPr>
          <w:rFonts w:ascii="Helvetica" w:hAnsi="Helvetica"/>
          <w:sz w:val="22"/>
          <w:szCs w:val="22"/>
        </w:rPr>
        <w:t xml:space="preserve">To </w:t>
      </w:r>
      <w:r w:rsidR="0073602F" w:rsidRPr="003805EE">
        <w:rPr>
          <w:rFonts w:ascii="Helvetica" w:hAnsi="Helvetica"/>
          <w:sz w:val="22"/>
          <w:szCs w:val="22"/>
        </w:rPr>
        <w:t xml:space="preserve">determine the </w:t>
      </w:r>
      <w:del w:id="871" w:author="Adrian Stier" w:date="2022-02-24T11:06:00Z">
        <w:r w:rsidR="0073602F" w:rsidRPr="003805EE">
          <w:rPr>
            <w:rFonts w:ascii="Helvetica" w:hAnsi="Helvetica"/>
            <w:sz w:val="22"/>
            <w:szCs w:val="22"/>
          </w:rPr>
          <w:delText xml:space="preserve">SOS, </w:delText>
        </w:r>
        <w:r w:rsidRPr="003805EE">
          <w:rPr>
            <w:rFonts w:ascii="Helvetica" w:hAnsi="Helvetica"/>
            <w:sz w:val="22"/>
            <w:szCs w:val="22"/>
          </w:rPr>
          <w:delText>we</w:delText>
        </w:r>
      </w:del>
      <w:ins w:id="872" w:author="Adrian Stier" w:date="2022-02-24T11:06:00Z">
        <w:r w:rsidR="00801D1A">
          <w:rPr>
            <w:rFonts w:ascii="Helvetica" w:hAnsi="Helvetica"/>
            <w:sz w:val="22"/>
            <w:szCs w:val="22"/>
          </w:rPr>
          <w:t>safe operating space</w:t>
        </w:r>
        <w:r w:rsidR="0073602F" w:rsidRPr="003805EE">
          <w:rPr>
            <w:rFonts w:ascii="Helvetica" w:hAnsi="Helvetica"/>
            <w:sz w:val="22"/>
            <w:szCs w:val="22"/>
          </w:rPr>
          <w:t xml:space="preserve">, </w:t>
        </w:r>
        <w:r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ins>
      <w:r w:rsidRPr="003805EE">
        <w:rPr>
          <w:rFonts w:ascii="Helvetica" w:hAnsi="Helvetica"/>
          <w:sz w:val="22"/>
          <w:szCs w:val="22"/>
        </w:rPr>
        <w:t xml:space="preserve"> calculated the minimum precision (</w:t>
      </w:r>
      <w:del w:id="873" w:author="Adrian Stier" w:date="2022-02-24T11:06:00Z">
        <w:r w:rsidRPr="003805EE">
          <w:rPr>
            <w:rFonts w:ascii="Helvetica" w:hAnsi="Helvetica"/>
            <w:sz w:val="22"/>
            <w:szCs w:val="22"/>
          </w:rPr>
          <w:delText>Max</w:delText>
        </w:r>
      </w:del>
      <w:ins w:id="874" w:author="Adrian Stier" w:date="2022-02-24T11:06:00Z">
        <w:r w:rsidR="00067E88">
          <w:rPr>
            <w:rFonts w:ascii="Helvetica" w:hAnsi="Helvetica"/>
            <w:sz w:val="22"/>
            <w:szCs w:val="22"/>
          </w:rPr>
          <w:t>m</w:t>
        </w:r>
        <w:r w:rsidR="00067E88" w:rsidRPr="003805EE">
          <w:rPr>
            <w:rFonts w:ascii="Helvetica" w:hAnsi="Helvetica"/>
            <w:sz w:val="22"/>
            <w:szCs w:val="22"/>
          </w:rPr>
          <w:t>ax</w:t>
        </w:r>
      </w:ins>
      <w:r w:rsidR="00067E88" w:rsidRPr="003805EE">
        <w:rPr>
          <w:rFonts w:ascii="Helvetica" w:hAnsi="Helvetica"/>
          <w:sz w:val="22"/>
          <w:szCs w:val="22"/>
        </w:rPr>
        <w:t xml:space="preserve"> </w:t>
      </w:r>
      <w:r w:rsidRPr="003805EE">
        <w:rPr>
          <w:rFonts w:ascii="Helvetica" w:hAnsi="Helvetica"/>
          <w:sz w:val="22"/>
          <w:szCs w:val="22"/>
        </w:rPr>
        <w:t xml:space="preserve">CV in estimated biomass) needed to avoid crossing a tipping point </w:t>
      </w:r>
      <w:del w:id="875" w:author="Adrian Stier" w:date="2022-02-24T11:06:00Z">
        <w:r w:rsidRPr="003805EE">
          <w:rPr>
            <w:rFonts w:ascii="Helvetica" w:hAnsi="Helvetica"/>
            <w:sz w:val="22"/>
            <w:szCs w:val="22"/>
          </w:rPr>
          <w:delText xml:space="preserve">or </w:delText>
        </w:r>
        <w:r w:rsidR="0051088D" w:rsidRPr="003805EE">
          <w:rPr>
            <w:rFonts w:ascii="Helvetica" w:hAnsi="Helvetica"/>
            <w:sz w:val="22"/>
            <w:szCs w:val="22"/>
          </w:rPr>
          <w:delText>limit reference point</w:delText>
        </w:r>
        <w:r w:rsidRPr="003805EE">
          <w:rPr>
            <w:rFonts w:ascii="Helvetica" w:hAnsi="Helvetica"/>
            <w:sz w:val="22"/>
            <w:szCs w:val="22"/>
          </w:rPr>
          <w:delText xml:space="preserve"> </w:delText>
        </w:r>
      </w:del>
      <w:r w:rsidRPr="003805EE">
        <w:rPr>
          <w:rFonts w:ascii="Helvetica" w:hAnsi="Helvetica"/>
          <w:sz w:val="22"/>
          <w:szCs w:val="22"/>
        </w:rPr>
        <w:t>given a resource extraction rate</w:t>
      </w:r>
      <w:del w:id="876" w:author="Adrian Stier" w:date="2022-02-24T11:06:00Z">
        <w:r w:rsidRPr="003805EE">
          <w:rPr>
            <w:rFonts w:ascii="Helvetica" w:hAnsi="Helvetica"/>
            <w:sz w:val="22"/>
            <w:szCs w:val="22"/>
          </w:rPr>
          <w:delText>.</w:delText>
        </w:r>
      </w:del>
      <w:ins w:id="877" w:author="Adrian Stier" w:date="2022-02-24T11:06:00Z">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r w:rsidR="00BA4901">
          <w:rPr>
            <w:rFonts w:ascii="Helvetica" w:hAnsi="Helvetica"/>
            <w:sz w:val="22"/>
            <w:szCs w:val="22"/>
          </w:rPr>
          <w:t xml:space="preserve"> </w:t>
        </w:r>
      </w:ins>
    </w:p>
    <w:p w14:paraId="19B3F30A" w14:textId="77777777" w:rsidR="00E76BD0" w:rsidRPr="003805EE" w:rsidRDefault="00E76BD0" w:rsidP="00E65B1B">
      <w:pPr>
        <w:spacing w:line="480" w:lineRule="auto"/>
        <w:rPr>
          <w:del w:id="878" w:author="Adrian Stier" w:date="2022-02-24T11:06:00Z"/>
          <w:rFonts w:ascii="Helvetica" w:hAnsi="Helvetica"/>
          <w:i/>
          <w:sz w:val="22"/>
          <w:szCs w:val="22"/>
        </w:rPr>
      </w:pPr>
    </w:p>
    <w:p w14:paraId="277F7B29" w14:textId="77777777" w:rsidR="00E76BD0" w:rsidRPr="003805EE" w:rsidRDefault="00E76BD0" w:rsidP="00E65B1B">
      <w:pPr>
        <w:spacing w:line="480" w:lineRule="auto"/>
        <w:rPr>
          <w:del w:id="879" w:author="Adrian Stier" w:date="2022-02-24T11:06:00Z"/>
          <w:rFonts w:ascii="Helvetica" w:hAnsi="Helvetica"/>
          <w:i/>
          <w:sz w:val="22"/>
          <w:szCs w:val="22"/>
        </w:rPr>
      </w:pPr>
      <w:del w:id="880" w:author="Adrian Stier" w:date="2022-02-24T11:06:00Z">
        <w:r w:rsidRPr="003805EE">
          <w:rPr>
            <w:rFonts w:ascii="Helvetica" w:hAnsi="Helvetica"/>
            <w:i/>
            <w:sz w:val="22"/>
            <w:szCs w:val="22"/>
          </w:rPr>
          <w:delText xml:space="preserve">Can Precautionary Buffers </w:delText>
        </w:r>
        <w:r w:rsidR="00A228F7" w:rsidRPr="003805EE">
          <w:rPr>
            <w:rFonts w:ascii="Helvetica" w:hAnsi="Helvetica"/>
            <w:i/>
            <w:sz w:val="22"/>
            <w:szCs w:val="22"/>
          </w:rPr>
          <w:delText xml:space="preserve">reduce </w:delText>
        </w:r>
        <w:r w:rsidRPr="003805EE">
          <w:rPr>
            <w:rFonts w:ascii="Helvetica" w:hAnsi="Helvetica"/>
            <w:i/>
            <w:sz w:val="22"/>
            <w:szCs w:val="22"/>
          </w:rPr>
          <w:delText xml:space="preserve">Monitoring Costs and Risk? </w:delText>
        </w:r>
      </w:del>
    </w:p>
    <w:p w14:paraId="6059DCB2" w14:textId="2EE4ABD0" w:rsidR="000879F4" w:rsidRDefault="00E76BD0" w:rsidP="006551EE">
      <w:pPr>
        <w:rPr>
          <w:rFonts w:ascii="Helvetica" w:hAnsi="Helvetica"/>
          <w:sz w:val="22"/>
          <w:szCs w:val="22"/>
        </w:rPr>
        <w:pPrChange w:id="881" w:author="Adrian Stier" w:date="2022-02-24T11:06:00Z">
          <w:pPr>
            <w:spacing w:line="480" w:lineRule="auto"/>
          </w:pPr>
        </w:pPrChange>
      </w:pPr>
      <w:del w:id="882" w:author="Adrian Stier" w:date="2022-02-24T11:06:00Z">
        <w:r w:rsidRPr="003805EE">
          <w:rPr>
            <w:rFonts w:ascii="Helvetica" w:hAnsi="Helvetica"/>
            <w:sz w:val="22"/>
            <w:szCs w:val="22"/>
          </w:rPr>
          <w:delText>A</w:delText>
        </w:r>
      </w:del>
      <w:ins w:id="883" w:author="Adrian Stier" w:date="2022-02-24T11:06:00Z">
        <w:r w:rsidR="00BC68A6">
          <w:rPr>
            <w:rFonts w:ascii="Helvetica" w:hAnsi="Helvetica"/>
            <w:i/>
            <w:sz w:val="22"/>
            <w:szCs w:val="22"/>
          </w:rPr>
          <w:tab/>
        </w:r>
        <w:r w:rsidR="007768B6">
          <w:rPr>
            <w:rFonts w:ascii="Helvetica Neue" w:eastAsia="Helvetica Neue" w:hAnsi="Helvetica Neue" w:cs="Helvetica Neue"/>
            <w:sz w:val="22"/>
            <w:szCs w:val="22"/>
          </w:rPr>
          <w:t>The evaluation of basic model dynamics clearly show that high</w:t>
        </w:r>
        <w:r w:rsidR="000E3943">
          <w:rPr>
            <w:rFonts w:ascii="Helvetica Neue" w:eastAsia="Helvetica Neue" w:hAnsi="Helvetica Neue" w:cs="Helvetica Neue"/>
            <w:sz w:val="22"/>
            <w:szCs w:val="22"/>
          </w:rPr>
          <w:t xml:space="preserve"> precision </w:t>
        </w:r>
        <w:r w:rsidR="007768B6">
          <w:rPr>
            <w:rFonts w:ascii="Helvetica Neue" w:eastAsia="Helvetica Neue" w:hAnsi="Helvetica Neue" w:cs="Helvetica Neue"/>
            <w:sz w:val="22"/>
            <w:szCs w:val="22"/>
          </w:rPr>
          <w:t xml:space="preserve">monitoring will always offer greater long-term value compared to </w:t>
        </w:r>
        <w:r w:rsidR="00764847">
          <w:rPr>
            <w:rFonts w:ascii="Helvetica Neue" w:eastAsia="Helvetica Neue" w:hAnsi="Helvetica Neue" w:cs="Helvetica Neue"/>
            <w:sz w:val="22"/>
            <w:szCs w:val="22"/>
          </w:rPr>
          <w:t xml:space="preserve">low precision </w:t>
        </w:r>
        <w:r w:rsidR="007768B6">
          <w:rPr>
            <w:rFonts w:ascii="Helvetica Neue" w:eastAsia="Helvetica Neue" w:hAnsi="Helvetica Neue" w:cs="Helvetica Neue"/>
            <w:sz w:val="22"/>
            <w:szCs w:val="22"/>
          </w:rPr>
          <w:t xml:space="preserve">monitoring (Fig. 2b). But </w:t>
        </w:r>
        <w:r w:rsidR="00764847">
          <w:rPr>
            <w:rFonts w:ascii="Helvetica Neue" w:eastAsia="Helvetica Neue" w:hAnsi="Helvetica Neue" w:cs="Helvetica Neue"/>
            <w:sz w:val="22"/>
            <w:szCs w:val="22"/>
          </w:rPr>
          <w:t>precision monitoring</w:t>
        </w:r>
        <w:r w:rsidR="007768B6">
          <w:rPr>
            <w:rFonts w:ascii="Helvetica Neue" w:eastAsia="Helvetica Neue" w:hAnsi="Helvetica Neue" w:cs="Helvetica Neue"/>
            <w:sz w:val="22"/>
            <w:szCs w:val="22"/>
          </w:rPr>
          <w:t xml:space="preserve"> is often expensive. Therefore, in addition to managing for a given risk tolerance level, a</w:t>
        </w:r>
      </w:ins>
      <w:r w:rsidR="007768B6">
        <w:rPr>
          <w:rFonts w:ascii="Helvetica Neue" w:eastAsia="Helvetica Neue" w:hAnsi="Helvetica Neue"/>
          <w:sz w:val="22"/>
          <w:rPrChange w:id="884" w:author="Adrian Stier" w:date="2022-02-24T11:06:00Z">
            <w:rPr>
              <w:rFonts w:ascii="Helvetica" w:hAnsi="Helvetica"/>
              <w:sz w:val="22"/>
            </w:rPr>
          </w:rPrChange>
        </w:rPr>
        <w:t xml:space="preserve"> key determinate of the chosen combination of </w:t>
      </w:r>
      <w:r w:rsidR="000F0757">
        <w:rPr>
          <w:rFonts w:ascii="Helvetica Neue" w:eastAsia="Helvetica Neue" w:hAnsi="Helvetica Neue"/>
          <w:sz w:val="22"/>
          <w:rPrChange w:id="885" w:author="Adrian Stier" w:date="2022-02-24T11:06:00Z">
            <w:rPr>
              <w:rFonts w:ascii="Helvetica" w:hAnsi="Helvetica"/>
              <w:sz w:val="22"/>
            </w:rPr>
          </w:rPrChange>
        </w:rPr>
        <w:t>monitoring precision and</w:t>
      </w:r>
      <w:r w:rsidR="007768B6">
        <w:rPr>
          <w:rFonts w:ascii="Helvetica Neue" w:eastAsia="Helvetica Neue" w:hAnsi="Helvetica Neue"/>
          <w:sz w:val="22"/>
          <w:rPrChange w:id="886" w:author="Adrian Stier" w:date="2022-02-24T11:06:00Z">
            <w:rPr>
              <w:rFonts w:ascii="Helvetica" w:hAnsi="Helvetica"/>
              <w:sz w:val="22"/>
            </w:rPr>
          </w:rPrChange>
        </w:rPr>
        <w:t xml:space="preserve"> </w:t>
      </w:r>
      <w:del w:id="887" w:author="Adrian Stier" w:date="2022-02-24T11:06:00Z">
        <w:r w:rsidRPr="003805EE">
          <w:rPr>
            <w:rFonts w:ascii="Helvetica" w:hAnsi="Helvetica"/>
            <w:sz w:val="22"/>
            <w:szCs w:val="22"/>
          </w:rPr>
          <w:delText>extraction</w:delText>
        </w:r>
      </w:del>
      <w:ins w:id="888" w:author="Adrian Stier" w:date="2022-02-24T11:06:00Z">
        <w:r w:rsidR="007768B6">
          <w:rPr>
            <w:rFonts w:ascii="Helvetica Neue" w:eastAsia="Helvetica Neue" w:hAnsi="Helvetica Neue" w:cs="Helvetica Neue"/>
            <w:sz w:val="22"/>
            <w:szCs w:val="22"/>
          </w:rPr>
          <w:t>harvest</w:t>
        </w:r>
      </w:ins>
      <w:r w:rsidR="007768B6">
        <w:rPr>
          <w:rFonts w:ascii="Helvetica Neue" w:eastAsia="Helvetica Neue" w:hAnsi="Helvetica Neue"/>
          <w:sz w:val="22"/>
          <w:rPrChange w:id="889" w:author="Adrian Stier" w:date="2022-02-24T11:06:00Z">
            <w:rPr>
              <w:rFonts w:ascii="Helvetica" w:hAnsi="Helvetica"/>
              <w:sz w:val="22"/>
            </w:rPr>
          </w:rPrChange>
        </w:rPr>
        <w:t xml:space="preserve"> pressure will be the cost of monitoring relative to the revenue from the resource after it is collected (i.e., NPV). </w:t>
      </w:r>
      <w:del w:id="890" w:author="Adrian Stier" w:date="2022-02-24T11:06:00Z">
        <w:r w:rsidRPr="003805EE">
          <w:rPr>
            <w:rFonts w:ascii="Helvetica" w:hAnsi="Helvetica"/>
            <w:sz w:val="22"/>
            <w:szCs w:val="22"/>
          </w:rPr>
          <w:delText xml:space="preserve">It is clear that high precision monitoring </w:delText>
        </w:r>
        <w:r w:rsidR="00096460" w:rsidRPr="003805EE">
          <w:rPr>
            <w:rFonts w:ascii="Helvetica" w:hAnsi="Helvetica"/>
            <w:sz w:val="22"/>
            <w:szCs w:val="22"/>
          </w:rPr>
          <w:delText xml:space="preserve">can </w:delText>
        </w:r>
        <w:r w:rsidRPr="003805EE">
          <w:rPr>
            <w:rFonts w:ascii="Helvetica" w:hAnsi="Helvetica"/>
            <w:sz w:val="22"/>
            <w:szCs w:val="22"/>
          </w:rPr>
          <w:delText>y</w:delText>
        </w:r>
        <w:r w:rsidR="00096460" w:rsidRPr="003805EE">
          <w:rPr>
            <w:rFonts w:ascii="Helvetica" w:hAnsi="Helvetica"/>
            <w:sz w:val="22"/>
            <w:szCs w:val="22"/>
          </w:rPr>
          <w:delText>ield</w:delText>
        </w:r>
        <w:r w:rsidRPr="003805EE">
          <w:rPr>
            <w:rFonts w:ascii="Helvetica" w:hAnsi="Helvetica"/>
            <w:sz w:val="22"/>
            <w:szCs w:val="22"/>
          </w:rPr>
          <w:delText xml:space="preserve"> </w:delText>
        </w:r>
        <w:r w:rsidR="00580186" w:rsidRPr="003805EE">
          <w:rPr>
            <w:rFonts w:ascii="Helvetica" w:hAnsi="Helvetica"/>
            <w:sz w:val="22"/>
            <w:szCs w:val="22"/>
          </w:rPr>
          <w:delText>high net p</w:delText>
        </w:r>
        <w:r w:rsidR="00096460" w:rsidRPr="003805EE">
          <w:rPr>
            <w:rFonts w:ascii="Helvetica" w:hAnsi="Helvetica"/>
            <w:sz w:val="22"/>
            <w:szCs w:val="22"/>
          </w:rPr>
          <w:delText xml:space="preserve">resent </w:delText>
        </w:r>
        <w:r w:rsidR="00580186" w:rsidRPr="003805EE">
          <w:rPr>
            <w:rFonts w:ascii="Helvetica" w:hAnsi="Helvetica"/>
            <w:sz w:val="22"/>
            <w:szCs w:val="22"/>
          </w:rPr>
          <w:delText>v</w:delText>
        </w:r>
        <w:r w:rsidR="00096460" w:rsidRPr="003805EE">
          <w:rPr>
            <w:rFonts w:ascii="Helvetica" w:hAnsi="Helvetica"/>
            <w:sz w:val="22"/>
            <w:szCs w:val="22"/>
          </w:rPr>
          <w:delText xml:space="preserve">alue </w:delText>
        </w:r>
        <w:r w:rsidRPr="003805EE">
          <w:rPr>
            <w:rFonts w:ascii="Helvetica" w:hAnsi="Helvetica"/>
            <w:sz w:val="22"/>
            <w:szCs w:val="22"/>
          </w:rPr>
          <w:delText xml:space="preserve">as well as the lowest risk of crossing </w:delText>
        </w:r>
        <w:r w:rsidR="007B7A2A" w:rsidRPr="003805EE">
          <w:rPr>
            <w:rFonts w:ascii="Helvetica" w:hAnsi="Helvetica"/>
            <w:sz w:val="22"/>
            <w:szCs w:val="22"/>
          </w:rPr>
          <w:delText xml:space="preserve">a </w:delText>
        </w:r>
        <w:r w:rsidRPr="003805EE">
          <w:rPr>
            <w:rFonts w:ascii="Helvetica" w:hAnsi="Helvetica"/>
            <w:sz w:val="22"/>
            <w:szCs w:val="22"/>
          </w:rPr>
          <w:delText xml:space="preserve">tipping point; however, high precision monitoring is expensive. </w:delText>
        </w:r>
      </w:del>
      <w:r w:rsidRPr="003805EE">
        <w:rPr>
          <w:rFonts w:ascii="Helvetica" w:hAnsi="Helvetica"/>
          <w:sz w:val="22"/>
          <w:szCs w:val="22"/>
        </w:rPr>
        <w:t xml:space="preserve">One approach that might mitigate the cost of monitoring is a precautionary </w:t>
      </w:r>
      <w:del w:id="891" w:author="Adrian Stier" w:date="2022-02-24T11:06:00Z">
        <w:r w:rsidRPr="003805EE">
          <w:rPr>
            <w:rFonts w:ascii="Helvetica" w:hAnsi="Helvetica"/>
            <w:sz w:val="22"/>
            <w:szCs w:val="22"/>
          </w:rPr>
          <w:delText>buffer above</w:delText>
        </w:r>
      </w:del>
      <w:ins w:id="892" w:author="Adrian Stier" w:date="2022-02-24T11:06:00Z">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ins>
      <w:r w:rsidR="00BA4901" w:rsidRPr="003805EE">
        <w:rPr>
          <w:rFonts w:ascii="Helvetica" w:hAnsi="Helvetica"/>
          <w:sz w:val="22"/>
          <w:szCs w:val="22"/>
        </w:rPr>
        <w:t xml:space="preserve"> </w:t>
      </w:r>
      <w:r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Pr="003805EE">
        <w:rPr>
          <w:rFonts w:ascii="Helvetica" w:hAnsi="Helvetica"/>
          <w:sz w:val="22"/>
          <w:szCs w:val="22"/>
        </w:rPr>
        <w:t>high</w:t>
      </w:r>
      <w:r w:rsidR="003A0CE7">
        <w:rPr>
          <w:rFonts w:ascii="Helvetica" w:hAnsi="Helvetica"/>
          <w:sz w:val="22"/>
          <w:szCs w:val="22"/>
        </w:rPr>
        <w:t xml:space="preserve"> </w:t>
      </w:r>
      <w:r w:rsidRPr="003805EE">
        <w:rPr>
          <w:rFonts w:ascii="Helvetica" w:hAnsi="Helvetica"/>
          <w:sz w:val="22"/>
          <w:szCs w:val="22"/>
        </w:rPr>
        <w:t xml:space="preserve">precision and </w:t>
      </w:r>
      <w:del w:id="893" w:author="Adrian Stier" w:date="2022-02-24T11:06:00Z">
        <w:r w:rsidRPr="003805EE">
          <w:rPr>
            <w:rFonts w:ascii="Helvetica" w:hAnsi="Helvetica"/>
            <w:sz w:val="22"/>
            <w:szCs w:val="22"/>
          </w:rPr>
          <w:delText>below</w:delText>
        </w:r>
      </w:del>
      <w:ins w:id="894" w:author="Adrian Stier" w:date="2022-02-24T11:06:00Z">
        <w:r w:rsidR="00BA4901">
          <w:rPr>
            <w:rFonts w:ascii="Helvetica" w:hAnsi="Helvetica"/>
            <w:sz w:val="22"/>
            <w:szCs w:val="22"/>
          </w:rPr>
          <w:t>above</w:t>
        </w:r>
      </w:ins>
      <w:r w:rsidR="00BA4901" w:rsidRPr="003805EE">
        <w:rPr>
          <w:rFonts w:ascii="Helvetica" w:hAnsi="Helvetica"/>
          <w:sz w:val="22"/>
          <w:szCs w:val="22"/>
        </w:rPr>
        <w:t xml:space="preserve"> </w:t>
      </w:r>
      <w:r w:rsidRPr="003805EE">
        <w:rPr>
          <w:rFonts w:ascii="Helvetica" w:hAnsi="Helvetica"/>
          <w:sz w:val="22"/>
          <w:szCs w:val="22"/>
        </w:rPr>
        <w:t xml:space="preserve">which </w:t>
      </w:r>
      <w:r w:rsidR="007B7A2A" w:rsidRPr="003805EE">
        <w:rPr>
          <w:rFonts w:ascii="Helvetica" w:hAnsi="Helvetica"/>
          <w:sz w:val="22"/>
          <w:szCs w:val="22"/>
        </w:rPr>
        <w:t>low</w:t>
      </w:r>
      <w:del w:id="895" w:author="Adrian Stier" w:date="2022-02-24T11:06:00Z">
        <w:r w:rsidR="007B7A2A" w:rsidRPr="003805EE">
          <w:rPr>
            <w:rFonts w:ascii="Helvetica" w:hAnsi="Helvetica"/>
            <w:sz w:val="22"/>
            <w:szCs w:val="22"/>
          </w:rPr>
          <w:delText xml:space="preserve"> </w:delText>
        </w:r>
      </w:del>
      <w:ins w:id="896" w:author="Adrian Stier" w:date="2022-02-24T11:06:00Z">
        <w:r w:rsidR="006C3388">
          <w:rPr>
            <w:rFonts w:ascii="Helvetica" w:hAnsi="Helvetica"/>
            <w:sz w:val="22"/>
            <w:szCs w:val="22"/>
          </w:rPr>
          <w:t>-</w:t>
        </w:r>
      </w:ins>
      <w:r w:rsidR="007B7A2A" w:rsidRPr="003805EE">
        <w:rPr>
          <w:rFonts w:ascii="Helvetica" w:hAnsi="Helvetica"/>
          <w:sz w:val="22"/>
          <w:szCs w:val="22"/>
        </w:rPr>
        <w:t xml:space="preserve">precision </w:t>
      </w:r>
      <w:r w:rsidRPr="003805EE">
        <w:rPr>
          <w:rFonts w:ascii="Helvetica" w:hAnsi="Helvetica"/>
          <w:sz w:val="22"/>
          <w:szCs w:val="22"/>
        </w:rPr>
        <w:t xml:space="preserve">monitoring is </w:t>
      </w:r>
      <w:r w:rsidR="007B7A2A" w:rsidRPr="003805EE">
        <w:rPr>
          <w:rFonts w:ascii="Helvetica" w:hAnsi="Helvetica"/>
          <w:sz w:val="22"/>
          <w:szCs w:val="22"/>
        </w:rPr>
        <w:t>implemented</w:t>
      </w:r>
      <w:r w:rsidRPr="003805EE">
        <w:rPr>
          <w:rFonts w:ascii="Helvetica" w:hAnsi="Helvetica"/>
          <w:sz w:val="22"/>
          <w:szCs w:val="22"/>
        </w:rPr>
        <w:t xml:space="preserve">. Precautionary buffers are an established principle in risk management of natural resources </w:t>
      </w:r>
      <w:del w:id="897" w:author="Adrian Stier" w:date="2022-02-24T11:06:00Z">
        <w:r w:rsidR="006C170D"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&lt;EndNote&gt;&lt;Cite&gt;&lt;Author&gt;Hilborn&lt;/Author&gt;&lt;Year&gt;2001&lt;/Year&gt;&lt;RecNum&gt;8132&lt;/RecNum&gt;&lt;DisplayText&gt;[19]&lt;/DisplayText&gt;&lt;record&gt;&lt;rec-number&gt;8132&lt;/rec-number&gt;&lt;foreign-keys&gt;&lt;key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delInstrText>
        </w:r>
        <w:r w:rsidR="006C170D" w:rsidRPr="003805EE">
          <w:rPr>
            <w:rFonts w:ascii="Helvetica" w:hAnsi="Helvetica"/>
            <w:sz w:val="22"/>
            <w:szCs w:val="22"/>
          </w:rPr>
          <w:fldChar w:fldCharType="separate"/>
        </w:r>
        <w:r w:rsidR="004C725F" w:rsidRPr="003805EE">
          <w:rPr>
            <w:rFonts w:ascii="Helvetica" w:hAnsi="Helvetica"/>
            <w:noProof/>
            <w:sz w:val="22"/>
            <w:szCs w:val="22"/>
          </w:rPr>
          <w:delText>[19]</w:delText>
        </w:r>
        <w:r w:rsidR="006C170D" w:rsidRPr="003805EE">
          <w:rPr>
            <w:rFonts w:ascii="Helvetica" w:hAnsi="Helvetica"/>
            <w:sz w:val="22"/>
            <w:szCs w:val="22"/>
          </w:rPr>
          <w:fldChar w:fldCharType="end"/>
        </w:r>
        <w:r w:rsidRPr="003805EE">
          <w:rPr>
            <w:rFonts w:ascii="Helvetica" w:hAnsi="Helvetica"/>
            <w:sz w:val="22"/>
            <w:szCs w:val="22"/>
          </w:rPr>
          <w:delText xml:space="preserve"> and in the presence of tipping points</w:delText>
        </w:r>
      </w:del>
      <w:ins w:id="898" w:author="Adrian Stier" w:date="2022-02-24T11:06:00Z">
        <w:r w:rsidR="006C170D"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&lt;EndNote&gt;&lt;Cite&gt;&lt;Author&gt;Hilborn&lt;/Author&gt;&lt;Year&gt;2001&lt;/Year&gt;&lt;RecNum&gt;8132&lt;/RecNum&gt;&lt;DisplayText&gt;[25]&lt;/DisplayText&gt;&lt;record&gt;&lt;rec-number&gt;8132&lt;/rec-number&gt;&lt;foreign-keys&gt;&lt;key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2E2F64">
          <w:rPr>
            <w:rFonts w:ascii="Helvetica" w:hAnsi="Helvetica"/>
            <w:noProof/>
            <w:sz w:val="22"/>
            <w:szCs w:val="22"/>
          </w:rPr>
          <w:t>[25]</w:t>
        </w:r>
        <w:r w:rsidR="006C170D" w:rsidRPr="003805EE">
          <w:rPr>
            <w:rFonts w:ascii="Helvetica" w:hAnsi="Helvetica"/>
            <w:sz w:val="22"/>
            <w:szCs w:val="22"/>
          </w:rPr>
          <w:fldChar w:fldCharType="end"/>
        </w:r>
        <w:r w:rsidRPr="003805EE">
          <w:rPr>
            <w:rFonts w:ascii="Helvetica" w:hAnsi="Helvetica"/>
            <w:sz w:val="22"/>
            <w:szCs w:val="22"/>
          </w:rPr>
          <w:t xml:space="preserve"> and in the presence of </w:t>
        </w:r>
        <w:r w:rsidR="000C7E99">
          <w:rPr>
            <w:rFonts w:ascii="Helvetica" w:hAnsi="Helvetica"/>
            <w:sz w:val="22"/>
            <w:szCs w:val="22"/>
          </w:rPr>
          <w:t>critical thresholds</w:t>
        </w:r>
      </w:ins>
      <w:r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del w:id="899" w:author="Adrian Stier" w:date="2022-02-24T11:06:00Z">
        <w:r w:rsidR="00B25961" w:rsidRPr="003805EE">
          <w:rPr>
            <w:rFonts w:ascii="Helvetica" w:hAnsi="Helvetica"/>
            <w:sz w:val="22"/>
            <w:szCs w:val="22"/>
          </w:rPr>
          <w:delText>less preferred</w:delText>
        </w:r>
      </w:del>
      <w:ins w:id="900" w:author="Adrian Stier" w:date="2022-02-24T11:06:00Z">
        <w:r w:rsidR="000460D1">
          <w:rPr>
            <w:rFonts w:ascii="Helvetica" w:hAnsi="Helvetica"/>
            <w:sz w:val="22"/>
            <w:szCs w:val="22"/>
          </w:rPr>
          <w:t>denuded</w:t>
        </w:r>
        <w:r w:rsidR="000C7E99">
          <w:rPr>
            <w:rFonts w:ascii="Helvetica" w:hAnsi="Helvetica"/>
            <w:sz w:val="22"/>
            <w:szCs w:val="22"/>
          </w:rPr>
          <w:t xml:space="preserve"> population</w:t>
        </w:r>
      </w:ins>
      <w:r w:rsidR="00B25961" w:rsidRPr="003805EE">
        <w:rPr>
          <w:rFonts w:ascii="Helvetica" w:hAnsi="Helvetica"/>
          <w:sz w:val="22"/>
          <w:szCs w:val="22"/>
        </w:rPr>
        <w:t xml:space="preserve"> state</w:t>
      </w:r>
      <w:r w:rsidRPr="003805EE">
        <w:rPr>
          <w:rFonts w:ascii="Helvetica" w:hAnsi="Helvetica"/>
          <w:sz w:val="22"/>
          <w:szCs w:val="22"/>
        </w:rPr>
        <w:t xml:space="preserve">. To demonstrate </w:t>
      </w:r>
      <w:del w:id="901" w:author="Adrian Stier" w:date="2022-02-24T11:06:00Z">
        <w:r w:rsidRPr="003805EE">
          <w:rPr>
            <w:rFonts w:ascii="Helvetica" w:hAnsi="Helvetica"/>
            <w:sz w:val="22"/>
            <w:szCs w:val="22"/>
          </w:rPr>
          <w:delText>th</w:delText>
        </w:r>
        <w:r w:rsidR="00571557" w:rsidRPr="003805EE">
          <w:rPr>
            <w:rFonts w:ascii="Helvetica" w:hAnsi="Helvetica"/>
            <w:sz w:val="22"/>
            <w:szCs w:val="22"/>
          </w:rPr>
          <w:delText>is particular</w:delText>
        </w:r>
      </w:del>
      <w:ins w:id="902" w:author="Adrian Stier" w:date="2022-02-24T11:06:00Z">
        <w:r w:rsidR="006C3388" w:rsidRPr="003805EE">
          <w:rPr>
            <w:rFonts w:ascii="Helvetica" w:hAnsi="Helvetica"/>
            <w:sz w:val="22"/>
            <w:szCs w:val="22"/>
          </w:rPr>
          <w:t>th</w:t>
        </w:r>
        <w:r w:rsidR="006C3388">
          <w:rPr>
            <w:rFonts w:ascii="Helvetica" w:hAnsi="Helvetica"/>
            <w:sz w:val="22"/>
            <w:szCs w:val="22"/>
          </w:rPr>
          <w:t>e</w:t>
        </w:r>
      </w:ins>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Pr="003805EE">
        <w:rPr>
          <w:rFonts w:ascii="Helvetica" w:hAnsi="Helvetica"/>
          <w:sz w:val="22"/>
          <w:szCs w:val="22"/>
        </w:rPr>
        <w:t xml:space="preserve">, we quantified the </w:t>
      </w:r>
      <w:r w:rsidR="007E284B" w:rsidRPr="003805EE">
        <w:rPr>
          <w:rFonts w:ascii="Helvetica" w:hAnsi="Helvetica"/>
          <w:sz w:val="22"/>
          <w:szCs w:val="22"/>
        </w:rPr>
        <w:t>NPV</w:t>
      </w:r>
      <w:r w:rsidRPr="003805EE">
        <w:rPr>
          <w:rFonts w:ascii="Helvetica" w:hAnsi="Helvetica"/>
          <w:sz w:val="22"/>
          <w:szCs w:val="22"/>
        </w:rPr>
        <w:t xml:space="preserve">, the probability of </w:t>
      </w:r>
      <w:del w:id="903" w:author="Adrian Stier" w:date="2022-02-24T11:06:00Z">
        <w:r w:rsidRPr="003805EE">
          <w:rPr>
            <w:rFonts w:ascii="Helvetica" w:hAnsi="Helvetica"/>
            <w:sz w:val="22"/>
            <w:szCs w:val="22"/>
          </w:rPr>
          <w:delText>tipping</w:delText>
        </w:r>
      </w:del>
      <w:ins w:id="904" w:author="Adrian Stier" w:date="2022-02-24T11:06:00Z">
        <w:r w:rsidR="000460D1">
          <w:rPr>
            <w:rFonts w:ascii="Helvetica" w:hAnsi="Helvetica"/>
            <w:sz w:val="22"/>
            <w:szCs w:val="22"/>
          </w:rPr>
          <w:t>crossing a critical threshold</w:t>
        </w:r>
      </w:ins>
      <w:r w:rsidRPr="003805EE">
        <w:rPr>
          <w:rFonts w:ascii="Helvetica" w:hAnsi="Helvetica"/>
          <w:sz w:val="22"/>
          <w:szCs w:val="22"/>
        </w:rPr>
        <w:t xml:space="preserve">, and the cost of the resource given three monitoring approaches: 1) high precision (CV = 0.1), 2) low precision (CV = 0.5), and 3) </w:t>
      </w:r>
      <w:del w:id="905" w:author="Adrian Stier" w:date="2022-02-24T11:06:00Z">
        <w:r w:rsidRPr="003805EE">
          <w:rPr>
            <w:rFonts w:ascii="Helvetica" w:hAnsi="Helvetica"/>
            <w:sz w:val="22"/>
            <w:szCs w:val="22"/>
          </w:rPr>
          <w:delText>a precautionary buffer</w:delText>
        </w:r>
      </w:del>
      <w:ins w:id="906" w:author="Adrian Stier" w:date="2022-02-24T11:06:00Z">
        <w:r w:rsidRPr="003805EE">
          <w:rPr>
            <w:rFonts w:ascii="Helvetica" w:hAnsi="Helvetica"/>
            <w:sz w:val="22"/>
            <w:szCs w:val="22"/>
          </w:rPr>
          <w:t>a</w:t>
        </w:r>
        <w:r w:rsidR="00BD120B">
          <w:rPr>
            <w:rFonts w:ascii="Helvetica" w:hAnsi="Helvetica"/>
            <w:sz w:val="22"/>
            <w:szCs w:val="22"/>
          </w:rPr>
          <w:t>n adaptive approach</w:t>
        </w:r>
      </w:ins>
      <w:r w:rsidRPr="003805EE">
        <w:rPr>
          <w:rFonts w:ascii="Helvetica" w:hAnsi="Helvetica"/>
          <w:sz w:val="22"/>
          <w:szCs w:val="22"/>
        </w:rPr>
        <w:t xml:space="preserve"> where monitoring precision </w:t>
      </w:r>
      <w:ins w:id="907" w:author="Adrian Stier" w:date="2022-02-24T11:06:00Z">
        <w:r w:rsidR="00BD120B">
          <w:rPr>
            <w:rFonts w:ascii="Helvetica" w:hAnsi="Helvetica"/>
            <w:sz w:val="22"/>
            <w:szCs w:val="22"/>
          </w:rPr>
          <w:t xml:space="preserve">changes every year based on estimated biomass (precision </w:t>
        </w:r>
      </w:ins>
      <w:r w:rsidR="00BD120B">
        <w:rPr>
          <w:rFonts w:ascii="Helvetica" w:hAnsi="Helvetica"/>
          <w:sz w:val="22"/>
          <w:szCs w:val="22"/>
        </w:rPr>
        <w:t xml:space="preserve">is </w:t>
      </w:r>
      <w:r w:rsidRPr="003805EE">
        <w:rPr>
          <w:rFonts w:ascii="Helvetica" w:hAnsi="Helvetica"/>
          <w:sz w:val="22"/>
          <w:szCs w:val="22"/>
        </w:rPr>
        <w:t>low</w:t>
      </w:r>
      <w:r w:rsidR="00AE7FDA">
        <w:rPr>
          <w:rFonts w:ascii="Helvetica" w:hAnsi="Helvetica"/>
          <w:sz w:val="22"/>
          <w:szCs w:val="22"/>
        </w:rPr>
        <w:t xml:space="preserve"> </w:t>
      </w:r>
      <w:ins w:id="908" w:author="Adrian Stier" w:date="2022-02-24T11:06:00Z">
        <w:r w:rsidR="00AE7FDA">
          <w:rPr>
            <w:rFonts w:ascii="Helvetica" w:hAnsi="Helvetica"/>
            <w:sz w:val="22"/>
            <w:szCs w:val="22"/>
          </w:rPr>
          <w:t>(CV = 0.5)</w:t>
        </w:r>
        <w:r w:rsidRPr="003805EE">
          <w:rPr>
            <w:rFonts w:ascii="Helvetica" w:hAnsi="Helvetica"/>
            <w:sz w:val="22"/>
            <w:szCs w:val="22"/>
          </w:rPr>
          <w:t xml:space="preserve"> </w:t>
        </w:r>
      </w:ins>
      <w:r w:rsidRPr="003805EE">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3805EE">
        <w:rPr>
          <w:rFonts w:ascii="Helvetica" w:hAnsi="Helvetica"/>
          <w:sz w:val="22"/>
          <w:szCs w:val="22"/>
        </w:rPr>
        <w:t>and is high</w:t>
      </w:r>
      <w:r w:rsidR="00AE7FDA">
        <w:rPr>
          <w:rFonts w:ascii="Helvetica" w:hAnsi="Helvetica"/>
          <w:sz w:val="22"/>
          <w:szCs w:val="22"/>
        </w:rPr>
        <w:t xml:space="preserve"> </w:t>
      </w:r>
      <w:ins w:id="909" w:author="Adrian Stier" w:date="2022-02-24T11:06:00Z">
        <w:r w:rsidR="00AE7FDA">
          <w:rPr>
            <w:rFonts w:ascii="Helvetica" w:hAnsi="Helvetica"/>
            <w:sz w:val="22"/>
            <w:szCs w:val="22"/>
          </w:rPr>
          <w:t>(CV = 0.1)</w:t>
        </w:r>
        <w:r w:rsidRPr="003805EE">
          <w:rPr>
            <w:rFonts w:ascii="Helvetica" w:hAnsi="Helvetica"/>
            <w:sz w:val="22"/>
            <w:szCs w:val="22"/>
          </w:rPr>
          <w:t xml:space="preserve"> </w:t>
        </w:r>
      </w:ins>
      <w:r w:rsidRPr="003805EE">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del w:id="910" w:author="Adrian Stier" w:date="2022-02-24T11:06:00Z">
        <w:r w:rsidRPr="003805EE">
          <w:rPr>
            <w:rFonts w:ascii="Helvetica" w:hAnsi="Helvetica"/>
            <w:sz w:val="22"/>
            <w:szCs w:val="22"/>
          </w:rPr>
          <w:delText>.</w:delText>
        </w:r>
      </w:del>
      <w:ins w:id="911" w:author="Adrian Stier" w:date="2022-02-24T11:06:00Z">
        <w:r w:rsidR="00BD120B">
          <w:rPr>
            <w:rFonts w:ascii="Helvetica" w:hAnsi="Helvetica"/>
            <w:sz w:val="22"/>
            <w:szCs w:val="22"/>
          </w:rPr>
          <w:t>)</w:t>
        </w:r>
        <w:r w:rsidRPr="003805EE">
          <w:rPr>
            <w:rFonts w:ascii="Helvetica" w:hAnsi="Helvetica"/>
            <w:sz w:val="22"/>
            <w:szCs w:val="22"/>
          </w:rPr>
          <w:t xml:space="preserve">. </w:t>
        </w:r>
        <w:r w:rsidR="00450434">
          <w:rPr>
            <w:rFonts w:ascii="Helvetica" w:hAnsi="Helvetica"/>
            <w:sz w:val="22"/>
            <w:szCs w:val="22"/>
          </w:rPr>
          <w:t xml:space="preserve">For many populations </w:t>
        </w:r>
      </w:ins>
      <m:oMath>
        <m:sSub>
          <m:sSubPr>
            <m:ctrlPr>
              <w:ins w:id="912" w:author="Adrian Stier" w:date="2022-02-24T11:06:00Z">
                <w:rPr>
                  <w:rFonts w:ascii="Cambria Math" w:hAnsi="Cambria Math"/>
                  <w:i/>
                  <w:sz w:val="22"/>
                  <w:szCs w:val="22"/>
                </w:rPr>
              </w:ins>
            </m:ctrlPr>
          </m:sSubPr>
          <m:e>
            <m:r>
              <w:ins w:id="913" w:author="Adrian Stier" w:date="2022-02-24T11:06:00Z">
                <w:rPr>
                  <w:rFonts w:ascii="Cambria Math" w:hAnsi="Cambria Math"/>
                  <w:sz w:val="22"/>
                  <w:szCs w:val="22"/>
                </w:rPr>
                <m:t>B</m:t>
              </w:ins>
            </m:r>
          </m:e>
          <m:sub>
            <m:r>
              <w:ins w:id="914" w:author="Adrian Stier" w:date="2022-02-24T11:06:00Z">
                <w:rPr>
                  <w:rFonts w:ascii="Cambria Math" w:hAnsi="Cambria Math"/>
                  <w:sz w:val="22"/>
                  <w:szCs w:val="22"/>
                </w:rPr>
                <m:t>MSY</m:t>
              </w:ins>
            </m:r>
          </m:sub>
        </m:sSub>
      </m:oMath>
      <w:ins w:id="915" w:author="Adrian Stier" w:date="2022-02-24T11:06:00Z">
        <w:r w:rsidR="00450434">
          <w:rPr>
            <w:rFonts w:ascii="Helvetica" w:hAnsi="Helvetica"/>
            <w:sz w:val="22"/>
            <w:szCs w:val="22"/>
          </w:rPr>
          <w:t xml:space="preserve"> may serve as an appropriate trigger for inc</w:t>
        </w:r>
        <w:proofErr w:type="spellStart"/>
        <w:r w:rsidR="00450434">
          <w:rPr>
            <w:rFonts w:ascii="Helvetica" w:hAnsi="Helvetica"/>
            <w:sz w:val="22"/>
            <w:szCs w:val="22"/>
          </w:rPr>
          <w:t>reased</w:t>
        </w:r>
        <w:proofErr w:type="spellEnd"/>
        <w:r w:rsidR="00450434">
          <w:rPr>
            <w:rFonts w:ascii="Helvetica" w:hAnsi="Helvetica"/>
            <w:sz w:val="22"/>
            <w:szCs w:val="22"/>
          </w:rPr>
          <w:t xml:space="preserve"> monitoring, both because </w:t>
        </w:r>
      </w:ins>
      <m:oMath>
        <m:sSub>
          <m:sSubPr>
            <m:ctrlPr>
              <w:ins w:id="916" w:author="Adrian Stier" w:date="2022-02-24T11:06:00Z">
                <w:rPr>
                  <w:rFonts w:ascii="Cambria Math" w:hAnsi="Cambria Math"/>
                  <w:i/>
                  <w:sz w:val="22"/>
                  <w:szCs w:val="22"/>
                </w:rPr>
              </w:ins>
            </m:ctrlPr>
          </m:sSubPr>
          <m:e>
            <m:r>
              <w:ins w:id="917" w:author="Adrian Stier" w:date="2022-02-24T11:06:00Z">
                <w:rPr>
                  <w:rFonts w:ascii="Cambria Math" w:hAnsi="Cambria Math"/>
                  <w:sz w:val="22"/>
                  <w:szCs w:val="22"/>
                </w:rPr>
                <m:t>B</m:t>
              </w:ins>
            </m:r>
          </m:e>
          <m:sub>
            <m:r>
              <w:ins w:id="918" w:author="Adrian Stier" w:date="2022-02-24T11:06:00Z">
                <w:rPr>
                  <w:rFonts w:ascii="Cambria Math" w:hAnsi="Cambria Math"/>
                  <w:sz w:val="22"/>
                  <w:szCs w:val="22"/>
                </w:rPr>
                <m:t>MSY</m:t>
              </w:ins>
            </m:r>
          </m:sub>
        </m:sSub>
      </m:oMath>
      <w:ins w:id="919" w:author="Adrian Stier" w:date="2022-02-24T11:06:00Z">
        <w:r w:rsidR="00450434">
          <w:rPr>
            <w:rFonts w:ascii="Helvetica" w:hAnsi="Helvetica"/>
            <w:sz w:val="22"/>
            <w:szCs w:val="22"/>
          </w:rPr>
          <w:t xml:space="preserve"> is likely far away from a depensation threshold in most populations.</w:t>
        </w:r>
      </w:ins>
      <w:r w:rsidR="00450434">
        <w:rPr>
          <w:rFonts w:ascii="Helvetica" w:hAnsi="Helvetica"/>
          <w:sz w:val="22"/>
          <w:szCs w:val="22"/>
        </w:rPr>
        <w:t xml:space="preserve">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FF4BD9" w:rsidRDefault="004744AB" w:rsidP="006551EE">
      <w:pPr>
        <w:rPr>
          <w:rFonts w:ascii="Helvetica" w:hAnsi="Helvetica"/>
          <w:sz w:val="22"/>
          <w:rPrChange w:id="920" w:author="Adrian Stier" w:date="2022-02-24T11:06:00Z">
            <w:rPr>
              <w:rFonts w:ascii="Helvetica" w:hAnsi="Helvetica"/>
              <w:b/>
              <w:sz w:val="22"/>
            </w:rPr>
          </w:rPrChange>
        </w:rPr>
        <w:pPrChange w:id="921" w:author="Adrian Stier" w:date="2022-02-24T11:06:00Z">
          <w:pPr>
            <w:spacing w:line="480" w:lineRule="auto"/>
          </w:pPr>
        </w:pPrChange>
      </w:pPr>
    </w:p>
    <w:p w14:paraId="1EB618B1" w14:textId="15A010EC" w:rsidR="004744AB" w:rsidRPr="00FF4BD9" w:rsidRDefault="001477DE" w:rsidP="006551EE">
      <w:pPr>
        <w:rPr>
          <w:ins w:id="922" w:author="Adrian Stier" w:date="2022-02-24T11:06:00Z"/>
          <w:rFonts w:ascii="Helvetica" w:hAnsi="Helvetica"/>
          <w:sz w:val="22"/>
          <w:szCs w:val="22"/>
        </w:rPr>
      </w:pPr>
      <w:del w:id="923" w:author="Adrian Stier" w:date="2022-02-24T11:06:00Z">
        <w:r w:rsidRPr="003805EE">
          <w:rPr>
            <w:rFonts w:ascii="Helvetica" w:hAnsi="Helvetica"/>
            <w:b/>
            <w:sz w:val="22"/>
            <w:szCs w:val="22"/>
          </w:rPr>
          <w:delText>SCENARIO</w:delText>
        </w:r>
        <w:r w:rsidR="00173FA2" w:rsidRPr="003805EE">
          <w:rPr>
            <w:rFonts w:ascii="Helvetica" w:hAnsi="Helvetica"/>
            <w:b/>
            <w:sz w:val="22"/>
            <w:szCs w:val="22"/>
          </w:rPr>
          <w:delText xml:space="preserve"> </w:delText>
        </w:r>
      </w:del>
      <w:ins w:id="924" w:author="Adrian Stier" w:date="2022-02-24T11:06:00Z">
        <w:r w:rsidR="004744AB" w:rsidRPr="00FF4BD9">
          <w:rPr>
            <w:rFonts w:ascii="Helvetica" w:hAnsi="Helvetica"/>
            <w:sz w:val="22"/>
            <w:szCs w:val="22"/>
          </w:rPr>
          <w:t xml:space="preserve">All modeling was conducted in R </w:t>
        </w:r>
        <w:r w:rsidR="00A55FBE" w:rsidRPr="00FF4BD9">
          <w:rPr>
            <w:rFonts w:ascii="Helvetica" w:hAnsi="Helvetica"/>
            <w:sz w:val="22"/>
            <w:szCs w:val="22"/>
          </w:rPr>
          <w:t>4.0.3</w:t>
        </w:r>
        <w:r w:rsidR="004744AB" w:rsidRPr="00FF4BD9">
          <w:rPr>
            <w:rFonts w:ascii="Helvetica" w:hAnsi="Helvetica"/>
            <w:sz w:val="22"/>
            <w:szCs w:val="22"/>
          </w:rPr>
          <w:t xml:space="preserve"> </w:t>
        </w:r>
        <w:r w:rsidR="00685D99" w:rsidRPr="00FF4BD9">
          <w:rPr>
            <w:rFonts w:ascii="Helvetica" w:hAnsi="Helvetica"/>
            <w:sz w:val="22"/>
            <w:szCs w:val="22"/>
          </w:rPr>
          <w:fldChar w:fldCharType="begin"/>
        </w:r>
        <w:r w:rsidR="002E2F64">
          <w:rPr>
            <w:rFonts w:ascii="Helvetica" w:hAnsi="Helvetica"/>
            <w:sz w:val="22"/>
            <w:szCs w:val="22"/>
          </w:rPr>
          <w:instrText xml:space="preserve"> ADDIN EN.CITE &lt;EndNote&gt;&lt;Cite&gt;&lt;Author&gt;R Development Core Team&lt;/Author&gt;&lt;Year&gt;2018&lt;/Year&gt;&lt;RecNum&gt;4584&lt;/RecNum&gt;&lt;IDText&gt;R: A Language and Environment fo Statistical Computing&lt;/IDText&gt;&lt;DisplayText&gt;[26]&lt;/DisplayText&gt;&lt;record&gt;&lt;rec-number&gt;4584&lt;/rec-number&gt;&lt;foreign-keys&gt;&lt;key app="EN" db-id="x0w5wa9airxrfze0ft2x20vgz0w5wpet5ftz" timestamp="1614114709" guid="5880f855-d33d-45a9-a782-44a9c0b75b7e"&gt;4584&lt;/key&gt;&lt;/foreign-keys&gt;&lt;ref-type name="Computer Program"&gt;9&lt;/ref-type&gt;&lt;contributors&gt;&lt;authors&gt;&lt;author&gt;R Development Core Team,&lt;/author&gt;&lt;/authors&gt;&lt;/contributors&gt;&lt;titles&gt;&lt;title&gt;R: A Language and Environment fo Statistical Computing&lt;/title&gt;&lt;/titles&gt;&lt;edition&gt;3.5.1&lt;/edition&gt;&lt;dates&gt;&lt;year&gt;2018&lt;/year&gt;&lt;/dates&gt;&lt;pub-location&gt;Vienna, Austria&lt;/pub-location&gt;&lt;publisher&gt;R Foundation for Statistical Computing&lt;/publisher&gt;&lt;isbn&gt;3-900051-07-0&lt;/isbn&gt;&lt;urls&gt;&lt;related-urls&gt;&lt;url&gt;&lt;style face="underline" font="default" size="100%"&gt;http:// www.R-project.org&lt;/style&gt;&lt;/url&gt;&lt;/related-urls&gt;&lt;/urls&gt;&lt;/record&gt;&lt;/Cite&gt;&lt;/EndNote&gt;</w:instrText>
        </w:r>
        <w:r w:rsidR="00685D99" w:rsidRPr="00FF4BD9">
          <w:rPr>
            <w:rFonts w:ascii="Helvetica" w:hAnsi="Helvetica"/>
            <w:sz w:val="22"/>
            <w:szCs w:val="22"/>
          </w:rPr>
          <w:fldChar w:fldCharType="separate"/>
        </w:r>
        <w:r w:rsidR="002E2F64">
          <w:rPr>
            <w:rFonts w:ascii="Helvetica" w:hAnsi="Helvetica"/>
            <w:noProof/>
            <w:sz w:val="22"/>
            <w:szCs w:val="22"/>
          </w:rPr>
          <w:t>[26]</w:t>
        </w:r>
        <w:r w:rsidR="00685D99" w:rsidRPr="00FF4BD9">
          <w:rPr>
            <w:rFonts w:ascii="Helvetica" w:hAnsi="Helvetica"/>
            <w:sz w:val="22"/>
            <w:szCs w:val="22"/>
          </w:rPr>
          <w:fldChar w:fldCharType="end"/>
        </w:r>
        <w:r w:rsidR="004744AB" w:rsidRPr="00FF4BD9">
          <w:rPr>
            <w:rFonts w:ascii="Helvetica" w:hAnsi="Helvetica"/>
            <w:sz w:val="22"/>
            <w:szCs w:val="22"/>
          </w:rPr>
          <w:t xml:space="preserve">, and all code is available through a public </w:t>
        </w:r>
        <w:r w:rsidR="00F533ED" w:rsidRPr="00FF4BD9">
          <w:rPr>
            <w:rFonts w:ascii="Helvetica" w:hAnsi="Helvetica"/>
            <w:sz w:val="22"/>
            <w:szCs w:val="22"/>
          </w:rPr>
          <w:t>GitHub</w:t>
        </w:r>
        <w:r w:rsidR="004744AB" w:rsidRPr="00FF4BD9">
          <w:rPr>
            <w:rFonts w:ascii="Helvetica" w:hAnsi="Helvetica"/>
            <w:sz w:val="22"/>
            <w:szCs w:val="22"/>
          </w:rPr>
          <w:t xml:space="preserve"> repository here: </w:t>
        </w:r>
        <w:r w:rsidR="00FF4BD9" w:rsidRPr="00454D8B">
          <w:rPr>
            <w:rFonts w:ascii="Helvetica" w:hAnsi="Helvetica"/>
            <w:sz w:val="22"/>
            <w:szCs w:val="22"/>
          </w:rPr>
          <w:t>https://github.com/stier-lab/stier-2022-value-of-information</w:t>
        </w:r>
        <w:r w:rsidR="00F533ED" w:rsidRPr="00FF4BD9">
          <w:rPr>
            <w:rFonts w:ascii="Helvetica" w:hAnsi="Helvetica"/>
            <w:sz w:val="22"/>
            <w:szCs w:val="22"/>
          </w:rPr>
          <w:t xml:space="preserve"> .</w:t>
        </w:r>
      </w:ins>
    </w:p>
    <w:p w14:paraId="78063448" w14:textId="77777777" w:rsidR="00BA3468" w:rsidRPr="003805EE" w:rsidRDefault="00BA3468" w:rsidP="006551EE">
      <w:pPr>
        <w:rPr>
          <w:ins w:id="925" w:author="Adrian Stier" w:date="2022-02-24T11:06:00Z"/>
          <w:rFonts w:ascii="Helvetica" w:hAnsi="Helvetica"/>
          <w:b/>
          <w:sz w:val="22"/>
          <w:szCs w:val="22"/>
        </w:rPr>
      </w:pPr>
    </w:p>
    <w:p w14:paraId="2110B268" w14:textId="4C19404E" w:rsidR="00767630" w:rsidRDefault="00173FA2" w:rsidP="006551EE">
      <w:pPr>
        <w:rPr>
          <w:rFonts w:ascii="Helvetica" w:hAnsi="Helvetica"/>
          <w:b/>
          <w:sz w:val="22"/>
          <w:szCs w:val="22"/>
        </w:rPr>
        <w:pPrChange w:id="926" w:author="Adrian Stier" w:date="2022-02-24T11:06:00Z">
          <w:pPr>
            <w:spacing w:line="480" w:lineRule="auto"/>
          </w:pPr>
        </w:pPrChange>
      </w:pPr>
      <w:r w:rsidRPr="003805EE">
        <w:rPr>
          <w:rFonts w:ascii="Helvetica" w:hAnsi="Helvetica"/>
          <w:b/>
          <w:sz w:val="22"/>
          <w:szCs w:val="22"/>
        </w:rPr>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6551EE">
      <w:pPr>
        <w:rPr>
          <w:ins w:id="927" w:author="Adrian Stier" w:date="2022-02-24T11:06:00Z"/>
          <w:rFonts w:ascii="Helvetica" w:hAnsi="Helvetica"/>
          <w:b/>
          <w:sz w:val="22"/>
          <w:szCs w:val="22"/>
        </w:rPr>
      </w:pPr>
    </w:p>
    <w:p w14:paraId="0FEC8FAC" w14:textId="5E157EF0" w:rsidR="0009289E" w:rsidRPr="003805EE" w:rsidRDefault="0009289E" w:rsidP="006551EE">
      <w:pPr>
        <w:rPr>
          <w:ins w:id="928" w:author="Adrian Stier" w:date="2022-02-24T11:06:00Z"/>
          <w:rFonts w:ascii="Helvetica" w:hAnsi="Helvetica"/>
          <w:i/>
          <w:sz w:val="22"/>
          <w:szCs w:val="22"/>
        </w:rPr>
      </w:pPr>
      <w:ins w:id="929" w:author="Adrian Stier" w:date="2022-02-24T11:06:00Z">
        <w:r w:rsidRPr="0009289E">
          <w:rPr>
            <w:rFonts w:ascii="Helvetica" w:hAnsi="Helvetica"/>
            <w:i/>
            <w:sz w:val="22"/>
            <w:szCs w:val="22"/>
          </w:rPr>
          <w:lastRenderedPageBreak/>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ins>
    </w:p>
    <w:p w14:paraId="5C770677" w14:textId="3F40E905" w:rsidR="008C2F3F" w:rsidRDefault="0079618D" w:rsidP="008C2F3F">
      <w:pPr>
        <w:ind w:firstLine="720"/>
        <w:rPr>
          <w:ins w:id="930" w:author="Adrian Stier" w:date="2022-02-24T11:06:00Z"/>
          <w:rFonts w:ascii="Helvetica Neue" w:eastAsia="Helvetica Neue" w:hAnsi="Helvetica Neue" w:cs="Helvetica Neue"/>
          <w:sz w:val="22"/>
          <w:szCs w:val="22"/>
        </w:rPr>
      </w:pPr>
      <w:ins w:id="931" w:author="Adrian Stier" w:date="2022-02-24T11:06:00Z">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categorized as </w:t>
        </w:r>
        <w:r w:rsidR="0088394A">
          <w:rPr>
            <w:rFonts w:ascii="Helvetica" w:hAnsi="Helvetica"/>
            <w:sz w:val="22"/>
            <w:szCs w:val="22"/>
          </w:rPr>
          <w:t xml:space="preserve">in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w:t>
        </w:r>
        <w:r w:rsidR="00DB6593">
          <w:rPr>
            <w:rFonts w:ascii="Helvetica" w:hAnsi="Helvetica"/>
            <w:sz w:val="22"/>
            <w:szCs w:val="22"/>
          </w:rPr>
          <w:t>population</w:t>
        </w:r>
        <w:r w:rsidR="00DB6593" w:rsidRPr="003805EE">
          <w:rPr>
            <w:rFonts w:ascii="Helvetica" w:hAnsi="Helvetica"/>
            <w:sz w:val="22"/>
            <w:szCs w:val="22"/>
          </w:rPr>
          <w:t xml:space="preserv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 xml:space="preserve">over- and under-estimates of </w:t>
        </w:r>
        <w:r w:rsidR="00DB6593">
          <w:rPr>
            <w:rFonts w:ascii="Helvetica" w:hAnsi="Helvetica"/>
            <w:sz w:val="22"/>
            <w:szCs w:val="22"/>
          </w:rPr>
          <w:t>population</w:t>
        </w:r>
        <w:r>
          <w:rPr>
            <w:rFonts w:ascii="Helvetica" w:hAnsi="Helvetica"/>
            <w:sz w:val="22"/>
            <w:szCs w:val="22"/>
          </w:rPr>
          <w:t xml:space="preserve"> abundance due to low monitoring precision (CV = 0.5) lead</w:t>
        </w:r>
        <w:r w:rsidR="00DB6593">
          <w:rPr>
            <w:rFonts w:ascii="Helvetica" w:hAnsi="Helvetica"/>
            <w:sz w:val="22"/>
            <w:szCs w:val="22"/>
          </w:rPr>
          <w:t>s</w:t>
        </w:r>
        <w:r>
          <w:rPr>
            <w:rFonts w:ascii="Helvetica" w:hAnsi="Helvetica"/>
            <w:sz w:val="22"/>
            <w:szCs w:val="22"/>
          </w:rPr>
          <w:t xml:space="preserve">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w:ins>
      <m:oMath>
        <m:sSub>
          <m:sSubPr>
            <m:ctrlPr>
              <w:ins w:id="932" w:author="Adrian Stier" w:date="2022-02-24T11:06:00Z">
                <w:rPr>
                  <w:rFonts w:ascii="Cambria Math" w:hAnsi="Cambria Math"/>
                  <w:i/>
                  <w:sz w:val="22"/>
                  <w:szCs w:val="22"/>
                </w:rPr>
              </w:ins>
            </m:ctrlPr>
          </m:sSubPr>
          <m:e>
            <m:r>
              <w:ins w:id="933" w:author="Adrian Stier" w:date="2022-02-24T11:06:00Z">
                <w:rPr>
                  <w:rFonts w:ascii="Cambria Math" w:hAnsi="Cambria Math"/>
                  <w:sz w:val="22"/>
                  <w:szCs w:val="22"/>
                </w:rPr>
                <m:t>H</m:t>
              </w:ins>
            </m:r>
          </m:e>
          <m:sub>
            <m:r>
              <w:ins w:id="934" w:author="Adrian Stier" w:date="2022-02-24T11:06:00Z">
                <w:rPr>
                  <w:rFonts w:ascii="Cambria Math" w:hAnsi="Cambria Math"/>
                  <w:sz w:val="22"/>
                  <w:szCs w:val="22"/>
                </w:rPr>
                <m:t>MSY</m:t>
              </w:ins>
            </m:r>
          </m:sub>
        </m:sSub>
      </m:oMath>
      <w:ins w:id="935" w:author="Adrian Stier" w:date="2022-02-24T11:06:00Z">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w:t>
        </w:r>
        <w:r w:rsidR="00DB6593">
          <w:rPr>
            <w:rFonts w:ascii="Helvetica" w:hAnsi="Helvetica"/>
            <w:sz w:val="22"/>
            <w:szCs w:val="22"/>
          </w:rPr>
          <w:t>population</w:t>
        </w:r>
        <w:r w:rsidR="00DB6593" w:rsidRPr="003805EE">
          <w:rPr>
            <w:rFonts w:ascii="Helvetica" w:hAnsi="Helvetica"/>
            <w:sz w:val="22"/>
            <w:szCs w:val="22"/>
          </w:rPr>
          <w:t xml:space="preserve"> </w:t>
        </w:r>
        <w:r w:rsidRPr="003805EE">
          <w:rPr>
            <w:rFonts w:ascii="Helvetica" w:hAnsi="Helvetica"/>
            <w:sz w:val="22"/>
            <w:szCs w:val="22"/>
          </w:rPr>
          <w:t xml:space="preserve">to be harvested close to </w:t>
        </w:r>
      </w:ins>
      <m:oMath>
        <m:sSub>
          <m:sSubPr>
            <m:ctrlPr>
              <w:ins w:id="936" w:author="Adrian Stier" w:date="2022-02-24T11:06:00Z">
                <w:rPr>
                  <w:rFonts w:ascii="Cambria Math" w:hAnsi="Cambria Math"/>
                  <w:i/>
                  <w:sz w:val="22"/>
                  <w:szCs w:val="22"/>
                </w:rPr>
              </w:ins>
            </m:ctrlPr>
          </m:sSubPr>
          <m:e>
            <m:r>
              <w:ins w:id="937" w:author="Adrian Stier" w:date="2022-02-24T11:06:00Z">
                <w:rPr>
                  <w:rFonts w:ascii="Cambria Math" w:hAnsi="Cambria Math"/>
                  <w:sz w:val="22"/>
                  <w:szCs w:val="22"/>
                </w:rPr>
                <m:t>B</m:t>
              </w:ins>
            </m:r>
          </m:e>
          <m:sub>
            <m:r>
              <w:ins w:id="938" w:author="Adrian Stier" w:date="2022-02-24T11:06:00Z">
                <w:rPr>
                  <w:rFonts w:ascii="Cambria Math" w:hAnsi="Cambria Math"/>
                  <w:sz w:val="22"/>
                  <w:szCs w:val="22"/>
                </w:rPr>
                <m:t>MSY</m:t>
              </w:ins>
            </m:r>
          </m:sub>
        </m:sSub>
      </m:oMath>
      <w:ins w:id="939" w:author="Adrian Stier" w:date="2022-02-24T11:06:00Z">
        <w:r w:rsidRPr="003805EE">
          <w:rPr>
            <w:rFonts w:ascii="Helvetica" w:hAnsi="Helvetica"/>
            <w:sz w:val="22"/>
            <w:szCs w:val="22"/>
          </w:rPr>
          <w:t xml:space="preserve">, which maximized population growth and yield. The benefits 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w:ins>
      <m:oMath>
        <m:sSub>
          <m:sSubPr>
            <m:ctrlPr>
              <w:ins w:id="940" w:author="Adrian Stier" w:date="2022-02-24T11:06:00Z">
                <w:rPr>
                  <w:rFonts w:ascii="Cambria Math" w:hAnsi="Cambria Math"/>
                  <w:i/>
                  <w:sz w:val="22"/>
                  <w:szCs w:val="22"/>
                </w:rPr>
              </w:ins>
            </m:ctrlPr>
          </m:sSubPr>
          <m:e>
            <m:r>
              <w:ins w:id="941" w:author="Adrian Stier" w:date="2022-02-24T11:06:00Z">
                <w:rPr>
                  <w:rFonts w:ascii="Cambria Math" w:hAnsi="Cambria Math"/>
                  <w:sz w:val="22"/>
                  <w:szCs w:val="22"/>
                </w:rPr>
                <m:t>0.5H</m:t>
              </w:ins>
            </m:r>
          </m:e>
          <m:sub>
            <m:r>
              <w:ins w:id="942" w:author="Adrian Stier" w:date="2022-02-24T11:06:00Z">
                <w:rPr>
                  <w:rFonts w:ascii="Cambria Math" w:hAnsi="Cambria Math"/>
                  <w:sz w:val="22"/>
                  <w:szCs w:val="22"/>
                </w:rPr>
                <m:t>MSY</m:t>
              </w:ins>
            </m:r>
          </m:sub>
        </m:sSub>
      </m:oMath>
      <w:ins w:id="943" w:author="Adrian Stier" w:date="2022-02-24T11:06:00Z">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w:t>
        </w:r>
      </w:ins>
      <w:moveToRangeStart w:id="944" w:author="Adrian Stier" w:date="2022-02-24T11:06:00Z" w:name="move96593228"/>
      <w:moveTo w:id="945" w:author="Adrian Stier" w:date="2022-02-24T11:06:00Z">
        <w:r w:rsidRPr="003805EE">
          <w:rPr>
            <w:rFonts w:ascii="Helvetica" w:hAnsi="Helvetica"/>
            <w:sz w:val="22"/>
            <w:szCs w:val="22"/>
          </w:rPr>
          <w:t xml:space="preserve">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moveTo w:id="946" w:author="Adrian Stier" w:date="2022-02-24T11:06:00Z">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moveTo w:id="947" w:author="Adrian Stier" w:date="2022-02-24T11:06:00Z">
            <w:r w:rsidRPr="003805EE">
              <w:rPr>
                <w:rFonts w:ascii="Helvetica" w:hAnsi="Helvetica"/>
                <w:sz w:val="22"/>
                <w:szCs w:val="22"/>
              </w:rPr>
              <w:t xml:space="preserve"> </w:t>
            </w:r>
          </w:moveTo>
          <w:moveToRangeEnd w:id="944"/>
          <w:ins w:id="948" w:author="Adrian Stier" w:date="2022-02-24T11:06:00Z">
            <w:r w:rsidRPr="003805EE">
              <w:rPr>
                <w:rFonts w:ascii="Helvetica" w:hAnsi="Helvetica"/>
                <w:sz w:val="22"/>
                <w:szCs w:val="22"/>
              </w:rPr>
              <w:t>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w:ins>
          <m:oMath>
            <m:sSub>
              <m:sSubPr>
                <m:ctrlPr>
                  <w:ins w:id="949" w:author="Adrian Stier" w:date="2022-02-24T11:06:00Z">
                    <w:rPr>
                      <w:rFonts w:ascii="Cambria Math" w:hAnsi="Cambria Math"/>
                      <w:i/>
                      <w:sz w:val="22"/>
                      <w:szCs w:val="22"/>
                    </w:rPr>
                  </w:ins>
                </m:ctrlPr>
              </m:sSubPr>
              <m:e>
                <m:r>
                  <w:ins w:id="950" w:author="Adrian Stier" w:date="2022-02-24T11:06:00Z">
                    <w:rPr>
                      <w:rFonts w:ascii="Cambria Math" w:hAnsi="Cambria Math"/>
                      <w:sz w:val="22"/>
                      <w:szCs w:val="22"/>
                    </w:rPr>
                    <m:t>H</m:t>
                  </w:ins>
                </m:r>
              </m:e>
              <m:sub>
                <m:r>
                  <w:ins w:id="951" w:author="Adrian Stier" w:date="2022-02-24T11:06:00Z">
                    <w:rPr>
                      <w:rFonts w:ascii="Cambria Math" w:hAnsi="Cambria Math"/>
                      <w:sz w:val="22"/>
                      <w:szCs w:val="22"/>
                    </w:rPr>
                    <m:t>MSY</m:t>
                  </w:ins>
                </m:r>
              </m:sub>
            </m:sSub>
          </m:oMath>
          <w:ins w:id="952" w:author="Adrian Stier" w:date="2022-02-24T11:06:00Z">
            <w:r>
              <w:rPr>
                <w:rFonts w:ascii="Helvetica" w:hAnsi="Helvetica"/>
                <w:sz w:val="22"/>
                <w:szCs w:val="22"/>
              </w:rPr>
              <w:t>.</w:t>
            </w:r>
            <w:r w:rsidR="00432C98">
              <w:rPr>
                <w:rFonts w:ascii="Helvetica" w:hAnsi="Helvetica"/>
                <w:sz w:val="22"/>
                <w:szCs w:val="22"/>
              </w:rPr>
              <w:t xml:space="preserve"> These effects of monitoring and </w:t>
            </w:r>
            <w:r w:rsidR="00412BFB">
              <w:rPr>
                <w:rFonts w:ascii="Helvetica" w:hAnsi="Helvetica"/>
                <w:sz w:val="22"/>
                <w:szCs w:val="22"/>
              </w:rPr>
              <w:t xml:space="preserve">maximum </w:t>
            </w:r>
            <w:r w:rsidR="00432C98">
              <w:rPr>
                <w:rFonts w:ascii="Helvetica" w:hAnsi="Helvetica"/>
                <w:sz w:val="22"/>
                <w:szCs w:val="22"/>
              </w:rPr>
              <w:t xml:space="preserve">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w:t>
            </w:r>
            <w:r w:rsidR="0058008D">
              <w:rPr>
                <w:rFonts w:ascii="Helvetica" w:hAnsi="Helvetica"/>
                <w:sz w:val="22"/>
                <w:szCs w:val="22"/>
              </w:rPr>
              <w:t xml:space="preserve"> Importantly, our model is also highly relevant to populations without biological tipping points (</w:t>
            </w:r>
            <w:r w:rsidR="0058008D">
              <w:rPr>
                <w:rFonts w:ascii="Helvetica" w:hAnsi="Helvetica"/>
                <w:i/>
                <w:iCs/>
                <w:sz w:val="22"/>
                <w:szCs w:val="22"/>
              </w:rPr>
              <w:t xml:space="preserve">A </w:t>
            </w:r>
            <w:r w:rsidR="0058008D">
              <w:rPr>
                <w:rFonts w:ascii="Helvetica" w:hAnsi="Helvetica"/>
                <w:sz w:val="22"/>
                <w:szCs w:val="22"/>
              </w:rPr>
              <w:t xml:space="preserve">= 0), where high precision monitoring and moderate maximum harvest rates lead to the highest NPV. </w:t>
            </w:r>
            <w:r w:rsidR="008C2F3F">
              <w:rPr>
                <w:rFonts w:ascii="Helvetica Neue" w:eastAsia="Helvetica Neue" w:hAnsi="Helvetica Neue" w:cs="Helvetica Neue"/>
                <w:sz w:val="22"/>
                <w:szCs w:val="22"/>
              </w:rPr>
              <w:t xml:space="preserve">The effects of monitoring </w:t>
            </w:r>
            <w:r w:rsidR="000F0757">
              <w:rPr>
                <w:rFonts w:ascii="Helvetica Neue" w:eastAsia="Helvetica Neue" w:hAnsi="Helvetica Neue" w:cs="Helvetica Neue"/>
                <w:sz w:val="22"/>
                <w:szCs w:val="22"/>
              </w:rPr>
              <w:t>precision</w:t>
            </w:r>
            <w:r w:rsidR="008C2F3F">
              <w:rPr>
                <w:rFonts w:ascii="Helvetica Neue" w:eastAsia="Helvetica Neue" w:hAnsi="Helvetica Neue" w:cs="Helvetica Neue"/>
                <w:sz w:val="22"/>
                <w:szCs w:val="22"/>
              </w:rPr>
              <w:t xml:space="preserve"> and harvest rate were also contingent on the environmental stochasticity and the harvest model. When environmental stochasticity is integrated into the model in the form of variation in intrinsic growth rate, the probability of crossing a tipping point increases and NPV declines for a given level of monitoring precision (ESM 4, Fig S4). A more conservative harvest model where harvest ceases when the population is estimated below maximum sustainable yield produced marginal decreases in the probability of tipping and a decrease in NPV</w:t>
            </w:r>
            <w:r w:rsidR="00BE66F2">
              <w:rPr>
                <w:rFonts w:ascii="Helvetica Neue" w:eastAsia="Helvetica Neue" w:hAnsi="Helvetica Neue" w:cs="Helvetica Neue"/>
                <w:sz w:val="22"/>
                <w:szCs w:val="22"/>
              </w:rPr>
              <w:t xml:space="preserve"> (ESM5, Fig S5)</w:t>
            </w:r>
            <w:r w:rsidR="008C2F3F">
              <w:rPr>
                <w:rFonts w:ascii="Helvetica Neue" w:eastAsia="Helvetica Neue" w:hAnsi="Helvetica Neue" w:cs="Helvetica Neue"/>
                <w:sz w:val="22"/>
                <w:szCs w:val="22"/>
              </w:rPr>
              <w:t>.</w:t>
            </w:r>
          </w:ins>
        </w:moveTo>
      </w:moveTo>
    </w:p>
    <w:p w14:paraId="7BD8D345" w14:textId="5D3FF02D" w:rsidR="0079618D" w:rsidRPr="00432C98" w:rsidRDefault="0079618D" w:rsidP="006551EE">
      <w:pPr>
        <w:ind w:firstLine="720"/>
        <w:rPr>
          <w:ins w:id="953" w:author="Adrian Stier" w:date="2022-02-24T11:06:00Z"/>
          <w:rFonts w:ascii="Helvetica" w:hAnsi="Helvetica"/>
          <w:sz w:val="22"/>
          <w:szCs w:val="22"/>
        </w:rPr>
      </w:pPr>
    </w:p>
    <w:p w14:paraId="5C066073" w14:textId="77777777" w:rsidR="000B362E" w:rsidRPr="003805EE" w:rsidRDefault="000B362E" w:rsidP="006551EE">
      <w:pPr>
        <w:rPr>
          <w:ins w:id="954" w:author="Adrian Stier" w:date="2022-02-24T11:06:00Z"/>
          <w:rFonts w:ascii="Helvetica" w:hAnsi="Helvetica"/>
          <w:b/>
          <w:sz w:val="22"/>
          <w:szCs w:val="22"/>
        </w:rPr>
      </w:pPr>
    </w:p>
    <w:p w14:paraId="42289513" w14:textId="38B5F6B7" w:rsidR="00726D79" w:rsidRPr="003805EE" w:rsidRDefault="00D40542" w:rsidP="006551EE">
      <w:pPr>
        <w:rPr>
          <w:rFonts w:ascii="Helvetica" w:hAnsi="Helvetica"/>
          <w:i/>
          <w:sz w:val="22"/>
          <w:szCs w:val="22"/>
        </w:rPr>
        <w:pPrChange w:id="955" w:author="Adrian Stier" w:date="2022-02-24T11:06:00Z">
          <w:pPr>
            <w:spacing w:line="480" w:lineRule="auto"/>
          </w:pPr>
        </w:pPrChange>
      </w:pPr>
      <w:r w:rsidRPr="003805EE">
        <w:rPr>
          <w:rFonts w:ascii="Helvetica" w:hAnsi="Helvetica"/>
          <w:i/>
          <w:sz w:val="22"/>
          <w:szCs w:val="22"/>
        </w:rPr>
        <w:t xml:space="preserve">Does the value of monitoring increase with </w:t>
      </w:r>
      <w:ins w:id="956" w:author="Adrian Stier" w:date="2022-02-24T11:06:00Z">
        <w:r w:rsidR="00541F1F">
          <w:rPr>
            <w:rFonts w:ascii="Helvetica" w:hAnsi="Helvetica"/>
            <w:i/>
            <w:sz w:val="22"/>
            <w:szCs w:val="22"/>
          </w:rPr>
          <w:t xml:space="preserve">higher </w:t>
        </w:r>
      </w:ins>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w:t>
      </w:r>
      <w:del w:id="957" w:author="Adrian Stier" w:date="2022-02-24T11:06:00Z">
        <w:r w:rsidRPr="003805EE">
          <w:rPr>
            <w:rFonts w:ascii="Helvetica" w:hAnsi="Helvetica"/>
            <w:i/>
            <w:sz w:val="22"/>
            <w:szCs w:val="22"/>
          </w:rPr>
          <w:delText>tipping point</w:delText>
        </w:r>
      </w:del>
      <w:ins w:id="958" w:author="Adrian Stier" w:date="2022-02-24T11:06:00Z">
        <w:r w:rsidR="00852B13">
          <w:rPr>
            <w:rFonts w:ascii="Helvetica" w:hAnsi="Helvetica"/>
            <w:i/>
            <w:sz w:val="22"/>
            <w:szCs w:val="22"/>
          </w:rPr>
          <w:t>critical threshold</w:t>
        </w:r>
        <w:r w:rsidR="00726D79" w:rsidRPr="003805EE">
          <w:rPr>
            <w:rFonts w:ascii="Helvetica" w:hAnsi="Helvetica"/>
            <w:i/>
            <w:sz w:val="22"/>
            <w:szCs w:val="22"/>
          </w:rPr>
          <w:t>?</w:t>
        </w:r>
        <w:r w:rsidR="00D67085">
          <w:rPr>
            <w:rFonts w:ascii="Helvetica" w:hAnsi="Helvetica"/>
            <w:i/>
            <w:sz w:val="22"/>
            <w:szCs w:val="22"/>
          </w:rPr>
          <w:t xml:space="preserve"> If not, why</w:t>
        </w:r>
      </w:ins>
      <w:r w:rsidR="00D67085">
        <w:rPr>
          <w:rFonts w:ascii="Helvetica" w:hAnsi="Helvetica"/>
          <w:i/>
          <w:sz w:val="22"/>
          <w:szCs w:val="22"/>
        </w:rPr>
        <w:t>?</w:t>
      </w:r>
    </w:p>
    <w:p w14:paraId="37C6A12C" w14:textId="77777777" w:rsidR="00BF53CA" w:rsidRPr="003805EE" w:rsidRDefault="006B7FDF" w:rsidP="00E65B1B">
      <w:pPr>
        <w:spacing w:line="480" w:lineRule="auto"/>
        <w:rPr>
          <w:del w:id="959" w:author="Adrian Stier" w:date="2022-02-24T11:06:00Z"/>
          <w:rFonts w:ascii="Helvetica" w:hAnsi="Helvetica"/>
          <w:sz w:val="22"/>
          <w:szCs w:val="22"/>
        </w:rPr>
      </w:pPr>
      <w:del w:id="960" w:author="Adrian Stier" w:date="2022-02-24T11:06:00Z">
        <w:r w:rsidRPr="003805EE">
          <w:rPr>
            <w:rFonts w:ascii="Helvetica" w:hAnsi="Helvetica"/>
            <w:sz w:val="22"/>
            <w:szCs w:val="22"/>
          </w:rPr>
          <w:delText>Our results suggest information increases in value as the</w:delText>
        </w:r>
        <w:r w:rsidR="00A053EC" w:rsidRPr="003805EE">
          <w:rPr>
            <w:rFonts w:ascii="Helvetica" w:hAnsi="Helvetica"/>
            <w:sz w:val="22"/>
            <w:szCs w:val="22"/>
          </w:rPr>
          <w:delText xml:space="preserve"> system state </w:delText>
        </w:r>
        <w:r w:rsidRPr="003805EE">
          <w:rPr>
            <w:rFonts w:ascii="Helvetica" w:hAnsi="Helvetica"/>
            <w:sz w:val="22"/>
            <w:szCs w:val="22"/>
          </w:rPr>
          <w:delText xml:space="preserve">approaches a </w:delText>
        </w:r>
        <w:r w:rsidR="0051088D" w:rsidRPr="003805EE">
          <w:rPr>
            <w:rFonts w:ascii="Helvetica" w:hAnsi="Helvetica"/>
            <w:sz w:val="22"/>
            <w:szCs w:val="22"/>
          </w:rPr>
          <w:delText xml:space="preserve">limit reference point </w:delText>
        </w:r>
        <w:r w:rsidRPr="003805EE">
          <w:rPr>
            <w:rFonts w:ascii="Helvetica" w:hAnsi="Helvetica"/>
            <w:sz w:val="22"/>
            <w:szCs w:val="22"/>
          </w:rPr>
          <w:delText>and peaks at the</w:delText>
        </w:r>
        <w:r w:rsidR="00A053EC" w:rsidRPr="003805EE">
          <w:rPr>
            <w:rFonts w:ascii="Helvetica" w:hAnsi="Helvetica"/>
            <w:sz w:val="22"/>
            <w:szCs w:val="22"/>
          </w:rPr>
          <w:delText xml:space="preserve"> tipping point </w:delText>
        </w:r>
        <w:r w:rsidR="00055424" w:rsidRPr="003805EE">
          <w:rPr>
            <w:rFonts w:ascii="Helvetica" w:hAnsi="Helvetica"/>
            <w:sz w:val="22"/>
            <w:szCs w:val="22"/>
          </w:rPr>
          <w:delText xml:space="preserve">(Fig. </w:delText>
        </w:r>
        <w:r w:rsidR="002F1AC5" w:rsidRPr="003805EE">
          <w:rPr>
            <w:rFonts w:ascii="Helvetica" w:hAnsi="Helvetica"/>
            <w:sz w:val="22"/>
            <w:szCs w:val="22"/>
          </w:rPr>
          <w:delText>2</w:delText>
        </w:r>
        <w:r w:rsidR="00055424" w:rsidRPr="003805EE">
          <w:rPr>
            <w:rFonts w:ascii="Helvetica" w:hAnsi="Helvetica"/>
            <w:sz w:val="22"/>
            <w:szCs w:val="22"/>
          </w:rPr>
          <w:delText xml:space="preserve">). </w:delText>
        </w:r>
        <w:r w:rsidR="00A15F36" w:rsidRPr="003805EE">
          <w:rPr>
            <w:rFonts w:ascii="Helvetica" w:hAnsi="Helvetica"/>
            <w:sz w:val="22"/>
            <w:szCs w:val="22"/>
          </w:rPr>
          <w:delText xml:space="preserve">Although heavy harvest rates increase the probability of the system tipping </w:delText>
        </w:r>
        <w:r w:rsidR="00137A9E" w:rsidRPr="003805EE">
          <w:rPr>
            <w:rFonts w:ascii="Helvetica" w:hAnsi="Helvetica"/>
            <w:sz w:val="22"/>
            <w:szCs w:val="22"/>
          </w:rPr>
          <w:delText>(</w:delText>
        </w:r>
        <w:r w:rsidR="00CD0F89">
          <w:rPr>
            <w:rFonts w:ascii="Helvetica" w:hAnsi="Helvetica"/>
            <w:sz w:val="22"/>
            <w:szCs w:val="22"/>
          </w:rPr>
          <w:delText>see el</w:delText>
        </w:r>
        <w:r w:rsidR="00E50F84">
          <w:rPr>
            <w:rFonts w:ascii="Helvetica" w:hAnsi="Helvetica"/>
            <w:sz w:val="22"/>
            <w:szCs w:val="22"/>
          </w:rPr>
          <w:delText xml:space="preserve">ectronic supplementary material, </w:delText>
        </w:r>
        <w:r w:rsidR="00137A9E" w:rsidRPr="003805EE">
          <w:rPr>
            <w:rFonts w:ascii="Helvetica" w:hAnsi="Helvetica"/>
            <w:sz w:val="22"/>
            <w:szCs w:val="22"/>
          </w:rPr>
          <w:delText>Fig.</w:delText>
        </w:r>
        <w:r w:rsidR="00A15F36" w:rsidRPr="003805EE">
          <w:rPr>
            <w:rFonts w:ascii="Helvetica" w:hAnsi="Helvetica"/>
            <w:sz w:val="22"/>
            <w:szCs w:val="22"/>
          </w:rPr>
          <w:delText xml:space="preserve"> </w:delText>
        </w:r>
        <w:r w:rsidR="002F1AC5" w:rsidRPr="003805EE">
          <w:rPr>
            <w:rFonts w:ascii="Helvetica" w:hAnsi="Helvetica"/>
            <w:sz w:val="22"/>
            <w:szCs w:val="22"/>
          </w:rPr>
          <w:delText>S1</w:delText>
        </w:r>
        <w:r w:rsidR="00137A9E" w:rsidRPr="003805EE">
          <w:rPr>
            <w:rFonts w:ascii="Helvetica" w:hAnsi="Helvetica"/>
            <w:sz w:val="22"/>
            <w:szCs w:val="22"/>
          </w:rPr>
          <w:delText>)</w:delText>
        </w:r>
        <w:r w:rsidR="00A15F36" w:rsidRPr="003805EE">
          <w:rPr>
            <w:rFonts w:ascii="Helvetica" w:hAnsi="Helvetica"/>
            <w:sz w:val="22"/>
            <w:szCs w:val="22"/>
          </w:rPr>
          <w:delText>,</w:delText>
        </w:r>
        <w:r w:rsidR="00137A9E" w:rsidRPr="003805EE">
          <w:rPr>
            <w:rFonts w:ascii="Helvetica" w:hAnsi="Helvetica"/>
            <w:sz w:val="22"/>
            <w:szCs w:val="22"/>
          </w:rPr>
          <w:delText xml:space="preserve"> </w:delText>
        </w:r>
        <w:r w:rsidR="00A15F36" w:rsidRPr="003805EE">
          <w:rPr>
            <w:rFonts w:ascii="Helvetica" w:hAnsi="Helvetica"/>
            <w:sz w:val="22"/>
            <w:szCs w:val="22"/>
          </w:rPr>
          <w:delText>they also can be profitable if the ecosystem is monitored carefully. Therefore</w:delText>
        </w:r>
        <w:r w:rsidR="00CA4F64" w:rsidRPr="003805EE">
          <w:rPr>
            <w:rFonts w:ascii="Helvetica" w:hAnsi="Helvetica"/>
            <w:sz w:val="22"/>
            <w:szCs w:val="22"/>
          </w:rPr>
          <w:delText>,</w:delText>
        </w:r>
        <w:r w:rsidR="00137A9E" w:rsidRPr="003805EE">
          <w:rPr>
            <w:rFonts w:ascii="Helvetica" w:hAnsi="Helvetica"/>
            <w:sz w:val="22"/>
            <w:szCs w:val="22"/>
          </w:rPr>
          <w:delText xml:space="preserve"> the value of information covaries </w:delText>
        </w:r>
        <w:r w:rsidR="00A20189" w:rsidRPr="003805EE">
          <w:rPr>
            <w:rFonts w:ascii="Helvetica" w:hAnsi="Helvetica"/>
            <w:sz w:val="22"/>
            <w:szCs w:val="22"/>
          </w:rPr>
          <w:delText xml:space="preserve">with the maximum </w:delText>
        </w:r>
        <w:r w:rsidR="00A15F36" w:rsidRPr="003805EE">
          <w:rPr>
            <w:rFonts w:ascii="Helvetica" w:hAnsi="Helvetica"/>
            <w:sz w:val="22"/>
            <w:szCs w:val="22"/>
          </w:rPr>
          <w:delText>harvest</w:delText>
        </w:r>
        <w:r w:rsidR="00A20189" w:rsidRPr="003805EE">
          <w:rPr>
            <w:rFonts w:ascii="Helvetica" w:hAnsi="Helvetica"/>
            <w:sz w:val="22"/>
            <w:szCs w:val="22"/>
          </w:rPr>
          <w:delText xml:space="preserve"> rate, with the highest information value at the </w:delText>
        </w:r>
        <w:r w:rsidR="00160AB3" w:rsidRPr="003805EE">
          <w:rPr>
            <w:rFonts w:ascii="Helvetica" w:hAnsi="Helvetica"/>
            <w:sz w:val="22"/>
            <w:szCs w:val="22"/>
          </w:rPr>
          <w:delText>highest</w:delText>
        </w:r>
        <w:r w:rsidR="00A20189" w:rsidRPr="003805EE">
          <w:rPr>
            <w:rFonts w:ascii="Helvetica" w:hAnsi="Helvetica"/>
            <w:sz w:val="22"/>
            <w:szCs w:val="22"/>
          </w:rPr>
          <w:delText xml:space="preserve"> maximum extraction rate. </w:delText>
        </w:r>
      </w:del>
    </w:p>
    <w:p w14:paraId="5A21F4E4" w14:textId="77777777" w:rsidR="00A20189" w:rsidRPr="003805EE" w:rsidRDefault="00A20189" w:rsidP="00E65B1B">
      <w:pPr>
        <w:spacing w:line="480" w:lineRule="auto"/>
        <w:rPr>
          <w:del w:id="961" w:author="Adrian Stier" w:date="2022-02-24T11:06:00Z"/>
          <w:rFonts w:ascii="Helvetica" w:hAnsi="Helvetica"/>
          <w:i/>
          <w:sz w:val="22"/>
          <w:szCs w:val="22"/>
        </w:rPr>
      </w:pPr>
    </w:p>
    <w:p w14:paraId="63BCBBD9" w14:textId="77777777" w:rsidR="00DC33F5" w:rsidRPr="003805EE" w:rsidRDefault="007E284B" w:rsidP="00E65B1B">
      <w:pPr>
        <w:spacing w:line="480" w:lineRule="auto"/>
        <w:rPr>
          <w:del w:id="962" w:author="Adrian Stier" w:date="2022-02-24T11:06:00Z"/>
          <w:rFonts w:ascii="Helvetica" w:hAnsi="Helvetica"/>
          <w:i/>
          <w:sz w:val="22"/>
          <w:szCs w:val="22"/>
        </w:rPr>
      </w:pPr>
      <w:del w:id="963" w:author="Adrian Stier" w:date="2022-02-24T11:06:00Z">
        <w:r w:rsidRPr="003805EE">
          <w:rPr>
            <w:rFonts w:ascii="Helvetica" w:hAnsi="Helvetica"/>
            <w:i/>
            <w:sz w:val="22"/>
            <w:szCs w:val="22"/>
          </w:rPr>
          <w:delText>W</w:delText>
        </w:r>
        <w:r w:rsidR="00DC33F5" w:rsidRPr="003805EE">
          <w:rPr>
            <w:rFonts w:ascii="Helvetica" w:hAnsi="Helvetica"/>
            <w:i/>
            <w:sz w:val="22"/>
            <w:szCs w:val="22"/>
          </w:rPr>
          <w:delText xml:space="preserve">hat is the safe operating space? </w:delText>
        </w:r>
      </w:del>
    </w:p>
    <w:p w14:paraId="57D369EF" w14:textId="66EBA85C" w:rsidR="00BF53CA" w:rsidRPr="003805EE" w:rsidRDefault="006B7FDF" w:rsidP="006551EE">
      <w:pPr>
        <w:ind w:firstLine="720"/>
        <w:rPr>
          <w:ins w:id="964" w:author="Adrian Stier" w:date="2022-02-24T11:06:00Z"/>
          <w:rFonts w:ascii="Helvetica" w:hAnsi="Helvetica"/>
          <w:sz w:val="22"/>
          <w:szCs w:val="22"/>
        </w:rPr>
      </w:pPr>
      <w:ins w:id="965" w:author="Adrian Stier" w:date="2022-02-24T11:06:00Z">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 xml:space="preserve">the </w:t>
        </w:r>
        <w:r w:rsidR="00DB6593">
          <w:rPr>
            <w:rFonts w:ascii="Helvetica" w:hAnsi="Helvetica"/>
            <w:sz w:val="22"/>
            <w:szCs w:val="22"/>
          </w:rPr>
          <w:t xml:space="preserve">population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w:ins>
      <m:oMath>
        <m:sSub>
          <m:sSubPr>
            <m:ctrlPr>
              <w:ins w:id="966" w:author="Adrian Stier" w:date="2022-02-24T11:06:00Z">
                <w:rPr>
                  <w:rFonts w:ascii="Cambria Math" w:hAnsi="Cambria Math"/>
                  <w:i/>
                  <w:sz w:val="22"/>
                  <w:szCs w:val="22"/>
                </w:rPr>
              </w:ins>
            </m:ctrlPr>
          </m:sSubPr>
          <m:e>
            <m:r>
              <w:ins w:id="967" w:author="Adrian Stier" w:date="2022-02-24T11:06:00Z">
                <w:rPr>
                  <w:rFonts w:ascii="Cambria Math" w:hAnsi="Cambria Math"/>
                  <w:sz w:val="22"/>
                  <w:szCs w:val="22"/>
                </w:rPr>
                <m:t>&gt;1.0H</m:t>
              </w:ins>
            </m:r>
          </m:e>
          <m:sub>
            <m:r>
              <w:ins w:id="968" w:author="Adrian Stier" w:date="2022-02-24T11:06:00Z">
                <w:rPr>
                  <w:rFonts w:ascii="Cambria Math" w:hAnsi="Cambria Math"/>
                  <w:sz w:val="22"/>
                  <w:szCs w:val="22"/>
                </w:rPr>
                <m:t>MSY</m:t>
              </w:ins>
            </m:r>
          </m:sub>
        </m:sSub>
      </m:oMath>
      <w:ins w:id="969" w:author="Adrian Stier" w:date="2022-02-24T11:06:00Z">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w:t>
        </w:r>
        <w:r w:rsidR="007B5243">
          <w:rPr>
            <w:rFonts w:ascii="Helvetica" w:hAnsi="Helvetica"/>
            <w:sz w:val="22"/>
            <w:szCs w:val="22"/>
          </w:rPr>
          <w:t>population</w:t>
        </w:r>
        <w:r w:rsidR="007B5243" w:rsidRPr="003805EE">
          <w:rPr>
            <w:rFonts w:ascii="Helvetica" w:hAnsi="Helvetica"/>
            <w:sz w:val="22"/>
            <w:szCs w:val="22"/>
          </w:rPr>
          <w:t xml:space="preserve"> </w:t>
        </w:r>
        <w:r w:rsidR="00A15F36" w:rsidRPr="003805EE">
          <w:rPr>
            <w:rFonts w:ascii="Helvetica" w:hAnsi="Helvetica"/>
            <w:sz w:val="22"/>
            <w:szCs w:val="22"/>
          </w:rPr>
          <w:t xml:space="preserve">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ins>
    </w:p>
    <w:p w14:paraId="013DC04B" w14:textId="77777777" w:rsidR="00402051" w:rsidRDefault="00402051" w:rsidP="006551EE">
      <w:pPr>
        <w:rPr>
          <w:ins w:id="970" w:author="Adrian Stier" w:date="2022-02-24T11:06:00Z"/>
          <w:rFonts w:ascii="Helvetica" w:hAnsi="Helvetica"/>
          <w:i/>
          <w:iCs/>
          <w:sz w:val="22"/>
          <w:szCs w:val="22"/>
        </w:rPr>
      </w:pPr>
    </w:p>
    <w:p w14:paraId="3F8C96F1" w14:textId="28DE7712" w:rsidR="00506BD9" w:rsidRDefault="00506BD9" w:rsidP="006551EE">
      <w:pPr>
        <w:rPr>
          <w:ins w:id="971" w:author="Adrian Stier" w:date="2022-02-24T11:06:00Z"/>
          <w:rFonts w:ascii="Helvetica" w:hAnsi="Helvetica"/>
          <w:i/>
          <w:iCs/>
          <w:sz w:val="22"/>
          <w:szCs w:val="22"/>
        </w:rPr>
      </w:pPr>
      <w:ins w:id="972" w:author="Adrian Stier" w:date="2022-02-24T11:06:00Z">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ins>
    </w:p>
    <w:p w14:paraId="51151351" w14:textId="457EE911" w:rsidR="00402051" w:rsidRDefault="00402051" w:rsidP="006551EE">
      <w:pPr>
        <w:ind w:firstLine="720"/>
        <w:rPr>
          <w:ins w:id="973" w:author="Adrian Stier" w:date="2022-02-24T11:06:00Z"/>
          <w:rFonts w:ascii="Helvetica" w:hAnsi="Helvetica"/>
          <w:sz w:val="22"/>
          <w:szCs w:val="22"/>
        </w:rPr>
      </w:pPr>
      <w:ins w:id="974" w:author="Adrian Stier" w:date="2022-02-24T11:06:00Z">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 xml:space="preserve">pressure, which can lead to rapid dips in population biomass in short periods of time when populations are incorrectly estimated as </w:t>
        </w:r>
        <w:r w:rsidR="002074CC">
          <w:rPr>
            <w:rFonts w:ascii="Helvetica" w:hAnsi="Helvetica"/>
            <w:sz w:val="22"/>
            <w:szCs w:val="22"/>
          </w:rPr>
          <w:t xml:space="preserve">abundant </w:t>
        </w:r>
        <w:r w:rsidR="0091784A">
          <w:rPr>
            <w:rFonts w:ascii="Helvetica" w:hAnsi="Helvetica"/>
            <w:sz w:val="22"/>
            <w:szCs w:val="22"/>
          </w:rPr>
          <w:t>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lastRenderedPageBreak/>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ins>
    </w:p>
    <w:p w14:paraId="1696E08E" w14:textId="353172BD" w:rsidR="00BC68A6" w:rsidRDefault="00BC68A6" w:rsidP="006551EE">
      <w:pPr>
        <w:rPr>
          <w:ins w:id="975" w:author="Adrian Stier" w:date="2022-02-24T11:06:00Z"/>
          <w:rFonts w:ascii="Helvetica" w:hAnsi="Helvetica"/>
          <w:sz w:val="22"/>
          <w:szCs w:val="22"/>
        </w:rPr>
      </w:pPr>
    </w:p>
    <w:p w14:paraId="450B9D9E" w14:textId="0753DAB7" w:rsidR="00BC68A6" w:rsidRPr="0063796A" w:rsidRDefault="00BC68A6" w:rsidP="006551EE">
      <w:pPr>
        <w:rPr>
          <w:ins w:id="976" w:author="Adrian Stier" w:date="2022-02-24T11:06:00Z"/>
          <w:rFonts w:ascii="Helvetica" w:hAnsi="Helvetica"/>
          <w:i/>
          <w:iCs/>
          <w:sz w:val="22"/>
          <w:szCs w:val="22"/>
        </w:rPr>
      </w:pPr>
      <w:ins w:id="977" w:author="Adrian Stier" w:date="2022-02-24T11:06:00Z">
        <w:r w:rsidRPr="00C11EA0">
          <w:rPr>
            <w:rFonts w:ascii="Helvetica" w:hAnsi="Helvetica"/>
            <w:i/>
            <w:iCs/>
            <w:sz w:val="22"/>
            <w:szCs w:val="22"/>
          </w:rPr>
          <w:t xml:space="preserve">How can managers balance the costs and benefits of monitoring populations prone to collapse? </w:t>
        </w:r>
      </w:ins>
    </w:p>
    <w:p w14:paraId="7D4A3249" w14:textId="2BE1AF7B" w:rsidR="001C5532" w:rsidRPr="003805EE" w:rsidRDefault="00506BD9" w:rsidP="006551EE">
      <w:pPr>
        <w:rPr>
          <w:rFonts w:ascii="Helvetica" w:hAnsi="Helvetica"/>
          <w:sz w:val="22"/>
          <w:szCs w:val="22"/>
        </w:rPr>
        <w:pPrChange w:id="978" w:author="Adrian Stier" w:date="2022-02-24T11:06:00Z">
          <w:pPr>
            <w:spacing w:line="480" w:lineRule="auto"/>
          </w:pPr>
        </w:pPrChange>
      </w:pPr>
      <w:ins w:id="979" w:author="Adrian Stier" w:date="2022-02-24T11:06:00Z">
        <w:r>
          <w:rPr>
            <w:rFonts w:ascii="Helvetica" w:hAnsi="Helvetica"/>
            <w:i/>
            <w:sz w:val="22"/>
            <w:szCs w:val="22"/>
          </w:rPr>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ins>
      <w:r w:rsidR="00A0799D" w:rsidRPr="003805EE">
        <w:rPr>
          <w:rFonts w:ascii="Helvetica" w:hAnsi="Helvetica"/>
          <w:sz w:val="22"/>
          <w:szCs w:val="22"/>
        </w:rPr>
        <w:t xml:space="preserve">Higher exploitation rates and lower monitoring investment </w:t>
      </w:r>
      <w:del w:id="980" w:author="Adrian Stier" w:date="2022-02-24T11:06:00Z">
        <w:r w:rsidR="00A0799D" w:rsidRPr="003805EE">
          <w:rPr>
            <w:rFonts w:ascii="Helvetica" w:hAnsi="Helvetica"/>
            <w:sz w:val="22"/>
            <w:szCs w:val="22"/>
          </w:rPr>
          <w:delText>act in concert to increase risk, defined as the probability of avoiding a tipping point or limit reference point. Increasing risk aversion narrows the feasible range of harvest rates and levels of monitoring investment</w:delText>
        </w:r>
        <w:r w:rsidR="00A86ABB" w:rsidRPr="003805EE">
          <w:rPr>
            <w:rFonts w:ascii="Helvetica" w:hAnsi="Helvetica"/>
            <w:sz w:val="22"/>
            <w:szCs w:val="22"/>
          </w:rPr>
          <w:delText>.</w:delText>
        </w:r>
      </w:del>
      <w:ins w:id="981" w:author="Adrian Stier" w:date="2022-02-24T11:06:00Z">
        <w:r w:rsidR="00A0799D" w:rsidRPr="003805EE">
          <w:rPr>
            <w:rFonts w:ascii="Helvetica" w:hAnsi="Helvetica"/>
            <w:sz w:val="22"/>
            <w:szCs w:val="22"/>
          </w:rPr>
          <w:t xml:space="preserve">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w:t>
        </w:r>
        <w:r w:rsidR="00BD120B" w:rsidRPr="00594A51">
          <w:rPr>
            <w:rFonts w:ascii="Helvetica" w:hAnsi="Helvetica"/>
            <w:sz w:val="22"/>
            <w:szCs w:val="22"/>
          </w:rPr>
          <w:t xml:space="preserve">a </w:t>
        </w:r>
        <w:r w:rsidR="00DB6593">
          <w:rPr>
            <w:rFonts w:ascii="Helvetica" w:hAnsi="Helvetica"/>
            <w:sz w:val="22"/>
            <w:szCs w:val="22"/>
          </w:rPr>
          <w:t>population</w:t>
        </w:r>
        <w:r w:rsidR="00DB6593" w:rsidRPr="00594A51">
          <w:rPr>
            <w:rFonts w:ascii="Helvetica" w:hAnsi="Helvetica"/>
            <w:sz w:val="22"/>
            <w:szCs w:val="22"/>
          </w:rPr>
          <w:t xml:space="preserve">’s </w:t>
        </w:r>
        <w:r w:rsidR="00BD120B" w:rsidRPr="00594A51">
          <w:rPr>
            <w:rFonts w:ascii="Helvetica" w:hAnsi="Helvetica"/>
            <w:sz w:val="22"/>
            <w:szCs w:val="22"/>
          </w:rPr>
          <w:t>biomass will fall below a</w:t>
        </w:r>
        <w:r w:rsidR="00A0799D" w:rsidRPr="00594A51">
          <w:rPr>
            <w:rFonts w:ascii="Helvetica" w:hAnsi="Helvetica"/>
            <w:sz w:val="22"/>
            <w:szCs w:val="22"/>
          </w:rPr>
          <w:t xml:space="preserve"> </w:t>
        </w:r>
        <w:r w:rsidR="00BD120B" w:rsidRPr="00594A51">
          <w:rPr>
            <w:rFonts w:ascii="Helvetica" w:hAnsi="Helvetica"/>
            <w:sz w:val="22"/>
            <w:szCs w:val="22"/>
          </w:rPr>
          <w:t>critical threshold</w:t>
        </w:r>
        <w:r w:rsidR="00A0799D" w:rsidRPr="00594A51">
          <w:rPr>
            <w:rFonts w:ascii="Helvetica" w:hAnsi="Helvetica"/>
            <w:sz w:val="22"/>
            <w:szCs w:val="22"/>
          </w:rPr>
          <w:t>.</w:t>
        </w:r>
      </w:ins>
      <w:r w:rsidR="00A0799D" w:rsidRPr="00594A51">
        <w:rPr>
          <w:rFonts w:ascii="Helvetica" w:hAnsi="Helvetica"/>
          <w:sz w:val="22"/>
          <w:szCs w:val="22"/>
        </w:rPr>
        <w:t xml:space="preserve"> </w:t>
      </w:r>
      <w:r w:rsidR="00CA4F64" w:rsidRPr="00594A51">
        <w:rPr>
          <w:rFonts w:ascii="Helvetica" w:hAnsi="Helvetica"/>
          <w:sz w:val="22"/>
          <w:szCs w:val="22"/>
        </w:rPr>
        <w:t xml:space="preserve">We defined a </w:t>
      </w:r>
      <w:r w:rsidR="00933791" w:rsidRPr="00594A51">
        <w:rPr>
          <w:rFonts w:ascii="Helvetica" w:hAnsi="Helvetica"/>
          <w:sz w:val="22"/>
          <w:szCs w:val="22"/>
        </w:rPr>
        <w:t xml:space="preserve">safe operating space </w:t>
      </w:r>
      <w:r w:rsidR="00CA4F64" w:rsidRPr="00594A51">
        <w:rPr>
          <w:rFonts w:ascii="Helvetica" w:hAnsi="Helvetica"/>
          <w:sz w:val="22"/>
          <w:szCs w:val="22"/>
        </w:rPr>
        <w:t>as</w:t>
      </w:r>
      <w:r w:rsidR="00933791" w:rsidRPr="00594A51">
        <w:rPr>
          <w:rFonts w:ascii="Helvetica" w:hAnsi="Helvetica"/>
          <w:sz w:val="22"/>
          <w:szCs w:val="22"/>
        </w:rPr>
        <w:t xml:space="preserve"> </w:t>
      </w:r>
      <w:r w:rsidR="00D707B4" w:rsidRPr="00594A51">
        <w:rPr>
          <w:rFonts w:ascii="Helvetica" w:hAnsi="Helvetica"/>
          <w:sz w:val="22"/>
          <w:szCs w:val="22"/>
        </w:rPr>
        <w:t xml:space="preserve">a </w:t>
      </w:r>
      <w:r w:rsidR="00933791" w:rsidRPr="00594A51">
        <w:rPr>
          <w:rFonts w:ascii="Helvetica" w:hAnsi="Helvetica"/>
          <w:sz w:val="22"/>
          <w:szCs w:val="22"/>
        </w:rPr>
        <w:t xml:space="preserve">combination of exploitation effort and the minimum precision required to avoid </w:t>
      </w:r>
      <w:r w:rsidR="00F92D0C" w:rsidRPr="00594A51">
        <w:rPr>
          <w:rFonts w:ascii="Helvetica" w:hAnsi="Helvetica"/>
          <w:sz w:val="22"/>
          <w:szCs w:val="22"/>
        </w:rPr>
        <w:t xml:space="preserve">crossing a </w:t>
      </w:r>
      <w:del w:id="982" w:author="Adrian Stier" w:date="2022-02-24T11:06:00Z">
        <w:r w:rsidR="00933791" w:rsidRPr="003805EE">
          <w:rPr>
            <w:rFonts w:ascii="Helvetica" w:hAnsi="Helvetica"/>
            <w:sz w:val="22"/>
            <w:szCs w:val="22"/>
          </w:rPr>
          <w:delText>tipping point</w:delText>
        </w:r>
        <w:r w:rsidR="003E5486" w:rsidRPr="003805EE">
          <w:rPr>
            <w:rFonts w:ascii="Helvetica" w:hAnsi="Helvetica"/>
            <w:sz w:val="22"/>
            <w:szCs w:val="22"/>
          </w:rPr>
          <w:delText xml:space="preserve"> or </w:delText>
        </w:r>
        <w:r w:rsidR="008F3894" w:rsidRPr="003805EE">
          <w:rPr>
            <w:rFonts w:ascii="Helvetica" w:hAnsi="Helvetica"/>
            <w:sz w:val="22"/>
            <w:szCs w:val="22"/>
          </w:rPr>
          <w:delText>limit reference point</w:delText>
        </w:r>
        <w:r w:rsidR="00CA4F64" w:rsidRPr="003805EE">
          <w:rPr>
            <w:rFonts w:ascii="Helvetica" w:hAnsi="Helvetica"/>
            <w:sz w:val="22"/>
            <w:szCs w:val="22"/>
          </w:rPr>
          <w:delText>.</w:delText>
        </w:r>
      </w:del>
      <w:ins w:id="983" w:author="Adrian Stier" w:date="2022-02-24T11:06:00Z">
        <w:r w:rsidR="00F92D0C" w:rsidRPr="00594A51">
          <w:rPr>
            <w:rFonts w:ascii="Helvetica" w:hAnsi="Helvetica"/>
            <w:sz w:val="22"/>
            <w:szCs w:val="22"/>
          </w:rPr>
          <w:t>critical biological threshold.</w:t>
        </w:r>
      </w:ins>
      <w:r w:rsidR="00CA4F64" w:rsidRPr="00594A51">
        <w:rPr>
          <w:rFonts w:ascii="Helvetica" w:hAnsi="Helvetica"/>
          <w:sz w:val="22"/>
          <w:szCs w:val="22"/>
        </w:rPr>
        <w:t xml:space="preserve"> The </w:t>
      </w:r>
      <w:r w:rsidR="00211620" w:rsidRPr="00594A51">
        <w:rPr>
          <w:rFonts w:ascii="Helvetica" w:hAnsi="Helvetica"/>
          <w:sz w:val="22"/>
          <w:szCs w:val="22"/>
        </w:rPr>
        <w:t xml:space="preserve">operating space </w:t>
      </w:r>
      <w:r w:rsidR="00CA4F64" w:rsidRPr="00594A51">
        <w:rPr>
          <w:rFonts w:ascii="Helvetica" w:hAnsi="Helvetica"/>
          <w:sz w:val="22"/>
          <w:szCs w:val="22"/>
        </w:rPr>
        <w:t xml:space="preserve">defined as </w:t>
      </w:r>
      <w:del w:id="984" w:author="Adrian Stier" w:date="2022-02-24T11:06:00Z">
        <w:r w:rsidR="00CA4F64" w:rsidRPr="003805EE">
          <w:rPr>
            <w:rFonts w:ascii="Helvetica" w:hAnsi="Helvetica"/>
            <w:sz w:val="22"/>
            <w:szCs w:val="22"/>
          </w:rPr>
          <w:delText>“safe”</w:delText>
        </w:r>
      </w:del>
      <w:ins w:id="985" w:author="Adrian Stier" w:date="2022-02-24T11:06:00Z">
        <w:r w:rsidR="007B0A94" w:rsidRPr="00594A51">
          <w:rPr>
            <w:rFonts w:ascii="Helvetica" w:hAnsi="Helvetica"/>
            <w:sz w:val="22"/>
            <w:szCs w:val="22"/>
          </w:rPr>
          <w:t>‘</w:t>
        </w:r>
        <w:r w:rsidR="00CA4F64" w:rsidRPr="00594A51">
          <w:rPr>
            <w:rFonts w:ascii="Helvetica" w:hAnsi="Helvetica"/>
            <w:sz w:val="22"/>
            <w:szCs w:val="22"/>
          </w:rPr>
          <w:t>safe</w:t>
        </w:r>
        <w:r w:rsidR="007B0A94" w:rsidRPr="00594A51">
          <w:rPr>
            <w:rFonts w:ascii="Helvetica" w:hAnsi="Helvetica"/>
            <w:sz w:val="22"/>
            <w:szCs w:val="22"/>
          </w:rPr>
          <w:t>’</w:t>
        </w:r>
      </w:ins>
      <w:r w:rsidR="007B0A94" w:rsidRPr="00594A51">
        <w:rPr>
          <w:rFonts w:ascii="Helvetica" w:hAnsi="Helvetica"/>
          <w:sz w:val="22"/>
          <w:szCs w:val="22"/>
        </w:rPr>
        <w:t xml:space="preserve"> </w:t>
      </w:r>
      <w:r w:rsidR="00B16D69" w:rsidRPr="00594A51">
        <w:rPr>
          <w:rFonts w:ascii="Helvetica" w:hAnsi="Helvetica"/>
          <w:sz w:val="22"/>
          <w:szCs w:val="22"/>
        </w:rPr>
        <w:t xml:space="preserve">becomes </w:t>
      </w:r>
      <w:r w:rsidR="00B3069E" w:rsidRPr="00594A51">
        <w:rPr>
          <w:rFonts w:ascii="Helvetica" w:hAnsi="Helvetica"/>
          <w:sz w:val="22"/>
          <w:szCs w:val="22"/>
        </w:rPr>
        <w:t xml:space="preserve">narrower </w:t>
      </w:r>
      <w:r w:rsidR="00B16D69" w:rsidRPr="00594A51">
        <w:rPr>
          <w:rFonts w:ascii="Helvetica" w:hAnsi="Helvetica"/>
          <w:sz w:val="22"/>
          <w:szCs w:val="22"/>
        </w:rPr>
        <w:t>as the manager</w:t>
      </w:r>
      <w:r w:rsidR="00B16D69" w:rsidRPr="00837D8E">
        <w:rPr>
          <w:rFonts w:ascii="Helvetica" w:hAnsi="Helvetica"/>
          <w:sz w:val="22"/>
          <w:szCs w:val="22"/>
        </w:rPr>
        <w:t xml:space="preserve"> or stakeholder’s aversion to risk increases </w:t>
      </w:r>
      <w:r w:rsidR="00CD6FF0" w:rsidRPr="00837D8E">
        <w:rPr>
          <w:rFonts w:ascii="Helvetica" w:hAnsi="Helvetica"/>
          <w:sz w:val="22"/>
          <w:szCs w:val="22"/>
        </w:rPr>
        <w:t xml:space="preserve">(Fig. </w:t>
      </w:r>
      <w:del w:id="986" w:author="Adrian Stier" w:date="2022-02-24T11:06:00Z">
        <w:r w:rsidR="002F1AC5" w:rsidRPr="003805EE">
          <w:rPr>
            <w:rFonts w:ascii="Helvetica" w:hAnsi="Helvetica"/>
            <w:sz w:val="22"/>
            <w:szCs w:val="22"/>
          </w:rPr>
          <w:delText>3</w:delText>
        </w:r>
      </w:del>
      <w:ins w:id="987" w:author="Adrian Stier" w:date="2022-02-24T11:06:00Z">
        <w:r w:rsidRPr="00837D8E">
          <w:rPr>
            <w:rFonts w:ascii="Helvetica" w:hAnsi="Helvetica"/>
            <w:sz w:val="22"/>
            <w:szCs w:val="22"/>
          </w:rPr>
          <w:t>5</w:t>
        </w:r>
      </w:ins>
      <w:r w:rsidR="00CD6FF0" w:rsidRPr="00837D8E">
        <w:rPr>
          <w:rFonts w:ascii="Helvetica" w:hAnsi="Helvetica"/>
          <w:sz w:val="22"/>
          <w:szCs w:val="22"/>
        </w:rPr>
        <w:t>)</w:t>
      </w:r>
      <w:r w:rsidR="00CA4F64" w:rsidRPr="00837D8E">
        <w:rPr>
          <w:rFonts w:ascii="Helvetica" w:hAnsi="Helvetica"/>
          <w:sz w:val="22"/>
          <w:szCs w:val="22"/>
        </w:rPr>
        <w:t>. In other words,</w:t>
      </w:r>
      <w:r w:rsidR="00D7486C" w:rsidRPr="00837D8E">
        <w:rPr>
          <w:rFonts w:ascii="Helvetica" w:hAnsi="Helvetica"/>
          <w:sz w:val="22"/>
          <w:szCs w:val="22"/>
        </w:rPr>
        <w:t xml:space="preserve"> risk</w:t>
      </w:r>
      <w:r w:rsidR="00211620" w:rsidRPr="00837D8E">
        <w:rPr>
          <w:rFonts w:ascii="Helvetica" w:hAnsi="Helvetica"/>
          <w:sz w:val="22"/>
          <w:szCs w:val="22"/>
        </w:rPr>
        <w:t>-</w:t>
      </w:r>
      <w:r w:rsidR="00D7486C" w:rsidRPr="00837D8E">
        <w:rPr>
          <w:rFonts w:ascii="Helvetica" w:hAnsi="Helvetica"/>
          <w:sz w:val="22"/>
          <w:szCs w:val="22"/>
        </w:rPr>
        <w:t xml:space="preserve">averse </w:t>
      </w:r>
      <w:r w:rsidR="00351415" w:rsidRPr="00837D8E">
        <w:rPr>
          <w:rFonts w:ascii="Helvetica" w:hAnsi="Helvetica"/>
          <w:sz w:val="22"/>
          <w:szCs w:val="22"/>
        </w:rPr>
        <w:t xml:space="preserve">managers or stakeholders </w:t>
      </w:r>
      <w:r w:rsidR="00D7486C" w:rsidRPr="00837D8E">
        <w:rPr>
          <w:rFonts w:ascii="Helvetica" w:hAnsi="Helvetica"/>
          <w:sz w:val="22"/>
          <w:szCs w:val="22"/>
        </w:rPr>
        <w:t xml:space="preserve">will benefit from a </w:t>
      </w:r>
      <w:del w:id="988" w:author="Adrian Stier" w:date="2022-02-24T11:06:00Z">
        <w:r w:rsidR="00CA4F64" w:rsidRPr="003805EE">
          <w:rPr>
            <w:rFonts w:ascii="Helvetica" w:hAnsi="Helvetica"/>
            <w:sz w:val="22"/>
            <w:szCs w:val="22"/>
          </w:rPr>
          <w:delText>precautionary</w:delText>
        </w:r>
      </w:del>
      <w:ins w:id="989" w:author="Adrian Stier" w:date="2022-02-24T11:06:00Z">
        <w:r w:rsidR="00F92D0C" w:rsidRPr="00837D8E">
          <w:rPr>
            <w:rFonts w:ascii="Helvetica" w:hAnsi="Helvetica"/>
            <w:sz w:val="22"/>
            <w:szCs w:val="22"/>
          </w:rPr>
          <w:t>more conservative</w:t>
        </w:r>
      </w:ins>
      <w:r w:rsidR="00CA4F64" w:rsidRPr="00837D8E">
        <w:rPr>
          <w:rFonts w:ascii="Helvetica" w:hAnsi="Helvetica"/>
          <w:sz w:val="22"/>
          <w:szCs w:val="22"/>
        </w:rPr>
        <w:t xml:space="preserve"> approach </w:t>
      </w:r>
      <w:r w:rsidR="00D7486C" w:rsidRPr="00837D8E">
        <w:rPr>
          <w:rFonts w:ascii="Helvetica" w:hAnsi="Helvetica"/>
          <w:sz w:val="22"/>
          <w:szCs w:val="22"/>
        </w:rPr>
        <w:t>with</w:t>
      </w:r>
      <w:r w:rsidR="00CA4F64" w:rsidRPr="00837D8E">
        <w:rPr>
          <w:rFonts w:ascii="Helvetica" w:hAnsi="Helvetica"/>
          <w:sz w:val="22"/>
          <w:szCs w:val="22"/>
        </w:rPr>
        <w:t xml:space="preserve"> lower harvest rates and higher monitoring precision</w:t>
      </w:r>
      <w:del w:id="990" w:author="Adrian Stier" w:date="2022-02-24T11:06:00Z">
        <w:r w:rsidR="00CD6FF0" w:rsidRPr="003805EE">
          <w:rPr>
            <w:rFonts w:ascii="Helvetica" w:hAnsi="Helvetica"/>
            <w:sz w:val="22"/>
            <w:szCs w:val="22"/>
          </w:rPr>
          <w:delText>.</w:delText>
        </w:r>
        <w:r w:rsidR="00A53D50" w:rsidRPr="003805EE">
          <w:rPr>
            <w:rFonts w:ascii="Helvetica" w:hAnsi="Helvetica"/>
            <w:sz w:val="22"/>
            <w:szCs w:val="22"/>
          </w:rPr>
          <w:delText xml:space="preserve"> Because the biomass for the </w:delText>
        </w:r>
        <w:r w:rsidR="008F3894" w:rsidRPr="003805EE">
          <w:rPr>
            <w:rFonts w:ascii="Helvetica" w:hAnsi="Helvetica"/>
            <w:sz w:val="22"/>
            <w:szCs w:val="22"/>
          </w:rPr>
          <w:delText xml:space="preserve">limit reference point </w:delText>
        </w:r>
        <w:r w:rsidR="00A53D50" w:rsidRPr="003805EE">
          <w:rPr>
            <w:rFonts w:ascii="Helvetica" w:hAnsi="Helvetica"/>
            <w:sz w:val="22"/>
            <w:szCs w:val="22"/>
          </w:rPr>
          <w:delText>(</w:delText>
        </w:r>
      </w:del>
      <m:oMath>
        <m:sSub>
          <m:sSubPr>
            <m:ctrlPr>
              <w:del w:id="991" w:author="Adrian Stier" w:date="2022-02-24T11:06:00Z">
                <w:rPr>
                  <w:rFonts w:ascii="Cambria Math" w:hAnsi="Cambria Math"/>
                  <w:i/>
                  <w:sz w:val="22"/>
                  <w:szCs w:val="22"/>
                </w:rPr>
              </w:del>
            </m:ctrlPr>
          </m:sSubPr>
          <m:e>
            <m:r>
              <w:del w:id="992" w:author="Adrian Stier" w:date="2022-02-24T11:06:00Z">
                <w:rPr>
                  <w:rFonts w:ascii="Cambria Math" w:hAnsi="Cambria Math"/>
                  <w:sz w:val="22"/>
                  <w:szCs w:val="22"/>
                </w:rPr>
                <m:t>0.25B</m:t>
              </w:del>
            </m:r>
          </m:e>
          <m:sub>
            <m:r>
              <w:del w:id="993" w:author="Adrian Stier" w:date="2022-02-24T11:06:00Z">
                <w:rPr>
                  <w:rFonts w:ascii="Cambria Math" w:hAnsi="Cambria Math"/>
                  <w:sz w:val="22"/>
                  <w:szCs w:val="22"/>
                </w:rPr>
                <m:t>MSY</m:t>
              </w:del>
            </m:r>
          </m:sub>
        </m:sSub>
      </m:oMath>
      <w:del w:id="994" w:author="Adrian Stier" w:date="2022-02-24T11:06:00Z">
        <w:r w:rsidR="00A53D50" w:rsidRPr="003805EE">
          <w:rPr>
            <w:rFonts w:ascii="Helvetica" w:hAnsi="Helvetica"/>
            <w:sz w:val="22"/>
            <w:szCs w:val="22"/>
          </w:rPr>
          <w:delText xml:space="preserve">) is greater than the biomass at the biological threshold, the </w:delText>
        </w:r>
        <w:r w:rsidR="00466793" w:rsidRPr="003805EE">
          <w:rPr>
            <w:rFonts w:ascii="Helvetica" w:hAnsi="Helvetica"/>
            <w:sz w:val="22"/>
            <w:szCs w:val="22"/>
          </w:rPr>
          <w:delText xml:space="preserve">combinations of maximum harvest rates and monitoring precision that define the </w:delText>
        </w:r>
        <w:r w:rsidR="00A53D50" w:rsidRPr="003805EE">
          <w:rPr>
            <w:rFonts w:ascii="Helvetica" w:hAnsi="Helvetica"/>
            <w:sz w:val="22"/>
            <w:szCs w:val="22"/>
          </w:rPr>
          <w:delText>safe operating space is narrower to avoid</w:delText>
        </w:r>
        <w:r w:rsidR="00F21DC9" w:rsidRPr="003805EE">
          <w:rPr>
            <w:rFonts w:ascii="Helvetica" w:hAnsi="Helvetica"/>
            <w:sz w:val="22"/>
            <w:szCs w:val="22"/>
          </w:rPr>
          <w:delText xml:space="preserve"> a</w:delText>
        </w:r>
        <w:r w:rsidR="00A53D50" w:rsidRPr="003805EE">
          <w:rPr>
            <w:rFonts w:ascii="Helvetica" w:hAnsi="Helvetica"/>
            <w:sz w:val="22"/>
            <w:szCs w:val="22"/>
          </w:rPr>
          <w:delText xml:space="preserve"> </w:delText>
        </w:r>
        <w:r w:rsidR="008F3894" w:rsidRPr="003805EE">
          <w:rPr>
            <w:rFonts w:ascii="Helvetica" w:hAnsi="Helvetica"/>
            <w:sz w:val="22"/>
            <w:szCs w:val="22"/>
          </w:rPr>
          <w:delText xml:space="preserve">limit reference point </w:delText>
        </w:r>
        <w:r w:rsidR="00A53D50" w:rsidRPr="003805EE">
          <w:rPr>
            <w:rFonts w:ascii="Helvetica" w:hAnsi="Helvetica"/>
            <w:sz w:val="22"/>
            <w:szCs w:val="22"/>
          </w:rPr>
          <w:delText>than it is to avoid</w:delText>
        </w:r>
        <w:r w:rsidR="00F21DC9" w:rsidRPr="003805EE">
          <w:rPr>
            <w:rFonts w:ascii="Helvetica" w:hAnsi="Helvetica"/>
            <w:sz w:val="22"/>
            <w:szCs w:val="22"/>
          </w:rPr>
          <w:delText xml:space="preserve"> a biological</w:delText>
        </w:r>
        <w:r w:rsidR="00A53D50" w:rsidRPr="003805EE">
          <w:rPr>
            <w:rFonts w:ascii="Helvetica" w:hAnsi="Helvetica"/>
            <w:sz w:val="22"/>
            <w:szCs w:val="22"/>
          </w:rPr>
          <w:delText xml:space="preserve"> tipp</w:delText>
        </w:r>
        <w:r w:rsidR="001C5532" w:rsidRPr="003805EE">
          <w:rPr>
            <w:rFonts w:ascii="Helvetica" w:hAnsi="Helvetica"/>
            <w:sz w:val="22"/>
            <w:szCs w:val="22"/>
          </w:rPr>
          <w:delText>ing point</w:delText>
        </w:r>
      </w:del>
      <w:r w:rsidR="00CD6FF0" w:rsidRPr="00837D8E">
        <w:rPr>
          <w:rFonts w:ascii="Helvetica" w:hAnsi="Helvetica"/>
          <w:sz w:val="22"/>
          <w:szCs w:val="22"/>
        </w:rPr>
        <w:t>.</w:t>
      </w:r>
      <w:r w:rsidR="00A53D50" w:rsidRPr="003805EE">
        <w:rPr>
          <w:rFonts w:ascii="Helvetica" w:hAnsi="Helvetica"/>
          <w:sz w:val="22"/>
          <w:szCs w:val="22"/>
        </w:rPr>
        <w:t xml:space="preserve"> </w:t>
      </w:r>
    </w:p>
    <w:p w14:paraId="3C027765" w14:textId="77777777" w:rsidR="00B57E8E" w:rsidRPr="003805EE" w:rsidRDefault="00A53D50" w:rsidP="006551EE">
      <w:pPr>
        <w:rPr>
          <w:moveFrom w:id="995" w:author="Adrian Stier" w:date="2022-02-24T11:06:00Z"/>
          <w:rFonts w:ascii="Helvetica" w:hAnsi="Helvetica"/>
          <w:sz w:val="22"/>
          <w:szCs w:val="22"/>
        </w:rPr>
        <w:pPrChange w:id="996" w:author="Adrian Stier" w:date="2022-02-24T11:06:00Z">
          <w:pPr>
            <w:spacing w:line="480" w:lineRule="auto"/>
          </w:pPr>
        </w:pPrChange>
      </w:pPr>
      <w:del w:id="997" w:author="Adrian Stier" w:date="2022-02-24T11:06:00Z">
        <w:r w:rsidRPr="003805EE">
          <w:rPr>
            <w:rFonts w:ascii="Helvetica" w:hAnsi="Helvetica"/>
            <w:sz w:val="22"/>
            <w:szCs w:val="22"/>
          </w:rPr>
          <w:delText xml:space="preserve"> </w:delText>
        </w:r>
      </w:del>
      <w:ins w:id="998" w:author="Adrian Stier" w:date="2022-02-24T11:06:00Z">
        <w:r w:rsidR="007C6756">
          <w:rPr>
            <w:rFonts w:ascii="Helvetica" w:hAnsi="Helvetica"/>
            <w:iCs/>
            <w:sz w:val="22"/>
            <w:szCs w:val="22"/>
          </w:rPr>
          <w:tab/>
        </w:r>
      </w:ins>
      <w:moveFromRangeStart w:id="999" w:author="Adrian Stier" w:date="2022-02-24T11:06:00Z" w:name="move96593226"/>
    </w:p>
    <w:p w14:paraId="517780E5" w14:textId="77777777" w:rsidR="00C80369" w:rsidRPr="003805EE" w:rsidRDefault="00B57E8E" w:rsidP="00E65B1B">
      <w:pPr>
        <w:spacing w:line="480" w:lineRule="auto"/>
        <w:rPr>
          <w:del w:id="1000" w:author="Adrian Stier" w:date="2022-02-24T11:06:00Z"/>
          <w:rFonts w:ascii="Helvetica" w:hAnsi="Helvetica"/>
          <w:i/>
          <w:sz w:val="22"/>
          <w:szCs w:val="22"/>
        </w:rPr>
      </w:pPr>
      <w:moveFrom w:id="1001" w:author="Adrian Stier" w:date="2022-02-24T11:06:00Z">
        <w:r w:rsidRPr="0079618D">
          <w:rPr>
            <w:rFonts w:ascii="Helvetica" w:hAnsi="Helvetica"/>
            <w:sz w:val="22"/>
            <w:u w:val="single"/>
            <w:rPrChange w:id="1002" w:author="Adrian Stier" w:date="2022-02-24T11:06:00Z">
              <w:rPr>
                <w:rFonts w:ascii="Helvetica" w:hAnsi="Helvetica"/>
                <w:i/>
                <w:sz w:val="22"/>
              </w:rPr>
            </w:rPrChange>
          </w:rPr>
          <w:t xml:space="preserve">Can </w:t>
        </w:r>
      </w:moveFrom>
      <w:moveFromRangeEnd w:id="999"/>
      <w:r w:rsidR="00B955A5">
        <w:rPr>
          <w:rFonts w:ascii="Helvetica" w:hAnsi="Helvetica"/>
          <w:sz w:val="22"/>
          <w:rPrChange w:id="1003" w:author="Adrian Stier" w:date="2022-02-24T11:06:00Z">
            <w:rPr>
              <w:rFonts w:ascii="Helvetica" w:hAnsi="Helvetica"/>
              <w:i/>
              <w:sz w:val="22"/>
            </w:rPr>
          </w:rPrChange>
        </w:rPr>
        <w:t>P</w:t>
      </w:r>
      <w:r w:rsidR="008474FE">
        <w:rPr>
          <w:rFonts w:ascii="Helvetica" w:hAnsi="Helvetica"/>
          <w:sz w:val="22"/>
          <w:rPrChange w:id="1004" w:author="Adrian Stier" w:date="2022-02-24T11:06:00Z">
            <w:rPr>
              <w:rFonts w:ascii="Helvetica" w:hAnsi="Helvetica"/>
              <w:i/>
              <w:sz w:val="22"/>
            </w:rPr>
          </w:rPrChange>
        </w:rPr>
        <w:t xml:space="preserve">recautionary </w:t>
      </w:r>
      <w:del w:id="1005" w:author="Adrian Stier" w:date="2022-02-24T11:06:00Z">
        <w:r w:rsidR="00577B65" w:rsidRPr="003805EE">
          <w:rPr>
            <w:rFonts w:ascii="Helvetica" w:hAnsi="Helvetica"/>
            <w:i/>
            <w:sz w:val="22"/>
            <w:szCs w:val="22"/>
          </w:rPr>
          <w:delText xml:space="preserve">Buffers </w:delText>
        </w:r>
        <w:r w:rsidR="003A5A82" w:rsidRPr="003805EE">
          <w:rPr>
            <w:rFonts w:ascii="Helvetica" w:hAnsi="Helvetica"/>
            <w:i/>
            <w:sz w:val="22"/>
            <w:szCs w:val="22"/>
          </w:rPr>
          <w:delText>Reduce</w:delText>
        </w:r>
        <w:r w:rsidR="00577B65" w:rsidRPr="003805EE">
          <w:rPr>
            <w:rFonts w:ascii="Helvetica" w:hAnsi="Helvetica"/>
            <w:i/>
            <w:sz w:val="22"/>
            <w:szCs w:val="22"/>
          </w:rPr>
          <w:delText xml:space="preserve"> Monitoring Costs and</w:delText>
        </w:r>
        <w:r w:rsidR="00B16D69" w:rsidRPr="003805EE">
          <w:rPr>
            <w:rFonts w:ascii="Helvetica" w:hAnsi="Helvetica"/>
            <w:i/>
            <w:sz w:val="22"/>
            <w:szCs w:val="22"/>
          </w:rPr>
          <w:delText xml:space="preserve"> the</w:delText>
        </w:r>
        <w:r w:rsidR="00577B65" w:rsidRPr="003805EE">
          <w:rPr>
            <w:rFonts w:ascii="Helvetica" w:hAnsi="Helvetica"/>
            <w:i/>
            <w:sz w:val="22"/>
            <w:szCs w:val="22"/>
          </w:rPr>
          <w:delText xml:space="preserve"> Risk</w:delText>
        </w:r>
        <w:r w:rsidR="00C459AF" w:rsidRPr="003805EE">
          <w:rPr>
            <w:rFonts w:ascii="Helvetica" w:hAnsi="Helvetica"/>
            <w:i/>
            <w:sz w:val="22"/>
            <w:szCs w:val="22"/>
          </w:rPr>
          <w:delText xml:space="preserve"> of Tipping</w:delText>
        </w:r>
        <w:r w:rsidR="00577B65" w:rsidRPr="003805EE">
          <w:rPr>
            <w:rFonts w:ascii="Helvetica" w:hAnsi="Helvetica"/>
            <w:i/>
            <w:sz w:val="22"/>
            <w:szCs w:val="22"/>
          </w:rPr>
          <w:delText xml:space="preserve">? </w:delText>
        </w:r>
      </w:del>
    </w:p>
    <w:p w14:paraId="33C718E5" w14:textId="7093C8B5" w:rsidR="00741A2F" w:rsidRDefault="009E631B" w:rsidP="006551EE">
      <w:pPr>
        <w:rPr>
          <w:rFonts w:ascii="Helvetica" w:hAnsi="Helvetica"/>
          <w:sz w:val="22"/>
          <w:szCs w:val="22"/>
        </w:rPr>
        <w:pPrChange w:id="1006" w:author="Adrian Stier" w:date="2022-02-24T11:06:00Z">
          <w:pPr>
            <w:spacing w:line="480" w:lineRule="auto"/>
          </w:pPr>
        </w:pPrChange>
      </w:pPr>
      <w:del w:id="1007" w:author="Adrian Stier" w:date="2022-02-24T11:06:00Z">
        <w:r w:rsidRPr="003805EE">
          <w:rPr>
            <w:rFonts w:ascii="Helvetica" w:hAnsi="Helvetica"/>
            <w:sz w:val="22"/>
            <w:szCs w:val="22"/>
          </w:rPr>
          <w:delText xml:space="preserve">Given a maximum exploitation rate at </w:delText>
        </w:r>
      </w:del>
      <m:oMath>
        <m:sSub>
          <m:sSubPr>
            <m:ctrlPr>
              <w:del w:id="1008" w:author="Adrian Stier" w:date="2022-02-24T11:06:00Z">
                <w:rPr>
                  <w:rFonts w:ascii="Cambria Math" w:hAnsi="Cambria Math"/>
                  <w:i/>
                  <w:sz w:val="22"/>
                  <w:szCs w:val="22"/>
                </w:rPr>
              </w:del>
            </m:ctrlPr>
          </m:sSubPr>
          <m:e>
            <m:r>
              <w:del w:id="1009" w:author="Adrian Stier" w:date="2022-02-24T11:06:00Z">
                <w:rPr>
                  <w:rFonts w:ascii="Cambria Math" w:hAnsi="Cambria Math"/>
                  <w:sz w:val="22"/>
                  <w:szCs w:val="22"/>
                </w:rPr>
                <m:t>H</m:t>
              </w:del>
            </m:r>
          </m:e>
          <m:sub>
            <m:r>
              <w:del w:id="1010" w:author="Adrian Stier" w:date="2022-02-24T11:06:00Z">
                <w:rPr>
                  <w:rFonts w:ascii="Cambria Math" w:hAnsi="Cambria Math"/>
                  <w:sz w:val="22"/>
                  <w:szCs w:val="22"/>
                </w:rPr>
                <m:t>MSY</m:t>
              </w:del>
            </m:r>
          </m:sub>
        </m:sSub>
      </m:oMath>
      <w:del w:id="1011" w:author="Adrian Stier" w:date="2022-02-24T11:06:00Z">
        <w:r w:rsidR="005F1942" w:rsidRPr="003805EE">
          <w:rPr>
            <w:rFonts w:ascii="Helvetica" w:hAnsi="Helvetica"/>
            <w:sz w:val="22"/>
            <w:szCs w:val="22"/>
          </w:rPr>
          <w:delText xml:space="preserve">, </w:delText>
        </w:r>
        <w:r w:rsidR="003B24E6" w:rsidRPr="003805EE">
          <w:rPr>
            <w:rFonts w:ascii="Helvetica" w:hAnsi="Helvetica"/>
            <w:sz w:val="22"/>
            <w:szCs w:val="22"/>
          </w:rPr>
          <w:delText xml:space="preserve">net present value </w:delText>
        </w:r>
        <w:r w:rsidR="00740EE9" w:rsidRPr="003805EE">
          <w:rPr>
            <w:rFonts w:ascii="Helvetica" w:hAnsi="Helvetica"/>
            <w:sz w:val="22"/>
            <w:szCs w:val="22"/>
          </w:rPr>
          <w:delText>is greatest</w:delText>
        </w:r>
        <w:r w:rsidR="00B82848" w:rsidRPr="003805EE">
          <w:rPr>
            <w:rFonts w:ascii="Helvetica" w:hAnsi="Helvetica"/>
            <w:sz w:val="22"/>
            <w:szCs w:val="22"/>
          </w:rPr>
          <w:delText xml:space="preserve"> and the</w:delText>
        </w:r>
      </w:del>
      <w:ins w:id="1012" w:author="Adrian Stier" w:date="2022-02-24T11:06:00Z">
        <w:r w:rsidR="008474FE">
          <w:rPr>
            <w:rFonts w:ascii="Helvetica" w:hAnsi="Helvetica"/>
            <w:iCs/>
            <w:sz w:val="22"/>
            <w:szCs w:val="22"/>
          </w:rPr>
          <w:t xml:space="preserve">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007C6756" w:rsidRPr="007C6756">
          <w:rPr>
            <w:rFonts w:ascii="Helvetica" w:hAnsi="Helvetica"/>
            <w:sz w:val="22"/>
            <w:szCs w:val="22"/>
          </w:rPr>
          <w:t xml:space="preserve"> </w:t>
        </w:r>
        <w:r w:rsidR="007C6756">
          <w:rPr>
            <w:rFonts w:ascii="Helvetica" w:hAnsi="Helvetica"/>
            <w:sz w:val="22"/>
            <w:szCs w:val="22"/>
          </w:rPr>
          <w:t xml:space="preserve">The </w:t>
        </w:r>
        <w:r w:rsidR="00DB6593">
          <w:rPr>
            <w:rFonts w:ascii="Helvetica" w:hAnsi="Helvetica"/>
            <w:sz w:val="22"/>
            <w:szCs w:val="22"/>
          </w:rPr>
          <w:t xml:space="preserve">least expensive </w:t>
        </w:r>
        <w:r w:rsidR="007C6756">
          <w:rPr>
            <w:rFonts w:ascii="Helvetica" w:hAnsi="Helvetica"/>
            <w:sz w:val="22"/>
            <w:szCs w:val="22"/>
          </w:rPr>
          <w:t xml:space="preserve">monitoring option where monitoring precision is always low (CV = 0.5) offers the </w:t>
        </w:r>
        <w:r w:rsidR="002F5A6E">
          <w:rPr>
            <w:rFonts w:ascii="Helvetica" w:hAnsi="Helvetica"/>
            <w:sz w:val="22"/>
            <w:szCs w:val="22"/>
          </w:rPr>
          <w:t xml:space="preserve">highest relative </w:t>
        </w:r>
        <w:r w:rsidR="00837D8E">
          <w:rPr>
            <w:rFonts w:ascii="Helvetica" w:hAnsi="Helvetica"/>
            <w:sz w:val="22"/>
            <w:szCs w:val="22"/>
          </w:rPr>
          <w:t>return on investment,</w:t>
        </w:r>
        <w:r w:rsidR="002F5A6E">
          <w:rPr>
            <w:rFonts w:ascii="Helvetica" w:hAnsi="Helvetica"/>
            <w:sz w:val="22"/>
            <w:szCs w:val="22"/>
          </w:rPr>
          <w:t xml:space="preserve"> but </w:t>
        </w:r>
        <w:r w:rsidR="00124B10">
          <w:rPr>
            <w:rFonts w:ascii="Helvetica" w:hAnsi="Helvetica"/>
            <w:sz w:val="22"/>
            <w:szCs w:val="22"/>
          </w:rPr>
          <w:t>is risky, with</w:t>
        </w:r>
        <w:r w:rsidR="002F5A6E">
          <w:rPr>
            <w:rFonts w:ascii="Helvetica" w:hAnsi="Helvetica"/>
            <w:sz w:val="22"/>
            <w:szCs w:val="22"/>
          </w:rPr>
          <w:t xml:space="preserve"> the </w:t>
        </w:r>
        <w:r w:rsidR="007C6756">
          <w:rPr>
            <w:rFonts w:ascii="Helvetica" w:hAnsi="Helvetica"/>
            <w:sz w:val="22"/>
            <w:szCs w:val="22"/>
          </w:rPr>
          <w:t>highest</w:t>
        </w:r>
      </w:ins>
      <w:r w:rsidR="007C6756">
        <w:rPr>
          <w:rFonts w:ascii="Helvetica" w:hAnsi="Helvetica"/>
          <w:sz w:val="22"/>
          <w:szCs w:val="22"/>
        </w:rPr>
        <w:t xml:space="preserve"> </w:t>
      </w:r>
      <w:r w:rsidR="007C6756" w:rsidRPr="003805EE">
        <w:rPr>
          <w:rFonts w:ascii="Helvetica" w:hAnsi="Helvetica"/>
          <w:sz w:val="22"/>
          <w:szCs w:val="22"/>
        </w:rPr>
        <w:t xml:space="preserve">probability of </w:t>
      </w:r>
      <w:del w:id="1013" w:author="Adrian Stier" w:date="2022-02-24T11:06:00Z">
        <w:r w:rsidR="00B82848" w:rsidRPr="003805EE">
          <w:rPr>
            <w:rFonts w:ascii="Helvetica" w:hAnsi="Helvetica"/>
            <w:sz w:val="22"/>
            <w:szCs w:val="22"/>
          </w:rPr>
          <w:delText>tipping is lowest</w:delText>
        </w:r>
        <w:r w:rsidR="0050378A" w:rsidRPr="003805EE">
          <w:rPr>
            <w:rFonts w:ascii="Helvetica" w:hAnsi="Helvetica"/>
            <w:sz w:val="22"/>
            <w:szCs w:val="22"/>
          </w:rPr>
          <w:delText xml:space="preserve"> with high monitoring </w:delText>
        </w:r>
        <w:r w:rsidR="00DE4DC0" w:rsidRPr="003805EE">
          <w:rPr>
            <w:rFonts w:ascii="Helvetica" w:hAnsi="Helvetica"/>
            <w:sz w:val="22"/>
            <w:szCs w:val="22"/>
          </w:rPr>
          <w:delText>precision</w:delText>
        </w:r>
        <w:r w:rsidR="00B16D69" w:rsidRPr="003805EE">
          <w:rPr>
            <w:rFonts w:ascii="Helvetica" w:hAnsi="Helvetica"/>
            <w:sz w:val="22"/>
            <w:szCs w:val="22"/>
          </w:rPr>
          <w:delText>.</w:delText>
        </w:r>
        <w:r w:rsidR="00DE4DC0" w:rsidRPr="003805EE">
          <w:rPr>
            <w:rFonts w:ascii="Helvetica" w:hAnsi="Helvetica"/>
            <w:sz w:val="22"/>
            <w:szCs w:val="22"/>
          </w:rPr>
          <w:delText xml:space="preserve"> </w:delText>
        </w:r>
        <w:r w:rsidR="00B16D69" w:rsidRPr="003805EE">
          <w:rPr>
            <w:rFonts w:ascii="Helvetica" w:hAnsi="Helvetica"/>
            <w:sz w:val="22"/>
            <w:szCs w:val="22"/>
          </w:rPr>
          <w:delText>H</w:delText>
        </w:r>
        <w:r w:rsidR="00DE4DC0" w:rsidRPr="003805EE">
          <w:rPr>
            <w:rFonts w:ascii="Helvetica" w:hAnsi="Helvetica"/>
            <w:sz w:val="22"/>
            <w:szCs w:val="22"/>
          </w:rPr>
          <w:delText>owever</w:delText>
        </w:r>
        <w:r w:rsidR="000D0034" w:rsidRPr="003805EE">
          <w:rPr>
            <w:rFonts w:ascii="Helvetica" w:hAnsi="Helvetica"/>
            <w:sz w:val="22"/>
            <w:szCs w:val="22"/>
          </w:rPr>
          <w:delText>,</w:delText>
        </w:r>
        <w:r w:rsidR="00DE4DC0" w:rsidRPr="003805EE">
          <w:rPr>
            <w:rFonts w:ascii="Helvetica" w:hAnsi="Helvetica"/>
            <w:sz w:val="22"/>
            <w:szCs w:val="22"/>
          </w:rPr>
          <w:delText xml:space="preserve"> </w:delText>
        </w:r>
        <w:r w:rsidR="00B82848" w:rsidRPr="003805EE">
          <w:rPr>
            <w:rFonts w:ascii="Helvetica" w:hAnsi="Helvetica"/>
            <w:sz w:val="22"/>
            <w:szCs w:val="22"/>
          </w:rPr>
          <w:delText xml:space="preserve">monitoring is </w:delText>
        </w:r>
        <w:r w:rsidR="00B0670C" w:rsidRPr="003805EE">
          <w:rPr>
            <w:rFonts w:ascii="Helvetica" w:hAnsi="Helvetica"/>
            <w:sz w:val="22"/>
            <w:szCs w:val="22"/>
          </w:rPr>
          <w:delText>the</w:delText>
        </w:r>
        <w:r w:rsidR="0080579E" w:rsidRPr="003805EE">
          <w:rPr>
            <w:rFonts w:ascii="Helvetica" w:hAnsi="Helvetica"/>
            <w:sz w:val="22"/>
            <w:szCs w:val="22"/>
          </w:rPr>
          <w:delText xml:space="preserve"> </w:delText>
        </w:r>
        <w:r w:rsidR="00B82848" w:rsidRPr="003805EE">
          <w:rPr>
            <w:rFonts w:ascii="Helvetica" w:hAnsi="Helvetica"/>
            <w:sz w:val="22"/>
            <w:szCs w:val="22"/>
          </w:rPr>
          <w:delText>most costly</w:delText>
        </w:r>
        <w:r w:rsidR="00B16D69" w:rsidRPr="003805EE">
          <w:rPr>
            <w:rFonts w:ascii="Helvetica" w:hAnsi="Helvetica"/>
            <w:sz w:val="22"/>
            <w:szCs w:val="22"/>
          </w:rPr>
          <w:delText xml:space="preserve"> under these circumstances</w:delText>
        </w:r>
        <w:r w:rsidR="00171438" w:rsidRPr="003805EE">
          <w:rPr>
            <w:rFonts w:ascii="Helvetica" w:hAnsi="Helvetica"/>
            <w:sz w:val="22"/>
            <w:szCs w:val="22"/>
          </w:rPr>
          <w:delText>.</w:delText>
        </w:r>
      </w:del>
      <w:ins w:id="1014" w:author="Adrian Stier" w:date="2022-02-24T11:06:00Z">
        <w:r w:rsidR="004229ED">
          <w:rPr>
            <w:rFonts w:ascii="Helvetica" w:hAnsi="Helvetica"/>
            <w:sz w:val="22"/>
            <w:szCs w:val="22"/>
          </w:rPr>
          <w:t>crossing the biological threshold</w:t>
        </w:r>
        <w:r w:rsidR="007B0A94">
          <w:rPr>
            <w:rFonts w:ascii="Helvetica" w:hAnsi="Helvetica"/>
            <w:sz w:val="22"/>
            <w:szCs w:val="22"/>
          </w:rPr>
          <w:t xml:space="preserve"> (Fig. 6, triangles)</w:t>
        </w:r>
        <w:r w:rsidR="007C6756" w:rsidRPr="003805EE">
          <w:rPr>
            <w:rFonts w:ascii="Helvetica" w:hAnsi="Helvetica"/>
            <w:sz w:val="22"/>
            <w:szCs w:val="22"/>
          </w:rPr>
          <w:t>.</w:t>
        </w:r>
      </w:ins>
      <w:r w:rsidR="007C6756" w:rsidRPr="003805EE">
        <w:rPr>
          <w:rFonts w:ascii="Helvetica" w:hAnsi="Helvetica"/>
          <w:sz w:val="22"/>
          <w:szCs w:val="22"/>
        </w:rPr>
        <w:t xml:space="preserve"> </w:t>
      </w:r>
      <w:r w:rsidR="007C6756">
        <w:rPr>
          <w:rFonts w:ascii="Helvetica" w:hAnsi="Helvetica"/>
          <w:sz w:val="22"/>
          <w:szCs w:val="22"/>
        </w:rPr>
        <w:t xml:space="preserve">In contrast, </w:t>
      </w:r>
      <w:del w:id="1015" w:author="Adrian Stier" w:date="2022-02-24T11:06:00Z">
        <w:r w:rsidR="00A262AC" w:rsidRPr="003805EE">
          <w:rPr>
            <w:rFonts w:ascii="Helvetica" w:hAnsi="Helvetica"/>
            <w:sz w:val="22"/>
            <w:szCs w:val="22"/>
          </w:rPr>
          <w:delText>NPV is lowest</w:delText>
        </w:r>
        <w:r w:rsidR="00701617" w:rsidRPr="003805EE">
          <w:rPr>
            <w:rFonts w:ascii="Helvetica" w:hAnsi="Helvetica"/>
            <w:sz w:val="22"/>
            <w:szCs w:val="22"/>
          </w:rPr>
          <w:delText xml:space="preserve"> and</w:delText>
        </w:r>
        <w:r w:rsidR="00A262AC" w:rsidRPr="003805EE">
          <w:rPr>
            <w:rFonts w:ascii="Helvetica" w:hAnsi="Helvetica"/>
            <w:sz w:val="22"/>
            <w:szCs w:val="22"/>
          </w:rPr>
          <w:delText xml:space="preserve"> the </w:delText>
        </w:r>
      </w:del>
      <w:ins w:id="1016" w:author="Adrian Stier" w:date="2022-02-24T11:06:00Z">
        <w:r w:rsidR="007C6756">
          <w:rPr>
            <w:rFonts w:ascii="Helvetica" w:hAnsi="Helvetica"/>
            <w:sz w:val="22"/>
            <w:szCs w:val="22"/>
          </w:rPr>
          <w:t xml:space="preserve">the most expensive </w:t>
        </w:r>
        <w:r w:rsidR="00124B10">
          <w:rPr>
            <w:rFonts w:ascii="Helvetica" w:hAnsi="Helvetica"/>
            <w:sz w:val="22"/>
            <w:szCs w:val="22"/>
          </w:rPr>
          <w:t>monitoring option of always monitoring with</w:t>
        </w:r>
        <w:r w:rsidR="007C6756">
          <w:rPr>
            <w:rFonts w:ascii="Helvetica" w:hAnsi="Helvetica"/>
            <w:sz w:val="22"/>
            <w:szCs w:val="22"/>
          </w:rPr>
          <w:t xml:space="preserve"> </w:t>
        </w:r>
        <w:r w:rsidR="00124B10">
          <w:rPr>
            <w:rFonts w:ascii="Helvetica" w:hAnsi="Helvetica"/>
            <w:sz w:val="22"/>
            <w:szCs w:val="22"/>
          </w:rPr>
          <w:t xml:space="preserve">high </w:t>
        </w:r>
        <w:r w:rsidR="007C6756">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alue</w:t>
        </w:r>
        <w:r w:rsidR="007B0A94">
          <w:rPr>
            <w:rFonts w:ascii="Helvetica" w:hAnsi="Helvetica"/>
            <w:sz w:val="22"/>
            <w:szCs w:val="22"/>
          </w:rPr>
          <w:t>,</w:t>
        </w:r>
        <w:r w:rsidR="003B24E6" w:rsidRPr="003805EE">
          <w:rPr>
            <w:rFonts w:ascii="Helvetica" w:hAnsi="Helvetica"/>
            <w:sz w:val="22"/>
            <w:szCs w:val="22"/>
          </w:rPr>
          <w:t xml:space="preserve"> </w:t>
        </w:r>
        <w:r w:rsidR="00C776FB">
          <w:rPr>
            <w:rFonts w:ascii="Helvetica" w:hAnsi="Helvetica"/>
            <w:sz w:val="22"/>
            <w:szCs w:val="22"/>
          </w:rPr>
          <w:t xml:space="preserve">the lowest </w:t>
        </w:r>
      </w:ins>
      <w:r w:rsidR="00B82848" w:rsidRPr="003805EE">
        <w:rPr>
          <w:rFonts w:ascii="Helvetica" w:hAnsi="Helvetica"/>
          <w:sz w:val="22"/>
          <w:szCs w:val="22"/>
        </w:rPr>
        <w:t xml:space="preserve">probability of </w:t>
      </w:r>
      <w:del w:id="1017" w:author="Adrian Stier" w:date="2022-02-24T11:06:00Z">
        <w:r w:rsidR="00A262AC" w:rsidRPr="003805EE">
          <w:rPr>
            <w:rFonts w:ascii="Helvetica" w:hAnsi="Helvetica"/>
            <w:sz w:val="22"/>
            <w:szCs w:val="22"/>
          </w:rPr>
          <w:delText>tipping is highest when monitoring precision is low, yet this is also the cheapest option for investing in monitoring.</w:delText>
        </w:r>
      </w:del>
      <w:ins w:id="1018" w:author="Adrian Stier" w:date="2022-02-24T11:06:00Z">
        <w:r w:rsidR="00C776FB">
          <w:rPr>
            <w:rFonts w:ascii="Helvetica" w:hAnsi="Helvetica"/>
            <w:sz w:val="22"/>
            <w:szCs w:val="22"/>
          </w:rPr>
          <w:t>crossing a critical threshold</w:t>
        </w:r>
        <w:r w:rsidR="007B0A94">
          <w:rPr>
            <w:rFonts w:ascii="Helvetica" w:hAnsi="Helvetica"/>
            <w:sz w:val="22"/>
            <w:szCs w:val="22"/>
          </w:rPr>
          <w:t xml:space="preserve">, but also a relatively </w:t>
        </w:r>
        <w:r w:rsidR="00DB6593">
          <w:rPr>
            <w:rFonts w:ascii="Helvetica" w:hAnsi="Helvetica"/>
            <w:sz w:val="22"/>
            <w:szCs w:val="22"/>
          </w:rPr>
          <w:t xml:space="preserve">low </w:t>
        </w:r>
        <w:r w:rsidR="007002AA">
          <w:rPr>
            <w:rFonts w:ascii="Helvetica" w:hAnsi="Helvetica"/>
            <w:sz w:val="22"/>
            <w:szCs w:val="22"/>
          </w:rPr>
          <w:t>return on investment</w:t>
        </w:r>
        <w:r w:rsidR="008D0105">
          <w:rPr>
            <w:rFonts w:ascii="Helvetica" w:hAnsi="Helvetica"/>
            <w:sz w:val="22"/>
            <w:szCs w:val="22"/>
          </w:rPr>
          <w:t xml:space="preserve"> (Fig. 6</w:t>
        </w:r>
        <w:r w:rsidR="007B0A94">
          <w:rPr>
            <w:rFonts w:ascii="Helvetica" w:hAnsi="Helvetica"/>
            <w:sz w:val="22"/>
            <w:szCs w:val="22"/>
          </w:rPr>
          <w:t>, circles</w:t>
        </w:r>
        <w:r w:rsidR="008D0105">
          <w:rPr>
            <w:rFonts w:ascii="Helvetica" w:hAnsi="Helvetica"/>
            <w:sz w:val="22"/>
            <w:szCs w:val="22"/>
          </w:rPr>
          <w:t>)</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sidR="007C6756">
          <w:rPr>
            <w:rFonts w:ascii="Helvetica" w:hAnsi="Helvetica"/>
            <w:sz w:val="22"/>
            <w:szCs w:val="22"/>
          </w:rPr>
          <w:t xml:space="preserve">always maintaining </w:t>
        </w:r>
        <w:r w:rsidR="008474FE">
          <w:rPr>
            <w:rFonts w:ascii="Helvetica" w:hAnsi="Helvetica"/>
            <w:sz w:val="22"/>
            <w:szCs w:val="22"/>
          </w:rPr>
          <w:t>high precision</w:t>
        </w:r>
        <w:r w:rsidR="007C6756">
          <w:rPr>
            <w:rFonts w:ascii="Helvetica" w:hAnsi="Helvetica"/>
            <w:sz w:val="22"/>
            <w:szCs w:val="22"/>
          </w:rPr>
          <w:t xml:space="preserve"> monitoring</w:t>
        </w:r>
        <w:r w:rsidR="008474FE">
          <w:rPr>
            <w:rFonts w:ascii="Helvetica" w:hAnsi="Helvetica"/>
            <w:sz w:val="22"/>
            <w:szCs w:val="22"/>
          </w:rPr>
          <w:t xml:space="preserve"> may be unattainable given the </w:t>
        </w:r>
        <w:r w:rsidR="007C6756">
          <w:rPr>
            <w:rFonts w:ascii="Helvetica" w:hAnsi="Helvetica"/>
            <w:sz w:val="22"/>
            <w:szCs w:val="22"/>
          </w:rPr>
          <w:t>high cost.</w:t>
        </w:r>
      </w:ins>
      <w:r w:rsidR="007C6756">
        <w:rPr>
          <w:rFonts w:ascii="Helvetica" w:hAnsi="Helvetica"/>
          <w:sz w:val="22"/>
          <w:szCs w:val="22"/>
        </w:rPr>
        <w:t xml:space="preserve">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w:t>
      </w:r>
      <w:del w:id="1019" w:author="Adrian Stier" w:date="2022-02-24T11:06:00Z">
        <w:r w:rsidR="00B0670C" w:rsidRPr="003805EE">
          <w:rPr>
            <w:rFonts w:ascii="Helvetica" w:hAnsi="Helvetica"/>
            <w:sz w:val="22"/>
            <w:szCs w:val="22"/>
          </w:rPr>
          <w:delText>NPV is lower relative to constant high precision monitoring. Although slightly riskier, this monitoring solution is less costly.</w:delText>
        </w:r>
      </w:del>
      <w:ins w:id="1020" w:author="Adrian Stier" w:date="2022-02-24T11:06:00Z">
        <w:r w:rsidR="004968F5">
          <w:rPr>
            <w:rFonts w:ascii="Helvetica" w:hAnsi="Helvetica"/>
            <w:sz w:val="22"/>
            <w:szCs w:val="22"/>
          </w:rPr>
          <w:t>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7B0A94">
          <w:rPr>
            <w:rFonts w:ascii="Helvetica" w:hAnsi="Helvetica"/>
            <w:sz w:val="22"/>
            <w:szCs w:val="22"/>
          </w:rPr>
          <w:t xml:space="preserve">, a higher </w:t>
        </w:r>
        <w:r w:rsidR="00837D8E">
          <w:rPr>
            <w:rFonts w:ascii="Helvetica" w:hAnsi="Helvetica"/>
            <w:sz w:val="22"/>
            <w:szCs w:val="22"/>
          </w:rPr>
          <w:t>return on investment</w:t>
        </w:r>
        <w:r w:rsidR="007B0A94">
          <w:rPr>
            <w:rFonts w:ascii="Helvetica" w:hAnsi="Helvetica"/>
            <w:sz w:val="22"/>
            <w:szCs w:val="22"/>
          </w:rPr>
          <w:t>,</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 xml:space="preserve">a </w:t>
        </w:r>
        <w:r w:rsidR="007B0A94">
          <w:rPr>
            <w:rFonts w:ascii="Helvetica" w:hAnsi="Helvetica"/>
            <w:sz w:val="22"/>
            <w:szCs w:val="22"/>
          </w:rPr>
          <w:t xml:space="preserve">moderate </w:t>
        </w:r>
        <w:r w:rsidR="00573CAA">
          <w:rPr>
            <w:rFonts w:ascii="Helvetica" w:hAnsi="Helvetica"/>
            <w:sz w:val="22"/>
            <w:szCs w:val="22"/>
          </w:rPr>
          <w:t>increase in risk of collapse</w:t>
        </w:r>
        <w:r w:rsidR="007B0A94">
          <w:rPr>
            <w:rFonts w:ascii="Helvetica" w:hAnsi="Helvetica"/>
            <w:sz w:val="22"/>
            <w:szCs w:val="22"/>
          </w:rPr>
          <w:t xml:space="preserve"> (Fig. 6, squares)</w:t>
        </w:r>
        <w:r w:rsidR="004968F5">
          <w:rPr>
            <w:rFonts w:ascii="Helvetica" w:hAnsi="Helvetica"/>
            <w:sz w:val="22"/>
            <w:szCs w:val="22"/>
          </w:rPr>
          <w:t>.</w:t>
        </w:r>
      </w:ins>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del w:id="1021" w:author="Adrian Stier" w:date="2022-02-24T11:06:00Z">
        <w:r w:rsidR="00B0670C" w:rsidRPr="003805EE">
          <w:rPr>
            <w:rFonts w:ascii="Helvetica" w:hAnsi="Helvetica"/>
            <w:sz w:val="22"/>
            <w:szCs w:val="22"/>
          </w:rPr>
          <w:delText xml:space="preserve"> </w:delText>
        </w:r>
      </w:del>
      <w:ins w:id="1022" w:author="Adrian Stier" w:date="2022-02-24T11:06:00Z">
        <w:r w:rsidR="00404708">
          <w:rPr>
            <w:rFonts w:ascii="Helvetica" w:hAnsi="Helvetica"/>
            <w:sz w:val="22"/>
            <w:szCs w:val="22"/>
          </w:rPr>
          <w:t xml:space="preserve">. </w:t>
        </w:r>
        <w:r w:rsidR="00BC56C0">
          <w:rPr>
            <w:rFonts w:ascii="Helvetica" w:hAnsi="Helvetica"/>
            <w:sz w:val="22"/>
            <w:szCs w:val="22"/>
          </w:rPr>
          <w:t>Naturally, the costs and benefits of any given strategy will potentially change for any given system depending on the specific costs and benefits of monitoring and the perceived consequences of crossing a threshold.</w:t>
        </w:r>
      </w:ins>
    </w:p>
    <w:p w14:paraId="7812C7AE" w14:textId="240156E6" w:rsidR="005B7365" w:rsidRPr="003805EE" w:rsidRDefault="005B7365" w:rsidP="006551EE">
      <w:pPr>
        <w:rPr>
          <w:rFonts w:ascii="Helvetica" w:hAnsi="Helvetica"/>
          <w:sz w:val="22"/>
          <w:szCs w:val="22"/>
        </w:rPr>
        <w:pPrChange w:id="1023" w:author="Adrian Stier" w:date="2022-02-24T11:06:00Z">
          <w:pPr>
            <w:spacing w:line="480" w:lineRule="auto"/>
          </w:pPr>
        </w:pPrChange>
      </w:pPr>
    </w:p>
    <w:p w14:paraId="03834AC9" w14:textId="40B0D921" w:rsidR="00A21B6D" w:rsidRDefault="001915FF" w:rsidP="006551EE">
      <w:pPr>
        <w:rPr>
          <w:rFonts w:ascii="Helvetica" w:hAnsi="Helvetica"/>
          <w:b/>
          <w:sz w:val="22"/>
          <w:szCs w:val="22"/>
        </w:rPr>
        <w:pPrChange w:id="1024" w:author="Adrian Stier" w:date="2022-02-24T11:06:00Z">
          <w:pPr>
            <w:spacing w:line="480" w:lineRule="auto"/>
          </w:pPr>
        </w:pPrChange>
      </w:pPr>
      <w:r w:rsidRPr="003805EE">
        <w:rPr>
          <w:rFonts w:ascii="Helvetica" w:hAnsi="Helvetica"/>
          <w:b/>
          <w:sz w:val="22"/>
          <w:szCs w:val="22"/>
        </w:rPr>
        <w:t xml:space="preserve">DISCUSSION </w:t>
      </w:r>
    </w:p>
    <w:p w14:paraId="5B869E0E" w14:textId="7087AFFA" w:rsidR="00FB70EC" w:rsidRDefault="000D0034" w:rsidP="006551EE">
      <w:pPr>
        <w:rPr>
          <w:ins w:id="1025" w:author="Adrian Stier" w:date="2022-02-24T11:06:00Z"/>
          <w:rFonts w:ascii="Helvetica" w:hAnsi="Helvetica"/>
          <w:b/>
          <w:sz w:val="22"/>
          <w:szCs w:val="22"/>
        </w:rPr>
      </w:pPr>
      <w:del w:id="1026" w:author="Adrian Stier" w:date="2022-02-24T11:06:00Z">
        <w:r w:rsidRPr="003805EE">
          <w:rPr>
            <w:rFonts w:ascii="Helvetica" w:hAnsi="Helvetica"/>
            <w:sz w:val="22"/>
            <w:szCs w:val="22"/>
          </w:rPr>
          <w:delText>Ecosystem</w:delText>
        </w:r>
        <w:r w:rsidR="00A352EA" w:rsidRPr="003805EE">
          <w:rPr>
            <w:rFonts w:ascii="Helvetica" w:hAnsi="Helvetica"/>
            <w:sz w:val="22"/>
            <w:szCs w:val="22"/>
          </w:rPr>
          <w:delText xml:space="preserve"> monitoring</w:delText>
        </w:r>
        <w:r w:rsidR="004C5771" w:rsidRPr="003805EE">
          <w:rPr>
            <w:rFonts w:ascii="Helvetica" w:hAnsi="Helvetica"/>
            <w:sz w:val="22"/>
            <w:szCs w:val="22"/>
          </w:rPr>
          <w:delText xml:space="preserve"> is </w:delText>
        </w:r>
        <w:r w:rsidRPr="003805EE">
          <w:rPr>
            <w:rFonts w:ascii="Helvetica" w:hAnsi="Helvetica"/>
            <w:sz w:val="22"/>
            <w:szCs w:val="22"/>
          </w:rPr>
          <w:delText xml:space="preserve">typically constrained by </w:delText>
        </w:r>
        <w:r w:rsidR="004C5771" w:rsidRPr="003805EE">
          <w:rPr>
            <w:rFonts w:ascii="Helvetica" w:hAnsi="Helvetica"/>
            <w:sz w:val="22"/>
            <w:szCs w:val="22"/>
          </w:rPr>
          <w:delText>financial and logistical</w:delText>
        </w:r>
        <w:r w:rsidRPr="003805EE">
          <w:rPr>
            <w:rFonts w:ascii="Helvetica" w:hAnsi="Helvetica"/>
            <w:sz w:val="22"/>
            <w:szCs w:val="22"/>
          </w:rPr>
          <w:delText xml:space="preserve"> resources</w:delText>
        </w:r>
        <w:r w:rsidR="004C5771" w:rsidRPr="003805EE">
          <w:rPr>
            <w:rFonts w:ascii="Helvetica" w:hAnsi="Helvetica"/>
            <w:sz w:val="22"/>
            <w:szCs w:val="22"/>
          </w:rPr>
          <w:delText xml:space="preserve">. </w:delText>
        </w:r>
        <w:r w:rsidR="00F312BB" w:rsidRPr="003805EE">
          <w:rPr>
            <w:rFonts w:ascii="Helvetica" w:hAnsi="Helvetica"/>
            <w:sz w:val="22"/>
            <w:szCs w:val="22"/>
          </w:rPr>
          <w:delText xml:space="preserve">Our </w:delText>
        </w:r>
        <w:r w:rsidR="00A65A95" w:rsidRPr="003805EE">
          <w:rPr>
            <w:rFonts w:ascii="Helvetica" w:hAnsi="Helvetica"/>
            <w:sz w:val="22"/>
            <w:szCs w:val="22"/>
          </w:rPr>
          <w:delText>results</w:delText>
        </w:r>
        <w:r w:rsidR="00511F8E" w:rsidRPr="003805EE">
          <w:rPr>
            <w:rFonts w:ascii="Helvetica" w:hAnsi="Helvetica"/>
            <w:sz w:val="22"/>
            <w:szCs w:val="22"/>
          </w:rPr>
          <w:delText xml:space="preserve"> demonstrate</w:delText>
        </w:r>
        <w:r w:rsidR="00F312BB" w:rsidRPr="003805EE">
          <w:rPr>
            <w:rFonts w:ascii="Helvetica" w:hAnsi="Helvetica"/>
            <w:sz w:val="22"/>
            <w:szCs w:val="22"/>
          </w:rPr>
          <w:delText xml:space="preserve"> that not </w:delText>
        </w:r>
        <w:r w:rsidR="00A65A95" w:rsidRPr="003805EE">
          <w:rPr>
            <w:rFonts w:ascii="Helvetica" w:hAnsi="Helvetica"/>
            <w:sz w:val="22"/>
            <w:szCs w:val="22"/>
          </w:rPr>
          <w:delText xml:space="preserve">all </w:delText>
        </w:r>
        <w:r w:rsidR="00F312BB" w:rsidRPr="003805EE">
          <w:rPr>
            <w:rFonts w:ascii="Helvetica" w:hAnsi="Helvetica"/>
            <w:sz w:val="22"/>
            <w:szCs w:val="22"/>
          </w:rPr>
          <w:delText>monitoring information is equally valuable</w:delText>
        </w:r>
        <w:r w:rsidR="00A352EA" w:rsidRPr="003805EE">
          <w:rPr>
            <w:rFonts w:ascii="Helvetica" w:hAnsi="Helvetica"/>
            <w:sz w:val="22"/>
            <w:szCs w:val="22"/>
          </w:rPr>
          <w:delText>.</w:delText>
        </w:r>
        <w:r w:rsidR="00F312BB" w:rsidRPr="003805EE">
          <w:rPr>
            <w:rFonts w:ascii="Helvetica" w:hAnsi="Helvetica" w:cs="Helvetica Neue"/>
            <w:sz w:val="22"/>
            <w:szCs w:val="22"/>
          </w:rPr>
          <w:delText xml:space="preserve"> </w:delText>
        </w:r>
        <w:r w:rsidR="00400B8E" w:rsidRPr="003805EE">
          <w:rPr>
            <w:rFonts w:ascii="Helvetica" w:hAnsi="Helvetica" w:cs="Helvetica Neue"/>
            <w:sz w:val="22"/>
            <w:szCs w:val="22"/>
          </w:rPr>
          <w:delText xml:space="preserve">Rather, </w:delText>
        </w:r>
        <w:r w:rsidR="00F312BB" w:rsidRPr="003805EE">
          <w:rPr>
            <w:rFonts w:ascii="Helvetica" w:hAnsi="Helvetica" w:cs="Helvetica Neue"/>
            <w:sz w:val="22"/>
            <w:szCs w:val="22"/>
          </w:rPr>
          <w:delText>as resource</w:delText>
        </w:r>
        <w:r w:rsidRPr="003805EE">
          <w:rPr>
            <w:rFonts w:ascii="Helvetica" w:hAnsi="Helvetica" w:cs="Helvetica Neue"/>
            <w:sz w:val="22"/>
            <w:szCs w:val="22"/>
          </w:rPr>
          <w:delText xml:space="preserve"> exploitation increases </w:delText>
        </w:r>
        <w:r w:rsidR="00F312BB" w:rsidRPr="003805EE">
          <w:rPr>
            <w:rFonts w:ascii="Helvetica" w:hAnsi="Helvetica" w:cs="Helvetica Neue"/>
            <w:sz w:val="22"/>
            <w:szCs w:val="22"/>
          </w:rPr>
          <w:delText xml:space="preserve">and </w:delText>
        </w:r>
        <w:r w:rsidRPr="003805EE">
          <w:rPr>
            <w:rFonts w:ascii="Helvetica" w:hAnsi="Helvetica" w:cs="Helvetica Neue"/>
            <w:sz w:val="22"/>
            <w:szCs w:val="22"/>
          </w:rPr>
          <w:delText xml:space="preserve">the system </w:delText>
        </w:r>
        <w:r w:rsidR="00F312BB" w:rsidRPr="003805EE">
          <w:rPr>
            <w:rFonts w:ascii="Helvetica" w:hAnsi="Helvetica" w:cs="Helvetica Neue"/>
            <w:sz w:val="22"/>
            <w:szCs w:val="22"/>
          </w:rPr>
          <w:delText>approach</w:delText>
        </w:r>
        <w:r w:rsidRPr="003805EE">
          <w:rPr>
            <w:rFonts w:ascii="Helvetica" w:hAnsi="Helvetica" w:cs="Helvetica Neue"/>
            <w:sz w:val="22"/>
            <w:szCs w:val="22"/>
          </w:rPr>
          <w:delText xml:space="preserve">es </w:delText>
        </w:r>
        <w:r w:rsidR="00407FED" w:rsidRPr="003805EE">
          <w:rPr>
            <w:rFonts w:ascii="Helvetica" w:hAnsi="Helvetica" w:cs="Helvetica Neue"/>
            <w:sz w:val="22"/>
            <w:szCs w:val="22"/>
          </w:rPr>
          <w:delText>a</w:delText>
        </w:r>
        <w:r w:rsidR="004758C3" w:rsidRPr="003805EE">
          <w:rPr>
            <w:rFonts w:ascii="Helvetica" w:hAnsi="Helvetica" w:cs="Helvetica Neue"/>
            <w:sz w:val="22"/>
            <w:szCs w:val="22"/>
          </w:rPr>
          <w:delText xml:space="preserve"> </w:delText>
        </w:r>
        <w:r w:rsidR="00407FED" w:rsidRPr="003805EE">
          <w:rPr>
            <w:rFonts w:ascii="Helvetica" w:hAnsi="Helvetica" w:cs="Helvetica Neue"/>
            <w:sz w:val="22"/>
            <w:szCs w:val="22"/>
          </w:rPr>
          <w:delText>tipping point</w:delText>
        </w:r>
        <w:r w:rsidR="00B20B34" w:rsidRPr="003805EE">
          <w:rPr>
            <w:rFonts w:ascii="Helvetica" w:hAnsi="Helvetica" w:cs="Helvetica Neue"/>
            <w:sz w:val="22"/>
            <w:szCs w:val="22"/>
          </w:rPr>
          <w:delText>,</w:delText>
        </w:r>
        <w:r w:rsidR="005F40F4" w:rsidRPr="003805EE">
          <w:rPr>
            <w:rFonts w:ascii="Helvetica" w:hAnsi="Helvetica" w:cs="Helvetica Neue"/>
            <w:sz w:val="22"/>
            <w:szCs w:val="22"/>
          </w:rPr>
          <w:delText xml:space="preserve"> risk to the system increases. Consequently, </w:delText>
        </w:r>
        <w:r w:rsidR="00B20B34" w:rsidRPr="003805EE">
          <w:rPr>
            <w:rFonts w:ascii="Helvetica" w:hAnsi="Helvetica" w:cs="Helvetica Neue"/>
            <w:sz w:val="22"/>
            <w:szCs w:val="22"/>
          </w:rPr>
          <w:delText xml:space="preserve">the value of monitoring information </w:delText>
        </w:r>
        <w:r w:rsidR="005F40F4" w:rsidRPr="003805EE">
          <w:rPr>
            <w:rFonts w:ascii="Helvetica" w:hAnsi="Helvetica" w:cs="Helvetica Neue"/>
            <w:sz w:val="22"/>
            <w:szCs w:val="22"/>
          </w:rPr>
          <w:delText xml:space="preserve">also </w:delText>
        </w:r>
        <w:r w:rsidR="00B20B34" w:rsidRPr="003805EE">
          <w:rPr>
            <w:rFonts w:ascii="Helvetica" w:hAnsi="Helvetica" w:cs="Helvetica Neue"/>
            <w:sz w:val="22"/>
            <w:szCs w:val="22"/>
          </w:rPr>
          <w:delText>increases</w:delText>
        </w:r>
        <w:r w:rsidR="00C92046" w:rsidRPr="003805EE">
          <w:rPr>
            <w:rFonts w:ascii="Helvetica" w:hAnsi="Helvetica" w:cs="Helvetica Neue"/>
            <w:sz w:val="22"/>
            <w:szCs w:val="22"/>
          </w:rPr>
          <w:delText>.</w:delText>
        </w:r>
      </w:del>
    </w:p>
    <w:p w14:paraId="19B194C6" w14:textId="7AB9D089" w:rsidR="007E4904" w:rsidRPr="00334E47" w:rsidRDefault="00E85D06" w:rsidP="006551EE">
      <w:pPr>
        <w:rPr>
          <w:ins w:id="1027" w:author="Adrian Stier" w:date="2022-02-24T11:06:00Z"/>
          <w:rFonts w:ascii="Helvetica" w:hAnsi="Helvetica"/>
          <w:sz w:val="22"/>
          <w:szCs w:val="22"/>
        </w:rPr>
      </w:pPr>
      <w:ins w:id="1028" w:author="Adrian Stier" w:date="2022-02-24T11:06:00Z">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w:t>
        </w:r>
        <w:r w:rsidR="00894740">
          <w:rPr>
            <w:rFonts w:ascii="Helvetica" w:hAnsi="Helvetica"/>
            <w:sz w:val="22"/>
            <w:szCs w:val="22"/>
          </w:rPr>
          <w:t xml:space="preserve">management systems and </w:t>
        </w:r>
        <w:r w:rsidR="007E4904">
          <w:rPr>
            <w:rFonts w:ascii="Helvetica" w:hAnsi="Helvetica"/>
            <w:sz w:val="22"/>
            <w:szCs w:val="22"/>
          </w:rPr>
          <w:t>taxa</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 xml:space="preserve">also </w:t>
        </w:r>
        <w:r w:rsidR="00D92B91">
          <w:rPr>
            <w:rFonts w:ascii="Helvetica" w:hAnsi="Helvetica"/>
            <w:sz w:val="22"/>
            <w:szCs w:val="22"/>
          </w:rPr>
          <w:t xml:space="preserve">provide insights for </w:t>
        </w:r>
        <w:r w:rsidR="00A32411">
          <w:rPr>
            <w:rFonts w:ascii="Helvetica" w:hAnsi="Helvetica"/>
            <w:sz w:val="22"/>
            <w:szCs w:val="22"/>
          </w:rPr>
          <w:t>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&lt;EndNote&gt;&lt;Cite&gt;&lt;Author&gt;Choi&lt;/Author&gt;&lt;Year&gt;2005&lt;/Year&gt;&lt;RecNum&gt;6261&lt;/RecNum&gt;&lt;DisplayText&gt;[27, 28]&lt;/DisplayText&gt;&lt;record&gt;&lt;rec-number&gt;6261&lt;/rec-number&gt;&lt;foreign-keys&gt;&lt;key app="EN" db-id="x0w5wa9airxrfze0ft2x20vgz0w5wpet5ftz" timestamp="1614114739" guid="492cc590-f346-41f8-81d0-f19c76f0968c"&gt;6261&lt;/key&gt;&lt;/foreign-keys&gt;&lt;ref-type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6260&lt;/RecNum&gt;&lt;record&gt;&lt;rec-number&gt;6260&lt;/rec-number&gt;&lt;foreign-keys&gt;&lt;key app="EN" db-id="x0w5wa9airxrfze0ft2x20vgz0w5wpet5ftz" timestamp="1614114739" guid="ab2f8d67-1a87-4346-a519-4e7df17c3992"&gt;6260&lt;/key&gt;&lt;/foreign-keys&gt;&lt;ref-type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[27, 28]</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&lt;EndNote&gt;&lt;Cite&gt;&lt;Author&gt;Carpenter&lt;/Author&gt;&lt;Year&gt;2003&lt;/Year&gt;&lt;RecNum&gt;6332&lt;/RecNum&gt;&lt;IDText&gt;Regime shifts in lake ecosystems: pattern and variation&lt;/IDText&gt;&lt;DisplayText&gt;[29]&lt;/DisplayText&gt;&lt;record&gt;&lt;rec-number&gt;6332&lt;/rec-number&gt;&lt;foreign-keys&gt;&lt;key app="EN" db-id="x0w5wa9airxrfze0ft2x20vgz0w5wpet5ftz" timestamp="1614114740" guid="647c698d-e29c-4525-bdc3-d7f4d418ac2e"&gt;6332&lt;/key&gt;&lt;/foreign-keys&gt;&lt;ref-type name="Book"&gt;6&lt;/ref-type&gt;&lt;contributors&gt;&lt;authors&gt;&lt;author&gt;Carpenter, Stephen R&lt;/author&gt;&lt;author&gt;Kinne, Otto&lt;/author&gt;&lt;/authors&gt;&lt;/contributors&gt;&lt;titles&gt;&lt;title&gt;Regime shifts in lake ecosystems: pattern and variation&lt;/title&gt;&lt;/titles&gt;&lt;volume&gt;15&lt;/volume&gt;&lt;dates&gt;&lt;year&gt;2003&lt;/year&gt;&lt;/dates&gt;&lt;publisher&gt;International Ecology Institute Oldendorf/Luhe, Germany&lt;/publisher&gt;&lt;urls&gt;&lt;/urls&gt;&lt;/record&gt;&lt;/Cite&gt;&lt;/EndNote&gt;</w:instrText>
        </w:r>
        <w:r w:rsidR="007E4904">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[29]</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&lt;EndNote&gt;&lt;Cite&gt;&lt;Author&gt;Cumming&lt;/Author&gt;&lt;Year&gt;2012&lt;/Year&gt;&lt;RecNum&gt;6264&lt;/RecNum&gt;&lt;IDText&gt;Spatial complexity in fragmenting Amazonian rainforests: Do feedbacks from edge effects push forests towards an ecological threshold?&lt;/IDText&gt;&lt;DisplayText&gt;[30]&lt;/DisplayText&gt;&lt;record&gt;&lt;rec-number&gt;6264&lt;/rec-number&gt;&lt;foreign-keys&gt;&lt;key app="EN" db-id="x0w5wa9airxrfze0ft2x20vgz0w5wpet5ftz" timestamp="1614114739" guid="a913ac2b-af1f-4365-a59b-2a8d48e16357"&gt;6264&lt;/key&gt;&lt;/foreign-keys&gt;&lt;ref-type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7E4904">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[30]</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2E2F64">
          <w:rPr>
            <w:rFonts w:ascii="Helvetica" w:hAnsi="Helvetica"/>
            <w:color w:val="000000" w:themeColor="text1"/>
            <w:sz w:val="22"/>
            <w:szCs w:val="22"/>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research&lt;/IDText&gt;&lt;DisplayText&gt;[31]&lt;/DisplayText&gt;&lt;record&gt;&lt;rec-number&gt;6502&lt;/rec-number&gt;&lt;foreign-keys&gt;&lt;key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Pr>
            <w:rFonts w:ascii="Helvetica" w:hAnsi="Helvetica"/>
            <w:color w:val="000000" w:themeColor="text1"/>
            <w:sz w:val="22"/>
            <w:szCs w:val="22"/>
          </w:rPr>
          <w:fldChar w:fldCharType="separate"/>
        </w:r>
        <w:r w:rsidR="002E2F64">
          <w:rPr>
            <w:rFonts w:ascii="Helvetica" w:hAnsi="Helvetica"/>
            <w:noProof/>
            <w:color w:val="000000" w:themeColor="text1"/>
            <w:sz w:val="22"/>
            <w:szCs w:val="22"/>
          </w:rPr>
          <w:t>[31]</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xml:space="preserve">, recover from </w:t>
        </w:r>
        <w:r w:rsidR="00D92B91">
          <w:rPr>
            <w:rFonts w:ascii="Helvetica" w:hAnsi="Helvetica"/>
            <w:color w:val="000000" w:themeColor="text1"/>
            <w:sz w:val="22"/>
            <w:szCs w:val="22"/>
          </w:rPr>
          <w:t>overuse</w:t>
        </w:r>
        <w:r w:rsidR="007E4904">
          <w:rPr>
            <w:rFonts w:ascii="Helvetica" w:hAnsi="Helvetica"/>
            <w:color w:val="000000" w:themeColor="text1"/>
            <w:sz w:val="22"/>
            <w:szCs w:val="22"/>
          </w:rPr>
          <w:t xml:space="preserve">, and maximize </w:t>
        </w:r>
        <w:r w:rsidR="00D92B91">
          <w:rPr>
            <w:rFonts w:ascii="Helvetica" w:hAnsi="Helvetica"/>
            <w:color w:val="000000" w:themeColor="text1"/>
            <w:sz w:val="22"/>
            <w:szCs w:val="22"/>
          </w:rPr>
          <w:t>value</w:t>
        </w:r>
        <w:r w:rsidR="007E4904">
          <w:rPr>
            <w:rFonts w:ascii="Helvetica" w:hAnsi="Helvetica"/>
            <w:color w:val="000000" w:themeColor="text1"/>
            <w:sz w:val="22"/>
            <w:szCs w:val="22"/>
          </w:rPr>
          <w:t>, will increasingly benefit from high precision monitoring as systems spend more time near their critical</w:t>
        </w:r>
        <w:r w:rsidR="00F4540B">
          <w:rPr>
            <w:rFonts w:ascii="Helvetica" w:hAnsi="Helvetica"/>
            <w:color w:val="000000" w:themeColor="text1"/>
            <w:sz w:val="22"/>
            <w:szCs w:val="22"/>
          </w:rPr>
          <w:t xml:space="preserve"> biological or management</w:t>
        </w:r>
        <w:r w:rsidR="007E4904">
          <w:rPr>
            <w:rFonts w:ascii="Helvetica" w:hAnsi="Helvetica"/>
            <w:color w:val="000000" w:themeColor="text1"/>
            <w:sz w:val="22"/>
            <w:szCs w:val="22"/>
          </w:rPr>
          <w:t xml:space="preserve"> threshold.</w:t>
        </w:r>
        <w:r w:rsidR="007E4904" w:rsidRPr="003805EE">
          <w:rPr>
            <w:rFonts w:ascii="Helvetica" w:hAnsi="Helvetica"/>
            <w:color w:val="000000" w:themeColor="text1"/>
            <w:sz w:val="22"/>
            <w:szCs w:val="22"/>
          </w:rPr>
          <w:t xml:space="preserve"> </w:t>
        </w:r>
      </w:ins>
    </w:p>
    <w:p w14:paraId="59CF9DA4" w14:textId="3A47A4BC" w:rsidR="00EB4D13" w:rsidRDefault="005B06D5" w:rsidP="006551EE">
      <w:pPr>
        <w:ind w:firstLine="720"/>
        <w:rPr>
          <w:rFonts w:ascii="Helvetica" w:hAnsi="Helvetica" w:cs="Helvetica"/>
          <w:sz w:val="22"/>
          <w:szCs w:val="22"/>
        </w:rPr>
        <w:pPrChange w:id="1029" w:author="Adrian Stier" w:date="2022-02-24T11:06:00Z">
          <w:pPr>
            <w:spacing w:line="480" w:lineRule="auto"/>
          </w:pPr>
        </w:pPrChange>
      </w:pPr>
      <w:ins w:id="1030" w:author="Adrian Stier" w:date="2022-02-24T11:06:00Z">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w:t>
        </w:r>
        <w:r w:rsidR="00303B1B">
          <w:rPr>
            <w:rFonts w:ascii="Helvetica" w:hAnsi="Helvetica" w:cs="Helvetica Neue"/>
            <w:sz w:val="22"/>
            <w:szCs w:val="22"/>
          </w:rPr>
          <w:lastRenderedPageBreak/>
          <w:t xml:space="preserve">population </w:t>
        </w:r>
        <w:r w:rsidR="00E85D06">
          <w:rPr>
            <w:rFonts w:ascii="Helvetica" w:hAnsi="Helvetica" w:cs="Helvetica Neue"/>
            <w:sz w:val="22"/>
            <w:szCs w:val="22"/>
          </w:rPr>
          <w:t>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w:t>
        </w:r>
      </w:ins>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del w:id="1031" w:author="Adrian Stier" w:date="2022-02-24T11:06:00Z">
        <w:r w:rsidR="000F7161" w:rsidRPr="003805EE">
          <w:rPr>
            <w:rFonts w:ascii="Helvetica" w:hAnsi="Helvetica" w:cs="Helvetica Neue"/>
            <w:sz w:val="22"/>
            <w:szCs w:val="22"/>
          </w:rPr>
          <w:fldChar w:fldCharType="begin"/>
        </w:r>
        <w:r w:rsidR="004C725F" w:rsidRPr="003805EE">
          <w:rPr>
            <w:rFonts w:ascii="Helvetica" w:hAnsi="Helvetica" w:cs="Helvetica Neue"/>
            <w:sz w:val="22"/>
            <w:szCs w:val="22"/>
          </w:rPr>
          <w:delInstrText xml:space="preserve"> ADDIN EN.CITE &lt;EndNote&gt;&lt;Cite&gt;&lt;Author&gt;Costello&lt;/Author&gt;&lt;Year&gt;2010&lt;/Year&gt;&lt;RecNum&gt;8466&lt;/RecNum&gt;&lt;DisplayText&gt;[20]&lt;/DisplayText&gt;&lt;record&gt;&lt;rec-number&gt;8466&lt;/rec-number&gt;&lt;foreign-keys&gt;&lt;key app="EN" db-id="dsrza9wtbra05fevxvw5svf8d0a9a0ptptvp" timestamp="1493249771"&gt;8466&lt;/key&gt;&lt;/foreign-keys&gt;&lt;ref-type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delInstrText>
        </w:r>
        <w:r w:rsidR="000F7161" w:rsidRPr="003805EE">
          <w:rPr>
            <w:rFonts w:ascii="Helvetica" w:hAnsi="Helvetica" w:cs="Helvetica Neue"/>
            <w:sz w:val="22"/>
            <w:szCs w:val="22"/>
          </w:rPr>
          <w:fldChar w:fldCharType="separate"/>
        </w:r>
        <w:r w:rsidR="004C725F" w:rsidRPr="003805EE">
          <w:rPr>
            <w:rFonts w:ascii="Helvetica" w:hAnsi="Helvetica" w:cs="Helvetica Neue"/>
            <w:noProof/>
            <w:sz w:val="22"/>
            <w:szCs w:val="22"/>
          </w:rPr>
          <w:delText>[20]</w:delText>
        </w:r>
        <w:r w:rsidR="000F7161" w:rsidRPr="003805EE">
          <w:rPr>
            <w:rFonts w:ascii="Helvetica" w:hAnsi="Helvetica" w:cs="Helvetica Neue"/>
            <w:sz w:val="22"/>
            <w:szCs w:val="22"/>
          </w:rPr>
          <w:fldChar w:fldCharType="end"/>
        </w:r>
      </w:del>
      <w:ins w:id="1032" w:author="Adrian Stier" w:date="2022-02-24T11:06:00Z">
        <w:r w:rsidR="000F7161" w:rsidRPr="003805EE">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&lt;EndNote&gt;&lt;Cite&gt;&lt;Author&gt;Costello&lt;/Author&gt;&lt;Year&gt;2010&lt;/Year&gt;&lt;RecNum&gt;6271&lt;/RecNum&gt;&lt;DisplayText&gt;[32]&lt;/DisplayText&gt;&lt;record&gt;&lt;rec-number&gt;6271&lt;/rec-number&gt;&lt;foreign-keys&gt;&lt;key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2E2F64">
          <w:rPr>
            <w:rFonts w:ascii="Helvetica" w:hAnsi="Helvetica" w:cs="Helvetica Neue"/>
            <w:noProof/>
            <w:sz w:val="22"/>
            <w:szCs w:val="22"/>
          </w:rPr>
          <w:t>[32]</w:t>
        </w:r>
        <w:r w:rsidR="000F7161" w:rsidRPr="003805EE">
          <w:rPr>
            <w:rFonts w:ascii="Helvetica" w:hAnsi="Helvetica" w:cs="Helvetica Neue"/>
            <w:sz w:val="22"/>
            <w:szCs w:val="22"/>
          </w:rPr>
          <w:fldChar w:fldCharType="end"/>
        </w:r>
      </w:ins>
      <w:r w:rsidR="004F5553" w:rsidRPr="003805EE">
        <w:rPr>
          <w:rFonts w:ascii="Helvetica" w:hAnsi="Helvetica" w:cs="Helvetica Neue"/>
          <w:sz w:val="22"/>
          <w:szCs w:val="22"/>
        </w:rPr>
        <w:t xml:space="preserve">, or linking weather to agriculture forecasting </w:t>
      </w:r>
      <w:del w:id="1033" w:author="Adrian Stier" w:date="2022-02-24T11:06:00Z">
        <w:r w:rsidR="000F7161" w:rsidRPr="003805EE">
          <w:rPr>
            <w:rFonts w:ascii="Helvetica" w:hAnsi="Helvetica" w:cs="Helvetica Neue"/>
            <w:sz w:val="22"/>
            <w:szCs w:val="22"/>
          </w:rPr>
          <w:fldChar w:fldCharType="begin"/>
        </w:r>
        <w:r w:rsidR="004C725F" w:rsidRPr="003805EE">
          <w:rPr>
            <w:rFonts w:ascii="Helvetica" w:hAnsi="Helvetica" w:cs="Helvetica Neue"/>
            <w:sz w:val="22"/>
            <w:szCs w:val="22"/>
          </w:rPr>
          <w:delInstrText xml:space="preserve"> ADDIN EN.CITE &lt;EndNote&gt;&lt;Cite&gt;&lt;Author&gt;Adams&lt;/Author&gt;&lt;Year&gt;1995&lt;/Year&gt;&lt;RecNum&gt;8467&lt;/RecNum&gt;&lt;DisplayText&gt;[21]&lt;/DisplayText&gt;&lt;record&gt;&lt;rec-number&gt;8467&lt;/rec-number&gt;&lt;foreign-keys&gt;&lt;key app="EN" db-id="dsrza9wtbra05fevxvw5svf8d0a9a0ptptvp" timestamp="1493249973"&gt;8467&lt;/key&gt;&lt;/foreign-keys&gt;&lt;ref-type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delInstrText>
        </w:r>
        <w:r w:rsidR="000F7161" w:rsidRPr="003805EE">
          <w:rPr>
            <w:rFonts w:ascii="Helvetica" w:hAnsi="Helvetica" w:cs="Helvetica Neue"/>
            <w:sz w:val="22"/>
            <w:szCs w:val="22"/>
          </w:rPr>
          <w:fldChar w:fldCharType="separate"/>
        </w:r>
        <w:r w:rsidR="004C725F" w:rsidRPr="003805EE">
          <w:rPr>
            <w:rFonts w:ascii="Helvetica" w:hAnsi="Helvetica" w:cs="Helvetica Neue"/>
            <w:noProof/>
            <w:sz w:val="22"/>
            <w:szCs w:val="22"/>
          </w:rPr>
          <w:delText>[21]</w:delTex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delText>)</w:delText>
        </w:r>
        <w:r w:rsidR="00433F41" w:rsidRPr="003805EE">
          <w:rPr>
            <w:rFonts w:ascii="Helvetica" w:hAnsi="Helvetica" w:cs="Helvetica Neue"/>
            <w:sz w:val="22"/>
            <w:szCs w:val="22"/>
          </w:rPr>
          <w:delText>, it i</w:delText>
        </w:r>
        <w:r w:rsidR="002A360C" w:rsidRPr="003805EE">
          <w:rPr>
            <w:rFonts w:ascii="Helvetica" w:hAnsi="Helvetica" w:cs="Helvetica Neue"/>
            <w:sz w:val="22"/>
            <w:szCs w:val="22"/>
          </w:rPr>
          <w:delText xml:space="preserve">s rarely used </w:delText>
        </w:r>
        <w:r w:rsidR="0094542B" w:rsidRPr="003805EE">
          <w:rPr>
            <w:rFonts w:ascii="Helvetica" w:hAnsi="Helvetica" w:cs="Helvetica Neue"/>
            <w:sz w:val="22"/>
            <w:szCs w:val="22"/>
          </w:rPr>
          <w:delText xml:space="preserve">in </w:delText>
        </w:r>
        <w:r w:rsidR="00965095" w:rsidRPr="003805EE">
          <w:rPr>
            <w:rFonts w:ascii="Helvetica" w:hAnsi="Helvetica" w:cs="Helvetica Neue"/>
            <w:sz w:val="22"/>
            <w:szCs w:val="22"/>
          </w:rPr>
          <w:delText xml:space="preserve">resource </w:delText>
        </w:r>
        <w:r w:rsidR="0094542B" w:rsidRPr="003805EE">
          <w:rPr>
            <w:rFonts w:ascii="Helvetica" w:hAnsi="Helvetica" w:cs="Helvetica Neue"/>
            <w:sz w:val="22"/>
            <w:szCs w:val="22"/>
          </w:rPr>
          <w:delText>management</w:delText>
        </w:r>
      </w:del>
      <w:ins w:id="1034" w:author="Adrian Stier" w:date="2022-02-24T11:06:00Z">
        <w:r w:rsidR="000F7161" w:rsidRPr="003805EE">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&lt;EndNote&gt;&lt;Cite&gt;&lt;Author&gt;Adams&lt;/Author&gt;&lt;Year&gt;1995&lt;/Year&gt;&lt;RecNum&gt;6272&lt;/RecNum&gt;&lt;DisplayText&gt;[33]&lt;/DisplayText&gt;&lt;record&gt;&lt;rec-number&gt;6272&lt;/rec-number&gt;&lt;foreign-keys&gt;&lt;key app="EN" db-id="x0w5wa9airxrfze0ft2x20vgz0w5wpet5ftz" timestamp="1614114739" guid="54da0e7f-79e5-486f-97c4-2eca4b4c75af"&gt;6272&lt;/key&gt;&lt;/foreign-keys&gt;&lt;ref-type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2E2F64">
          <w:rPr>
            <w:rFonts w:ascii="Helvetica" w:hAnsi="Helvetica" w:cs="Helvetica Neue"/>
            <w:noProof/>
            <w:sz w:val="22"/>
            <w:szCs w:val="22"/>
          </w:rPr>
          <w:t>[33]</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s rarely used</w:t>
        </w:r>
      </w:ins>
      <w:r w:rsidR="002A360C" w:rsidRPr="003805EE">
        <w:rPr>
          <w:rFonts w:ascii="Helvetica" w:hAnsi="Helvetica" w:cs="Helvetica Neue"/>
          <w:sz w:val="22"/>
          <w:szCs w:val="22"/>
        </w:rPr>
        <w:t xml:space="preserve">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del w:id="1035" w:author="Adrian Stier" w:date="2022-02-24T11:06:00Z">
        <w:r w:rsidR="009233A8" w:rsidRPr="003805EE">
          <w:rPr>
            <w:rFonts w:ascii="Helvetica" w:hAnsi="Helvetica" w:cs="Helvetica"/>
            <w:sz w:val="22"/>
            <w:szCs w:val="22"/>
          </w:rPr>
          <w:delText>We demonstrated how</w:delText>
        </w:r>
        <w:r w:rsidR="005F40F4" w:rsidRPr="003805EE">
          <w:rPr>
            <w:rFonts w:ascii="Helvetica" w:hAnsi="Helvetica" w:cs="Helvetica"/>
            <w:sz w:val="22"/>
            <w:szCs w:val="22"/>
          </w:rPr>
          <w:delText xml:space="preserve"> a</w:delText>
        </w:r>
        <w:r w:rsidR="00B14689" w:rsidRPr="003805EE">
          <w:rPr>
            <w:rFonts w:ascii="Helvetica" w:hAnsi="Helvetica" w:cs="Helvetica"/>
            <w:sz w:val="22"/>
            <w:szCs w:val="22"/>
          </w:rPr>
          <w:delText xml:space="preserve"> </w:delText>
        </w:r>
        <w:r w:rsidR="005F40F4" w:rsidRPr="003805EE">
          <w:rPr>
            <w:rFonts w:ascii="Helvetica" w:hAnsi="Helvetica" w:cs="Helvetica"/>
            <w:sz w:val="22"/>
            <w:szCs w:val="22"/>
          </w:rPr>
          <w:delText xml:space="preserve">monitoring program that takes </w:delText>
        </w:r>
        <w:r w:rsidR="00B14689" w:rsidRPr="003805EE">
          <w:rPr>
            <w:rFonts w:ascii="Helvetica" w:hAnsi="Helvetica" w:cs="Helvetica"/>
            <w:sz w:val="22"/>
            <w:szCs w:val="22"/>
          </w:rPr>
          <w:delText>advantage</w:delText>
        </w:r>
        <w:r w:rsidR="005F40F4" w:rsidRPr="003805EE">
          <w:rPr>
            <w:rFonts w:ascii="Helvetica" w:hAnsi="Helvetica" w:cs="Helvetica"/>
            <w:sz w:val="22"/>
            <w:szCs w:val="22"/>
          </w:rPr>
          <w:delText xml:space="preserve"> of</w:delText>
        </w:r>
        <w:r w:rsidR="009233A8" w:rsidRPr="003805EE">
          <w:rPr>
            <w:rFonts w:ascii="Helvetica" w:hAnsi="Helvetica" w:cs="Helvetica"/>
            <w:sz w:val="22"/>
            <w:szCs w:val="22"/>
          </w:rPr>
          <w:delText xml:space="preserve"> precautionary buffers can minimize costs</w:delText>
        </w:r>
        <w:r w:rsidR="00B22036" w:rsidRPr="003805EE">
          <w:rPr>
            <w:rFonts w:ascii="Helvetica" w:hAnsi="Helvetica" w:cs="Helvetica"/>
            <w:sz w:val="22"/>
            <w:szCs w:val="22"/>
          </w:rPr>
          <w:delText>, maximize profits</w:delText>
        </w:r>
        <w:r w:rsidR="00B14689" w:rsidRPr="003805EE">
          <w:rPr>
            <w:rFonts w:ascii="Helvetica" w:hAnsi="Helvetica" w:cs="Helvetica"/>
            <w:sz w:val="22"/>
            <w:szCs w:val="22"/>
          </w:rPr>
          <w:delText>,</w:delText>
        </w:r>
        <w:r w:rsidR="00B22036" w:rsidRPr="003805EE">
          <w:rPr>
            <w:rFonts w:ascii="Helvetica" w:hAnsi="Helvetica" w:cs="Helvetica"/>
            <w:sz w:val="22"/>
            <w:szCs w:val="22"/>
          </w:rPr>
          <w:delText xml:space="preserve"> and prevent</w:delText>
        </w:r>
        <w:r w:rsidR="009233A8" w:rsidRPr="003805EE">
          <w:rPr>
            <w:rFonts w:ascii="Helvetica" w:hAnsi="Helvetica" w:cs="Helvetica"/>
            <w:sz w:val="22"/>
            <w:szCs w:val="22"/>
          </w:rPr>
          <w:delText xml:space="preserve"> an ecosystem from tipping into an undesired state. </w:delText>
        </w:r>
      </w:del>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t xml:space="preserve">estimates of </w:t>
      </w:r>
      <w:del w:id="1036" w:author="Adrian Stier" w:date="2022-02-24T11:06:00Z">
        <w:r w:rsidR="009233A8" w:rsidRPr="003805EE">
          <w:rPr>
            <w:rFonts w:ascii="Helvetica" w:hAnsi="Helvetica" w:cs="Helvetica"/>
            <w:sz w:val="22"/>
            <w:szCs w:val="22"/>
          </w:rPr>
          <w:delText>ecosystem state</w:delText>
        </w:r>
      </w:del>
      <w:ins w:id="1037" w:author="Adrian Stier" w:date="2022-02-24T11:06:00Z">
        <w:r w:rsidR="00026C58">
          <w:rPr>
            <w:rFonts w:ascii="Helvetica" w:hAnsi="Helvetica" w:cs="Helvetica"/>
            <w:sz w:val="22"/>
            <w:szCs w:val="22"/>
          </w:rPr>
          <w:t>population status</w:t>
        </w:r>
      </w:ins>
      <w:r w:rsidR="00026C58">
        <w:rPr>
          <w:rFonts w:ascii="Helvetica" w:hAnsi="Helvetica" w:cs="Helvetica"/>
          <w:sz w:val="22"/>
          <w:szCs w:val="22"/>
        </w:rPr>
        <w:t xml:space="preserve">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both stakeholders</w:t>
      </w:r>
      <w:ins w:id="1038" w:author="Adrian Stier" w:date="2022-02-24T11:06:00Z">
        <w:r w:rsidR="00D2340C">
          <w:rPr>
            <w:rFonts w:ascii="Helvetica" w:hAnsi="Helvetica" w:cs="Helvetica"/>
            <w:sz w:val="22"/>
            <w:szCs w:val="22"/>
          </w:rPr>
          <w:t>, scientists,</w:t>
        </w:r>
      </w:ins>
      <w:r w:rsidR="005F40F4" w:rsidRPr="003805EE">
        <w:rPr>
          <w:rFonts w:ascii="Helvetica" w:hAnsi="Helvetica" w:cs="Helvetica"/>
          <w:sz w:val="22"/>
          <w:szCs w:val="22"/>
        </w:rPr>
        <w:t xml:space="preserve">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7C0D8479" w:rsidR="00EB4D13" w:rsidRDefault="005E45A1" w:rsidP="006551EE">
      <w:pPr>
        <w:ind w:firstLine="720"/>
        <w:rPr>
          <w:ins w:id="1039" w:author="Adrian Stier" w:date="2022-02-24T11:06:00Z"/>
          <w:rFonts w:ascii="Helvetica" w:hAnsi="Helvetica" w:cs="Helvetica"/>
          <w:sz w:val="22"/>
          <w:szCs w:val="22"/>
        </w:rPr>
      </w:pPr>
      <w:ins w:id="1040" w:author="Adrian Stier" w:date="2022-02-24T11:06:00Z">
        <w:r>
          <w:rPr>
            <w:rFonts w:ascii="Helvetica" w:hAnsi="Helvetica"/>
            <w:sz w:val="22"/>
            <w:szCs w:val="22"/>
          </w:rPr>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biB0aGUgZmFjZSBvZiB1bmtub3duIHVua25vd25zPC9JRFRleHQ+PERpc3BsYXlUZXh0PlsyLCAz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=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biB0aGUgZmFjZSBvZiB1bmtub3duIHVua25vd25zPC9JRFRleHQ+PERpc3BsYXlUZXh0PlsyLCAz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=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sidR="00FD0387">
          <w:rPr>
            <w:rFonts w:ascii="Helvetica" w:hAnsi="Helvetica"/>
            <w:sz w:val="22"/>
            <w:szCs w:val="22"/>
          </w:rPr>
        </w:r>
        <w:r w:rsidR="00FD0387">
          <w:rPr>
            <w:rFonts w:ascii="Helvetica" w:hAnsi="Helvetica"/>
            <w:sz w:val="22"/>
            <w:szCs w:val="22"/>
          </w:rPr>
          <w:fldChar w:fldCharType="separate"/>
        </w:r>
        <w:r w:rsidR="002E2F64">
          <w:rPr>
            <w:rFonts w:ascii="Helvetica" w:hAnsi="Helvetica"/>
            <w:noProof/>
            <w:sz w:val="22"/>
            <w:szCs w:val="22"/>
          </w:rPr>
          <w:t>[2, 3, 34]</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F72774">
          <w:rPr>
            <w:rFonts w:ascii="Helvetica" w:hAnsi="Helvetica"/>
            <w:sz w:val="22"/>
            <w:szCs w:val="22"/>
          </w:rPr>
          <w:instrText xml:space="preserve"> ADDIN EN.CITE &lt;EndNote&gt;&lt;Cite&gt;&lt;Author&gt;Wintle&lt;/Author&gt;&lt;Year&gt;2010&lt;/Year&gt;&lt;RecNum&gt;6477&lt;/RecNum&gt;&lt;IDText&gt;Allocating monitoring effort in the face of unknown unknowns&lt;/IDText&gt;&lt;DisplayText&gt;[2]&lt;/DisplayText&gt;&lt;record&gt;&lt;rec-number&gt;6477&lt;/rec-number&gt;&lt;foreign-keys&gt;&lt;key app="EN" db-id="x0w5wa9airxrfze0ft2x20vgz0w5wpet5ftz" timestamp="1614114863" guid="0545ca1e-a255-41b4-8664-1de7f6a77a4e"&gt;6477&lt;/key&gt;&lt;/foreign-keys&gt;&lt;ref-type name="Journal Article"&gt;17&lt;/ref-type&gt;&lt;contributors&gt;&lt;authors&gt;&lt;author&gt;Wintle, Brendan A.&lt;/author&gt;&lt;author&gt;Runge, Michael C.&lt;/author&gt;&lt;author&gt;Bekessy, Sarah A.&lt;/author&gt;&lt;/authors&gt;&lt;/contributors&gt;&lt;titles&gt;&lt;title&gt;Allocating monitoring effort in the face of unknown unknowns&lt;/title&gt;&lt;secondary-title&gt;Ecology Letters&lt;/secondary-title&gt;&lt;/titles&gt;&lt;periodical&gt;&lt;full-title&gt;Ecology Letters&lt;/full-title&gt;&lt;/periodical&gt;&lt;pages&gt;1325-1337&lt;/pages&gt;&lt;volume&gt;13&lt;/volume&gt;&lt;number&gt;11&lt;/number&gt;&lt;keywords&gt;&lt;keyword&gt;Adaptive management&lt;/keyword&gt;&lt;keyword&gt;cost efficiency&lt;/keyword&gt;&lt;keyword&gt;decision theory&lt;/keyword&gt;&lt;keyword&gt;Knightian uncertainty&lt;/keyword&gt;&lt;keyword&gt;surprise&lt;/keyword&gt;&lt;keyword&gt;surveillance&lt;/keyword&gt;&lt;/keywords&gt;&lt;dates&gt;&lt;year&gt;2010&lt;/year&gt;&lt;/dates&gt;&lt;publisher&gt;Blackwell Publishing Ltd&lt;/publisher&gt;&lt;isbn&gt;1461-0248&lt;/isbn&gt;&lt;urls&gt;&lt;related-urls&gt;&lt;url&gt;http://dx.doi.org/10.1111/j.1461-0248.2010.01514.x&lt;/url&gt;&lt;/related-urls&gt;&lt;/urls&gt;&lt;electronic-resource-num&gt;10.1111/j.1461-0248.2010.01514.x&lt;/electronic-resource-num&gt;&lt;/record&gt;&lt;/Cite&gt;&lt;/EndNote&gt;</w:instrText>
        </w:r>
        <w:r w:rsidR="00FD0387">
          <w:rPr>
            <w:rFonts w:ascii="Helvetica" w:hAnsi="Helvetica"/>
            <w:sz w:val="22"/>
            <w:szCs w:val="22"/>
          </w:rPr>
          <w:fldChar w:fldCharType="separate"/>
        </w:r>
        <w:r w:rsidR="00F72774">
          <w:rPr>
            <w:rFonts w:ascii="Helvetica" w:hAnsi="Helvetica"/>
            <w:noProof/>
            <w:sz w:val="22"/>
            <w:szCs w:val="22"/>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of monitoring</w:t>
        </w:r>
        <w:r w:rsidR="00303B1B">
          <w:rPr>
            <w:rFonts w:ascii="Helvetica" w:hAnsi="Helvetica"/>
            <w:sz w:val="22"/>
            <w:szCs w:val="22"/>
          </w:rPr>
          <w:t>,</w:t>
        </w:r>
        <w:r w:rsidR="00C416B3">
          <w:rPr>
            <w:rFonts w:ascii="Helvetica" w:hAnsi="Helvetica"/>
            <w:sz w:val="22"/>
            <w:szCs w:val="22"/>
          </w:rPr>
          <w:t xml:space="preserve"> therefore</w:t>
        </w:r>
        <w:r w:rsidR="00303B1B">
          <w:rPr>
            <w:rFonts w:ascii="Helvetica" w:hAnsi="Helvetica"/>
            <w:sz w:val="22"/>
            <w:szCs w:val="22"/>
          </w:rPr>
          <w:t>,</w:t>
        </w:r>
        <w:r w:rsidR="00C416B3">
          <w:rPr>
            <w:rFonts w:ascii="Helvetica" w:hAnsi="Helvetica"/>
            <w:sz w:val="22"/>
            <w:szCs w:val="22"/>
          </w:rPr>
          <w:t xml:space="preserv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2E2F64">
          <w:rPr>
            <w:rFonts w:ascii="Helvetica" w:hAnsi="Helvetica"/>
            <w:sz w:val="22"/>
            <w:szCs w:val="22"/>
          </w:rPr>
          <w:instrText xml:space="preserve"> ADDIN EN.CITE &lt;EndNote&gt;&lt;Cite&gt;&lt;Author&gt;Rome&lt;/Author&gt;&lt;Year&gt;1996&lt;/Year&gt;&lt;RecNum&gt;6475&lt;/RecNum&gt;&lt;IDText&gt;Precautionary approach to capture fisheries and species introductions&lt;/IDText&gt;&lt;DisplayText&gt;[35]&lt;/DisplayText&gt;&lt;record&gt;&lt;rec-number&gt;6475&lt;/rec-number&gt;&lt;foreign-keys&gt;&lt;key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Pr>
            <w:rFonts w:ascii="Helvetica" w:hAnsi="Helvetica"/>
            <w:sz w:val="22"/>
            <w:szCs w:val="22"/>
          </w:rPr>
          <w:fldChar w:fldCharType="separate"/>
        </w:r>
        <w:r w:rsidR="002E2F64">
          <w:rPr>
            <w:rFonts w:ascii="Helvetica" w:hAnsi="Helvetica"/>
            <w:noProof/>
            <w:sz w:val="22"/>
            <w:szCs w:val="22"/>
          </w:rPr>
          <w:t>[35]</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ins>
    </w:p>
    <w:p w14:paraId="6E3BCDBE" w14:textId="77777777" w:rsidR="002074CC" w:rsidRPr="003805EE" w:rsidRDefault="002074CC" w:rsidP="006551EE">
      <w:pPr>
        <w:rPr>
          <w:ins w:id="1041" w:author="Adrian Stier" w:date="2022-02-24T11:06:00Z"/>
          <w:rFonts w:ascii="Helvetica" w:hAnsi="Helvetica"/>
          <w:i/>
          <w:sz w:val="22"/>
          <w:szCs w:val="22"/>
        </w:rPr>
      </w:pPr>
    </w:p>
    <w:p w14:paraId="0750DF93" w14:textId="77777777" w:rsidR="002074CC" w:rsidRPr="003805EE" w:rsidRDefault="002074CC" w:rsidP="006551EE">
      <w:pPr>
        <w:rPr>
          <w:ins w:id="1042" w:author="Adrian Stier" w:date="2022-02-24T11:06:00Z"/>
          <w:rFonts w:ascii="Helvetica" w:hAnsi="Helvetica"/>
          <w:i/>
          <w:sz w:val="22"/>
          <w:szCs w:val="22"/>
        </w:rPr>
      </w:pPr>
      <w:ins w:id="1043" w:author="Adrian Stier" w:date="2022-02-24T11:06:00Z">
        <w:r w:rsidRPr="003805EE">
          <w:rPr>
            <w:rFonts w:ascii="Helvetica" w:hAnsi="Helvetica"/>
            <w:i/>
            <w:sz w:val="22"/>
            <w:szCs w:val="22"/>
          </w:rPr>
          <w:t xml:space="preserve">What if the Existence or Location of the </w:t>
        </w:r>
        <w:r>
          <w:rPr>
            <w:rFonts w:ascii="Helvetica" w:hAnsi="Helvetica"/>
            <w:i/>
            <w:sz w:val="22"/>
            <w:szCs w:val="22"/>
          </w:rPr>
          <w:t>Critical Threshold</w:t>
        </w:r>
        <w:r w:rsidRPr="003805EE">
          <w:rPr>
            <w:rFonts w:ascii="Helvetica" w:hAnsi="Helvetica"/>
            <w:i/>
            <w:sz w:val="22"/>
            <w:szCs w:val="22"/>
          </w:rPr>
          <w:t xml:space="preserve"> is Ambiguous? </w:t>
        </w:r>
      </w:ins>
    </w:p>
    <w:p w14:paraId="449DB87C" w14:textId="01D1E952" w:rsidR="002074CC" w:rsidRDefault="002074CC" w:rsidP="006551EE">
      <w:pPr>
        <w:ind w:firstLine="720"/>
        <w:rPr>
          <w:ins w:id="1044" w:author="Adrian Stier" w:date="2022-02-24T11:06:00Z"/>
          <w:rFonts w:ascii="Helvetica" w:hAnsi="Helvetica"/>
          <w:sz w:val="22"/>
          <w:szCs w:val="22"/>
        </w:rPr>
      </w:pPr>
      <w:ins w:id="1045" w:author="Adrian Stier" w:date="2022-02-24T11:06:00Z">
        <w:r w:rsidRPr="003805EE">
          <w:rPr>
            <w:rFonts w:ascii="Helvetica" w:hAnsi="Helvetica"/>
            <w:sz w:val="22"/>
            <w:szCs w:val="22"/>
          </w:rPr>
          <w:t xml:space="preserve">In systems with </w:t>
        </w:r>
        <w:r>
          <w:rPr>
            <w:rFonts w:ascii="Helvetica" w:hAnsi="Helvetica"/>
            <w:sz w:val="22"/>
            <w:szCs w:val="22"/>
          </w:rPr>
          <w:t>critical biological thresholds</w:t>
        </w:r>
        <w:r w:rsidRPr="003805EE">
          <w:rPr>
            <w:rFonts w:ascii="Helvetica" w:hAnsi="Helvetica"/>
            <w:sz w:val="22"/>
            <w:szCs w:val="22"/>
          </w:rPr>
          <w:t xml:space="preserve">,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&lt;EndNote&gt;&lt;Cite&gt;&lt;Author&gt;Cleary&lt;/Author&gt;&lt;Year&gt;2014&lt;/Year&gt;&lt;RecNum&gt;5890&lt;/RecNum&gt;&lt;DisplayText&gt;[36]&lt;/DisplayText&gt;&lt;record&gt;&lt;rec-number&gt;5890&lt;/rec-number&gt;&lt;foreign-keys&gt;&lt;key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[36]</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Pr>
            <w:rFonts w:ascii="Helvetica" w:hAnsi="Helvetica"/>
            <w:sz w:val="22"/>
            <w:szCs w:val="22"/>
          </w:rPr>
          <w:t xml:space="preserve"> in many systems</w:t>
        </w:r>
        <w:r w:rsidRPr="003805EE">
          <w:rPr>
            <w:rFonts w:ascii="Helvetica" w:hAnsi="Helvetica"/>
            <w:sz w:val="22"/>
            <w:szCs w:val="22"/>
          </w:rPr>
          <w:t xml:space="preserve">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&lt;EndNote&gt;&lt;Cite&gt;&lt;Author&gt;Doak&lt;/Author&gt;&lt;Year&gt;2008&lt;/Year&gt;&lt;RecNum&gt;5866&lt;/RecNum&gt;&lt;DisplayText&gt;[37, 38]&lt;/DisplayText&gt;&lt;record&gt;&lt;rec-number&gt;5866&lt;/rec-number&gt;&lt;foreign-keys&gt;&lt;key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6269&lt;/RecNum&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[37, 38]</w:t>
        </w:r>
        <w:r w:rsidRPr="003805EE">
          <w:rPr>
            <w:rFonts w:ascii="Helvetica" w:hAnsi="Helvetica"/>
            <w:sz w:val="22"/>
            <w:szCs w:val="22"/>
          </w:rPr>
          <w:fldChar w:fldCharType="end"/>
        </w:r>
        <w:r w:rsidRPr="003805EE">
          <w:rPr>
            <w:rFonts w:ascii="Helvetica" w:hAnsi="Helvetica"/>
            <w:sz w:val="22"/>
            <w:szCs w:val="22"/>
          </w:rPr>
          <w:t>. Uncertainty about the location of a threshold presents challenges, particularly in the face of global change, where the strength and location of thresholds may well change</w:t>
        </w:r>
        <w:r>
          <w:rPr>
            <w:rFonts w:ascii="Helvetica" w:hAnsi="Helvetica"/>
            <w:sz w:val="22"/>
            <w:szCs w:val="22"/>
          </w:rPr>
          <w:t xml:space="preserve"> as ecosystems transform</w:t>
        </w:r>
        <w:r w:rsidRPr="003805EE">
          <w:rPr>
            <w:rFonts w:ascii="Helvetica" w:hAnsi="Helvetica"/>
            <w:sz w:val="22"/>
            <w:szCs w:val="22"/>
          </w:rPr>
          <w:t xml:space="preserve">. Our model is heuristic in its evaluation of monitoring in the presence of </w:t>
        </w:r>
        <w:r>
          <w:rPr>
            <w:rFonts w:ascii="Helvetica" w:hAnsi="Helvetica"/>
            <w:sz w:val="22"/>
            <w:szCs w:val="22"/>
          </w:rPr>
          <w:t>critical thresholds</w:t>
        </w:r>
        <w:r w:rsidRPr="003805EE">
          <w:rPr>
            <w:rFonts w:ascii="Helvetica" w:hAnsi="Helvetica"/>
            <w:sz w:val="22"/>
            <w:szCs w:val="22"/>
          </w:rPr>
          <w:t xml:space="preserve">. </w:t>
        </w:r>
        <w:r>
          <w:rPr>
            <w:rFonts w:ascii="Helvetica" w:hAnsi="Helvetica"/>
            <w:sz w:val="22"/>
            <w:szCs w:val="22"/>
          </w:rPr>
          <w:t>T</w:t>
        </w:r>
        <w:r w:rsidRPr="003805EE">
          <w:rPr>
            <w:rFonts w:ascii="Helvetica" w:hAnsi="Helvetica"/>
            <w:sz w:val="22"/>
            <w:szCs w:val="22"/>
          </w:rPr>
          <w:t xml:space="preserve">he results are broadly applicable to systems </w:t>
        </w:r>
        <w:r>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demonstrates the increasing importance of monitoring information as a system approaches a </w:t>
        </w:r>
        <w:r>
          <w:rPr>
            <w:rFonts w:ascii="Helvetica" w:hAnsi="Helvetica"/>
            <w:sz w:val="22"/>
            <w:szCs w:val="22"/>
          </w:rPr>
          <w:t>threshold after which productivity is declining.</w:t>
        </w:r>
        <w:r w:rsidR="000D5F14">
          <w:rPr>
            <w:rFonts w:ascii="Helvetica" w:hAnsi="Helvetica"/>
            <w:sz w:val="22"/>
            <w:szCs w:val="22"/>
          </w:rPr>
          <w:t xml:space="preserve"> We examine consequences of monitoring for different thresholds, some of which (depensation) will be difficult to identify, while others (limit reference points like </w:t>
        </w:r>
      </w:ins>
      <m:oMath>
        <m:sSub>
          <m:sSubPr>
            <m:ctrlPr>
              <w:ins w:id="1046" w:author="Adrian Stier" w:date="2022-02-24T11:06:00Z">
                <w:rPr>
                  <w:rFonts w:ascii="Cambria Math" w:hAnsi="Cambria Math"/>
                  <w:i/>
                  <w:sz w:val="22"/>
                  <w:szCs w:val="22"/>
                </w:rPr>
              </w:ins>
            </m:ctrlPr>
          </m:sSubPr>
          <m:e>
            <m:r>
              <w:ins w:id="1047" w:author="Adrian Stier" w:date="2022-02-24T11:06:00Z">
                <w:rPr>
                  <w:rFonts w:ascii="Cambria Math" w:hAnsi="Cambria Math"/>
                  <w:sz w:val="22"/>
                  <w:szCs w:val="22"/>
                </w:rPr>
                <m:t>0.8B</m:t>
              </w:ins>
            </m:r>
          </m:e>
          <m:sub>
            <m:r>
              <w:ins w:id="1048" w:author="Adrian Stier" w:date="2022-02-24T11:06:00Z">
                <w:rPr>
                  <w:rFonts w:ascii="Cambria Math" w:hAnsi="Cambria Math"/>
                  <w:sz w:val="22"/>
                  <w:szCs w:val="22"/>
                </w:rPr>
                <m:t>MSY</m:t>
              </w:ins>
            </m:r>
          </m:sub>
        </m:sSub>
      </m:oMath>
      <w:ins w:id="1049" w:author="Adrian Stier" w:date="2022-02-24T11:06:00Z">
        <w:r w:rsidR="000D5F14">
          <w:rPr>
            <w:rFonts w:ascii="Helvetica" w:hAnsi="Helvetica"/>
            <w:sz w:val="22"/>
            <w:szCs w:val="22"/>
          </w:rPr>
          <w:t>) that are important, but do not lead to irreversible harm.</w:t>
        </w:r>
      </w:ins>
    </w:p>
    <w:p w14:paraId="71BB3BB8" w14:textId="29E5B81C" w:rsidR="002074CC" w:rsidRPr="003805EE" w:rsidRDefault="002074CC" w:rsidP="006551EE">
      <w:pPr>
        <w:ind w:firstLine="720"/>
        <w:rPr>
          <w:ins w:id="1050" w:author="Adrian Stier" w:date="2022-02-24T11:06:00Z"/>
          <w:rFonts w:ascii="Helvetica" w:hAnsi="Helvetica"/>
          <w:sz w:val="22"/>
          <w:szCs w:val="22"/>
        </w:rPr>
      </w:pPr>
      <w:ins w:id="1051" w:author="Adrian Stier" w:date="2022-02-24T11:06:00Z">
        <w:r>
          <w:rPr>
            <w:rFonts w:ascii="Helvetica" w:hAnsi="Helvetica"/>
            <w:sz w:val="22"/>
            <w:szCs w:val="22"/>
          </w:rPr>
          <w:t>G</w:t>
        </w:r>
        <w:r w:rsidRPr="003805EE">
          <w:rPr>
            <w:rFonts w:ascii="Helvetica" w:hAnsi="Helvetica"/>
            <w:sz w:val="22"/>
            <w:szCs w:val="22"/>
          </w:rPr>
          <w:t xml:space="preserve">aining greater certainty about the location of a </w:t>
        </w:r>
        <w:r w:rsidR="00725758">
          <w:rPr>
            <w:rFonts w:ascii="Helvetica" w:hAnsi="Helvetica"/>
            <w:sz w:val="22"/>
            <w:szCs w:val="22"/>
          </w:rPr>
          <w:t>critical threshold</w:t>
        </w:r>
        <w:r w:rsidRPr="003805EE">
          <w:rPr>
            <w:rFonts w:ascii="Helvetica" w:hAnsi="Helvetica"/>
            <w:sz w:val="22"/>
            <w:szCs w:val="22"/>
          </w:rPr>
          <w:t xml:space="preserve"> can be achieved through adaptive management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&lt;EndNote&gt;&lt;Cite&gt;&lt;Author&gt;Cinner&lt;/Author&gt;&lt;Year&gt;2009&lt;/Year&gt;&lt;RecNum&gt;8170&lt;/RecNum&gt;&lt;DisplayText&gt;[39]&lt;/DisplayText&gt;&lt;record&gt;&lt;rec-number&gt;8170&lt;/rec-number&gt;&lt;foreign-keys&gt;&lt;key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[39]</w:t>
        </w:r>
        <w:r w:rsidRPr="003805EE">
          <w:rPr>
            <w:rFonts w:ascii="Helvetica" w:hAnsi="Helvetica"/>
            <w:sz w:val="22"/>
            <w:szCs w:val="22"/>
          </w:rPr>
          <w:fldChar w:fldCharType="end"/>
        </w:r>
        <w:r w:rsidRPr="003805EE">
          <w:rPr>
            <w:rFonts w:ascii="Helvetica" w:hAnsi="Helvetica"/>
            <w:sz w:val="22"/>
            <w:szCs w:val="22"/>
          </w:rPr>
          <w:t>.</w:t>
        </w:r>
        <w:r w:rsidR="008F07BC" w:rsidRPr="00B80E6E">
          <w:rPr>
            <w:rFonts w:ascii="Helvetica Neue" w:eastAsia="Helvetica Neue" w:hAnsi="Helvetica Neue" w:cs="Helvetica Neue"/>
            <w:sz w:val="22"/>
            <w:szCs w:val="22"/>
          </w:rPr>
          <w:t xml:space="preserve"> </w:t>
        </w:r>
        <w:r w:rsidR="008F07BC">
          <w:rPr>
            <w:rFonts w:ascii="Helvetica Neue" w:eastAsia="Helvetica Neue" w:hAnsi="Helvetica Neue" w:cs="Helvetica Neue"/>
            <w:sz w:val="22"/>
            <w:szCs w:val="22"/>
          </w:rPr>
          <w:t xml:space="preserve">Adaptive management has a long history in ecological literature and has been widely used to inform fisheries management based on optimal control </w:t>
        </w:r>
        <w:r w:rsidR="008F07BC">
          <w:rPr>
            <w:rFonts w:ascii="Helvetica Neue" w:eastAsia="Helvetica Neue" w:hAnsi="Helvetica Neue" w:cs="Helvetica Neue"/>
            <w:sz w:val="22"/>
            <w:szCs w:val="22"/>
          </w:rPr>
          <w:fldChar w:fldCharType="begin">
            <w:fldData xml:space="preserve">PEVuZE5vdGU+PENpdGU+PEF1dGhvcj5DbGFyazwvQXV0aG9yPjxZZWFyPjE5ODY8L1llYXI+PFJl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</w:fldData>
          </w:fldChar>
        </w:r>
        <w:r w:rsidR="002E2F64">
          <w:rPr>
            <w:rFonts w:ascii="Helvetica Neue" w:eastAsia="Helvetica Neue" w:hAnsi="Helvetica Neue" w:cs="Helvetica Neue"/>
            <w:sz w:val="22"/>
            <w:szCs w:val="22"/>
          </w:rPr>
          <w:instrText xml:space="preserve"> ADDIN EN.CITE </w:instrText>
        </w:r>
        <w:r w:rsidR="002E2F64">
          <w:rPr>
            <w:rFonts w:ascii="Helvetica Neue" w:eastAsia="Helvetica Neue" w:hAnsi="Helvetica Neue" w:cs="Helvetica Neue"/>
            <w:sz w:val="22"/>
            <w:szCs w:val="22"/>
          </w:rPr>
          <w:fldChar w:fldCharType="begin">
            <w:fldData xml:space="preserve">PEVuZE5vdGU+PENpdGU+PEF1dGhvcj5DbGFyazwvQXV0aG9yPjxZZWFyPjE5ODY8L1llYXI+PFJl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</w:fldData>
          </w:fldChar>
        </w:r>
        <w:r w:rsidR="002E2F64">
          <w:rPr>
            <w:rFonts w:ascii="Helvetica Neue" w:eastAsia="Helvetica Neue" w:hAnsi="Helvetica Neue" w:cs="Helvetica Neue"/>
            <w:sz w:val="22"/>
            <w:szCs w:val="22"/>
          </w:rPr>
          <w:instrText xml:space="preserve"> ADDIN EN.CITE.DATA </w:instrText>
        </w:r>
        <w:r w:rsidR="002E2F64">
          <w:rPr>
            <w:rFonts w:ascii="Helvetica Neue" w:eastAsia="Helvetica Neue" w:hAnsi="Helvetica Neue" w:cs="Helvetica Neue"/>
            <w:sz w:val="22"/>
            <w:szCs w:val="22"/>
          </w:rPr>
        </w:r>
        <w:r w:rsidR="002E2F64">
          <w:rPr>
            <w:rFonts w:ascii="Helvetica Neue" w:eastAsia="Helvetica Neue" w:hAnsi="Helvetica Neue" w:cs="Helvetica Neue"/>
            <w:sz w:val="22"/>
            <w:szCs w:val="22"/>
          </w:rPr>
          <w:fldChar w:fldCharType="end"/>
        </w:r>
        <w:r w:rsidR="008F07BC">
          <w:rPr>
            <w:rFonts w:ascii="Helvetica Neue" w:eastAsia="Helvetica Neue" w:hAnsi="Helvetica Neue" w:cs="Helvetica Neue"/>
            <w:sz w:val="22"/>
            <w:szCs w:val="22"/>
          </w:rPr>
        </w:r>
        <w:r w:rsidR="008F07BC">
          <w:rPr>
            <w:rFonts w:ascii="Helvetica Neue" w:eastAsia="Helvetica Neue" w:hAnsi="Helvetica Neue" w:cs="Helvetica Neue"/>
            <w:sz w:val="22"/>
            <w:szCs w:val="22"/>
          </w:rPr>
          <w:fldChar w:fldCharType="separate"/>
        </w:r>
        <w:r w:rsidR="002E2F64">
          <w:rPr>
            <w:rFonts w:ascii="Helvetica Neue" w:eastAsia="Helvetica Neue" w:hAnsi="Helvetica Neue" w:cs="Helvetica Neue"/>
            <w:noProof/>
            <w:sz w:val="22"/>
            <w:szCs w:val="22"/>
          </w:rPr>
          <w:t>[40-43]</w:t>
        </w:r>
        <w:r w:rsidR="008F07BC">
          <w:rPr>
            <w:rFonts w:ascii="Helvetica Neue" w:eastAsia="Helvetica Neue" w:hAnsi="Helvetica Neue" w:cs="Helvetica Neue"/>
            <w:sz w:val="22"/>
            <w:szCs w:val="22"/>
          </w:rPr>
          <w:fldChar w:fldCharType="end"/>
        </w:r>
        <w:r w:rsidR="008F07BC">
          <w:rPr>
            <w:rFonts w:ascii="Helvetica Neue" w:eastAsia="Helvetica Neue" w:hAnsi="Helvetica Neue" w:cs="Helvetica Neue"/>
            <w:sz w:val="22"/>
            <w:szCs w:val="22"/>
          </w:rPr>
          <w:t xml:space="preserve">. The closed-loop simulation we employed here takes a different approach, positing alternative, practical, widely used, and likely suboptimal harvest control options informed by various levels of monitoring effort. This approach provides insight into how a fixed set of management strategies performs with various levels of monitoring investment and in the face of multiple forms of uncertainty, and future work could marry these ideas with those emerging in the decision optimization literature </w:t>
        </w:r>
        <w:r w:rsidR="008F07BC">
          <w:rPr>
            <w:rFonts w:ascii="Helvetica Neue" w:eastAsia="Helvetica Neue" w:hAnsi="Helvetica Neue" w:cs="Helvetica Neue"/>
            <w:sz w:val="22"/>
            <w:szCs w:val="22"/>
          </w:rPr>
          <w:fldChar w:fldCharType="begin"/>
        </w:r>
        <w:r w:rsidR="002E2F64">
          <w:rPr>
            <w:rFonts w:ascii="Helvetica Neue" w:eastAsia="Helvetica Neue" w:hAnsi="Helvetica Neue" w:cs="Helvetica Neue"/>
            <w:sz w:val="22"/>
            <w:szCs w:val="22"/>
          </w:rPr>
          <w:instrText xml:space="preserve"> ADDIN EN.CITE &lt;EndNote&gt;&lt;Cite&gt;&lt;Author&gt;Memarzadeh&lt;/Author&gt;&lt;Year&gt;2019&lt;/Year&gt;&lt;RecNum&gt;6514&lt;/RecNum&gt;&lt;DisplayText&gt;[44]&lt;/DisplayText&gt;&lt;record&gt;&lt;rec-number&gt;6514&lt;/rec-number&gt;&lt;foreign-keys&gt;&lt;key app="EN" db-id="x0w5wa9airxrfze0ft2x20vgz0w5wpet5ftz" timestamp="1644952787" guid="f187d634-d06c-4239-b1ae-f8566db7611c"&gt;6514&lt;/key&gt;&lt;/foreign-keys&gt;&lt;ref-type name="Journal Article"&gt;17&lt;/ref-type&gt;&lt;contributors&gt;&lt;authors&gt;&lt;author&gt;Memarzadeh, Milad&lt;/author&gt;&lt;author&gt;Britten, Gregory L&lt;/author&gt;&lt;author&gt;Worm, Boris&lt;/author&gt;&lt;author&gt;Boettiger, Carl&lt;/author&gt;&lt;/authors&gt;&lt;/contributors&gt;&lt;titles&gt;&lt;title&gt;Rebuilding global fisheries under uncertainty&lt;/title&gt;&lt;secondary-title&gt;Proceedings of the National Academy of Sciences&lt;/secondary-title&gt;&lt;/titles&gt;&lt;periodical&gt;&lt;full-title&gt;Proceedings of the National Academy of Sciences&lt;/full-title&gt;&lt;/periodical&gt;&lt;pages&gt;15985-15990&lt;/pages&gt;&lt;volume&gt;116&lt;/volume&gt;&lt;number&gt;32&lt;/number&gt;&lt;dates&gt;&lt;year&gt;2019&lt;/year&gt;&lt;/dates&gt;&lt;isbn&gt;0027-8424&lt;/isbn&gt;&lt;urls&gt;&lt;/urls&gt;&lt;/record&gt;&lt;/Cite&gt;&lt;/EndNote&gt;</w:instrText>
        </w:r>
        <w:r w:rsidR="008F07BC">
          <w:rPr>
            <w:rFonts w:ascii="Helvetica Neue" w:eastAsia="Helvetica Neue" w:hAnsi="Helvetica Neue" w:cs="Helvetica Neue"/>
            <w:sz w:val="22"/>
            <w:szCs w:val="22"/>
          </w:rPr>
          <w:fldChar w:fldCharType="separate"/>
        </w:r>
        <w:r w:rsidR="002E2F64">
          <w:rPr>
            <w:rFonts w:ascii="Helvetica Neue" w:eastAsia="Helvetica Neue" w:hAnsi="Helvetica Neue" w:cs="Helvetica Neue"/>
            <w:noProof/>
            <w:sz w:val="22"/>
            <w:szCs w:val="22"/>
          </w:rPr>
          <w:t>[44]</w:t>
        </w:r>
        <w:r w:rsidR="008F07BC">
          <w:rPr>
            <w:rFonts w:ascii="Helvetica Neue" w:eastAsia="Helvetica Neue" w:hAnsi="Helvetica Neue" w:cs="Helvetica Neue"/>
            <w:sz w:val="22"/>
            <w:szCs w:val="22"/>
          </w:rPr>
          <w:fldChar w:fldCharType="end"/>
        </w:r>
        <w:r w:rsidR="008F07BC">
          <w:rPr>
            <w:rFonts w:ascii="Helvetica Neue" w:eastAsia="Helvetica Neue" w:hAnsi="Helvetica Neue" w:cs="Helvetica Neue"/>
            <w:sz w:val="22"/>
            <w:szCs w:val="22"/>
          </w:rPr>
          <w:t>. For example,</w:t>
        </w:r>
        <w:r w:rsidRPr="003805EE">
          <w:rPr>
            <w:rFonts w:ascii="Helvetica" w:hAnsi="Helvetica"/>
            <w:sz w:val="22"/>
            <w:szCs w:val="22"/>
          </w:rPr>
          <w:t xml:space="preserve"> Gaussian process stochastic dynamic programming, which makes few structural assumptions about population production functions, can allow </w:t>
        </w:r>
        <w:proofErr w:type="gramStart"/>
        <w:r w:rsidRPr="003805EE">
          <w:rPr>
            <w:rFonts w:ascii="Helvetica" w:hAnsi="Helvetica"/>
            <w:sz w:val="22"/>
            <w:szCs w:val="22"/>
          </w:rPr>
          <w:t xml:space="preserve">managers </w:t>
        </w:r>
        <w:r w:rsidR="00D30BBD">
          <w:rPr>
            <w:rFonts w:ascii="Helvetica" w:hAnsi="Helvetica"/>
            <w:sz w:val="22"/>
            <w:szCs w:val="22"/>
          </w:rPr>
          <w:t xml:space="preserve"> to</w:t>
        </w:r>
        <w:proofErr w:type="gramEnd"/>
        <w:r w:rsidR="00D30BBD">
          <w:rPr>
            <w:rFonts w:ascii="Helvetica" w:hAnsi="Helvetica"/>
            <w:sz w:val="22"/>
            <w:szCs w:val="22"/>
          </w:rPr>
          <w:t xml:space="preserve"> identify optimal control rules </w:t>
        </w:r>
        <w:r w:rsidRPr="003805EE">
          <w:rPr>
            <w:rFonts w:ascii="Helvetica" w:hAnsi="Helvetica"/>
            <w:sz w:val="22"/>
            <w:szCs w:val="22"/>
          </w:rPr>
          <w:t>in light of uncertainty in threshold locations</w:t>
        </w:r>
        <w:r>
          <w:rPr>
            <w:rFonts w:ascii="Helvetica" w:hAnsi="Helvetica"/>
            <w:sz w:val="22"/>
            <w:szCs w:val="22"/>
          </w:rPr>
          <w:t xml:space="preserve"> </w:t>
        </w:r>
        <w:r>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Z3JhbW1pbmc8L0lEVGV4dD48RGlzcGxheVRleHQ+WzQ1LCA0Nl08L0Rpc3BsYXlUZXh0PjxyZWNv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</w:fldData>
          </w:fldChar>
        </w:r>
        <w:r w:rsidR="002E2F64">
          <w:rPr>
            <w:rFonts w:ascii="Helvetica" w:hAnsi="Helvetica"/>
            <w:sz w:val="22"/>
            <w:szCs w:val="22"/>
          </w:rPr>
          <w:instrText xml:space="preserve"> ADDIN EN.CITE </w:instrText>
        </w:r>
        <w:r w:rsidR="002E2F64">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Z3JhbW1pbmc8L0lEVGV4dD48RGlzcGxheVRleHQ+WzQ1LCA0Nl08L0Rpc3BsYXlUZXh0PjxyZWNv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</w:fldData>
          </w:fldChar>
        </w:r>
        <w:r w:rsidR="002E2F64">
          <w:rPr>
            <w:rFonts w:ascii="Helvetica" w:hAnsi="Helvetica"/>
            <w:sz w:val="22"/>
            <w:szCs w:val="22"/>
          </w:rPr>
          <w:instrText xml:space="preserve"> ADDIN EN.CITE.DATA </w:instrText>
        </w:r>
        <w:r w:rsidR="002E2F64">
          <w:rPr>
            <w:rFonts w:ascii="Helvetica" w:hAnsi="Helvetica"/>
            <w:sz w:val="22"/>
            <w:szCs w:val="22"/>
          </w:rPr>
        </w:r>
        <w:r w:rsidR="002E2F64">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sidR="002E2F64">
          <w:rPr>
            <w:rFonts w:ascii="Helvetica" w:hAnsi="Helvetica"/>
            <w:noProof/>
            <w:sz w:val="22"/>
            <w:szCs w:val="22"/>
          </w:rPr>
          <w:t>[45, 46]</w:t>
        </w:r>
        <w:r>
          <w:rPr>
            <w:rFonts w:ascii="Helvetica" w:hAnsi="Helvetica"/>
            <w:sz w:val="22"/>
            <w:szCs w:val="22"/>
          </w:rPr>
          <w:fldChar w:fldCharType="end"/>
        </w:r>
        <w:r w:rsidRPr="003805EE">
          <w:rPr>
            <w:rFonts w:ascii="Helvetica" w:hAnsi="Helvetica"/>
            <w:sz w:val="22"/>
            <w:szCs w:val="22"/>
          </w:rPr>
          <w:t xml:space="preserve">. </w:t>
        </w:r>
        <w:r>
          <w:rPr>
            <w:rFonts w:ascii="Helvetica" w:hAnsi="Helvetica"/>
            <w:sz w:val="22"/>
            <w:szCs w:val="22"/>
          </w:rPr>
          <w:t xml:space="preserve">Alternatively, early warning indicators such as rising variance or </w:t>
        </w:r>
        <w:r w:rsidR="00FA0E8D">
          <w:rPr>
            <w:rFonts w:ascii="Helvetica" w:hAnsi="Helvetica"/>
            <w:sz w:val="22"/>
            <w:szCs w:val="22"/>
          </w:rPr>
          <w:t xml:space="preserve">changes </w:t>
        </w:r>
        <w:r>
          <w:rPr>
            <w:rFonts w:ascii="Helvetica" w:hAnsi="Helvetica"/>
            <w:sz w:val="22"/>
            <w:szCs w:val="22"/>
          </w:rPr>
          <w:t xml:space="preserve">in autocorrelation may offer a signal for when a system is approaching a threshold </w:t>
        </w:r>
        <w:r w:rsidR="005D0A3A">
          <w:rPr>
            <w:rFonts w:ascii="Helvetica" w:hAnsi="Helvetica"/>
            <w:sz w:val="22"/>
            <w:szCs w:val="22"/>
          </w:rPr>
          <w:fldChar w:fldCharType="begin"/>
        </w:r>
        <w:r w:rsidR="002E2F64">
          <w:rPr>
            <w:rFonts w:ascii="Helvetica" w:hAnsi="Helvetica"/>
            <w:sz w:val="22"/>
            <w:szCs w:val="22"/>
          </w:rPr>
          <w:instrText xml:space="preserve"> ADDIN EN.CITE &lt;EndNote&gt;&lt;Cite&gt;&lt;Author&gt;Litzow&lt;/Author&gt;&lt;Year&gt;2016&lt;/Year&gt;&lt;RecNum&gt;6505&lt;/RecNum&gt;&lt;DisplayText&gt;[47]&lt;/DisplayText&gt;&lt;record&gt;&lt;rec-number&gt;6505&lt;/rec-number&gt;&lt;foreign-keys&gt;&lt;key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5D0A3A">
          <w:rPr>
            <w:rFonts w:ascii="Helvetica" w:hAnsi="Helvetica"/>
            <w:sz w:val="22"/>
            <w:szCs w:val="22"/>
          </w:rPr>
          <w:fldChar w:fldCharType="separate"/>
        </w:r>
        <w:r w:rsidR="002E2F64">
          <w:rPr>
            <w:rFonts w:ascii="Helvetica" w:hAnsi="Helvetica"/>
            <w:noProof/>
            <w:sz w:val="22"/>
            <w:szCs w:val="22"/>
          </w:rPr>
          <w:t>[47]</w:t>
        </w:r>
        <w:r w:rsidR="005D0A3A">
          <w:rPr>
            <w:rFonts w:ascii="Helvetica" w:hAnsi="Helvetica"/>
            <w:sz w:val="22"/>
            <w:szCs w:val="22"/>
          </w:rPr>
          <w:fldChar w:fldCharType="end"/>
        </w:r>
        <w:r>
          <w:rPr>
            <w:rFonts w:ascii="Helvetica" w:hAnsi="Helvetica"/>
            <w:sz w:val="22"/>
            <w:szCs w:val="22"/>
          </w:rPr>
          <w:t xml:space="preserve">, though detection of a threshold using these indicators likely requires high precision and frequent </w:t>
        </w:r>
        <w:r w:rsidR="00FA0E8D">
          <w:rPr>
            <w:rFonts w:ascii="Helvetica" w:hAnsi="Helvetica"/>
            <w:sz w:val="22"/>
            <w:szCs w:val="22"/>
          </w:rPr>
          <w:t xml:space="preserve">precise </w:t>
        </w:r>
        <w:r>
          <w:rPr>
            <w:rFonts w:ascii="Helvetica" w:hAnsi="Helvetica"/>
            <w:sz w:val="22"/>
            <w:szCs w:val="22"/>
          </w:rPr>
          <w:t xml:space="preserve">monitoring. </w:t>
        </w:r>
        <w:r w:rsidRPr="003805EE">
          <w:rPr>
            <w:rFonts w:ascii="Helvetica" w:hAnsi="Helvetica"/>
            <w:sz w:val="22"/>
            <w:szCs w:val="22"/>
          </w:rPr>
          <w:t xml:space="preserve">However, even with better monitoring and analysis, some uncertainty is </w:t>
        </w:r>
        <w:r w:rsidRPr="003805EE">
          <w:rPr>
            <w:rFonts w:ascii="Helvetica" w:hAnsi="Helvetica"/>
            <w:sz w:val="22"/>
            <w:szCs w:val="22"/>
          </w:rPr>
          <w:lastRenderedPageBreak/>
          <w:t>irreducible</w:t>
        </w:r>
        <w:r w:rsidR="003B60A1">
          <w:rPr>
            <w:rFonts w:ascii="Helvetica" w:hAnsi="Helvetica"/>
            <w:sz w:val="22"/>
            <w:szCs w:val="22"/>
          </w:rPr>
          <w:t xml:space="preserve">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&lt;EndNote&gt;&lt;Cite&gt;&lt;Author&gt;Schindler&lt;/Author&gt;&lt;Year&gt;2015&lt;/Year&gt;&lt;RecNum&gt;6269&lt;/RecNum&gt;&lt;DisplayText&gt;[38]&lt;/DisplayText&gt;&lt;record&gt;&lt;rec-number&gt;6269&lt;/rec-number&gt;&lt;foreign-keys&gt;&lt;key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[38]</w:t>
        </w:r>
        <w:r w:rsidRPr="003805EE">
          <w:rPr>
            <w:rFonts w:ascii="Helvetica" w:hAnsi="Helvetica"/>
            <w:sz w:val="22"/>
            <w:szCs w:val="22"/>
          </w:rPr>
          <w:fldChar w:fldCharType="end"/>
        </w:r>
        <w:r w:rsidRPr="003805EE">
          <w:rPr>
            <w:rFonts w:ascii="Helvetica" w:hAnsi="Helvetica"/>
            <w:sz w:val="22"/>
            <w:szCs w:val="22"/>
          </w:rPr>
          <w:t>.</w:t>
        </w:r>
        <w:r>
          <w:rPr>
            <w:rFonts w:ascii="Helvetica" w:hAnsi="Helvetica"/>
            <w:sz w:val="22"/>
            <w:szCs w:val="22"/>
          </w:rPr>
          <w:t xml:space="preserve"> Such irreducible uncertainty (e.g., due to stochasticity in recruitment) can amplify the risks associated with limited monitoring effort and are critical for managers to consider</w:t>
        </w:r>
        <w:r w:rsidR="008D5F8A">
          <w:rPr>
            <w:rFonts w:ascii="Helvetica" w:hAnsi="Helvetica"/>
            <w:sz w:val="22"/>
            <w:szCs w:val="22"/>
          </w:rPr>
          <w:t>.</w:t>
        </w:r>
        <w:r w:rsidR="00D6545A">
          <w:rPr>
            <w:rFonts w:ascii="Helvetica" w:hAnsi="Helvetica"/>
            <w:sz w:val="22"/>
            <w:szCs w:val="22"/>
          </w:rPr>
          <w:t xml:space="preserve"> </w:t>
        </w:r>
      </w:ins>
    </w:p>
    <w:p w14:paraId="7B58A4A9" w14:textId="77777777" w:rsidR="002074CC" w:rsidRDefault="002074CC" w:rsidP="006551EE">
      <w:pPr>
        <w:rPr>
          <w:ins w:id="1052" w:author="Adrian Stier" w:date="2022-02-24T11:06:00Z"/>
          <w:rFonts w:ascii="Helvetica" w:hAnsi="Helvetica"/>
          <w:i/>
          <w:sz w:val="22"/>
          <w:szCs w:val="22"/>
        </w:rPr>
      </w:pPr>
    </w:p>
    <w:p w14:paraId="1CE26B7E" w14:textId="6FD1F63E" w:rsidR="002074CC" w:rsidRPr="003805EE" w:rsidRDefault="002074CC" w:rsidP="006551EE">
      <w:pPr>
        <w:rPr>
          <w:ins w:id="1053" w:author="Adrian Stier" w:date="2022-02-24T11:06:00Z"/>
          <w:rFonts w:ascii="Helvetica" w:hAnsi="Helvetica"/>
          <w:i/>
          <w:sz w:val="22"/>
          <w:szCs w:val="22"/>
        </w:rPr>
      </w:pPr>
      <w:ins w:id="1054" w:author="Adrian Stier" w:date="2022-02-24T11:06:00Z">
        <w:r w:rsidRPr="003805EE">
          <w:rPr>
            <w:rFonts w:ascii="Helvetica" w:hAnsi="Helvetica"/>
            <w:i/>
            <w:sz w:val="22"/>
            <w:szCs w:val="22"/>
          </w:rPr>
          <w:t>The Value of Monitoring Depends on the Stakeholder</w:t>
        </w:r>
      </w:ins>
    </w:p>
    <w:p w14:paraId="354283E9" w14:textId="2C1B3583" w:rsidR="002074CC" w:rsidRPr="003805EE" w:rsidRDefault="002074CC" w:rsidP="006551EE">
      <w:pPr>
        <w:ind w:firstLine="720"/>
        <w:rPr>
          <w:ins w:id="1055" w:author="Adrian Stier" w:date="2022-02-24T11:06:00Z"/>
          <w:rFonts w:ascii="Helvetica" w:hAnsi="Helvetica" w:cs="Helvetica Neue"/>
          <w:sz w:val="22"/>
          <w:szCs w:val="22"/>
        </w:rPr>
      </w:pPr>
      <w:ins w:id="1056" w:author="Adrian Stier" w:date="2022-02-24T11:06:00Z">
        <w:r w:rsidRPr="003805EE">
          <w:rPr>
            <w:rFonts w:ascii="Helvetica" w:hAnsi="Helvetica" w:cs="Helvetica Neue"/>
            <w:sz w:val="22"/>
            <w:szCs w:val="22"/>
          </w:rPr>
          <w:t xml:space="preserve">Determining the value of monitoring information also likely extends beyond the organization bearing the monitoring costs to include the value to other stakeholders. The high volatility that emerges from low monitoring investment may be particularly challenging to some stakeholders while others might be less affected.  For instance, subsistence harvesters and small businesses often have relatively lower mobility and limited capacity to take advantage of “boom” years, or adapt to harvesting a new resource in “bust” years. Surveys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&lt;EndNote&gt;&lt;Cite&gt;&lt;Author&gt;Schrank&lt;/Author&gt;&lt;Year&gt;2003&lt;/Year&gt;&lt;RecNum&gt;8199&lt;/RecNum&gt;&lt;DisplayText&gt;[48]&lt;/DisplayText&gt;&lt;record&gt;&lt;rec-number&gt;8199&lt;/rec-number&gt;&lt;foreign-keys&gt;&lt;key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3805EE">
          <w:rPr>
            <w:rFonts w:ascii="Helvetica" w:hAnsi="Helvetica"/>
            <w:sz w:val="22"/>
            <w:szCs w:val="22"/>
          </w:rPr>
          <w:fldChar w:fldCharType="separate"/>
        </w:r>
        <w:r w:rsidR="002E2F64">
          <w:rPr>
            <w:rFonts w:ascii="Helvetica" w:hAnsi="Helvetica"/>
            <w:noProof/>
            <w:sz w:val="22"/>
            <w:szCs w:val="22"/>
          </w:rPr>
          <w:t>[48]</w:t>
        </w:r>
        <w:r w:rsidRPr="003805EE">
          <w:rPr>
            <w:rFonts w:ascii="Helvetica" w:hAnsi="Helvetica"/>
            <w:sz w:val="22"/>
            <w:szCs w:val="22"/>
          </w:rPr>
          <w:fldChar w:fldCharType="end"/>
        </w:r>
        <w:r w:rsidRPr="003805EE">
          <w:rPr>
            <w:rFonts w:ascii="Helvetica" w:hAnsi="Helvetica" w:cs="Helvetica Neue"/>
            <w:sz w:val="22"/>
            <w:szCs w:val="22"/>
          </w:rPr>
          <w:t xml:space="preserve">. In contrast, large industrial fishing operations may have higher travel capacity to harvest in another location where the resource remains plentiful, or are capable of investing in the gear and infrastructure needed to switch to harvesting a different </w:t>
        </w:r>
        <w:r w:rsidRPr="00A11EE7">
          <w:rPr>
            <w:rFonts w:ascii="Helvetica" w:hAnsi="Helvetica" w:cs="Helvetica Neue"/>
            <w:sz w:val="22"/>
            <w:szCs w:val="22"/>
          </w:rPr>
          <w:t>resource</w:t>
        </w:r>
        <w:r w:rsidRPr="00A11EE7">
          <w:rPr>
            <w:rFonts w:ascii="Helvetica" w:hAnsi="Helvetica"/>
            <w:sz w:val="22"/>
            <w:szCs w:val="22"/>
          </w:rPr>
          <w:t xml:space="preserve"> </w:t>
        </w:r>
        <w:r w:rsidRPr="00A11EE7">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&lt;EndNote&gt;&lt;Cite&gt;&lt;Author&gt;Berkes&lt;/Author&gt;&lt;Year&gt;2006&lt;/Year&gt;&lt;RecNum&gt;6268&lt;/RecNum&gt;&lt;DisplayText&gt;[49]&lt;/DisplayText&gt;&lt;record&gt;&lt;rec-number&gt;6268&lt;/rec-number&gt;&lt;foreign-keys&gt;&lt;key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A11EE7">
          <w:rPr>
            <w:rFonts w:ascii="Helvetica" w:hAnsi="Helvetica" w:cs="Helvetica Neue"/>
            <w:sz w:val="22"/>
            <w:szCs w:val="22"/>
          </w:rPr>
          <w:fldChar w:fldCharType="separate"/>
        </w:r>
        <w:r w:rsidR="002E2F64">
          <w:rPr>
            <w:rFonts w:ascii="Helvetica" w:hAnsi="Helvetica" w:cs="Helvetica Neue"/>
            <w:noProof/>
            <w:sz w:val="22"/>
            <w:szCs w:val="22"/>
          </w:rPr>
          <w:t>[49]</w:t>
        </w:r>
        <w:r w:rsidRPr="00A11EE7">
          <w:rPr>
            <w:rFonts w:ascii="Helvetica" w:hAnsi="Helvetica" w:cs="Helvetica Neue"/>
            <w:sz w:val="22"/>
            <w:szCs w:val="22"/>
          </w:rPr>
          <w:fldChar w:fldCharType="end"/>
        </w:r>
        <w:r w:rsidR="00A32798" w:rsidRPr="00A32798">
          <w:t xml:space="preserve"> </w:t>
        </w:r>
        <w:r w:rsidR="005D0A3A">
          <w:rPr>
            <w:rFonts w:ascii="Helvetica" w:hAnsi="Helvetica" w:cs="Helvetica Neue"/>
            <w:sz w:val="22"/>
            <w:szCs w:val="22"/>
          </w:rPr>
          <w:fldChar w:fldCharType="begin"/>
        </w:r>
        <w:r w:rsidR="002E2F64">
          <w:rPr>
            <w:rFonts w:ascii="Helvetica" w:hAnsi="Helvetica" w:cs="Helvetica Neue"/>
            <w:sz w:val="22"/>
            <w:szCs w:val="22"/>
          </w:rPr>
          <w:instrText xml:space="preserve"> ADDIN EN.CITE &lt;EndNote&gt;&lt;Cite&gt;&lt;Author&gt;Fisher&lt;/Author&gt;&lt;Year&gt;2021&lt;/Year&gt;&lt;RecNum&gt;6506&lt;/RecNum&gt;&lt;DisplayText&gt;[50]&lt;/DisplayText&gt;&lt;record&gt;&lt;rec-number&gt;6506&lt;/rec-number&gt;&lt;foreign-keys&gt;&lt;key app="EN" db-id="x0w5wa9airxrfze0ft2x20vgz0w5wpet5ftz" timestamp="1614297152" guid="49020b8d-8e2c-4ce8-bfc3-c5ffd6550ca8"&gt;6506&lt;/key&gt;&lt;/foreign-keys&gt;&lt;ref-type name="Journal Article"&gt;17&lt;/ref-type&gt;&lt;contributors&gt;&lt;authors&gt;&lt;author&gt;Fisher, Mary C&lt;/author&gt;&lt;author&gt;Moore, Stephanie K&lt;/author&gt;&lt;author&gt;Jardine, Sunny L&lt;/author&gt;&lt;author&gt;Watson, James R&lt;/author&gt;&lt;author&gt;Samhouri, Jameal F&lt;/author&gt;&lt;/authors&gt;&lt;/contributors&gt;&lt;titles&gt;&lt;title&gt;Climate shock effects and mediation in fisheries&lt;/title&gt;&lt;secondary-title&gt;Proceedings of the National Academy of Sciences&lt;/secondary-title&gt;&lt;/titles&gt;&lt;periodical&gt;&lt;full-title&gt;Proceedings of the National Academy of Sciences&lt;/full-title&gt;&lt;/periodical&gt;&lt;volume&gt;118&lt;/volume&gt;&lt;number&gt;2&lt;/number&gt;&lt;dates&gt;&lt;year&gt;2021&lt;/year&gt;&lt;/dates&gt;&lt;isbn&gt;0027-8424&lt;/isbn&gt;&lt;urls&gt;&lt;/urls&gt;&lt;/record&gt;&lt;/Cite&gt;&lt;/EndNote&gt;</w:instrText>
        </w:r>
        <w:r w:rsidR="005D0A3A">
          <w:rPr>
            <w:rFonts w:ascii="Helvetica" w:hAnsi="Helvetica" w:cs="Helvetica Neue"/>
            <w:sz w:val="22"/>
            <w:szCs w:val="22"/>
          </w:rPr>
          <w:fldChar w:fldCharType="separate"/>
        </w:r>
        <w:r w:rsidR="002E2F64">
          <w:rPr>
            <w:rFonts w:ascii="Helvetica" w:hAnsi="Helvetica" w:cs="Helvetica Neue"/>
            <w:noProof/>
            <w:sz w:val="22"/>
            <w:szCs w:val="22"/>
          </w:rPr>
          <w:t>[50]</w:t>
        </w:r>
        <w:r w:rsidR="005D0A3A">
          <w:rPr>
            <w:rFonts w:ascii="Helvetica" w:hAnsi="Helvetica" w:cs="Helvetica Neue"/>
            <w:sz w:val="22"/>
            <w:szCs w:val="22"/>
          </w:rPr>
          <w:fldChar w:fldCharType="end"/>
        </w:r>
        <w:r w:rsidRPr="00A11EE7">
          <w:rPr>
            <w:rFonts w:ascii="Helvetica" w:hAnsi="Helvetica" w:cs="Helvetica Neue"/>
            <w:sz w:val="22"/>
            <w:szCs w:val="22"/>
          </w:rPr>
          <w:t>. To achieve equity among stakeholders, management will need to account</w:t>
        </w:r>
        <w:r w:rsidRPr="00A11EE7">
          <w:rPr>
            <w:rFonts w:ascii="Helvetica" w:hAnsi="Helvetica"/>
            <w:sz w:val="22"/>
            <w:szCs w:val="22"/>
          </w:rPr>
          <w:t xml:space="preserve"> for </w:t>
        </w:r>
        <w:r>
          <w:rPr>
            <w:rFonts w:ascii="Helvetica" w:hAnsi="Helvetica"/>
            <w:sz w:val="22"/>
            <w:szCs w:val="22"/>
          </w:rPr>
          <w:t>asymmetry in</w:t>
        </w:r>
        <w:r w:rsidRPr="00A11EE7">
          <w:rPr>
            <w:rFonts w:ascii="Helvetica" w:hAnsi="Helvetica"/>
            <w:sz w:val="22"/>
            <w:szCs w:val="22"/>
          </w:rPr>
          <w:t xml:space="preserve"> risk aversion among stakeholders, which in turn will be a critical step in integrating the value of information as a driver of monitoring investment.</w:t>
        </w:r>
      </w:ins>
    </w:p>
    <w:p w14:paraId="5A9ACD65" w14:textId="77777777" w:rsidR="00847C6E" w:rsidRDefault="00847C6E" w:rsidP="006551EE">
      <w:pPr>
        <w:rPr>
          <w:rFonts w:ascii="Helvetica" w:hAnsi="Helvetica"/>
          <w:i/>
          <w:sz w:val="22"/>
          <w:szCs w:val="22"/>
        </w:rPr>
        <w:pPrChange w:id="1057" w:author="Adrian Stier" w:date="2022-02-24T11:06:00Z">
          <w:pPr>
            <w:spacing w:line="480" w:lineRule="auto"/>
          </w:pPr>
        </w:pPrChange>
      </w:pPr>
    </w:p>
    <w:p w14:paraId="0530466F" w14:textId="500B3FC8" w:rsidR="00787E3F" w:rsidRPr="003805EE" w:rsidRDefault="00787E3F" w:rsidP="006551EE">
      <w:pPr>
        <w:rPr>
          <w:rFonts w:ascii="Helvetica" w:hAnsi="Helvetica"/>
          <w:i/>
          <w:sz w:val="22"/>
          <w:szCs w:val="22"/>
        </w:rPr>
        <w:pPrChange w:id="1058" w:author="Adrian Stier" w:date="2022-02-24T11:06:00Z">
          <w:pPr>
            <w:spacing w:line="480" w:lineRule="auto"/>
          </w:pPr>
        </w:pPrChange>
      </w:pPr>
      <w:r w:rsidRPr="003805EE">
        <w:rPr>
          <w:rFonts w:ascii="Helvetica" w:hAnsi="Helvetica"/>
          <w:i/>
          <w:sz w:val="22"/>
          <w:szCs w:val="22"/>
        </w:rPr>
        <w:t>Consideration of Moral Hazards in the Context of Resource Monitoring</w:t>
      </w:r>
    </w:p>
    <w:p w14:paraId="280ABC4F" w14:textId="232B0B2C" w:rsidR="00787E3F" w:rsidRPr="003805EE" w:rsidRDefault="00787E3F" w:rsidP="006551EE">
      <w:pPr>
        <w:ind w:firstLine="720"/>
        <w:rPr>
          <w:rFonts w:ascii="Helvetica" w:hAnsi="Helvetica"/>
          <w:sz w:val="22"/>
          <w:szCs w:val="22"/>
        </w:rPr>
        <w:pPrChange w:id="1059" w:author="Adrian Stier" w:date="2022-02-24T11:06:00Z">
          <w:pPr>
            <w:spacing w:line="480" w:lineRule="auto"/>
            <w:ind w:firstLine="720"/>
          </w:pPr>
        </w:pPrChange>
      </w:pPr>
      <w:r w:rsidRPr="003805EE">
        <w:rPr>
          <w:rFonts w:ascii="Helvetica" w:hAnsi="Helvetica"/>
          <w:sz w:val="22"/>
          <w:szCs w:val="22"/>
        </w:rPr>
        <w:t xml:space="preserve">Our examination of the relative costs and benefits of different monitoring strategies suggests that high precision monitoring is always the most effective way to maximize yield and avoid crossing a </w:t>
      </w:r>
      <w:del w:id="1060" w:author="Adrian Stier" w:date="2022-02-24T11:06:00Z">
        <w:r w:rsidRPr="003805EE">
          <w:rPr>
            <w:rFonts w:ascii="Helvetica" w:hAnsi="Helvetica"/>
            <w:sz w:val="22"/>
            <w:szCs w:val="22"/>
          </w:rPr>
          <w:delText xml:space="preserve">tipping point or </w:delText>
        </w:r>
      </w:del>
      <w:r w:rsidRPr="003805EE">
        <w:rPr>
          <w:rFonts w:ascii="Helvetica" w:hAnsi="Helvetica"/>
          <w:sz w:val="22"/>
          <w:szCs w:val="22"/>
        </w:rPr>
        <w:t>limit reference point</w:t>
      </w:r>
      <w:ins w:id="1061" w:author="Adrian Stier" w:date="2022-02-24T11:06:00Z">
        <w:r w:rsidR="00AF7A41">
          <w:rPr>
            <w:rFonts w:ascii="Helvetica" w:hAnsi="Helvetica"/>
            <w:sz w:val="22"/>
            <w:szCs w:val="22"/>
          </w:rPr>
          <w:t xml:space="preserve"> or critical biological threshold</w:t>
        </w:r>
      </w:ins>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del w:id="1062" w:author="Adrian Stier" w:date="2022-02-24T11:06:00Z">
        <w:r w:rsidR="000F7161"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&lt;EndNote&gt;&lt;Cite&gt;&lt;Author&gt;Hölmstrom&lt;/Author&gt;&lt;Year&gt;1979&lt;/Year&gt;&lt;RecNum&gt;8468&lt;/RecNum&gt;&lt;DisplayText&gt;[19, 22]&lt;/DisplayText&gt;&lt;record&gt;&lt;rec-number&gt;8468&lt;/rec-number&gt;&lt;foreign-keys&gt;&lt;key app="EN" db-id="dsrza9wtbra05fevxvw5svf8d0a9a0ptptvp" timestamp="1493250019"&gt;8468&lt;/key&gt;&lt;/foreign-keys&gt;&lt;ref-type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delInstrText>
        </w:r>
        <w:r w:rsidR="000F7161" w:rsidRPr="003805EE">
          <w:rPr>
            <w:rFonts w:ascii="Helvetica" w:hAnsi="Helvetica"/>
            <w:sz w:val="22"/>
            <w:szCs w:val="22"/>
          </w:rPr>
          <w:fldChar w:fldCharType="separate"/>
        </w:r>
        <w:r w:rsidR="004C725F" w:rsidRPr="003805EE">
          <w:rPr>
            <w:rFonts w:ascii="Helvetica" w:hAnsi="Helvetica"/>
            <w:noProof/>
            <w:sz w:val="22"/>
            <w:szCs w:val="22"/>
          </w:rPr>
          <w:delText>[19, 22]</w:delText>
        </w:r>
        <w:r w:rsidR="000F7161" w:rsidRPr="003805EE">
          <w:rPr>
            <w:rFonts w:ascii="Helvetica" w:hAnsi="Helvetica"/>
            <w:sz w:val="22"/>
            <w:szCs w:val="22"/>
          </w:rPr>
          <w:fldChar w:fldCharType="end"/>
        </w:r>
        <w:r w:rsidRPr="003805EE">
          <w:rPr>
            <w:rFonts w:ascii="Helvetica" w:hAnsi="Helvetica"/>
            <w:sz w:val="22"/>
            <w:szCs w:val="22"/>
          </w:rPr>
          <w:delText>.</w:delText>
        </w:r>
      </w:del>
      <w:ins w:id="1063" w:author="Adrian Stier" w:date="2022-02-24T11:06:00Z">
        <w:r w:rsidR="000F7161" w:rsidRPr="003805EE">
          <w:rPr>
            <w:rFonts w:ascii="Helvetica" w:hAnsi="Helvetica"/>
            <w:sz w:val="22"/>
            <w:szCs w:val="22"/>
          </w:rPr>
          <w:fldChar w:fldCharType="begin"/>
        </w:r>
        <w:r w:rsidR="002E2F64">
          <w:rPr>
            <w:rFonts w:ascii="Helvetica" w:hAnsi="Helvetica"/>
            <w:sz w:val="22"/>
            <w:szCs w:val="22"/>
          </w:rPr>
          <w:instrText xml:space="preserve"> ADDIN EN.CITE &lt;EndNote&gt;&lt;Cite&gt;&lt;Author&gt;Hölmstrom&lt;/Author&gt;&lt;Year&gt;1979&lt;/Year&gt;&lt;RecNum&gt;6273&lt;/RecNum&gt;&lt;DisplayText&gt;[25, 51]&lt;/DisplayText&gt;&lt;record&gt;&lt;rec-number&gt;6273&lt;/rec-number&gt;&lt;foreign-keys&gt;&lt;key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2E2F64">
          <w:rPr>
            <w:rFonts w:ascii="Helvetica" w:hAnsi="Helvetica"/>
            <w:noProof/>
            <w:sz w:val="22"/>
            <w:szCs w:val="22"/>
          </w:rPr>
          <w:t>[25, 51]</w:t>
        </w:r>
        <w:r w:rsidR="000F7161" w:rsidRPr="003805EE">
          <w:rPr>
            <w:rFonts w:ascii="Helvetica" w:hAnsi="Helvetica"/>
            <w:sz w:val="22"/>
            <w:szCs w:val="22"/>
          </w:rPr>
          <w:fldChar w:fldCharType="end"/>
        </w:r>
        <w:r w:rsidRPr="003805EE">
          <w:rPr>
            <w:rFonts w:ascii="Helvetica" w:hAnsi="Helvetica"/>
            <w:sz w:val="22"/>
            <w:szCs w:val="22"/>
          </w:rPr>
          <w:t>.</w:t>
        </w:r>
      </w:ins>
      <w:r w:rsidRPr="003805EE">
        <w:rPr>
          <w:rFonts w:ascii="Helvetica" w:hAnsi="Helvetica"/>
          <w:sz w:val="22"/>
          <w:szCs w:val="22"/>
        </w:rPr>
        <w:t xml:space="preserve"> When contracts are initially based on payoff alone and intensive monitoring is cost prohibitive, lower </w:t>
      </w:r>
      <w:del w:id="1064" w:author="Adrian Stier" w:date="2022-02-24T11:06:00Z">
        <w:r w:rsidRPr="003805EE">
          <w:rPr>
            <w:rFonts w:ascii="Helvetica" w:hAnsi="Helvetica"/>
            <w:sz w:val="22"/>
            <w:szCs w:val="22"/>
          </w:rPr>
          <w:delText xml:space="preserve">precision of </w:delText>
        </w:r>
      </w:del>
      <w:r w:rsidR="00D2340C" w:rsidRPr="003805EE">
        <w:rPr>
          <w:rFonts w:ascii="Helvetica" w:hAnsi="Helvetica"/>
          <w:sz w:val="22"/>
          <w:szCs w:val="22"/>
        </w:rPr>
        <w:t>monitoring</w:t>
      </w:r>
      <w:ins w:id="1065" w:author="Adrian Stier" w:date="2022-02-24T11:06:00Z">
        <w:r w:rsidR="00D2340C" w:rsidRPr="003805EE">
          <w:rPr>
            <w:rFonts w:ascii="Helvetica" w:hAnsi="Helvetica"/>
            <w:sz w:val="22"/>
            <w:szCs w:val="22"/>
          </w:rPr>
          <w:t xml:space="preserve"> </w:t>
        </w:r>
        <w:r w:rsidRPr="003805EE">
          <w:rPr>
            <w:rFonts w:ascii="Helvetica" w:hAnsi="Helvetica"/>
            <w:sz w:val="22"/>
            <w:szCs w:val="22"/>
          </w:rPr>
          <w:t>precision</w:t>
        </w:r>
      </w:ins>
      <w:r w:rsidRPr="003805EE">
        <w:rPr>
          <w:rFonts w:ascii="Helvetica" w:hAnsi="Helvetica"/>
          <w:sz w:val="22"/>
          <w:szCs w:val="22"/>
        </w:rPr>
        <w:t xml:space="preserve"> combined with shared risk among multiple parties is a common solution applied to moral hazards.</w:t>
      </w:r>
    </w:p>
    <w:p w14:paraId="5194A5E5" w14:textId="6C1869E4" w:rsidR="00874D07" w:rsidRPr="003805EE" w:rsidRDefault="00FE0BB8" w:rsidP="006551EE">
      <w:pPr>
        <w:ind w:firstLine="720"/>
        <w:rPr>
          <w:rFonts w:ascii="Helvetica" w:hAnsi="Helvetica"/>
          <w:sz w:val="22"/>
          <w:szCs w:val="22"/>
        </w:rPr>
        <w:pPrChange w:id="1066" w:author="Adrian Stier" w:date="2022-02-24T11:06:00Z">
          <w:pPr>
            <w:spacing w:line="480" w:lineRule="auto"/>
            <w:ind w:firstLine="720"/>
          </w:pPr>
        </w:pPrChange>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w:t>
      </w:r>
      <w:r w:rsidR="00D2340C">
        <w:rPr>
          <w:rFonts w:ascii="Helvetica" w:hAnsi="Helvetica"/>
          <w:sz w:val="22"/>
          <w:szCs w:val="22"/>
        </w:rPr>
        <w:t xml:space="preserve"> </w:t>
      </w:r>
      <w:ins w:id="1067" w:author="Adrian Stier" w:date="2022-02-24T11:06:00Z">
        <w:r w:rsidR="00D2340C">
          <w:rPr>
            <w:rFonts w:ascii="Helvetica" w:hAnsi="Helvetica"/>
            <w:sz w:val="22"/>
            <w:szCs w:val="22"/>
          </w:rPr>
          <w:t>from resource extraction</w:t>
        </w:r>
        <w:r w:rsidR="007E4DA3" w:rsidRPr="003805EE">
          <w:rPr>
            <w:rFonts w:ascii="Helvetica" w:hAnsi="Helvetica"/>
            <w:sz w:val="22"/>
            <w:szCs w:val="22"/>
          </w:rPr>
          <w:t xml:space="preserve"> </w:t>
        </w:r>
      </w:ins>
      <w:r w:rsidR="007E4DA3" w:rsidRPr="003805EE">
        <w:rPr>
          <w:rFonts w:ascii="Helvetica" w:hAnsi="Helvetica"/>
          <w:sz w:val="22"/>
          <w:szCs w:val="22"/>
        </w:rPr>
        <w:t>exceeds the financial cost</w:t>
      </w:r>
      <w:del w:id="1068" w:author="Adrian Stier" w:date="2022-02-24T11:06:00Z">
        <w:r w:rsidR="007E4DA3" w:rsidRPr="003805EE">
          <w:rPr>
            <w:rFonts w:ascii="Helvetica" w:hAnsi="Helvetica"/>
            <w:sz w:val="22"/>
            <w:szCs w:val="22"/>
          </w:rPr>
          <w:delText>.</w:delText>
        </w:r>
      </w:del>
      <w:ins w:id="1069" w:author="Adrian Stier" w:date="2022-02-24T11:06:00Z">
        <w:r w:rsidR="00D2340C">
          <w:rPr>
            <w:rFonts w:ascii="Helvetica" w:hAnsi="Helvetica"/>
            <w:sz w:val="22"/>
            <w:szCs w:val="22"/>
          </w:rPr>
          <w:t xml:space="preserve"> of monitoring</w:t>
        </w:r>
        <w:r w:rsidR="007E4DA3" w:rsidRPr="003805EE">
          <w:rPr>
            <w:rFonts w:ascii="Helvetica" w:hAnsi="Helvetica"/>
            <w:sz w:val="22"/>
            <w:szCs w:val="22"/>
          </w:rPr>
          <w:t>.</w:t>
        </w:r>
      </w:ins>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w:t>
      </w:r>
      <w:del w:id="1070" w:author="Adrian Stier" w:date="2022-02-24T11:06:00Z">
        <w:r w:rsidR="00FA68C5" w:rsidRPr="003805EE">
          <w:rPr>
            <w:rFonts w:ascii="Helvetica" w:hAnsi="Helvetica"/>
            <w:sz w:val="22"/>
            <w:szCs w:val="22"/>
          </w:rPr>
          <w:delText>ecosystem healthy</w:delText>
        </w:r>
      </w:del>
      <w:ins w:id="1071" w:author="Adrian Stier" w:date="2022-02-24T11:06:00Z">
        <w:r w:rsidR="002074CC">
          <w:rPr>
            <w:rFonts w:ascii="Helvetica" w:hAnsi="Helvetica"/>
            <w:sz w:val="22"/>
            <w:szCs w:val="22"/>
          </w:rPr>
          <w:t>population</w:t>
        </w:r>
        <w:r w:rsidR="002074CC" w:rsidRPr="003805EE">
          <w:rPr>
            <w:rFonts w:ascii="Helvetica" w:hAnsi="Helvetica"/>
            <w:sz w:val="22"/>
            <w:szCs w:val="22"/>
          </w:rPr>
          <w:t xml:space="preserve"> </w:t>
        </w:r>
        <w:r w:rsidR="002074CC">
          <w:rPr>
            <w:rFonts w:ascii="Helvetica" w:hAnsi="Helvetica"/>
            <w:sz w:val="22"/>
            <w:szCs w:val="22"/>
          </w:rPr>
          <w:t>at a valuable biomass,</w:t>
        </w:r>
      </w:ins>
      <w:r w:rsidR="002074CC" w:rsidRPr="003805EE">
        <w:rPr>
          <w:rFonts w:ascii="Helvetica" w:hAnsi="Helvetica"/>
          <w:sz w:val="22"/>
          <w:szCs w:val="22"/>
        </w:rPr>
        <w:t xml:space="preserve"> </w:t>
      </w:r>
      <w:r w:rsidR="00FA68C5" w:rsidRPr="003805EE">
        <w:rPr>
          <w:rFonts w:ascii="Helvetica" w:hAnsi="Helvetica"/>
          <w:sz w:val="22"/>
          <w:szCs w:val="22"/>
        </w:rPr>
        <w:t xml:space="preserve">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6C53AB83" w:rsidR="00644B5F" w:rsidRDefault="00F9071C" w:rsidP="006551EE">
      <w:pPr>
        <w:rPr>
          <w:rFonts w:ascii="Helvetica" w:hAnsi="Helvetica"/>
          <w:sz w:val="22"/>
          <w:szCs w:val="22"/>
        </w:rPr>
        <w:pPrChange w:id="1072" w:author="Adrian Stier" w:date="2022-02-24T11:06:00Z">
          <w:pPr>
            <w:spacing w:line="480" w:lineRule="auto"/>
          </w:pPr>
        </w:pPrChange>
      </w:pPr>
      <w:r w:rsidRPr="003805EE">
        <w:rPr>
          <w:rFonts w:ascii="Helvetica" w:hAnsi="Helvetica"/>
          <w:sz w:val="22"/>
          <w:szCs w:val="22"/>
        </w:rPr>
        <w:tab/>
      </w:r>
      <w:r w:rsidR="002C6EE3">
        <w:rPr>
          <w:rFonts w:ascii="Helvetica Neue" w:eastAsia="Helvetica Neue" w:hAnsi="Helvetica Neue"/>
          <w:sz w:val="22"/>
          <w:rPrChange w:id="1073" w:author="Adrian Stier" w:date="2022-02-24T11:06:00Z">
            <w:rPr>
              <w:rFonts w:ascii="Helvetica" w:hAnsi="Helvetica"/>
              <w:sz w:val="22"/>
            </w:rPr>
          </w:rPrChange>
        </w:rPr>
        <w:t xml:space="preserve">Commercial fisheries offer an interesting case study in placing the burden of monitoring costs on the industry versus the government. For example, </w:t>
      </w:r>
      <w:ins w:id="1074" w:author="Adrian Stier" w:date="2022-02-24T11:06:00Z">
        <w:r w:rsidR="002C6EE3">
          <w:rPr>
            <w:rFonts w:ascii="Helvetica Neue" w:eastAsia="Helvetica Neue" w:hAnsi="Helvetica Neue" w:cs="Helvetica Neue"/>
            <w:sz w:val="22"/>
            <w:szCs w:val="22"/>
          </w:rPr>
          <w:t xml:space="preserve">a subset of fisheries </w:t>
        </w:r>
      </w:ins>
      <w:r w:rsidR="002C6EE3">
        <w:rPr>
          <w:rFonts w:ascii="Helvetica Neue" w:eastAsia="Helvetica Neue" w:hAnsi="Helvetica Neue"/>
          <w:sz w:val="22"/>
          <w:rPrChange w:id="1075" w:author="Adrian Stier" w:date="2022-02-24T11:06:00Z">
            <w:rPr>
              <w:rFonts w:ascii="Helvetica" w:hAnsi="Helvetica"/>
              <w:sz w:val="22"/>
            </w:rPr>
          </w:rPrChange>
        </w:rPr>
        <w:t xml:space="preserve">in </w:t>
      </w:r>
      <w:ins w:id="1076" w:author="Adrian Stier" w:date="2022-02-24T11:06:00Z">
        <w:r w:rsidR="002C6EE3">
          <w:rPr>
            <w:rFonts w:ascii="Helvetica Neue" w:eastAsia="Helvetica Neue" w:hAnsi="Helvetica Neue" w:cs="Helvetica Neue"/>
            <w:sz w:val="22"/>
            <w:szCs w:val="22"/>
          </w:rPr>
          <w:t xml:space="preserve">New Zealand, </w:t>
        </w:r>
      </w:ins>
      <w:r w:rsidR="002C6EE3">
        <w:rPr>
          <w:rFonts w:ascii="Helvetica Neue" w:eastAsia="Helvetica Neue" w:hAnsi="Helvetica Neue"/>
          <w:sz w:val="22"/>
          <w:rPrChange w:id="1077" w:author="Adrian Stier" w:date="2022-02-24T11:06:00Z">
            <w:rPr>
              <w:rFonts w:ascii="Helvetica" w:hAnsi="Helvetica"/>
              <w:sz w:val="22"/>
            </w:rPr>
          </w:rPrChange>
        </w:rPr>
        <w:t>Canada</w:t>
      </w:r>
      <w:ins w:id="1078" w:author="Adrian Stier" w:date="2022-02-24T11:06:00Z">
        <w:r w:rsidR="002C6EE3">
          <w:rPr>
            <w:rFonts w:ascii="Helvetica Neue" w:eastAsia="Helvetica Neue" w:hAnsi="Helvetica Neue" w:cs="Helvetica Neue"/>
            <w:sz w:val="22"/>
            <w:szCs w:val="22"/>
          </w:rPr>
          <w:t>,</w:t>
        </w:r>
      </w:ins>
      <w:r w:rsidR="002C6EE3">
        <w:rPr>
          <w:rFonts w:ascii="Helvetica Neue" w:eastAsia="Helvetica Neue" w:hAnsi="Helvetica Neue"/>
          <w:sz w:val="22"/>
          <w:rPrChange w:id="1079" w:author="Adrian Stier" w:date="2022-02-24T11:06:00Z">
            <w:rPr>
              <w:rFonts w:ascii="Helvetica" w:hAnsi="Helvetica"/>
              <w:sz w:val="22"/>
            </w:rPr>
          </w:rPrChange>
        </w:rPr>
        <w:t xml:space="preserve"> and Australia,</w:t>
      </w:r>
      <w:ins w:id="1080" w:author="Adrian Stier" w:date="2022-02-24T11:06:00Z">
        <w:r w:rsidR="002C6EE3">
          <w:rPr>
            <w:rFonts w:ascii="Helvetica Neue" w:eastAsia="Helvetica Neue" w:hAnsi="Helvetica Neue" w:cs="Helvetica Neue"/>
            <w:sz w:val="22"/>
            <w:szCs w:val="22"/>
          </w:rPr>
          <w:t xml:space="preserve"> the fishing</w:t>
        </w:r>
      </w:ins>
      <w:r w:rsidR="002C6EE3">
        <w:rPr>
          <w:rFonts w:ascii="Helvetica Neue" w:eastAsia="Helvetica Neue" w:hAnsi="Helvetica Neue"/>
          <w:sz w:val="22"/>
          <w:rPrChange w:id="1081" w:author="Adrian Stier" w:date="2022-02-24T11:06:00Z">
            <w:rPr>
              <w:rFonts w:ascii="Helvetica" w:hAnsi="Helvetica"/>
              <w:sz w:val="22"/>
            </w:rPr>
          </w:rPrChange>
        </w:rPr>
        <w:t xml:space="preserve"> industry is primarily responsible for monitoring costs, with the philosophy that the burden of proof for sustainability is on the stakeholder interested in exploiting the system </w:t>
      </w:r>
      <w:del w:id="1082" w:author="Adrian Stier" w:date="2022-02-24T11:06:00Z">
        <w:r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&lt;EndNote&gt;&lt;Cite&gt;&lt;Author&gt;Hilborn&lt;/Author&gt;&lt;Year&gt;2001&lt;/Year&gt;&lt;RecNum&gt;8132&lt;/RecNum&gt;&lt;DisplayText&gt;[19]&lt;/DisplayText&gt;&lt;record&gt;&lt;rec-number&gt;8132&lt;/rec-number&gt;&lt;foreign-keys&gt;&lt;key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delInstrText>
        </w:r>
        <w:r w:rsidRPr="003805EE">
          <w:rPr>
            <w:rFonts w:ascii="Helvetica" w:hAnsi="Helvetica"/>
            <w:sz w:val="22"/>
            <w:szCs w:val="22"/>
          </w:rPr>
          <w:fldChar w:fldCharType="separate"/>
        </w:r>
        <w:r w:rsidR="004C725F" w:rsidRPr="003805EE">
          <w:rPr>
            <w:rFonts w:ascii="Helvetica" w:hAnsi="Helvetica"/>
            <w:noProof/>
            <w:sz w:val="22"/>
            <w:szCs w:val="22"/>
          </w:rPr>
          <w:delText>[19]</w:delText>
        </w:r>
        <w:r w:rsidRPr="003805EE">
          <w:rPr>
            <w:rFonts w:ascii="Helvetica" w:hAnsi="Helvetica"/>
            <w:sz w:val="22"/>
            <w:szCs w:val="22"/>
          </w:rPr>
          <w:fldChar w:fldCharType="end"/>
        </w:r>
        <w:r w:rsidRPr="003805EE">
          <w:rPr>
            <w:rFonts w:ascii="Helvetica" w:hAnsi="Helvetica"/>
            <w:sz w:val="22"/>
            <w:szCs w:val="22"/>
          </w:rPr>
          <w:delText>.</w:delText>
        </w:r>
      </w:del>
      <w:ins w:id="1083" w:author="Adrian Stier" w:date="2022-02-24T11:06:00Z">
        <w:r w:rsidR="002C6EE3">
          <w:rPr>
            <w:rFonts w:ascii="Helvetica Neue" w:eastAsia="Helvetica Neue" w:hAnsi="Helvetica Neue" w:cs="Helvetica Neue"/>
            <w:sz w:val="22"/>
            <w:szCs w:val="22"/>
          </w:rPr>
          <w:t>[15].</w:t>
        </w:r>
      </w:ins>
      <w:r w:rsidR="002C6EE3">
        <w:rPr>
          <w:rFonts w:ascii="Helvetica Neue" w:eastAsia="Helvetica Neue" w:hAnsi="Helvetica Neue"/>
          <w:sz w:val="22"/>
          <w:rPrChange w:id="1084" w:author="Adrian Stier" w:date="2022-02-24T11:06:00Z">
            <w:rPr>
              <w:rFonts w:ascii="Helvetica" w:hAnsi="Helvetica"/>
              <w:sz w:val="22"/>
            </w:rPr>
          </w:rPrChange>
        </w:rPr>
        <w:t xml:space="preserve"> An example of this is the commercial Pacific herring </w:t>
      </w:r>
      <w:r w:rsidR="002C6EE3">
        <w:rPr>
          <w:rFonts w:ascii="Helvetica Neue" w:eastAsia="Helvetica Neue" w:hAnsi="Helvetica Neue"/>
          <w:sz w:val="22"/>
          <w:rPrChange w:id="1085" w:author="Adrian Stier" w:date="2022-02-24T11:06:00Z">
            <w:rPr>
              <w:rFonts w:ascii="Helvetica" w:hAnsi="Helvetica"/>
              <w:sz w:val="22"/>
            </w:rPr>
          </w:rPrChange>
        </w:rPr>
        <w:lastRenderedPageBreak/>
        <w:t xml:space="preserve">fishery in the Canadian North Pacific, where monitoring of spring herring spawns </w:t>
      </w:r>
      <w:del w:id="1086" w:author="Adrian Stier" w:date="2022-02-24T11:06:00Z">
        <w:r w:rsidR="002B2772" w:rsidRPr="003805EE">
          <w:rPr>
            <w:rFonts w:ascii="Helvetica" w:hAnsi="Helvetica"/>
            <w:sz w:val="22"/>
            <w:szCs w:val="22"/>
          </w:rPr>
          <w:delText>were</w:delText>
        </w:r>
      </w:del>
      <w:ins w:id="1087" w:author="Adrian Stier" w:date="2022-02-24T11:06:00Z">
        <w:r w:rsidR="002C6EE3">
          <w:rPr>
            <w:rFonts w:ascii="Helvetica Neue" w:eastAsia="Helvetica Neue" w:hAnsi="Helvetica Neue" w:cs="Helvetica Neue"/>
            <w:sz w:val="22"/>
            <w:szCs w:val="22"/>
          </w:rPr>
          <w:t>was</w:t>
        </w:r>
      </w:ins>
      <w:r w:rsidR="002C6EE3">
        <w:rPr>
          <w:rFonts w:ascii="Helvetica Neue" w:eastAsia="Helvetica Neue" w:hAnsi="Helvetica Neue"/>
          <w:sz w:val="22"/>
          <w:rPrChange w:id="1088" w:author="Adrian Stier" w:date="2022-02-24T11:06:00Z">
            <w:rPr>
              <w:rFonts w:ascii="Helvetica" w:hAnsi="Helvetica"/>
              <w:sz w:val="22"/>
            </w:rPr>
          </w:rPrChange>
        </w:rPr>
        <w:t xml:space="preserve"> historically funded by one of several stakeholders, the fishing industry. However, the fishery crossed a limit reference point over a decade ago and has not fully recovered</w:t>
      </w:r>
      <w:del w:id="1089" w:author="Adrian Stier" w:date="2022-02-24T11:06:00Z">
        <w:r w:rsidR="00644B5F" w:rsidRPr="003805EE">
          <w:rPr>
            <w:rFonts w:ascii="Helvetica" w:hAnsi="Helvetica"/>
            <w:sz w:val="22"/>
            <w:szCs w:val="22"/>
          </w:rPr>
          <w:delText>.</w:delText>
        </w:r>
      </w:del>
      <w:ins w:id="1090" w:author="Adrian Stier" w:date="2022-02-24T11:06:00Z">
        <w:r w:rsidR="002C6EE3">
          <w:rPr>
            <w:rFonts w:ascii="Helvetica Neue" w:eastAsia="Helvetica Neue" w:hAnsi="Helvetica Neue" w:cs="Helvetica Neue"/>
            <w:sz w:val="22"/>
            <w:szCs w:val="22"/>
          </w:rPr>
          <w:t xml:space="preserve"> [37].</w:t>
        </w:r>
      </w:ins>
      <w:r w:rsidR="002C6EE3">
        <w:rPr>
          <w:rFonts w:ascii="Helvetica Neue" w:eastAsia="Helvetica Neue" w:hAnsi="Helvetica Neue"/>
          <w:sz w:val="22"/>
          <w:rPrChange w:id="1091" w:author="Adrian Stier" w:date="2022-02-24T11:06:00Z">
            <w:rPr>
              <w:rFonts w:ascii="Helvetica" w:hAnsi="Helvetica"/>
              <w:sz w:val="22"/>
            </w:rPr>
          </w:rPrChange>
        </w:rPr>
        <w:t xml:space="preserve"> As a consequence, monitoring effort has declined, which impacts </w:t>
      </w:r>
      <w:r w:rsidR="000F0757">
        <w:rPr>
          <w:rFonts w:ascii="Helvetica Neue" w:eastAsia="Helvetica Neue" w:hAnsi="Helvetica Neue"/>
          <w:sz w:val="22"/>
          <w:rPrChange w:id="1092" w:author="Adrian Stier" w:date="2022-02-24T11:06:00Z">
            <w:rPr>
              <w:rFonts w:ascii="Helvetica" w:hAnsi="Helvetica"/>
              <w:sz w:val="22"/>
            </w:rPr>
          </w:rPrChange>
        </w:rPr>
        <w:t>the precision of</w:t>
      </w:r>
      <w:r w:rsidR="002C6EE3">
        <w:rPr>
          <w:rFonts w:ascii="Helvetica Neue" w:eastAsia="Helvetica Neue" w:hAnsi="Helvetica Neue"/>
          <w:sz w:val="22"/>
          <w:rPrChange w:id="1093" w:author="Adrian Stier" w:date="2022-02-24T11:06:00Z">
            <w:rPr>
              <w:rFonts w:ascii="Helvetica" w:hAnsi="Helvetica"/>
              <w:sz w:val="22"/>
            </w:rPr>
          </w:rPrChange>
        </w:rPr>
        <w:t xml:space="preserve"> biomass estimates, and may prolong closures. This case highlights a key consideration in monitoring programs: if information is most valuable as a </w:t>
      </w:r>
      <w:proofErr w:type="gramStart"/>
      <w:r w:rsidR="002C6EE3">
        <w:rPr>
          <w:rFonts w:ascii="Helvetica Neue" w:eastAsia="Helvetica Neue" w:hAnsi="Helvetica Neue"/>
          <w:sz w:val="22"/>
          <w:rPrChange w:id="1094" w:author="Adrian Stier" w:date="2022-02-24T11:06:00Z">
            <w:rPr>
              <w:rFonts w:ascii="Helvetica" w:hAnsi="Helvetica"/>
              <w:sz w:val="22"/>
            </w:rPr>
          </w:rPrChange>
        </w:rPr>
        <w:t>fishery approaches</w:t>
      </w:r>
      <w:proofErr w:type="gramEnd"/>
      <w:r w:rsidR="002C6EE3">
        <w:rPr>
          <w:rFonts w:ascii="Helvetica Neue" w:eastAsia="Helvetica Neue" w:hAnsi="Helvetica Neue"/>
          <w:sz w:val="22"/>
          <w:rPrChange w:id="1095" w:author="Adrian Stier" w:date="2022-02-24T11:06:00Z">
            <w:rPr>
              <w:rFonts w:ascii="Helvetica" w:hAnsi="Helvetica"/>
              <w:sz w:val="22"/>
            </w:rPr>
          </w:rPrChange>
        </w:rPr>
        <w:t xml:space="preserve"> and recovers from collapse, it </w:t>
      </w:r>
      <w:del w:id="1096" w:author="Adrian Stier" w:date="2022-02-24T11:06:00Z">
        <w:r w:rsidR="00644B5F" w:rsidRPr="003805EE">
          <w:rPr>
            <w:rFonts w:ascii="Helvetica" w:hAnsi="Helvetica"/>
            <w:sz w:val="22"/>
            <w:szCs w:val="22"/>
          </w:rPr>
          <w:delText>may be</w:delText>
        </w:r>
      </w:del>
      <w:ins w:id="1097" w:author="Adrian Stier" w:date="2022-02-24T11:06:00Z">
        <w:r w:rsidR="002C6EE3">
          <w:rPr>
            <w:rFonts w:ascii="Helvetica Neue" w:eastAsia="Helvetica Neue" w:hAnsi="Helvetica Neue" w:cs="Helvetica Neue"/>
            <w:sz w:val="22"/>
            <w:szCs w:val="22"/>
          </w:rPr>
          <w:t>is</w:t>
        </w:r>
      </w:ins>
      <w:r w:rsidR="002C6EE3">
        <w:rPr>
          <w:rFonts w:ascii="Helvetica Neue" w:eastAsia="Helvetica Neue" w:hAnsi="Helvetica Neue"/>
          <w:sz w:val="22"/>
          <w:rPrChange w:id="1098" w:author="Adrian Stier" w:date="2022-02-24T11:06:00Z">
            <w:rPr>
              <w:rFonts w:ascii="Helvetica" w:hAnsi="Helvetica"/>
              <w:sz w:val="22"/>
            </w:rPr>
          </w:rPrChange>
        </w:rPr>
        <w:t xml:space="preserve"> best to ensure that funding for monitoring is independent from stock size.</w:t>
      </w:r>
      <w:del w:id="1099" w:author="Adrian Stier" w:date="2022-02-24T11:06:00Z">
        <w:r w:rsidR="00644B5F" w:rsidRPr="003805EE">
          <w:rPr>
            <w:rFonts w:ascii="Helvetica" w:hAnsi="Helvetica"/>
            <w:sz w:val="22"/>
            <w:szCs w:val="22"/>
          </w:rPr>
          <w:delText xml:space="preserve"> </w:delText>
        </w:r>
      </w:del>
    </w:p>
    <w:p w14:paraId="1D26746A" w14:textId="57862FE9" w:rsidR="00C260DE" w:rsidRDefault="00C260DE" w:rsidP="006551EE">
      <w:pPr>
        <w:rPr>
          <w:rFonts w:ascii="Helvetica" w:hAnsi="Helvetica"/>
          <w:sz w:val="22"/>
          <w:rPrChange w:id="1100" w:author="Adrian Stier" w:date="2022-02-24T11:06:00Z">
            <w:rPr>
              <w:rFonts w:ascii="Helvetica" w:hAnsi="Helvetica"/>
              <w:i/>
              <w:sz w:val="22"/>
            </w:rPr>
          </w:rPrChange>
        </w:rPr>
        <w:pPrChange w:id="1101" w:author="Adrian Stier" w:date="2022-02-24T11:06:00Z">
          <w:pPr>
            <w:spacing w:line="480" w:lineRule="auto"/>
          </w:pPr>
        </w:pPrChange>
      </w:pPr>
    </w:p>
    <w:p w14:paraId="60E7B6FA" w14:textId="77777777" w:rsidR="0056105D" w:rsidRPr="003805EE" w:rsidRDefault="00976D8B" w:rsidP="00E65B1B">
      <w:pPr>
        <w:spacing w:line="480" w:lineRule="auto"/>
        <w:rPr>
          <w:del w:id="1102" w:author="Adrian Stier" w:date="2022-02-24T11:06:00Z"/>
          <w:rFonts w:ascii="Helvetica" w:hAnsi="Helvetica"/>
          <w:i/>
          <w:sz w:val="22"/>
          <w:szCs w:val="22"/>
        </w:rPr>
      </w:pPr>
      <w:del w:id="1103" w:author="Adrian Stier" w:date="2022-02-24T11:06:00Z">
        <w:r w:rsidRPr="003805EE">
          <w:rPr>
            <w:rFonts w:ascii="Helvetica" w:hAnsi="Helvetica"/>
            <w:i/>
            <w:sz w:val="22"/>
            <w:szCs w:val="22"/>
          </w:rPr>
          <w:delText>The Value of Monitoring Depends on the Stakeholder</w:delText>
        </w:r>
      </w:del>
    </w:p>
    <w:p w14:paraId="34636E5C" w14:textId="77777777" w:rsidR="0021032B" w:rsidRPr="003805EE" w:rsidRDefault="00017F4B" w:rsidP="00E65B1B">
      <w:pPr>
        <w:spacing w:line="480" w:lineRule="auto"/>
        <w:ind w:firstLine="720"/>
        <w:rPr>
          <w:del w:id="1104" w:author="Adrian Stier" w:date="2022-02-24T11:06:00Z"/>
          <w:rFonts w:ascii="Helvetica" w:hAnsi="Helvetica" w:cs="Helvetica Neue"/>
          <w:sz w:val="22"/>
          <w:szCs w:val="22"/>
        </w:rPr>
      </w:pPr>
      <w:del w:id="1105" w:author="Adrian Stier" w:date="2022-02-24T11:06:00Z">
        <w:r w:rsidRPr="003805EE">
          <w:rPr>
            <w:rFonts w:ascii="Helvetica" w:hAnsi="Helvetica" w:cs="Helvetica Neue"/>
            <w:sz w:val="22"/>
            <w:szCs w:val="22"/>
          </w:rPr>
          <w:delText>Determining the</w:delText>
        </w:r>
        <w:r w:rsidR="00C949EB" w:rsidRPr="003805EE">
          <w:rPr>
            <w:rFonts w:ascii="Helvetica" w:hAnsi="Helvetica" w:cs="Helvetica Neue"/>
            <w:sz w:val="22"/>
            <w:szCs w:val="22"/>
          </w:rPr>
          <w:delText xml:space="preserve"> value of </w:delText>
        </w:r>
        <w:r w:rsidRPr="003805EE">
          <w:rPr>
            <w:rFonts w:ascii="Helvetica" w:hAnsi="Helvetica" w:cs="Helvetica Neue"/>
            <w:sz w:val="22"/>
            <w:szCs w:val="22"/>
          </w:rPr>
          <w:delText>monitoring</w:delText>
        </w:r>
        <w:r w:rsidR="00C949EB" w:rsidRPr="003805EE">
          <w:rPr>
            <w:rFonts w:ascii="Helvetica" w:hAnsi="Helvetica" w:cs="Helvetica Neue"/>
            <w:sz w:val="22"/>
            <w:szCs w:val="22"/>
          </w:rPr>
          <w:delText xml:space="preserve"> information </w:delText>
        </w:r>
        <w:r w:rsidR="00C55C0B" w:rsidRPr="003805EE">
          <w:rPr>
            <w:rFonts w:ascii="Helvetica" w:hAnsi="Helvetica" w:cs="Helvetica Neue"/>
            <w:sz w:val="22"/>
            <w:szCs w:val="22"/>
          </w:rPr>
          <w:delText>also likely extends beyond the organization bearing the</w:delText>
        </w:r>
        <w:r w:rsidR="006E5F41" w:rsidRPr="003805EE">
          <w:rPr>
            <w:rFonts w:ascii="Helvetica" w:hAnsi="Helvetica" w:cs="Helvetica Neue"/>
            <w:sz w:val="22"/>
            <w:szCs w:val="22"/>
          </w:rPr>
          <w:delText xml:space="preserve"> </w:delText>
        </w:r>
        <w:r w:rsidR="009E0D73" w:rsidRPr="003805EE">
          <w:rPr>
            <w:rFonts w:ascii="Helvetica" w:hAnsi="Helvetica" w:cs="Helvetica Neue"/>
            <w:sz w:val="22"/>
            <w:szCs w:val="22"/>
          </w:rPr>
          <w:delText xml:space="preserve">monitoring </w:delText>
        </w:r>
        <w:r w:rsidR="006E5F41" w:rsidRPr="003805EE">
          <w:rPr>
            <w:rFonts w:ascii="Helvetica" w:hAnsi="Helvetica" w:cs="Helvetica Neue"/>
            <w:sz w:val="22"/>
            <w:szCs w:val="22"/>
          </w:rPr>
          <w:delText xml:space="preserve">costs to include the </w:delText>
        </w:r>
        <w:r w:rsidR="00C55CC4" w:rsidRPr="003805EE">
          <w:rPr>
            <w:rFonts w:ascii="Helvetica" w:hAnsi="Helvetica" w:cs="Helvetica Neue"/>
            <w:sz w:val="22"/>
            <w:szCs w:val="22"/>
          </w:rPr>
          <w:delText xml:space="preserve">value to </w:delText>
        </w:r>
        <w:r w:rsidR="00F20C88" w:rsidRPr="003805EE">
          <w:rPr>
            <w:rFonts w:ascii="Helvetica" w:hAnsi="Helvetica" w:cs="Helvetica Neue"/>
            <w:sz w:val="22"/>
            <w:szCs w:val="22"/>
          </w:rPr>
          <w:delText>other</w:delText>
        </w:r>
        <w:r w:rsidR="006E5F41" w:rsidRPr="003805EE">
          <w:rPr>
            <w:rFonts w:ascii="Helvetica" w:hAnsi="Helvetica" w:cs="Helvetica Neue"/>
            <w:sz w:val="22"/>
            <w:szCs w:val="22"/>
          </w:rPr>
          <w:delText xml:space="preserve"> stakeholders</w:delText>
        </w:r>
        <w:r w:rsidR="00F20C88" w:rsidRPr="003805EE">
          <w:rPr>
            <w:rFonts w:ascii="Helvetica" w:hAnsi="Helvetica" w:cs="Helvetica Neue"/>
            <w:sz w:val="22"/>
            <w:szCs w:val="22"/>
          </w:rPr>
          <w:delText>.</w:delText>
        </w:r>
        <w:r w:rsidR="006E5F41" w:rsidRPr="003805EE">
          <w:rPr>
            <w:rFonts w:ascii="Helvetica" w:hAnsi="Helvetica" w:cs="Helvetica Neue"/>
            <w:sz w:val="22"/>
            <w:szCs w:val="22"/>
          </w:rPr>
          <w:delText xml:space="preserve"> </w:delText>
        </w:r>
        <w:r w:rsidR="00574730" w:rsidRPr="003805EE">
          <w:rPr>
            <w:rFonts w:ascii="Helvetica" w:hAnsi="Helvetica" w:cs="Helvetica Neue"/>
            <w:sz w:val="22"/>
            <w:szCs w:val="22"/>
          </w:rPr>
          <w:delText>The high volatility that emerges from low monitoring investment may be particularly challenging</w:delText>
        </w:r>
        <w:r w:rsidR="00CB5799" w:rsidRPr="003805EE">
          <w:rPr>
            <w:rFonts w:ascii="Helvetica" w:hAnsi="Helvetica" w:cs="Helvetica Neue"/>
            <w:sz w:val="22"/>
            <w:szCs w:val="22"/>
          </w:rPr>
          <w:delText xml:space="preserve"> </w:delText>
        </w:r>
        <w:r w:rsidR="006803F7" w:rsidRPr="003805EE">
          <w:rPr>
            <w:rFonts w:ascii="Helvetica" w:hAnsi="Helvetica" w:cs="Helvetica Neue"/>
            <w:sz w:val="22"/>
            <w:szCs w:val="22"/>
          </w:rPr>
          <w:delText xml:space="preserve">to </w:delText>
        </w:r>
        <w:r w:rsidR="00CB5799" w:rsidRPr="003805EE">
          <w:rPr>
            <w:rFonts w:ascii="Helvetica" w:hAnsi="Helvetica" w:cs="Helvetica Neue"/>
            <w:sz w:val="22"/>
            <w:szCs w:val="22"/>
          </w:rPr>
          <w:delText xml:space="preserve">some stakeholders while others might be less affected.  For instance, </w:delText>
        </w:r>
        <w:r w:rsidR="00574730" w:rsidRPr="003805EE">
          <w:rPr>
            <w:rFonts w:ascii="Helvetica" w:hAnsi="Helvetica" w:cs="Helvetica Neue"/>
            <w:sz w:val="22"/>
            <w:szCs w:val="22"/>
          </w:rPr>
          <w:delText>subsistence harvesters and small businesses</w:delText>
        </w:r>
        <w:r w:rsidR="002738FD" w:rsidRPr="003805EE">
          <w:rPr>
            <w:rFonts w:ascii="Helvetica" w:hAnsi="Helvetica" w:cs="Helvetica Neue"/>
            <w:sz w:val="22"/>
            <w:szCs w:val="22"/>
          </w:rPr>
          <w:delText xml:space="preserve"> often have relatively lower mobility and limited capacity to take advantage of “boom” years, or adapt to harvesting a new resource in “bust” years. </w:delText>
        </w:r>
        <w:r w:rsidR="00CB5799" w:rsidRPr="003805EE">
          <w:rPr>
            <w:rFonts w:ascii="Helvetica" w:hAnsi="Helvetica" w:cs="Helvetica Neue"/>
            <w:sz w:val="22"/>
            <w:szCs w:val="22"/>
          </w:rPr>
          <w:delText>S</w:delText>
        </w:r>
        <w:r w:rsidR="002738FD" w:rsidRPr="003805EE">
          <w:rPr>
            <w:rFonts w:ascii="Helvetica" w:hAnsi="Helvetica" w:cs="Helvetica Neue"/>
            <w:sz w:val="22"/>
            <w:szCs w:val="22"/>
          </w:rPr>
          <w:delTex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delText>
        </w:r>
        <w:r w:rsidR="002738FD"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&lt;EndNote&gt;&lt;Cite&gt;&lt;Author&gt;Schrank&lt;/Author&gt;&lt;Year&gt;2003&lt;/Year&gt;&lt;RecNum&gt;8199&lt;/RecNum&gt;&lt;DisplayText&gt;[23]&lt;/DisplayText&gt;&lt;record&gt;&lt;rec-number&gt;8199&lt;/rec-number&gt;&lt;foreign-keys&gt;&lt;key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delInstrText>
        </w:r>
        <w:r w:rsidR="002738FD" w:rsidRPr="003805EE">
          <w:rPr>
            <w:rFonts w:ascii="Helvetica" w:hAnsi="Helvetica"/>
            <w:sz w:val="22"/>
            <w:szCs w:val="22"/>
          </w:rPr>
          <w:fldChar w:fldCharType="separate"/>
        </w:r>
        <w:r w:rsidR="004C725F" w:rsidRPr="003805EE">
          <w:rPr>
            <w:rFonts w:ascii="Helvetica" w:hAnsi="Helvetica"/>
            <w:noProof/>
            <w:sz w:val="22"/>
            <w:szCs w:val="22"/>
          </w:rPr>
          <w:delText>[23]</w:delText>
        </w:r>
        <w:r w:rsidR="002738FD" w:rsidRPr="003805EE">
          <w:rPr>
            <w:rFonts w:ascii="Helvetica" w:hAnsi="Helvetica"/>
            <w:sz w:val="22"/>
            <w:szCs w:val="22"/>
          </w:rPr>
          <w:fldChar w:fldCharType="end"/>
        </w:r>
        <w:r w:rsidR="002738FD" w:rsidRPr="003805EE">
          <w:rPr>
            <w:rFonts w:ascii="Helvetica" w:hAnsi="Helvetica" w:cs="Helvetica Neue"/>
            <w:sz w:val="22"/>
            <w:szCs w:val="22"/>
          </w:rPr>
          <w:delText>. In contrast, large industrial fishing operations may have higher travel capacity to harvest in another location where the resource remains plentiful</w:delText>
        </w:r>
        <w:r w:rsidR="006803F7" w:rsidRPr="003805EE">
          <w:rPr>
            <w:rFonts w:ascii="Helvetica" w:hAnsi="Helvetica" w:cs="Helvetica Neue"/>
            <w:sz w:val="22"/>
            <w:szCs w:val="22"/>
          </w:rPr>
          <w:delText>,</w:delText>
        </w:r>
        <w:r w:rsidR="002738FD" w:rsidRPr="003805EE">
          <w:rPr>
            <w:rFonts w:ascii="Helvetica" w:hAnsi="Helvetica" w:cs="Helvetica Neue"/>
            <w:sz w:val="22"/>
            <w:szCs w:val="22"/>
          </w:rPr>
          <w:delText xml:space="preserve"> or are capable of investing in the gear and infrastructure needed to switch to harvesting a different </w:delText>
        </w:r>
        <w:r w:rsidR="002738FD" w:rsidRPr="00A11EE7">
          <w:rPr>
            <w:rFonts w:ascii="Helvetica" w:hAnsi="Helvetica" w:cs="Helvetica Neue"/>
            <w:sz w:val="22"/>
            <w:szCs w:val="22"/>
          </w:rPr>
          <w:delText>resource</w:delText>
        </w:r>
        <w:r w:rsidR="00E804E7" w:rsidRPr="00A11EE7">
          <w:rPr>
            <w:rFonts w:ascii="Helvetica" w:hAnsi="Helvetica"/>
            <w:sz w:val="22"/>
            <w:szCs w:val="22"/>
          </w:rPr>
          <w:delText xml:space="preserve"> </w:delText>
        </w:r>
        <w:r w:rsidR="000E0CF2" w:rsidRPr="00A11EE7">
          <w:rPr>
            <w:rFonts w:ascii="Helvetica" w:hAnsi="Helvetica" w:cs="Helvetica Neue"/>
            <w:sz w:val="22"/>
            <w:szCs w:val="22"/>
          </w:rPr>
          <w:fldChar w:fldCharType="begin"/>
        </w:r>
        <w:r w:rsidR="004C725F" w:rsidRPr="00A11EE7">
          <w:rPr>
            <w:rFonts w:ascii="Helvetica" w:hAnsi="Helvetica" w:cs="Helvetica Neue"/>
            <w:sz w:val="22"/>
            <w:szCs w:val="22"/>
          </w:rPr>
          <w:delInstrText xml:space="preserve"> ADDIN EN.CITE &lt;EndNote&gt;&lt;Cite&gt;&lt;Author&gt;Berkes&lt;/Author&gt;&lt;Year&gt;2006&lt;/Year&gt;&lt;RecNum&gt;8463&lt;/RecNum&gt;&lt;DisplayText&gt;[24]&lt;/DisplayText&gt;&lt;record&gt;&lt;rec-number&gt;8463&lt;/rec-number&gt;&lt;foreign-keys&gt;&lt;key app="EN" db-id="dsrza9wtbra05fevxvw5svf8d0a9a0ptptvp" timestamp="1492994097"&gt;8463&lt;/key&gt;&lt;/foreign-keys&gt;&lt;ref-type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delInstrText>
        </w:r>
        <w:r w:rsidR="000E0CF2" w:rsidRPr="00A11EE7">
          <w:rPr>
            <w:rFonts w:ascii="Helvetica" w:hAnsi="Helvetica" w:cs="Helvetica Neue"/>
            <w:sz w:val="22"/>
            <w:szCs w:val="22"/>
          </w:rPr>
          <w:fldChar w:fldCharType="separate"/>
        </w:r>
        <w:r w:rsidR="004C725F" w:rsidRPr="00A11EE7">
          <w:rPr>
            <w:rFonts w:ascii="Helvetica" w:hAnsi="Helvetica" w:cs="Helvetica Neue"/>
            <w:noProof/>
            <w:sz w:val="22"/>
            <w:szCs w:val="22"/>
          </w:rPr>
          <w:delText>[24]</w:delText>
        </w:r>
        <w:r w:rsidR="000E0CF2" w:rsidRPr="00A11EE7">
          <w:rPr>
            <w:rFonts w:ascii="Helvetica" w:hAnsi="Helvetica" w:cs="Helvetica Neue"/>
            <w:sz w:val="22"/>
            <w:szCs w:val="22"/>
          </w:rPr>
          <w:fldChar w:fldCharType="end"/>
        </w:r>
        <w:r w:rsidR="002738FD" w:rsidRPr="00A11EE7">
          <w:rPr>
            <w:rFonts w:ascii="Helvetica" w:hAnsi="Helvetica" w:cs="Helvetica Neue"/>
            <w:sz w:val="22"/>
            <w:szCs w:val="22"/>
          </w:rPr>
          <w:delText>.</w:delText>
        </w:r>
        <w:r w:rsidR="00DB4CE5" w:rsidRPr="00A11EE7">
          <w:rPr>
            <w:rFonts w:ascii="Helvetica" w:hAnsi="Helvetica" w:cs="Helvetica Neue"/>
            <w:sz w:val="22"/>
            <w:szCs w:val="22"/>
          </w:rPr>
          <w:delText xml:space="preserve"> </w:delText>
        </w:r>
        <w:r w:rsidR="00143673" w:rsidRPr="00A11EE7">
          <w:rPr>
            <w:rFonts w:ascii="Helvetica" w:hAnsi="Helvetica" w:cs="Helvetica Neue"/>
            <w:sz w:val="22"/>
            <w:szCs w:val="22"/>
          </w:rPr>
          <w:delText>To achieve equity among stakeholders, management will need to account</w:delText>
        </w:r>
        <w:r w:rsidR="00E11175" w:rsidRPr="00A11EE7">
          <w:rPr>
            <w:rFonts w:ascii="Helvetica" w:hAnsi="Helvetica"/>
            <w:sz w:val="22"/>
            <w:szCs w:val="22"/>
          </w:rPr>
          <w:delText xml:space="preserve"> </w:delText>
        </w:r>
        <w:r w:rsidR="0021032B" w:rsidRPr="00A11EE7">
          <w:rPr>
            <w:rFonts w:ascii="Helvetica" w:hAnsi="Helvetica"/>
            <w:sz w:val="22"/>
            <w:szCs w:val="22"/>
          </w:rPr>
          <w:delText xml:space="preserve">for variable levels of risk </w:delText>
        </w:r>
        <w:r w:rsidR="00EB5FC3" w:rsidRPr="00A11EE7">
          <w:rPr>
            <w:rFonts w:ascii="Helvetica" w:hAnsi="Helvetica"/>
            <w:sz w:val="22"/>
            <w:szCs w:val="22"/>
          </w:rPr>
          <w:delText xml:space="preserve">aversion </w:delText>
        </w:r>
        <w:r w:rsidR="0021032B" w:rsidRPr="00A11EE7">
          <w:rPr>
            <w:rFonts w:ascii="Helvetica" w:hAnsi="Helvetica"/>
            <w:sz w:val="22"/>
            <w:szCs w:val="22"/>
          </w:rPr>
          <w:delText xml:space="preserve">among </w:delText>
        </w:r>
        <w:r w:rsidR="00FC5856" w:rsidRPr="00A11EE7">
          <w:rPr>
            <w:rFonts w:ascii="Helvetica" w:hAnsi="Helvetica"/>
            <w:sz w:val="22"/>
            <w:szCs w:val="22"/>
          </w:rPr>
          <w:delText>stakeholders, which</w:delText>
        </w:r>
        <w:r w:rsidR="00E11175" w:rsidRPr="00A11EE7">
          <w:rPr>
            <w:rFonts w:ascii="Helvetica" w:hAnsi="Helvetica"/>
            <w:sz w:val="22"/>
            <w:szCs w:val="22"/>
          </w:rPr>
          <w:delText xml:space="preserve"> in turn </w:delText>
        </w:r>
        <w:r w:rsidR="0021032B" w:rsidRPr="00A11EE7">
          <w:rPr>
            <w:rFonts w:ascii="Helvetica" w:hAnsi="Helvetica"/>
            <w:sz w:val="22"/>
            <w:szCs w:val="22"/>
          </w:rPr>
          <w:delText xml:space="preserve">will be a critical step in </w:delText>
        </w:r>
        <w:r w:rsidR="00E11175" w:rsidRPr="00A11EE7">
          <w:rPr>
            <w:rFonts w:ascii="Helvetica" w:hAnsi="Helvetica"/>
            <w:sz w:val="22"/>
            <w:szCs w:val="22"/>
          </w:rPr>
          <w:delText xml:space="preserve">integrating </w:delText>
        </w:r>
        <w:r w:rsidR="0021032B" w:rsidRPr="00A11EE7">
          <w:rPr>
            <w:rFonts w:ascii="Helvetica" w:hAnsi="Helvetica"/>
            <w:sz w:val="22"/>
            <w:szCs w:val="22"/>
          </w:rPr>
          <w:delText>the value of information as a d</w:delText>
        </w:r>
        <w:r w:rsidR="00466369" w:rsidRPr="00A11EE7">
          <w:rPr>
            <w:rFonts w:ascii="Helvetica" w:hAnsi="Helvetica"/>
            <w:sz w:val="22"/>
            <w:szCs w:val="22"/>
          </w:rPr>
          <w:delText>river of monitoring investment.</w:delText>
        </w:r>
      </w:del>
    </w:p>
    <w:p w14:paraId="658D9B95" w14:textId="77777777" w:rsidR="00EE4CEA" w:rsidRPr="003805EE" w:rsidRDefault="00EE4CEA" w:rsidP="00E65B1B">
      <w:pPr>
        <w:spacing w:line="480" w:lineRule="auto"/>
        <w:rPr>
          <w:del w:id="1106" w:author="Adrian Stier" w:date="2022-02-24T11:06:00Z"/>
          <w:rFonts w:ascii="Helvetica" w:hAnsi="Helvetica"/>
          <w:i/>
          <w:sz w:val="22"/>
          <w:szCs w:val="22"/>
        </w:rPr>
      </w:pPr>
    </w:p>
    <w:p w14:paraId="04968D02" w14:textId="77777777" w:rsidR="00DB4CE5" w:rsidRPr="003805EE" w:rsidRDefault="00EE4CEA" w:rsidP="00E65B1B">
      <w:pPr>
        <w:spacing w:line="480" w:lineRule="auto"/>
        <w:rPr>
          <w:del w:id="1107" w:author="Adrian Stier" w:date="2022-02-24T11:06:00Z"/>
          <w:rFonts w:ascii="Helvetica" w:hAnsi="Helvetica"/>
          <w:i/>
          <w:sz w:val="22"/>
          <w:szCs w:val="22"/>
        </w:rPr>
      </w:pPr>
      <w:del w:id="1108" w:author="Adrian Stier" w:date="2022-02-24T11:06:00Z">
        <w:r w:rsidRPr="003805EE">
          <w:rPr>
            <w:rFonts w:ascii="Helvetica" w:hAnsi="Helvetica"/>
            <w:i/>
            <w:sz w:val="22"/>
            <w:szCs w:val="22"/>
          </w:rPr>
          <w:delText xml:space="preserve">What if the </w:delText>
        </w:r>
        <w:r w:rsidR="00DB4CE5" w:rsidRPr="003805EE">
          <w:rPr>
            <w:rFonts w:ascii="Helvetica" w:hAnsi="Helvetica"/>
            <w:i/>
            <w:sz w:val="22"/>
            <w:szCs w:val="22"/>
          </w:rPr>
          <w:delText xml:space="preserve">Existence </w:delText>
        </w:r>
        <w:r w:rsidRPr="003805EE">
          <w:rPr>
            <w:rFonts w:ascii="Helvetica" w:hAnsi="Helvetica"/>
            <w:i/>
            <w:sz w:val="22"/>
            <w:szCs w:val="22"/>
          </w:rPr>
          <w:delText xml:space="preserve">or </w:delText>
        </w:r>
        <w:r w:rsidR="00DB4CE5" w:rsidRPr="003805EE">
          <w:rPr>
            <w:rFonts w:ascii="Helvetica" w:hAnsi="Helvetica"/>
            <w:i/>
            <w:sz w:val="22"/>
            <w:szCs w:val="22"/>
          </w:rPr>
          <w:delText xml:space="preserve">Location </w:delText>
        </w:r>
        <w:r w:rsidRPr="003805EE">
          <w:rPr>
            <w:rFonts w:ascii="Helvetica" w:hAnsi="Helvetica"/>
            <w:i/>
            <w:sz w:val="22"/>
            <w:szCs w:val="22"/>
          </w:rPr>
          <w:delText xml:space="preserve">of the </w:delText>
        </w:r>
        <w:r w:rsidR="00DB4CE5" w:rsidRPr="003805EE">
          <w:rPr>
            <w:rFonts w:ascii="Helvetica" w:hAnsi="Helvetica"/>
            <w:i/>
            <w:sz w:val="22"/>
            <w:szCs w:val="22"/>
          </w:rPr>
          <w:delText xml:space="preserve">Tipping Point </w:delText>
        </w:r>
        <w:r w:rsidRPr="003805EE">
          <w:rPr>
            <w:rFonts w:ascii="Helvetica" w:hAnsi="Helvetica"/>
            <w:i/>
            <w:sz w:val="22"/>
            <w:szCs w:val="22"/>
          </w:rPr>
          <w:delText xml:space="preserve">is </w:delText>
        </w:r>
        <w:r w:rsidR="00DB4CE5" w:rsidRPr="003805EE">
          <w:rPr>
            <w:rFonts w:ascii="Helvetica" w:hAnsi="Helvetica"/>
            <w:i/>
            <w:sz w:val="22"/>
            <w:szCs w:val="22"/>
          </w:rPr>
          <w:delText>Ambiguous</w:delText>
        </w:r>
        <w:r w:rsidRPr="003805EE">
          <w:rPr>
            <w:rFonts w:ascii="Helvetica" w:hAnsi="Helvetica"/>
            <w:i/>
            <w:sz w:val="22"/>
            <w:szCs w:val="22"/>
          </w:rPr>
          <w:delText xml:space="preserve">? </w:delText>
        </w:r>
      </w:del>
    </w:p>
    <w:p w14:paraId="1EAC2C18" w14:textId="77777777" w:rsidR="006049ED" w:rsidRPr="003805EE" w:rsidRDefault="006049ED" w:rsidP="00E65B1B">
      <w:pPr>
        <w:spacing w:line="480" w:lineRule="auto"/>
        <w:ind w:firstLine="720"/>
        <w:rPr>
          <w:del w:id="1109" w:author="Adrian Stier" w:date="2022-02-24T11:06:00Z"/>
          <w:rFonts w:ascii="Helvetica" w:hAnsi="Helvetica"/>
          <w:sz w:val="22"/>
          <w:szCs w:val="22"/>
        </w:rPr>
      </w:pPr>
      <w:del w:id="1110" w:author="Adrian Stier" w:date="2022-02-24T11:06:00Z">
        <w:r w:rsidRPr="003805EE">
          <w:rPr>
            <w:rFonts w:ascii="Helvetica" w:hAnsi="Helvetica"/>
            <w:sz w:val="22"/>
            <w:szCs w:val="22"/>
          </w:rPr>
          <w:delText xml:space="preserve">In systems with tipping points, decision makers are rarely fortunate enough to have perfect knowledge of biological thresholds until after the threshold has been crossed </w:delText>
        </w:r>
        <w:r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&lt;EndNote&gt;&lt;Cite&gt;&lt;Author&gt;Cleary&lt;/Author&gt;&lt;Year&gt;2014&lt;/Year&gt;&lt;RecNum&gt;8026&lt;/RecNum&gt;&lt;DisplayText&gt;[25]&lt;/DisplayText&gt;&lt;record&gt;&lt;rec-number&gt;8026&lt;/rec-number&gt;&lt;foreign-keys&gt;&lt;key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delInstrText>
        </w:r>
        <w:r w:rsidRPr="003805EE">
          <w:rPr>
            <w:rFonts w:ascii="Helvetica" w:hAnsi="Helvetica"/>
            <w:sz w:val="22"/>
            <w:szCs w:val="22"/>
          </w:rPr>
          <w:fldChar w:fldCharType="separate"/>
        </w:r>
        <w:r w:rsidR="004C725F" w:rsidRPr="003805EE">
          <w:rPr>
            <w:rFonts w:ascii="Helvetica" w:hAnsi="Helvetica"/>
            <w:noProof/>
            <w:sz w:val="22"/>
            <w:szCs w:val="22"/>
          </w:rPr>
          <w:delText>[25]</w:delText>
        </w:r>
        <w:r w:rsidRPr="003805EE">
          <w:rPr>
            <w:rFonts w:ascii="Helvetica" w:hAnsi="Helvetica"/>
            <w:sz w:val="22"/>
            <w:szCs w:val="22"/>
          </w:rPr>
          <w:fldChar w:fldCharType="end"/>
        </w:r>
        <w:r w:rsidRPr="003805EE">
          <w:rPr>
            <w:rFonts w:ascii="Helvetica" w:hAnsi="Helvetica"/>
            <w:sz w:val="22"/>
            <w:szCs w:val="22"/>
          </w:rPr>
          <w:delText xml:space="preserve">. Indeed, surprises such as crossing a threshold are inevitable </w:delText>
        </w:r>
        <w:r w:rsidR="000E0CF2"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&lt;EndNote&gt;&lt;Cite&gt;&lt;Author&gt;Doak&lt;/Author&gt;&lt;Year&gt;2008&lt;/Year&gt;&lt;RecNum&gt;8002&lt;/RecNum&gt;&lt;DisplayText&gt;[26, 27]&lt;/DisplayText&gt;&lt;record&gt;&lt;rec-number&gt;8002&lt;/rec-number&gt;&lt;foreign-keys&gt;&lt;key app="EN" db-id="dsrza9wtbra05fevxvw5svf8d0a9a0ptptvp" timestamp="1415311654"&gt;8002&lt;/key&gt;&lt;/foreign-keys&gt;&lt;ref-type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8464&lt;/RecNum&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delInstrText>
        </w:r>
        <w:r w:rsidR="000E0CF2" w:rsidRPr="003805EE">
          <w:rPr>
            <w:rFonts w:ascii="Helvetica" w:hAnsi="Helvetica"/>
            <w:sz w:val="22"/>
            <w:szCs w:val="22"/>
          </w:rPr>
          <w:fldChar w:fldCharType="separate"/>
        </w:r>
        <w:r w:rsidR="004C725F" w:rsidRPr="003805EE">
          <w:rPr>
            <w:rFonts w:ascii="Helvetica" w:hAnsi="Helvetica"/>
            <w:noProof/>
            <w:sz w:val="22"/>
            <w:szCs w:val="22"/>
          </w:rPr>
          <w:delText>[26, 27]</w:delText>
        </w:r>
        <w:r w:rsidR="000E0CF2" w:rsidRPr="003805EE">
          <w:rPr>
            <w:rFonts w:ascii="Helvetica" w:hAnsi="Helvetica"/>
            <w:sz w:val="22"/>
            <w:szCs w:val="22"/>
          </w:rPr>
          <w:fldChar w:fldCharType="end"/>
        </w:r>
        <w:r w:rsidR="00E804E7" w:rsidRPr="003805EE">
          <w:rPr>
            <w:rFonts w:ascii="Helvetica" w:hAnsi="Helvetica"/>
            <w:sz w:val="22"/>
            <w:szCs w:val="22"/>
          </w:rPr>
          <w:delText xml:space="preserve">. </w:delText>
        </w:r>
        <w:r w:rsidRPr="003805EE">
          <w:rPr>
            <w:rFonts w:ascii="Helvetica" w:hAnsi="Helvetica"/>
            <w:sz w:val="22"/>
            <w:szCs w:val="22"/>
          </w:rPr>
          <w:delText>Uncertainty about the location of a threshold presents challenges, particularly in the face of global change, where the strength and location of thresholds may well change. We do not address uncertainty in the location of the tipping point</w:delText>
        </w:r>
        <w:r w:rsidR="00DB4CE5" w:rsidRPr="003805EE">
          <w:rPr>
            <w:rFonts w:ascii="Helvetica" w:hAnsi="Helvetica"/>
            <w:sz w:val="22"/>
            <w:szCs w:val="22"/>
          </w:rPr>
          <w:delText xml:space="preserve"> in our models</w:delText>
        </w:r>
        <w:r w:rsidRPr="003805EE">
          <w:rPr>
            <w:rFonts w:ascii="Helvetica" w:hAnsi="Helvetica"/>
            <w:sz w:val="22"/>
            <w:szCs w:val="22"/>
          </w:rPr>
          <w:delText xml:space="preserve">; however, gaining greater certainty about the location of a tipping point can be achieved through adaptive management </w:delText>
        </w:r>
        <w:r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&lt;EndNote&gt;&lt;Cite&gt;&lt;Author&gt;Cinner&lt;/Author&gt;&lt;Year&gt;2009&lt;/Year&gt;&lt;RecNum&gt;8170&lt;/RecNum&gt;&lt;DisplayText&gt;[28]&lt;/DisplayText&gt;&lt;record&gt;&lt;rec-number&gt;8170&lt;/rec-number&gt;&lt;foreign-keys&gt;&lt;key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delInstrText>
        </w:r>
        <w:r w:rsidRPr="003805EE">
          <w:rPr>
            <w:rFonts w:ascii="Helvetica" w:hAnsi="Helvetica"/>
            <w:sz w:val="22"/>
            <w:szCs w:val="22"/>
          </w:rPr>
          <w:fldChar w:fldCharType="separate"/>
        </w:r>
        <w:r w:rsidR="004C725F" w:rsidRPr="003805EE">
          <w:rPr>
            <w:rFonts w:ascii="Helvetica" w:hAnsi="Helvetica"/>
            <w:noProof/>
            <w:sz w:val="22"/>
            <w:szCs w:val="22"/>
          </w:rPr>
          <w:delText>[28]</w:delText>
        </w:r>
        <w:r w:rsidRPr="003805EE">
          <w:rPr>
            <w:rFonts w:ascii="Helvetica" w:hAnsi="Helvetica"/>
            <w:sz w:val="22"/>
            <w:szCs w:val="22"/>
          </w:rPr>
          <w:fldChar w:fldCharType="end"/>
        </w:r>
        <w:r w:rsidRPr="003805EE">
          <w:rPr>
            <w:rFonts w:ascii="Helvetica" w:hAnsi="Helvetica"/>
            <w:sz w:val="22"/>
            <w:szCs w:val="22"/>
          </w:rPr>
          <w:delText>. For example, Boettinger et al.</w:delText>
        </w:r>
        <w:r w:rsidR="00BB5495" w:rsidRPr="003805EE">
          <w:rPr>
            <w:rFonts w:ascii="Helvetica" w:hAnsi="Helvetica"/>
            <w:sz w:val="22"/>
            <w:szCs w:val="22"/>
          </w:rPr>
          <w:delText xml:space="preserve"> </w:delText>
        </w:r>
        <w:r w:rsidR="009068EB"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 ExcludeAuth="1"&gt;&lt;Author&gt;Boettiger&lt;/Author&gt;&lt;Year&gt;2015&lt;/Year&gt;&lt;RecNum&gt;8459&lt;/RecNum&gt;&lt;DisplayText&gt;[29]&lt;/DisplayText&gt;&lt;record&gt;&lt;rec-number&gt;8459&lt;/rec-number&gt;&lt;foreign-keys&gt;&lt;key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delInstrText>
        </w:r>
        <w:r w:rsidR="009068EB" w:rsidRPr="003805EE">
          <w:rPr>
            <w:rFonts w:ascii="Helvetica" w:hAnsi="Helvetica"/>
            <w:sz w:val="22"/>
            <w:szCs w:val="22"/>
          </w:rPr>
          <w:fldChar w:fldCharType="separate"/>
        </w:r>
        <w:r w:rsidR="004C725F" w:rsidRPr="003805EE">
          <w:rPr>
            <w:rFonts w:ascii="Helvetica" w:hAnsi="Helvetica"/>
            <w:noProof/>
            <w:sz w:val="22"/>
            <w:szCs w:val="22"/>
          </w:rPr>
          <w:delText>[29]</w:delText>
        </w:r>
        <w:r w:rsidR="009068EB" w:rsidRPr="003805EE">
          <w:rPr>
            <w:rFonts w:ascii="Helvetica" w:hAnsi="Helvetica"/>
            <w:sz w:val="22"/>
            <w:szCs w:val="22"/>
          </w:rPr>
          <w:fldChar w:fldCharType="end"/>
        </w:r>
        <w:r w:rsidR="00BB5495" w:rsidRPr="003805EE">
          <w:rPr>
            <w:rFonts w:ascii="Helvetica" w:hAnsi="Helvetica"/>
            <w:sz w:val="22"/>
            <w:szCs w:val="22"/>
          </w:rPr>
          <w:delText xml:space="preserve"> </w:delText>
        </w:r>
        <w:r w:rsidRPr="003805EE">
          <w:rPr>
            <w:rFonts w:ascii="Helvetica" w:hAnsi="Helvetica"/>
            <w:sz w:val="22"/>
            <w:szCs w:val="22"/>
          </w:rPr>
          <w:delText>recently described how Gaussian process stochastic dynamic programming</w:delText>
        </w:r>
        <w:r w:rsidR="00CB5799" w:rsidRPr="003805EE">
          <w:rPr>
            <w:rFonts w:ascii="Helvetica" w:hAnsi="Helvetica"/>
            <w:sz w:val="22"/>
            <w:szCs w:val="22"/>
          </w:rPr>
          <w:delText xml:space="preserve">, which makes few structural assumptions about population production functions, </w:delText>
        </w:r>
        <w:r w:rsidRPr="003805EE">
          <w:rPr>
            <w:rFonts w:ascii="Helvetica" w:hAnsi="Helvetica"/>
            <w:sz w:val="22"/>
            <w:szCs w:val="22"/>
          </w:rPr>
          <w:delText xml:space="preserve">can allow managers </w:delText>
        </w:r>
        <w:r w:rsidR="00DB4CE5" w:rsidRPr="003805EE">
          <w:rPr>
            <w:rFonts w:ascii="Helvetica" w:hAnsi="Helvetica"/>
            <w:sz w:val="22"/>
            <w:szCs w:val="22"/>
          </w:rPr>
          <w:delText xml:space="preserve">the </w:delText>
        </w:r>
        <w:r w:rsidRPr="003805EE">
          <w:rPr>
            <w:rFonts w:ascii="Helvetica" w:hAnsi="Helvetica"/>
            <w:sz w:val="22"/>
            <w:szCs w:val="22"/>
          </w:rPr>
          <w:delText>opportunit</w:delText>
        </w:r>
        <w:r w:rsidR="00DB4CE5" w:rsidRPr="003805EE">
          <w:rPr>
            <w:rFonts w:ascii="Helvetica" w:hAnsi="Helvetica"/>
            <w:sz w:val="22"/>
            <w:szCs w:val="22"/>
          </w:rPr>
          <w:delText>y</w:delText>
        </w:r>
        <w:r w:rsidR="003F3CDF" w:rsidRPr="003805EE">
          <w:rPr>
            <w:rFonts w:ascii="Helvetica" w:hAnsi="Helvetica"/>
            <w:sz w:val="22"/>
            <w:szCs w:val="22"/>
          </w:rPr>
          <w:delText xml:space="preserve"> to</w:delText>
        </w:r>
        <w:r w:rsidR="00CB5799" w:rsidRPr="003805EE">
          <w:rPr>
            <w:rFonts w:ascii="Helvetica" w:hAnsi="Helvetica"/>
            <w:sz w:val="22"/>
            <w:szCs w:val="22"/>
          </w:rPr>
          <w:delText xml:space="preserve"> make decisions in light of uncertainty in </w:delText>
        </w:r>
        <w:r w:rsidRPr="003805EE">
          <w:rPr>
            <w:rFonts w:ascii="Helvetica" w:hAnsi="Helvetica"/>
            <w:sz w:val="22"/>
            <w:szCs w:val="22"/>
          </w:rPr>
          <w:delText xml:space="preserve">threshold locations. However, even with better monitoring and analysis, some uncertainty is irreducible </w:delText>
        </w:r>
        <w:r w:rsidR="000E0CF2" w:rsidRPr="003805EE">
          <w:rPr>
            <w:rFonts w:ascii="Helvetica" w:hAnsi="Helvetica"/>
            <w:sz w:val="22"/>
            <w:szCs w:val="22"/>
          </w:rPr>
          <w:fldChar w:fldCharType="begin"/>
        </w:r>
        <w:r w:rsidR="004C725F" w:rsidRPr="003805EE">
          <w:rPr>
            <w:rFonts w:ascii="Helvetica" w:hAnsi="Helvetica"/>
            <w:sz w:val="22"/>
            <w:szCs w:val="22"/>
          </w:rPr>
          <w:delInstrText xml:space="preserve"> ADDIN EN.CITE &lt;EndNote&gt;&lt;Cite&gt;&lt;Author&gt;Schindler&lt;/Author&gt;&lt;Year&gt;2015&lt;/Year&gt;&lt;RecNum&gt;8464&lt;/RecNum&gt;&lt;DisplayText&gt;[27]&lt;/DisplayText&gt;&lt;record&gt;&lt;rec-number&gt;8464&lt;/rec-number&gt;&lt;foreign-keys&gt;&lt;key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delInstrText>
        </w:r>
        <w:r w:rsidR="000E0CF2" w:rsidRPr="003805EE">
          <w:rPr>
            <w:rFonts w:ascii="Helvetica" w:hAnsi="Helvetica"/>
            <w:sz w:val="22"/>
            <w:szCs w:val="22"/>
          </w:rPr>
          <w:fldChar w:fldCharType="separate"/>
        </w:r>
        <w:r w:rsidR="004C725F" w:rsidRPr="003805EE">
          <w:rPr>
            <w:rFonts w:ascii="Helvetica" w:hAnsi="Helvetica"/>
            <w:noProof/>
            <w:sz w:val="22"/>
            <w:szCs w:val="22"/>
          </w:rPr>
          <w:delText>[27]</w:delText>
        </w:r>
        <w:r w:rsidR="000E0CF2" w:rsidRPr="003805EE">
          <w:rPr>
            <w:rFonts w:ascii="Helvetica" w:hAnsi="Helvetica"/>
            <w:sz w:val="22"/>
            <w:szCs w:val="22"/>
          </w:rPr>
          <w:fldChar w:fldCharType="end"/>
        </w:r>
        <w:r w:rsidRPr="003805EE">
          <w:rPr>
            <w:rFonts w:ascii="Helvetica" w:hAnsi="Helvetica"/>
            <w:sz w:val="22"/>
            <w:szCs w:val="22"/>
          </w:rPr>
          <w:delText>.</w:delText>
        </w:r>
      </w:del>
    </w:p>
    <w:p w14:paraId="4E244832" w14:textId="77777777" w:rsidR="007E6EA2" w:rsidRPr="003805EE" w:rsidRDefault="00EE4CEA" w:rsidP="00E65B1B">
      <w:pPr>
        <w:spacing w:line="480" w:lineRule="auto"/>
        <w:ind w:firstLine="720"/>
        <w:rPr>
          <w:del w:id="1111" w:author="Adrian Stier" w:date="2022-02-24T11:06:00Z"/>
          <w:rFonts w:ascii="Helvetica" w:hAnsi="Helvetica"/>
          <w:sz w:val="22"/>
          <w:szCs w:val="22"/>
        </w:rPr>
      </w:pPr>
      <w:del w:id="1112" w:author="Adrian Stier" w:date="2022-02-24T11:06:00Z">
        <w:r w:rsidRPr="003805EE">
          <w:rPr>
            <w:rFonts w:ascii="Helvetica" w:hAnsi="Helvetica"/>
            <w:sz w:val="22"/>
            <w:szCs w:val="22"/>
          </w:rPr>
          <w:delText xml:space="preserve">Our model is heuristic in its evaluation of monitoring in the presence of </w:delText>
        </w:r>
        <w:r w:rsidR="00131216" w:rsidRPr="003805EE">
          <w:rPr>
            <w:rFonts w:ascii="Helvetica" w:hAnsi="Helvetica"/>
            <w:sz w:val="22"/>
            <w:szCs w:val="22"/>
          </w:rPr>
          <w:delText>tipping points and limit reference points</w:delText>
        </w:r>
        <w:r w:rsidRPr="003805EE">
          <w:rPr>
            <w:rFonts w:ascii="Helvetica" w:hAnsi="Helvetica"/>
            <w:sz w:val="22"/>
            <w:szCs w:val="22"/>
          </w:rPr>
          <w:delText xml:space="preserve">. However, </w:delText>
        </w:r>
        <w:r w:rsidR="006049ED" w:rsidRPr="003805EE">
          <w:rPr>
            <w:rFonts w:ascii="Helvetica" w:hAnsi="Helvetica"/>
            <w:sz w:val="22"/>
            <w:szCs w:val="22"/>
          </w:rPr>
          <w:delText xml:space="preserve">the </w:delText>
        </w:r>
        <w:r w:rsidRPr="003805EE">
          <w:rPr>
            <w:rFonts w:ascii="Helvetica" w:hAnsi="Helvetica"/>
            <w:sz w:val="22"/>
            <w:szCs w:val="22"/>
          </w:rPr>
          <w:delText xml:space="preserve">results are broadly applicable to systems where a tipping point does not exist but a </w:delText>
        </w:r>
        <w:r w:rsidR="00131216" w:rsidRPr="003805EE">
          <w:rPr>
            <w:rFonts w:ascii="Helvetica" w:hAnsi="Helvetica"/>
            <w:sz w:val="22"/>
            <w:szCs w:val="22"/>
          </w:rPr>
          <w:delText xml:space="preserve">limit reference point </w:delText>
        </w:r>
        <w:r w:rsidRPr="003805EE">
          <w:rPr>
            <w:rFonts w:ascii="Helvetica" w:hAnsi="Helvetica"/>
            <w:sz w:val="22"/>
            <w:szCs w:val="22"/>
          </w:rPr>
          <w:delText xml:space="preserve">does. Indeed, our model </w:delText>
        </w:r>
        <w:r w:rsidR="006049ED" w:rsidRPr="003805EE">
          <w:rPr>
            <w:rFonts w:ascii="Helvetica" w:hAnsi="Helvetica"/>
            <w:sz w:val="22"/>
            <w:szCs w:val="22"/>
          </w:rPr>
          <w:delText>demonstrates</w:delText>
        </w:r>
        <w:r w:rsidRPr="003805EE">
          <w:rPr>
            <w:rFonts w:ascii="Helvetica" w:hAnsi="Helvetica"/>
            <w:sz w:val="22"/>
            <w:szCs w:val="22"/>
          </w:rPr>
          <w:delText xml:space="preserve"> the increasing importance of monitoring information as a system approaches a </w:delText>
        </w:r>
        <w:r w:rsidR="00131216" w:rsidRPr="003805EE">
          <w:rPr>
            <w:rFonts w:ascii="Helvetica" w:hAnsi="Helvetica"/>
            <w:sz w:val="22"/>
            <w:szCs w:val="22"/>
          </w:rPr>
          <w:delText>limit reference point</w:delText>
        </w:r>
        <w:r w:rsidRPr="003805EE">
          <w:rPr>
            <w:rFonts w:ascii="Helvetica" w:hAnsi="Helvetica"/>
            <w:sz w:val="22"/>
            <w:szCs w:val="22"/>
          </w:rPr>
          <w:delText xml:space="preserve">. </w:delText>
        </w:r>
      </w:del>
    </w:p>
    <w:p w14:paraId="60F277D6" w14:textId="77777777" w:rsidR="00342681" w:rsidRPr="003805EE" w:rsidRDefault="00342681" w:rsidP="00E65B1B">
      <w:pPr>
        <w:spacing w:line="480" w:lineRule="auto"/>
        <w:ind w:firstLine="720"/>
        <w:rPr>
          <w:del w:id="1113" w:author="Adrian Stier" w:date="2022-02-24T11:06:00Z"/>
          <w:rFonts w:ascii="Helvetica" w:hAnsi="Helvetica"/>
          <w:sz w:val="22"/>
          <w:szCs w:val="22"/>
        </w:rPr>
      </w:pPr>
    </w:p>
    <w:p w14:paraId="13886ABA" w14:textId="1EEC84A1" w:rsidR="00C260DE" w:rsidRPr="003805EE" w:rsidRDefault="00C260DE" w:rsidP="00C260DE">
      <w:pPr>
        <w:widowControl w:val="0"/>
        <w:autoSpaceDE w:val="0"/>
        <w:autoSpaceDN w:val="0"/>
        <w:adjustRightInd w:val="0"/>
        <w:rPr>
          <w:ins w:id="1114" w:author="Adrian Stier" w:date="2022-02-24T11:06:00Z"/>
          <w:rFonts w:ascii="Helvetica" w:hAnsi="Helvetica"/>
          <w:i/>
          <w:sz w:val="22"/>
          <w:szCs w:val="22"/>
        </w:rPr>
      </w:pPr>
      <w:ins w:id="1115" w:author="Adrian Stier" w:date="2022-02-24T11:06:00Z">
        <w:r>
          <w:rPr>
            <w:rFonts w:ascii="Helvetica" w:hAnsi="Helvetica"/>
            <w:i/>
            <w:sz w:val="22"/>
            <w:szCs w:val="22"/>
          </w:rPr>
          <w:t>Looking forward</w:t>
        </w:r>
      </w:ins>
    </w:p>
    <w:p w14:paraId="51E8E8B7" w14:textId="71F9F7BC" w:rsidR="00C260DE" w:rsidRDefault="00C260DE" w:rsidP="006551EE">
      <w:pPr>
        <w:rPr>
          <w:ins w:id="1116" w:author="Adrian Stier" w:date="2022-02-24T11:06:00Z"/>
          <w:rFonts w:ascii="Helvetica" w:hAnsi="Helvetica"/>
          <w:sz w:val="22"/>
          <w:szCs w:val="22"/>
        </w:rPr>
      </w:pPr>
    </w:p>
    <w:p w14:paraId="6B28E651" w14:textId="3313D17A" w:rsidR="00416D92" w:rsidRDefault="00C260DE" w:rsidP="006551EE">
      <w:pPr>
        <w:rPr>
          <w:ins w:id="1117" w:author="Adrian Stier" w:date="2022-02-24T11:06:00Z"/>
          <w:rFonts w:ascii="Helvetica" w:hAnsi="Helvetica"/>
          <w:sz w:val="22"/>
          <w:szCs w:val="22"/>
        </w:rPr>
      </w:pPr>
      <w:ins w:id="1118" w:author="Adrian Stier" w:date="2022-02-24T11:06:00Z">
        <w:r>
          <w:rPr>
            <w:rFonts w:ascii="Helvetica" w:hAnsi="Helvetica"/>
            <w:sz w:val="22"/>
            <w:szCs w:val="22"/>
          </w:rPr>
          <w:t xml:space="preserve">Our model is a simplified </w:t>
        </w:r>
        <w:r w:rsidR="0077426E">
          <w:rPr>
            <w:rFonts w:ascii="Helvetica" w:hAnsi="Helvetica"/>
            <w:sz w:val="22"/>
            <w:szCs w:val="22"/>
          </w:rPr>
          <w:t xml:space="preserve">harvested </w:t>
        </w:r>
        <w:r>
          <w:rPr>
            <w:rFonts w:ascii="Helvetica" w:hAnsi="Helvetica"/>
            <w:sz w:val="22"/>
            <w:szCs w:val="22"/>
          </w:rPr>
          <w:t xml:space="preserve">system </w:t>
        </w:r>
        <w:r w:rsidR="0077426E">
          <w:rPr>
            <w:rFonts w:ascii="Helvetica" w:hAnsi="Helvetica"/>
            <w:sz w:val="22"/>
            <w:szCs w:val="22"/>
          </w:rPr>
          <w:t>that</w:t>
        </w:r>
        <w:r>
          <w:rPr>
            <w:rFonts w:ascii="Helvetica" w:hAnsi="Helvetica"/>
            <w:sz w:val="22"/>
            <w:szCs w:val="22"/>
          </w:rPr>
          <w:t xml:space="preserve"> illustrate</w:t>
        </w:r>
        <w:r w:rsidR="0077426E">
          <w:rPr>
            <w:rFonts w:ascii="Helvetica" w:hAnsi="Helvetica"/>
            <w:sz w:val="22"/>
            <w:szCs w:val="22"/>
          </w:rPr>
          <w:t>s</w:t>
        </w:r>
        <w:r>
          <w:rPr>
            <w:rFonts w:ascii="Helvetica" w:hAnsi="Helvetica"/>
            <w:sz w:val="22"/>
            <w:szCs w:val="22"/>
          </w:rPr>
          <w:t xml:space="preserve"> </w:t>
        </w:r>
        <w:r w:rsidR="001576BF">
          <w:rPr>
            <w:rFonts w:ascii="Helvetica" w:hAnsi="Helvetica"/>
            <w:sz w:val="22"/>
            <w:szCs w:val="22"/>
          </w:rPr>
          <w:t xml:space="preserve">how monitoring </w:t>
        </w:r>
        <w:r w:rsidR="000F0757">
          <w:rPr>
            <w:rFonts w:ascii="Helvetica" w:hAnsi="Helvetica"/>
            <w:sz w:val="22"/>
            <w:szCs w:val="22"/>
          </w:rPr>
          <w:t>precision</w:t>
        </w:r>
        <w:r w:rsidR="001576BF">
          <w:rPr>
            <w:rFonts w:ascii="Helvetica" w:hAnsi="Helvetica"/>
            <w:sz w:val="22"/>
            <w:szCs w:val="22"/>
          </w:rPr>
          <w:t xml:space="preserve"> can be more or less </w:t>
        </w:r>
        <w:r w:rsidR="007A0544">
          <w:rPr>
            <w:rFonts w:ascii="Helvetica" w:hAnsi="Helvetica"/>
            <w:sz w:val="22"/>
            <w:szCs w:val="22"/>
          </w:rPr>
          <w:t>valuable</w:t>
        </w:r>
        <w:r w:rsidR="001576BF">
          <w:rPr>
            <w:rFonts w:ascii="Helvetica" w:hAnsi="Helvetica"/>
            <w:sz w:val="22"/>
            <w:szCs w:val="22"/>
          </w:rPr>
          <w:t xml:space="preserve"> depending on </w:t>
        </w:r>
        <w:r w:rsidR="002E6119">
          <w:rPr>
            <w:rFonts w:ascii="Helvetica" w:hAnsi="Helvetica"/>
            <w:sz w:val="22"/>
            <w:szCs w:val="22"/>
          </w:rPr>
          <w:t xml:space="preserve">how close </w:t>
        </w:r>
        <w:r w:rsidR="000E7A4B">
          <w:rPr>
            <w:rFonts w:ascii="Helvetica" w:hAnsi="Helvetica"/>
            <w:sz w:val="22"/>
            <w:szCs w:val="22"/>
          </w:rPr>
          <w:t xml:space="preserve">an </w:t>
        </w:r>
        <w:r w:rsidR="002E6119">
          <w:rPr>
            <w:rFonts w:ascii="Helvetica" w:hAnsi="Helvetica"/>
            <w:sz w:val="22"/>
            <w:szCs w:val="22"/>
          </w:rPr>
          <w:t xml:space="preserve">ecosystem </w:t>
        </w:r>
        <w:r w:rsidR="000E7A4B">
          <w:rPr>
            <w:rFonts w:ascii="Helvetica" w:hAnsi="Helvetica"/>
            <w:sz w:val="22"/>
            <w:szCs w:val="22"/>
          </w:rPr>
          <w:t>is</w:t>
        </w:r>
        <w:r w:rsidR="002E6119">
          <w:rPr>
            <w:rFonts w:ascii="Helvetica" w:hAnsi="Helvetica"/>
            <w:sz w:val="22"/>
            <w:szCs w:val="22"/>
          </w:rPr>
          <w:t xml:space="preserve"> to </w:t>
        </w:r>
        <w:r w:rsidR="000E7A4B">
          <w:rPr>
            <w:rFonts w:ascii="Helvetica" w:hAnsi="Helvetica"/>
            <w:sz w:val="22"/>
            <w:szCs w:val="22"/>
          </w:rPr>
          <w:t xml:space="preserve">a </w:t>
        </w:r>
        <w:r w:rsidR="002E6119">
          <w:rPr>
            <w:rFonts w:ascii="Helvetica" w:hAnsi="Helvetica"/>
            <w:sz w:val="22"/>
            <w:szCs w:val="22"/>
          </w:rPr>
          <w:t>biological or management threshold</w:t>
        </w:r>
        <w:r>
          <w:rPr>
            <w:rFonts w:ascii="Helvetica" w:hAnsi="Helvetica"/>
            <w:sz w:val="22"/>
            <w:szCs w:val="22"/>
          </w:rPr>
          <w:t xml:space="preserve">. </w:t>
        </w:r>
        <w:r w:rsidR="0081769D">
          <w:rPr>
            <w:rFonts w:ascii="Helvetica" w:hAnsi="Helvetica"/>
            <w:sz w:val="22"/>
            <w:szCs w:val="22"/>
          </w:rPr>
          <w:t xml:space="preserve">Our goal in this study was </w:t>
        </w:r>
        <w:r w:rsidR="007A0544">
          <w:rPr>
            <w:rFonts w:ascii="Helvetica" w:hAnsi="Helvetica"/>
            <w:sz w:val="22"/>
            <w:szCs w:val="22"/>
          </w:rPr>
          <w:t>to provide strategy</w:t>
        </w:r>
        <w:r w:rsidR="0081769D">
          <w:rPr>
            <w:rFonts w:ascii="Helvetica" w:hAnsi="Helvetica"/>
            <w:sz w:val="22"/>
            <w:szCs w:val="22"/>
          </w:rPr>
          <w:t xml:space="preserve">; however, to </w:t>
        </w:r>
        <w:r w:rsidR="007A0544">
          <w:rPr>
            <w:rFonts w:ascii="Helvetica" w:hAnsi="Helvetica"/>
            <w:sz w:val="22"/>
            <w:szCs w:val="22"/>
          </w:rPr>
          <w:t>develop tactics based on the</w:t>
        </w:r>
        <w:r w:rsidR="0081769D">
          <w:rPr>
            <w:rFonts w:ascii="Helvetica" w:hAnsi="Helvetica"/>
            <w:sz w:val="22"/>
            <w:szCs w:val="22"/>
          </w:rPr>
          <w:t xml:space="preserve"> principles </w:t>
        </w:r>
        <w:r w:rsidR="007A0544">
          <w:rPr>
            <w:rFonts w:ascii="Helvetica" w:hAnsi="Helvetica"/>
            <w:sz w:val="22"/>
            <w:szCs w:val="22"/>
          </w:rPr>
          <w:t>described above, managers will need to integrate additional ecological and economic complexity. Ecologically,</w:t>
        </w:r>
        <w:r w:rsidR="000E7A4B">
          <w:rPr>
            <w:rFonts w:ascii="Helvetica" w:hAnsi="Helvetica"/>
            <w:sz w:val="22"/>
            <w:szCs w:val="22"/>
          </w:rPr>
          <w:t xml:space="preserve"> </w:t>
        </w:r>
        <w:r w:rsidR="00453A3B">
          <w:rPr>
            <w:rFonts w:ascii="Helvetica" w:hAnsi="Helvetica"/>
            <w:sz w:val="22"/>
            <w:szCs w:val="22"/>
          </w:rPr>
          <w:t>shifts in productivity</w:t>
        </w:r>
        <w:r w:rsidR="00416D92">
          <w:rPr>
            <w:rFonts w:ascii="Helvetica" w:hAnsi="Helvetica"/>
            <w:sz w:val="22"/>
            <w:szCs w:val="22"/>
          </w:rPr>
          <w:t xml:space="preserve">, </w:t>
        </w:r>
        <w:r w:rsidR="00453A3B">
          <w:rPr>
            <w:rFonts w:ascii="Helvetica" w:hAnsi="Helvetica"/>
            <w:sz w:val="22"/>
            <w:szCs w:val="22"/>
          </w:rPr>
          <w:t>species interactions</w:t>
        </w:r>
        <w:r w:rsidR="00416D92">
          <w:rPr>
            <w:rFonts w:ascii="Helvetica" w:hAnsi="Helvetica"/>
            <w:sz w:val="22"/>
            <w:szCs w:val="22"/>
          </w:rPr>
          <w:t>,</w:t>
        </w:r>
        <w:r w:rsidR="007A0544">
          <w:rPr>
            <w:rFonts w:ascii="Helvetica" w:hAnsi="Helvetica"/>
            <w:sz w:val="22"/>
            <w:szCs w:val="22"/>
          </w:rPr>
          <w:t xml:space="preserve"> and environmental variability</w:t>
        </w:r>
        <w:r w:rsidR="00D21C42">
          <w:rPr>
            <w:rFonts w:ascii="Helvetica" w:hAnsi="Helvetica"/>
            <w:sz w:val="22"/>
            <w:szCs w:val="22"/>
          </w:rPr>
          <w:t xml:space="preserve"> can change </w:t>
        </w:r>
        <w:r w:rsidR="00BC56C0">
          <w:rPr>
            <w:rFonts w:ascii="Helvetica" w:hAnsi="Helvetica"/>
            <w:sz w:val="22"/>
            <w:szCs w:val="22"/>
          </w:rPr>
          <w:t>a species’</w:t>
        </w:r>
        <w:r w:rsidR="00D21C42">
          <w:rPr>
            <w:rFonts w:ascii="Helvetica" w:hAnsi="Helvetica"/>
            <w:sz w:val="22"/>
            <w:szCs w:val="22"/>
          </w:rPr>
          <w:t xml:space="preserve"> carrying capacity and rebound potential </w:t>
        </w:r>
        <w:r w:rsidR="0066353C">
          <w:rPr>
            <w:rFonts w:ascii="Helvetica" w:hAnsi="Helvetica"/>
            <w:sz w:val="22"/>
            <w:szCs w:val="22"/>
          </w:rPr>
          <w:fldChar w:fldCharType="begin"/>
        </w:r>
        <w:r w:rsidR="002E2F64">
          <w:rPr>
            <w:rFonts w:ascii="Helvetica" w:hAnsi="Helvetica"/>
            <w:sz w:val="22"/>
            <w:szCs w:val="22"/>
          </w:rPr>
          <w:instrText xml:space="preserve"> ADDIN EN.CITE &lt;EndNote&gt;&lt;Cite&gt;&lt;Author&gt;Ingeman&lt;/Author&gt;&lt;Year&gt;2019&lt;/Year&gt;&lt;RecNum&gt;6325&lt;/RecNum&gt;&lt;DisplayText&gt;[52]&lt;/DisplayText&gt;&lt;record&gt;&lt;rec-number&gt;6325&lt;/rec-number&gt;&lt;foreign-keys&gt;&lt;key app="EN" db-id="x0w5wa9airxrfze0ft2x20vgz0w5wpet5ftz" timestamp="1614114740" guid="788fb064-f03c-466c-878a-44149d24f836"&gt;6325&lt;/key&gt;&lt;/foreign-keys&gt;&lt;ref-type name="Journal Article"&gt;17&lt;/ref-type&gt;&lt;contributors&gt;&lt;authors&gt;&lt;author&gt;Ingeman, Kurt E.&lt;/author&gt;&lt;author&gt;Samhouri, Jameal F.&lt;/author&gt;&lt;author&gt;Stier, Adrian C.&lt;/author&gt;&lt;/authors&gt;&lt;/contributors&gt;&lt;titles&gt;&lt;title&gt;Ocean recoveries for tomorrow’s Earth: Hitting a moving target&lt;/title&gt;&lt;secondary-title&gt;Science&lt;/secondary-title&gt;&lt;/titles&gt;&lt;periodical&gt;&lt;full-title&gt;Science&lt;/full-title&gt;&lt;/periodical&gt;&lt;pages&gt;eaav1004&lt;/pages&gt;&lt;volume&gt;363&lt;/volume&gt;&lt;number&gt;6425&lt;/number&gt;&lt;dates&gt;&lt;year&gt;2019&lt;/year&gt;&lt;/dates&gt;&lt;urls&gt;&lt;related-urls&gt;&lt;url&gt;http://science.sciencemag.org/content/363/6425/eaav1004.abstract&lt;/url&gt;&lt;/related-urls&gt;&lt;/urls&gt;&lt;electronic-resource-num&gt;10.1126/science.aav1004&lt;/electronic-resource-num&gt;&lt;/record&gt;&lt;/Cite&gt;&lt;/EndNote&gt;</w:instrText>
        </w:r>
        <w:r w:rsidR="0066353C">
          <w:rPr>
            <w:rFonts w:ascii="Helvetica" w:hAnsi="Helvetica"/>
            <w:sz w:val="22"/>
            <w:szCs w:val="22"/>
          </w:rPr>
          <w:fldChar w:fldCharType="separate"/>
        </w:r>
        <w:r w:rsidR="002E2F64">
          <w:rPr>
            <w:rFonts w:ascii="Helvetica" w:hAnsi="Helvetica"/>
            <w:noProof/>
            <w:sz w:val="22"/>
            <w:szCs w:val="22"/>
          </w:rPr>
          <w:t>[52]</w:t>
        </w:r>
        <w:r w:rsidR="0066353C">
          <w:rPr>
            <w:rFonts w:ascii="Helvetica" w:hAnsi="Helvetica"/>
            <w:sz w:val="22"/>
            <w:szCs w:val="22"/>
          </w:rPr>
          <w:fldChar w:fldCharType="end"/>
        </w:r>
        <w:r w:rsidR="00BC56C0">
          <w:rPr>
            <w:rFonts w:ascii="Helvetica" w:hAnsi="Helvetica"/>
            <w:sz w:val="22"/>
            <w:szCs w:val="22"/>
          </w:rPr>
          <w:t>,</w:t>
        </w:r>
        <w:r w:rsidR="00A50D7F">
          <w:rPr>
            <w:rFonts w:ascii="Helvetica" w:hAnsi="Helvetica"/>
            <w:sz w:val="22"/>
            <w:szCs w:val="22"/>
          </w:rPr>
          <w:t xml:space="preserve"> and consequently alter </w:t>
        </w:r>
        <w:r w:rsidR="00BC56C0">
          <w:rPr>
            <w:rFonts w:ascii="Helvetica" w:hAnsi="Helvetica"/>
            <w:sz w:val="22"/>
            <w:szCs w:val="22"/>
          </w:rPr>
          <w:t>what</w:t>
        </w:r>
        <w:r w:rsidR="00A50D7F">
          <w:rPr>
            <w:rFonts w:ascii="Helvetica" w:hAnsi="Helvetica"/>
            <w:sz w:val="22"/>
            <w:szCs w:val="22"/>
          </w:rPr>
          <w:t xml:space="preserve"> harvest rates maximize yield</w:t>
        </w:r>
        <w:r w:rsidR="00BC56C0">
          <w:rPr>
            <w:rFonts w:ascii="Helvetica" w:hAnsi="Helvetica"/>
            <w:sz w:val="22"/>
            <w:szCs w:val="22"/>
          </w:rPr>
          <w:t xml:space="preserve"> and avoid collapse</w:t>
        </w:r>
        <w:r w:rsidR="00A50D7F">
          <w:rPr>
            <w:rFonts w:ascii="Helvetica" w:hAnsi="Helvetica"/>
            <w:sz w:val="22"/>
            <w:szCs w:val="22"/>
          </w:rPr>
          <w:t xml:space="preserve">. </w:t>
        </w:r>
        <w:r w:rsidR="000E7A4B">
          <w:rPr>
            <w:rFonts w:ascii="Helvetica" w:hAnsi="Helvetica"/>
            <w:sz w:val="22"/>
            <w:szCs w:val="22"/>
          </w:rPr>
          <w:t>Economically</w:t>
        </w:r>
        <w:r w:rsidR="0001367C">
          <w:rPr>
            <w:rFonts w:ascii="Helvetica" w:hAnsi="Helvetica"/>
            <w:sz w:val="22"/>
            <w:szCs w:val="22"/>
          </w:rPr>
          <w:t>,</w:t>
        </w:r>
        <w:r w:rsidR="00EF5DF8">
          <w:rPr>
            <w:rFonts w:ascii="Helvetica" w:hAnsi="Helvetica"/>
            <w:sz w:val="22"/>
            <w:szCs w:val="22"/>
          </w:rPr>
          <w:t xml:space="preserve"> it will be important to consider</w:t>
        </w:r>
        <w:r w:rsidR="000E7A4B">
          <w:rPr>
            <w:rFonts w:ascii="Helvetica" w:hAnsi="Helvetica"/>
            <w:sz w:val="22"/>
            <w:szCs w:val="22"/>
          </w:rPr>
          <w:t xml:space="preserve"> additional complexity in the shape of the cost function </w:t>
        </w:r>
        <w:r w:rsidR="00EF5DF8">
          <w:rPr>
            <w:rFonts w:ascii="Helvetica" w:hAnsi="Helvetica"/>
            <w:sz w:val="22"/>
            <w:szCs w:val="22"/>
          </w:rPr>
          <w:t xml:space="preserve">for monitoring, and dynamic </w:t>
        </w:r>
        <w:r w:rsidR="000E7A4B">
          <w:rPr>
            <w:rFonts w:ascii="Helvetica" w:hAnsi="Helvetica"/>
            <w:sz w:val="22"/>
            <w:szCs w:val="22"/>
          </w:rPr>
          <w:t xml:space="preserve">prices </w:t>
        </w:r>
        <w:r w:rsidR="00EF5DF8">
          <w:rPr>
            <w:rFonts w:ascii="Helvetica" w:hAnsi="Helvetica"/>
            <w:sz w:val="22"/>
            <w:szCs w:val="22"/>
          </w:rPr>
          <w:t>for a harvested species such as increases in price as species become rare</w:t>
        </w:r>
        <w:r w:rsidR="008B0A24">
          <w:rPr>
            <w:rFonts w:ascii="Helvetica" w:hAnsi="Helvetica"/>
            <w:sz w:val="22"/>
            <w:szCs w:val="22"/>
          </w:rPr>
          <w:t xml:space="preserve"> </w:t>
        </w:r>
        <w:r w:rsidR="008B0A24">
          <w:rPr>
            <w:rFonts w:ascii="Helvetica" w:hAnsi="Helvetica"/>
            <w:sz w:val="22"/>
            <w:szCs w:val="22"/>
          </w:rPr>
          <w:fldChar w:fldCharType="begin"/>
        </w:r>
        <w:r w:rsidR="002E2F64">
          <w:rPr>
            <w:rFonts w:ascii="Helvetica" w:hAnsi="Helvetica"/>
            <w:sz w:val="22"/>
            <w:szCs w:val="22"/>
          </w:rPr>
          <w:instrText xml:space="preserve"> ADDIN EN.CITE &lt;EndNote&gt;&lt;Cite&gt;&lt;Author&gt;Courchamp&lt;/Author&gt;&lt;Year&gt;2006&lt;/Year&gt;&lt;RecNum&gt;6510&lt;/RecNum&gt;&lt;DisplayText&gt;[53]&lt;/DisplayText&gt;&lt;record&gt;&lt;rec-number&gt;6510&lt;/rec-number&gt;&lt;foreign-keys&gt;&lt;key app="EN" db-id="x0w5wa9airxrfze0ft2x20vgz0w5wpet5ftz" timestamp="1642789335" guid="0c7b89e7-7e1d-47c2-9f8e-dd7146548cdb"&gt;6510&lt;/key&gt;&lt;/foreign-keys&gt;&lt;ref-type name="Journal Article"&gt;17&lt;/ref-type&gt;&lt;contributors&gt;&lt;authors&gt;&lt;author&gt;Courchamp, F.&lt;/author&gt;&lt;author&gt;Angulo, E.&lt;/author&gt;&lt;author&gt;Rivalan, P.&lt;/author&gt;&lt;author&gt;Hall, R. J.&lt;/author&gt;&lt;author&gt;Signoret, L.&lt;/author&gt;&lt;author&gt;Bull, L.&lt;/author&gt;&lt;author&gt;Meinard, Y.&lt;/author&gt;&lt;/authors&gt;&lt;/contributors&gt;&lt;auth-address&gt;Univ Paris 11, UMR CNRS 8079, Orsay, France&lt;/auth-address&gt;&lt;titles&gt;&lt;title&gt;Rarity value and species extinction: The anthropogenic Allee effect&lt;/title&gt;&lt;secondary-title&gt;Plos Biology&lt;/secondary-title&gt;&lt;alt-title&gt;Plos Biol&lt;/alt-title&gt;&lt;/titles&gt;&lt;periodical&gt;&lt;full-title&gt;PLoS Biology&lt;/full-title&gt;&lt;/periodical&gt;&lt;alt-periodical&gt;&lt;full-title&gt;PLoS Biol&lt;/full-title&gt;&lt;/alt-periodical&gt;&lt;pages&gt;2405-2410&lt;/pages&gt;&lt;volume&gt;4&lt;/volume&gt;&lt;number&gt;12&lt;/number&gt;&lt;keywords&gt;&lt;keyword&gt;conservation&lt;/keyword&gt;&lt;keyword&gt;sturgeon&lt;/keyword&gt;&lt;keyword&gt;impacts&lt;/keyword&gt;&lt;keyword&gt;trade&lt;/keyword&gt;&lt;/keywords&gt;&lt;dates&gt;&lt;year&gt;2006&lt;/year&gt;&lt;pub-dates&gt;&lt;date&gt;Dec&lt;/date&gt;&lt;/pub-dates&gt;&lt;/dates&gt;&lt;isbn&gt;1544-9173&lt;/isbn&gt;&lt;accession-num&gt;WOS:000242789100023&lt;/accession-num&gt;&lt;urls&gt;&lt;related-urls&gt;&lt;url&gt;&amp;lt;Go to ISI&amp;gt;://WOS:000242789100023&lt;/url&gt;&lt;/related-urls&gt;&lt;/urls&gt;&lt;electronic-resource-num&gt;ARTN e415&amp;#xD;10.1371/journal.pbio.0040415&lt;/electronic-resource-num&gt;&lt;language&gt;English&lt;/language&gt;&lt;/record&gt;&lt;/Cite&gt;&lt;/EndNote&gt;</w:instrText>
        </w:r>
        <w:r w:rsidR="008B0A24">
          <w:rPr>
            <w:rFonts w:ascii="Helvetica" w:hAnsi="Helvetica"/>
            <w:sz w:val="22"/>
            <w:szCs w:val="22"/>
          </w:rPr>
          <w:fldChar w:fldCharType="separate"/>
        </w:r>
        <w:r w:rsidR="002E2F64">
          <w:rPr>
            <w:rFonts w:ascii="Helvetica" w:hAnsi="Helvetica"/>
            <w:noProof/>
            <w:sz w:val="22"/>
            <w:szCs w:val="22"/>
          </w:rPr>
          <w:t>[53]</w:t>
        </w:r>
        <w:r w:rsidR="008B0A24">
          <w:rPr>
            <w:rFonts w:ascii="Helvetica" w:hAnsi="Helvetica"/>
            <w:sz w:val="22"/>
            <w:szCs w:val="22"/>
          </w:rPr>
          <w:fldChar w:fldCharType="end"/>
        </w:r>
        <w:r w:rsidR="00EF5DF8">
          <w:rPr>
            <w:rFonts w:ascii="Helvetica" w:hAnsi="Helvetica"/>
            <w:sz w:val="22"/>
            <w:szCs w:val="22"/>
          </w:rPr>
          <w:t>.</w:t>
        </w:r>
        <w:r w:rsidR="00BC56C0">
          <w:rPr>
            <w:rFonts w:ascii="Helvetica" w:hAnsi="Helvetica"/>
            <w:sz w:val="22"/>
            <w:szCs w:val="22"/>
          </w:rPr>
          <w:t xml:space="preserve"> </w:t>
        </w:r>
        <w:r w:rsidR="00EF5DF8">
          <w:rPr>
            <w:rFonts w:ascii="Helvetica" w:hAnsi="Helvetica"/>
            <w:sz w:val="22"/>
            <w:szCs w:val="22"/>
          </w:rPr>
          <w:t>Moreover,</w:t>
        </w:r>
        <w:r w:rsidR="00416D92">
          <w:rPr>
            <w:rFonts w:ascii="Helvetica" w:hAnsi="Helvetica"/>
            <w:sz w:val="22"/>
            <w:szCs w:val="22"/>
          </w:rPr>
          <w:t xml:space="preserve"> </w:t>
        </w:r>
        <w:r w:rsidR="00EF5DF8">
          <w:rPr>
            <w:rFonts w:ascii="Helvetica" w:hAnsi="Helvetica"/>
            <w:sz w:val="22"/>
            <w:szCs w:val="22"/>
          </w:rPr>
          <w:t>as motoring technology advances (</w:t>
        </w:r>
        <w:proofErr w:type="gramStart"/>
        <w:r w:rsidR="00EF5DF8">
          <w:rPr>
            <w:rFonts w:ascii="Helvetica" w:hAnsi="Helvetica"/>
            <w:sz w:val="22"/>
            <w:szCs w:val="22"/>
          </w:rPr>
          <w:t>e.g.</w:t>
        </w:r>
        <w:proofErr w:type="gramEnd"/>
        <w:r w:rsidR="00EF5DF8">
          <w:rPr>
            <w:rFonts w:ascii="Helvetica" w:hAnsi="Helvetica"/>
            <w:sz w:val="22"/>
            <w:szCs w:val="22"/>
          </w:rPr>
          <w:t xml:space="preserve"> through remote sensing), the relative cost of hi</w:t>
        </w:r>
        <w:r w:rsidR="005A1ABA">
          <w:rPr>
            <w:rFonts w:ascii="Helvetica" w:hAnsi="Helvetica"/>
            <w:sz w:val="22"/>
            <w:szCs w:val="22"/>
          </w:rPr>
          <w:t xml:space="preserve">gh </w:t>
        </w:r>
        <w:r w:rsidR="000F0757">
          <w:rPr>
            <w:rFonts w:ascii="Helvetica" w:hAnsi="Helvetica"/>
            <w:sz w:val="22"/>
            <w:szCs w:val="22"/>
          </w:rPr>
          <w:t>precision</w:t>
        </w:r>
        <w:r w:rsidR="00EF5DF8">
          <w:rPr>
            <w:rFonts w:ascii="Helvetica" w:hAnsi="Helvetica"/>
            <w:sz w:val="22"/>
            <w:szCs w:val="22"/>
          </w:rPr>
          <w:t xml:space="preserve"> monitoring may decreas</w:t>
        </w:r>
        <w:r w:rsidR="008138B1">
          <w:rPr>
            <w:rFonts w:ascii="Helvetica" w:hAnsi="Helvetica"/>
            <w:sz w:val="22"/>
            <w:szCs w:val="22"/>
          </w:rPr>
          <w:t>e, allowing high frequency monitoring at all times</w:t>
        </w:r>
        <w:r w:rsidR="00EF5DF8">
          <w:rPr>
            <w:rFonts w:ascii="Helvetica" w:hAnsi="Helvetica"/>
            <w:sz w:val="22"/>
            <w:szCs w:val="22"/>
          </w:rPr>
          <w:t xml:space="preserve">. </w:t>
        </w:r>
        <w:r w:rsidR="008138B1">
          <w:rPr>
            <w:rFonts w:ascii="Helvetica" w:hAnsi="Helvetica"/>
            <w:sz w:val="22"/>
            <w:szCs w:val="22"/>
          </w:rPr>
          <w:t xml:space="preserve">Consideration of all of these additional sources of complexity will benefit managers considering how to optimize their monitoring strategies now and in the future as ecosystems change. </w:t>
        </w:r>
      </w:ins>
    </w:p>
    <w:p w14:paraId="44B48A24" w14:textId="77777777" w:rsidR="00416D92" w:rsidRDefault="00416D92" w:rsidP="006551EE">
      <w:pPr>
        <w:rPr>
          <w:rFonts w:ascii="Helvetica" w:hAnsi="Helvetica"/>
          <w:sz w:val="22"/>
          <w:rPrChange w:id="1119" w:author="Adrian Stier" w:date="2022-02-24T11:06:00Z">
            <w:rPr>
              <w:rFonts w:ascii="Helvetica" w:hAnsi="Helvetica"/>
              <w:i/>
              <w:sz w:val="22"/>
            </w:rPr>
          </w:rPrChange>
        </w:rPr>
        <w:pPrChange w:id="1120" w:author="Adrian Stier" w:date="2022-02-24T11:06:00Z">
          <w:pPr>
            <w:widowControl w:val="0"/>
            <w:autoSpaceDE w:val="0"/>
            <w:autoSpaceDN w:val="0"/>
            <w:adjustRightInd w:val="0"/>
            <w:spacing w:line="480" w:lineRule="auto"/>
          </w:pPr>
        </w:pPrChange>
      </w:pPr>
    </w:p>
    <w:p w14:paraId="1181B0AB" w14:textId="77777777" w:rsidR="00F40114" w:rsidRDefault="00F40114" w:rsidP="006551EE">
      <w:pPr>
        <w:widowControl w:val="0"/>
        <w:autoSpaceDE w:val="0"/>
        <w:autoSpaceDN w:val="0"/>
        <w:adjustRightInd w:val="0"/>
        <w:rPr>
          <w:rFonts w:ascii="Helvetica" w:hAnsi="Helvetica"/>
          <w:i/>
          <w:sz w:val="22"/>
          <w:szCs w:val="22"/>
        </w:rPr>
        <w:pPrChange w:id="1121" w:author="Adrian Stier" w:date="2022-02-24T11:06:00Z">
          <w:pPr>
            <w:widowControl w:val="0"/>
            <w:autoSpaceDE w:val="0"/>
            <w:autoSpaceDN w:val="0"/>
            <w:adjustRightInd w:val="0"/>
            <w:spacing w:line="480" w:lineRule="auto"/>
          </w:pPr>
        </w:pPrChange>
      </w:pPr>
    </w:p>
    <w:p w14:paraId="3548455A" w14:textId="4B92F8F6" w:rsidR="00C34F51" w:rsidRPr="003805EE" w:rsidRDefault="00342681" w:rsidP="006551EE">
      <w:pPr>
        <w:widowControl w:val="0"/>
        <w:autoSpaceDE w:val="0"/>
        <w:autoSpaceDN w:val="0"/>
        <w:adjustRightInd w:val="0"/>
        <w:rPr>
          <w:rFonts w:ascii="Helvetica" w:hAnsi="Helvetica"/>
          <w:i/>
          <w:sz w:val="22"/>
          <w:szCs w:val="22"/>
        </w:rPr>
        <w:pPrChange w:id="1122" w:author="Adrian Stier" w:date="2022-02-24T11:06:00Z">
          <w:pPr>
            <w:widowControl w:val="0"/>
            <w:autoSpaceDE w:val="0"/>
            <w:autoSpaceDN w:val="0"/>
            <w:adjustRightInd w:val="0"/>
            <w:spacing w:line="480" w:lineRule="auto"/>
          </w:pPr>
        </w:pPrChange>
      </w:pPr>
      <w:r w:rsidRPr="003805EE">
        <w:rPr>
          <w:rFonts w:ascii="Helvetica" w:hAnsi="Helvetica"/>
          <w:i/>
          <w:sz w:val="22"/>
          <w:szCs w:val="22"/>
        </w:rPr>
        <w:t>Conclusio</w:t>
      </w:r>
      <w:r w:rsidR="00F40114">
        <w:rPr>
          <w:rFonts w:ascii="Helvetica" w:hAnsi="Helvetica"/>
          <w:i/>
          <w:sz w:val="22"/>
          <w:szCs w:val="22"/>
        </w:rPr>
        <w:t>n</w:t>
      </w:r>
    </w:p>
    <w:p w14:paraId="6118968E" w14:textId="5655D894" w:rsidR="00F02C12" w:rsidRDefault="00E3695A" w:rsidP="006551EE">
      <w:pPr>
        <w:ind w:firstLine="720"/>
        <w:rPr>
          <w:rFonts w:ascii="Helvetica" w:hAnsi="Helvetica" w:cs="Helvetica Neue"/>
          <w:sz w:val="22"/>
          <w:szCs w:val="22"/>
        </w:rPr>
        <w:pPrChange w:id="1123" w:author="Adrian Stier" w:date="2022-02-24T11:06:00Z">
          <w:pPr>
            <w:spacing w:line="480" w:lineRule="auto"/>
            <w:ind w:firstLine="720"/>
          </w:pPr>
        </w:pPrChange>
      </w:pPr>
      <w:del w:id="1124" w:author="Adrian Stier" w:date="2022-02-24T11:06:00Z">
        <w:r w:rsidRPr="003805EE">
          <w:rPr>
            <w:rFonts w:ascii="Helvetica" w:hAnsi="Helvetica" w:cs="Helvetica Neue"/>
            <w:sz w:val="22"/>
            <w:szCs w:val="22"/>
          </w:rPr>
          <w:delText>Mangers</w:delText>
        </w:r>
      </w:del>
      <w:ins w:id="1125" w:author="Adrian Stier" w:date="2022-02-24T11:06:00Z">
        <w:r w:rsidR="00F02C12" w:rsidRPr="003805EE">
          <w:rPr>
            <w:rFonts w:ascii="Helvetica" w:hAnsi="Helvetica" w:cs="Helvetica Neue"/>
            <w:sz w:val="22"/>
            <w:szCs w:val="22"/>
          </w:rPr>
          <w:t>Man</w:t>
        </w:r>
        <w:r w:rsidR="00F02C12">
          <w:rPr>
            <w:rFonts w:ascii="Helvetica" w:hAnsi="Helvetica" w:cs="Helvetica Neue"/>
            <w:sz w:val="22"/>
            <w:szCs w:val="22"/>
          </w:rPr>
          <w:t>a</w:t>
        </w:r>
        <w:r w:rsidR="00F02C12" w:rsidRPr="003805EE">
          <w:rPr>
            <w:rFonts w:ascii="Helvetica" w:hAnsi="Helvetica" w:cs="Helvetica Neue"/>
            <w:sz w:val="22"/>
            <w:szCs w:val="22"/>
          </w:rPr>
          <w:t>gers</w:t>
        </w:r>
      </w:ins>
      <w:r w:rsidR="00F02C12" w:rsidRPr="003805EE">
        <w:rPr>
          <w:rFonts w:ascii="Helvetica" w:hAnsi="Helvetica" w:cs="Helvetica Neue"/>
          <w:sz w:val="22"/>
          <w:szCs w:val="22"/>
        </w:rPr>
        <w:t xml:space="preserve">, policy makers, and stakeholders </w:t>
      </w:r>
      <w:del w:id="1126" w:author="Adrian Stier" w:date="2022-02-24T11:06:00Z">
        <w:r w:rsidRPr="003805EE">
          <w:rPr>
            <w:rFonts w:ascii="Helvetica" w:hAnsi="Helvetica" w:cs="Helvetica Neue"/>
            <w:sz w:val="22"/>
            <w:szCs w:val="22"/>
          </w:rPr>
          <w:delText>will all likely benefit from purposeful connections between</w:delText>
        </w:r>
      </w:del>
      <w:ins w:id="1127" w:author="Adrian Stier" w:date="2022-02-24T11:06:00Z">
        <w:r w:rsidR="00F02C12">
          <w:rPr>
            <w:rFonts w:ascii="Helvetica" w:hAnsi="Helvetica" w:cs="Helvetica Neue"/>
            <w:sz w:val="22"/>
            <w:szCs w:val="22"/>
          </w:rPr>
          <w:t>are tasked with connecting</w:t>
        </w:r>
      </w:ins>
      <w:r w:rsidR="00F02C12" w:rsidRPr="003805EE">
        <w:rPr>
          <w:rFonts w:ascii="Helvetica" w:hAnsi="Helvetica" w:cs="Helvetica Neue"/>
          <w:sz w:val="22"/>
          <w:szCs w:val="22"/>
        </w:rPr>
        <w:t xml:space="preserve"> monitoring effort, thresholds, and the state of the system</w:t>
      </w:r>
      <w:del w:id="1128" w:author="Adrian Stier" w:date="2022-02-24T11:06:00Z">
        <w:r w:rsidRPr="003805EE">
          <w:rPr>
            <w:rFonts w:ascii="Helvetica" w:hAnsi="Helvetica" w:cs="Helvetica Neue"/>
            <w:sz w:val="22"/>
            <w:szCs w:val="22"/>
          </w:rPr>
          <w:delText>. Yet, this</w:delText>
        </w:r>
      </w:del>
      <w:ins w:id="1129" w:author="Adrian Stier" w:date="2022-02-24T11:06:00Z">
        <w:r w:rsidR="00F02C12">
          <w:rPr>
            <w:rFonts w:ascii="Helvetica" w:hAnsi="Helvetica" w:cs="Helvetica Neue"/>
            <w:sz w:val="22"/>
            <w:szCs w:val="22"/>
          </w:rPr>
          <w:t xml:space="preserve"> to short-term tactical management decisions</w:t>
        </w:r>
        <w:r w:rsidR="00F02C12" w:rsidRPr="003805EE">
          <w:rPr>
            <w:rFonts w:ascii="Helvetica" w:hAnsi="Helvetica" w:cs="Helvetica Neue"/>
            <w:sz w:val="22"/>
            <w:szCs w:val="22"/>
          </w:rPr>
          <w:t xml:space="preserve">. </w:t>
        </w:r>
        <w:r w:rsidR="00F02C12">
          <w:rPr>
            <w:rFonts w:ascii="Helvetica" w:hAnsi="Helvetica" w:cs="Helvetica Neue"/>
            <w:sz w:val="22"/>
            <w:szCs w:val="22"/>
          </w:rPr>
          <w:t>T</w:t>
        </w:r>
        <w:r w:rsidR="00F02C12" w:rsidRPr="003805EE">
          <w:rPr>
            <w:rFonts w:ascii="Helvetica" w:hAnsi="Helvetica" w:cs="Helvetica Neue"/>
            <w:sz w:val="22"/>
            <w:szCs w:val="22"/>
          </w:rPr>
          <w:t>his</w:t>
        </w:r>
      </w:ins>
      <w:r w:rsidR="00F02C12" w:rsidRPr="003805EE">
        <w:rPr>
          <w:rFonts w:ascii="Helvetica" w:hAnsi="Helvetica" w:cs="Helvetica Neue"/>
          <w:sz w:val="22"/>
          <w:szCs w:val="22"/>
        </w:rPr>
        <w:t xml:space="preserve"> will be difficult given the inherent limitations in assessing the state of the system and </w:t>
      </w:r>
      <w:r w:rsidR="00F02C12">
        <w:rPr>
          <w:rFonts w:ascii="Helvetica" w:hAnsi="Helvetica" w:cs="Helvetica Neue"/>
          <w:sz w:val="22"/>
          <w:szCs w:val="22"/>
        </w:rPr>
        <w:t xml:space="preserve">because </w:t>
      </w:r>
      <w:del w:id="1130" w:author="Adrian Stier" w:date="2022-02-24T11:06:00Z">
        <w:r w:rsidRPr="003805EE">
          <w:rPr>
            <w:rFonts w:ascii="Helvetica" w:hAnsi="Helvetica" w:cs="Helvetica Neue"/>
            <w:sz w:val="22"/>
            <w:szCs w:val="22"/>
          </w:rPr>
          <w:delText xml:space="preserve">we don’t always </w:delText>
        </w:r>
        <w:r w:rsidR="00F141EE" w:rsidRPr="003805EE">
          <w:rPr>
            <w:rFonts w:ascii="Helvetica" w:hAnsi="Helvetica" w:cs="Helvetica Neue"/>
            <w:sz w:val="22"/>
            <w:szCs w:val="22"/>
          </w:rPr>
          <w:delText xml:space="preserve">know </w:delText>
        </w:r>
      </w:del>
      <w:r w:rsidR="00F02C12">
        <w:rPr>
          <w:rFonts w:ascii="Helvetica" w:hAnsi="Helvetica" w:cs="Helvetica Neue"/>
          <w:sz w:val="22"/>
          <w:szCs w:val="22"/>
        </w:rPr>
        <w:t xml:space="preserve">the location of </w:t>
      </w:r>
      <w:del w:id="1131" w:author="Adrian Stier" w:date="2022-02-24T11:06:00Z">
        <w:r w:rsidR="00F141EE" w:rsidRPr="003805EE">
          <w:rPr>
            <w:rFonts w:ascii="Helvetica" w:hAnsi="Helvetica" w:cs="Helvetica Neue"/>
            <w:sz w:val="22"/>
            <w:szCs w:val="22"/>
          </w:rPr>
          <w:delText>tipping points</w:delText>
        </w:r>
      </w:del>
      <w:ins w:id="1132" w:author="Adrian Stier" w:date="2022-02-24T11:06:00Z">
        <w:r w:rsidR="00F02C12">
          <w:rPr>
            <w:rFonts w:ascii="Helvetica" w:hAnsi="Helvetica" w:cs="Helvetica Neue"/>
            <w:sz w:val="22"/>
            <w:szCs w:val="22"/>
          </w:rPr>
          <w:t xml:space="preserve">critical thresholds </w:t>
        </w:r>
        <w:proofErr w:type="gramStart"/>
        <w:r w:rsidR="00F02C12">
          <w:rPr>
            <w:rFonts w:ascii="Helvetica" w:hAnsi="Helvetica" w:cs="Helvetica Neue"/>
            <w:sz w:val="22"/>
            <w:szCs w:val="22"/>
          </w:rPr>
          <w:t>is</w:t>
        </w:r>
        <w:proofErr w:type="gramEnd"/>
        <w:r w:rsidR="00F02C12">
          <w:rPr>
            <w:rFonts w:ascii="Helvetica" w:hAnsi="Helvetica" w:cs="Helvetica Neue"/>
            <w:sz w:val="22"/>
            <w:szCs w:val="22"/>
          </w:rPr>
          <w:t xml:space="preserve"> not always known</w:t>
        </w:r>
      </w:ins>
      <w:r w:rsidR="00F02C12" w:rsidRPr="003805EE">
        <w:rPr>
          <w:rFonts w:ascii="Helvetica" w:hAnsi="Helvetica" w:cs="Helvetica Neue"/>
          <w:sz w:val="22"/>
          <w:szCs w:val="22"/>
        </w:rPr>
        <w:t>. Additional difficulties emerge because of misaligned economic incentives and structures</w:t>
      </w:r>
      <w:r w:rsidR="00BF1DBD">
        <w:rPr>
          <w:rFonts w:ascii="Helvetica" w:hAnsi="Helvetica" w:cs="Helvetica Neue"/>
          <w:sz w:val="22"/>
          <w:szCs w:val="22"/>
        </w:rPr>
        <w:t xml:space="preserve"> </w:t>
      </w:r>
      <w:r w:rsidR="00F02C12" w:rsidRPr="003805EE">
        <w:rPr>
          <w:rFonts w:ascii="Helvetica" w:hAnsi="Helvetica" w:cs="Helvetica Neue"/>
          <w:sz w:val="22"/>
          <w:szCs w:val="22"/>
        </w:rPr>
        <w:t xml:space="preserve">that deter or constrain heavy monitoring when yields are near a </w:t>
      </w:r>
      <w:del w:id="1133" w:author="Adrian Stier" w:date="2022-02-24T11:06:00Z">
        <w:r w:rsidRPr="003805EE">
          <w:rPr>
            <w:rFonts w:ascii="Helvetica" w:hAnsi="Helvetica" w:cs="Helvetica Neue"/>
            <w:sz w:val="22"/>
            <w:szCs w:val="22"/>
          </w:rPr>
          <w:delText>tipping point</w:delText>
        </w:r>
      </w:del>
      <w:ins w:id="1134" w:author="Adrian Stier" w:date="2022-02-24T11:06:00Z">
        <w:r w:rsidR="00725758">
          <w:rPr>
            <w:rFonts w:ascii="Helvetica" w:hAnsi="Helvetica" w:cs="Helvetica Neue"/>
            <w:sz w:val="22"/>
            <w:szCs w:val="22"/>
          </w:rPr>
          <w:t>critical threshold</w:t>
        </w:r>
      </w:ins>
      <w:r w:rsidR="00F02C12" w:rsidRPr="003805EE">
        <w:rPr>
          <w:rFonts w:ascii="Helvetica" w:hAnsi="Helvetica" w:cs="Helvetica Neue"/>
          <w:sz w:val="22"/>
          <w:szCs w:val="22"/>
        </w:rPr>
        <w:t xml:space="preserve">, and because stakeholders differ in their </w:t>
      </w:r>
      <w:del w:id="1135" w:author="Adrian Stier" w:date="2022-02-24T11:06:00Z">
        <w:r w:rsidRPr="003805EE">
          <w:rPr>
            <w:rFonts w:ascii="Helvetica" w:hAnsi="Helvetica" w:cs="Helvetica Neue"/>
            <w:sz w:val="22"/>
            <w:szCs w:val="22"/>
          </w:rPr>
          <w:delText xml:space="preserve">willingness to incur the </w:delText>
        </w:r>
      </w:del>
      <w:r w:rsidR="00F02C12" w:rsidRPr="003805EE">
        <w:rPr>
          <w:rFonts w:ascii="Helvetica" w:hAnsi="Helvetica" w:cs="Helvetica Neue"/>
          <w:sz w:val="22"/>
          <w:szCs w:val="22"/>
        </w:rPr>
        <w:t xml:space="preserve">risk of </w:t>
      </w:r>
      <w:del w:id="1136" w:author="Adrian Stier" w:date="2022-02-24T11:06:00Z">
        <w:r w:rsidRPr="003805EE">
          <w:rPr>
            <w:rFonts w:ascii="Helvetica" w:hAnsi="Helvetica" w:cs="Helvetica Neue"/>
            <w:sz w:val="22"/>
            <w:szCs w:val="22"/>
          </w:rPr>
          <w:delText>“tipping” as well as</w:delText>
        </w:r>
      </w:del>
      <w:ins w:id="1137" w:author="Adrian Stier" w:date="2022-02-24T11:06:00Z">
        <w:r w:rsidR="00F02C12">
          <w:rPr>
            <w:rFonts w:ascii="Helvetica" w:hAnsi="Helvetica" w:cs="Helvetica Neue"/>
            <w:sz w:val="22"/>
            <w:szCs w:val="22"/>
          </w:rPr>
          <w:t>collapse given</w:t>
        </w:r>
      </w:ins>
      <w:r w:rsidR="00F02C12" w:rsidRPr="003805EE">
        <w:rPr>
          <w:rFonts w:ascii="Helvetica" w:hAnsi="Helvetica" w:cs="Helvetica Neue"/>
          <w:sz w:val="22"/>
          <w:szCs w:val="22"/>
        </w:rPr>
        <w:t xml:space="preserve"> their </w:t>
      </w:r>
      <w:ins w:id="1138" w:author="Adrian Stier" w:date="2022-02-24T11:06:00Z">
        <w:r w:rsidR="00F02C12">
          <w:rPr>
            <w:rFonts w:ascii="Helvetica" w:hAnsi="Helvetica" w:cs="Helvetica Neue"/>
            <w:sz w:val="22"/>
            <w:szCs w:val="22"/>
          </w:rPr>
          <w:t xml:space="preserve">divergent </w:t>
        </w:r>
      </w:ins>
      <w:r w:rsidR="00F02C12" w:rsidRPr="003805EE">
        <w:rPr>
          <w:rFonts w:ascii="Helvetica" w:hAnsi="Helvetica" w:cs="Helvetica Neue"/>
          <w:sz w:val="22"/>
          <w:szCs w:val="22"/>
        </w:rPr>
        <w:t xml:space="preserve">ability and flexibility to adapt once </w:t>
      </w:r>
      <w:del w:id="1139" w:author="Adrian Stier" w:date="2022-02-24T11:06:00Z">
        <w:r w:rsidR="008F48D9" w:rsidRPr="003805EE">
          <w:rPr>
            <w:rFonts w:ascii="Helvetica" w:hAnsi="Helvetica" w:cs="Helvetica Neue"/>
            <w:sz w:val="22"/>
            <w:szCs w:val="22"/>
          </w:rPr>
          <w:delText>the</w:delText>
        </w:r>
      </w:del>
      <w:ins w:id="1140" w:author="Adrian Stier" w:date="2022-02-24T11:06:00Z">
        <w:r w:rsidR="00F02C12">
          <w:rPr>
            <w:rFonts w:ascii="Helvetica" w:hAnsi="Helvetica" w:cs="Helvetica Neue"/>
            <w:sz w:val="22"/>
            <w:szCs w:val="22"/>
          </w:rPr>
          <w:t>a</w:t>
        </w:r>
        <w:r w:rsidR="00F02C12" w:rsidRPr="003805EE">
          <w:rPr>
            <w:rFonts w:ascii="Helvetica" w:hAnsi="Helvetica" w:cs="Helvetica Neue"/>
            <w:sz w:val="22"/>
            <w:szCs w:val="22"/>
          </w:rPr>
          <w:t xml:space="preserve"> </w:t>
        </w:r>
        <w:r w:rsidR="00F02C12">
          <w:rPr>
            <w:rFonts w:ascii="Helvetica" w:hAnsi="Helvetica" w:cs="Helvetica Neue"/>
            <w:sz w:val="22"/>
            <w:szCs w:val="22"/>
          </w:rPr>
          <w:t>population or</w:t>
        </w:r>
      </w:ins>
      <w:r w:rsidR="00F02C12">
        <w:rPr>
          <w:rFonts w:ascii="Helvetica" w:hAnsi="Helvetica" w:cs="Helvetica Neue"/>
          <w:sz w:val="22"/>
          <w:szCs w:val="22"/>
        </w:rPr>
        <w:t xml:space="preserve"> </w:t>
      </w:r>
      <w:r w:rsidR="00F02C12" w:rsidRPr="003805EE">
        <w:rPr>
          <w:rFonts w:ascii="Helvetica" w:hAnsi="Helvetica" w:cs="Helvetica Neue"/>
          <w:sz w:val="22"/>
          <w:szCs w:val="22"/>
        </w:rPr>
        <w:t xml:space="preserve">ecosystem has </w:t>
      </w:r>
      <w:del w:id="1141" w:author="Adrian Stier" w:date="2022-02-24T11:06:00Z">
        <w:r w:rsidR="008F48D9" w:rsidRPr="003805EE">
          <w:rPr>
            <w:rFonts w:ascii="Helvetica" w:hAnsi="Helvetica" w:cs="Helvetica Neue"/>
            <w:sz w:val="22"/>
            <w:szCs w:val="22"/>
          </w:rPr>
          <w:delText>tipped</w:delText>
        </w:r>
      </w:del>
      <w:ins w:id="1142" w:author="Adrian Stier" w:date="2022-02-24T11:06:00Z">
        <w:r w:rsidR="00F02C12">
          <w:rPr>
            <w:rFonts w:ascii="Helvetica" w:hAnsi="Helvetica" w:cs="Helvetica Neue"/>
            <w:sz w:val="22"/>
            <w:szCs w:val="22"/>
          </w:rPr>
          <w:t>crossed a critical threshold</w:t>
        </w:r>
      </w:ins>
      <w:r w:rsidR="00F02C12"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6551EE">
      <w:pPr>
        <w:ind w:firstLine="720"/>
        <w:rPr>
          <w:rFonts w:ascii="Helvetica" w:hAnsi="Helvetica"/>
          <w:b/>
          <w:sz w:val="22"/>
          <w:rPrChange w:id="1143" w:author="Adrian Stier" w:date="2022-02-24T11:06:00Z">
            <w:rPr>
              <w:rFonts w:ascii="Helvetica" w:hAnsi="Helvetica"/>
              <w:sz w:val="22"/>
            </w:rPr>
          </w:rPrChange>
        </w:rPr>
        <w:pPrChange w:id="1144" w:author="Adrian Stier" w:date="2022-02-24T11:06:00Z">
          <w:pPr>
            <w:spacing w:line="480" w:lineRule="auto"/>
            <w:ind w:firstLine="720"/>
          </w:pPr>
        </w:pPrChange>
      </w:pPr>
    </w:p>
    <w:p w14:paraId="366276EA" w14:textId="77777777" w:rsidR="00C1536D" w:rsidRPr="003805EE" w:rsidRDefault="007C7982" w:rsidP="00E65B1B">
      <w:pPr>
        <w:spacing w:line="480" w:lineRule="auto"/>
        <w:rPr>
          <w:del w:id="1145" w:author="Adrian Stier" w:date="2022-02-24T11:06:00Z"/>
          <w:rFonts w:ascii="Helvetica" w:hAnsi="Helvetica"/>
          <w:b/>
          <w:sz w:val="22"/>
          <w:szCs w:val="22"/>
        </w:rPr>
      </w:pPr>
      <w:del w:id="1146" w:author="Adrian Stier" w:date="2022-02-24T11:06:00Z">
        <w:r w:rsidRPr="003805EE">
          <w:rPr>
            <w:rFonts w:ascii="Helvetica" w:hAnsi="Helvetica"/>
            <w:b/>
            <w:sz w:val="22"/>
            <w:szCs w:val="22"/>
          </w:rPr>
          <w:br w:type="page"/>
        </w:r>
      </w:del>
    </w:p>
    <w:p w14:paraId="02B9CF32" w14:textId="77777777" w:rsidR="007522A9" w:rsidRPr="003805EE" w:rsidRDefault="007522A9" w:rsidP="006551EE">
      <w:pPr>
        <w:tabs>
          <w:tab w:val="left" w:pos="1240"/>
        </w:tabs>
        <w:rPr>
          <w:rFonts w:ascii="Helvetica" w:hAnsi="Helvetica"/>
          <w:b/>
          <w:sz w:val="22"/>
          <w:szCs w:val="22"/>
        </w:rPr>
        <w:pPrChange w:id="1147" w:author="Adrian Stier" w:date="2022-02-24T11:06:00Z">
          <w:pPr>
            <w:tabs>
              <w:tab w:val="left" w:pos="1240"/>
            </w:tabs>
            <w:spacing w:line="480" w:lineRule="auto"/>
          </w:pPr>
        </w:pPrChange>
      </w:pPr>
      <w:r w:rsidRPr="003805EE">
        <w:rPr>
          <w:rFonts w:ascii="Helvetica" w:hAnsi="Helvetica"/>
          <w:b/>
          <w:sz w:val="22"/>
          <w:szCs w:val="22"/>
        </w:rPr>
        <w:t>ACKNOWLEDGEMENTS</w:t>
      </w:r>
    </w:p>
    <w:p w14:paraId="2D4E6457" w14:textId="7A78BDFB" w:rsidR="007522A9" w:rsidRPr="003805EE" w:rsidRDefault="007522A9" w:rsidP="006551EE">
      <w:pPr>
        <w:tabs>
          <w:tab w:val="left" w:pos="1240"/>
        </w:tabs>
        <w:rPr>
          <w:rFonts w:ascii="Helvetica" w:hAnsi="Helvetica"/>
          <w:sz w:val="22"/>
          <w:szCs w:val="22"/>
        </w:rPr>
        <w:pPrChange w:id="1148" w:author="Adrian Stier" w:date="2022-02-24T11:06:00Z">
          <w:pPr>
            <w:tabs>
              <w:tab w:val="left" w:pos="1240"/>
            </w:tabs>
            <w:spacing w:line="480" w:lineRule="auto"/>
          </w:pPr>
        </w:pPrChange>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w:t>
      </w:r>
      <w:ins w:id="1149" w:author="Adrian Stier" w:date="2022-02-24T11:06:00Z">
        <w:r w:rsidR="00DF0616">
          <w:rPr>
            <w:rFonts w:ascii="Helvetica" w:hAnsi="Helvetica"/>
            <w:sz w:val="22"/>
            <w:szCs w:val="22"/>
          </w:rPr>
          <w:t xml:space="preserve">the James </w:t>
        </w:r>
        <w:r w:rsidR="002C5DCC">
          <w:rPr>
            <w:rFonts w:ascii="Helvetica" w:hAnsi="Helvetica"/>
            <w:sz w:val="22"/>
            <w:szCs w:val="22"/>
          </w:rPr>
          <w:t xml:space="preserve">S. </w:t>
        </w:r>
        <w:r w:rsidR="00DF0616">
          <w:rPr>
            <w:rFonts w:ascii="Helvetica" w:hAnsi="Helvetica"/>
            <w:sz w:val="22"/>
            <w:szCs w:val="22"/>
          </w:rPr>
          <w:t>McDonell Foundation,</w:t>
        </w:r>
        <w:r w:rsidRPr="003805EE">
          <w:rPr>
            <w:rFonts w:ascii="Helvetica" w:hAnsi="Helvetica"/>
            <w:sz w:val="22"/>
            <w:szCs w:val="22"/>
          </w:rPr>
          <w:t xml:space="preserve"> </w:t>
        </w:r>
      </w:ins>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 xml:space="preserve">and colleagues at </w:t>
      </w:r>
      <w:del w:id="1150" w:author="Adrian Stier" w:date="2022-02-24T11:06:00Z">
        <w:r w:rsidRPr="003805EE">
          <w:rPr>
            <w:rFonts w:ascii="Helvetica" w:hAnsi="Helvetica"/>
            <w:sz w:val="22"/>
            <w:szCs w:val="22"/>
          </w:rPr>
          <w:delText xml:space="preserve">the </w:delText>
        </w:r>
      </w:del>
      <w:r w:rsidRPr="003805EE">
        <w:rPr>
          <w:rFonts w:ascii="Helvetica" w:hAnsi="Helvetica"/>
          <w:sz w:val="22"/>
          <w:szCs w:val="22"/>
        </w:rPr>
        <w:t>NWFSC</w:t>
      </w:r>
      <w:ins w:id="1151" w:author="Adrian Stier" w:date="2022-02-24T11:06:00Z">
        <w:r w:rsidR="00EB79DD">
          <w:rPr>
            <w:rFonts w:ascii="Helvetica" w:hAnsi="Helvetica"/>
            <w:sz w:val="22"/>
            <w:szCs w:val="22"/>
          </w:rPr>
          <w:t xml:space="preserve"> and UCSB</w:t>
        </w:r>
      </w:ins>
      <w:r w:rsidRPr="003805EE">
        <w:rPr>
          <w:rFonts w:ascii="Helvetica" w:hAnsi="Helvetica"/>
          <w:sz w:val="22"/>
          <w:szCs w:val="22"/>
        </w:rPr>
        <w:t xml:space="preserve"> for valuable feedback and advice. </w:t>
      </w:r>
    </w:p>
    <w:p w14:paraId="3ED6EFD2" w14:textId="77777777" w:rsidR="004C1C88" w:rsidRDefault="004C1C88" w:rsidP="006551EE">
      <w:pPr>
        <w:tabs>
          <w:tab w:val="left" w:pos="1240"/>
        </w:tabs>
        <w:rPr>
          <w:rFonts w:ascii="Helvetica" w:hAnsi="Helvetica"/>
          <w:b/>
          <w:sz w:val="22"/>
          <w:szCs w:val="22"/>
        </w:rPr>
        <w:pPrChange w:id="1152" w:author="Adrian Stier" w:date="2022-02-24T11:06:00Z">
          <w:pPr>
            <w:tabs>
              <w:tab w:val="left" w:pos="1240"/>
            </w:tabs>
            <w:spacing w:line="480" w:lineRule="auto"/>
          </w:pPr>
        </w:pPrChange>
      </w:pPr>
    </w:p>
    <w:p w14:paraId="544C099B" w14:textId="2BE1B9FE" w:rsidR="00393682" w:rsidRDefault="00393682" w:rsidP="006551EE">
      <w:pPr>
        <w:tabs>
          <w:tab w:val="left" w:pos="1240"/>
        </w:tabs>
        <w:rPr>
          <w:rFonts w:ascii="Helvetica" w:hAnsi="Helvetica"/>
          <w:b/>
          <w:sz w:val="22"/>
          <w:szCs w:val="22"/>
        </w:rPr>
        <w:pPrChange w:id="1153" w:author="Adrian Stier" w:date="2022-02-24T11:06:00Z">
          <w:pPr>
            <w:tabs>
              <w:tab w:val="left" w:pos="1240"/>
            </w:tabs>
            <w:spacing w:line="480" w:lineRule="auto"/>
          </w:pPr>
        </w:pPrChange>
      </w:pPr>
      <w:r>
        <w:rPr>
          <w:rFonts w:ascii="Helvetica" w:hAnsi="Helvetica"/>
          <w:b/>
          <w:sz w:val="22"/>
          <w:szCs w:val="22"/>
        </w:rPr>
        <w:t>COMPETING INTERESTS</w:t>
      </w:r>
    </w:p>
    <w:p w14:paraId="535CD845" w14:textId="0DAC3A42" w:rsidR="00393682" w:rsidRPr="00393682" w:rsidRDefault="00DF75E3" w:rsidP="006551EE">
      <w:pPr>
        <w:tabs>
          <w:tab w:val="left" w:pos="1240"/>
        </w:tabs>
        <w:rPr>
          <w:rFonts w:ascii="Helvetica" w:hAnsi="Helvetica"/>
          <w:sz w:val="22"/>
          <w:szCs w:val="22"/>
        </w:rPr>
        <w:pPrChange w:id="1154" w:author="Adrian Stier" w:date="2022-02-24T11:06:00Z">
          <w:pPr>
            <w:tabs>
              <w:tab w:val="left" w:pos="1240"/>
            </w:tabs>
            <w:spacing w:line="480" w:lineRule="auto"/>
          </w:pPr>
        </w:pPrChange>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6551EE">
      <w:pPr>
        <w:rPr>
          <w:rFonts w:ascii="Helvetica" w:hAnsi="Helvetica"/>
          <w:b/>
          <w:sz w:val="22"/>
          <w:szCs w:val="22"/>
        </w:rPr>
        <w:pPrChange w:id="1155" w:author="Adrian Stier" w:date="2022-02-24T11:06:00Z">
          <w:pPr>
            <w:spacing w:line="480" w:lineRule="auto"/>
          </w:pPr>
        </w:pPrChange>
      </w:pPr>
    </w:p>
    <w:p w14:paraId="59F11514" w14:textId="77777777" w:rsidR="002633A4" w:rsidRPr="003805EE" w:rsidRDefault="002633A4" w:rsidP="006551EE">
      <w:pPr>
        <w:tabs>
          <w:tab w:val="left" w:pos="1240"/>
        </w:tabs>
        <w:rPr>
          <w:rFonts w:ascii="Helvetica" w:hAnsi="Helvetica"/>
          <w:b/>
          <w:sz w:val="22"/>
          <w:szCs w:val="22"/>
        </w:rPr>
        <w:pPrChange w:id="1156" w:author="Adrian Stier" w:date="2022-02-24T11:06:00Z">
          <w:pPr>
            <w:tabs>
              <w:tab w:val="left" w:pos="1240"/>
            </w:tabs>
            <w:spacing w:line="480" w:lineRule="auto"/>
          </w:pPr>
        </w:pPrChange>
      </w:pPr>
      <w:r w:rsidRPr="003805EE">
        <w:rPr>
          <w:rFonts w:ascii="Helvetica" w:hAnsi="Helvetica"/>
          <w:b/>
          <w:sz w:val="22"/>
          <w:szCs w:val="22"/>
        </w:rPr>
        <w:t>LITERATURE CITED</w:t>
      </w:r>
    </w:p>
    <w:p w14:paraId="0D7ABF89" w14:textId="77777777" w:rsidR="002E2F64" w:rsidRPr="002E2F64" w:rsidRDefault="006C170D" w:rsidP="002E2F64">
      <w:pPr>
        <w:pStyle w:val="EndNoteBibliography"/>
        <w:rPr>
          <w:noProof/>
        </w:rPr>
      </w:pPr>
      <w:r w:rsidRPr="003805EE">
        <w:rPr>
          <w:szCs w:val="22"/>
        </w:rPr>
        <w:lastRenderedPageBreak/>
        <w:fldChar w:fldCharType="begin"/>
      </w:r>
      <w:r w:rsidR="00D106C7" w:rsidRPr="003805EE">
        <w:rPr>
          <w:szCs w:val="22"/>
        </w:rPr>
        <w:instrText xml:space="preserve"> ADDIN EN.REFLIST </w:instrText>
      </w:r>
      <w:r w:rsidRPr="003805EE">
        <w:rPr>
          <w:szCs w:val="22"/>
        </w:rPr>
        <w:fldChar w:fldCharType="separate"/>
      </w:r>
      <w:r w:rsidR="002E2F64" w:rsidRPr="002E2F64">
        <w:rPr>
          <w:noProof/>
        </w:rPr>
        <w:t>1.</w:t>
      </w:r>
      <w:r w:rsidR="002E2F64" w:rsidRPr="002E2F64">
        <w:rPr>
          <w:noProof/>
        </w:rPr>
        <w:tab/>
        <w:t xml:space="preserve">Kates R.W., Clark W.C., Corell R., Hall J.M., Jaeger C.C., Lowe I., McCarthy J.J., Schellnhuber H.J., Bolin B., Dickson N.M., et al. 2001 Sustainability Science. </w:t>
      </w:r>
      <w:r w:rsidR="002E2F64" w:rsidRPr="002E2F64">
        <w:rPr>
          <w:i/>
          <w:noProof/>
        </w:rPr>
        <w:t>Science</w:t>
      </w:r>
      <w:r w:rsidR="002E2F64" w:rsidRPr="002E2F64">
        <w:rPr>
          <w:noProof/>
        </w:rPr>
        <w:t xml:space="preserve"> </w:t>
      </w:r>
      <w:r w:rsidR="002E2F64" w:rsidRPr="002E2F64">
        <w:rPr>
          <w:b/>
          <w:noProof/>
        </w:rPr>
        <w:t>292</w:t>
      </w:r>
      <w:r w:rsidR="002E2F64" w:rsidRPr="002E2F64">
        <w:rPr>
          <w:noProof/>
        </w:rPr>
        <w:t>(5517), 641-642. (doi:10.1126/science.1059386).</w:t>
      </w:r>
    </w:p>
    <w:p w14:paraId="1C4A7DD9" w14:textId="77777777" w:rsidR="002E2F64" w:rsidRPr="002E2F64" w:rsidRDefault="002E2F64" w:rsidP="002E2F64">
      <w:pPr>
        <w:pStyle w:val="EndNoteBibliography"/>
        <w:rPr>
          <w:noProof/>
        </w:rPr>
      </w:pPr>
      <w:r w:rsidRPr="002E2F64">
        <w:rPr>
          <w:noProof/>
        </w:rPr>
        <w:t>2.</w:t>
      </w:r>
      <w:r w:rsidRPr="002E2F64">
        <w:rPr>
          <w:noProof/>
        </w:rPr>
        <w:tab/>
        <w:t xml:space="preserve">Wintle B.A., Runge M.C., Bekessy S.A. 2010 Allocating monitoring effort in the face of unknown unknowns. </w:t>
      </w:r>
      <w:r w:rsidRPr="002E2F64">
        <w:rPr>
          <w:i/>
          <w:noProof/>
        </w:rPr>
        <w:t>Ecology Letters</w:t>
      </w:r>
      <w:r w:rsidRPr="002E2F64">
        <w:rPr>
          <w:noProof/>
        </w:rPr>
        <w:t xml:space="preserve"> </w:t>
      </w:r>
      <w:r w:rsidRPr="002E2F64">
        <w:rPr>
          <w:b/>
          <w:noProof/>
        </w:rPr>
        <w:t>13</w:t>
      </w:r>
      <w:r w:rsidRPr="002E2F64">
        <w:rPr>
          <w:noProof/>
        </w:rPr>
        <w:t>(11), 1325-1337. (doi:10.1111/j.1461-0248.2010.01514.x).</w:t>
      </w:r>
    </w:p>
    <w:p w14:paraId="2D8A8A70" w14:textId="77777777" w:rsidR="002E2F64" w:rsidRPr="002E2F64" w:rsidRDefault="002E2F64" w:rsidP="002E2F64">
      <w:pPr>
        <w:pStyle w:val="EndNoteBibliography"/>
        <w:rPr>
          <w:noProof/>
        </w:rPr>
      </w:pPr>
      <w:r w:rsidRPr="002E2F64">
        <w:rPr>
          <w:noProof/>
        </w:rPr>
        <w:t>3.</w:t>
      </w:r>
      <w:r w:rsidRPr="002E2F64">
        <w:rPr>
          <w:noProof/>
        </w:rPr>
        <w:tab/>
        <w:t xml:space="preserve">McDonald-Madden E., Baxter P.W., Fuller R.A., Martin T.G., Game E.T., Montambault J., Possingham H.P. 2010 Monitoring does not always count. </w:t>
      </w:r>
      <w:r w:rsidRPr="002E2F64">
        <w:rPr>
          <w:i/>
          <w:noProof/>
        </w:rPr>
        <w:t>Trends in Ecology &amp; Evolution</w:t>
      </w:r>
      <w:r w:rsidRPr="002E2F64">
        <w:rPr>
          <w:noProof/>
        </w:rPr>
        <w:t xml:space="preserve"> </w:t>
      </w:r>
      <w:r w:rsidRPr="002E2F64">
        <w:rPr>
          <w:b/>
          <w:noProof/>
        </w:rPr>
        <w:t>25</w:t>
      </w:r>
      <w:r w:rsidRPr="002E2F64">
        <w:rPr>
          <w:noProof/>
        </w:rPr>
        <w:t>(10), 547-550.</w:t>
      </w:r>
    </w:p>
    <w:p w14:paraId="6A8861E6" w14:textId="77777777" w:rsidR="002E2F64" w:rsidRPr="002E2F64" w:rsidRDefault="002E2F64" w:rsidP="002E2F64">
      <w:pPr>
        <w:pStyle w:val="EndNoteBibliography"/>
        <w:rPr>
          <w:ins w:id="1157" w:author="Adrian Stier" w:date="2022-02-24T11:06:00Z"/>
          <w:noProof/>
        </w:rPr>
      </w:pPr>
      <w:r w:rsidRPr="002E2F64">
        <w:rPr>
          <w:noProof/>
        </w:rPr>
        <w:t>4.</w:t>
      </w:r>
      <w:r w:rsidRPr="002E2F64">
        <w:rPr>
          <w:noProof/>
        </w:rPr>
        <w:tab/>
      </w:r>
      <w:ins w:id="1158" w:author="Adrian Stier" w:date="2022-02-24T11:06:00Z">
        <w:r w:rsidRPr="002E2F64">
          <w:rPr>
            <w:noProof/>
          </w:rPr>
          <w:t xml:space="preserve">Biggs H.C., Rogers K.H. 2003 An adaptive system to link science, monitoring and management in practice. </w:t>
        </w:r>
        <w:r w:rsidRPr="002E2F64">
          <w:rPr>
            <w:i/>
            <w:noProof/>
          </w:rPr>
          <w:t>The Kruger experience: Ecology and management of savanna heterogeneity</w:t>
        </w:r>
        <w:r w:rsidRPr="002E2F64">
          <w:rPr>
            <w:noProof/>
          </w:rPr>
          <w:t>, 59-80.</w:t>
        </w:r>
      </w:ins>
    </w:p>
    <w:p w14:paraId="3861E391" w14:textId="77777777" w:rsidR="002E2F64" w:rsidRPr="002E2F64" w:rsidRDefault="002E2F64" w:rsidP="002E2F64">
      <w:pPr>
        <w:pStyle w:val="EndNoteBibliography"/>
        <w:rPr>
          <w:ins w:id="1159" w:author="Adrian Stier" w:date="2022-02-24T11:06:00Z"/>
          <w:noProof/>
        </w:rPr>
      </w:pPr>
      <w:ins w:id="1160" w:author="Adrian Stier" w:date="2022-02-24T11:06:00Z">
        <w:r w:rsidRPr="002E2F64">
          <w:rPr>
            <w:rFonts w:hint="eastAsia"/>
            <w:noProof/>
          </w:rPr>
          <w:t>5.</w:t>
        </w:r>
        <w:r w:rsidRPr="002E2F64">
          <w:rPr>
            <w:rFonts w:hint="eastAsia"/>
            <w:noProof/>
          </w:rPr>
          <w:tab/>
          <w:t>Wade P.R. 1998 Calculating limits to the allowable human</w:t>
        </w:r>
        <w:r w:rsidRPr="002E2F64">
          <w:rPr>
            <w:rFonts w:hint="eastAsia"/>
            <w:noProof/>
          </w:rPr>
          <w:t>‐</w:t>
        </w:r>
        <w:r w:rsidRPr="002E2F64">
          <w:rPr>
            <w:rFonts w:hint="eastAsia"/>
            <w:noProof/>
          </w:rPr>
          <w:t xml:space="preserve">caused mortality of cetaceans and pinnipeds. </w:t>
        </w:r>
        <w:r w:rsidRPr="002E2F64">
          <w:rPr>
            <w:rFonts w:hint="eastAsia"/>
            <w:i/>
            <w:noProof/>
          </w:rPr>
          <w:t>Mar Mammal Sci</w:t>
        </w:r>
        <w:r w:rsidRPr="002E2F64">
          <w:rPr>
            <w:rFonts w:hint="eastAsia"/>
            <w:noProof/>
          </w:rPr>
          <w:t xml:space="preserve"> </w:t>
        </w:r>
        <w:r w:rsidRPr="002E2F64">
          <w:rPr>
            <w:rFonts w:hint="eastAsia"/>
            <w:b/>
            <w:noProof/>
          </w:rPr>
          <w:t>14</w:t>
        </w:r>
        <w:r w:rsidRPr="002E2F64">
          <w:rPr>
            <w:rFonts w:hint="eastAsia"/>
            <w:noProof/>
          </w:rPr>
          <w:t>(1), 1-37.</w:t>
        </w:r>
      </w:ins>
    </w:p>
    <w:p w14:paraId="2CCF94DB" w14:textId="77777777" w:rsidR="002E2F64" w:rsidRPr="002E2F64" w:rsidRDefault="002E2F64" w:rsidP="002E2F64">
      <w:pPr>
        <w:pStyle w:val="EndNoteBibliography"/>
        <w:rPr>
          <w:ins w:id="1161" w:author="Adrian Stier" w:date="2022-02-24T11:06:00Z"/>
          <w:noProof/>
        </w:rPr>
      </w:pPr>
      <w:ins w:id="1162" w:author="Adrian Stier" w:date="2022-02-24T11:06:00Z">
        <w:r w:rsidRPr="002E2F64">
          <w:rPr>
            <w:noProof/>
          </w:rPr>
          <w:t>6.</w:t>
        </w:r>
        <w:r w:rsidRPr="002E2F64">
          <w:rPr>
            <w:noProof/>
          </w:rPr>
          <w:tab/>
          <w:t xml:space="preserve">Froese R., Branch T.A., Proelß A., Quaas M., Sainsbury K., Zimmermann C. 2011 Generic harvest control rules for European fisheries. </w:t>
        </w:r>
        <w:r w:rsidRPr="002E2F64">
          <w:rPr>
            <w:i/>
            <w:noProof/>
          </w:rPr>
          <w:t>Fish and fisheries</w:t>
        </w:r>
        <w:r w:rsidRPr="002E2F64">
          <w:rPr>
            <w:noProof/>
          </w:rPr>
          <w:t xml:space="preserve"> </w:t>
        </w:r>
        <w:r w:rsidRPr="002E2F64">
          <w:rPr>
            <w:b/>
            <w:noProof/>
          </w:rPr>
          <w:t>12</w:t>
        </w:r>
        <w:r w:rsidRPr="002E2F64">
          <w:rPr>
            <w:noProof/>
          </w:rPr>
          <w:t>(3), 340-351.</w:t>
        </w:r>
      </w:ins>
    </w:p>
    <w:p w14:paraId="1A800E52" w14:textId="77777777" w:rsidR="002E2F64" w:rsidRPr="002E2F64" w:rsidRDefault="002E2F64" w:rsidP="002E2F64">
      <w:pPr>
        <w:pStyle w:val="EndNoteBibliography"/>
        <w:rPr>
          <w:noProof/>
        </w:rPr>
      </w:pPr>
      <w:ins w:id="1163" w:author="Adrian Stier" w:date="2022-02-24T11:06:00Z">
        <w:r w:rsidRPr="002E2F64">
          <w:rPr>
            <w:noProof/>
          </w:rPr>
          <w:t>7.</w:t>
        </w:r>
        <w:r w:rsidRPr="002E2F64">
          <w:rPr>
            <w:noProof/>
          </w:rPr>
          <w:tab/>
        </w:r>
      </w:ins>
      <w:r w:rsidRPr="002E2F64">
        <w:rPr>
          <w:noProof/>
        </w:rPr>
        <w:t xml:space="preserve">Courchamp F., Clutton-Brock T., Grenfell B. 1999 Inverse density dependence and the Allee effect. </w:t>
      </w:r>
      <w:r w:rsidRPr="002E2F64">
        <w:rPr>
          <w:i/>
          <w:noProof/>
        </w:rPr>
        <w:t>Trends in Ecology &amp; Evolution</w:t>
      </w:r>
      <w:r w:rsidRPr="002E2F64">
        <w:rPr>
          <w:noProof/>
        </w:rPr>
        <w:t xml:space="preserve"> </w:t>
      </w:r>
      <w:r w:rsidRPr="002E2F64">
        <w:rPr>
          <w:b/>
          <w:noProof/>
        </w:rPr>
        <w:t>14</w:t>
      </w:r>
      <w:r w:rsidRPr="002E2F64">
        <w:rPr>
          <w:noProof/>
        </w:rPr>
        <w:t>(10), 405-410.</w:t>
      </w:r>
    </w:p>
    <w:p w14:paraId="051D3143" w14:textId="77777777" w:rsidR="003D135F" w:rsidRPr="003D135F" w:rsidRDefault="003D135F" w:rsidP="003D135F">
      <w:pPr>
        <w:pStyle w:val="EndNoteBibliography"/>
        <w:rPr>
          <w:del w:id="1164" w:author="Adrian Stier" w:date="2022-02-24T11:06:00Z"/>
          <w:noProof/>
        </w:rPr>
      </w:pPr>
      <w:del w:id="1165" w:author="Adrian Stier" w:date="2022-02-24T11:06:00Z">
        <w:r w:rsidRPr="003D135F">
          <w:rPr>
            <w:noProof/>
          </w:rPr>
          <w:delText>5.</w:delText>
        </w:r>
        <w:r w:rsidRPr="003D135F">
          <w:rPr>
            <w:noProof/>
          </w:rPr>
          <w:tab/>
          <w:delText xml:space="preserve">Traill L.W., Bradshaw C.J., Delean S., Brook B.W. 2010 Wetland conservation and sustainable use under global change: a tropical Australian case study using magpie geese. </w:delText>
        </w:r>
        <w:r w:rsidRPr="003D135F">
          <w:rPr>
            <w:i/>
            <w:noProof/>
          </w:rPr>
          <w:delText>Ecography</w:delText>
        </w:r>
        <w:r w:rsidRPr="003D135F">
          <w:rPr>
            <w:noProof/>
          </w:rPr>
          <w:delText xml:space="preserve"> </w:delText>
        </w:r>
        <w:r w:rsidRPr="003D135F">
          <w:rPr>
            <w:b/>
            <w:noProof/>
          </w:rPr>
          <w:delText>33</w:delText>
        </w:r>
        <w:r w:rsidRPr="003D135F">
          <w:rPr>
            <w:noProof/>
          </w:rPr>
          <w:delText>(5), 818-825.</w:delText>
        </w:r>
      </w:del>
    </w:p>
    <w:p w14:paraId="4BF77A2E" w14:textId="77777777" w:rsidR="003D135F" w:rsidRPr="003D135F" w:rsidRDefault="003D135F" w:rsidP="003D135F">
      <w:pPr>
        <w:pStyle w:val="EndNoteBibliography"/>
        <w:rPr>
          <w:del w:id="1166" w:author="Adrian Stier" w:date="2022-02-24T11:06:00Z"/>
          <w:noProof/>
        </w:rPr>
      </w:pPr>
      <w:del w:id="1167" w:author="Adrian Stier" w:date="2022-02-24T11:06:00Z">
        <w:r w:rsidRPr="003D135F">
          <w:rPr>
            <w:noProof/>
          </w:rPr>
          <w:delText>6.</w:delText>
        </w:r>
        <w:r w:rsidRPr="003D135F">
          <w:rPr>
            <w:noProof/>
          </w:rPr>
          <w:tab/>
          <w:delText xml:space="preserve">Ortega L., Castilla J.C., Espino M., Yamashiro C., Defeo O. 2012 Effects of fishing, market price, and climate on two South American clam species. </w:delText>
        </w:r>
        <w:r w:rsidRPr="003D135F">
          <w:rPr>
            <w:i/>
            <w:noProof/>
          </w:rPr>
          <w:delText>Marine Ecology Progress Series</w:delText>
        </w:r>
        <w:r w:rsidRPr="003D135F">
          <w:rPr>
            <w:noProof/>
          </w:rPr>
          <w:delText xml:space="preserve"> </w:delText>
        </w:r>
        <w:r w:rsidRPr="003D135F">
          <w:rPr>
            <w:b/>
            <w:noProof/>
          </w:rPr>
          <w:delText>469</w:delText>
        </w:r>
        <w:r w:rsidRPr="003D135F">
          <w:rPr>
            <w:noProof/>
          </w:rPr>
          <w:delText>, 71-85.</w:delText>
        </w:r>
      </w:del>
    </w:p>
    <w:p w14:paraId="7017224E" w14:textId="77777777" w:rsidR="003D135F" w:rsidRPr="003D135F" w:rsidRDefault="003D135F" w:rsidP="003D135F">
      <w:pPr>
        <w:pStyle w:val="EndNoteBibliography"/>
        <w:rPr>
          <w:del w:id="1168" w:author="Adrian Stier" w:date="2022-02-24T11:06:00Z"/>
          <w:noProof/>
        </w:rPr>
      </w:pPr>
      <w:del w:id="1169" w:author="Adrian Stier" w:date="2022-02-24T11:06:00Z">
        <w:r w:rsidRPr="003D135F">
          <w:rPr>
            <w:noProof/>
          </w:rPr>
          <w:delText>7.</w:delText>
        </w:r>
        <w:r w:rsidRPr="003D135F">
          <w:rPr>
            <w:noProof/>
          </w:rPr>
          <w:tab/>
          <w:delText xml:space="preserve">May R.M. 1977 Thresholds and breakpoints in ecosystems with a multiplicity of stable states. </w:delText>
        </w:r>
        <w:r w:rsidRPr="003D135F">
          <w:rPr>
            <w:i/>
            <w:noProof/>
          </w:rPr>
          <w:delText>Nature</w:delText>
        </w:r>
        <w:r w:rsidRPr="003D135F">
          <w:rPr>
            <w:noProof/>
          </w:rPr>
          <w:delText xml:space="preserve"> </w:delText>
        </w:r>
        <w:r w:rsidRPr="003D135F">
          <w:rPr>
            <w:b/>
            <w:noProof/>
          </w:rPr>
          <w:delText>269</w:delText>
        </w:r>
        <w:r w:rsidRPr="003D135F">
          <w:rPr>
            <w:noProof/>
          </w:rPr>
          <w:delText>(5628), 471-477.</w:delText>
        </w:r>
      </w:del>
    </w:p>
    <w:p w14:paraId="428C043F" w14:textId="77777777" w:rsidR="003D135F" w:rsidRPr="003D135F" w:rsidRDefault="003D135F" w:rsidP="003D135F">
      <w:pPr>
        <w:pStyle w:val="EndNoteBibliography"/>
        <w:rPr>
          <w:del w:id="1170" w:author="Adrian Stier" w:date="2022-02-24T11:06:00Z"/>
          <w:noProof/>
        </w:rPr>
      </w:pPr>
      <w:del w:id="1171" w:author="Adrian Stier" w:date="2022-02-24T11:06:00Z">
        <w:r w:rsidRPr="003D135F">
          <w:rPr>
            <w:noProof/>
          </w:rPr>
          <w:delText>8.</w:delText>
        </w:r>
        <w:r w:rsidRPr="003D135F">
          <w:rPr>
            <w:noProof/>
          </w:rPr>
          <w:tab/>
          <w:delText xml:space="preserve">Scheffer M., Carpenter S., Foley J.A., Folke C., Walker B. 2001 Catastrophic shifts in ecosystems. </w:delText>
        </w:r>
        <w:r w:rsidRPr="003D135F">
          <w:rPr>
            <w:i/>
            <w:noProof/>
          </w:rPr>
          <w:delText>Nature</w:delText>
        </w:r>
        <w:r w:rsidRPr="003D135F">
          <w:rPr>
            <w:noProof/>
          </w:rPr>
          <w:delText xml:space="preserve"> </w:delText>
        </w:r>
        <w:r w:rsidRPr="003D135F">
          <w:rPr>
            <w:b/>
            <w:noProof/>
          </w:rPr>
          <w:delText>413</w:delText>
        </w:r>
        <w:r w:rsidRPr="003D135F">
          <w:rPr>
            <w:noProof/>
          </w:rPr>
          <w:delText>(6856), 591-596.</w:delText>
        </w:r>
      </w:del>
    </w:p>
    <w:p w14:paraId="5EDB49FC" w14:textId="108BACBF" w:rsidR="002E2F64" w:rsidRPr="002E2F64" w:rsidRDefault="003D135F" w:rsidP="002E2F64">
      <w:pPr>
        <w:pStyle w:val="EndNoteBibliography"/>
        <w:rPr>
          <w:ins w:id="1172" w:author="Adrian Stier" w:date="2022-02-24T11:06:00Z"/>
          <w:noProof/>
        </w:rPr>
      </w:pPr>
      <w:del w:id="1173" w:author="Adrian Stier" w:date="2022-02-24T11:06:00Z">
        <w:r w:rsidRPr="003D135F">
          <w:rPr>
            <w:noProof/>
          </w:rPr>
          <w:delText>9</w:delText>
        </w:r>
      </w:del>
      <w:ins w:id="1174" w:author="Adrian Stier" w:date="2022-02-24T11:06:00Z">
        <w:r w:rsidR="002E2F64" w:rsidRPr="002E2F64">
          <w:rPr>
            <w:noProof/>
          </w:rPr>
          <w:t>8.</w:t>
        </w:r>
        <w:r w:rsidR="002E2F64" w:rsidRPr="002E2F64">
          <w:rPr>
            <w:noProof/>
          </w:rPr>
          <w:tab/>
          <w:t xml:space="preserve">Kaplan I.C., Leonard J. 2012 From krill to convenience stores: forecasting the economic and ecological effects of fisheries management on the US West Coast. </w:t>
        </w:r>
        <w:r w:rsidR="002E2F64" w:rsidRPr="002E2F64">
          <w:rPr>
            <w:i/>
            <w:noProof/>
          </w:rPr>
          <w:t>Marine Policy</w:t>
        </w:r>
        <w:r w:rsidR="002E2F64" w:rsidRPr="002E2F64">
          <w:rPr>
            <w:noProof/>
          </w:rPr>
          <w:t xml:space="preserve"> </w:t>
        </w:r>
        <w:r w:rsidR="002E2F64" w:rsidRPr="002E2F64">
          <w:rPr>
            <w:b/>
            <w:noProof/>
          </w:rPr>
          <w:t>36</w:t>
        </w:r>
        <w:r w:rsidR="002E2F64" w:rsidRPr="002E2F64">
          <w:rPr>
            <w:noProof/>
          </w:rPr>
          <w:t>(5), 947-954.</w:t>
        </w:r>
      </w:ins>
    </w:p>
    <w:p w14:paraId="07D7FC0C" w14:textId="77777777" w:rsidR="002E2F64" w:rsidRPr="002E2F64" w:rsidRDefault="002E2F64" w:rsidP="002E2F64">
      <w:pPr>
        <w:pStyle w:val="EndNoteBibliography"/>
        <w:rPr>
          <w:ins w:id="1175" w:author="Adrian Stier" w:date="2022-02-24T11:06:00Z"/>
          <w:noProof/>
        </w:rPr>
      </w:pPr>
      <w:ins w:id="1176" w:author="Adrian Stier" w:date="2022-02-24T11:06:00Z">
        <w:r w:rsidRPr="002E2F64">
          <w:rPr>
            <w:noProof/>
          </w:rPr>
          <w:t>9.</w:t>
        </w:r>
        <w:r w:rsidRPr="002E2F64">
          <w:rPr>
            <w:noProof/>
          </w:rPr>
          <w:tab/>
          <w:t xml:space="preserve">Liermann M., Hilborn R. 1997 Depensation in fish stocks: a hierarchic Bayesian meta-analysis. </w:t>
        </w:r>
        <w:r w:rsidRPr="002E2F64">
          <w:rPr>
            <w:i/>
            <w:noProof/>
          </w:rPr>
          <w:t>Canadian Journal of Fisheries and Aquatic Sciences</w:t>
        </w:r>
        <w:r w:rsidRPr="002E2F64">
          <w:rPr>
            <w:noProof/>
          </w:rPr>
          <w:t xml:space="preserve"> </w:t>
        </w:r>
        <w:r w:rsidRPr="002E2F64">
          <w:rPr>
            <w:b/>
            <w:noProof/>
          </w:rPr>
          <w:t>54</w:t>
        </w:r>
        <w:r w:rsidRPr="002E2F64">
          <w:rPr>
            <w:noProof/>
          </w:rPr>
          <w:t>(9), 1976-1984.</w:t>
        </w:r>
      </w:ins>
    </w:p>
    <w:p w14:paraId="35F4D90C" w14:textId="77777777" w:rsidR="002E2F64" w:rsidRPr="002E2F64" w:rsidRDefault="002E2F64" w:rsidP="002E2F64">
      <w:pPr>
        <w:pStyle w:val="EndNoteBibliography"/>
        <w:rPr>
          <w:ins w:id="1177" w:author="Adrian Stier" w:date="2022-02-24T11:06:00Z"/>
          <w:noProof/>
        </w:rPr>
      </w:pPr>
      <w:ins w:id="1178" w:author="Adrian Stier" w:date="2022-02-24T11:06:00Z">
        <w:r w:rsidRPr="002E2F64">
          <w:rPr>
            <w:noProof/>
          </w:rPr>
          <w:lastRenderedPageBreak/>
          <w:t>10.</w:t>
        </w:r>
        <w:r w:rsidRPr="002E2F64">
          <w:rPr>
            <w:noProof/>
          </w:rPr>
          <w:tab/>
          <w:t xml:space="preserve">Frank K.T., Brickman D. 2000 Allee effects and compensatory population dynamics within a stock complex. </w:t>
        </w:r>
        <w:r w:rsidRPr="002E2F64">
          <w:rPr>
            <w:i/>
            <w:noProof/>
          </w:rPr>
          <w:t>Canadian Journal of Fisheries and Aquatic Sciences</w:t>
        </w:r>
        <w:r w:rsidRPr="002E2F64">
          <w:rPr>
            <w:noProof/>
          </w:rPr>
          <w:t xml:space="preserve"> </w:t>
        </w:r>
        <w:r w:rsidRPr="002E2F64">
          <w:rPr>
            <w:b/>
            <w:noProof/>
          </w:rPr>
          <w:t>57</w:t>
        </w:r>
        <w:r w:rsidRPr="002E2F64">
          <w:rPr>
            <w:noProof/>
          </w:rPr>
          <w:t>(3), 513-517.</w:t>
        </w:r>
      </w:ins>
    </w:p>
    <w:p w14:paraId="226AD8D6" w14:textId="77777777" w:rsidR="002E2F64" w:rsidRPr="002E2F64" w:rsidRDefault="002E2F64" w:rsidP="002E2F64">
      <w:pPr>
        <w:pStyle w:val="EndNoteBibliography"/>
        <w:rPr>
          <w:ins w:id="1179" w:author="Adrian Stier" w:date="2022-02-24T11:06:00Z"/>
          <w:noProof/>
        </w:rPr>
      </w:pPr>
      <w:ins w:id="1180" w:author="Adrian Stier" w:date="2022-02-24T11:06:00Z">
        <w:r w:rsidRPr="002E2F64">
          <w:rPr>
            <w:noProof/>
          </w:rPr>
          <w:t>11.</w:t>
        </w:r>
        <w:r w:rsidRPr="002E2F64">
          <w:rPr>
            <w:noProof/>
          </w:rPr>
          <w:tab/>
          <w:t xml:space="preserve">Courchamp F., Berec L., Gascoigne J. 2008 </w:t>
        </w:r>
        <w:r w:rsidRPr="002E2F64">
          <w:rPr>
            <w:i/>
            <w:noProof/>
          </w:rPr>
          <w:t>Allee effects in ecology and conservation</w:t>
        </w:r>
        <w:r w:rsidRPr="002E2F64">
          <w:rPr>
            <w:noProof/>
          </w:rPr>
          <w:t>, OUP Oxford.</w:t>
        </w:r>
      </w:ins>
    </w:p>
    <w:p w14:paraId="3295B51D" w14:textId="77777777" w:rsidR="002E2F64" w:rsidRPr="002E2F64" w:rsidRDefault="002E2F64" w:rsidP="002E2F64">
      <w:pPr>
        <w:pStyle w:val="EndNoteBibliography"/>
        <w:rPr>
          <w:ins w:id="1181" w:author="Adrian Stier" w:date="2022-02-24T11:06:00Z"/>
          <w:noProof/>
        </w:rPr>
      </w:pPr>
      <w:ins w:id="1182" w:author="Adrian Stier" w:date="2022-02-24T11:06:00Z">
        <w:r w:rsidRPr="002E2F64">
          <w:rPr>
            <w:rFonts w:hint="eastAsia"/>
            <w:noProof/>
          </w:rPr>
          <w:t>12.</w:t>
        </w:r>
        <w:r w:rsidRPr="002E2F64">
          <w:rPr>
            <w:rFonts w:hint="eastAsia"/>
            <w:noProof/>
          </w:rPr>
          <w:tab/>
          <w:t>Swain D.P. 2011 Life</w:t>
        </w:r>
        <w:r w:rsidRPr="002E2F64">
          <w:rPr>
            <w:rFonts w:hint="eastAsia"/>
            <w:noProof/>
          </w:rPr>
          <w:t>‐</w:t>
        </w:r>
        <w:r w:rsidRPr="002E2F64">
          <w:rPr>
            <w:rFonts w:hint="eastAsia"/>
            <w:noProof/>
          </w:rPr>
          <w:t xml:space="preserve">history evolution and elevated natural mortality in a population of Atlantic cod (Gadus morhua). </w:t>
        </w:r>
        <w:r w:rsidRPr="002E2F64">
          <w:rPr>
            <w:rFonts w:hint="eastAsia"/>
            <w:i/>
            <w:noProof/>
          </w:rPr>
          <w:t>Evolutionary Applications</w:t>
        </w:r>
        <w:r w:rsidRPr="002E2F64">
          <w:rPr>
            <w:rFonts w:hint="eastAsia"/>
            <w:noProof/>
          </w:rPr>
          <w:t xml:space="preserve"> </w:t>
        </w:r>
        <w:r w:rsidRPr="002E2F64">
          <w:rPr>
            <w:rFonts w:hint="eastAsia"/>
            <w:b/>
            <w:noProof/>
          </w:rPr>
          <w:t>4</w:t>
        </w:r>
        <w:r w:rsidRPr="002E2F64">
          <w:rPr>
            <w:rFonts w:hint="eastAsia"/>
            <w:noProof/>
          </w:rPr>
          <w:t>(1), 18-29.</w:t>
        </w:r>
      </w:ins>
    </w:p>
    <w:p w14:paraId="596ED647" w14:textId="77777777" w:rsidR="002E2F64" w:rsidRPr="002E2F64" w:rsidRDefault="002E2F64" w:rsidP="002E2F64">
      <w:pPr>
        <w:pStyle w:val="EndNoteBibliography"/>
        <w:rPr>
          <w:moveFrom w:id="1183" w:author="Adrian Stier" w:date="2022-02-24T11:06:00Z"/>
          <w:noProof/>
        </w:rPr>
      </w:pPr>
      <w:ins w:id="1184" w:author="Adrian Stier" w:date="2022-02-24T11:06:00Z">
        <w:r w:rsidRPr="002E2F64">
          <w:rPr>
            <w:noProof/>
          </w:rPr>
          <w:t>13.</w:t>
        </w:r>
      </w:ins>
      <w:moveFromRangeStart w:id="1185" w:author="Adrian Stier" w:date="2022-02-24T11:06:00Z" w:name="move96593229"/>
      <w:moveFrom w:id="1186" w:author="Adrian Stier" w:date="2022-02-24T11:06:00Z">
        <w:r w:rsidRPr="002E2F64">
          <w:rPr>
            <w:noProof/>
          </w:rPr>
          <w:t>.</w:t>
        </w:r>
        <w:r w:rsidRPr="002E2F64">
          <w:rPr>
            <w:noProof/>
          </w:rPr>
          <w:tab/>
          <w:t xml:space="preserve">Choi J., Frank K., Petrie B., Leggett W. 2005 Integrated assessment of a large marine ecosystem: a case study of the devolution of the eastern Scotian Shelf, Canada. </w:t>
        </w:r>
        <w:r w:rsidRPr="002E2F64">
          <w:rPr>
            <w:i/>
            <w:noProof/>
          </w:rPr>
          <w:t>Oceanography and Marine Biology</w:t>
        </w:r>
        <w:r w:rsidRPr="002E2F64">
          <w:rPr>
            <w:noProof/>
          </w:rPr>
          <w:t xml:space="preserve"> </w:t>
        </w:r>
        <w:r w:rsidRPr="002E2F64">
          <w:rPr>
            <w:b/>
            <w:noProof/>
          </w:rPr>
          <w:t>43</w:t>
        </w:r>
        <w:r w:rsidRPr="002E2F64">
          <w:rPr>
            <w:noProof/>
          </w:rPr>
          <w:t>, 47.</w:t>
        </w:r>
      </w:moveFrom>
    </w:p>
    <w:moveFromRangeEnd w:id="1185"/>
    <w:p w14:paraId="499DF1FD" w14:textId="77777777" w:rsidR="002E2F64" w:rsidRPr="002E2F64" w:rsidRDefault="003D135F" w:rsidP="002E2F64">
      <w:pPr>
        <w:pStyle w:val="EndNoteBibliography"/>
        <w:rPr>
          <w:moveFrom w:id="1187" w:author="Adrian Stier" w:date="2022-02-24T11:06:00Z"/>
          <w:noProof/>
        </w:rPr>
      </w:pPr>
      <w:del w:id="1188" w:author="Adrian Stier" w:date="2022-02-24T11:06:00Z">
        <w:r w:rsidRPr="003D135F">
          <w:rPr>
            <w:noProof/>
          </w:rPr>
          <w:delText>10.</w:delText>
        </w:r>
      </w:del>
      <w:moveFromRangeStart w:id="1189" w:author="Adrian Stier" w:date="2022-02-24T11:06:00Z" w:name="move96593230"/>
      <w:moveFrom w:id="1190" w:author="Adrian Stier" w:date="2022-02-24T11:06:00Z">
        <w:r w:rsidR="002E2F64" w:rsidRPr="002E2F64">
          <w:rPr>
            <w:noProof/>
          </w:rPr>
          <w:tab/>
          <w:t xml:space="preserve">Oguz T., Gilbert D. 2007 Abrupt transitions of the top-down controlled Black Sea pelagic ecosystem during 1960–2000: evidence for regime-shifts under strong fishery exploitation and nutrient enrichment modulated by climate-induced variations. </w:t>
        </w:r>
        <w:r w:rsidR="002E2F64" w:rsidRPr="002E2F64">
          <w:rPr>
            <w:i/>
            <w:noProof/>
          </w:rPr>
          <w:t>Deep Sea Research Part I: Oceanographic Research Papers</w:t>
        </w:r>
        <w:r w:rsidR="002E2F64" w:rsidRPr="002E2F64">
          <w:rPr>
            <w:noProof/>
          </w:rPr>
          <w:t xml:space="preserve"> </w:t>
        </w:r>
        <w:r w:rsidR="002E2F64" w:rsidRPr="002E2F64">
          <w:rPr>
            <w:b/>
            <w:noProof/>
          </w:rPr>
          <w:t>54</w:t>
        </w:r>
        <w:r w:rsidR="002E2F64" w:rsidRPr="002E2F64">
          <w:rPr>
            <w:noProof/>
          </w:rPr>
          <w:t>(2), 220-242.</w:t>
        </w:r>
      </w:moveFrom>
    </w:p>
    <w:moveFromRangeEnd w:id="1189"/>
    <w:p w14:paraId="3F9DA357" w14:textId="77777777" w:rsidR="003D135F" w:rsidRPr="003D135F" w:rsidRDefault="003D135F" w:rsidP="003D135F">
      <w:pPr>
        <w:pStyle w:val="EndNoteBibliography"/>
        <w:rPr>
          <w:del w:id="1191" w:author="Adrian Stier" w:date="2022-02-24T11:06:00Z"/>
          <w:noProof/>
        </w:rPr>
      </w:pPr>
      <w:del w:id="1192" w:author="Adrian Stier" w:date="2022-02-24T11:06:00Z">
        <w:r w:rsidRPr="003D135F">
          <w:rPr>
            <w:noProof/>
          </w:rPr>
          <w:delText>11.</w:delText>
        </w:r>
        <w:r w:rsidRPr="003D135F">
          <w:rPr>
            <w:noProof/>
          </w:rPr>
          <w:tab/>
          <w:delText>Reyer C.P., Brouwers N., Rammig A., Brook B.W., Epila J., Grant R.F., Holmgren M., Langerwisch F., Leuzinger S., Lucht</w:delText>
        </w:r>
        <w:r w:rsidRPr="003D135F">
          <w:rPr>
            <w:rFonts w:hint="eastAsia"/>
            <w:noProof/>
          </w:rPr>
          <w:delText xml:space="preserve"> W. 2015 Forest resilience and tipping points at different spatio</w:delText>
        </w:r>
        <w:r w:rsidRPr="003D135F">
          <w:rPr>
            <w:rFonts w:hint="eastAsia"/>
            <w:noProof/>
          </w:rPr>
          <w:delText>‐</w:delText>
        </w:r>
        <w:r w:rsidRPr="003D135F">
          <w:rPr>
            <w:rFonts w:hint="eastAsia"/>
            <w:noProof/>
          </w:rPr>
          <w:delText xml:space="preserve">temporal scales: approaches and challenges. </w:delText>
        </w:r>
        <w:r w:rsidRPr="003D135F">
          <w:rPr>
            <w:rFonts w:hint="eastAsia"/>
            <w:i/>
            <w:noProof/>
          </w:rPr>
          <w:delText>Journal of Ecology</w:delText>
        </w:r>
        <w:r w:rsidRPr="003D135F">
          <w:rPr>
            <w:rFonts w:hint="eastAsia"/>
            <w:noProof/>
          </w:rPr>
          <w:delText xml:space="preserve"> </w:delText>
        </w:r>
        <w:r w:rsidRPr="003D135F">
          <w:rPr>
            <w:rFonts w:hint="eastAsia"/>
            <w:b/>
            <w:noProof/>
          </w:rPr>
          <w:delText>103</w:delText>
        </w:r>
        <w:r w:rsidRPr="003D135F">
          <w:rPr>
            <w:rFonts w:hint="eastAsia"/>
            <w:noProof/>
          </w:rPr>
          <w:delText>(1), 5-15.</w:delText>
        </w:r>
      </w:del>
    </w:p>
    <w:p w14:paraId="1D901B1F" w14:textId="77777777" w:rsidR="003D135F" w:rsidRPr="003D135F" w:rsidRDefault="003D135F" w:rsidP="003D135F">
      <w:pPr>
        <w:pStyle w:val="EndNoteBibliography"/>
        <w:rPr>
          <w:del w:id="1193" w:author="Adrian Stier" w:date="2022-02-24T11:06:00Z"/>
          <w:noProof/>
        </w:rPr>
      </w:pPr>
      <w:del w:id="1194" w:author="Adrian Stier" w:date="2022-02-24T11:06:00Z">
        <w:r w:rsidRPr="003D135F">
          <w:rPr>
            <w:noProof/>
          </w:rPr>
          <w:delText>12.</w:delText>
        </w:r>
        <w:r w:rsidRPr="003D135F">
          <w:rPr>
            <w:noProof/>
          </w:rPr>
          <w:tab/>
          <w:delText xml:space="preserve">Hare S.R., Mantua N.J. 2000 Empirical evidence for North Pacific regime shifts in 1977 and 1989. </w:delText>
        </w:r>
        <w:r w:rsidRPr="003D135F">
          <w:rPr>
            <w:i/>
            <w:noProof/>
          </w:rPr>
          <w:delText>Progress in oceanography</w:delText>
        </w:r>
        <w:r w:rsidRPr="003D135F">
          <w:rPr>
            <w:noProof/>
          </w:rPr>
          <w:delText xml:space="preserve"> </w:delText>
        </w:r>
        <w:r w:rsidRPr="003D135F">
          <w:rPr>
            <w:b/>
            <w:noProof/>
          </w:rPr>
          <w:delText>47</w:delText>
        </w:r>
        <w:r w:rsidRPr="003D135F">
          <w:rPr>
            <w:noProof/>
          </w:rPr>
          <w:delText>(2), 103-145.</w:delText>
        </w:r>
      </w:del>
    </w:p>
    <w:p w14:paraId="45073366" w14:textId="77777777" w:rsidR="002E2F64" w:rsidRPr="002E2F64" w:rsidRDefault="003D135F" w:rsidP="002E2F64">
      <w:pPr>
        <w:pStyle w:val="EndNoteBibliography"/>
        <w:rPr>
          <w:moveFrom w:id="1195" w:author="Adrian Stier" w:date="2022-02-24T11:06:00Z"/>
          <w:noProof/>
        </w:rPr>
      </w:pPr>
      <w:del w:id="1196" w:author="Adrian Stier" w:date="2022-02-24T11:06:00Z">
        <w:r w:rsidRPr="003D135F">
          <w:rPr>
            <w:noProof/>
          </w:rPr>
          <w:delText>13.</w:delText>
        </w:r>
        <w:r w:rsidRPr="003D135F">
          <w:rPr>
            <w:noProof/>
          </w:rPr>
          <w:tab/>
          <w:delText xml:space="preserve">Cumming G.S., Southworth J., </w:delText>
        </w:r>
      </w:del>
      <w:moveFromRangeStart w:id="1197" w:author="Adrian Stier" w:date="2022-02-24T11:06:00Z" w:name="move96593231"/>
      <w:moveFrom w:id="1198" w:author="Adrian Stier" w:date="2022-02-24T11:06:00Z">
        <w:r w:rsidR="002E2F64" w:rsidRPr="002E2F64">
          <w:rPr>
            <w:noProof/>
          </w:rPr>
          <w:t xml:space="preserve">Rondon X.J., Marsik M. 2012 Spatial complexity in fragmenting Amazonian rainforests: Do feedbacks from edge effects push forests towards an ecological threshold? </w:t>
        </w:r>
        <w:r w:rsidR="002E2F64" w:rsidRPr="002E2F64">
          <w:rPr>
            <w:i/>
            <w:noProof/>
          </w:rPr>
          <w:t>Ecological Complexity</w:t>
        </w:r>
        <w:r w:rsidR="002E2F64" w:rsidRPr="002E2F64">
          <w:rPr>
            <w:noProof/>
          </w:rPr>
          <w:t xml:space="preserve"> </w:t>
        </w:r>
        <w:r w:rsidR="002E2F64" w:rsidRPr="002E2F64">
          <w:rPr>
            <w:b/>
            <w:noProof/>
          </w:rPr>
          <w:t>11</w:t>
        </w:r>
        <w:r w:rsidR="002E2F64" w:rsidRPr="002E2F64">
          <w:rPr>
            <w:noProof/>
          </w:rPr>
          <w:t>, 67-74.</w:t>
        </w:r>
      </w:moveFrom>
    </w:p>
    <w:moveFromRangeEnd w:id="1197"/>
    <w:p w14:paraId="39E238C1" w14:textId="30855617" w:rsidR="002E2F64" w:rsidRPr="002E2F64" w:rsidRDefault="003D135F" w:rsidP="002E2F64">
      <w:pPr>
        <w:pStyle w:val="EndNoteBibliography"/>
        <w:rPr>
          <w:noProof/>
        </w:rPr>
      </w:pPr>
      <w:del w:id="1199" w:author="Adrian Stier" w:date="2022-02-24T11:06:00Z">
        <w:r w:rsidRPr="003D135F">
          <w:rPr>
            <w:noProof/>
          </w:rPr>
          <w:delText>14.</w:delText>
        </w:r>
      </w:del>
      <w:r w:rsidR="002E2F64" w:rsidRPr="002E2F64">
        <w:rPr>
          <w:noProof/>
        </w:rPr>
        <w:tab/>
        <w:t xml:space="preserve">Mangel M. 2000 Irreducible uncertainties, sustainable fisheries and marine reserves. </w:t>
      </w:r>
      <w:r w:rsidR="002E2F64" w:rsidRPr="002E2F64">
        <w:rPr>
          <w:i/>
          <w:noProof/>
        </w:rPr>
        <w:t>Evolutionary Ecology Research</w:t>
      </w:r>
      <w:r w:rsidR="002E2F64" w:rsidRPr="002E2F64">
        <w:rPr>
          <w:noProof/>
        </w:rPr>
        <w:t xml:space="preserve"> </w:t>
      </w:r>
      <w:r w:rsidR="002E2F64" w:rsidRPr="002E2F64">
        <w:rPr>
          <w:b/>
          <w:noProof/>
        </w:rPr>
        <w:t>2</w:t>
      </w:r>
      <w:r w:rsidR="002E2F64" w:rsidRPr="002E2F64">
        <w:rPr>
          <w:noProof/>
        </w:rPr>
        <w:t>, 547-557.</w:t>
      </w:r>
    </w:p>
    <w:p w14:paraId="6D8DDBE5" w14:textId="0D56FEC6" w:rsidR="002E2F64" w:rsidRPr="002E2F64" w:rsidRDefault="003D135F" w:rsidP="002E2F64">
      <w:pPr>
        <w:pStyle w:val="EndNoteBibliography"/>
        <w:rPr>
          <w:ins w:id="1200" w:author="Adrian Stier" w:date="2022-02-24T11:06:00Z"/>
          <w:noProof/>
        </w:rPr>
      </w:pPr>
      <w:del w:id="1201" w:author="Adrian Stier" w:date="2022-02-24T11:06:00Z">
        <w:r w:rsidRPr="003D135F">
          <w:rPr>
            <w:noProof/>
          </w:rPr>
          <w:delText>15</w:delText>
        </w:r>
      </w:del>
      <w:ins w:id="1202" w:author="Adrian Stier" w:date="2022-02-24T11:06:00Z">
        <w:r w:rsidR="002E2F64" w:rsidRPr="002E2F64">
          <w:rPr>
            <w:noProof/>
          </w:rPr>
          <w:t>14</w:t>
        </w:r>
      </w:ins>
      <w:r w:rsidR="002E2F64" w:rsidRPr="002E2F64">
        <w:rPr>
          <w:noProof/>
        </w:rPr>
        <w:t>.</w:t>
      </w:r>
      <w:r w:rsidR="002E2F64" w:rsidRPr="002E2F64">
        <w:rPr>
          <w:noProof/>
        </w:rPr>
        <w:tab/>
        <w:t xml:space="preserve">Legg C.J., Nagy L. 2006 Why most conservation monitoring is, but need not be, a waste of time. </w:t>
      </w:r>
      <w:del w:id="1203" w:author="Adrian Stier" w:date="2022-02-24T11:06:00Z">
        <w:r w:rsidRPr="003D135F">
          <w:rPr>
            <w:i/>
            <w:noProof/>
          </w:rPr>
          <w:delText>Journal</w:delText>
        </w:r>
      </w:del>
      <w:ins w:id="1204" w:author="Adrian Stier" w:date="2022-02-24T11:06:00Z">
        <w:r w:rsidR="002E2F64" w:rsidRPr="002E2F64">
          <w:rPr>
            <w:i/>
            <w:noProof/>
          </w:rPr>
          <w:t>J Environ Manage</w:t>
        </w:r>
        <w:r w:rsidR="002E2F64" w:rsidRPr="002E2F64">
          <w:rPr>
            <w:noProof/>
          </w:rPr>
          <w:t xml:space="preserve"> </w:t>
        </w:r>
        <w:r w:rsidR="002E2F64" w:rsidRPr="002E2F64">
          <w:rPr>
            <w:b/>
            <w:noProof/>
          </w:rPr>
          <w:t>78</w:t>
        </w:r>
        <w:r w:rsidR="002E2F64" w:rsidRPr="002E2F64">
          <w:rPr>
            <w:noProof/>
          </w:rPr>
          <w:t>(2), 194-199. (doi:10.1016/j.jenvman.2005.04.016).</w:t>
        </w:r>
      </w:ins>
    </w:p>
    <w:p w14:paraId="24A49CFA" w14:textId="5D789B10" w:rsidR="002E2F64" w:rsidRPr="002E2F64" w:rsidRDefault="002E2F64" w:rsidP="002E2F64">
      <w:pPr>
        <w:pStyle w:val="EndNoteBibliography"/>
        <w:rPr>
          <w:noProof/>
        </w:rPr>
      </w:pPr>
      <w:ins w:id="1205" w:author="Adrian Stier" w:date="2022-02-24T11:06:00Z">
        <w:r w:rsidRPr="002E2F64">
          <w:rPr>
            <w:noProof/>
          </w:rPr>
          <w:t>15.</w:t>
        </w:r>
        <w:r w:rsidRPr="002E2F64">
          <w:rPr>
            <w:noProof/>
          </w:rPr>
          <w:tab/>
          <w:t>Field S.A., Tyre A.J., Jonzén N., Rhodes J.R., Possingham H.P. 2004 Minimizing the cost</w:t>
        </w:r>
      </w:ins>
      <w:r w:rsidRPr="002E2F64">
        <w:rPr>
          <w:rPrChange w:id="1206" w:author="Adrian Stier" w:date="2022-02-24T11:06:00Z">
            <w:rPr>
              <w:i/>
            </w:rPr>
          </w:rPrChange>
        </w:rPr>
        <w:t xml:space="preserve"> of environmental management</w:t>
      </w:r>
      <w:r w:rsidRPr="002E2F64">
        <w:rPr>
          <w:noProof/>
        </w:rPr>
        <w:t xml:space="preserve"> </w:t>
      </w:r>
      <w:del w:id="1207" w:author="Adrian Stier" w:date="2022-02-24T11:06:00Z">
        <w:r w:rsidR="003D135F" w:rsidRPr="003D135F">
          <w:rPr>
            <w:b/>
            <w:noProof/>
          </w:rPr>
          <w:delText>78</w:delText>
        </w:r>
        <w:r w:rsidR="003D135F" w:rsidRPr="003D135F">
          <w:rPr>
            <w:noProof/>
          </w:rPr>
          <w:delText>(2), 194-199.</w:delText>
        </w:r>
      </w:del>
      <w:ins w:id="1208" w:author="Adrian Stier" w:date="2022-02-24T11:06:00Z">
        <w:r w:rsidRPr="002E2F64">
          <w:rPr>
            <w:noProof/>
          </w:rPr>
          <w:t xml:space="preserve">decisions by optimizing statistical thresholds. </w:t>
        </w:r>
        <w:r w:rsidRPr="002E2F64">
          <w:rPr>
            <w:i/>
            <w:noProof/>
          </w:rPr>
          <w:t>Ecology Letters</w:t>
        </w:r>
        <w:r w:rsidRPr="002E2F64">
          <w:rPr>
            <w:noProof/>
          </w:rPr>
          <w:t xml:space="preserve"> </w:t>
        </w:r>
        <w:r w:rsidRPr="002E2F64">
          <w:rPr>
            <w:b/>
            <w:noProof/>
          </w:rPr>
          <w:t>7</w:t>
        </w:r>
        <w:r w:rsidRPr="002E2F64">
          <w:rPr>
            <w:noProof/>
          </w:rPr>
          <w:t>(8), 669-675.</w:t>
        </w:r>
      </w:ins>
    </w:p>
    <w:p w14:paraId="621857E5" w14:textId="77777777" w:rsidR="002E2F64" w:rsidRPr="002E2F64" w:rsidRDefault="002E2F64" w:rsidP="002E2F64">
      <w:pPr>
        <w:pStyle w:val="EndNoteBibliography"/>
        <w:rPr>
          <w:noProof/>
        </w:rPr>
      </w:pPr>
      <w:r w:rsidRPr="002E2F64">
        <w:rPr>
          <w:noProof/>
        </w:rPr>
        <w:t>16.</w:t>
      </w:r>
      <w:r w:rsidRPr="002E2F64">
        <w:rPr>
          <w:noProof/>
        </w:rPr>
        <w:tab/>
        <w:t xml:space="preserve">Chadès I., McDonald-Madden E., McCarthy M.A., Wintle B., Linkie M., Possingham H.P. 2008 When to stop managing or surveying cryptic threatened species. </w:t>
      </w:r>
      <w:r w:rsidRPr="002E2F64">
        <w:rPr>
          <w:i/>
          <w:noProof/>
        </w:rPr>
        <w:t>Proceedings of the National Academy of Sciences</w:t>
      </w:r>
      <w:r w:rsidRPr="002E2F64">
        <w:rPr>
          <w:noProof/>
        </w:rPr>
        <w:t xml:space="preserve"> </w:t>
      </w:r>
      <w:r w:rsidRPr="002E2F64">
        <w:rPr>
          <w:b/>
          <w:noProof/>
        </w:rPr>
        <w:t>105</w:t>
      </w:r>
      <w:r w:rsidRPr="002E2F64">
        <w:rPr>
          <w:noProof/>
        </w:rPr>
        <w:t>(37), 13936-13940.</w:t>
      </w:r>
    </w:p>
    <w:p w14:paraId="31DF2ED4" w14:textId="58567AB9" w:rsidR="002E2F64" w:rsidRPr="002E2F64" w:rsidRDefault="002E2F64" w:rsidP="002E2F64">
      <w:pPr>
        <w:pStyle w:val="EndNoteBibliography"/>
        <w:rPr>
          <w:noProof/>
        </w:rPr>
      </w:pPr>
      <w:r w:rsidRPr="002E2F64">
        <w:rPr>
          <w:noProof/>
        </w:rPr>
        <w:t>17.</w:t>
      </w:r>
      <w:r w:rsidRPr="002E2F64">
        <w:rPr>
          <w:noProof/>
        </w:rPr>
        <w:tab/>
      </w:r>
      <w:del w:id="1209" w:author="Adrian Stier" w:date="2022-02-24T11:06:00Z">
        <w:r w:rsidR="003D135F" w:rsidRPr="003D135F">
          <w:rPr>
            <w:noProof/>
          </w:rPr>
          <w:delText>Bunnefeld N., Hoshino E., Milner-Gulland E.J. 2011</w:delText>
        </w:r>
      </w:del>
      <w:ins w:id="1210" w:author="Adrian Stier" w:date="2022-02-24T11:06:00Z">
        <w:r w:rsidRPr="002E2F64">
          <w:rPr>
            <w:noProof/>
          </w:rPr>
          <w:t>Smith A. 1994</w:t>
        </w:r>
      </w:ins>
      <w:r w:rsidRPr="002E2F64">
        <w:rPr>
          <w:noProof/>
        </w:rPr>
        <w:t xml:space="preserve"> Management strategy evaluation: </w:t>
      </w:r>
      <w:del w:id="1211" w:author="Adrian Stier" w:date="2022-02-24T11:06:00Z">
        <w:r w:rsidR="003D135F" w:rsidRPr="003D135F">
          <w:rPr>
            <w:noProof/>
          </w:rPr>
          <w:delText>a powerful tool</w:delText>
        </w:r>
      </w:del>
      <w:ins w:id="1212" w:author="Adrian Stier" w:date="2022-02-24T11:06:00Z">
        <w:r w:rsidRPr="002E2F64">
          <w:rPr>
            <w:noProof/>
          </w:rPr>
          <w:t xml:space="preserve">the light on the hill. </w:t>
        </w:r>
        <w:r w:rsidRPr="002E2F64">
          <w:rPr>
            <w:i/>
            <w:noProof/>
          </w:rPr>
          <w:t>Population dynamics</w:t>
        </w:r>
      </w:ins>
      <w:r w:rsidRPr="002E2F64">
        <w:rPr>
          <w:i/>
          <w:rPrChange w:id="1213" w:author="Adrian Stier" w:date="2022-02-24T11:06:00Z">
            <w:rPr/>
          </w:rPrChange>
        </w:rPr>
        <w:t xml:space="preserve"> for </w:t>
      </w:r>
      <w:del w:id="1214" w:author="Adrian Stier" w:date="2022-02-24T11:06:00Z">
        <w:r w:rsidR="003D135F" w:rsidRPr="003D135F">
          <w:rPr>
            <w:noProof/>
          </w:rPr>
          <w:delText xml:space="preserve">conservation? </w:delText>
        </w:r>
        <w:r w:rsidR="003D135F" w:rsidRPr="003D135F">
          <w:rPr>
            <w:i/>
            <w:noProof/>
          </w:rPr>
          <w:delText>Trends in ecology &amp; evolution</w:delText>
        </w:r>
        <w:r w:rsidR="003D135F" w:rsidRPr="003D135F">
          <w:rPr>
            <w:noProof/>
          </w:rPr>
          <w:delText xml:space="preserve"> </w:delText>
        </w:r>
        <w:r w:rsidR="003D135F" w:rsidRPr="003D135F">
          <w:rPr>
            <w:b/>
            <w:noProof/>
          </w:rPr>
          <w:delText>26</w:delText>
        </w:r>
        <w:r w:rsidR="003D135F" w:rsidRPr="003D135F">
          <w:rPr>
            <w:noProof/>
          </w:rPr>
          <w:delText>(9), 441-447</w:delText>
        </w:r>
      </w:del>
      <w:ins w:id="1215" w:author="Adrian Stier" w:date="2022-02-24T11:06:00Z">
        <w:r w:rsidRPr="002E2F64">
          <w:rPr>
            <w:i/>
            <w:noProof/>
          </w:rPr>
          <w:t>fisheries management</w:t>
        </w:r>
        <w:r w:rsidRPr="002E2F64">
          <w:rPr>
            <w:noProof/>
          </w:rPr>
          <w:t>, 249-253</w:t>
        </w:r>
      </w:ins>
      <w:r w:rsidRPr="002E2F64">
        <w:rPr>
          <w:noProof/>
        </w:rPr>
        <w:t>.</w:t>
      </w:r>
    </w:p>
    <w:p w14:paraId="08AEF78F" w14:textId="77777777" w:rsidR="003D135F" w:rsidRPr="003D135F" w:rsidRDefault="003D135F" w:rsidP="003D135F">
      <w:pPr>
        <w:pStyle w:val="EndNoteBibliography"/>
        <w:rPr>
          <w:del w:id="1216" w:author="Adrian Stier" w:date="2022-02-24T11:06:00Z"/>
          <w:noProof/>
        </w:rPr>
      </w:pPr>
      <w:del w:id="1217" w:author="Adrian Stier" w:date="2022-02-24T11:06:00Z">
        <w:r w:rsidRPr="003D135F">
          <w:rPr>
            <w:noProof/>
          </w:rPr>
          <w:delText>18.</w:delText>
        </w:r>
        <w:r w:rsidRPr="003D135F">
          <w:rPr>
            <w:noProof/>
          </w:rPr>
          <w:tab/>
          <w:delText xml:space="preserve">Morris W.F., Doak D.F. 2002 Quantitative conservation biology. </w:delText>
        </w:r>
        <w:r w:rsidRPr="003D135F">
          <w:rPr>
            <w:i/>
            <w:noProof/>
          </w:rPr>
          <w:delText>Sinauer, Sunderland, Massachusetts, USA</w:delText>
        </w:r>
        <w:r w:rsidRPr="003D135F">
          <w:rPr>
            <w:noProof/>
          </w:rPr>
          <w:delText>.</w:delText>
        </w:r>
      </w:del>
    </w:p>
    <w:p w14:paraId="5775B956" w14:textId="3B5BCF17" w:rsidR="002E2F64" w:rsidRPr="002E2F64" w:rsidRDefault="003D135F" w:rsidP="002E2F64">
      <w:pPr>
        <w:pStyle w:val="EndNoteBibliography"/>
        <w:rPr>
          <w:ins w:id="1218" w:author="Adrian Stier" w:date="2022-02-24T11:06:00Z"/>
          <w:noProof/>
        </w:rPr>
      </w:pPr>
      <w:del w:id="1219" w:author="Adrian Stier" w:date="2022-02-24T11:06:00Z">
        <w:r w:rsidRPr="003D135F">
          <w:rPr>
            <w:noProof/>
          </w:rPr>
          <w:delText>19</w:delText>
        </w:r>
      </w:del>
      <w:ins w:id="1220" w:author="Adrian Stier" w:date="2022-02-24T11:06:00Z">
        <w:r w:rsidR="002E2F64" w:rsidRPr="002E2F64">
          <w:rPr>
            <w:noProof/>
          </w:rPr>
          <w:t>18.</w:t>
        </w:r>
        <w:r w:rsidR="002E2F64" w:rsidRPr="002E2F64">
          <w:rPr>
            <w:noProof/>
          </w:rPr>
          <w:tab/>
          <w:t xml:space="preserve">Lewis M.A., Kareiva P. 1993 Allee dynamics and the spread of invading organisms. </w:t>
        </w:r>
        <w:r w:rsidR="002E2F64" w:rsidRPr="002E2F64">
          <w:rPr>
            <w:i/>
            <w:noProof/>
          </w:rPr>
          <w:t>Theoretical Population Biology</w:t>
        </w:r>
        <w:r w:rsidR="002E2F64" w:rsidRPr="002E2F64">
          <w:rPr>
            <w:noProof/>
          </w:rPr>
          <w:t xml:space="preserve"> </w:t>
        </w:r>
        <w:r w:rsidR="002E2F64" w:rsidRPr="002E2F64">
          <w:rPr>
            <w:b/>
            <w:noProof/>
          </w:rPr>
          <w:t>43</w:t>
        </w:r>
        <w:r w:rsidR="002E2F64" w:rsidRPr="002E2F64">
          <w:rPr>
            <w:noProof/>
          </w:rPr>
          <w:t>(2), 141-158.</w:t>
        </w:r>
      </w:ins>
    </w:p>
    <w:p w14:paraId="49FBEAD5" w14:textId="77777777" w:rsidR="002E2F64" w:rsidRPr="002E2F64" w:rsidRDefault="002E2F64" w:rsidP="002E2F64">
      <w:pPr>
        <w:pStyle w:val="EndNoteBibliography"/>
        <w:rPr>
          <w:ins w:id="1221" w:author="Adrian Stier" w:date="2022-02-24T11:06:00Z"/>
          <w:noProof/>
        </w:rPr>
      </w:pPr>
      <w:ins w:id="1222" w:author="Adrian Stier" w:date="2022-02-24T11:06:00Z">
        <w:r w:rsidRPr="002E2F64">
          <w:rPr>
            <w:noProof/>
          </w:rPr>
          <w:t>19.</w:t>
        </w:r>
        <w:r w:rsidRPr="002E2F64">
          <w:rPr>
            <w:noProof/>
          </w:rPr>
          <w:tab/>
          <w:t xml:space="preserve">Assessment Q.F.S. 1992 Choice, Dynamics and Uncertainty. </w:t>
        </w:r>
        <w:r w:rsidRPr="002E2F64">
          <w:rPr>
            <w:i/>
            <w:noProof/>
          </w:rPr>
          <w:t>By R Hilborn and CJ Walters Routledge, Chapman and Hall, New York</w:t>
        </w:r>
        <w:r w:rsidRPr="002E2F64">
          <w:rPr>
            <w:noProof/>
          </w:rPr>
          <w:t>.</w:t>
        </w:r>
      </w:ins>
    </w:p>
    <w:p w14:paraId="77B82722" w14:textId="77777777" w:rsidR="002E2F64" w:rsidRPr="002E2F64" w:rsidRDefault="002E2F64" w:rsidP="002E2F64">
      <w:pPr>
        <w:pStyle w:val="EndNoteBibliography"/>
        <w:rPr>
          <w:ins w:id="1223" w:author="Adrian Stier" w:date="2022-02-24T11:06:00Z"/>
          <w:noProof/>
        </w:rPr>
      </w:pPr>
      <w:ins w:id="1224" w:author="Adrian Stier" w:date="2022-02-24T11:06:00Z">
        <w:r w:rsidRPr="002E2F64">
          <w:rPr>
            <w:noProof/>
          </w:rPr>
          <w:lastRenderedPageBreak/>
          <w:t>20.</w:t>
        </w:r>
        <w:r w:rsidRPr="002E2F64">
          <w:rPr>
            <w:noProof/>
          </w:rPr>
          <w:tab/>
          <w:t xml:space="preserve">Kaplan I.C., Hansen C., Morzaria-Luna H.N., Girardin R., Marshall K.N. 2020 Ecosystem-based harvest control rules for Norwegian and US Ecosystems. </w:t>
        </w:r>
        <w:r w:rsidRPr="002E2F64">
          <w:rPr>
            <w:i/>
            <w:noProof/>
          </w:rPr>
          <w:t>Frontiers in Marine Science</w:t>
        </w:r>
        <w:r w:rsidRPr="002E2F64">
          <w:rPr>
            <w:noProof/>
          </w:rPr>
          <w:t>, 652.</w:t>
        </w:r>
      </w:ins>
    </w:p>
    <w:p w14:paraId="1A7C2CC0" w14:textId="77777777" w:rsidR="002E2F64" w:rsidRPr="002E2F64" w:rsidRDefault="002E2F64" w:rsidP="002E2F64">
      <w:pPr>
        <w:pStyle w:val="EndNoteBibliography"/>
        <w:rPr>
          <w:ins w:id="1225" w:author="Adrian Stier" w:date="2022-02-24T11:06:00Z"/>
          <w:noProof/>
        </w:rPr>
      </w:pPr>
      <w:ins w:id="1226" w:author="Adrian Stier" w:date="2022-02-24T11:06:00Z">
        <w:r w:rsidRPr="002E2F64">
          <w:rPr>
            <w:noProof/>
          </w:rPr>
          <w:t>21.</w:t>
        </w:r>
        <w:r w:rsidRPr="002E2F64">
          <w:rPr>
            <w:noProof/>
          </w:rPr>
          <w:tab/>
          <w:t xml:space="preserve">Punt A.E., Ralston S. 2007 A management strategy evaluation of rebuilding revision rules for overfished rockfish stocks. In </w:t>
        </w:r>
        <w:r w:rsidRPr="002E2F64">
          <w:rPr>
            <w:i/>
            <w:noProof/>
          </w:rPr>
          <w:t>Proceedings of the 2005 Lowell Wakefield Symposium-biology, Assessment, and Management of North Pacific Rockfishes</w:t>
        </w:r>
        <w:r w:rsidRPr="002E2F64">
          <w:rPr>
            <w:noProof/>
          </w:rPr>
          <w:t xml:space="preserve"> (pp. 329-351, University of Alaska Fairbanks.</w:t>
        </w:r>
      </w:ins>
    </w:p>
    <w:p w14:paraId="58182966" w14:textId="77777777" w:rsidR="002E2F64" w:rsidRPr="002E2F64" w:rsidRDefault="002E2F64" w:rsidP="002E2F64">
      <w:pPr>
        <w:pStyle w:val="EndNoteBibliography"/>
        <w:rPr>
          <w:ins w:id="1227" w:author="Adrian Stier" w:date="2022-02-24T11:06:00Z"/>
          <w:noProof/>
        </w:rPr>
      </w:pPr>
      <w:ins w:id="1228" w:author="Adrian Stier" w:date="2022-02-24T11:06:00Z">
        <w:r w:rsidRPr="002E2F64">
          <w:rPr>
            <w:noProof/>
          </w:rPr>
          <w:t>22.</w:t>
        </w:r>
        <w:r w:rsidRPr="002E2F64">
          <w:rPr>
            <w:noProof/>
          </w:rPr>
          <w:tab/>
          <w:t xml:space="preserve">Kvamsdal S.F., Eide A., Ekerhovd N.-A., Enberg K., Gudmundsdottir A., Hoel A.H., Mills K.E., Mueter F.J., Ravn-Jonsen L., Sandal L.K. 2016 Harvest control rules in modern fisheries managementHarvest control rules in modern fisheries management. </w:t>
        </w:r>
        <w:r w:rsidRPr="002E2F64">
          <w:rPr>
            <w:i/>
            <w:noProof/>
          </w:rPr>
          <w:t>Elementa: Science of the Anthropocene</w:t>
        </w:r>
        <w:r w:rsidRPr="002E2F64">
          <w:rPr>
            <w:noProof/>
          </w:rPr>
          <w:t xml:space="preserve"> </w:t>
        </w:r>
        <w:r w:rsidRPr="002E2F64">
          <w:rPr>
            <w:b/>
            <w:noProof/>
          </w:rPr>
          <w:t>4</w:t>
        </w:r>
        <w:r w:rsidRPr="002E2F64">
          <w:rPr>
            <w:noProof/>
          </w:rPr>
          <w:t>.</w:t>
        </w:r>
      </w:ins>
    </w:p>
    <w:p w14:paraId="3B099E58" w14:textId="77777777" w:rsidR="002E2F64" w:rsidRPr="002E2F64" w:rsidRDefault="002E2F64" w:rsidP="002E2F64">
      <w:pPr>
        <w:pStyle w:val="EndNoteBibliography"/>
        <w:rPr>
          <w:ins w:id="1229" w:author="Adrian Stier" w:date="2022-02-24T11:06:00Z"/>
          <w:noProof/>
        </w:rPr>
      </w:pPr>
      <w:ins w:id="1230" w:author="Adrian Stier" w:date="2022-02-24T11:06:00Z">
        <w:r w:rsidRPr="002E2F64">
          <w:rPr>
            <w:noProof/>
          </w:rPr>
          <w:t>23.</w:t>
        </w:r>
        <w:r w:rsidRPr="002E2F64">
          <w:rPr>
            <w:noProof/>
          </w:rPr>
          <w:tab/>
          <w:t xml:space="preserve">Clark C.W. 1974 Mathematical bioeconomics. In </w:t>
        </w:r>
        <w:r w:rsidRPr="002E2F64">
          <w:rPr>
            <w:i/>
            <w:noProof/>
          </w:rPr>
          <w:t>Mathematical Problems in Biology</w:t>
        </w:r>
        <w:r w:rsidRPr="002E2F64">
          <w:rPr>
            <w:noProof/>
          </w:rPr>
          <w:t xml:space="preserve"> (pp. 29-45, Springer.</w:t>
        </w:r>
      </w:ins>
    </w:p>
    <w:p w14:paraId="2155D7F0" w14:textId="77777777" w:rsidR="002E2F64" w:rsidRPr="002E2F64" w:rsidRDefault="002E2F64" w:rsidP="002E2F64">
      <w:pPr>
        <w:pStyle w:val="EndNoteBibliography"/>
        <w:rPr>
          <w:ins w:id="1231" w:author="Adrian Stier" w:date="2022-02-24T11:06:00Z"/>
          <w:noProof/>
        </w:rPr>
      </w:pPr>
      <w:ins w:id="1232" w:author="Adrian Stier" w:date="2022-02-24T11:06:00Z">
        <w:r w:rsidRPr="002E2F64">
          <w:rPr>
            <w:noProof/>
          </w:rPr>
          <w:t>24.</w:t>
        </w:r>
        <w:r w:rsidRPr="002E2F64">
          <w:rPr>
            <w:noProof/>
          </w:rPr>
          <w:tab/>
          <w:t xml:space="preserve">Rockstrom J., Steffen W., Noone K., Persson A., Chapin F.S., 3rd, Lambin E.F., Lenton T.M., Scheffer M., Folke C., Schellnhuber H.J., et al. 2009 A safe operating space for humanity. </w:t>
        </w:r>
        <w:r w:rsidRPr="002E2F64">
          <w:rPr>
            <w:i/>
            <w:noProof/>
          </w:rPr>
          <w:t>Nature</w:t>
        </w:r>
        <w:r w:rsidRPr="002E2F64">
          <w:rPr>
            <w:noProof/>
          </w:rPr>
          <w:t xml:space="preserve"> </w:t>
        </w:r>
        <w:r w:rsidRPr="002E2F64">
          <w:rPr>
            <w:b/>
            <w:noProof/>
          </w:rPr>
          <w:t>461</w:t>
        </w:r>
        <w:r w:rsidRPr="002E2F64">
          <w:rPr>
            <w:noProof/>
          </w:rPr>
          <w:t>(7263), 472-475. (doi:10.1038/461472a).</w:t>
        </w:r>
      </w:ins>
    </w:p>
    <w:p w14:paraId="1BA68D0A" w14:textId="77777777" w:rsidR="002E2F64" w:rsidRPr="002E2F64" w:rsidRDefault="002E2F64" w:rsidP="002E2F64">
      <w:pPr>
        <w:pStyle w:val="EndNoteBibliography"/>
        <w:rPr>
          <w:noProof/>
        </w:rPr>
      </w:pPr>
      <w:ins w:id="1233" w:author="Adrian Stier" w:date="2022-02-24T11:06:00Z">
        <w:r w:rsidRPr="002E2F64">
          <w:rPr>
            <w:noProof/>
          </w:rPr>
          <w:t>25</w:t>
        </w:r>
      </w:ins>
      <w:r w:rsidRPr="002E2F64">
        <w:rPr>
          <w:noProof/>
        </w:rPr>
        <w:t>.</w:t>
      </w:r>
      <w:r w:rsidRPr="002E2F64">
        <w:rPr>
          <w:noProof/>
        </w:rPr>
        <w:tab/>
        <w:t xml:space="preserve">Hilborn R., Maguire J.-J., Parma A.M., Rosenberg A.A. 2001 The Precautionary Approach and risk management: can they increase the probability of successes in fishery management? </w:t>
      </w:r>
      <w:r w:rsidRPr="002E2F64">
        <w:rPr>
          <w:i/>
          <w:noProof/>
        </w:rPr>
        <w:t>Canadian Journal of Fisheries and Aquatic Sciences</w:t>
      </w:r>
      <w:r w:rsidRPr="002E2F64">
        <w:rPr>
          <w:noProof/>
        </w:rPr>
        <w:t xml:space="preserve"> </w:t>
      </w:r>
      <w:r w:rsidRPr="002E2F64">
        <w:rPr>
          <w:b/>
          <w:noProof/>
        </w:rPr>
        <w:t>58</w:t>
      </w:r>
      <w:r w:rsidRPr="002E2F64">
        <w:rPr>
          <w:noProof/>
        </w:rPr>
        <w:t>(1), 99-107. (doi:10.1139/f00-225).</w:t>
      </w:r>
    </w:p>
    <w:p w14:paraId="049BEFB5" w14:textId="77777777" w:rsidR="002E2F64" w:rsidRPr="002E2F64" w:rsidRDefault="002E2F64" w:rsidP="002E2F64">
      <w:pPr>
        <w:pStyle w:val="EndNoteBibliography"/>
        <w:rPr>
          <w:ins w:id="1234" w:author="Adrian Stier" w:date="2022-02-24T11:06:00Z"/>
          <w:noProof/>
        </w:rPr>
      </w:pPr>
      <w:ins w:id="1235" w:author="Adrian Stier" w:date="2022-02-24T11:06:00Z">
        <w:r w:rsidRPr="002E2F64">
          <w:rPr>
            <w:noProof/>
          </w:rPr>
          <w:t>26.</w:t>
        </w:r>
        <w:r w:rsidRPr="002E2F64">
          <w:rPr>
            <w:noProof/>
          </w:rPr>
          <w:tab/>
          <w:t>R Development Core Team. 2018 R: A Language and Environment fo Statistical Computing.  (3.5.1 ed. Vienna, Austria, R Foundation for Statistical Computing.</w:t>
        </w:r>
      </w:ins>
    </w:p>
    <w:p w14:paraId="206C5F38" w14:textId="77777777" w:rsidR="002E2F64" w:rsidRPr="002E2F64" w:rsidRDefault="002E2F64" w:rsidP="002E2F64">
      <w:pPr>
        <w:pStyle w:val="EndNoteBibliography"/>
        <w:rPr>
          <w:moveTo w:id="1236" w:author="Adrian Stier" w:date="2022-02-24T11:06:00Z"/>
          <w:noProof/>
        </w:rPr>
      </w:pPr>
      <w:ins w:id="1237" w:author="Adrian Stier" w:date="2022-02-24T11:06:00Z">
        <w:r w:rsidRPr="002E2F64">
          <w:rPr>
            <w:noProof/>
          </w:rPr>
          <w:t>27</w:t>
        </w:r>
      </w:ins>
      <w:moveToRangeStart w:id="1238" w:author="Adrian Stier" w:date="2022-02-24T11:06:00Z" w:name="move96593229"/>
      <w:moveTo w:id="1239" w:author="Adrian Stier" w:date="2022-02-24T11:06:00Z">
        <w:r w:rsidRPr="002E2F64">
          <w:rPr>
            <w:noProof/>
          </w:rPr>
          <w:t>.</w:t>
        </w:r>
        <w:r w:rsidRPr="002E2F64">
          <w:rPr>
            <w:noProof/>
          </w:rPr>
          <w:tab/>
          <w:t xml:space="preserve">Choi J., Frank K., Petrie B., Leggett W. 2005 Integrated assessment of a large marine ecosystem: a case study of the devolution of the eastern Scotian Shelf, Canada. </w:t>
        </w:r>
        <w:r w:rsidRPr="002E2F64">
          <w:rPr>
            <w:i/>
            <w:noProof/>
          </w:rPr>
          <w:t>Oceanography and Marine Biology</w:t>
        </w:r>
        <w:r w:rsidRPr="002E2F64">
          <w:rPr>
            <w:noProof/>
          </w:rPr>
          <w:t xml:space="preserve"> </w:t>
        </w:r>
        <w:r w:rsidRPr="002E2F64">
          <w:rPr>
            <w:b/>
            <w:noProof/>
          </w:rPr>
          <w:t>43</w:t>
        </w:r>
        <w:r w:rsidRPr="002E2F64">
          <w:rPr>
            <w:noProof/>
          </w:rPr>
          <w:t>, 47.</w:t>
        </w:r>
      </w:moveTo>
    </w:p>
    <w:moveToRangeEnd w:id="1238"/>
    <w:p w14:paraId="1C69ACCC" w14:textId="77777777" w:rsidR="002E2F64" w:rsidRPr="002E2F64" w:rsidRDefault="002E2F64" w:rsidP="002E2F64">
      <w:pPr>
        <w:pStyle w:val="EndNoteBibliography"/>
        <w:rPr>
          <w:moveTo w:id="1240" w:author="Adrian Stier" w:date="2022-02-24T11:06:00Z"/>
          <w:noProof/>
        </w:rPr>
      </w:pPr>
      <w:ins w:id="1241" w:author="Adrian Stier" w:date="2022-02-24T11:06:00Z">
        <w:r w:rsidRPr="002E2F64">
          <w:rPr>
            <w:noProof/>
          </w:rPr>
          <w:lastRenderedPageBreak/>
          <w:t>28.</w:t>
        </w:r>
      </w:ins>
      <w:moveToRangeStart w:id="1242" w:author="Adrian Stier" w:date="2022-02-24T11:06:00Z" w:name="move96593230"/>
      <w:moveTo w:id="1243" w:author="Adrian Stier" w:date="2022-02-24T11:06:00Z">
        <w:r w:rsidRPr="002E2F64">
          <w:rPr>
            <w:noProof/>
          </w:rPr>
          <w:tab/>
          <w:t xml:space="preserve">Oguz T., Gilbert D. 2007 Abrupt transitions of the top-down controlled Black Sea pelagic ecosystem during 1960–2000: evidence for regime-shifts under strong fishery exploitation and nutrient enrichment modulated by climate-induced variations. </w:t>
        </w:r>
        <w:r w:rsidRPr="002E2F64">
          <w:rPr>
            <w:i/>
            <w:noProof/>
          </w:rPr>
          <w:t>Deep Sea Research Part I: Oceanographic Research Papers</w:t>
        </w:r>
        <w:r w:rsidRPr="002E2F64">
          <w:rPr>
            <w:noProof/>
          </w:rPr>
          <w:t xml:space="preserve"> </w:t>
        </w:r>
        <w:r w:rsidRPr="002E2F64">
          <w:rPr>
            <w:b/>
            <w:noProof/>
          </w:rPr>
          <w:t>54</w:t>
        </w:r>
        <w:r w:rsidRPr="002E2F64">
          <w:rPr>
            <w:noProof/>
          </w:rPr>
          <w:t>(2), 220-242.</w:t>
        </w:r>
      </w:moveTo>
    </w:p>
    <w:moveToRangeEnd w:id="1242"/>
    <w:p w14:paraId="1146388A" w14:textId="77777777" w:rsidR="002E2F64" w:rsidRPr="002E2F64" w:rsidRDefault="002E2F64" w:rsidP="002E2F64">
      <w:pPr>
        <w:pStyle w:val="EndNoteBibliography"/>
        <w:rPr>
          <w:ins w:id="1244" w:author="Adrian Stier" w:date="2022-02-24T11:06:00Z"/>
          <w:noProof/>
        </w:rPr>
      </w:pPr>
      <w:ins w:id="1245" w:author="Adrian Stier" w:date="2022-02-24T11:06:00Z">
        <w:r w:rsidRPr="002E2F64">
          <w:rPr>
            <w:noProof/>
          </w:rPr>
          <w:t>29.</w:t>
        </w:r>
        <w:r w:rsidRPr="002E2F64">
          <w:rPr>
            <w:noProof/>
          </w:rPr>
          <w:tab/>
          <w:t xml:space="preserve">Carpenter S.R., Kinne O. 2003 </w:t>
        </w:r>
        <w:r w:rsidRPr="002E2F64">
          <w:rPr>
            <w:i/>
            <w:noProof/>
          </w:rPr>
          <w:t>Regime shifts in lake ecosystems: pattern and variation</w:t>
        </w:r>
        <w:r w:rsidRPr="002E2F64">
          <w:rPr>
            <w:noProof/>
          </w:rPr>
          <w:t>, International Ecology Institute Oldendorf/Luhe, Germany.</w:t>
        </w:r>
      </w:ins>
    </w:p>
    <w:p w14:paraId="51C806E6" w14:textId="77777777" w:rsidR="002E2F64" w:rsidRPr="002E2F64" w:rsidRDefault="002E2F64" w:rsidP="002E2F64">
      <w:pPr>
        <w:pStyle w:val="EndNoteBibliography"/>
        <w:rPr>
          <w:moveTo w:id="1246" w:author="Adrian Stier" w:date="2022-02-24T11:06:00Z"/>
          <w:noProof/>
        </w:rPr>
      </w:pPr>
      <w:ins w:id="1247" w:author="Adrian Stier" w:date="2022-02-24T11:06:00Z">
        <w:r w:rsidRPr="002E2F64">
          <w:rPr>
            <w:noProof/>
          </w:rPr>
          <w:t>30.</w:t>
        </w:r>
        <w:r w:rsidRPr="002E2F64">
          <w:rPr>
            <w:noProof/>
          </w:rPr>
          <w:tab/>
          <w:t xml:space="preserve">Cumming G.S., Southworth J., </w:t>
        </w:r>
      </w:ins>
      <w:moveToRangeStart w:id="1248" w:author="Adrian Stier" w:date="2022-02-24T11:06:00Z" w:name="move96593231"/>
      <w:moveTo w:id="1249" w:author="Adrian Stier" w:date="2022-02-24T11:06:00Z">
        <w:r w:rsidRPr="002E2F64">
          <w:rPr>
            <w:noProof/>
          </w:rPr>
          <w:t xml:space="preserve">Rondon X.J., Marsik M. 2012 Spatial complexity in fragmenting Amazonian rainforests: Do feedbacks from edge effects push forests towards an ecological threshold? </w:t>
        </w:r>
        <w:r w:rsidRPr="002E2F64">
          <w:rPr>
            <w:i/>
            <w:noProof/>
          </w:rPr>
          <w:t>Ecological Complexity</w:t>
        </w:r>
        <w:r w:rsidRPr="002E2F64">
          <w:rPr>
            <w:noProof/>
          </w:rPr>
          <w:t xml:space="preserve"> </w:t>
        </w:r>
        <w:r w:rsidRPr="002E2F64">
          <w:rPr>
            <w:b/>
            <w:noProof/>
          </w:rPr>
          <w:t>11</w:t>
        </w:r>
        <w:r w:rsidRPr="002E2F64">
          <w:rPr>
            <w:noProof/>
          </w:rPr>
          <w:t>, 67-74.</w:t>
        </w:r>
      </w:moveTo>
    </w:p>
    <w:moveToRangeEnd w:id="1248"/>
    <w:p w14:paraId="2C48AEC0" w14:textId="4C246A4A" w:rsidR="002E2F64" w:rsidRPr="002E2F64" w:rsidRDefault="003D135F" w:rsidP="002E2F64">
      <w:pPr>
        <w:pStyle w:val="EndNoteBibliography"/>
        <w:rPr>
          <w:ins w:id="1250" w:author="Adrian Stier" w:date="2022-02-24T11:06:00Z"/>
          <w:noProof/>
        </w:rPr>
      </w:pPr>
      <w:del w:id="1251" w:author="Adrian Stier" w:date="2022-02-24T11:06:00Z">
        <w:r w:rsidRPr="003D135F">
          <w:rPr>
            <w:noProof/>
          </w:rPr>
          <w:delText>20</w:delText>
        </w:r>
      </w:del>
      <w:ins w:id="1252" w:author="Adrian Stier" w:date="2022-02-24T11:06:00Z">
        <w:r w:rsidR="002E2F64" w:rsidRPr="002E2F64">
          <w:rPr>
            <w:noProof/>
          </w:rPr>
          <w:t>31.</w:t>
        </w:r>
        <w:r w:rsidR="002E2F64" w:rsidRPr="002E2F64">
          <w:rPr>
            <w:noProof/>
          </w:rPr>
          <w:tab/>
          <w:t xml:space="preserve">van Ginkel K.C.H., Botzen W.J.W., Haasnoot M., Bachner G., Steininger K.W., Hinkel J., Watkiss P., Boere E., Jeuken A., de Murieta E.S., et al. 2020 Climate change induced socio-economic tipping points: review and stakeholder consultation for policy relevant research. </w:t>
        </w:r>
        <w:r w:rsidR="002E2F64" w:rsidRPr="002E2F64">
          <w:rPr>
            <w:i/>
            <w:noProof/>
          </w:rPr>
          <w:t>Environmental Research Letters</w:t>
        </w:r>
        <w:r w:rsidR="002E2F64" w:rsidRPr="002E2F64">
          <w:rPr>
            <w:noProof/>
          </w:rPr>
          <w:t xml:space="preserve"> </w:t>
        </w:r>
        <w:r w:rsidR="002E2F64" w:rsidRPr="002E2F64">
          <w:rPr>
            <w:b/>
            <w:noProof/>
          </w:rPr>
          <w:t>15</w:t>
        </w:r>
        <w:r w:rsidR="002E2F64" w:rsidRPr="002E2F64">
          <w:rPr>
            <w:noProof/>
          </w:rPr>
          <w:t>(2). (doi:10.1088/1748-9326/ab6395).</w:t>
        </w:r>
      </w:ins>
    </w:p>
    <w:p w14:paraId="30472D93" w14:textId="77777777" w:rsidR="002E2F64" w:rsidRPr="002E2F64" w:rsidRDefault="002E2F64" w:rsidP="002E2F64">
      <w:pPr>
        <w:pStyle w:val="EndNoteBibliography"/>
        <w:rPr>
          <w:noProof/>
        </w:rPr>
      </w:pPr>
      <w:ins w:id="1253" w:author="Adrian Stier" w:date="2022-02-24T11:06:00Z">
        <w:r w:rsidRPr="002E2F64">
          <w:rPr>
            <w:noProof/>
          </w:rPr>
          <w:t>32</w:t>
        </w:r>
      </w:ins>
      <w:r w:rsidRPr="002E2F64">
        <w:rPr>
          <w:noProof/>
        </w:rPr>
        <w:t>.</w:t>
      </w:r>
      <w:r w:rsidRPr="002E2F64">
        <w:rPr>
          <w:noProof/>
        </w:rPr>
        <w:tab/>
        <w:t xml:space="preserve">Costello C., Rassweiler A., Siegel D., De Leo G., Micheli F., Rosenberg A. 2010 The value of spatial information in MPA network design. </w:t>
      </w:r>
      <w:r w:rsidRPr="002E2F64">
        <w:rPr>
          <w:i/>
          <w:noProof/>
        </w:rPr>
        <w:t>Proceedings of the National Academy of Sciences</w:t>
      </w:r>
      <w:r w:rsidRPr="002E2F64">
        <w:rPr>
          <w:noProof/>
        </w:rPr>
        <w:t xml:space="preserve"> </w:t>
      </w:r>
      <w:r w:rsidRPr="002E2F64">
        <w:rPr>
          <w:b/>
          <w:noProof/>
        </w:rPr>
        <w:t>107</w:t>
      </w:r>
      <w:r w:rsidRPr="002E2F64">
        <w:rPr>
          <w:noProof/>
        </w:rPr>
        <w:t>(43), 18294-18299.</w:t>
      </w:r>
    </w:p>
    <w:p w14:paraId="28D36A43" w14:textId="2C0E76EB" w:rsidR="002E2F64" w:rsidRPr="002E2F64" w:rsidRDefault="003D135F" w:rsidP="002E2F64">
      <w:pPr>
        <w:pStyle w:val="EndNoteBibliography"/>
        <w:rPr>
          <w:noProof/>
        </w:rPr>
      </w:pPr>
      <w:del w:id="1254" w:author="Adrian Stier" w:date="2022-02-24T11:06:00Z">
        <w:r w:rsidRPr="003D135F">
          <w:rPr>
            <w:noProof/>
          </w:rPr>
          <w:delText>21</w:delText>
        </w:r>
      </w:del>
      <w:ins w:id="1255" w:author="Adrian Stier" w:date="2022-02-24T11:06:00Z">
        <w:r w:rsidR="002E2F64" w:rsidRPr="002E2F64">
          <w:rPr>
            <w:rFonts w:hint="eastAsia"/>
            <w:noProof/>
          </w:rPr>
          <w:t>33</w:t>
        </w:r>
      </w:ins>
      <w:r w:rsidR="002E2F64" w:rsidRPr="002E2F64">
        <w:rPr>
          <w:rFonts w:hint="eastAsia"/>
          <w:noProof/>
        </w:rPr>
        <w:t>.</w:t>
      </w:r>
      <w:r w:rsidR="002E2F64" w:rsidRPr="002E2F64">
        <w:rPr>
          <w:rFonts w:hint="eastAsia"/>
          <w:noProof/>
        </w:rPr>
        <w:tab/>
        <w:t>Adams R.M., Bryant K.J., McCarl B.A., Legler D.M., O'Brien J., Solow A., Weiher R. 1995 Value of Improved Long</w:t>
      </w:r>
      <w:r w:rsidR="002E2F64" w:rsidRPr="002E2F64">
        <w:rPr>
          <w:rFonts w:hint="eastAsia"/>
          <w:noProof/>
        </w:rPr>
        <w:t>‐</w:t>
      </w:r>
      <w:r w:rsidR="002E2F64" w:rsidRPr="002E2F64">
        <w:rPr>
          <w:rFonts w:hint="eastAsia"/>
          <w:noProof/>
        </w:rPr>
        <w:t xml:space="preserve">Range Weather Information. </w:t>
      </w:r>
      <w:r w:rsidR="002E2F64" w:rsidRPr="002E2F64">
        <w:rPr>
          <w:rFonts w:hint="eastAsia"/>
          <w:i/>
          <w:noProof/>
        </w:rPr>
        <w:t>Contemporary Economic Policy</w:t>
      </w:r>
      <w:r w:rsidR="002E2F64" w:rsidRPr="002E2F64">
        <w:rPr>
          <w:rFonts w:hint="eastAsia"/>
          <w:noProof/>
        </w:rPr>
        <w:t xml:space="preserve"> </w:t>
      </w:r>
      <w:r w:rsidR="002E2F64" w:rsidRPr="002E2F64">
        <w:rPr>
          <w:rFonts w:hint="eastAsia"/>
          <w:b/>
          <w:noProof/>
        </w:rPr>
        <w:t>13</w:t>
      </w:r>
      <w:r w:rsidR="002E2F64" w:rsidRPr="002E2F64">
        <w:rPr>
          <w:rFonts w:hint="eastAsia"/>
          <w:noProof/>
        </w:rPr>
        <w:t>(3), 10-19.</w:t>
      </w:r>
    </w:p>
    <w:p w14:paraId="41F4EDA3" w14:textId="77777777" w:rsidR="003D135F" w:rsidRPr="003D135F" w:rsidRDefault="003D135F" w:rsidP="003D135F">
      <w:pPr>
        <w:pStyle w:val="EndNoteBibliography"/>
        <w:rPr>
          <w:del w:id="1256" w:author="Adrian Stier" w:date="2022-02-24T11:06:00Z"/>
          <w:noProof/>
        </w:rPr>
      </w:pPr>
      <w:del w:id="1257" w:author="Adrian Stier" w:date="2022-02-24T11:06:00Z">
        <w:r w:rsidRPr="003D135F">
          <w:rPr>
            <w:noProof/>
          </w:rPr>
          <w:delText>22.</w:delText>
        </w:r>
        <w:r w:rsidRPr="003D135F">
          <w:rPr>
            <w:noProof/>
          </w:rPr>
          <w:tab/>
          <w:delText xml:space="preserve">Hölmstrom B. 1979 Moral hazard and observability. </w:delText>
        </w:r>
        <w:r w:rsidRPr="003D135F">
          <w:rPr>
            <w:i/>
            <w:noProof/>
          </w:rPr>
          <w:delText>The Bell journal of economics</w:delText>
        </w:r>
        <w:r w:rsidRPr="003D135F">
          <w:rPr>
            <w:noProof/>
          </w:rPr>
          <w:delText>, 74-91.</w:delText>
        </w:r>
      </w:del>
    </w:p>
    <w:p w14:paraId="67178365" w14:textId="77777777" w:rsidR="002E2F64" w:rsidRPr="002E2F64" w:rsidRDefault="003D135F" w:rsidP="002E2F64">
      <w:pPr>
        <w:pStyle w:val="EndNoteBibliography"/>
        <w:rPr>
          <w:moveFrom w:id="1258" w:author="Adrian Stier" w:date="2022-02-24T11:06:00Z"/>
          <w:noProof/>
        </w:rPr>
      </w:pPr>
      <w:del w:id="1259" w:author="Adrian Stier" w:date="2022-02-24T11:06:00Z">
        <w:r w:rsidRPr="003D135F">
          <w:rPr>
            <w:noProof/>
          </w:rPr>
          <w:delText>23</w:delText>
        </w:r>
      </w:del>
      <w:moveFromRangeStart w:id="1260" w:author="Adrian Stier" w:date="2022-02-24T11:06:00Z" w:name="move96593232"/>
      <w:moveFrom w:id="1261" w:author="Adrian Stier" w:date="2022-02-24T11:06:00Z">
        <w:r w:rsidR="002E2F64" w:rsidRPr="002E2F64">
          <w:rPr>
            <w:noProof/>
          </w:rPr>
          <w:t>.</w:t>
        </w:r>
        <w:r w:rsidR="002E2F64" w:rsidRPr="002E2F64">
          <w:rPr>
            <w:noProof/>
          </w:rPr>
          <w:tab/>
          <w:t xml:space="preserve">Schrank W.E., Arnason R., Hannesson R. </w:t>
        </w:r>
        <w:moveFromRangeStart w:id="1262" w:author="Adrian Stier" w:date="2022-02-24T11:06:00Z" w:name="move96593233"/>
        <w:moveFromRangeEnd w:id="1260"/>
        <w:r w:rsidR="002E2F64" w:rsidRPr="002E2F64">
          <w:rPr>
            <w:noProof/>
          </w:rPr>
          <w:t xml:space="preserve">2003 </w:t>
        </w:r>
        <w:r w:rsidR="002E2F64" w:rsidRPr="002E2F64">
          <w:rPr>
            <w:i/>
            <w:noProof/>
          </w:rPr>
          <w:t>The cost of fisheries management</w:t>
        </w:r>
        <w:r w:rsidR="002E2F64" w:rsidRPr="002E2F64">
          <w:rPr>
            <w:noProof/>
          </w:rPr>
          <w:t>, Gower Publishing, Ltd.</w:t>
        </w:r>
      </w:moveFrom>
    </w:p>
    <w:moveFromRangeEnd w:id="1262"/>
    <w:p w14:paraId="43BAEB2B" w14:textId="77777777" w:rsidR="002E2F64" w:rsidRPr="002E2F64" w:rsidRDefault="003D135F" w:rsidP="002E2F64">
      <w:pPr>
        <w:pStyle w:val="EndNoteBibliography"/>
        <w:rPr>
          <w:moveFrom w:id="1263" w:author="Adrian Stier" w:date="2022-02-24T11:06:00Z"/>
          <w:noProof/>
        </w:rPr>
      </w:pPr>
      <w:del w:id="1264" w:author="Adrian Stier" w:date="2022-02-24T11:06:00Z">
        <w:r w:rsidRPr="003D135F">
          <w:rPr>
            <w:noProof/>
          </w:rPr>
          <w:delText>24.</w:delText>
        </w:r>
      </w:del>
      <w:moveFromRangeStart w:id="1265" w:author="Adrian Stier" w:date="2022-02-24T11:06:00Z" w:name="move96593234"/>
      <w:moveFrom w:id="1266" w:author="Adrian Stier" w:date="2022-02-24T11:06:00Z">
        <w:r w:rsidR="002E2F64" w:rsidRPr="002E2F64">
          <w:rPr>
            <w:noProof/>
          </w:rPr>
          <w:tab/>
          <w:t xml:space="preserve">Berkes F., Hughes T.P., Steneck R.S., Wilson J.A., Bellwood D.R., Crona B., Folke C., Gunderson L.H., Leslie H.M., Norberg J., et al. 2006 Globalization, Roving Bandits, and Marine Resources. </w:t>
        </w:r>
        <w:r w:rsidR="002E2F64" w:rsidRPr="002E2F64">
          <w:rPr>
            <w:i/>
            <w:noProof/>
          </w:rPr>
          <w:t>Science</w:t>
        </w:r>
        <w:r w:rsidR="002E2F64" w:rsidRPr="002E2F64">
          <w:rPr>
            <w:noProof/>
          </w:rPr>
          <w:t xml:space="preserve"> </w:t>
        </w:r>
        <w:r w:rsidR="002E2F64" w:rsidRPr="002E2F64">
          <w:rPr>
            <w:b/>
            <w:noProof/>
          </w:rPr>
          <w:t>311</w:t>
        </w:r>
        <w:r w:rsidR="002E2F64" w:rsidRPr="002E2F64">
          <w:rPr>
            <w:noProof/>
          </w:rPr>
          <w:t>(5767), 1557-1558. (doi:10.1126/science.1122804).</w:t>
        </w:r>
      </w:moveFrom>
    </w:p>
    <w:moveFromRangeEnd w:id="1265"/>
    <w:p w14:paraId="55C83E3E" w14:textId="4DB2C300" w:rsidR="002E2F64" w:rsidRPr="002E2F64" w:rsidRDefault="003D135F" w:rsidP="002E2F64">
      <w:pPr>
        <w:pStyle w:val="EndNoteBibliography"/>
        <w:rPr>
          <w:ins w:id="1267" w:author="Adrian Stier" w:date="2022-02-24T11:06:00Z"/>
          <w:noProof/>
        </w:rPr>
      </w:pPr>
      <w:del w:id="1268" w:author="Adrian Stier" w:date="2022-02-24T11:06:00Z">
        <w:r w:rsidRPr="003D135F">
          <w:rPr>
            <w:noProof/>
          </w:rPr>
          <w:delText>25</w:delText>
        </w:r>
      </w:del>
      <w:ins w:id="1269" w:author="Adrian Stier" w:date="2022-02-24T11:06:00Z">
        <w:r w:rsidR="002E2F64" w:rsidRPr="002E2F64">
          <w:rPr>
            <w:noProof/>
          </w:rPr>
          <w:t>34.</w:t>
        </w:r>
        <w:r w:rsidR="002E2F64" w:rsidRPr="002E2F64">
          <w:rPr>
            <w:noProof/>
          </w:rPr>
          <w:tab/>
          <w:t xml:space="preserve">Lindenmayer D.B., Likens G.E. 2009 Adaptive monitoring: a new paradigm for long-term research and monitoring. </w:t>
        </w:r>
        <w:r w:rsidR="002E2F64" w:rsidRPr="002E2F64">
          <w:rPr>
            <w:i/>
            <w:noProof/>
          </w:rPr>
          <w:t>Trends in ecology &amp; evolution</w:t>
        </w:r>
        <w:r w:rsidR="002E2F64" w:rsidRPr="002E2F64">
          <w:rPr>
            <w:noProof/>
          </w:rPr>
          <w:t xml:space="preserve"> </w:t>
        </w:r>
        <w:r w:rsidR="002E2F64" w:rsidRPr="002E2F64">
          <w:rPr>
            <w:b/>
            <w:noProof/>
          </w:rPr>
          <w:t>24</w:t>
        </w:r>
        <w:r w:rsidR="002E2F64" w:rsidRPr="002E2F64">
          <w:rPr>
            <w:noProof/>
          </w:rPr>
          <w:t>(9), 482-486.</w:t>
        </w:r>
      </w:ins>
    </w:p>
    <w:p w14:paraId="2E9636C9" w14:textId="77777777" w:rsidR="002E2F64" w:rsidRPr="002E2F64" w:rsidRDefault="002E2F64" w:rsidP="002E2F64">
      <w:pPr>
        <w:pStyle w:val="EndNoteBibliography"/>
        <w:rPr>
          <w:ins w:id="1270" w:author="Adrian Stier" w:date="2022-02-24T11:06:00Z"/>
          <w:noProof/>
        </w:rPr>
      </w:pPr>
      <w:ins w:id="1271" w:author="Adrian Stier" w:date="2022-02-24T11:06:00Z">
        <w:r w:rsidRPr="002E2F64">
          <w:rPr>
            <w:noProof/>
          </w:rPr>
          <w:t>35.</w:t>
        </w:r>
        <w:r w:rsidRPr="002E2F64">
          <w:rPr>
            <w:noProof/>
          </w:rPr>
          <w:tab/>
          <w:t xml:space="preserve">Rome F. 1996 </w:t>
        </w:r>
        <w:r w:rsidRPr="002E2F64">
          <w:rPr>
            <w:i/>
            <w:noProof/>
          </w:rPr>
          <w:t>Precautionary approach to capture fisheries and species introductions</w:t>
        </w:r>
        <w:r w:rsidRPr="002E2F64">
          <w:rPr>
            <w:noProof/>
          </w:rPr>
          <w:t>, FAO Rome (Italy).</w:t>
        </w:r>
      </w:ins>
    </w:p>
    <w:p w14:paraId="3DA541C9" w14:textId="77777777" w:rsidR="002E2F64" w:rsidRPr="002E2F64" w:rsidRDefault="002E2F64" w:rsidP="002E2F64">
      <w:pPr>
        <w:pStyle w:val="EndNoteBibliography"/>
        <w:rPr>
          <w:noProof/>
        </w:rPr>
      </w:pPr>
      <w:ins w:id="1272" w:author="Adrian Stier" w:date="2022-02-24T11:06:00Z">
        <w:r w:rsidRPr="002E2F64">
          <w:rPr>
            <w:noProof/>
          </w:rPr>
          <w:lastRenderedPageBreak/>
          <w:t>36</w:t>
        </w:r>
      </w:ins>
      <w:r w:rsidRPr="002E2F64">
        <w:rPr>
          <w:noProof/>
        </w:rPr>
        <w:t>.</w:t>
      </w:r>
      <w:r w:rsidRPr="002E2F64">
        <w:rPr>
          <w:noProof/>
        </w:rPr>
        <w:tab/>
        <w:t>Cleary J.S. 2014 Stock assessment and management advice for British Columbia pacific herring: 2013 Status and 2014 forecast.  (Canadian Science Advisory Science Scretariate.</w:t>
      </w:r>
    </w:p>
    <w:p w14:paraId="2CB90C80" w14:textId="5DEFAF0A" w:rsidR="002E2F64" w:rsidRPr="002E2F64" w:rsidRDefault="003D135F" w:rsidP="002E2F64">
      <w:pPr>
        <w:pStyle w:val="EndNoteBibliography"/>
        <w:rPr>
          <w:noProof/>
        </w:rPr>
      </w:pPr>
      <w:del w:id="1273" w:author="Adrian Stier" w:date="2022-02-24T11:06:00Z">
        <w:r w:rsidRPr="003D135F">
          <w:rPr>
            <w:noProof/>
          </w:rPr>
          <w:delText>26</w:delText>
        </w:r>
      </w:del>
      <w:ins w:id="1274" w:author="Adrian Stier" w:date="2022-02-24T11:06:00Z">
        <w:r w:rsidR="002E2F64" w:rsidRPr="002E2F64">
          <w:rPr>
            <w:noProof/>
          </w:rPr>
          <w:t>37</w:t>
        </w:r>
      </w:ins>
      <w:r w:rsidR="002E2F64" w:rsidRPr="002E2F64">
        <w:rPr>
          <w:noProof/>
        </w:rPr>
        <w:t>.</w:t>
      </w:r>
      <w:r w:rsidR="002E2F64" w:rsidRPr="002E2F64">
        <w:rPr>
          <w:noProof/>
        </w:rPr>
        <w:tab/>
        <w:t xml:space="preserve">Doak D.F., Estes J.A., Halpern B.S., Jacob U., Lindberg D.R., Lovvorn J., Monson D.H., Tinker M.T., Williams T.M., Wootton J.T. 2008 Understanding and predicting ecological dynamics: are major surprises inevitable. </w:t>
      </w:r>
      <w:r w:rsidR="002E2F64" w:rsidRPr="002E2F64">
        <w:rPr>
          <w:i/>
          <w:noProof/>
        </w:rPr>
        <w:t>Ecology</w:t>
      </w:r>
      <w:r w:rsidR="002E2F64" w:rsidRPr="002E2F64">
        <w:rPr>
          <w:noProof/>
        </w:rPr>
        <w:t xml:space="preserve"> </w:t>
      </w:r>
      <w:r w:rsidR="002E2F64" w:rsidRPr="002E2F64">
        <w:rPr>
          <w:b/>
          <w:noProof/>
        </w:rPr>
        <w:t>89</w:t>
      </w:r>
      <w:r w:rsidR="002E2F64" w:rsidRPr="002E2F64">
        <w:rPr>
          <w:noProof/>
        </w:rPr>
        <w:t>(4), 952-961.</w:t>
      </w:r>
    </w:p>
    <w:p w14:paraId="646402AD" w14:textId="4F1AFCE1" w:rsidR="002E2F64" w:rsidRPr="002E2F64" w:rsidRDefault="003D135F" w:rsidP="002E2F64">
      <w:pPr>
        <w:pStyle w:val="EndNoteBibliography"/>
        <w:rPr>
          <w:noProof/>
        </w:rPr>
      </w:pPr>
      <w:del w:id="1275" w:author="Adrian Stier" w:date="2022-02-24T11:06:00Z">
        <w:r w:rsidRPr="003D135F">
          <w:rPr>
            <w:noProof/>
          </w:rPr>
          <w:delText>27</w:delText>
        </w:r>
      </w:del>
      <w:ins w:id="1276" w:author="Adrian Stier" w:date="2022-02-24T11:06:00Z">
        <w:r w:rsidR="002E2F64" w:rsidRPr="002E2F64">
          <w:rPr>
            <w:noProof/>
          </w:rPr>
          <w:t>38</w:t>
        </w:r>
      </w:ins>
      <w:r w:rsidR="002E2F64" w:rsidRPr="002E2F64">
        <w:rPr>
          <w:noProof/>
        </w:rPr>
        <w:t>.</w:t>
      </w:r>
      <w:r w:rsidR="002E2F64" w:rsidRPr="002E2F64">
        <w:rPr>
          <w:noProof/>
        </w:rPr>
        <w:tab/>
        <w:t xml:space="preserve">Schindler D.E., Hilborn R. 2015 Prediction, precaution, and policy under global change. </w:t>
      </w:r>
      <w:r w:rsidR="002E2F64" w:rsidRPr="002E2F64">
        <w:rPr>
          <w:i/>
          <w:noProof/>
        </w:rPr>
        <w:t>Science</w:t>
      </w:r>
      <w:r w:rsidR="002E2F64" w:rsidRPr="002E2F64">
        <w:rPr>
          <w:noProof/>
        </w:rPr>
        <w:t xml:space="preserve"> </w:t>
      </w:r>
      <w:r w:rsidR="002E2F64" w:rsidRPr="002E2F64">
        <w:rPr>
          <w:b/>
          <w:noProof/>
        </w:rPr>
        <w:t>347</w:t>
      </w:r>
      <w:r w:rsidR="002E2F64" w:rsidRPr="002E2F64">
        <w:rPr>
          <w:noProof/>
        </w:rPr>
        <w:t>(6225), 953-954.</w:t>
      </w:r>
    </w:p>
    <w:p w14:paraId="19180987" w14:textId="5964334E" w:rsidR="002E2F64" w:rsidRPr="002E2F64" w:rsidRDefault="003D135F" w:rsidP="002E2F64">
      <w:pPr>
        <w:pStyle w:val="EndNoteBibliography"/>
        <w:rPr>
          <w:noProof/>
        </w:rPr>
      </w:pPr>
      <w:del w:id="1277" w:author="Adrian Stier" w:date="2022-02-24T11:06:00Z">
        <w:r w:rsidRPr="003D135F">
          <w:rPr>
            <w:noProof/>
          </w:rPr>
          <w:delText>28</w:delText>
        </w:r>
      </w:del>
      <w:ins w:id="1278" w:author="Adrian Stier" w:date="2022-02-24T11:06:00Z">
        <w:r w:rsidR="002E2F64" w:rsidRPr="002E2F64">
          <w:rPr>
            <w:noProof/>
          </w:rPr>
          <w:t>39</w:t>
        </w:r>
      </w:ins>
      <w:r w:rsidR="002E2F64" w:rsidRPr="002E2F64">
        <w:rPr>
          <w:noProof/>
        </w:rPr>
        <w:t>.</w:t>
      </w:r>
      <w:r w:rsidR="002E2F64" w:rsidRPr="002E2F64">
        <w:rPr>
          <w:noProof/>
        </w:rPr>
        <w:tab/>
        <w:t xml:space="preserve">Cinner J., Daw T., McClanahan T. 2009 Socioeconomic factors that affect artisanal fishers’ readiness to exit a declining fishery. </w:t>
      </w:r>
      <w:r w:rsidR="002E2F64" w:rsidRPr="002E2F64">
        <w:rPr>
          <w:i/>
          <w:noProof/>
        </w:rPr>
        <w:t>Conservation Biology</w:t>
      </w:r>
      <w:r w:rsidR="002E2F64" w:rsidRPr="002E2F64">
        <w:rPr>
          <w:noProof/>
        </w:rPr>
        <w:t xml:space="preserve"> </w:t>
      </w:r>
      <w:r w:rsidR="002E2F64" w:rsidRPr="002E2F64">
        <w:rPr>
          <w:b/>
          <w:noProof/>
        </w:rPr>
        <w:t>23</w:t>
      </w:r>
      <w:r w:rsidR="002E2F64" w:rsidRPr="002E2F64">
        <w:rPr>
          <w:noProof/>
        </w:rPr>
        <w:t>(1), 124-130.</w:t>
      </w:r>
    </w:p>
    <w:p w14:paraId="0A8D8F7C" w14:textId="741122EE" w:rsidR="002E2F64" w:rsidRPr="002E2F64" w:rsidRDefault="003D135F" w:rsidP="002E2F64">
      <w:pPr>
        <w:pStyle w:val="EndNoteBibliography"/>
        <w:rPr>
          <w:ins w:id="1279" w:author="Adrian Stier" w:date="2022-02-24T11:06:00Z"/>
          <w:noProof/>
        </w:rPr>
      </w:pPr>
      <w:del w:id="1280" w:author="Adrian Stier" w:date="2022-02-24T11:06:00Z">
        <w:r w:rsidRPr="003D135F">
          <w:rPr>
            <w:noProof/>
          </w:rPr>
          <w:delText>29</w:delText>
        </w:r>
      </w:del>
      <w:ins w:id="1281" w:author="Adrian Stier" w:date="2022-02-24T11:06:00Z">
        <w:r w:rsidR="002E2F64" w:rsidRPr="002E2F64">
          <w:rPr>
            <w:noProof/>
          </w:rPr>
          <w:t>40.</w:t>
        </w:r>
        <w:r w:rsidR="002E2F64" w:rsidRPr="002E2F64">
          <w:rPr>
            <w:noProof/>
          </w:rPr>
          <w:tab/>
          <w:t xml:space="preserve">Clark C.W., Kirkwood G.P. 1986 On uncertain renewable resource stocks: optimal harvest policies and the value of stock surveys. </w:t>
        </w:r>
        <w:r w:rsidR="002E2F64" w:rsidRPr="002E2F64">
          <w:rPr>
            <w:i/>
            <w:noProof/>
          </w:rPr>
          <w:t>Journal of Environmental Economics and Management</w:t>
        </w:r>
        <w:r w:rsidR="002E2F64" w:rsidRPr="002E2F64">
          <w:rPr>
            <w:noProof/>
          </w:rPr>
          <w:t xml:space="preserve"> </w:t>
        </w:r>
        <w:r w:rsidR="002E2F64" w:rsidRPr="002E2F64">
          <w:rPr>
            <w:b/>
            <w:noProof/>
          </w:rPr>
          <w:t>13</w:t>
        </w:r>
        <w:r w:rsidR="002E2F64" w:rsidRPr="002E2F64">
          <w:rPr>
            <w:noProof/>
          </w:rPr>
          <w:t>(3), 235-244.</w:t>
        </w:r>
      </w:ins>
    </w:p>
    <w:p w14:paraId="014F6110" w14:textId="77777777" w:rsidR="002E2F64" w:rsidRPr="002E2F64" w:rsidRDefault="002E2F64" w:rsidP="002E2F64">
      <w:pPr>
        <w:pStyle w:val="EndNoteBibliography"/>
        <w:rPr>
          <w:ins w:id="1282" w:author="Adrian Stier" w:date="2022-02-24T11:06:00Z"/>
          <w:noProof/>
        </w:rPr>
      </w:pPr>
      <w:ins w:id="1283" w:author="Adrian Stier" w:date="2022-02-24T11:06:00Z">
        <w:r w:rsidRPr="002E2F64">
          <w:rPr>
            <w:noProof/>
          </w:rPr>
          <w:t>41.</w:t>
        </w:r>
        <w:r w:rsidRPr="002E2F64">
          <w:rPr>
            <w:noProof/>
          </w:rPr>
          <w:tab/>
          <w:t xml:space="preserve">Reed W.J. 1979 Optimal escapement levels in stochastic and deterministic harvesting models. </w:t>
        </w:r>
        <w:r w:rsidRPr="002E2F64">
          <w:rPr>
            <w:i/>
            <w:noProof/>
          </w:rPr>
          <w:t>Journal of environmental economics and management</w:t>
        </w:r>
        <w:r w:rsidRPr="002E2F64">
          <w:rPr>
            <w:noProof/>
          </w:rPr>
          <w:t xml:space="preserve"> </w:t>
        </w:r>
        <w:r w:rsidRPr="002E2F64">
          <w:rPr>
            <w:b/>
            <w:noProof/>
          </w:rPr>
          <w:t>6</w:t>
        </w:r>
        <w:r w:rsidRPr="002E2F64">
          <w:rPr>
            <w:noProof/>
          </w:rPr>
          <w:t>(4), 350-363.</w:t>
        </w:r>
      </w:ins>
    </w:p>
    <w:p w14:paraId="2CD2D6B9" w14:textId="77777777" w:rsidR="002E2F64" w:rsidRPr="002E2F64" w:rsidRDefault="002E2F64" w:rsidP="002E2F64">
      <w:pPr>
        <w:pStyle w:val="EndNoteBibliography"/>
        <w:rPr>
          <w:ins w:id="1284" w:author="Adrian Stier" w:date="2022-02-24T11:06:00Z"/>
          <w:noProof/>
        </w:rPr>
      </w:pPr>
      <w:ins w:id="1285" w:author="Adrian Stier" w:date="2022-02-24T11:06:00Z">
        <w:r w:rsidRPr="002E2F64">
          <w:rPr>
            <w:noProof/>
          </w:rPr>
          <w:t>42.</w:t>
        </w:r>
        <w:r w:rsidRPr="002E2F64">
          <w:rPr>
            <w:noProof/>
          </w:rPr>
          <w:tab/>
          <w:t xml:space="preserve">Walters C.J., Hilborn R. 1976 Adaptive control of fishing systems. </w:t>
        </w:r>
        <w:r w:rsidRPr="002E2F64">
          <w:rPr>
            <w:i/>
            <w:noProof/>
          </w:rPr>
          <w:t>Journal of the Fisheries Board of Canada</w:t>
        </w:r>
        <w:r w:rsidRPr="002E2F64">
          <w:rPr>
            <w:noProof/>
          </w:rPr>
          <w:t xml:space="preserve"> </w:t>
        </w:r>
        <w:r w:rsidRPr="002E2F64">
          <w:rPr>
            <w:b/>
            <w:noProof/>
          </w:rPr>
          <w:t>33</w:t>
        </w:r>
        <w:r w:rsidRPr="002E2F64">
          <w:rPr>
            <w:noProof/>
          </w:rPr>
          <w:t>(1), 145-159.</w:t>
        </w:r>
      </w:ins>
    </w:p>
    <w:p w14:paraId="2459A743" w14:textId="77777777" w:rsidR="002E2F64" w:rsidRPr="002E2F64" w:rsidRDefault="002E2F64" w:rsidP="002E2F64">
      <w:pPr>
        <w:pStyle w:val="EndNoteBibliography"/>
        <w:rPr>
          <w:ins w:id="1286" w:author="Adrian Stier" w:date="2022-02-24T11:06:00Z"/>
          <w:noProof/>
        </w:rPr>
      </w:pPr>
      <w:ins w:id="1287" w:author="Adrian Stier" w:date="2022-02-24T11:06:00Z">
        <w:r w:rsidRPr="002E2F64">
          <w:rPr>
            <w:noProof/>
          </w:rPr>
          <w:t>43.</w:t>
        </w:r>
        <w:r w:rsidRPr="002E2F64">
          <w:rPr>
            <w:noProof/>
          </w:rPr>
          <w:tab/>
          <w:t xml:space="preserve">Walters C.J., Hilborn R. 1978 Ecological optimization and adaptive management. </w:t>
        </w:r>
        <w:r w:rsidRPr="002E2F64">
          <w:rPr>
            <w:i/>
            <w:noProof/>
          </w:rPr>
          <w:t>Annual review of Ecology and Systematics</w:t>
        </w:r>
        <w:r w:rsidRPr="002E2F64">
          <w:rPr>
            <w:noProof/>
          </w:rPr>
          <w:t xml:space="preserve"> </w:t>
        </w:r>
        <w:r w:rsidRPr="002E2F64">
          <w:rPr>
            <w:b/>
            <w:noProof/>
          </w:rPr>
          <w:t>9</w:t>
        </w:r>
        <w:r w:rsidRPr="002E2F64">
          <w:rPr>
            <w:noProof/>
          </w:rPr>
          <w:t>(1), 157-188.</w:t>
        </w:r>
      </w:ins>
    </w:p>
    <w:p w14:paraId="27BB8520" w14:textId="77777777" w:rsidR="002E2F64" w:rsidRPr="002E2F64" w:rsidRDefault="002E2F64" w:rsidP="002E2F64">
      <w:pPr>
        <w:pStyle w:val="EndNoteBibliography"/>
        <w:rPr>
          <w:ins w:id="1288" w:author="Adrian Stier" w:date="2022-02-24T11:06:00Z"/>
          <w:noProof/>
        </w:rPr>
      </w:pPr>
      <w:ins w:id="1289" w:author="Adrian Stier" w:date="2022-02-24T11:06:00Z">
        <w:r w:rsidRPr="002E2F64">
          <w:rPr>
            <w:noProof/>
          </w:rPr>
          <w:t>44.</w:t>
        </w:r>
        <w:r w:rsidRPr="002E2F64">
          <w:rPr>
            <w:noProof/>
          </w:rPr>
          <w:tab/>
          <w:t xml:space="preserve">Memarzadeh M., Britten G.L., Worm B., Boettiger C. 2019 Rebuilding global fisheries under uncertainty. </w:t>
        </w:r>
        <w:r w:rsidRPr="002E2F64">
          <w:rPr>
            <w:i/>
            <w:noProof/>
          </w:rPr>
          <w:t>Proceedings of the National Academy of Sciences</w:t>
        </w:r>
        <w:r w:rsidRPr="002E2F64">
          <w:rPr>
            <w:noProof/>
          </w:rPr>
          <w:t xml:space="preserve"> </w:t>
        </w:r>
        <w:r w:rsidRPr="002E2F64">
          <w:rPr>
            <w:b/>
            <w:noProof/>
          </w:rPr>
          <w:t>116</w:t>
        </w:r>
        <w:r w:rsidRPr="002E2F64">
          <w:rPr>
            <w:noProof/>
          </w:rPr>
          <w:t>(32), 15985-15990.</w:t>
        </w:r>
      </w:ins>
    </w:p>
    <w:p w14:paraId="721EFFC7" w14:textId="5075FE5E" w:rsidR="002E2F64" w:rsidRPr="002E2F64" w:rsidRDefault="002E2F64" w:rsidP="002E2F64">
      <w:pPr>
        <w:pStyle w:val="EndNoteBibliography"/>
        <w:rPr>
          <w:noProof/>
        </w:rPr>
      </w:pPr>
      <w:ins w:id="1290" w:author="Adrian Stier" w:date="2022-02-24T11:06:00Z">
        <w:r w:rsidRPr="002E2F64">
          <w:rPr>
            <w:noProof/>
          </w:rPr>
          <w:t>45</w:t>
        </w:r>
      </w:ins>
      <w:r w:rsidRPr="002E2F64">
        <w:rPr>
          <w:noProof/>
        </w:rPr>
        <w:t>.</w:t>
      </w:r>
      <w:r w:rsidRPr="002E2F64">
        <w:rPr>
          <w:noProof/>
        </w:rPr>
        <w:tab/>
        <w:t xml:space="preserve">Boettiger C., Mangel M., Munch S. 2015 Avoiding tipping points in fisheries management through Gaussian process dynamic programming. </w:t>
      </w:r>
      <w:del w:id="1291" w:author="Adrian Stier" w:date="2022-02-24T11:06:00Z">
        <w:r w:rsidR="003D135F" w:rsidRPr="003D135F">
          <w:rPr>
            <w:i/>
            <w:noProof/>
          </w:rPr>
          <w:delText>Proceedings of the Royal Society of London B: Biological Sciences</w:delText>
        </w:r>
      </w:del>
      <w:ins w:id="1292" w:author="Adrian Stier" w:date="2022-02-24T11:06:00Z">
        <w:r w:rsidRPr="002E2F64">
          <w:rPr>
            <w:i/>
            <w:noProof/>
          </w:rPr>
          <w:t>Proc Biol Sci</w:t>
        </w:r>
      </w:ins>
      <w:r w:rsidRPr="002E2F64">
        <w:rPr>
          <w:noProof/>
        </w:rPr>
        <w:t xml:space="preserve"> </w:t>
      </w:r>
      <w:r w:rsidRPr="002E2F64">
        <w:rPr>
          <w:b/>
          <w:noProof/>
        </w:rPr>
        <w:t>282</w:t>
      </w:r>
      <w:r w:rsidRPr="002E2F64">
        <w:rPr>
          <w:noProof/>
        </w:rPr>
        <w:t>(1801), 20141631.</w:t>
      </w:r>
      <w:ins w:id="1293" w:author="Adrian Stier" w:date="2022-02-24T11:06:00Z">
        <w:r w:rsidRPr="002E2F64">
          <w:rPr>
            <w:noProof/>
          </w:rPr>
          <w:t xml:space="preserve"> (doi:10.1098/rspb.2014.1631).</w:t>
        </w:r>
      </w:ins>
    </w:p>
    <w:p w14:paraId="5948698B" w14:textId="77777777" w:rsidR="002E2F64" w:rsidRPr="002E2F64" w:rsidRDefault="002E2F64" w:rsidP="002E2F64">
      <w:pPr>
        <w:pStyle w:val="EndNoteBibliography"/>
        <w:rPr>
          <w:ins w:id="1294" w:author="Adrian Stier" w:date="2022-02-24T11:06:00Z"/>
          <w:noProof/>
        </w:rPr>
      </w:pPr>
      <w:ins w:id="1295" w:author="Adrian Stier" w:date="2022-02-24T11:06:00Z">
        <w:r w:rsidRPr="002E2F64">
          <w:rPr>
            <w:noProof/>
          </w:rPr>
          <w:t>46.</w:t>
        </w:r>
        <w:r w:rsidRPr="002E2F64">
          <w:rPr>
            <w:noProof/>
          </w:rPr>
          <w:tab/>
          <w:t xml:space="preserve">Boettiger C. 2020 Ecological management of stochastic systems with long transients. </w:t>
        </w:r>
        <w:r w:rsidRPr="002E2F64">
          <w:rPr>
            <w:i/>
            <w:noProof/>
          </w:rPr>
          <w:t>Theor Ecol</w:t>
        </w:r>
        <w:r w:rsidRPr="002E2F64">
          <w:rPr>
            <w:noProof/>
          </w:rPr>
          <w:t>. (doi:10.1007/s12080-020-00477-4).</w:t>
        </w:r>
      </w:ins>
    </w:p>
    <w:p w14:paraId="5C7DDC6E" w14:textId="77777777" w:rsidR="002E2F64" w:rsidRPr="002E2F64" w:rsidRDefault="002E2F64" w:rsidP="002E2F64">
      <w:pPr>
        <w:pStyle w:val="EndNoteBibliography"/>
        <w:rPr>
          <w:ins w:id="1296" w:author="Adrian Stier" w:date="2022-02-24T11:06:00Z"/>
          <w:noProof/>
        </w:rPr>
      </w:pPr>
      <w:ins w:id="1297" w:author="Adrian Stier" w:date="2022-02-24T11:06:00Z">
        <w:r w:rsidRPr="002E2F64">
          <w:rPr>
            <w:noProof/>
          </w:rPr>
          <w:lastRenderedPageBreak/>
          <w:t>47.</w:t>
        </w:r>
        <w:r w:rsidRPr="002E2F64">
          <w:rPr>
            <w:noProof/>
          </w:rPr>
          <w:tab/>
          <w:t xml:space="preserve">Litzow M.A., Hunsicker M.E. 2016 Early warning signals, nonlinearity, and signs of hysteresis in real ecosystems. </w:t>
        </w:r>
        <w:r w:rsidRPr="002E2F64">
          <w:rPr>
            <w:i/>
            <w:noProof/>
          </w:rPr>
          <w:t>Ecosphere</w:t>
        </w:r>
        <w:r w:rsidRPr="002E2F64">
          <w:rPr>
            <w:noProof/>
          </w:rPr>
          <w:t xml:space="preserve"> </w:t>
        </w:r>
        <w:r w:rsidRPr="002E2F64">
          <w:rPr>
            <w:b/>
            <w:noProof/>
          </w:rPr>
          <w:t>7</w:t>
        </w:r>
        <w:r w:rsidRPr="002E2F64">
          <w:rPr>
            <w:noProof/>
          </w:rPr>
          <w:t>(12), e01614.</w:t>
        </w:r>
      </w:ins>
    </w:p>
    <w:p w14:paraId="725A146E" w14:textId="77777777" w:rsidR="002E2F64" w:rsidRPr="002E2F64" w:rsidRDefault="002E2F64" w:rsidP="002E2F64">
      <w:pPr>
        <w:pStyle w:val="EndNoteBibliography"/>
        <w:rPr>
          <w:moveTo w:id="1298" w:author="Adrian Stier" w:date="2022-02-24T11:06:00Z"/>
          <w:noProof/>
        </w:rPr>
      </w:pPr>
      <w:ins w:id="1299" w:author="Adrian Stier" w:date="2022-02-24T11:06:00Z">
        <w:r w:rsidRPr="002E2F64">
          <w:rPr>
            <w:noProof/>
          </w:rPr>
          <w:t>48</w:t>
        </w:r>
      </w:ins>
      <w:moveToRangeStart w:id="1300" w:author="Adrian Stier" w:date="2022-02-24T11:06:00Z" w:name="move96593232"/>
      <w:moveTo w:id="1301" w:author="Adrian Stier" w:date="2022-02-24T11:06:00Z">
        <w:r w:rsidRPr="002E2F64">
          <w:rPr>
            <w:noProof/>
          </w:rPr>
          <w:t>.</w:t>
        </w:r>
        <w:r w:rsidRPr="002E2F64">
          <w:rPr>
            <w:noProof/>
          </w:rPr>
          <w:tab/>
          <w:t xml:space="preserve">Schrank W.E., Arnason R., Hannesson R. </w:t>
        </w:r>
        <w:moveToRangeStart w:id="1302" w:author="Adrian Stier" w:date="2022-02-24T11:06:00Z" w:name="move96593233"/>
        <w:moveToRangeEnd w:id="1300"/>
        <w:r w:rsidRPr="002E2F64">
          <w:rPr>
            <w:noProof/>
          </w:rPr>
          <w:t xml:space="preserve">2003 </w:t>
        </w:r>
        <w:r w:rsidRPr="002E2F64">
          <w:rPr>
            <w:i/>
            <w:noProof/>
          </w:rPr>
          <w:t>The cost of fisheries management</w:t>
        </w:r>
        <w:r w:rsidRPr="002E2F64">
          <w:rPr>
            <w:noProof/>
          </w:rPr>
          <w:t>, Gower Publishing, Ltd.</w:t>
        </w:r>
      </w:moveTo>
    </w:p>
    <w:moveToRangeEnd w:id="1302"/>
    <w:p w14:paraId="7F7441F8" w14:textId="77777777" w:rsidR="002E2F64" w:rsidRPr="002E2F64" w:rsidRDefault="002E2F64" w:rsidP="002E2F64">
      <w:pPr>
        <w:pStyle w:val="EndNoteBibliography"/>
        <w:rPr>
          <w:moveTo w:id="1303" w:author="Adrian Stier" w:date="2022-02-24T11:06:00Z"/>
          <w:noProof/>
        </w:rPr>
      </w:pPr>
      <w:ins w:id="1304" w:author="Adrian Stier" w:date="2022-02-24T11:06:00Z">
        <w:r w:rsidRPr="002E2F64">
          <w:rPr>
            <w:noProof/>
          </w:rPr>
          <w:t>49.</w:t>
        </w:r>
      </w:ins>
      <w:moveToRangeStart w:id="1305" w:author="Adrian Stier" w:date="2022-02-24T11:06:00Z" w:name="move96593234"/>
      <w:moveTo w:id="1306" w:author="Adrian Stier" w:date="2022-02-24T11:06:00Z">
        <w:r w:rsidRPr="002E2F64">
          <w:rPr>
            <w:noProof/>
          </w:rPr>
          <w:tab/>
          <w:t xml:space="preserve">Berkes F., Hughes T.P., Steneck R.S., Wilson J.A., Bellwood D.R., Crona B., Folke C., Gunderson L.H., Leslie H.M., Norberg J., et al. 2006 Globalization, Roving Bandits, and Marine Resources. </w:t>
        </w:r>
        <w:r w:rsidRPr="002E2F64">
          <w:rPr>
            <w:i/>
            <w:noProof/>
          </w:rPr>
          <w:t>Science</w:t>
        </w:r>
        <w:r w:rsidRPr="002E2F64">
          <w:rPr>
            <w:noProof/>
          </w:rPr>
          <w:t xml:space="preserve"> </w:t>
        </w:r>
        <w:r w:rsidRPr="002E2F64">
          <w:rPr>
            <w:b/>
            <w:noProof/>
          </w:rPr>
          <w:t>311</w:t>
        </w:r>
        <w:r w:rsidRPr="002E2F64">
          <w:rPr>
            <w:noProof/>
          </w:rPr>
          <w:t>(5767), 1557-1558. (doi:10.1126/science.1122804).</w:t>
        </w:r>
      </w:moveTo>
    </w:p>
    <w:moveToRangeEnd w:id="1305"/>
    <w:p w14:paraId="530E0926" w14:textId="77777777" w:rsidR="002E2F64" w:rsidRPr="002E2F64" w:rsidRDefault="002E2F64" w:rsidP="002E2F64">
      <w:pPr>
        <w:pStyle w:val="EndNoteBibliography"/>
        <w:rPr>
          <w:ins w:id="1307" w:author="Adrian Stier" w:date="2022-02-24T11:06:00Z"/>
          <w:noProof/>
        </w:rPr>
      </w:pPr>
      <w:ins w:id="1308" w:author="Adrian Stier" w:date="2022-02-24T11:06:00Z">
        <w:r w:rsidRPr="002E2F64">
          <w:rPr>
            <w:noProof/>
          </w:rPr>
          <w:t>50.</w:t>
        </w:r>
        <w:r w:rsidRPr="002E2F64">
          <w:rPr>
            <w:noProof/>
          </w:rPr>
          <w:tab/>
          <w:t xml:space="preserve">Fisher M.C., Moore S.K., Jardine S.L., Watson J.R., Samhouri J.F. 2021 Climate shock effects and mediation in fisheries. </w:t>
        </w:r>
        <w:r w:rsidRPr="002E2F64">
          <w:rPr>
            <w:i/>
            <w:noProof/>
          </w:rPr>
          <w:t>Proceedings of the National Academy of Sciences</w:t>
        </w:r>
        <w:r w:rsidRPr="002E2F64">
          <w:rPr>
            <w:noProof/>
          </w:rPr>
          <w:t xml:space="preserve"> </w:t>
        </w:r>
        <w:r w:rsidRPr="002E2F64">
          <w:rPr>
            <w:b/>
            <w:noProof/>
          </w:rPr>
          <w:t>118</w:t>
        </w:r>
        <w:r w:rsidRPr="002E2F64">
          <w:rPr>
            <w:noProof/>
          </w:rPr>
          <w:t>(2).</w:t>
        </w:r>
      </w:ins>
    </w:p>
    <w:p w14:paraId="5FBCB2DB" w14:textId="77777777" w:rsidR="002E2F64" w:rsidRPr="002E2F64" w:rsidRDefault="002E2F64" w:rsidP="002E2F64">
      <w:pPr>
        <w:pStyle w:val="EndNoteBibliography"/>
        <w:rPr>
          <w:ins w:id="1309" w:author="Adrian Stier" w:date="2022-02-24T11:06:00Z"/>
          <w:noProof/>
        </w:rPr>
      </w:pPr>
      <w:ins w:id="1310" w:author="Adrian Stier" w:date="2022-02-24T11:06:00Z">
        <w:r w:rsidRPr="002E2F64">
          <w:rPr>
            <w:noProof/>
          </w:rPr>
          <w:t>51.</w:t>
        </w:r>
        <w:r w:rsidRPr="002E2F64">
          <w:rPr>
            <w:noProof/>
          </w:rPr>
          <w:tab/>
          <w:t xml:space="preserve">Hölmstrom B. 1979 Moral hazard and observability. </w:t>
        </w:r>
        <w:r w:rsidRPr="002E2F64">
          <w:rPr>
            <w:i/>
            <w:noProof/>
          </w:rPr>
          <w:t>The Bell journal of economics</w:t>
        </w:r>
        <w:r w:rsidRPr="002E2F64">
          <w:rPr>
            <w:noProof/>
          </w:rPr>
          <w:t>, 74-91.</w:t>
        </w:r>
      </w:ins>
    </w:p>
    <w:p w14:paraId="0B0E7713" w14:textId="77777777" w:rsidR="002E2F64" w:rsidRPr="002E2F64" w:rsidRDefault="002E2F64" w:rsidP="002E2F64">
      <w:pPr>
        <w:pStyle w:val="EndNoteBibliography"/>
        <w:rPr>
          <w:ins w:id="1311" w:author="Adrian Stier" w:date="2022-02-24T11:06:00Z"/>
          <w:noProof/>
        </w:rPr>
      </w:pPr>
      <w:ins w:id="1312" w:author="Adrian Stier" w:date="2022-02-24T11:06:00Z">
        <w:r w:rsidRPr="002E2F64">
          <w:rPr>
            <w:noProof/>
          </w:rPr>
          <w:t>52.</w:t>
        </w:r>
        <w:r w:rsidRPr="002E2F64">
          <w:rPr>
            <w:noProof/>
          </w:rPr>
          <w:tab/>
          <w:t xml:space="preserve">Ingeman K.E., Samhouri J.F., Stier A.C. 2019 Ocean recoveries for tomorrow’s Earth: Hitting a moving target. </w:t>
        </w:r>
        <w:r w:rsidRPr="002E2F64">
          <w:rPr>
            <w:i/>
            <w:noProof/>
          </w:rPr>
          <w:t>Science</w:t>
        </w:r>
        <w:r w:rsidRPr="002E2F64">
          <w:rPr>
            <w:noProof/>
          </w:rPr>
          <w:t xml:space="preserve"> </w:t>
        </w:r>
        <w:r w:rsidRPr="002E2F64">
          <w:rPr>
            <w:b/>
            <w:noProof/>
          </w:rPr>
          <w:t>363</w:t>
        </w:r>
        <w:r w:rsidRPr="002E2F64">
          <w:rPr>
            <w:noProof/>
          </w:rPr>
          <w:t>(6425), eaav1004. (doi:10.1126/science.aav1004).</w:t>
        </w:r>
      </w:ins>
    </w:p>
    <w:p w14:paraId="7F5A5A40" w14:textId="77777777" w:rsidR="002E2F64" w:rsidRPr="002E2F64" w:rsidRDefault="002E2F64" w:rsidP="002E2F64">
      <w:pPr>
        <w:pStyle w:val="EndNoteBibliography"/>
        <w:rPr>
          <w:ins w:id="1313" w:author="Adrian Stier" w:date="2022-02-24T11:06:00Z"/>
          <w:noProof/>
        </w:rPr>
      </w:pPr>
      <w:ins w:id="1314" w:author="Adrian Stier" w:date="2022-02-24T11:06:00Z">
        <w:r w:rsidRPr="002E2F64">
          <w:rPr>
            <w:noProof/>
          </w:rPr>
          <w:t>53.</w:t>
        </w:r>
        <w:r w:rsidRPr="002E2F64">
          <w:rPr>
            <w:noProof/>
          </w:rPr>
          <w:tab/>
          <w:t xml:space="preserve">Courchamp F., Angulo E., Rivalan P., Hall R.J., Signoret L., Bull L., Meinard Y. 2006 Rarity value and species extinction: The anthropogenic Allee effect. </w:t>
        </w:r>
        <w:r w:rsidRPr="002E2F64">
          <w:rPr>
            <w:i/>
            <w:noProof/>
          </w:rPr>
          <w:t>Plos Biology</w:t>
        </w:r>
        <w:r w:rsidRPr="002E2F64">
          <w:rPr>
            <w:noProof/>
          </w:rPr>
          <w:t xml:space="preserve"> </w:t>
        </w:r>
        <w:r w:rsidRPr="002E2F64">
          <w:rPr>
            <w:b/>
            <w:noProof/>
          </w:rPr>
          <w:t>4</w:t>
        </w:r>
        <w:r w:rsidRPr="002E2F64">
          <w:rPr>
            <w:noProof/>
          </w:rPr>
          <w:t>(12), 2405-2410. (doi:ARTN e415</w:t>
        </w:r>
      </w:ins>
    </w:p>
    <w:p w14:paraId="26DD44EB" w14:textId="77777777" w:rsidR="002E2F64" w:rsidRPr="002E2F64" w:rsidRDefault="002E2F64" w:rsidP="002E2F64">
      <w:pPr>
        <w:pStyle w:val="EndNoteBibliography"/>
        <w:rPr>
          <w:ins w:id="1315" w:author="Adrian Stier" w:date="2022-02-24T11:06:00Z"/>
          <w:noProof/>
        </w:rPr>
      </w:pPr>
      <w:ins w:id="1316" w:author="Adrian Stier" w:date="2022-02-24T11:06:00Z">
        <w:r w:rsidRPr="002E2F64">
          <w:rPr>
            <w:noProof/>
          </w:rPr>
          <w:t>10.1371/journal.pbio.0040415).</w:t>
        </w:r>
      </w:ins>
    </w:p>
    <w:p w14:paraId="59AC4A5E" w14:textId="77777777" w:rsidR="00A800CF" w:rsidRPr="003805EE" w:rsidRDefault="006C170D" w:rsidP="00E65B1B">
      <w:pPr>
        <w:spacing w:line="480" w:lineRule="auto"/>
        <w:rPr>
          <w:del w:id="1317" w:author="Adrian Stier" w:date="2022-02-24T11:06:00Z"/>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41ADD968" w:rsidR="0038555B" w:rsidRDefault="00746AF5" w:rsidP="006551EE">
      <w:pPr>
        <w:rPr>
          <w:rFonts w:ascii="Helvetica" w:hAnsi="Helvetica"/>
          <w:b/>
          <w:sz w:val="22"/>
          <w:szCs w:val="22"/>
        </w:rPr>
        <w:pPrChange w:id="1318" w:author="Adrian Stier" w:date="2022-02-24T11:06:00Z">
          <w:pPr>
            <w:spacing w:line="480" w:lineRule="auto"/>
          </w:pPr>
        </w:pPrChange>
      </w:pPr>
      <w:r w:rsidRPr="003805EE">
        <w:rPr>
          <w:rFonts w:ascii="Helvetica" w:hAnsi="Helvetica"/>
          <w:b/>
          <w:sz w:val="22"/>
          <w:szCs w:val="22"/>
        </w:rPr>
        <w:t>FIGURES</w:t>
      </w:r>
    </w:p>
    <w:p w14:paraId="5DD11634" w14:textId="0FD25B42" w:rsidR="006F0DA5" w:rsidRDefault="006F0DA5" w:rsidP="006551EE">
      <w:pPr>
        <w:rPr>
          <w:rFonts w:ascii="Helvetica" w:hAnsi="Helvetica"/>
          <w:b/>
          <w:sz w:val="22"/>
          <w:szCs w:val="22"/>
        </w:rPr>
        <w:pPrChange w:id="1319" w:author="Adrian Stier" w:date="2022-02-24T11:06:00Z">
          <w:pPr>
            <w:spacing w:line="480" w:lineRule="auto"/>
          </w:pPr>
        </w:pPrChange>
      </w:pPr>
    </w:p>
    <w:p w14:paraId="457A3BC7" w14:textId="77777777" w:rsidR="00CE0882" w:rsidRPr="003805EE" w:rsidRDefault="005D1A49" w:rsidP="00E65B1B">
      <w:pPr>
        <w:spacing w:line="480" w:lineRule="auto"/>
        <w:rPr>
          <w:del w:id="1320" w:author="Adrian Stier" w:date="2022-02-24T11:06:00Z"/>
          <w:rFonts w:ascii="Helvetica" w:hAnsi="Helvetica"/>
          <w:sz w:val="22"/>
          <w:szCs w:val="22"/>
        </w:rPr>
      </w:pPr>
      <w:del w:id="1321" w:author="Adrian Stier" w:date="2022-02-24T11:06:00Z">
        <w:r w:rsidRPr="003805EE">
          <w:rPr>
            <w:rFonts w:ascii="Helvetica" w:hAnsi="Helvetica"/>
            <w:b/>
            <w:noProof/>
            <w:sz w:val="22"/>
            <w:szCs w:val="22"/>
          </w:rPr>
          <w:drawing>
            <wp:inline distT="0" distB="0" distL="0" distR="0" wp14:anchorId="7D5428B1" wp14:editId="20AA019E">
              <wp:extent cx="5828665" cy="3291840"/>
              <wp:effectExtent l="0" t="0" r="0" b="0"/>
              <wp:docPr id="5" name="Picture 5"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8665" cy="3291840"/>
                      </a:xfrm>
                      <a:prstGeom prst="rect">
                        <a:avLst/>
                      </a:prstGeom>
                      <a:noFill/>
                      <a:ln>
                        <a:noFill/>
                      </a:ln>
                    </pic:spPr>
                  </pic:pic>
                </a:graphicData>
              </a:graphic>
            </wp:inline>
          </w:drawing>
        </w:r>
      </w:del>
    </w:p>
    <w:p w14:paraId="5A827EFB" w14:textId="1C6AAA88" w:rsidR="0038555B" w:rsidRDefault="007E2406" w:rsidP="006551EE">
      <w:pPr>
        <w:rPr>
          <w:ins w:id="1322" w:author="Adrian Stier" w:date="2022-02-24T11:06:00Z"/>
          <w:rFonts w:ascii="Helvetica" w:hAnsi="Helvetica"/>
          <w:b/>
          <w:sz w:val="22"/>
          <w:szCs w:val="22"/>
        </w:rPr>
      </w:pPr>
      <w:ins w:id="1323" w:author="Adrian Stier" w:date="2022-02-24T11:06:00Z">
        <w:r>
          <w:rPr>
            <w:rFonts w:ascii="Helvetica" w:hAnsi="Helvetica"/>
            <w:b/>
            <w:noProof/>
            <w:sz w:val="22"/>
            <w:szCs w:val="22"/>
          </w:rPr>
          <w:drawing>
            <wp:inline distT="0" distB="0" distL="0" distR="0" wp14:anchorId="431CECFC" wp14:editId="2ED469D5">
              <wp:extent cx="5943600" cy="3408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stretch>
                        <a:fillRect/>
                      </a:stretch>
                    </pic:blipFill>
                    <pic:spPr>
                      <a:xfrm>
                        <a:off x="0" y="0"/>
                        <a:ext cx="5943600" cy="3408045"/>
                      </a:xfrm>
                      <a:prstGeom prst="rect">
                        <a:avLst/>
                      </a:prstGeom>
                    </pic:spPr>
                  </pic:pic>
                </a:graphicData>
              </a:graphic>
            </wp:inline>
          </w:drawing>
        </w:r>
      </w:ins>
    </w:p>
    <w:p w14:paraId="2C1956A7" w14:textId="40419E72" w:rsidR="00BE4405" w:rsidRDefault="0038555B" w:rsidP="006551EE">
      <w:pPr>
        <w:rPr>
          <w:ins w:id="1324" w:author="Adrian Stier" w:date="2022-02-24T11:06:00Z"/>
          <w:rFonts w:ascii="Helvetica" w:hAnsi="Helvetica"/>
          <w:bCs/>
          <w:sz w:val="22"/>
          <w:szCs w:val="22"/>
        </w:rPr>
      </w:pPr>
      <w:r>
        <w:rPr>
          <w:rFonts w:ascii="Helvetica" w:hAnsi="Helvetica"/>
          <w:b/>
          <w:sz w:val="22"/>
          <w:szCs w:val="22"/>
        </w:rPr>
        <w:t xml:space="preserve">Figure 1. </w:t>
      </w:r>
      <w:ins w:id="1325" w:author="Adrian Stier" w:date="2022-02-24T11:06:00Z">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w:ins>
      <m:oMath>
        <m:sSub>
          <m:sSubPr>
            <m:ctrlPr>
              <w:ins w:id="1326" w:author="Adrian Stier" w:date="2022-02-24T11:06:00Z">
                <w:rPr>
                  <w:rFonts w:ascii="Cambria Math" w:hAnsi="Cambria Math"/>
                  <w:i/>
                  <w:sz w:val="22"/>
                  <w:szCs w:val="22"/>
                </w:rPr>
              </w:ins>
            </m:ctrlPr>
          </m:sSubPr>
          <m:e>
            <m:acc>
              <m:accPr>
                <m:ctrlPr>
                  <w:ins w:id="1327" w:author="Adrian Stier" w:date="2022-02-24T11:06:00Z">
                    <w:rPr>
                      <w:rFonts w:ascii="Cambria Math" w:hAnsi="Cambria Math"/>
                      <w:i/>
                      <w:sz w:val="22"/>
                      <w:szCs w:val="22"/>
                    </w:rPr>
                  </w:ins>
                </m:ctrlPr>
              </m:accPr>
              <m:e>
                <m:r>
                  <w:ins w:id="1328" w:author="Adrian Stier" w:date="2022-02-24T11:06:00Z">
                    <w:rPr>
                      <w:rFonts w:ascii="Cambria Math" w:hAnsi="Cambria Math"/>
                      <w:sz w:val="22"/>
                      <w:szCs w:val="22"/>
                    </w:rPr>
                    <m:t>B</m:t>
                  </w:ins>
                </m:r>
              </m:e>
            </m:acc>
          </m:e>
          <m:sub>
            <m:r>
              <w:ins w:id="1329" w:author="Adrian Stier" w:date="2022-02-24T11:06:00Z">
                <w:rPr>
                  <w:rFonts w:ascii="Cambria Math" w:hAnsi="Cambria Math"/>
                  <w:sz w:val="22"/>
                  <w:szCs w:val="22"/>
                </w:rPr>
                <m:t>t</m:t>
              </w:ins>
            </m:r>
          </m:sub>
        </m:sSub>
        <m:r>
          <w:ins w:id="1330" w:author="Adrian Stier" w:date="2022-02-24T11:06:00Z">
            <w:rPr>
              <w:rFonts w:ascii="Cambria Math" w:hAnsi="Cambria Math"/>
              <w:sz w:val="22"/>
              <w:szCs w:val="22"/>
            </w:rPr>
            <m:t>&lt;0.8</m:t>
          </w:ins>
        </m:r>
        <m:sSub>
          <m:sSubPr>
            <m:ctrlPr>
              <w:ins w:id="1331" w:author="Adrian Stier" w:date="2022-02-24T11:06:00Z">
                <w:rPr>
                  <w:rFonts w:ascii="Cambria Math" w:hAnsi="Cambria Math"/>
                  <w:i/>
                  <w:sz w:val="22"/>
                  <w:szCs w:val="22"/>
                </w:rPr>
              </w:ins>
            </m:ctrlPr>
          </m:sSubPr>
          <m:e>
            <m:r>
              <w:ins w:id="1332" w:author="Adrian Stier" w:date="2022-02-24T11:06:00Z">
                <w:rPr>
                  <w:rFonts w:ascii="Cambria Math" w:hAnsi="Cambria Math"/>
                  <w:sz w:val="22"/>
                  <w:szCs w:val="22"/>
                </w:rPr>
                <m:t>B</m:t>
              </w:ins>
            </m:r>
          </m:e>
          <m:sub>
            <m:r>
              <w:ins w:id="1333" w:author="Adrian Stier" w:date="2022-02-24T11:06:00Z">
                <w:rPr>
                  <w:rFonts w:ascii="Cambria Math" w:hAnsi="Cambria Math"/>
                  <w:sz w:val="22"/>
                  <w:szCs w:val="22"/>
                </w:rPr>
                <m:t>MSY</m:t>
              </w:ins>
            </m:r>
          </m:sub>
        </m:sSub>
      </m:oMath>
      <w:ins w:id="1334" w:author="Adrian Stier" w:date="2022-02-24T11:06:00Z">
        <w:r w:rsidR="0050587B">
          <w:rPr>
            <w:rFonts w:ascii="Helvetica" w:hAnsi="Helvetica"/>
            <w:sz w:val="22"/>
            <w:szCs w:val="22"/>
          </w:rPr>
          <w:t>.</w:t>
        </w:r>
        <w:r w:rsidR="00F5286B">
          <w:rPr>
            <w:rFonts w:ascii="Helvetica" w:hAnsi="Helvetica"/>
            <w:b/>
            <w:sz w:val="22"/>
            <w:szCs w:val="22"/>
          </w:rPr>
          <w:t xml:space="preserve"> </w:t>
        </w:r>
        <w:r w:rsidR="004713BE">
          <w:rPr>
            <w:rFonts w:ascii="Helvetica" w:hAnsi="Helvetica"/>
            <w:bCs/>
            <w:sz w:val="22"/>
            <w:szCs w:val="22"/>
          </w:rPr>
          <w:t xml:space="preserve">Increased </w:t>
        </w:r>
        <w:r w:rsidR="00F5286B">
          <w:rPr>
            <w:rFonts w:ascii="Helvetica" w:hAnsi="Helvetica"/>
            <w:bCs/>
            <w:sz w:val="22"/>
            <w:szCs w:val="22"/>
          </w:rPr>
          <w:t>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ins>
    </w:p>
    <w:p w14:paraId="0F76526C" w14:textId="77777777" w:rsidR="00BE4405" w:rsidRDefault="00BE4405" w:rsidP="006551EE">
      <w:pPr>
        <w:rPr>
          <w:ins w:id="1335" w:author="Adrian Stier" w:date="2022-02-24T11:06:00Z"/>
          <w:rFonts w:ascii="Helvetica" w:hAnsi="Helvetica"/>
          <w:bCs/>
          <w:sz w:val="22"/>
          <w:szCs w:val="22"/>
        </w:rPr>
      </w:pPr>
      <w:ins w:id="1336" w:author="Adrian Stier" w:date="2022-02-24T11:06:00Z">
        <w:r>
          <w:rPr>
            <w:rFonts w:ascii="Helvetica" w:hAnsi="Helvetica"/>
            <w:bCs/>
            <w:sz w:val="22"/>
            <w:szCs w:val="22"/>
          </w:rPr>
          <w:br w:type="page"/>
        </w:r>
      </w:ins>
    </w:p>
    <w:p w14:paraId="53E12070" w14:textId="591B6FB2" w:rsidR="006B0063" w:rsidRPr="003805EE" w:rsidRDefault="006B0063" w:rsidP="006551EE">
      <w:pPr>
        <w:rPr>
          <w:ins w:id="1337" w:author="Adrian Stier" w:date="2022-02-24T11:06:00Z"/>
          <w:rFonts w:ascii="Helvetica" w:hAnsi="Helvetica"/>
          <w:b/>
          <w:sz w:val="22"/>
          <w:szCs w:val="22"/>
        </w:rPr>
      </w:pPr>
    </w:p>
    <w:p w14:paraId="775BED48" w14:textId="30684BAA" w:rsidR="00CE0882" w:rsidRPr="003805EE" w:rsidRDefault="00E45702" w:rsidP="006551EE">
      <w:pPr>
        <w:rPr>
          <w:ins w:id="1338" w:author="Adrian Stier" w:date="2022-02-24T11:06:00Z"/>
          <w:rFonts w:ascii="Helvetica" w:hAnsi="Helvetica"/>
          <w:sz w:val="22"/>
          <w:szCs w:val="22"/>
        </w:rPr>
      </w:pPr>
      <w:ins w:id="1339" w:author="Adrian Stier" w:date="2022-02-24T11:06:00Z">
        <w:r>
          <w:rPr>
            <w:rFonts w:ascii="Helvetica" w:hAnsi="Helvetica"/>
            <w:noProof/>
            <w:sz w:val="22"/>
            <w:szCs w:val="22"/>
          </w:rPr>
          <w:drawing>
            <wp:inline distT="0" distB="0" distL="0" distR="0" wp14:anchorId="271FC979" wp14:editId="17959875">
              <wp:extent cx="4602959" cy="59429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stretch>
                        <a:fillRect/>
                      </a:stretch>
                    </pic:blipFill>
                    <pic:spPr>
                      <a:xfrm>
                        <a:off x="0" y="0"/>
                        <a:ext cx="4611253" cy="5953639"/>
                      </a:xfrm>
                      <a:prstGeom prst="rect">
                        <a:avLst/>
                      </a:prstGeom>
                    </pic:spPr>
                  </pic:pic>
                </a:graphicData>
              </a:graphic>
            </wp:inline>
          </w:drawing>
        </w:r>
      </w:ins>
    </w:p>
    <w:p w14:paraId="1CAAD08E" w14:textId="6EDBA9BF" w:rsidR="00393873" w:rsidRPr="003805EE" w:rsidRDefault="00C80858" w:rsidP="006551EE">
      <w:pPr>
        <w:rPr>
          <w:rFonts w:ascii="Helvetica" w:hAnsi="Helvetica"/>
          <w:sz w:val="22"/>
          <w:szCs w:val="22"/>
        </w:rPr>
      </w:pPr>
      <w:ins w:id="1340" w:author="Adrian Stier" w:date="2022-02-24T11:06:00Z">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ins>
      <w:r w:rsidRPr="003805EE">
        <w:rPr>
          <w:rFonts w:ascii="Helvetica" w:hAnsi="Helvetica"/>
          <w:sz w:val="22"/>
          <w:szCs w:val="22"/>
        </w:rPr>
        <w:t>Summary of probability of crossing a</w:t>
      </w:r>
      <w:r w:rsidR="00FB609B">
        <w:rPr>
          <w:rFonts w:ascii="Helvetica" w:hAnsi="Helvetica"/>
          <w:sz w:val="22"/>
          <w:szCs w:val="22"/>
        </w:rPr>
        <w:t xml:space="preserve"> </w:t>
      </w:r>
      <w:ins w:id="1341" w:author="Adrian Stier" w:date="2022-02-24T11:06:00Z">
        <w:r w:rsidR="00FB609B">
          <w:rPr>
            <w:rFonts w:ascii="Helvetica" w:hAnsi="Helvetica"/>
            <w:sz w:val="22"/>
            <w:szCs w:val="22"/>
          </w:rPr>
          <w:t>critical</w:t>
        </w:r>
        <w:r w:rsidRPr="003805EE">
          <w:rPr>
            <w:rFonts w:ascii="Helvetica" w:hAnsi="Helvetica"/>
            <w:sz w:val="22"/>
            <w:szCs w:val="22"/>
          </w:rPr>
          <w:t xml:space="preserve"> </w:t>
        </w:r>
      </w:ins>
      <w:r w:rsidRPr="003805EE">
        <w:rPr>
          <w:rFonts w:ascii="Helvetica" w:hAnsi="Helvetica"/>
          <w:sz w:val="22"/>
          <w:szCs w:val="22"/>
        </w:rPr>
        <w:t xml:space="preserve">biological </w:t>
      </w:r>
      <w:ins w:id="1342" w:author="Adrian Stier" w:date="2022-02-24T11:06:00Z">
        <w:r w:rsidR="00FB609B">
          <w:rPr>
            <w:rFonts w:ascii="Helvetica" w:hAnsi="Helvetica"/>
            <w:sz w:val="22"/>
            <w:szCs w:val="22"/>
          </w:rPr>
          <w:t>threshold</w:t>
        </w:r>
        <w:r w:rsidR="00780290">
          <w:rPr>
            <w:rFonts w:ascii="Helvetica" w:hAnsi="Helvetica"/>
            <w:sz w:val="22"/>
            <w:szCs w:val="22"/>
          </w:rPr>
          <w:t xml:space="preserve"> (</w:t>
        </w:r>
      </w:ins>
      <w:r w:rsidR="00780290">
        <w:rPr>
          <w:rFonts w:ascii="Helvetica" w:hAnsi="Helvetica"/>
          <w:sz w:val="22"/>
          <w:szCs w:val="22"/>
        </w:rPr>
        <w:t>tipping</w:t>
      </w:r>
      <w:del w:id="1343" w:author="Adrian Stier" w:date="2022-02-24T11:06:00Z">
        <w:r w:rsidRPr="003805EE">
          <w:rPr>
            <w:rFonts w:ascii="Helvetica" w:hAnsi="Helvetica"/>
            <w:sz w:val="22"/>
            <w:szCs w:val="22"/>
          </w:rPr>
          <w:delText xml:space="preserve"> point</w:delText>
        </w:r>
      </w:del>
      <w:ins w:id="1344" w:author="Adrian Stier" w:date="2022-02-24T11:06:00Z">
        <w:r w:rsidR="00780290">
          <w:rPr>
            <w:rFonts w:ascii="Helvetica" w:hAnsi="Helvetica"/>
            <w:sz w:val="22"/>
            <w:szCs w:val="22"/>
          </w:rPr>
          <w:t>)</w:t>
        </w:r>
      </w:ins>
      <w:r w:rsidRPr="003805EE">
        <w:rPr>
          <w:rFonts w:ascii="Helvetica" w:hAnsi="Helvetica"/>
          <w:sz w:val="22"/>
          <w:szCs w:val="22"/>
        </w:rPr>
        <w:t xml:space="preserve"> (a) and the median net present value (NPV) (b) for 10,000 iterations of </w:t>
      </w:r>
      <w:del w:id="1345" w:author="Adrian Stier" w:date="2022-02-24T11:06:00Z">
        <w:r w:rsidRPr="003805EE">
          <w:rPr>
            <w:rFonts w:ascii="Helvetica" w:hAnsi="Helvetica"/>
            <w:sz w:val="22"/>
            <w:szCs w:val="22"/>
          </w:rPr>
          <w:delText>twenty</w:delText>
        </w:r>
      </w:del>
      <w:ins w:id="1346" w:author="Adrian Stier" w:date="2022-02-24T11:06:00Z">
        <w:r w:rsidR="00094C25">
          <w:rPr>
            <w:rFonts w:ascii="Helvetica" w:hAnsi="Helvetica"/>
            <w:sz w:val="22"/>
            <w:szCs w:val="22"/>
          </w:rPr>
          <w:t>50</w:t>
        </w:r>
      </w:ins>
      <w:r w:rsidRPr="003805EE">
        <w:rPr>
          <w:rFonts w:ascii="Helvetica" w:hAnsi="Helvetica"/>
          <w:sz w:val="22"/>
          <w:szCs w:val="22"/>
        </w:rPr>
        <w:t>-year simulations across a range of monitoring investment. The probability of tipping</w:t>
      </w:r>
      <w:ins w:id="1347" w:author="Adrian Stier" w:date="2022-02-24T11:06:00Z">
        <w:r w:rsidRPr="003805EE">
          <w:rPr>
            <w:rFonts w:ascii="Helvetica" w:hAnsi="Helvetica"/>
            <w:sz w:val="22"/>
            <w:szCs w:val="22"/>
          </w:rPr>
          <w:t xml:space="preserve"> </w:t>
        </w:r>
        <w:r w:rsidR="00094C25">
          <w:rPr>
            <w:rFonts w:ascii="Helvetica" w:hAnsi="Helvetica"/>
            <w:sz w:val="22"/>
            <w:szCs w:val="22"/>
          </w:rPr>
          <w:t>across the critical threshold</w:t>
        </w:r>
      </w:ins>
      <w:r w:rsidR="00094C25">
        <w:rPr>
          <w:rFonts w:ascii="Helvetica" w:hAnsi="Helvetica"/>
          <w:sz w:val="22"/>
          <w:szCs w:val="22"/>
        </w:rPr>
        <w:t xml:space="preserve"> </w:t>
      </w:r>
      <w:r w:rsidRPr="003805EE">
        <w:rPr>
          <w:rFonts w:ascii="Helvetica" w:hAnsi="Helvetica"/>
          <w:sz w:val="22"/>
          <w:szCs w:val="22"/>
        </w:rPr>
        <w:t xml:space="preserve">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w:t>
      </w:r>
      <w:del w:id="1348" w:author="Adrian Stier" w:date="2022-02-24T11:06:00Z">
        <w:r w:rsidRPr="003805EE">
          <w:rPr>
            <w:rFonts w:ascii="Helvetica" w:hAnsi="Helvetica"/>
            <w:sz w:val="22"/>
            <w:szCs w:val="22"/>
          </w:rPr>
          <w:delText>Harvest</w:delText>
        </w:r>
      </w:del>
      <w:ins w:id="1349" w:author="Adrian Stier" w:date="2022-02-24T11:06:00Z">
        <w:r w:rsidR="00EB6D3C">
          <w:rPr>
            <w:rFonts w:ascii="Helvetica" w:hAnsi="Helvetica"/>
            <w:sz w:val="22"/>
            <w:szCs w:val="22"/>
          </w:rPr>
          <w:t>h</w:t>
        </w:r>
        <w:r w:rsidR="00EB6D3C" w:rsidRPr="003805EE">
          <w:rPr>
            <w:rFonts w:ascii="Helvetica" w:hAnsi="Helvetica"/>
            <w:sz w:val="22"/>
            <w:szCs w:val="22"/>
          </w:rPr>
          <w:t>arvest</w:t>
        </w:r>
      </w:ins>
      <w:r w:rsidR="00EB6D3C" w:rsidRPr="003805EE">
        <w:rPr>
          <w:rFonts w:ascii="Helvetica" w:hAnsi="Helvetica"/>
          <w:sz w:val="22"/>
          <w:szCs w:val="22"/>
        </w:rPr>
        <w:t xml:space="preserve"> </w:t>
      </w:r>
      <w:r w:rsidRPr="003805EE">
        <w:rPr>
          <w:rFonts w:ascii="Helvetica" w:hAnsi="Helvetica"/>
          <w:sz w:val="22"/>
          <w:szCs w:val="22"/>
        </w:rPr>
        <w:t xml:space="preserve">at </w:t>
      </w:r>
      <w:del w:id="1350" w:author="Adrian Stier" w:date="2022-02-24T11:06:00Z">
        <w:r w:rsidRPr="003805EE">
          <w:rPr>
            <w:rFonts w:ascii="Helvetica" w:hAnsi="Helvetica"/>
            <w:sz w:val="22"/>
            <w:szCs w:val="22"/>
          </w:rPr>
          <w:delText>Maximum Sustainable Yield</w:delText>
        </w:r>
      </w:del>
      <w:ins w:id="1351" w:author="Adrian Stier" w:date="2022-02-24T11:06:00Z">
        <w:r w:rsidR="00EB6D3C">
          <w:rPr>
            <w:rFonts w:ascii="Helvetica" w:hAnsi="Helvetica"/>
            <w:sz w:val="22"/>
            <w:szCs w:val="22"/>
          </w:rPr>
          <w:t>m</w:t>
        </w:r>
        <w:r w:rsidRPr="003805EE">
          <w:rPr>
            <w:rFonts w:ascii="Helvetica" w:hAnsi="Helvetica"/>
            <w:sz w:val="22"/>
            <w:szCs w:val="22"/>
          </w:rPr>
          <w:t xml:space="preserve">aximum </w:t>
        </w:r>
        <w:r w:rsidR="00EB6D3C">
          <w:rPr>
            <w:rFonts w:ascii="Helvetica" w:hAnsi="Helvetica"/>
            <w:sz w:val="22"/>
            <w:szCs w:val="22"/>
          </w:rPr>
          <w:t>s</w:t>
        </w:r>
        <w:r w:rsidR="00EB6D3C" w:rsidRPr="003805EE">
          <w:rPr>
            <w:rFonts w:ascii="Helvetica" w:hAnsi="Helvetica"/>
            <w:sz w:val="22"/>
            <w:szCs w:val="22"/>
          </w:rPr>
          <w:t xml:space="preserve">ustainable </w:t>
        </w:r>
        <w:r w:rsidR="00EB6D3C">
          <w:rPr>
            <w:rFonts w:ascii="Helvetica" w:hAnsi="Helvetica"/>
            <w:sz w:val="22"/>
            <w:szCs w:val="22"/>
          </w:rPr>
          <w:t>y</w:t>
        </w:r>
        <w:r w:rsidR="00EB6D3C" w:rsidRPr="003805EE">
          <w:rPr>
            <w:rFonts w:ascii="Helvetica" w:hAnsi="Helvetica"/>
            <w:sz w:val="22"/>
            <w:szCs w:val="22"/>
          </w:rPr>
          <w:t>ield</w:t>
        </w:r>
      </w:ins>
      <w:r w:rsidR="00EB6D3C" w:rsidRPr="003805EE">
        <w:rPr>
          <w:rFonts w:ascii="Helvetica" w:hAnsi="Helvetica"/>
          <w:sz w:val="22"/>
          <w:szCs w:val="22"/>
        </w:rPr>
        <w:t xml:space="preserve"> </w:t>
      </w:r>
      <w:r w:rsidRPr="003805EE">
        <w:rPr>
          <w:rFonts w:ascii="Helvetica" w:hAnsi="Helvetica"/>
          <w:sz w:val="22"/>
          <w:szCs w:val="22"/>
        </w:rPr>
        <w:t>and is highest for high precision estimates. In panel b, Precision (CV of the population) is plotted as high precision in light green and low precision in blue.</w:t>
      </w:r>
    </w:p>
    <w:p w14:paraId="600F928E" w14:textId="77777777" w:rsidR="003E12CA" w:rsidRPr="003805EE" w:rsidRDefault="003E12CA" w:rsidP="006551EE">
      <w:pPr>
        <w:ind w:firstLine="720"/>
        <w:rPr>
          <w:rFonts w:ascii="Helvetica" w:hAnsi="Helvetica"/>
          <w:sz w:val="22"/>
          <w:szCs w:val="22"/>
        </w:rPr>
        <w:pPrChange w:id="1352" w:author="Adrian Stier" w:date="2022-02-24T11:06:00Z">
          <w:pPr>
            <w:spacing w:line="480" w:lineRule="auto"/>
            <w:ind w:firstLine="720"/>
          </w:pPr>
        </w:pPrChange>
      </w:pPr>
    </w:p>
    <w:p w14:paraId="15B3AF32" w14:textId="0C9B2A3C" w:rsidR="003D48B0" w:rsidRPr="003805EE" w:rsidRDefault="003D48B0" w:rsidP="006551EE">
      <w:pPr>
        <w:rPr>
          <w:rFonts w:ascii="Helvetica" w:hAnsi="Helvetica"/>
          <w:sz w:val="22"/>
          <w:szCs w:val="22"/>
        </w:rPr>
        <w:pPrChange w:id="1353" w:author="Adrian Stier" w:date="2022-02-24T11:06:00Z">
          <w:pPr>
            <w:spacing w:line="480" w:lineRule="auto"/>
          </w:pPr>
        </w:pPrChange>
      </w:pPr>
    </w:p>
    <w:p w14:paraId="026FE2DA" w14:textId="37AFF7B2" w:rsidR="006F0DA5" w:rsidRDefault="006F0DA5" w:rsidP="006551EE">
      <w:pPr>
        <w:rPr>
          <w:rFonts w:ascii="Helvetica" w:hAnsi="Helvetica"/>
          <w:b/>
          <w:sz w:val="22"/>
          <w:rPrChange w:id="1354" w:author="Adrian Stier" w:date="2022-02-24T11:06:00Z">
            <w:rPr>
              <w:rFonts w:ascii="Helvetica" w:hAnsi="Helvetica"/>
              <w:sz w:val="22"/>
            </w:rPr>
          </w:rPrChange>
        </w:rPr>
        <w:pPrChange w:id="1355" w:author="Adrian Stier" w:date="2022-02-24T11:06:00Z">
          <w:pPr>
            <w:spacing w:line="480" w:lineRule="auto"/>
          </w:pPr>
        </w:pPrChange>
      </w:pPr>
    </w:p>
    <w:p w14:paraId="7C0C01E3" w14:textId="77777777" w:rsidR="003D48B0" w:rsidRPr="003805EE" w:rsidRDefault="003D48B0" w:rsidP="00E65B1B">
      <w:pPr>
        <w:spacing w:line="480" w:lineRule="auto"/>
        <w:rPr>
          <w:del w:id="1356" w:author="Adrian Stier" w:date="2022-02-24T11:06:00Z"/>
          <w:rFonts w:ascii="Helvetica" w:hAnsi="Helvetica"/>
          <w:sz w:val="22"/>
          <w:szCs w:val="22"/>
        </w:rPr>
      </w:pPr>
    </w:p>
    <w:p w14:paraId="73B16B41" w14:textId="77777777" w:rsidR="003D48B0" w:rsidRPr="003805EE" w:rsidRDefault="0002156A" w:rsidP="00E65B1B">
      <w:pPr>
        <w:spacing w:line="480" w:lineRule="auto"/>
        <w:rPr>
          <w:del w:id="1357" w:author="Adrian Stier" w:date="2022-02-24T11:06:00Z"/>
          <w:rFonts w:ascii="Helvetica" w:hAnsi="Helvetica"/>
          <w:sz w:val="22"/>
          <w:szCs w:val="22"/>
        </w:rPr>
      </w:pPr>
      <w:del w:id="1358" w:author="Adrian Stier" w:date="2022-02-24T11:06:00Z">
        <w:r w:rsidRPr="003805EE">
          <w:rPr>
            <w:rFonts w:ascii="Helvetica" w:hAnsi="Helvetica"/>
            <w:noProof/>
            <w:sz w:val="22"/>
            <w:szCs w:val="22"/>
          </w:rPr>
          <w:drawing>
            <wp:inline distT="0" distB="0" distL="0" distR="0" wp14:anchorId="7A024D15" wp14:editId="45541FBB">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del>
    </w:p>
    <w:p w14:paraId="74B28A53" w14:textId="5DE85C29" w:rsidR="00C80858" w:rsidRDefault="00894043" w:rsidP="006551EE">
      <w:pPr>
        <w:rPr>
          <w:ins w:id="1359" w:author="Adrian Stier" w:date="2022-02-24T11:06:00Z"/>
          <w:rFonts w:ascii="Helvetica" w:hAnsi="Helvetica"/>
          <w:sz w:val="22"/>
          <w:szCs w:val="22"/>
        </w:rPr>
      </w:pPr>
      <w:del w:id="1360" w:author="Adrian Stier" w:date="2022-02-24T11:06:00Z">
        <w:r w:rsidRPr="003805EE">
          <w:rPr>
            <w:rFonts w:ascii="Helvetica" w:hAnsi="Helvetica"/>
            <w:b/>
            <w:sz w:val="22"/>
            <w:szCs w:val="22"/>
          </w:rPr>
          <w:delText xml:space="preserve"> </w:delText>
        </w:r>
      </w:del>
      <w:r w:rsidR="00C80858" w:rsidRPr="003805EE">
        <w:rPr>
          <w:rFonts w:ascii="Helvetica" w:hAnsi="Helvetica"/>
          <w:b/>
          <w:sz w:val="22"/>
          <w:szCs w:val="22"/>
        </w:rPr>
        <w:t xml:space="preserve">Figure </w:t>
      </w:r>
      <w:del w:id="1361" w:author="Adrian Stier" w:date="2022-02-24T11:06:00Z">
        <w:r w:rsidR="00C80858" w:rsidRPr="003805EE">
          <w:rPr>
            <w:rFonts w:ascii="Helvetica" w:hAnsi="Helvetica"/>
            <w:b/>
            <w:sz w:val="22"/>
            <w:szCs w:val="22"/>
          </w:rPr>
          <w:delText>2</w:delText>
        </w:r>
      </w:del>
      <w:ins w:id="1362" w:author="Adrian Stier" w:date="2022-02-24T11:06:00Z">
        <w:r w:rsidR="00FF1C4E">
          <w:rPr>
            <w:rFonts w:ascii="Helvetica" w:hAnsi="Helvetica"/>
            <w:b/>
            <w:sz w:val="22"/>
            <w:szCs w:val="22"/>
          </w:rPr>
          <w:t>3</w:t>
        </w:r>
      </w:ins>
      <w:r w:rsidR="00FF1C4E">
        <w:rPr>
          <w:rFonts w:ascii="Helvetica" w:hAnsi="Helvetica"/>
          <w:b/>
          <w:sz w:val="22"/>
          <w:szCs w:val="22"/>
        </w:rPr>
        <w:t>.</w:t>
      </w:r>
      <w:r w:rsidR="00C80858" w:rsidRPr="003805EE">
        <w:rPr>
          <w:rFonts w:ascii="Helvetica" w:hAnsi="Helvetica"/>
          <w:sz w:val="22"/>
          <w:szCs w:val="22"/>
        </w:rPr>
        <w:t xml:space="preserve"> Summary of </w:t>
      </w:r>
      <w:del w:id="1363" w:author="Adrian Stier" w:date="2022-02-24T11:06:00Z">
        <w:r w:rsidR="00C80858" w:rsidRPr="003805EE">
          <w:rPr>
            <w:rFonts w:ascii="Helvetica" w:hAnsi="Helvetica"/>
            <w:sz w:val="22"/>
            <w:szCs w:val="22"/>
          </w:rPr>
          <w:delText>median return on investment</w:delText>
        </w:r>
      </w:del>
      <w:ins w:id="1364" w:author="Adrian Stier" w:date="2022-02-24T11:06:00Z">
        <w:r w:rsidR="000A71A6">
          <w:rPr>
            <w:rFonts w:ascii="Helvetica" w:hAnsi="Helvetica"/>
            <w:sz w:val="22"/>
            <w:szCs w:val="22"/>
          </w:rPr>
          <w:t>net present v</w:t>
        </w:r>
        <w:r w:rsidR="00E45702">
          <w:rPr>
            <w:rFonts w:ascii="Helvetica" w:hAnsi="Helvetica"/>
            <w:noProof/>
            <w:sz w:val="22"/>
            <w:szCs w:val="22"/>
          </w:rPr>
          <w:drawing>
            <wp:inline distT="0" distB="0" distL="0" distR="0" wp14:anchorId="3D14BE92" wp14:editId="252852B9">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stretch>
                        <a:fillRect/>
                      </a:stretch>
                    </pic:blipFill>
                    <pic:spPr>
                      <a:xfrm>
                        <a:off x="0" y="0"/>
                        <a:ext cx="5486400" cy="3657600"/>
                      </a:xfrm>
                      <a:prstGeom prst="rect">
                        <a:avLst/>
                      </a:prstGeom>
                    </pic:spPr>
                  </pic:pic>
                </a:graphicData>
              </a:graphic>
            </wp:inline>
          </w:drawing>
        </w:r>
        <w:proofErr w:type="spellStart"/>
        <w:r w:rsidR="000A71A6">
          <w:rPr>
            <w:rFonts w:ascii="Helvetica" w:hAnsi="Helvetica"/>
            <w:sz w:val="22"/>
            <w:szCs w:val="22"/>
          </w:rPr>
          <w:t>alue</w:t>
        </w:r>
      </w:ins>
      <w:proofErr w:type="spellEnd"/>
      <w:r w:rsidR="000A71A6">
        <w:rPr>
          <w:rFonts w:ascii="Helvetica" w:hAnsi="Helvetica"/>
          <w:sz w:val="22"/>
          <w:szCs w:val="22"/>
        </w:rPr>
        <w:t xml:space="preserve"> </w:t>
      </w:r>
      <w:r w:rsidR="00C80858" w:rsidRPr="003805EE">
        <w:rPr>
          <w:rFonts w:ascii="Helvetica" w:hAnsi="Helvetica"/>
          <w:sz w:val="22"/>
          <w:szCs w:val="22"/>
        </w:rPr>
        <w:t xml:space="preserve">for 10,000 </w:t>
      </w:r>
      <w:del w:id="1365" w:author="Adrian Stier" w:date="2022-02-24T11:06:00Z">
        <w:r w:rsidR="00C80858" w:rsidRPr="003805EE">
          <w:rPr>
            <w:rFonts w:ascii="Helvetica" w:hAnsi="Helvetica"/>
            <w:sz w:val="22"/>
            <w:szCs w:val="22"/>
          </w:rPr>
          <w:delText>twenty</w:delText>
        </w:r>
      </w:del>
      <w:ins w:id="1366" w:author="Adrian Stier" w:date="2022-02-24T11:06:00Z">
        <w:r w:rsidR="00C03B6C">
          <w:rPr>
            <w:rFonts w:ascii="Helvetica" w:hAnsi="Helvetica"/>
            <w:sz w:val="22"/>
            <w:szCs w:val="22"/>
          </w:rPr>
          <w:t>50</w:t>
        </w:r>
      </w:ins>
      <w:r w:rsidR="00C80858" w:rsidRPr="003805EE">
        <w:rPr>
          <w:rFonts w:ascii="Helvetica" w:hAnsi="Helvetica"/>
          <w:sz w:val="22"/>
          <w:szCs w:val="22"/>
        </w:rPr>
        <w:t xml:space="preserve">-year simulations </w:t>
      </w:r>
      <w:del w:id="1367" w:author="Adrian Stier" w:date="2022-02-24T11:06:00Z">
        <w:r w:rsidR="00C80858" w:rsidRPr="003805EE">
          <w:rPr>
            <w:rFonts w:ascii="Helvetica" w:hAnsi="Helvetica"/>
            <w:sz w:val="22"/>
            <w:szCs w:val="22"/>
          </w:rPr>
          <w:delText xml:space="preserve">across a range of </w:delText>
        </w:r>
      </w:del>
      <w:ins w:id="1368" w:author="Adrian Stier" w:date="2022-02-24T11:06:00Z">
        <w:r w:rsidR="000A71A6">
          <w:rPr>
            <w:rFonts w:ascii="Helvetica" w:hAnsi="Helvetica"/>
            <w:sz w:val="22"/>
            <w:szCs w:val="22"/>
          </w:rPr>
          <w:t xml:space="preserve">for low (CV = 0.5, triangles) and high (CV = 0.1, circles) </w:t>
        </w:r>
      </w:ins>
      <w:r w:rsidR="000A71A6">
        <w:rPr>
          <w:rFonts w:ascii="Helvetica" w:hAnsi="Helvetica"/>
          <w:sz w:val="22"/>
          <w:szCs w:val="22"/>
        </w:rPr>
        <w:t xml:space="preserve">monitoring investment </w:t>
      </w:r>
      <w:del w:id="1369" w:author="Adrian Stier" w:date="2022-02-24T11:06:00Z">
        <w:r w:rsidR="00C80858" w:rsidRPr="003805EE">
          <w:rPr>
            <w:rFonts w:ascii="Helvetica" w:hAnsi="Helvetica"/>
            <w:sz w:val="22"/>
            <w:szCs w:val="22"/>
          </w:rPr>
          <w:delText>(CV</w:delText>
        </w:r>
      </w:del>
      <w:ins w:id="1370" w:author="Adrian Stier" w:date="2022-02-24T11:06:00Z">
        <w:r w:rsidR="000A71A6">
          <w:rPr>
            <w:rFonts w:ascii="Helvetica" w:hAnsi="Helvetica"/>
            <w:sz w:val="22"/>
            <w:szCs w:val="22"/>
          </w:rPr>
          <w:t>and across a range</w:t>
        </w:r>
      </w:ins>
      <w:r w:rsidR="000A71A6">
        <w:rPr>
          <w:rFonts w:ascii="Helvetica" w:hAnsi="Helvetica"/>
          <w:sz w:val="22"/>
          <w:szCs w:val="22"/>
        </w:rPr>
        <w:t xml:space="preserve"> of </w:t>
      </w:r>
      <w:del w:id="1371" w:author="Adrian Stier" w:date="2022-02-24T11:06:00Z">
        <w:r w:rsidR="00C80858" w:rsidRPr="003805EE">
          <w:rPr>
            <w:rFonts w:ascii="Helvetica" w:hAnsi="Helvetica"/>
            <w:sz w:val="22"/>
            <w:szCs w:val="22"/>
          </w:rPr>
          <w:delText xml:space="preserve">true biomass), </w:delText>
        </w:r>
      </w:del>
      <w:r w:rsidR="00C80858" w:rsidRPr="003805EE">
        <w:rPr>
          <w:rFonts w:ascii="Helvetica" w:hAnsi="Helvetica"/>
          <w:sz w:val="22"/>
          <w:szCs w:val="22"/>
        </w:rPr>
        <w:t>maximum harvest mortality rate (</w:t>
      </w:r>
      <w:del w:id="1372" w:author="Adrian Stier" w:date="2022-02-24T11:06:00Z">
        <w:r w:rsidR="00C80858" w:rsidRPr="003805EE">
          <w:rPr>
            <w:rFonts w:ascii="Helvetica" w:hAnsi="Helvetica"/>
            <w:sz w:val="22"/>
            <w:szCs w:val="22"/>
          </w:rPr>
          <w:delText>percentage</w:delText>
        </w:r>
      </w:del>
      <w:ins w:id="1373" w:author="Adrian Stier" w:date="2022-02-24T11:06:00Z">
        <w:r w:rsidR="00A95E30">
          <w:rPr>
            <w:rFonts w:ascii="Helvetica" w:hAnsi="Helvetica"/>
            <w:sz w:val="22"/>
            <w:szCs w:val="22"/>
          </w:rPr>
          <w:t>proportion</w:t>
        </w:r>
      </w:ins>
      <w:r w:rsidR="00A95E30" w:rsidRPr="003805EE">
        <w:rPr>
          <w:rFonts w:ascii="Helvetica" w:hAnsi="Helvetica"/>
          <w:sz w:val="22"/>
          <w:szCs w:val="22"/>
        </w:rPr>
        <w:t xml:space="preserve"> </w:t>
      </w:r>
      <w:r w:rsidR="00C80858" w:rsidRPr="003805E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del w:id="1374" w:author="Adrian Stier" w:date="2022-02-24T11:06:00Z">
        <w:r w:rsidR="00C80858" w:rsidRPr="003805EE">
          <w:rPr>
            <w:rFonts w:ascii="Helvetica" w:hAnsi="Helvetica"/>
            <w:sz w:val="22"/>
            <w:szCs w:val="22"/>
          </w:rPr>
          <w:delText>) and across</w:delText>
        </w:r>
      </w:del>
      <w:ins w:id="1375" w:author="Adrian Stier" w:date="2022-02-24T11:06:00Z">
        <w:r w:rsidR="00C80858" w:rsidRPr="003805EE">
          <w:rPr>
            <w:rFonts w:ascii="Helvetica" w:hAnsi="Helvetica"/>
            <w:sz w:val="22"/>
            <w:szCs w:val="22"/>
          </w:rPr>
          <w:t xml:space="preserve">. </w:t>
        </w:r>
        <w:r w:rsidR="000A71A6">
          <w:rPr>
            <w:rFonts w:ascii="Helvetica" w:hAnsi="Helvetica"/>
            <w:sz w:val="22"/>
            <w:szCs w:val="22"/>
          </w:rPr>
          <w:t xml:space="preserve">Populations with higher maximum </w:t>
        </w:r>
        <w:r w:rsidR="00AC16F6">
          <w:rPr>
            <w:rFonts w:ascii="Helvetica" w:hAnsi="Helvetica"/>
            <w:sz w:val="22"/>
            <w:szCs w:val="22"/>
          </w:rPr>
          <w:t>harves</w:t>
        </w:r>
        <w:r w:rsidR="00012027">
          <w:rPr>
            <w:rFonts w:ascii="Helvetica" w:hAnsi="Helvetica"/>
            <w:sz w:val="22"/>
            <w:szCs w:val="22"/>
          </w:rPr>
          <w:t>t</w:t>
        </w:r>
        <w:r w:rsidR="000A71A6">
          <w:rPr>
            <w:rFonts w:ascii="Helvetica" w:hAnsi="Helvetica"/>
            <w:sz w:val="22"/>
            <w:szCs w:val="22"/>
          </w:rPr>
          <w:t xml:space="preserve"> rates spend</w:t>
        </w:r>
      </w:ins>
      <w:r w:rsidR="000A71A6">
        <w:rPr>
          <w:rFonts w:ascii="Helvetica" w:hAnsi="Helvetica"/>
          <w:sz w:val="22"/>
          <w:szCs w:val="22"/>
        </w:rPr>
        <w:t xml:space="preserve"> a </w:t>
      </w:r>
      <w:del w:id="1376" w:author="Adrian Stier" w:date="2022-02-24T11:06:00Z">
        <w:r w:rsidR="00C80858" w:rsidRPr="003805EE">
          <w:rPr>
            <w:rFonts w:ascii="Helvetica" w:hAnsi="Helvetica"/>
            <w:sz w:val="22"/>
            <w:szCs w:val="22"/>
          </w:rPr>
          <w:delText>simulated range of starting standing stock biomass.</w:delText>
        </w:r>
      </w:del>
      <w:ins w:id="1377" w:author="Adrian Stier" w:date="2022-02-24T11:06:00Z">
        <w:r w:rsidR="000A71A6">
          <w:rPr>
            <w:rFonts w:ascii="Helvetica" w:hAnsi="Helvetica"/>
            <w:sz w:val="22"/>
            <w:szCs w:val="22"/>
          </w:rPr>
          <w:t xml:space="preserve">larger fraction of their time classified as </w:t>
        </w:r>
        <w:r w:rsidR="00A46F3F">
          <w:rPr>
            <w:rFonts w:ascii="Helvetica" w:hAnsi="Helvetica"/>
            <w:sz w:val="22"/>
            <w:szCs w:val="22"/>
          </w:rPr>
          <w:t>ov</w:t>
        </w:r>
        <w:r w:rsidR="00012027">
          <w:rPr>
            <w:rFonts w:ascii="Helvetica" w:hAnsi="Helvetica"/>
            <w:sz w:val="22"/>
            <w:szCs w:val="22"/>
          </w:rPr>
          <w:t>e</w:t>
        </w:r>
        <w:r w:rsidR="00A46F3F">
          <w:rPr>
            <w:rFonts w:ascii="Helvetica" w:hAnsi="Helvetica"/>
            <w:sz w:val="22"/>
            <w:szCs w:val="22"/>
          </w:rPr>
          <w:t>rharvested</w:t>
        </w:r>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r w:rsidR="00A95E30">
          <w:rPr>
            <w:rFonts w:ascii="Helvetica" w:hAnsi="Helvetica"/>
            <w:sz w:val="22"/>
            <w:szCs w:val="22"/>
          </w:rPr>
          <w:t>(</w:t>
        </w:r>
        <w:proofErr w:type="spellStart"/>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proofErr w:type="spellEnd"/>
        <w:r w:rsidR="00A95E30">
          <w:rPr>
            <w:rFonts w:ascii="Helvetica" w:hAnsi="Helvetica"/>
            <w:sz w:val="22"/>
            <w:szCs w:val="22"/>
          </w:rPr>
          <w:t xml:space="preserve">, p = 1), </w:t>
        </w:r>
        <w:r w:rsidR="000A71A6">
          <w:rPr>
            <w:rFonts w:ascii="Helvetica" w:hAnsi="Helvetica"/>
            <w:sz w:val="22"/>
            <w:szCs w:val="22"/>
          </w:rPr>
          <w:t xml:space="preserve">then declines as </w:t>
        </w:r>
        <w:r w:rsidR="00AC16F6">
          <w:rPr>
            <w:rFonts w:ascii="Helvetica" w:hAnsi="Helvetica"/>
            <w:sz w:val="22"/>
            <w:szCs w:val="22"/>
          </w:rPr>
          <w:t>overharvesting</w:t>
        </w:r>
        <w:r w:rsidR="000A71A6">
          <w:rPr>
            <w:rFonts w:ascii="Helvetica" w:hAnsi="Helvetica"/>
            <w:sz w:val="22"/>
            <w:szCs w:val="22"/>
          </w:rPr>
          <w:t xml:space="preserve">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r w:rsidR="00A95E30">
          <w:rPr>
            <w:rFonts w:ascii="Helvetica" w:hAnsi="Helvetica"/>
            <w:sz w:val="22"/>
            <w:szCs w:val="22"/>
          </w:rPr>
          <w:t>, p &gt; 1)</w:t>
        </w:r>
        <w:r w:rsidR="00B958E0">
          <w:rPr>
            <w:rFonts w:ascii="Helvetica" w:hAnsi="Helvetica"/>
            <w:sz w:val="22"/>
            <w:szCs w:val="22"/>
          </w:rPr>
          <w:t>.</w:t>
        </w:r>
      </w:ins>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w:t>
      </w:r>
      <w:del w:id="1378" w:author="Adrian Stier" w:date="2022-02-24T11:06:00Z">
        <w:r w:rsidR="00C80858" w:rsidRPr="003805EE">
          <w:rPr>
            <w:rFonts w:ascii="Helvetica" w:hAnsi="Helvetica"/>
            <w:sz w:val="22"/>
            <w:szCs w:val="22"/>
          </w:rPr>
          <w:delText>calculated as</w:delText>
        </w:r>
      </w:del>
      <w:ins w:id="1379" w:author="Adrian Stier" w:date="2022-02-24T11:06:00Z">
        <w:r w:rsidR="000A71A6">
          <w:rPr>
            <w:rFonts w:ascii="Helvetica" w:hAnsi="Helvetica"/>
            <w:sz w:val="22"/>
            <w:szCs w:val="22"/>
          </w:rPr>
          <w:t>proportional to</w:t>
        </w:r>
      </w:ins>
      <w:r w:rsidR="000A71A6">
        <w:rPr>
          <w:rFonts w:ascii="Helvetica" w:hAnsi="Helvetica"/>
          <w:sz w:val="22"/>
          <w:szCs w:val="22"/>
        </w:rPr>
        <w:t xml:space="preserve"> the </w:t>
      </w:r>
      <w:del w:id="1380" w:author="Adrian Stier" w:date="2022-02-24T11:06:00Z">
        <w:r w:rsidR="00C80858" w:rsidRPr="003805EE">
          <w:rPr>
            <w:rFonts w:ascii="Helvetica" w:hAnsi="Helvetica"/>
            <w:sz w:val="22"/>
            <w:szCs w:val="22"/>
          </w:rPr>
          <w:delText>ratio</w:delText>
        </w:r>
      </w:del>
      <w:ins w:id="1381" w:author="Adrian Stier" w:date="2022-02-24T11:06:00Z">
        <w:r w:rsidR="000A71A6">
          <w:rPr>
            <w:rFonts w:ascii="Helvetica" w:hAnsi="Helvetica"/>
            <w:sz w:val="22"/>
            <w:szCs w:val="22"/>
          </w:rPr>
          <w:t>length</w:t>
        </w:r>
      </w:ins>
      <w:r w:rsidR="000A71A6">
        <w:rPr>
          <w:rFonts w:ascii="Helvetica" w:hAnsi="Helvetica"/>
          <w:sz w:val="22"/>
          <w:szCs w:val="22"/>
        </w:rPr>
        <w:t xml:space="preserve"> of the </w:t>
      </w:r>
      <w:del w:id="1382" w:author="Adrian Stier" w:date="2022-02-24T11:06:00Z">
        <w:r w:rsidR="00C80858" w:rsidRPr="003805EE">
          <w:rPr>
            <w:rFonts w:ascii="Helvetica" w:hAnsi="Helvetica"/>
            <w:sz w:val="22"/>
            <w:szCs w:val="22"/>
          </w:rPr>
          <w:delText xml:space="preserve">net present value for </w:delText>
        </w:r>
      </w:del>
      <w:ins w:id="1383" w:author="Adrian Stier" w:date="2022-02-24T11:06:00Z">
        <w:r w:rsidR="000A71A6">
          <w:rPr>
            <w:rFonts w:ascii="Helvetica" w:hAnsi="Helvetica"/>
            <w:sz w:val="22"/>
            <w:szCs w:val="22"/>
          </w:rPr>
          <w:t xml:space="preserve">line connecting any two points </w:t>
        </w:r>
        <w:proofErr w:type="spellStart"/>
        <w:r w:rsidR="00A46F3F">
          <w:rPr>
            <w:rFonts w:ascii="Helvetica" w:hAnsi="Helvetica"/>
            <w:sz w:val="22"/>
            <w:szCs w:val="22"/>
          </w:rPr>
          <w:t>havested</w:t>
        </w:r>
        <w:proofErr w:type="spellEnd"/>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w:t>
        </w:r>
      </w:ins>
      <w:r w:rsidR="000A71A6">
        <w:rPr>
          <w:rFonts w:ascii="Helvetica" w:hAnsi="Helvetica"/>
          <w:sz w:val="22"/>
          <w:szCs w:val="22"/>
        </w:rPr>
        <w:t xml:space="preserve">high monitoring </w:t>
      </w:r>
      <w:del w:id="1384" w:author="Adrian Stier" w:date="2022-02-24T11:06:00Z">
        <w:r w:rsidR="00C80858" w:rsidRPr="003805EE">
          <w:rPr>
            <w:rFonts w:ascii="Helvetica" w:hAnsi="Helvetica"/>
            <w:sz w:val="22"/>
            <w:szCs w:val="22"/>
          </w:rPr>
          <w:delText xml:space="preserve">effort to low monitoring effort </w:delText>
        </w:r>
      </w:del>
      <m:oMath>
        <m:f>
          <m:fPr>
            <m:ctrlPr>
              <w:del w:id="1385" w:author="Adrian Stier" w:date="2022-02-24T11:06:00Z">
                <w:rPr>
                  <w:rFonts w:ascii="Cambria Math" w:hAnsi="Cambria Math"/>
                  <w:i/>
                  <w:sz w:val="22"/>
                  <w:szCs w:val="22"/>
                </w:rPr>
              </w:del>
            </m:ctrlPr>
          </m:fPr>
          <m:num>
            <m:sSub>
              <m:sSubPr>
                <m:ctrlPr>
                  <w:del w:id="1386" w:author="Adrian Stier" w:date="2022-02-24T11:06:00Z">
                    <w:rPr>
                      <w:rFonts w:ascii="Cambria Math" w:hAnsi="Cambria Math"/>
                      <w:i/>
                      <w:sz w:val="22"/>
                      <w:szCs w:val="22"/>
                    </w:rPr>
                  </w:del>
                </m:ctrlPr>
              </m:sSubPr>
              <m:e>
                <m:r>
                  <w:del w:id="1387" w:author="Adrian Stier" w:date="2022-02-24T11:06:00Z">
                    <w:rPr>
                      <w:rFonts w:ascii="Cambria Math" w:hAnsi="Cambria Math"/>
                      <w:sz w:val="22"/>
                      <w:szCs w:val="22"/>
                    </w:rPr>
                    <m:t>NPV</m:t>
                  </w:del>
                </m:r>
              </m:e>
              <m:sub>
                <m:r>
                  <w:del w:id="1388" w:author="Adrian Stier" w:date="2022-02-24T11:06:00Z">
                    <w:rPr>
                      <w:rFonts w:ascii="Cambria Math" w:hAnsi="Cambria Math"/>
                      <w:sz w:val="22"/>
                      <w:szCs w:val="22"/>
                    </w:rPr>
                    <m:t>.01</m:t>
                  </w:del>
                </m:r>
              </m:sub>
            </m:sSub>
          </m:num>
          <m:den>
            <m:sSub>
              <m:sSubPr>
                <m:ctrlPr>
                  <w:del w:id="1389" w:author="Adrian Stier" w:date="2022-02-24T11:06:00Z">
                    <w:rPr>
                      <w:rFonts w:ascii="Cambria Math" w:hAnsi="Cambria Math"/>
                      <w:i/>
                      <w:sz w:val="22"/>
                      <w:szCs w:val="22"/>
                    </w:rPr>
                  </w:del>
                </m:ctrlPr>
              </m:sSubPr>
              <m:e>
                <m:r>
                  <w:del w:id="1390" w:author="Adrian Stier" w:date="2022-02-24T11:06:00Z">
                    <w:rPr>
                      <w:rFonts w:ascii="Cambria Math" w:hAnsi="Cambria Math"/>
                      <w:sz w:val="22"/>
                      <w:szCs w:val="22"/>
                    </w:rPr>
                    <m:t>NPV</m:t>
                  </w:del>
                </m:r>
              </m:e>
              <m:sub>
                <m:r>
                  <w:del w:id="1391" w:author="Adrian Stier" w:date="2022-02-24T11:06:00Z">
                    <w:rPr>
                      <w:rFonts w:ascii="Cambria Math" w:hAnsi="Cambria Math"/>
                      <w:sz w:val="22"/>
                      <w:szCs w:val="22"/>
                    </w:rPr>
                    <m:t>.05</m:t>
                  </w:del>
                </m:r>
              </m:sub>
            </m:sSub>
          </m:den>
        </m:f>
      </m:oMath>
      <w:del w:id="1392" w:author="Adrian Stier" w:date="2022-02-24T11:06:00Z">
        <w:r w:rsidR="00C80858" w:rsidRPr="003805EE">
          <w:rPr>
            <w:rFonts w:ascii="Helvetica" w:hAnsi="Helvetica"/>
            <w:sz w:val="22"/>
            <w:szCs w:val="22"/>
          </w:rPr>
          <w:delText xml:space="preserve">.  Return on investment increases as the </w:delText>
        </w:r>
      </w:del>
      <w:ins w:id="1393" w:author="Adrian Stier" w:date="2022-02-24T11:06:00Z">
        <w:r w:rsidR="000A71A6">
          <w:rPr>
            <w:rFonts w:ascii="Helvetica" w:hAnsi="Helvetica"/>
            <w:sz w:val="22"/>
            <w:szCs w:val="22"/>
          </w:rPr>
          <w:t xml:space="preserve">precision.  </w:t>
        </w:r>
        <w:r w:rsidR="00C80858" w:rsidRPr="003805EE">
          <w:rPr>
            <w:rFonts w:ascii="Helvetica" w:hAnsi="Helvetica"/>
            <w:sz w:val="22"/>
            <w:szCs w:val="22"/>
          </w:rPr>
          <w:t xml:space="preserve"> </w:t>
        </w:r>
      </w:ins>
    </w:p>
    <w:p w14:paraId="46472245" w14:textId="66F419E5" w:rsidR="00B57E8E" w:rsidRDefault="00C80858" w:rsidP="006551EE">
      <w:pPr>
        <w:rPr>
          <w:ins w:id="1394" w:author="Adrian Stier" w:date="2022-02-24T11:06:00Z"/>
          <w:rFonts w:ascii="Helvetica" w:hAnsi="Helvetica"/>
          <w:sz w:val="22"/>
          <w:szCs w:val="22"/>
        </w:rPr>
      </w:pPr>
      <w:ins w:id="1395" w:author="Adrian Stier" w:date="2022-02-24T11:06:00Z">
        <w:r>
          <w:rPr>
            <w:rFonts w:ascii="Helvetica" w:hAnsi="Helvetica"/>
            <w:sz w:val="22"/>
            <w:szCs w:val="22"/>
          </w:rPr>
          <w:br w:type="page"/>
        </w:r>
      </w:ins>
    </w:p>
    <w:p w14:paraId="3C7BA56E" w14:textId="710D0070" w:rsidR="00B57E8E" w:rsidRDefault="00B57E8E" w:rsidP="006551EE">
      <w:pPr>
        <w:ind w:left="720" w:hanging="720"/>
        <w:rPr>
          <w:ins w:id="1396" w:author="Adrian Stier" w:date="2022-02-24T11:06:00Z"/>
          <w:rFonts w:ascii="Helvetica" w:hAnsi="Helvetica"/>
          <w:sz w:val="22"/>
          <w:szCs w:val="22"/>
        </w:rPr>
      </w:pPr>
      <w:ins w:id="1397" w:author="Adrian Stier" w:date="2022-02-24T11:06:00Z">
        <w:r w:rsidRPr="003805EE">
          <w:rPr>
            <w:rFonts w:ascii="Helvetica" w:hAnsi="Helvetica"/>
            <w:sz w:val="22"/>
            <w:szCs w:val="22"/>
          </w:rPr>
          <w:lastRenderedPageBreak/>
          <w:t xml:space="preserve"> </w:t>
        </w:r>
        <w:r w:rsidR="00E45702">
          <w:rPr>
            <w:rFonts w:ascii="Helvetica" w:hAnsi="Helvetica"/>
            <w:noProof/>
            <w:sz w:val="22"/>
            <w:szCs w:val="22"/>
          </w:rPr>
          <w:drawing>
            <wp:inline distT="0" distB="0" distL="0" distR="0" wp14:anchorId="2A71AF5E" wp14:editId="4316962C">
              <wp:extent cx="4318000" cy="3733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stretch>
                        <a:fillRect/>
                      </a:stretch>
                    </pic:blipFill>
                    <pic:spPr>
                      <a:xfrm>
                        <a:off x="0" y="0"/>
                        <a:ext cx="4318000" cy="3733800"/>
                      </a:xfrm>
                      <a:prstGeom prst="rect">
                        <a:avLst/>
                      </a:prstGeom>
                    </pic:spPr>
                  </pic:pic>
                </a:graphicData>
              </a:graphic>
            </wp:inline>
          </w:drawing>
        </w:r>
      </w:ins>
    </w:p>
    <w:p w14:paraId="281F50A0" w14:textId="77777777" w:rsidR="006F0DA5" w:rsidRDefault="006F0DA5" w:rsidP="006551EE">
      <w:pPr>
        <w:ind w:left="720" w:hanging="720"/>
        <w:rPr>
          <w:ins w:id="1398" w:author="Adrian Stier" w:date="2022-02-24T11:06:00Z"/>
          <w:rFonts w:ascii="Helvetica" w:hAnsi="Helvetica"/>
          <w:sz w:val="22"/>
          <w:szCs w:val="22"/>
        </w:rPr>
      </w:pPr>
    </w:p>
    <w:p w14:paraId="6E865110" w14:textId="129D47FC" w:rsidR="00B57E8E" w:rsidRPr="003805EE" w:rsidRDefault="00B57E8E" w:rsidP="006551EE">
      <w:pPr>
        <w:rPr>
          <w:rFonts w:ascii="Helvetica" w:hAnsi="Helvetica"/>
          <w:sz w:val="22"/>
          <w:szCs w:val="22"/>
        </w:rPr>
      </w:pPr>
      <w:ins w:id="1399" w:author="Adrian Stier" w:date="2022-02-24T11:06:00Z">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w:t>
        </w:r>
      </w:ins>
      <w:r w:rsidR="00C44395">
        <w:rPr>
          <w:rFonts w:ascii="Helvetica" w:hAnsi="Helvetica"/>
          <w:sz w:val="22"/>
          <w:szCs w:val="22"/>
        </w:rPr>
        <w:t xml:space="preserve">population </w:t>
      </w:r>
      <w:del w:id="1400" w:author="Adrian Stier" w:date="2022-02-24T11:06:00Z">
        <w:r w:rsidR="00C80858" w:rsidRPr="003805EE">
          <w:rPr>
            <w:rFonts w:ascii="Helvetica" w:hAnsi="Helvetica"/>
            <w:sz w:val="22"/>
            <w:szCs w:val="22"/>
          </w:rPr>
          <w:delText>approaches</w:delText>
        </w:r>
      </w:del>
      <w:ins w:id="1401" w:author="Adrian Stier" w:date="2022-02-24T11:06:00Z">
        <w:r w:rsidR="00C44395">
          <w:rPr>
            <w:rFonts w:ascii="Helvetica" w:hAnsi="Helvetica"/>
            <w:sz w:val="22"/>
            <w:szCs w:val="22"/>
          </w:rPr>
          <w:t>when it dips into</w:t>
        </w:r>
      </w:ins>
      <w:r w:rsidR="00C44395">
        <w:rPr>
          <w:rFonts w:ascii="Helvetica" w:hAnsi="Helvetica"/>
          <w:sz w:val="22"/>
          <w:szCs w:val="22"/>
        </w:rPr>
        <w:t xml:space="preserve"> the </w:t>
      </w:r>
      <w:del w:id="1402" w:author="Adrian Stier" w:date="2022-02-24T11:06:00Z">
        <w:r w:rsidR="00C80858" w:rsidRPr="003805EE">
          <w:rPr>
            <w:rFonts w:ascii="Helvetica" w:hAnsi="Helvetica"/>
            <w:sz w:val="22"/>
            <w:szCs w:val="22"/>
          </w:rPr>
          <w:delText xml:space="preserve">limit reference point, (0.25 </w:delText>
        </w:r>
      </w:del>
      <w:ins w:id="1403" w:author="Adrian Stier" w:date="2022-02-24T11:06:00Z">
        <w:r w:rsidR="00016096">
          <w:rPr>
            <w:rFonts w:ascii="Helvetica" w:hAnsi="Helvetica"/>
            <w:sz w:val="22"/>
            <w:szCs w:val="22"/>
          </w:rPr>
          <w:t>danger zone</w:t>
        </w:r>
        <w:r w:rsidR="00A93091">
          <w:rPr>
            <w:rFonts w:ascii="Helvetica" w:hAnsi="Helvetica"/>
            <w:sz w:val="22"/>
            <w:szCs w:val="22"/>
          </w:rPr>
          <w:t xml:space="preserve"> state (</w:t>
        </w:r>
      </w:ins>
      <m:oMath>
        <m:sSub>
          <m:sSubPr>
            <m:ctrlPr>
              <w:ins w:id="1404" w:author="Adrian Stier" w:date="2022-02-24T11:06:00Z">
                <w:rPr>
                  <w:rFonts w:ascii="Cambria Math" w:hAnsi="Cambria Math"/>
                  <w:i/>
                  <w:sz w:val="22"/>
                  <w:szCs w:val="22"/>
                </w:rPr>
              </w:ins>
            </m:ctrlPr>
          </m:sSubPr>
          <m:e>
            <m:acc>
              <m:accPr>
                <m:ctrlPr>
                  <w:ins w:id="1405" w:author="Adrian Stier" w:date="2022-02-24T11:06:00Z">
                    <w:rPr>
                      <w:rFonts w:ascii="Cambria Math" w:hAnsi="Cambria Math"/>
                      <w:i/>
                      <w:sz w:val="22"/>
                      <w:szCs w:val="22"/>
                    </w:rPr>
                  </w:ins>
                </m:ctrlPr>
              </m:accPr>
              <m:e>
                <m:r>
                  <w:ins w:id="1406" w:author="Adrian Stier" w:date="2022-02-24T11:06:00Z">
                    <w:rPr>
                      <w:rFonts w:ascii="Cambria Math" w:hAnsi="Cambria Math"/>
                      <w:sz w:val="22"/>
                      <w:szCs w:val="22"/>
                    </w:rPr>
                    <m:t>B</m:t>
                  </w:ins>
                </m:r>
              </m:e>
            </m:acc>
          </m:e>
          <m:sub>
            <m:r>
              <w:ins w:id="1407" w:author="Adrian Stier" w:date="2022-02-24T11:06:00Z">
                <w:rPr>
                  <w:rFonts w:ascii="Cambria Math" w:hAnsi="Cambria Math"/>
                  <w:sz w:val="22"/>
                  <w:szCs w:val="22"/>
                </w:rPr>
                <m:t>t</m:t>
              </w:ins>
            </m:r>
          </m:sub>
        </m:sSub>
        <m:r>
          <w:ins w:id="1408" w:author="Adrian Stier" w:date="2022-02-24T11:06:00Z">
            <w:rPr>
              <w:rFonts w:ascii="Cambria Math" w:hAnsi="Cambria Math"/>
              <w:sz w:val="22"/>
              <w:szCs w:val="22"/>
            </w:rPr>
            <m:t>&lt;0.8</m:t>
          </w:ins>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del w:id="1409" w:author="Adrian Stier" w:date="2022-02-24T11:06:00Z">
        <w:r w:rsidR="00C80858" w:rsidRPr="003805EE">
          <w:rPr>
            <w:rFonts w:ascii="Helvetica" w:hAnsi="Helvetica"/>
            <w:sz w:val="22"/>
            <w:szCs w:val="22"/>
          </w:rPr>
          <w:delText>; vertical grey short dash) and then continues to climb as starting biomass approaches the tipping point (</w:delText>
        </w:r>
        <w:r w:rsidR="00C80858" w:rsidRPr="003805EE">
          <w:rPr>
            <w:rFonts w:ascii="Helvetica" w:hAnsi="Helvetica"/>
            <w:i/>
            <w:sz w:val="22"/>
            <w:szCs w:val="22"/>
          </w:rPr>
          <w:delText xml:space="preserve">A </w:delText>
        </w:r>
        <w:r w:rsidR="00C80858" w:rsidRPr="003805EE">
          <w:rPr>
            <w:rFonts w:ascii="Helvetica" w:hAnsi="Helvetica"/>
            <w:sz w:val="22"/>
            <w:szCs w:val="22"/>
          </w:rPr>
          <w:delText>= 10</w:delText>
        </w:r>
      </w:del>
      <w:ins w:id="1410" w:author="Adrian Stier" w:date="2022-02-24T11:06:00Z">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10</w:t>
        </w:r>
      </w:ins>
      <w:r>
        <w:rPr>
          <w:rFonts w:ascii="Helvetica" w:hAnsi="Helvetica"/>
          <w:sz w:val="22"/>
          <w:szCs w:val="22"/>
        </w:rPr>
        <w:t>,</w:t>
      </w:r>
      <w:del w:id="1411" w:author="Adrian Stier" w:date="2022-02-24T11:06:00Z">
        <w:r w:rsidR="00C80858" w:rsidRPr="003805EE">
          <w:rPr>
            <w:rFonts w:ascii="Helvetica" w:hAnsi="Helvetica"/>
            <w:sz w:val="22"/>
            <w:szCs w:val="22"/>
          </w:rPr>
          <w:delText xml:space="preserve"> vertical grey long dash).</w:delText>
        </w:r>
      </w:del>
      <w:ins w:id="1412" w:author="Adrian Stier" w:date="2022-02-24T11:06:00Z">
        <w:r>
          <w:rPr>
            <w:rFonts w:ascii="Helvetica" w:hAnsi="Helvetica"/>
            <w:sz w:val="22"/>
            <w:szCs w:val="22"/>
          </w:rPr>
          <w:t xml:space="preserve">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w:t>
        </w:r>
        <w:r w:rsidR="00A95E30">
          <w:rPr>
            <w:rFonts w:ascii="Helvetica" w:hAnsi="Helvetica"/>
            <w:sz w:val="22"/>
            <w:szCs w:val="22"/>
          </w:rPr>
          <w:t xml:space="preserve">proportion of </w:t>
        </w:r>
        <w:r w:rsidR="0021286E">
          <w:rPr>
            <w:rFonts w:ascii="Helvetica" w:hAnsi="Helvetica"/>
            <w:sz w:val="22"/>
            <w:szCs w:val="22"/>
          </w:rPr>
          <w:t>maximum</w:t>
        </w:r>
        <w:r>
          <w:rPr>
            <w:rFonts w:ascii="Helvetica" w:hAnsi="Helvetica"/>
            <w:sz w:val="22"/>
            <w:szCs w:val="22"/>
          </w:rPr>
          <w:t xml:space="preserve"> harvest rates</w:t>
        </w:r>
        <w:r w:rsidR="00A95E30">
          <w:rPr>
            <w:rFonts w:ascii="Helvetica" w:hAnsi="Helvetica"/>
            <w:sz w:val="22"/>
            <w:szCs w:val="22"/>
          </w:rPr>
          <w:t xml:space="preserve">. </w:t>
        </w:r>
        <w:r w:rsidR="00A1294F">
          <w:rPr>
            <w:rFonts w:ascii="Helvetica" w:hAnsi="Helvetica"/>
            <w:sz w:val="22"/>
            <w:szCs w:val="22"/>
          </w:rPr>
          <w:t>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ins>
    </w:p>
    <w:p w14:paraId="57F8B695" w14:textId="6283FD48" w:rsidR="0062611B" w:rsidRDefault="0062611B" w:rsidP="006551EE">
      <w:pPr>
        <w:rPr>
          <w:rFonts w:ascii="Helvetica" w:hAnsi="Helvetica"/>
          <w:sz w:val="22"/>
          <w:szCs w:val="22"/>
        </w:rPr>
      </w:pPr>
      <w:r>
        <w:rPr>
          <w:rFonts w:ascii="Helvetica" w:hAnsi="Helvetica"/>
          <w:sz w:val="22"/>
          <w:szCs w:val="22"/>
        </w:rPr>
        <w:br w:type="page"/>
      </w:r>
    </w:p>
    <w:p w14:paraId="36DF4F83" w14:textId="77777777" w:rsidR="00C80858" w:rsidRDefault="00C32CF3" w:rsidP="00E65B1B">
      <w:pPr>
        <w:spacing w:line="480" w:lineRule="auto"/>
        <w:rPr>
          <w:del w:id="1413" w:author="Adrian Stier" w:date="2022-02-24T11:06:00Z"/>
          <w:rFonts w:ascii="Helvetica" w:hAnsi="Helvetica"/>
          <w:b/>
          <w:sz w:val="22"/>
          <w:szCs w:val="22"/>
        </w:rPr>
      </w:pPr>
      <w:del w:id="1414" w:author="Adrian Stier" w:date="2022-02-24T11:06:00Z">
        <w:r w:rsidRPr="003805EE">
          <w:rPr>
            <w:rFonts w:ascii="Helvetica" w:hAnsi="Helvetica"/>
            <w:b/>
            <w:noProof/>
            <w:sz w:val="22"/>
            <w:szCs w:val="22"/>
          </w:rPr>
          <w:lastRenderedPageBreak/>
          <w:drawing>
            <wp:inline distT="0" distB="0" distL="0" distR="0" wp14:anchorId="2FFA1A93" wp14:editId="28DA45E8">
              <wp:extent cx="4044748" cy="6166326"/>
              <wp:effectExtent l="0" t="0" r="0" b="0"/>
              <wp:docPr id="2" name="Picture 2" descr="../Dropbox/Projects/In%20Progress/Value%20of%20Information/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box/Projects/In%20Progress/Value%20of%20Information/Code/Figures/Fig3_P_Tip_Fmsy_CV/Safe%20operating%20space.pd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53681" cy="6179945"/>
                      </a:xfrm>
                      <a:prstGeom prst="rect">
                        <a:avLst/>
                      </a:prstGeom>
                      <a:noFill/>
                      <a:ln>
                        <a:noFill/>
                      </a:ln>
                    </pic:spPr>
                  </pic:pic>
                </a:graphicData>
              </a:graphic>
            </wp:inline>
          </w:drawing>
        </w:r>
      </w:del>
    </w:p>
    <w:p w14:paraId="5EF6C877" w14:textId="399B6A8B" w:rsidR="00C80858" w:rsidRDefault="00E45702" w:rsidP="006551EE">
      <w:pPr>
        <w:rPr>
          <w:ins w:id="1415" w:author="Adrian Stier" w:date="2022-02-24T11:06:00Z"/>
          <w:rFonts w:ascii="Helvetica" w:hAnsi="Helvetica"/>
          <w:sz w:val="22"/>
          <w:szCs w:val="22"/>
        </w:rPr>
      </w:pPr>
      <w:ins w:id="1416" w:author="Adrian Stier" w:date="2022-02-24T11:06:00Z">
        <w:r>
          <w:rPr>
            <w:rFonts w:ascii="Helvetica" w:hAnsi="Helvetica"/>
            <w:noProof/>
            <w:sz w:val="22"/>
            <w:szCs w:val="22"/>
          </w:rPr>
          <w:drawing>
            <wp:inline distT="0" distB="0" distL="0" distR="0" wp14:anchorId="4CD93052" wp14:editId="6C6A72AD">
              <wp:extent cx="5943600" cy="4966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7"/>
                      <a:stretch>
                        <a:fillRect/>
                      </a:stretch>
                    </pic:blipFill>
                    <pic:spPr>
                      <a:xfrm>
                        <a:off x="0" y="0"/>
                        <a:ext cx="5943600" cy="4966970"/>
                      </a:xfrm>
                      <a:prstGeom prst="rect">
                        <a:avLst/>
                      </a:prstGeom>
                    </pic:spPr>
                  </pic:pic>
                </a:graphicData>
              </a:graphic>
            </wp:inline>
          </w:drawing>
        </w:r>
      </w:ins>
    </w:p>
    <w:p w14:paraId="2329DDF3" w14:textId="6FCD91A7" w:rsidR="00C80858" w:rsidRDefault="00C80858" w:rsidP="006551EE">
      <w:pPr>
        <w:rPr>
          <w:ins w:id="1417" w:author="Adrian Stier" w:date="2022-02-24T11:06:00Z"/>
          <w:rFonts w:ascii="Helvetica" w:hAnsi="Helvetica"/>
          <w:b/>
          <w:sz w:val="22"/>
          <w:szCs w:val="22"/>
        </w:rPr>
      </w:pPr>
    </w:p>
    <w:p w14:paraId="0CF81EA3" w14:textId="74244AFD" w:rsidR="00C80858" w:rsidRPr="003805EE" w:rsidRDefault="00C80858" w:rsidP="006551EE">
      <w:pPr>
        <w:rPr>
          <w:rFonts w:ascii="Helvetica" w:hAnsi="Helvetica"/>
          <w:sz w:val="22"/>
          <w:szCs w:val="22"/>
        </w:rPr>
      </w:pPr>
      <w:r w:rsidRPr="003805EE">
        <w:rPr>
          <w:rFonts w:ascii="Helvetica" w:hAnsi="Helvetica"/>
          <w:b/>
          <w:sz w:val="22"/>
          <w:szCs w:val="22"/>
        </w:rPr>
        <w:t xml:space="preserve">Figure </w:t>
      </w:r>
      <w:del w:id="1418" w:author="Adrian Stier" w:date="2022-02-24T11:06:00Z">
        <w:r w:rsidRPr="003805EE">
          <w:rPr>
            <w:rFonts w:ascii="Helvetica" w:hAnsi="Helvetica"/>
            <w:b/>
            <w:sz w:val="22"/>
            <w:szCs w:val="22"/>
          </w:rPr>
          <w:delText xml:space="preserve">3: </w:delText>
        </w:r>
        <w:r w:rsidRPr="003805EE">
          <w:rPr>
            <w:rFonts w:ascii="Helvetica" w:hAnsi="Helvetica"/>
            <w:sz w:val="22"/>
            <w:szCs w:val="22"/>
          </w:rPr>
          <w:delText>Safe combination</w:delText>
        </w:r>
      </w:del>
      <w:ins w:id="1419" w:author="Adrian Stier" w:date="2022-02-24T11:06:00Z">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ins>
      <w:r w:rsidRPr="003805EE">
        <w:rPr>
          <w:rFonts w:ascii="Helvetica" w:hAnsi="Helvetica"/>
          <w:sz w:val="22"/>
          <w:szCs w:val="22"/>
        </w:rPr>
        <w:t xml:space="preserve"> of monitoring and harvest rates that avoids crossing </w:t>
      </w:r>
      <w:r w:rsidR="0062611B">
        <w:rPr>
          <w:rFonts w:ascii="Helvetica" w:hAnsi="Helvetica"/>
          <w:sz w:val="22"/>
          <w:szCs w:val="22"/>
        </w:rPr>
        <w:t xml:space="preserve">a </w:t>
      </w:r>
      <w:del w:id="1420" w:author="Adrian Stier" w:date="2022-02-24T11:06:00Z">
        <w:r w:rsidRPr="003805EE">
          <w:rPr>
            <w:rFonts w:ascii="Helvetica" w:hAnsi="Helvetica"/>
            <w:sz w:val="22"/>
            <w:szCs w:val="22"/>
          </w:rPr>
          <w:delText>tipping point (a) or limit reference point (b</w:delText>
        </w:r>
      </w:del>
      <w:ins w:id="1421" w:author="Adrian Stier" w:date="2022-02-24T11:06:00Z">
        <w:r w:rsidR="0062611B">
          <w:rPr>
            <w:rFonts w:ascii="Helvetica" w:hAnsi="Helvetica"/>
            <w:sz w:val="22"/>
            <w:szCs w:val="22"/>
          </w:rPr>
          <w:t>critical biological threshold (</w:t>
        </w:r>
        <w:r w:rsidR="0062611B" w:rsidRPr="0062611B">
          <w:rPr>
            <w:rFonts w:ascii="Helvetica" w:hAnsi="Helvetica"/>
            <w:i/>
            <w:iCs/>
            <w:sz w:val="22"/>
            <w:szCs w:val="22"/>
          </w:rPr>
          <w:t>A</w:t>
        </w:r>
        <w:r w:rsidR="0062611B">
          <w:rPr>
            <w:rFonts w:ascii="Helvetica" w:hAnsi="Helvetica"/>
            <w:sz w:val="22"/>
            <w:szCs w:val="22"/>
          </w:rPr>
          <w:t xml:space="preserve"> = 10</w:t>
        </w:r>
      </w:ins>
      <w:r w:rsidR="0062611B">
        <w:rPr>
          <w:rFonts w:ascii="Helvetica" w:hAnsi="Helvetica"/>
          <w:sz w:val="22"/>
          <w:szCs w:val="22"/>
        </w:rPr>
        <w:t xml:space="preserve">) </w:t>
      </w:r>
      <w:r w:rsidRPr="003805EE">
        <w:rPr>
          <w:rFonts w:ascii="Helvetica" w:hAnsi="Helvetica"/>
          <w:sz w:val="22"/>
          <w:szCs w:val="22"/>
        </w:rPr>
        <w:t xml:space="preserve">given </w:t>
      </w:r>
      <w:del w:id="1422" w:author="Adrian Stier" w:date="2022-02-24T11:06:00Z">
        <w:r w:rsidRPr="003805EE">
          <w:rPr>
            <w:rFonts w:ascii="Helvetica" w:hAnsi="Helvetica"/>
            <w:sz w:val="22"/>
            <w:szCs w:val="22"/>
          </w:rPr>
          <w:delText>a certain</w:delText>
        </w:r>
      </w:del>
      <w:ins w:id="1423" w:author="Adrian Stier" w:date="2022-02-24T11:06:00Z">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w:t>
        </w:r>
      </w:ins>
      <w:r w:rsidR="00432018">
        <w:rPr>
          <w:rFonts w:ascii="Helvetica" w:hAnsi="Helvetica"/>
          <w:sz w:val="22"/>
          <w:szCs w:val="22"/>
        </w:rPr>
        <w:t xml:space="preserve"> amount of </w:t>
      </w:r>
      <w:del w:id="1424" w:author="Adrian Stier" w:date="2022-02-24T11:06:00Z">
        <w:r w:rsidRPr="003805EE">
          <w:rPr>
            <w:rFonts w:ascii="Helvetica" w:hAnsi="Helvetica"/>
            <w:sz w:val="22"/>
            <w:szCs w:val="22"/>
          </w:rPr>
          <w:delText xml:space="preserve">accepted risk. The </w:delText>
        </w:r>
      </w:del>
      <w:ins w:id="1425" w:author="Adrian Stier" w:date="2022-02-24T11:06:00Z">
        <w:r w:rsidR="00432018">
          <w:rPr>
            <w:rFonts w:ascii="Helvetica" w:hAnsi="Helvetica"/>
            <w:sz w:val="22"/>
            <w:szCs w:val="22"/>
          </w:rPr>
          <w:t>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w:t>
        </w:r>
      </w:ins>
      <w:r w:rsidR="00432018">
        <w:rPr>
          <w:rFonts w:ascii="Helvetica" w:hAnsi="Helvetica"/>
          <w:sz w:val="22"/>
          <w:szCs w:val="22"/>
        </w:rPr>
        <w:t>maximum</w:t>
      </w:r>
      <w:r w:rsidR="00432018" w:rsidRPr="003805EE">
        <w:rPr>
          <w:rFonts w:ascii="Helvetica" w:hAnsi="Helvetica"/>
          <w:sz w:val="22"/>
          <w:szCs w:val="22"/>
        </w:rPr>
        <w:t xml:space="preserve"> allowable CV</w:t>
      </w:r>
      <w:r w:rsidR="00432018">
        <w:rPr>
          <w:rFonts w:ascii="Helvetica" w:hAnsi="Helvetica"/>
          <w:sz w:val="22"/>
          <w:szCs w:val="22"/>
        </w:rPr>
        <w:t xml:space="preserve"> </w:t>
      </w:r>
      <w:del w:id="1426" w:author="Adrian Stier" w:date="2022-02-24T11:06:00Z">
        <w:r w:rsidRPr="003805EE">
          <w:rPr>
            <w:rFonts w:ascii="Helvetica" w:hAnsi="Helvetica"/>
            <w:sz w:val="22"/>
            <w:szCs w:val="22"/>
          </w:rPr>
          <w:delText>(</w:delText>
        </w:r>
      </w:del>
      <w:ins w:id="1427" w:author="Adrian Stier" w:date="2022-02-24T11:06:00Z">
        <w:r w:rsidR="00432018">
          <w:rPr>
            <w:rFonts w:ascii="Helvetica" w:hAnsi="Helvetica"/>
            <w:sz w:val="22"/>
            <w:szCs w:val="22"/>
          </w:rPr>
          <w:t xml:space="preserve">where </w:t>
        </w:r>
      </w:ins>
      <w:r w:rsidR="00432018" w:rsidRPr="003805EE">
        <w:rPr>
          <w:rFonts w:ascii="Helvetica" w:hAnsi="Helvetica"/>
          <w:sz w:val="22"/>
          <w:szCs w:val="22"/>
        </w:rPr>
        <w:t>high CV corresponds to less monitoring)</w:t>
      </w:r>
      <w:r w:rsidR="007A75F7">
        <w:rPr>
          <w:rFonts w:ascii="Helvetica" w:hAnsi="Helvetica"/>
          <w:sz w:val="22"/>
          <w:szCs w:val="22"/>
        </w:rPr>
        <w:t xml:space="preserve"> </w:t>
      </w:r>
      <w:del w:id="1428" w:author="Adrian Stier" w:date="2022-02-24T11:06:00Z">
        <w:r w:rsidRPr="003805EE">
          <w:rPr>
            <w:rFonts w:ascii="Helvetica" w:hAnsi="Helvetica"/>
            <w:sz w:val="22"/>
            <w:szCs w:val="22"/>
          </w:rPr>
          <w:delText xml:space="preserve">needed </w:delText>
        </w:r>
      </w:del>
      <w:ins w:id="1429" w:author="Adrian Stier" w:date="2022-02-24T11:06:00Z">
        <w:r w:rsidR="007A75F7">
          <w:rPr>
            <w:rFonts w:ascii="Helvetica" w:hAnsi="Helvetica"/>
            <w:sz w:val="22"/>
            <w:szCs w:val="22"/>
          </w:rPr>
          <w:t>for a given maximum harvest rate (</w:t>
        </w:r>
      </w:ins>
      <m:oMath>
        <m:sSub>
          <m:sSubPr>
            <m:ctrlPr>
              <w:ins w:id="1430" w:author="Adrian Stier" w:date="2022-02-24T11:06:00Z">
                <w:rPr>
                  <w:rFonts w:ascii="Cambria Math" w:hAnsi="Cambria Math"/>
                  <w:i/>
                  <w:sz w:val="22"/>
                  <w:szCs w:val="22"/>
                </w:rPr>
              </w:ins>
            </m:ctrlPr>
          </m:sSubPr>
          <m:e>
            <m:r>
              <w:ins w:id="1431" w:author="Adrian Stier" w:date="2022-02-24T11:06:00Z">
                <w:rPr>
                  <w:rFonts w:ascii="Cambria Math" w:hAnsi="Cambria Math"/>
                  <w:sz w:val="22"/>
                  <w:szCs w:val="22"/>
                </w:rPr>
                <m:t>pH</m:t>
              </w:ins>
            </m:r>
          </m:e>
          <m:sub>
            <m:r>
              <w:ins w:id="1432" w:author="Adrian Stier" w:date="2022-02-24T11:06:00Z">
                <w:rPr>
                  <w:rFonts w:ascii="Cambria Math" w:hAnsi="Cambria Math"/>
                  <w:sz w:val="22"/>
                  <w:szCs w:val="22"/>
                </w:rPr>
                <m:t>MSY</m:t>
              </w:ins>
            </m:r>
          </m:sub>
        </m:sSub>
      </m:oMath>
      <w:ins w:id="1433" w:author="Adrian Stier" w:date="2022-02-24T11:06:00Z">
        <w:r w:rsidR="007A75F7">
          <w:rPr>
            <w:rFonts w:ascii="Helvetica" w:hAnsi="Helvetica"/>
            <w:sz w:val="22"/>
            <w:szCs w:val="22"/>
          </w:rPr>
          <w:t>)</w:t>
        </w:r>
        <w:r w:rsidRPr="003805EE">
          <w:rPr>
            <w:rFonts w:ascii="Helvetica" w:hAnsi="Helvetica"/>
            <w:sz w:val="22"/>
            <w:szCs w:val="22"/>
          </w:rPr>
          <w:t xml:space="preserve"> </w:t>
        </w:r>
      </w:ins>
      <w:r w:rsidRPr="003805EE">
        <w:rPr>
          <w:rFonts w:ascii="Helvetica" w:hAnsi="Helvetica"/>
          <w:sz w:val="22"/>
          <w:szCs w:val="22"/>
        </w:rPr>
        <w:t xml:space="preserve">to avoid a threshold under </w:t>
      </w:r>
      <w:del w:id="1434" w:author="Adrian Stier" w:date="2022-02-24T11:06:00Z">
        <w:r w:rsidRPr="003805EE">
          <w:rPr>
            <w:rFonts w:ascii="Helvetica" w:hAnsi="Helvetica"/>
            <w:sz w:val="22"/>
            <w:szCs w:val="22"/>
          </w:rPr>
          <w:delText>four</w:delText>
        </w:r>
      </w:del>
      <w:ins w:id="1435" w:author="Adrian Stier" w:date="2022-02-24T11:06:00Z">
        <w:r w:rsidR="00C9451C">
          <w:rPr>
            <w:rFonts w:ascii="Helvetica" w:hAnsi="Helvetica"/>
            <w:sz w:val="22"/>
            <w:szCs w:val="22"/>
          </w:rPr>
          <w:t>two</w:t>
        </w:r>
      </w:ins>
      <w:r w:rsidRPr="003805EE">
        <w:rPr>
          <w:rFonts w:ascii="Helvetica" w:hAnsi="Helvetica"/>
          <w:sz w:val="22"/>
          <w:szCs w:val="22"/>
        </w:rPr>
        <w:t xml:space="preserve"> different risk scenarios (1</w:t>
      </w:r>
      <w:del w:id="1436" w:author="Adrian Stier" w:date="2022-02-24T11:06:00Z">
        <w:r w:rsidRPr="003805EE">
          <w:rPr>
            <w:rFonts w:ascii="Helvetica" w:hAnsi="Helvetica"/>
            <w:sz w:val="22"/>
            <w:szCs w:val="22"/>
          </w:rPr>
          <w:delText>%, 5%, 10%,</w:delText>
        </w:r>
      </w:del>
      <w:ins w:id="1437" w:author="Adrian Stier" w:date="2022-02-24T11:06:00Z">
        <w:r w:rsidRPr="003805EE">
          <w:rPr>
            <w:rFonts w:ascii="Helvetica" w:hAnsi="Helvetica"/>
            <w:sz w:val="22"/>
            <w:szCs w:val="22"/>
          </w:rPr>
          <w:t>%</w:t>
        </w:r>
      </w:ins>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ins w:id="1438" w:author="Adrian Stier" w:date="2022-02-24T11:06:00Z">
        <w:r w:rsidR="007A75F7">
          <w:rPr>
            <w:rFonts w:ascii="Helvetica" w:hAnsi="Helvetica"/>
            <w:sz w:val="22"/>
            <w:szCs w:val="22"/>
          </w:rPr>
          <w:t xml:space="preserve">maximum </w:t>
        </w:r>
      </w:ins>
      <w:r w:rsidRPr="003805EE">
        <w:rPr>
          <w:rFonts w:ascii="Helvetica" w:hAnsi="Helvetica"/>
          <w:sz w:val="22"/>
          <w:szCs w:val="22"/>
        </w:rPr>
        <w:t xml:space="preserve">harvest rate increases, a decline occurs in the </w:t>
      </w:r>
      <w:del w:id="1439" w:author="Adrian Stier" w:date="2022-02-24T11:06:00Z">
        <w:r w:rsidRPr="003805EE">
          <w:rPr>
            <w:rFonts w:ascii="Helvetica" w:hAnsi="Helvetica"/>
            <w:sz w:val="22"/>
            <w:szCs w:val="22"/>
          </w:rPr>
          <w:delText>maximum</w:delText>
        </w:r>
      </w:del>
      <w:ins w:id="1440" w:author="Adrian Stier" w:date="2022-02-24T11:06:00Z">
        <w:r w:rsidR="007A75F7">
          <w:rPr>
            <w:rFonts w:ascii="Helvetica" w:hAnsi="Helvetica"/>
            <w:sz w:val="22"/>
            <w:szCs w:val="22"/>
          </w:rPr>
          <w:t>minimum</w:t>
        </w:r>
      </w:ins>
      <w:r w:rsidR="007A75F7">
        <w:rPr>
          <w:rFonts w:ascii="Helvetica" w:hAnsi="Helvetica"/>
          <w:sz w:val="22"/>
          <w:szCs w:val="22"/>
        </w:rPr>
        <w:t xml:space="preserve"> allowable </w:t>
      </w:r>
      <w:del w:id="1441" w:author="Adrian Stier" w:date="2022-02-24T11:06:00Z">
        <w:r w:rsidRPr="003805EE">
          <w:rPr>
            <w:rFonts w:ascii="Helvetica" w:hAnsi="Helvetica"/>
            <w:sz w:val="22"/>
            <w:szCs w:val="22"/>
          </w:rPr>
          <w:delText>CV</w:delText>
        </w:r>
      </w:del>
      <w:ins w:id="1442" w:author="Adrian Stier" w:date="2022-02-24T11:06:00Z">
        <w:r w:rsidR="007A75F7">
          <w:rPr>
            <w:rFonts w:ascii="Helvetica" w:hAnsi="Helvetica"/>
            <w:sz w:val="22"/>
            <w:szCs w:val="22"/>
          </w:rPr>
          <w:t>monitoring precision is needed</w:t>
        </w:r>
      </w:ins>
      <w:r w:rsidRPr="003805EE">
        <w:rPr>
          <w:rFonts w:ascii="Helvetica" w:hAnsi="Helvetica"/>
          <w:sz w:val="22"/>
          <w:szCs w:val="22"/>
        </w:rPr>
        <w:t xml:space="preserve"> to avoid crossing a threshold. </w:t>
      </w:r>
      <w:ins w:id="1443" w:author="Adrian Stier" w:date="2022-02-24T11:06:00Z">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ins>
      <w:r w:rsidRPr="003805EE">
        <w:rPr>
          <w:rFonts w:ascii="Helvetica" w:hAnsi="Helvetica"/>
          <w:sz w:val="22"/>
          <w:szCs w:val="22"/>
        </w:rPr>
        <w:t xml:space="preserve">Lines represent median of </w:t>
      </w:r>
      <w:del w:id="1444" w:author="Adrian Stier" w:date="2022-02-24T11:06:00Z">
        <w:r w:rsidRPr="003805EE">
          <w:rPr>
            <w:rFonts w:ascii="Helvetica" w:hAnsi="Helvetica"/>
            <w:sz w:val="22"/>
            <w:szCs w:val="22"/>
          </w:rPr>
          <w:delText>1000 twenty</w:delText>
        </w:r>
      </w:del>
      <w:ins w:id="1445" w:author="Adrian Stier" w:date="2022-02-24T11:06:00Z">
        <w:r w:rsidRPr="003805EE">
          <w:rPr>
            <w:rFonts w:ascii="Helvetica" w:hAnsi="Helvetica"/>
            <w:sz w:val="22"/>
            <w:szCs w:val="22"/>
          </w:rPr>
          <w:t>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ins>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ins w:id="1446" w:author="Adrian Stier" w:date="2022-02-24T11:06:00Z">
        <w:r w:rsidR="00D67EBB">
          <w:rPr>
            <w:rFonts w:ascii="Helvetica" w:hAnsi="Helvetica"/>
            <w:sz w:val="22"/>
            <w:szCs w:val="22"/>
          </w:rPr>
          <w:t xml:space="preserve"> </w:t>
        </w:r>
      </w:ins>
    </w:p>
    <w:p w14:paraId="2F5DCD3D" w14:textId="77777777" w:rsidR="00C80858" w:rsidRPr="003805EE" w:rsidRDefault="00C80858" w:rsidP="00C80858">
      <w:pPr>
        <w:spacing w:line="480" w:lineRule="auto"/>
        <w:rPr>
          <w:del w:id="1447" w:author="Adrian Stier" w:date="2022-02-24T11:06:00Z"/>
          <w:rFonts w:ascii="Helvetica" w:hAnsi="Helvetica"/>
          <w:sz w:val="22"/>
          <w:szCs w:val="22"/>
        </w:rPr>
      </w:pPr>
    </w:p>
    <w:p w14:paraId="3C97646B" w14:textId="77777777" w:rsidR="00A0237B" w:rsidRPr="003805EE" w:rsidRDefault="00A800CF" w:rsidP="00C80858">
      <w:pPr>
        <w:rPr>
          <w:del w:id="1448" w:author="Adrian Stier" w:date="2022-02-24T11:06:00Z"/>
          <w:rFonts w:ascii="Helvetica" w:hAnsi="Helvetica"/>
          <w:b/>
          <w:sz w:val="22"/>
          <w:szCs w:val="22"/>
        </w:rPr>
      </w:pPr>
      <w:del w:id="1449" w:author="Adrian Stier" w:date="2022-02-24T11:06:00Z">
        <w:r w:rsidRPr="003805EE">
          <w:rPr>
            <w:rFonts w:ascii="Helvetica" w:hAnsi="Helvetica"/>
            <w:b/>
            <w:sz w:val="22"/>
            <w:szCs w:val="22"/>
          </w:rPr>
          <w:br w:type="page"/>
        </w:r>
        <w:r w:rsidR="00401C55" w:rsidRPr="003805EE">
          <w:rPr>
            <w:rFonts w:ascii="Helvetica" w:hAnsi="Helvetica"/>
            <w:sz w:val="22"/>
            <w:szCs w:val="22"/>
          </w:rPr>
          <w:delText xml:space="preserve"> </w:delText>
        </w:r>
      </w:del>
    </w:p>
    <w:p w14:paraId="16F42CBF" w14:textId="77777777" w:rsidR="00A67FE0" w:rsidRPr="003805EE" w:rsidRDefault="00A67FE0" w:rsidP="00C80858">
      <w:pPr>
        <w:rPr>
          <w:del w:id="1450" w:author="Adrian Stier" w:date="2022-02-24T11:06:00Z"/>
          <w:rFonts w:ascii="Helvetica" w:hAnsi="Helvetica"/>
          <w:b/>
          <w:sz w:val="22"/>
          <w:szCs w:val="22"/>
        </w:rPr>
      </w:pPr>
    </w:p>
    <w:p w14:paraId="306566FE" w14:textId="77777777" w:rsidR="00A67FE0" w:rsidRPr="003805EE" w:rsidRDefault="00FF097E" w:rsidP="00C80858">
      <w:pPr>
        <w:rPr>
          <w:del w:id="1451" w:author="Adrian Stier" w:date="2022-02-24T11:06:00Z"/>
          <w:rFonts w:ascii="Helvetica" w:hAnsi="Helvetica"/>
          <w:b/>
          <w:sz w:val="22"/>
          <w:szCs w:val="22"/>
        </w:rPr>
      </w:pPr>
      <w:del w:id="1452" w:author="Adrian Stier" w:date="2022-02-24T11:06:00Z">
        <w:r w:rsidRPr="003805EE">
          <w:rPr>
            <w:rFonts w:ascii="Helvetica" w:hAnsi="Helvetica"/>
            <w:b/>
            <w:noProof/>
            <w:sz w:val="22"/>
            <w:szCs w:val="22"/>
          </w:rPr>
          <w:drawing>
            <wp:inline distT="0" distB="0" distL="0" distR="0" wp14:anchorId="7D0CD22F" wp14:editId="6FE84F34">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del>
    </w:p>
    <w:p w14:paraId="3D2CDC51" w14:textId="77777777" w:rsidR="00783ACA" w:rsidRDefault="00783ACA" w:rsidP="00C80858">
      <w:pPr>
        <w:rPr>
          <w:del w:id="1453" w:author="Adrian Stier" w:date="2022-02-24T11:06:00Z"/>
          <w:rFonts w:ascii="Helvetica" w:hAnsi="Helvetica"/>
          <w:b/>
          <w:sz w:val="22"/>
          <w:szCs w:val="22"/>
        </w:rPr>
      </w:pPr>
    </w:p>
    <w:p w14:paraId="32062F75" w14:textId="5B3D86BF" w:rsidR="005458C6" w:rsidRDefault="00A800CF" w:rsidP="006551EE">
      <w:pPr>
        <w:rPr>
          <w:ins w:id="1454" w:author="Adrian Stier" w:date="2022-02-24T11:06:00Z"/>
          <w:rFonts w:ascii="Helvetica" w:hAnsi="Helvetica"/>
          <w:b/>
          <w:sz w:val="22"/>
          <w:szCs w:val="22"/>
        </w:rPr>
      </w:pPr>
      <w:ins w:id="1455" w:author="Adrian Stier" w:date="2022-02-24T11:06:00Z">
        <w:r w:rsidRPr="003805EE">
          <w:rPr>
            <w:rFonts w:ascii="Helvetica" w:hAnsi="Helvetica"/>
            <w:b/>
            <w:sz w:val="22"/>
            <w:szCs w:val="22"/>
          </w:rPr>
          <w:br w:type="page"/>
        </w:r>
      </w:ins>
    </w:p>
    <w:p w14:paraId="5FB56F36" w14:textId="1B667FCC" w:rsidR="00A67FE0" w:rsidRPr="003805EE" w:rsidRDefault="00A67FE0" w:rsidP="006551EE">
      <w:pPr>
        <w:rPr>
          <w:ins w:id="1456" w:author="Adrian Stier" w:date="2022-02-24T11:06:00Z"/>
          <w:rFonts w:ascii="Helvetica" w:hAnsi="Helvetica"/>
          <w:b/>
          <w:sz w:val="22"/>
          <w:szCs w:val="22"/>
        </w:rPr>
      </w:pPr>
    </w:p>
    <w:p w14:paraId="325778DE" w14:textId="6E235046" w:rsidR="00A67FE0" w:rsidRPr="003805EE" w:rsidRDefault="00A67FE0" w:rsidP="006551EE">
      <w:pPr>
        <w:rPr>
          <w:ins w:id="1457" w:author="Adrian Stier" w:date="2022-02-24T11:06:00Z"/>
          <w:rFonts w:ascii="Helvetica" w:hAnsi="Helvetica"/>
          <w:b/>
          <w:sz w:val="22"/>
          <w:szCs w:val="22"/>
        </w:rPr>
      </w:pPr>
    </w:p>
    <w:p w14:paraId="0FDD2871" w14:textId="1A5329AB" w:rsidR="00783ACA" w:rsidRDefault="00E45702" w:rsidP="006551EE">
      <w:pPr>
        <w:rPr>
          <w:ins w:id="1458" w:author="Adrian Stier" w:date="2022-02-24T11:06:00Z"/>
          <w:rFonts w:ascii="Helvetica" w:hAnsi="Helvetica"/>
          <w:b/>
          <w:sz w:val="22"/>
          <w:szCs w:val="22"/>
        </w:rPr>
      </w:pPr>
      <w:ins w:id="1459" w:author="Adrian Stier" w:date="2022-02-24T11:06:00Z">
        <w:r>
          <w:rPr>
            <w:rFonts w:ascii="Helvetica" w:hAnsi="Helvetica"/>
            <w:b/>
            <w:noProof/>
            <w:sz w:val="22"/>
            <w:szCs w:val="22"/>
          </w:rPr>
          <w:drawing>
            <wp:inline distT="0" distB="0" distL="0" distR="0" wp14:anchorId="443770DC" wp14:editId="6D2730A1">
              <wp:extent cx="5943600" cy="42487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a:stretch>
                        <a:fillRect/>
                      </a:stretch>
                    </pic:blipFill>
                    <pic:spPr>
                      <a:xfrm>
                        <a:off x="0" y="0"/>
                        <a:ext cx="5943600" cy="4248785"/>
                      </a:xfrm>
                      <a:prstGeom prst="rect">
                        <a:avLst/>
                      </a:prstGeom>
                    </pic:spPr>
                  </pic:pic>
                </a:graphicData>
              </a:graphic>
            </wp:inline>
          </w:drawing>
        </w:r>
      </w:ins>
    </w:p>
    <w:p w14:paraId="2431B02C" w14:textId="77777777" w:rsidR="00CE01C3" w:rsidRDefault="00CE01C3" w:rsidP="006551EE">
      <w:pPr>
        <w:rPr>
          <w:ins w:id="1460" w:author="Adrian Stier" w:date="2022-02-24T11:06:00Z"/>
          <w:rFonts w:ascii="Helvetica" w:hAnsi="Helvetica"/>
          <w:b/>
          <w:sz w:val="22"/>
          <w:szCs w:val="22"/>
        </w:rPr>
      </w:pPr>
    </w:p>
    <w:p w14:paraId="5D5DBDB9" w14:textId="77777777" w:rsidR="00C80858" w:rsidRPr="003805EE" w:rsidRDefault="00C80858" w:rsidP="00C80858">
      <w:pPr>
        <w:rPr>
          <w:del w:id="1461" w:author="Adrian Stier" w:date="2022-02-24T11:06:00Z"/>
          <w:rFonts w:ascii="Helvetica" w:hAnsi="Helvetica"/>
          <w:b/>
          <w:sz w:val="22"/>
          <w:szCs w:val="22"/>
        </w:rPr>
      </w:pPr>
      <w:r w:rsidRPr="003805EE">
        <w:rPr>
          <w:rFonts w:ascii="Helvetica" w:hAnsi="Helvetica"/>
          <w:b/>
          <w:sz w:val="22"/>
          <w:szCs w:val="22"/>
        </w:rPr>
        <w:t xml:space="preserve">Figure </w:t>
      </w:r>
      <w:del w:id="1462" w:author="Adrian Stier" w:date="2022-02-24T11:06:00Z">
        <w:r w:rsidRPr="003805EE">
          <w:rPr>
            <w:rFonts w:ascii="Helvetica" w:hAnsi="Helvetica"/>
            <w:b/>
            <w:sz w:val="22"/>
            <w:szCs w:val="22"/>
          </w:rPr>
          <w:delText>4</w:delText>
        </w:r>
      </w:del>
      <w:ins w:id="1463" w:author="Adrian Stier" w:date="2022-02-24T11:06:00Z">
        <w:r w:rsidR="00E7018B">
          <w:rPr>
            <w:rFonts w:ascii="Helvetica" w:hAnsi="Helvetica"/>
            <w:b/>
            <w:sz w:val="22"/>
            <w:szCs w:val="22"/>
          </w:rPr>
          <w:t>6</w:t>
        </w:r>
      </w:ins>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(i.e. high monitoring </w:t>
      </w:r>
      <w:ins w:id="1464" w:author="Adrian Stier" w:date="2022-02-24T11:06:00Z">
        <w:r w:rsidR="00C36557">
          <w:rPr>
            <w:rFonts w:ascii="Helvetica" w:hAnsi="Helvetica"/>
            <w:sz w:val="22"/>
            <w:szCs w:val="22"/>
          </w:rPr>
          <w:t xml:space="preserve">precision </w:t>
        </w:r>
      </w:ins>
      <w:r w:rsidRPr="003805EE">
        <w:rPr>
          <w:rFonts w:ascii="Helvetica" w:hAnsi="Helvetica"/>
          <w:sz w:val="22"/>
          <w:szCs w:val="22"/>
        </w:rPr>
        <w:t>[CV=0.1, solid line and circles] or low</w:t>
      </w:r>
      <w:r w:rsidR="00C36557">
        <w:rPr>
          <w:rFonts w:ascii="Helvetica" w:hAnsi="Helvetica"/>
          <w:sz w:val="22"/>
          <w:szCs w:val="22"/>
        </w:rPr>
        <w:t xml:space="preserve"> </w:t>
      </w:r>
      <w:ins w:id="1465" w:author="Adrian Stier" w:date="2022-02-24T11:06:00Z">
        <w:r w:rsidR="00C36557">
          <w:rPr>
            <w:rFonts w:ascii="Helvetica" w:hAnsi="Helvetica"/>
            <w:sz w:val="22"/>
            <w:szCs w:val="22"/>
          </w:rPr>
          <w:t>precision</w:t>
        </w:r>
        <w:r w:rsidRPr="003805EE">
          <w:rPr>
            <w:rFonts w:ascii="Helvetica" w:hAnsi="Helvetica"/>
            <w:sz w:val="22"/>
            <w:szCs w:val="22"/>
          </w:rPr>
          <w:t xml:space="preserve"> </w:t>
        </w:r>
      </w:ins>
      <w:r w:rsidRPr="003805EE">
        <w:rPr>
          <w:rFonts w:ascii="Helvetica" w:hAnsi="Helvetica"/>
          <w:sz w:val="22"/>
          <w:szCs w:val="22"/>
        </w:rPr>
        <w:t xml:space="preserve">monitoring [CV=0.5, short-dash line and triangles]) to a precautionary buffer where when estimated biomass is above this buffer (i.e. </w:t>
      </w:r>
      <m:oMath>
        <m:sSub>
          <m:sSubPr>
            <m:ctrlPr>
              <w:del w:id="1466" w:author="Adrian Stier" w:date="2022-02-24T11:06:00Z">
                <w:rPr>
                  <w:rFonts w:ascii="Cambria Math" w:hAnsi="Cambria Math"/>
                  <w:i/>
                  <w:sz w:val="22"/>
                  <w:szCs w:val="22"/>
                </w:rPr>
              </w:del>
            </m:ctrlPr>
          </m:sSubPr>
          <m:e>
            <m:acc>
              <m:accPr>
                <m:ctrlPr>
                  <w:del w:id="1467" w:author="Adrian Stier" w:date="2022-02-24T11:06:00Z">
                    <w:rPr>
                      <w:rFonts w:ascii="Cambria Math" w:hAnsi="Cambria Math"/>
                      <w:i/>
                      <w:sz w:val="22"/>
                      <w:szCs w:val="22"/>
                    </w:rPr>
                  </w:del>
                </m:ctrlPr>
              </m:accPr>
              <m:e>
                <m:r>
                  <w:del w:id="1468" w:author="Adrian Stier" w:date="2022-02-24T11:06:00Z">
                    <w:rPr>
                      <w:rFonts w:ascii="Cambria Math" w:hAnsi="Cambria Math"/>
                      <w:sz w:val="22"/>
                      <w:szCs w:val="22"/>
                    </w:rPr>
                    <m:t>B</m:t>
                  </w:del>
                </m:r>
              </m:e>
            </m:acc>
          </m:e>
          <m:sub>
            <m:r>
              <w:del w:id="1469" w:author="Adrian Stier" w:date="2022-02-24T11:06:00Z">
                <w:rPr>
                  <w:rFonts w:ascii="Cambria Math" w:hAnsi="Cambria Math"/>
                  <w:sz w:val="22"/>
                  <w:szCs w:val="22"/>
                </w:rPr>
                <m:t>t</m:t>
              </w:del>
            </m:r>
          </m:sub>
        </m:sSub>
        <m:sSub>
          <m:sSubPr>
            <m:ctrlPr>
              <w:del w:id="1470" w:author="Adrian Stier" w:date="2022-02-24T11:06:00Z">
                <w:rPr>
                  <w:rFonts w:ascii="Cambria Math" w:hAnsi="Cambria Math"/>
                  <w:i/>
                  <w:sz w:val="22"/>
                  <w:szCs w:val="22"/>
                </w:rPr>
              </w:del>
            </m:ctrlPr>
          </m:sSubPr>
          <m:e>
            <m:r>
              <w:del w:id="1471" w:author="Adrian Stier" w:date="2022-02-24T11:06:00Z">
                <w:rPr>
                  <w:rFonts w:ascii="Cambria Math" w:hAnsi="Cambria Math"/>
                  <w:sz w:val="22"/>
                  <w:szCs w:val="22"/>
                </w:rPr>
                <m:t>&gt;0.5B</m:t>
              </w:del>
            </m:r>
          </m:e>
          <m:sub>
            <m:r>
              <w:del w:id="1472" w:author="Adrian Stier" w:date="2022-02-24T11:06:00Z">
                <w:rPr>
                  <w:rFonts w:ascii="Cambria Math" w:hAnsi="Cambria Math"/>
                  <w:sz w:val="22"/>
                  <w:szCs w:val="22"/>
                </w:rPr>
                <m:t>MSY</m:t>
              </w:del>
            </m:r>
          </m:sub>
        </m:sSub>
        <m:sSub>
          <m:sSubPr>
            <m:ctrlPr>
              <w:ins w:id="1473" w:author="Adrian Stier" w:date="2022-02-24T11:06:00Z">
                <w:rPr>
                  <w:rFonts w:ascii="Cambria Math" w:hAnsi="Cambria Math"/>
                  <w:i/>
                  <w:sz w:val="22"/>
                  <w:szCs w:val="22"/>
                </w:rPr>
              </w:ins>
            </m:ctrlPr>
          </m:sSubPr>
          <m:e>
            <m:acc>
              <m:accPr>
                <m:ctrlPr>
                  <w:ins w:id="1474" w:author="Adrian Stier" w:date="2022-02-24T11:06:00Z">
                    <w:rPr>
                      <w:rFonts w:ascii="Cambria Math" w:hAnsi="Cambria Math"/>
                      <w:i/>
                      <w:sz w:val="22"/>
                      <w:szCs w:val="22"/>
                    </w:rPr>
                  </w:ins>
                </m:ctrlPr>
              </m:accPr>
              <m:e>
                <m:r>
                  <w:ins w:id="1475" w:author="Adrian Stier" w:date="2022-02-24T11:06:00Z">
                    <w:rPr>
                      <w:rFonts w:ascii="Cambria Math" w:hAnsi="Cambria Math"/>
                      <w:sz w:val="22"/>
                      <w:szCs w:val="22"/>
                    </w:rPr>
                    <m:t>B</m:t>
                  </w:ins>
                </m:r>
              </m:e>
            </m:acc>
          </m:e>
          <m:sub>
            <m:r>
              <w:ins w:id="1476" w:author="Adrian Stier" w:date="2022-02-24T11:06:00Z">
                <w:rPr>
                  <w:rFonts w:ascii="Cambria Math" w:hAnsi="Cambria Math"/>
                  <w:sz w:val="22"/>
                  <w:szCs w:val="22"/>
                </w:rPr>
                <m:t>t</m:t>
              </w:ins>
            </m:r>
          </m:sub>
        </m:sSub>
        <m:sSub>
          <m:sSubPr>
            <m:ctrlPr>
              <w:ins w:id="1477" w:author="Adrian Stier" w:date="2022-02-24T11:06:00Z">
                <w:rPr>
                  <w:rFonts w:ascii="Cambria Math" w:hAnsi="Cambria Math"/>
                  <w:i/>
                  <w:sz w:val="22"/>
                  <w:szCs w:val="22"/>
                </w:rPr>
              </w:ins>
            </m:ctrlPr>
          </m:sSubPr>
          <m:e>
            <m:r>
              <w:ins w:id="1478" w:author="Adrian Stier" w:date="2022-02-24T11:06:00Z">
                <w:rPr>
                  <w:rFonts w:ascii="Cambria Math" w:hAnsi="Cambria Math"/>
                  <w:sz w:val="22"/>
                  <w:szCs w:val="22"/>
                </w:rPr>
                <m:t>&gt;B</m:t>
              </w:ins>
            </m:r>
          </m:e>
          <m:sub>
            <m:r>
              <w:ins w:id="1479" w:author="Adrian Stier" w:date="2022-02-24T11:06:00Z">
                <w:rPr>
                  <w:rFonts w:ascii="Cambria Math" w:hAnsi="Cambria Math"/>
                  <w:sz w:val="22"/>
                  <w:szCs w:val="22"/>
                </w:rPr>
                <m:t>MSY</m:t>
              </w:ins>
            </m:r>
          </m:sub>
        </m:sSub>
      </m:oMath>
      <w:r w:rsidRPr="003805EE">
        <w:rPr>
          <w:rFonts w:ascii="Helvetica" w:hAnsi="Helvetica"/>
          <w:sz w:val="22"/>
          <w:szCs w:val="22"/>
        </w:rPr>
        <w:t>) monitoring is low</w:t>
      </w:r>
      <w:r w:rsidR="005E03C8">
        <w:rPr>
          <w:rFonts w:ascii="Helvetica" w:hAnsi="Helvetica"/>
          <w:sz w:val="22"/>
          <w:szCs w:val="22"/>
        </w:rPr>
        <w:t xml:space="preserve"> </w:t>
      </w:r>
      <w:ins w:id="1480" w:author="Adrian Stier" w:date="2022-02-24T11:06:00Z">
        <w:r w:rsidR="005E03C8">
          <w:rPr>
            <w:rFonts w:ascii="Helvetica" w:hAnsi="Helvetica"/>
            <w:sz w:val="22"/>
            <w:szCs w:val="22"/>
          </w:rPr>
          <w:t>precision</w:t>
        </w:r>
        <w:r w:rsidRPr="003805EE">
          <w:rPr>
            <w:rFonts w:ascii="Helvetica" w:hAnsi="Helvetica"/>
            <w:sz w:val="22"/>
            <w:szCs w:val="22"/>
          </w:rPr>
          <w:t xml:space="preserve"> </w:t>
        </w:r>
      </w:ins>
      <w:r w:rsidRPr="003805EE">
        <w:rPr>
          <w:rFonts w:ascii="Helvetica" w:hAnsi="Helvetica"/>
          <w:sz w:val="22"/>
          <w:szCs w:val="22"/>
        </w:rPr>
        <w:t xml:space="preserve">[CV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del w:id="1481" w:author="Adrian Stier" w:date="2022-02-24T11:06:00Z">
                <w:rPr>
                  <w:rFonts w:ascii="Cambria Math" w:hAnsi="Cambria Math"/>
                  <w:i/>
                  <w:sz w:val="22"/>
                  <w:szCs w:val="22"/>
                </w:rPr>
              </w:del>
            </m:ctrlPr>
          </m:sSubPr>
          <m:e>
            <m:r>
              <w:del w:id="1482" w:author="Adrian Stier" w:date="2022-02-24T11:06:00Z">
                <w:rPr>
                  <w:rFonts w:ascii="Cambria Math" w:hAnsi="Cambria Math"/>
                  <w:sz w:val="22"/>
                  <w:szCs w:val="22"/>
                </w:rPr>
                <m:t>&gt;0.5B</m:t>
              </w:del>
            </m:r>
          </m:e>
          <m:sub>
            <m:r>
              <w:del w:id="1483" w:author="Adrian Stier" w:date="2022-02-24T11:06:00Z">
                <w:rPr>
                  <w:rFonts w:ascii="Cambria Math" w:hAnsi="Cambria Math"/>
                  <w:sz w:val="22"/>
                  <w:szCs w:val="22"/>
                </w:rPr>
                <m:t>MSY</m:t>
              </w:del>
            </m:r>
          </m:sub>
        </m:sSub>
        <m:sSub>
          <m:sSubPr>
            <m:ctrlPr>
              <w:ins w:id="1484" w:author="Adrian Stier" w:date="2022-02-24T11:06:00Z">
                <w:rPr>
                  <w:rFonts w:ascii="Cambria Math" w:hAnsi="Cambria Math"/>
                  <w:i/>
                  <w:sz w:val="22"/>
                  <w:szCs w:val="22"/>
                </w:rPr>
              </w:ins>
            </m:ctrlPr>
          </m:sSubPr>
          <m:e>
            <m:r>
              <w:ins w:id="1485" w:author="Adrian Stier" w:date="2022-02-24T11:06:00Z">
                <w:rPr>
                  <w:rFonts w:ascii="Cambria Math" w:hAnsi="Cambria Math"/>
                  <w:sz w:val="22"/>
                  <w:szCs w:val="22"/>
                </w:rPr>
                <m:t>&gt;B</m:t>
              </w:ins>
            </m:r>
          </m:e>
          <m:sub>
            <m:r>
              <w:ins w:id="1486" w:author="Adrian Stier" w:date="2022-02-24T11:06:00Z">
                <w:rPr>
                  <w:rFonts w:ascii="Cambria Math" w:hAnsi="Cambria Math"/>
                  <w:sz w:val="22"/>
                  <w:szCs w:val="22"/>
                </w:rPr>
                <m:t>MSY</m:t>
              </w:ins>
            </m:r>
          </m:sub>
        </m:sSub>
      </m:oMath>
      <w:r w:rsidRPr="003805EE">
        <w:rPr>
          <w:rFonts w:ascii="Helvetica" w:hAnsi="Helvetica"/>
          <w:sz w:val="22"/>
          <w:szCs w:val="22"/>
        </w:rPr>
        <w:t xml:space="preserve">) monitoring is high </w:t>
      </w:r>
      <w:ins w:id="1487" w:author="Adrian Stier" w:date="2022-02-24T11:06:00Z">
        <w:r w:rsidR="005E03C8">
          <w:rPr>
            <w:rFonts w:ascii="Helvetica" w:hAnsi="Helvetica"/>
            <w:sz w:val="22"/>
            <w:szCs w:val="22"/>
          </w:rPr>
          <w:t xml:space="preserve">precision </w:t>
        </w:r>
      </w:ins>
      <w:r w:rsidRPr="003805EE">
        <w:rPr>
          <w:rFonts w:ascii="Helvetica" w:hAnsi="Helvetica"/>
          <w:sz w:val="22"/>
          <w:szCs w:val="22"/>
        </w:rPr>
        <w:t>(long dash line and squares).</w:t>
      </w:r>
      <w:r w:rsidR="001322A3">
        <w:rPr>
          <w:rFonts w:ascii="Helvetica" w:hAnsi="Helvetica"/>
          <w:sz w:val="22"/>
          <w:szCs w:val="22"/>
        </w:rPr>
        <w:t xml:space="preserve"> </w:t>
      </w:r>
      <w:del w:id="1488" w:author="Adrian Stier" w:date="2022-02-24T11:06:00Z">
        <w:r w:rsidRPr="003805EE">
          <w:rPr>
            <w:rFonts w:ascii="Helvetica" w:hAnsi="Helvetica"/>
            <w:sz w:val="22"/>
            <w:szCs w:val="22"/>
          </w:rPr>
          <w:delText>Simulations</w:delText>
        </w:r>
      </w:del>
      <w:ins w:id="1489" w:author="Adrian Stier" w:date="2022-02-24T11:06:00Z">
        <w:r w:rsidR="001322A3">
          <w:rPr>
            <w:rFonts w:ascii="Helvetica" w:hAnsi="Helvetica"/>
            <w:sz w:val="22"/>
            <w:szCs w:val="22"/>
          </w:rPr>
          <w:t>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5</w:t>
        </w:r>
        <w:proofErr w:type="gramEnd"/>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imulations</w:t>
        </w:r>
      </w:ins>
      <w:r w:rsidR="005E03C8" w:rsidRPr="003805EE">
        <w:rPr>
          <w:rFonts w:ascii="Helvetica" w:hAnsi="Helvetica"/>
          <w:sz w:val="22"/>
          <w:szCs w:val="22"/>
        </w:rPr>
        <w:t xml:space="preserve"> </w:t>
      </w:r>
      <w:r w:rsidRPr="003805EE">
        <w:rPr>
          <w:rFonts w:ascii="Helvetica" w:hAnsi="Helvetica"/>
          <w:sz w:val="22"/>
          <w:szCs w:val="22"/>
        </w:rPr>
        <w:t>shown for a range of maximum harvest efforts</w:t>
      </w:r>
      <w:del w:id="1490" w:author="Adrian Stier" w:date="2022-02-24T11:06:00Z">
        <w:r w:rsidRPr="003805EE">
          <w:rPr>
            <w:rFonts w:ascii="Helvetica" w:hAnsi="Helvetica"/>
            <w:sz w:val="22"/>
            <w:szCs w:val="22"/>
          </w:rPr>
          <w:delText>,</w:delText>
        </w:r>
      </w:del>
      <w:ins w:id="1491" w:author="Adrian Stier" w:date="2022-02-24T11:06:00Z">
        <w:r w:rsidR="005E03C8">
          <w:rPr>
            <w:rFonts w:ascii="Helvetica" w:hAnsi="Helvetica"/>
            <w:sz w:val="22"/>
            <w:szCs w:val="22"/>
          </w:rPr>
          <w:t xml:space="preserve"> (x axis)</w:t>
        </w:r>
        <w:r w:rsidRPr="003805EE">
          <w:rPr>
            <w:rFonts w:ascii="Helvetica" w:hAnsi="Helvetica"/>
            <w:sz w:val="22"/>
            <w:szCs w:val="22"/>
          </w:rPr>
          <w:t>,</w:t>
        </w:r>
      </w:ins>
      <w:r w:rsidRPr="003805EE">
        <w:rPr>
          <w:rFonts w:ascii="Helvetica" w:hAnsi="Helvetica"/>
          <w:sz w:val="22"/>
          <w:szCs w:val="22"/>
        </w:rPr>
        <w:t xml:space="preserve"> and </w:t>
      </w:r>
      <w:del w:id="1492" w:author="Adrian Stier" w:date="2022-02-24T11:06:00Z">
        <w:r w:rsidRPr="003805EE">
          <w:rPr>
            <w:rFonts w:ascii="Helvetica" w:hAnsi="Helvetica"/>
            <w:sz w:val="22"/>
            <w:szCs w:val="22"/>
          </w:rPr>
          <w:delText>point color from cold to hot</w:delText>
        </w:r>
      </w:del>
      <w:ins w:id="1493" w:author="Adrian Stier" w:date="2022-02-24T11:06:00Z">
        <w:r w:rsidR="00F25C20">
          <w:rPr>
            <w:rFonts w:ascii="Helvetica" w:hAnsi="Helvetica"/>
            <w:sz w:val="22"/>
            <w:szCs w:val="22"/>
          </w:rPr>
          <w:t>blue and red points</w:t>
        </w:r>
      </w:ins>
      <w:r w:rsidRPr="003805EE">
        <w:rPr>
          <w:rFonts w:ascii="Helvetica" w:hAnsi="Helvetica"/>
          <w:sz w:val="22"/>
          <w:szCs w:val="22"/>
        </w:rPr>
        <w:t xml:space="preserve"> represent the low and high probability of </w:t>
      </w:r>
      <w:del w:id="1494" w:author="Adrian Stier" w:date="2022-02-24T11:06:00Z">
        <w:r w:rsidRPr="003805EE">
          <w:rPr>
            <w:rFonts w:ascii="Helvetica" w:hAnsi="Helvetica"/>
            <w:sz w:val="22"/>
            <w:szCs w:val="22"/>
          </w:rPr>
          <w:delText xml:space="preserve">crossing a </w:delText>
        </w:r>
      </w:del>
      <w:r w:rsidRPr="003805EE">
        <w:rPr>
          <w:rFonts w:ascii="Helvetica" w:hAnsi="Helvetica"/>
          <w:sz w:val="22"/>
          <w:szCs w:val="22"/>
        </w:rPr>
        <w:t xml:space="preserve">tipping </w:t>
      </w:r>
      <w:del w:id="1495" w:author="Adrian Stier" w:date="2022-02-24T11:06:00Z">
        <w:r w:rsidRPr="003805EE">
          <w:rPr>
            <w:rFonts w:ascii="Helvetica" w:hAnsi="Helvetica"/>
            <w:sz w:val="22"/>
            <w:szCs w:val="22"/>
          </w:rPr>
          <w:delText>point</w:delText>
        </w:r>
      </w:del>
      <w:ins w:id="1496" w:author="Adrian Stier" w:date="2022-02-24T11:06:00Z">
        <w:r w:rsidR="00840351">
          <w:rPr>
            <w:rFonts w:ascii="Helvetica" w:hAnsi="Helvetica"/>
            <w:sz w:val="22"/>
            <w:szCs w:val="22"/>
          </w:rPr>
          <w:t>across a biological threshold</w:t>
        </w:r>
      </w:ins>
      <w:r w:rsidRPr="003805EE">
        <w:rPr>
          <w:rFonts w:ascii="Helvetica" w:hAnsi="Helvetica"/>
          <w:sz w:val="22"/>
          <w:szCs w:val="22"/>
        </w:rPr>
        <w:t xml:space="preserve">, respectively. </w:t>
      </w:r>
    </w:p>
    <w:p w14:paraId="29BFBDF4" w14:textId="70444230" w:rsidR="00C80858" w:rsidRPr="003805EE" w:rsidRDefault="00C80858" w:rsidP="006551EE">
      <w:pPr>
        <w:rPr>
          <w:rFonts w:ascii="Helvetica" w:hAnsi="Helvetica"/>
          <w:b/>
          <w:sz w:val="22"/>
          <w:szCs w:val="22"/>
        </w:rPr>
      </w:pPr>
    </w:p>
    <w:sectPr w:rsidR="00C80858" w:rsidRPr="003805EE" w:rsidSect="00785455">
      <w:headerReference w:type="default" r:id="rId30"/>
      <w:footerReference w:type="default" r:id="rId31"/>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58" w:author="Adrian Stier [2]" w:date="2022-02-15T12:00:00Z" w:initials="AS">
    <w:p w14:paraId="20BCB520" w14:textId="5D8FE6C3" w:rsidR="0050082D" w:rsidRDefault="0050082D">
      <w:pPr>
        <w:pStyle w:val="CommentText"/>
      </w:pPr>
      <w:r>
        <w:rPr>
          <w:rStyle w:val="CommentReference"/>
        </w:rPr>
        <w:annotationRef/>
      </w:r>
      <w:r w:rsidRPr="00611410">
        <w:rPr>
          <w:rFonts w:ascii="Helvetica" w:eastAsia="Helvetica Neue" w:hAnsi="Helvetica" w:cs="Helvetica Neue"/>
          <w:color w:val="000000"/>
          <w:sz w:val="22"/>
          <w:szCs w:val="22"/>
          <w:highlight w:val="yellow"/>
        </w:rPr>
        <w:t>Accurate monitoring, which produces abundance or biomass estimates centered around the true value, needs to also be precise in order to be cost-effective in terms of the profits from the resource. Precision is high when monitoring adequately captures the spatial and spatiotemporal distribution of the resource.</w:t>
      </w:r>
    </w:p>
  </w:comment>
  <w:comment w:id="549" w:author="Tim Essington" w:date="2022-02-21T17:09:00Z" w:initials="TE">
    <w:p w14:paraId="78FF93E3" w14:textId="78E1BAE7" w:rsidR="00EC7561" w:rsidRDefault="00EC7561" w:rsidP="008C33A4">
      <w:r>
        <w:rPr>
          <w:rStyle w:val="CommentReference"/>
        </w:rPr>
        <w:annotationRef/>
      </w:r>
      <w:r>
        <w:rPr>
          <w:rFonts w:asciiTheme="minorHAnsi" w:eastAsiaTheme="minorEastAsia" w:hAnsiTheme="minorHAnsi" w:cstheme="minorBidi"/>
          <w:lang w:eastAsia="ja-JP"/>
        </w:rPr>
        <w:t>feel free to nix this, but wanted a stronger response to the reviewer</w:t>
      </w:r>
    </w:p>
    <w:p w14:paraId="7FD959FB" w14:textId="77777777" w:rsidR="00EC7561" w:rsidRDefault="00EC7561" w:rsidP="008C33A4"/>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BCB520" w15:done="0"/>
  <w15:commentEx w15:paraId="7FD959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B61452" w16cex:dateUtc="2022-02-15T20:00:00Z"/>
  <w16cex:commentExtensible w16cex:durableId="25BE45B1" w16cex:dateUtc="2022-02-22T0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BCB520" w16cid:durableId="25B61452"/>
  <w16cid:commentId w16cid:paraId="7FD959FB" w16cid:durableId="25BE45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21BB1" w14:textId="77777777" w:rsidR="00E3556A" w:rsidRDefault="00E3556A" w:rsidP="00135D5C">
      <w:r>
        <w:separator/>
      </w:r>
    </w:p>
  </w:endnote>
  <w:endnote w:type="continuationSeparator" w:id="0">
    <w:p w14:paraId="02C47332" w14:textId="77777777" w:rsidR="00E3556A" w:rsidRDefault="00E3556A" w:rsidP="00135D5C">
      <w:r>
        <w:continuationSeparator/>
      </w:r>
    </w:p>
  </w:endnote>
  <w:endnote w:type="continuationNotice" w:id="1">
    <w:p w14:paraId="71EC6880" w14:textId="77777777" w:rsidR="00E3556A" w:rsidRDefault="00E355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CB372" w14:textId="77777777" w:rsidR="00454D8B" w:rsidRDefault="00454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510B5" w14:textId="77777777" w:rsidR="00E3556A" w:rsidRDefault="00E3556A" w:rsidP="00135D5C">
      <w:r>
        <w:separator/>
      </w:r>
    </w:p>
  </w:footnote>
  <w:footnote w:type="continuationSeparator" w:id="0">
    <w:p w14:paraId="68B35460" w14:textId="77777777" w:rsidR="00E3556A" w:rsidRDefault="00E3556A" w:rsidP="00135D5C">
      <w:r>
        <w:continuationSeparator/>
      </w:r>
    </w:p>
  </w:footnote>
  <w:footnote w:type="continuationNotice" w:id="1">
    <w:p w14:paraId="47AE7CA8" w14:textId="77777777" w:rsidR="00E3556A" w:rsidRDefault="00E355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8939F" w14:textId="77777777" w:rsidR="00454D8B" w:rsidRDefault="00454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1"/>
  </w:num>
  <w:num w:numId="4">
    <w:abstractNumId w:val="5"/>
  </w:num>
  <w:num w:numId="5">
    <w:abstractNumId w:val="12"/>
  </w:num>
  <w:num w:numId="6">
    <w:abstractNumId w:val="9"/>
  </w:num>
  <w:num w:numId="7">
    <w:abstractNumId w:val="16"/>
  </w:num>
  <w:num w:numId="8">
    <w:abstractNumId w:val="15"/>
  </w:num>
  <w:num w:numId="9">
    <w:abstractNumId w:val="17"/>
  </w:num>
  <w:num w:numId="10">
    <w:abstractNumId w:val="11"/>
  </w:num>
  <w:num w:numId="11">
    <w:abstractNumId w:val="2"/>
  </w:num>
  <w:num w:numId="12">
    <w:abstractNumId w:val="18"/>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rian Stier">
    <w15:presenceInfo w15:providerId="Windows Live" w15:userId="af3c3376d5e677fa"/>
  </w15:person>
  <w15:person w15:author="Adrian Stier [2]">
    <w15:presenceInfo w15:providerId="Windows Live" w15:userId="af3c3376d5e677fa"/>
  </w15:person>
  <w15:person w15:author="Tim Essington">
    <w15:presenceInfo w15:providerId="AD" w15:userId="S::essing@uw.edu::9688509c-e771-4867-a196-0dbe1c3394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roc Royal Soc B&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4584&lt;/item&gt;&lt;item&gt;5866&lt;/item&gt;&lt;item&gt;5890&lt;/item&gt;&lt;item&gt;5937&lt;/item&gt;&lt;item&gt;6260&lt;/item&gt;&lt;item&gt;6261&lt;/item&gt;&lt;item&gt;6264&lt;/item&gt;&lt;item&gt;6267&lt;/item&gt;&lt;item&gt;6268&lt;/item&gt;&lt;item&gt;6269&lt;/item&gt;&lt;item&gt;6271&lt;/item&gt;&lt;item&gt;6272&lt;/item&gt;&lt;item&gt;6273&lt;/item&gt;&lt;item&gt;6325&lt;/item&gt;&lt;item&gt;6332&lt;/item&gt;&lt;item&gt;6475&lt;/item&gt;&lt;item&gt;6477&lt;/item&gt;&lt;item&gt;6479&lt;/item&gt;&lt;item&gt;6480&lt;/item&gt;&lt;item&gt;6488&lt;/item&gt;&lt;item&gt;6499&lt;/item&gt;&lt;item&gt;6500&lt;/item&gt;&lt;item&gt;6501&lt;/item&gt;&lt;item&gt;6502&lt;/item&gt;&lt;item&gt;6503&lt;/item&gt;&lt;item&gt;6504&lt;/item&gt;&lt;item&gt;6505&lt;/item&gt;&lt;item&gt;6506&lt;/item&gt;&lt;item&gt;6507&lt;/item&gt;&lt;item&gt;6508&lt;/item&gt;&lt;item&gt;6509&lt;/item&gt;&lt;item&gt;6510&lt;/item&gt;&lt;item&gt;6511&lt;/item&gt;&lt;item&gt;6512&lt;/item&gt;&lt;item&gt;6513&lt;/item&gt;&lt;item&gt;6514&lt;/item&gt;&lt;item&gt;6515&lt;/item&gt;&lt;item&gt;6516&lt;/item&gt;&lt;item&gt;6517&lt;/item&gt;&lt;item&gt;6518&lt;/item&gt;&lt;item&gt;6519&lt;/item&gt;&lt;item&gt;6520&lt;/item&gt;&lt;item&gt;6521&lt;/item&gt;&lt;item&gt;6522&lt;/item&gt;&lt;item&gt;6525&lt;/item&gt;&lt;item&gt;6526&lt;/item&gt;&lt;item&gt;6527&lt;/item&gt;&lt;/record-ids&gt;&lt;/item&gt;&lt;/Libraries&gt;"/>
  </w:docVars>
  <w:rsids>
    <w:rsidRoot w:val="00EA4926"/>
    <w:rsid w:val="00000104"/>
    <w:rsid w:val="00000549"/>
    <w:rsid w:val="000005D9"/>
    <w:rsid w:val="00000733"/>
    <w:rsid w:val="00000928"/>
    <w:rsid w:val="00000D1E"/>
    <w:rsid w:val="00000F6D"/>
    <w:rsid w:val="00001AA5"/>
    <w:rsid w:val="00002A0A"/>
    <w:rsid w:val="0000313B"/>
    <w:rsid w:val="00004A1E"/>
    <w:rsid w:val="0000564E"/>
    <w:rsid w:val="00005901"/>
    <w:rsid w:val="00005AC3"/>
    <w:rsid w:val="000105EB"/>
    <w:rsid w:val="00010718"/>
    <w:rsid w:val="00010E6A"/>
    <w:rsid w:val="0001115B"/>
    <w:rsid w:val="000112BC"/>
    <w:rsid w:val="00012027"/>
    <w:rsid w:val="00012A3D"/>
    <w:rsid w:val="00012E26"/>
    <w:rsid w:val="0001367C"/>
    <w:rsid w:val="00013C23"/>
    <w:rsid w:val="000140F5"/>
    <w:rsid w:val="00014B46"/>
    <w:rsid w:val="00014C60"/>
    <w:rsid w:val="00015507"/>
    <w:rsid w:val="00016096"/>
    <w:rsid w:val="00017065"/>
    <w:rsid w:val="000175B0"/>
    <w:rsid w:val="00017CB4"/>
    <w:rsid w:val="00017F4B"/>
    <w:rsid w:val="0002087A"/>
    <w:rsid w:val="00020C0F"/>
    <w:rsid w:val="0002156A"/>
    <w:rsid w:val="00022346"/>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226"/>
    <w:rsid w:val="00042E40"/>
    <w:rsid w:val="000437E9"/>
    <w:rsid w:val="00043C70"/>
    <w:rsid w:val="000443BC"/>
    <w:rsid w:val="00044745"/>
    <w:rsid w:val="0004583F"/>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3B2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2C99"/>
    <w:rsid w:val="000D412C"/>
    <w:rsid w:val="000D43EF"/>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3943"/>
    <w:rsid w:val="000E42CF"/>
    <w:rsid w:val="000E4A0C"/>
    <w:rsid w:val="000E4B23"/>
    <w:rsid w:val="000E4BC8"/>
    <w:rsid w:val="000E4DEC"/>
    <w:rsid w:val="000E50C6"/>
    <w:rsid w:val="000E5D40"/>
    <w:rsid w:val="000E5EE2"/>
    <w:rsid w:val="000E6696"/>
    <w:rsid w:val="000E67EE"/>
    <w:rsid w:val="000E6926"/>
    <w:rsid w:val="000E698C"/>
    <w:rsid w:val="000E7A4B"/>
    <w:rsid w:val="000F0757"/>
    <w:rsid w:val="000F0EC7"/>
    <w:rsid w:val="000F2389"/>
    <w:rsid w:val="000F25F8"/>
    <w:rsid w:val="000F26C5"/>
    <w:rsid w:val="000F3759"/>
    <w:rsid w:val="000F3B0A"/>
    <w:rsid w:val="000F3BDE"/>
    <w:rsid w:val="000F476C"/>
    <w:rsid w:val="000F599F"/>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13A"/>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5B2B"/>
    <w:rsid w:val="001463E5"/>
    <w:rsid w:val="00146CDF"/>
    <w:rsid w:val="001477DE"/>
    <w:rsid w:val="001500BA"/>
    <w:rsid w:val="001503FA"/>
    <w:rsid w:val="00151A85"/>
    <w:rsid w:val="0015330E"/>
    <w:rsid w:val="0015357C"/>
    <w:rsid w:val="00153F6B"/>
    <w:rsid w:val="00155703"/>
    <w:rsid w:val="00156B80"/>
    <w:rsid w:val="00156FFE"/>
    <w:rsid w:val="001576BF"/>
    <w:rsid w:val="00160AB3"/>
    <w:rsid w:val="00160AFB"/>
    <w:rsid w:val="0016114A"/>
    <w:rsid w:val="00161963"/>
    <w:rsid w:val="00162533"/>
    <w:rsid w:val="001632F3"/>
    <w:rsid w:val="00163B2D"/>
    <w:rsid w:val="00163E3E"/>
    <w:rsid w:val="0016490E"/>
    <w:rsid w:val="00164E67"/>
    <w:rsid w:val="0016574C"/>
    <w:rsid w:val="001658CC"/>
    <w:rsid w:val="00165C84"/>
    <w:rsid w:val="001663C7"/>
    <w:rsid w:val="00167452"/>
    <w:rsid w:val="00167A52"/>
    <w:rsid w:val="00167FE8"/>
    <w:rsid w:val="001704B9"/>
    <w:rsid w:val="00170B74"/>
    <w:rsid w:val="0017134B"/>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A0D"/>
    <w:rsid w:val="00182CD3"/>
    <w:rsid w:val="001838F7"/>
    <w:rsid w:val="00183C91"/>
    <w:rsid w:val="00183F68"/>
    <w:rsid w:val="001840A1"/>
    <w:rsid w:val="00185A27"/>
    <w:rsid w:val="0018626E"/>
    <w:rsid w:val="0018711C"/>
    <w:rsid w:val="001876E3"/>
    <w:rsid w:val="00190043"/>
    <w:rsid w:val="0019036C"/>
    <w:rsid w:val="001915FF"/>
    <w:rsid w:val="00191790"/>
    <w:rsid w:val="00192304"/>
    <w:rsid w:val="00192ADE"/>
    <w:rsid w:val="00192CA6"/>
    <w:rsid w:val="00193870"/>
    <w:rsid w:val="00193A64"/>
    <w:rsid w:val="00193F99"/>
    <w:rsid w:val="001941A8"/>
    <w:rsid w:val="001945F2"/>
    <w:rsid w:val="001949D3"/>
    <w:rsid w:val="00194FF6"/>
    <w:rsid w:val="00195F71"/>
    <w:rsid w:val="00196608"/>
    <w:rsid w:val="001966A5"/>
    <w:rsid w:val="001968EB"/>
    <w:rsid w:val="00197742"/>
    <w:rsid w:val="00197F79"/>
    <w:rsid w:val="001A1A25"/>
    <w:rsid w:val="001A28DB"/>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755"/>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365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0D1"/>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41E"/>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750"/>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37F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59C9"/>
    <w:rsid w:val="002671A2"/>
    <w:rsid w:val="002674AC"/>
    <w:rsid w:val="00270316"/>
    <w:rsid w:val="0027142D"/>
    <w:rsid w:val="002716AB"/>
    <w:rsid w:val="002727E8"/>
    <w:rsid w:val="00272A37"/>
    <w:rsid w:val="0027335B"/>
    <w:rsid w:val="0027357B"/>
    <w:rsid w:val="002738FD"/>
    <w:rsid w:val="00273908"/>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5F75"/>
    <w:rsid w:val="00286628"/>
    <w:rsid w:val="00286797"/>
    <w:rsid w:val="00286FDA"/>
    <w:rsid w:val="00287C22"/>
    <w:rsid w:val="00291D0F"/>
    <w:rsid w:val="00292862"/>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4CDC"/>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6EE3"/>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2F64"/>
    <w:rsid w:val="002E3961"/>
    <w:rsid w:val="002E39CD"/>
    <w:rsid w:val="002E41F8"/>
    <w:rsid w:val="002E42A4"/>
    <w:rsid w:val="002E5CA4"/>
    <w:rsid w:val="002E6119"/>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3B1B"/>
    <w:rsid w:val="003041B4"/>
    <w:rsid w:val="00305441"/>
    <w:rsid w:val="0030568B"/>
    <w:rsid w:val="003060B9"/>
    <w:rsid w:val="00307513"/>
    <w:rsid w:val="00310006"/>
    <w:rsid w:val="00310C85"/>
    <w:rsid w:val="00312044"/>
    <w:rsid w:val="00312763"/>
    <w:rsid w:val="00312A7A"/>
    <w:rsid w:val="00312C20"/>
    <w:rsid w:val="0031702F"/>
    <w:rsid w:val="00321EF4"/>
    <w:rsid w:val="00322386"/>
    <w:rsid w:val="00323101"/>
    <w:rsid w:val="003250F7"/>
    <w:rsid w:val="00325A3A"/>
    <w:rsid w:val="0032699A"/>
    <w:rsid w:val="0032791E"/>
    <w:rsid w:val="00327BAE"/>
    <w:rsid w:val="00330924"/>
    <w:rsid w:val="00331440"/>
    <w:rsid w:val="00331AE0"/>
    <w:rsid w:val="00331EB5"/>
    <w:rsid w:val="00331F4D"/>
    <w:rsid w:val="00332702"/>
    <w:rsid w:val="00333AA1"/>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46F"/>
    <w:rsid w:val="00344702"/>
    <w:rsid w:val="00344A84"/>
    <w:rsid w:val="00345A54"/>
    <w:rsid w:val="00345EFB"/>
    <w:rsid w:val="0034606C"/>
    <w:rsid w:val="00346A1A"/>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4A3"/>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1E86"/>
    <w:rsid w:val="00392FF0"/>
    <w:rsid w:val="0039320C"/>
    <w:rsid w:val="00393682"/>
    <w:rsid w:val="00393873"/>
    <w:rsid w:val="003947CD"/>
    <w:rsid w:val="0039483D"/>
    <w:rsid w:val="00394C34"/>
    <w:rsid w:val="00395369"/>
    <w:rsid w:val="00395390"/>
    <w:rsid w:val="00395CA6"/>
    <w:rsid w:val="00395CDC"/>
    <w:rsid w:val="00396EAC"/>
    <w:rsid w:val="00397162"/>
    <w:rsid w:val="003972E7"/>
    <w:rsid w:val="00397B7B"/>
    <w:rsid w:val="00397E19"/>
    <w:rsid w:val="003A0CE7"/>
    <w:rsid w:val="003A1BE4"/>
    <w:rsid w:val="003A20A9"/>
    <w:rsid w:val="003A28EA"/>
    <w:rsid w:val="003A29D4"/>
    <w:rsid w:val="003A3718"/>
    <w:rsid w:val="003A40C3"/>
    <w:rsid w:val="003A4121"/>
    <w:rsid w:val="003A5076"/>
    <w:rsid w:val="003A5A82"/>
    <w:rsid w:val="003A5CE7"/>
    <w:rsid w:val="003A5CF9"/>
    <w:rsid w:val="003A609C"/>
    <w:rsid w:val="003A6937"/>
    <w:rsid w:val="003A6A18"/>
    <w:rsid w:val="003A6B7F"/>
    <w:rsid w:val="003A725F"/>
    <w:rsid w:val="003A7290"/>
    <w:rsid w:val="003A77C7"/>
    <w:rsid w:val="003A7949"/>
    <w:rsid w:val="003A7B9F"/>
    <w:rsid w:val="003B099D"/>
    <w:rsid w:val="003B21C7"/>
    <w:rsid w:val="003B24E6"/>
    <w:rsid w:val="003B28B3"/>
    <w:rsid w:val="003B2B72"/>
    <w:rsid w:val="003B3970"/>
    <w:rsid w:val="003B60A1"/>
    <w:rsid w:val="003B60C5"/>
    <w:rsid w:val="003C0BF1"/>
    <w:rsid w:val="003C10CF"/>
    <w:rsid w:val="003C1DFD"/>
    <w:rsid w:val="003C2569"/>
    <w:rsid w:val="003C28DB"/>
    <w:rsid w:val="003C3540"/>
    <w:rsid w:val="003C3F7E"/>
    <w:rsid w:val="003C4002"/>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513"/>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113"/>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BFB"/>
    <w:rsid w:val="00412FCD"/>
    <w:rsid w:val="00413A50"/>
    <w:rsid w:val="00413F7A"/>
    <w:rsid w:val="00414467"/>
    <w:rsid w:val="0041490E"/>
    <w:rsid w:val="00414C19"/>
    <w:rsid w:val="00416D92"/>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760"/>
    <w:rsid w:val="00433F41"/>
    <w:rsid w:val="00433F5A"/>
    <w:rsid w:val="00434B90"/>
    <w:rsid w:val="00435071"/>
    <w:rsid w:val="004352AB"/>
    <w:rsid w:val="00435A20"/>
    <w:rsid w:val="00435DD9"/>
    <w:rsid w:val="00435FB5"/>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A3B"/>
    <w:rsid w:val="00453D75"/>
    <w:rsid w:val="00454793"/>
    <w:rsid w:val="00454D8B"/>
    <w:rsid w:val="00455D7C"/>
    <w:rsid w:val="0045684F"/>
    <w:rsid w:val="0045687C"/>
    <w:rsid w:val="00456920"/>
    <w:rsid w:val="00457456"/>
    <w:rsid w:val="00457BDA"/>
    <w:rsid w:val="00461648"/>
    <w:rsid w:val="00461856"/>
    <w:rsid w:val="0046187D"/>
    <w:rsid w:val="0046231B"/>
    <w:rsid w:val="00462520"/>
    <w:rsid w:val="00463C84"/>
    <w:rsid w:val="004641FB"/>
    <w:rsid w:val="00464ACC"/>
    <w:rsid w:val="00466369"/>
    <w:rsid w:val="00466793"/>
    <w:rsid w:val="00466A9D"/>
    <w:rsid w:val="00467130"/>
    <w:rsid w:val="00467413"/>
    <w:rsid w:val="004676D2"/>
    <w:rsid w:val="00467F98"/>
    <w:rsid w:val="004713BE"/>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3BD1"/>
    <w:rsid w:val="00484C36"/>
    <w:rsid w:val="00485EE6"/>
    <w:rsid w:val="00486187"/>
    <w:rsid w:val="004864F7"/>
    <w:rsid w:val="004866D3"/>
    <w:rsid w:val="00486C18"/>
    <w:rsid w:val="004879B3"/>
    <w:rsid w:val="00487E08"/>
    <w:rsid w:val="00490125"/>
    <w:rsid w:val="0049022C"/>
    <w:rsid w:val="0049032F"/>
    <w:rsid w:val="00490741"/>
    <w:rsid w:val="0049083F"/>
    <w:rsid w:val="0049147E"/>
    <w:rsid w:val="00491BF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588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41B"/>
    <w:rsid w:val="004E37E2"/>
    <w:rsid w:val="004E3FD4"/>
    <w:rsid w:val="004E43F7"/>
    <w:rsid w:val="004E7ACF"/>
    <w:rsid w:val="004F0718"/>
    <w:rsid w:val="004F1994"/>
    <w:rsid w:val="004F273B"/>
    <w:rsid w:val="004F2DF7"/>
    <w:rsid w:val="004F38C4"/>
    <w:rsid w:val="004F3ED7"/>
    <w:rsid w:val="004F44F9"/>
    <w:rsid w:val="004F45A2"/>
    <w:rsid w:val="004F4DD0"/>
    <w:rsid w:val="004F51CB"/>
    <w:rsid w:val="004F5277"/>
    <w:rsid w:val="004F5553"/>
    <w:rsid w:val="004F58D1"/>
    <w:rsid w:val="004F5E69"/>
    <w:rsid w:val="004F62C8"/>
    <w:rsid w:val="004F63A4"/>
    <w:rsid w:val="004F6B19"/>
    <w:rsid w:val="004F6D9D"/>
    <w:rsid w:val="004F79E2"/>
    <w:rsid w:val="00500067"/>
    <w:rsid w:val="00500122"/>
    <w:rsid w:val="0050082D"/>
    <w:rsid w:val="00501ED6"/>
    <w:rsid w:val="00502291"/>
    <w:rsid w:val="00502C4F"/>
    <w:rsid w:val="0050378A"/>
    <w:rsid w:val="0050441C"/>
    <w:rsid w:val="00505070"/>
    <w:rsid w:val="005053A5"/>
    <w:rsid w:val="005054B1"/>
    <w:rsid w:val="0050587B"/>
    <w:rsid w:val="00505970"/>
    <w:rsid w:val="00506A4B"/>
    <w:rsid w:val="00506AB9"/>
    <w:rsid w:val="00506BD9"/>
    <w:rsid w:val="00507BF1"/>
    <w:rsid w:val="0051088D"/>
    <w:rsid w:val="005109F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15E0"/>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59D5"/>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80B"/>
    <w:rsid w:val="00560935"/>
    <w:rsid w:val="00560B7C"/>
    <w:rsid w:val="00560E38"/>
    <w:rsid w:val="0056105D"/>
    <w:rsid w:val="00561C03"/>
    <w:rsid w:val="00561D9B"/>
    <w:rsid w:val="00561FB2"/>
    <w:rsid w:val="005626B9"/>
    <w:rsid w:val="0056291B"/>
    <w:rsid w:val="00562DD7"/>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1C3"/>
    <w:rsid w:val="0057298C"/>
    <w:rsid w:val="00573CAA"/>
    <w:rsid w:val="00573DBE"/>
    <w:rsid w:val="00574730"/>
    <w:rsid w:val="005749E5"/>
    <w:rsid w:val="00574F07"/>
    <w:rsid w:val="00575FCC"/>
    <w:rsid w:val="005760C4"/>
    <w:rsid w:val="005762AF"/>
    <w:rsid w:val="005763CB"/>
    <w:rsid w:val="00576B98"/>
    <w:rsid w:val="00576F85"/>
    <w:rsid w:val="00577116"/>
    <w:rsid w:val="005771FA"/>
    <w:rsid w:val="005776CF"/>
    <w:rsid w:val="00577B65"/>
    <w:rsid w:val="00577ED0"/>
    <w:rsid w:val="0058008D"/>
    <w:rsid w:val="00580186"/>
    <w:rsid w:val="00580714"/>
    <w:rsid w:val="005807D5"/>
    <w:rsid w:val="00580AEA"/>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1ABA"/>
    <w:rsid w:val="005A1B08"/>
    <w:rsid w:val="005A35B6"/>
    <w:rsid w:val="005A36E3"/>
    <w:rsid w:val="005A61AA"/>
    <w:rsid w:val="005A7356"/>
    <w:rsid w:val="005A7748"/>
    <w:rsid w:val="005B06D5"/>
    <w:rsid w:val="005B13F6"/>
    <w:rsid w:val="005B18AC"/>
    <w:rsid w:val="005B1D7D"/>
    <w:rsid w:val="005B1FA4"/>
    <w:rsid w:val="005B3057"/>
    <w:rsid w:val="005B3595"/>
    <w:rsid w:val="005B50A3"/>
    <w:rsid w:val="005B5B2C"/>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5F82"/>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7FD"/>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5C5"/>
    <w:rsid w:val="0065066F"/>
    <w:rsid w:val="006509BE"/>
    <w:rsid w:val="00651B44"/>
    <w:rsid w:val="00652020"/>
    <w:rsid w:val="00652914"/>
    <w:rsid w:val="006533A9"/>
    <w:rsid w:val="006536A6"/>
    <w:rsid w:val="00653F41"/>
    <w:rsid w:val="00654100"/>
    <w:rsid w:val="006542CC"/>
    <w:rsid w:val="00654636"/>
    <w:rsid w:val="00654A7D"/>
    <w:rsid w:val="006551EE"/>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353C"/>
    <w:rsid w:val="006650A0"/>
    <w:rsid w:val="00665FA6"/>
    <w:rsid w:val="00666757"/>
    <w:rsid w:val="006678E1"/>
    <w:rsid w:val="00671A36"/>
    <w:rsid w:val="00672295"/>
    <w:rsid w:val="0067240A"/>
    <w:rsid w:val="00672F0A"/>
    <w:rsid w:val="00673762"/>
    <w:rsid w:val="00673A69"/>
    <w:rsid w:val="00673D26"/>
    <w:rsid w:val="00674346"/>
    <w:rsid w:val="0067452C"/>
    <w:rsid w:val="00674856"/>
    <w:rsid w:val="0067511F"/>
    <w:rsid w:val="006765C8"/>
    <w:rsid w:val="0067697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869A5"/>
    <w:rsid w:val="00690809"/>
    <w:rsid w:val="00690845"/>
    <w:rsid w:val="006921C0"/>
    <w:rsid w:val="0069339D"/>
    <w:rsid w:val="00693745"/>
    <w:rsid w:val="006937E3"/>
    <w:rsid w:val="00693BAF"/>
    <w:rsid w:val="00694D9D"/>
    <w:rsid w:val="00694EFA"/>
    <w:rsid w:val="006950BF"/>
    <w:rsid w:val="00695835"/>
    <w:rsid w:val="006962C7"/>
    <w:rsid w:val="0069660B"/>
    <w:rsid w:val="00697187"/>
    <w:rsid w:val="00697E4D"/>
    <w:rsid w:val="006A0B2F"/>
    <w:rsid w:val="006A10D3"/>
    <w:rsid w:val="006A17DE"/>
    <w:rsid w:val="006A1964"/>
    <w:rsid w:val="006A2CEE"/>
    <w:rsid w:val="006A2FEC"/>
    <w:rsid w:val="006A312E"/>
    <w:rsid w:val="006A5EAE"/>
    <w:rsid w:val="006A6686"/>
    <w:rsid w:val="006A6A5D"/>
    <w:rsid w:val="006A70FB"/>
    <w:rsid w:val="006A7790"/>
    <w:rsid w:val="006A798A"/>
    <w:rsid w:val="006A7CB0"/>
    <w:rsid w:val="006B0063"/>
    <w:rsid w:val="006B0879"/>
    <w:rsid w:val="006B0DD7"/>
    <w:rsid w:val="006B1524"/>
    <w:rsid w:val="006B2DE9"/>
    <w:rsid w:val="006B3F4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2B7C"/>
    <w:rsid w:val="006C3388"/>
    <w:rsid w:val="006C36E8"/>
    <w:rsid w:val="006C38AA"/>
    <w:rsid w:val="006C41E8"/>
    <w:rsid w:val="006C49AC"/>
    <w:rsid w:val="006C688C"/>
    <w:rsid w:val="006C6C63"/>
    <w:rsid w:val="006C7181"/>
    <w:rsid w:val="006C7566"/>
    <w:rsid w:val="006C79FD"/>
    <w:rsid w:val="006C7FC8"/>
    <w:rsid w:val="006D0151"/>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6887"/>
    <w:rsid w:val="006E75C6"/>
    <w:rsid w:val="006F0355"/>
    <w:rsid w:val="006F097F"/>
    <w:rsid w:val="006F0DA5"/>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07"/>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010"/>
    <w:rsid w:val="00754459"/>
    <w:rsid w:val="00754E66"/>
    <w:rsid w:val="00755116"/>
    <w:rsid w:val="0075678D"/>
    <w:rsid w:val="00756CE0"/>
    <w:rsid w:val="00756FD4"/>
    <w:rsid w:val="00757736"/>
    <w:rsid w:val="00757E86"/>
    <w:rsid w:val="00757ECB"/>
    <w:rsid w:val="00760555"/>
    <w:rsid w:val="0076102D"/>
    <w:rsid w:val="007611A3"/>
    <w:rsid w:val="00762C71"/>
    <w:rsid w:val="00762D94"/>
    <w:rsid w:val="00763A42"/>
    <w:rsid w:val="00763C8D"/>
    <w:rsid w:val="007647D9"/>
    <w:rsid w:val="00764847"/>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26E"/>
    <w:rsid w:val="00774531"/>
    <w:rsid w:val="00774CA4"/>
    <w:rsid w:val="00775AA8"/>
    <w:rsid w:val="00775BFB"/>
    <w:rsid w:val="007768B6"/>
    <w:rsid w:val="00776AA3"/>
    <w:rsid w:val="00776C33"/>
    <w:rsid w:val="007770BC"/>
    <w:rsid w:val="00777A7B"/>
    <w:rsid w:val="00777CA1"/>
    <w:rsid w:val="00780290"/>
    <w:rsid w:val="00780293"/>
    <w:rsid w:val="00780EC0"/>
    <w:rsid w:val="00781354"/>
    <w:rsid w:val="00781ACA"/>
    <w:rsid w:val="007821E5"/>
    <w:rsid w:val="007822B6"/>
    <w:rsid w:val="00782506"/>
    <w:rsid w:val="007830F7"/>
    <w:rsid w:val="00783147"/>
    <w:rsid w:val="007833DC"/>
    <w:rsid w:val="00783ACA"/>
    <w:rsid w:val="00783E94"/>
    <w:rsid w:val="00784096"/>
    <w:rsid w:val="00785455"/>
    <w:rsid w:val="00785E21"/>
    <w:rsid w:val="0078656A"/>
    <w:rsid w:val="00786844"/>
    <w:rsid w:val="0078733D"/>
    <w:rsid w:val="00787460"/>
    <w:rsid w:val="00787E3F"/>
    <w:rsid w:val="007901DD"/>
    <w:rsid w:val="00790460"/>
    <w:rsid w:val="00790631"/>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44"/>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64FE"/>
    <w:rsid w:val="007B6EEE"/>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406"/>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74"/>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38B1"/>
    <w:rsid w:val="00814136"/>
    <w:rsid w:val="00814137"/>
    <w:rsid w:val="00814225"/>
    <w:rsid w:val="00814312"/>
    <w:rsid w:val="0081444A"/>
    <w:rsid w:val="0081495D"/>
    <w:rsid w:val="00814C6A"/>
    <w:rsid w:val="00815306"/>
    <w:rsid w:val="00815639"/>
    <w:rsid w:val="00816430"/>
    <w:rsid w:val="00816B2E"/>
    <w:rsid w:val="0081769D"/>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2735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1ACA"/>
    <w:rsid w:val="00852921"/>
    <w:rsid w:val="00852B13"/>
    <w:rsid w:val="008535BC"/>
    <w:rsid w:val="0085398A"/>
    <w:rsid w:val="00854231"/>
    <w:rsid w:val="008555BA"/>
    <w:rsid w:val="008558B0"/>
    <w:rsid w:val="00855B5C"/>
    <w:rsid w:val="00857111"/>
    <w:rsid w:val="0085747B"/>
    <w:rsid w:val="008579C9"/>
    <w:rsid w:val="00857CA0"/>
    <w:rsid w:val="008607BB"/>
    <w:rsid w:val="00861B1D"/>
    <w:rsid w:val="00863245"/>
    <w:rsid w:val="00863FBA"/>
    <w:rsid w:val="008641E2"/>
    <w:rsid w:val="00864C6B"/>
    <w:rsid w:val="00864C8A"/>
    <w:rsid w:val="00865017"/>
    <w:rsid w:val="008653B4"/>
    <w:rsid w:val="0086650E"/>
    <w:rsid w:val="00866E6E"/>
    <w:rsid w:val="00866E9B"/>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193E"/>
    <w:rsid w:val="00882191"/>
    <w:rsid w:val="00882F29"/>
    <w:rsid w:val="0088392A"/>
    <w:rsid w:val="0088394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A7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A24"/>
    <w:rsid w:val="008B0BCB"/>
    <w:rsid w:val="008B2153"/>
    <w:rsid w:val="008B216A"/>
    <w:rsid w:val="008B2608"/>
    <w:rsid w:val="008B2ED7"/>
    <w:rsid w:val="008B3245"/>
    <w:rsid w:val="008B38E0"/>
    <w:rsid w:val="008B3DC5"/>
    <w:rsid w:val="008B569A"/>
    <w:rsid w:val="008B7BD5"/>
    <w:rsid w:val="008B7F3C"/>
    <w:rsid w:val="008C06F3"/>
    <w:rsid w:val="008C0F79"/>
    <w:rsid w:val="008C2B08"/>
    <w:rsid w:val="008C2F3F"/>
    <w:rsid w:val="008C3834"/>
    <w:rsid w:val="008C3BF1"/>
    <w:rsid w:val="008C47E4"/>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5F8A"/>
    <w:rsid w:val="008D6B7C"/>
    <w:rsid w:val="008D6FD4"/>
    <w:rsid w:val="008D7005"/>
    <w:rsid w:val="008D75CD"/>
    <w:rsid w:val="008D7836"/>
    <w:rsid w:val="008D7D0A"/>
    <w:rsid w:val="008E0704"/>
    <w:rsid w:val="008E0D72"/>
    <w:rsid w:val="008E0D7D"/>
    <w:rsid w:val="008E216A"/>
    <w:rsid w:val="008E29CA"/>
    <w:rsid w:val="008E360D"/>
    <w:rsid w:val="008E403D"/>
    <w:rsid w:val="008E4C18"/>
    <w:rsid w:val="008E5112"/>
    <w:rsid w:val="008E64B1"/>
    <w:rsid w:val="008E6F38"/>
    <w:rsid w:val="008E77A7"/>
    <w:rsid w:val="008E78BA"/>
    <w:rsid w:val="008F07BC"/>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C03"/>
    <w:rsid w:val="008F6F02"/>
    <w:rsid w:val="008F762F"/>
    <w:rsid w:val="008F7C25"/>
    <w:rsid w:val="008F7D9C"/>
    <w:rsid w:val="00900B16"/>
    <w:rsid w:val="009014D3"/>
    <w:rsid w:val="0090182E"/>
    <w:rsid w:val="009018DE"/>
    <w:rsid w:val="00901DBA"/>
    <w:rsid w:val="0090229B"/>
    <w:rsid w:val="0090267C"/>
    <w:rsid w:val="00902FDF"/>
    <w:rsid w:val="00903261"/>
    <w:rsid w:val="0090347F"/>
    <w:rsid w:val="00904C9C"/>
    <w:rsid w:val="00905124"/>
    <w:rsid w:val="00905369"/>
    <w:rsid w:val="009068EB"/>
    <w:rsid w:val="00906DB4"/>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DF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903"/>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47B5F"/>
    <w:rsid w:val="00950079"/>
    <w:rsid w:val="00950594"/>
    <w:rsid w:val="009513DC"/>
    <w:rsid w:val="00952344"/>
    <w:rsid w:val="00952FA6"/>
    <w:rsid w:val="0095368E"/>
    <w:rsid w:val="00954128"/>
    <w:rsid w:val="00954216"/>
    <w:rsid w:val="00954611"/>
    <w:rsid w:val="00954C30"/>
    <w:rsid w:val="00954D84"/>
    <w:rsid w:val="009550AB"/>
    <w:rsid w:val="00956203"/>
    <w:rsid w:val="00956809"/>
    <w:rsid w:val="00956AB4"/>
    <w:rsid w:val="00957471"/>
    <w:rsid w:val="009575F0"/>
    <w:rsid w:val="009576BA"/>
    <w:rsid w:val="00957C60"/>
    <w:rsid w:val="00957EE4"/>
    <w:rsid w:val="00957F1F"/>
    <w:rsid w:val="00960816"/>
    <w:rsid w:val="0096111C"/>
    <w:rsid w:val="00961B11"/>
    <w:rsid w:val="00963D6B"/>
    <w:rsid w:val="00964937"/>
    <w:rsid w:val="00964A2D"/>
    <w:rsid w:val="00964B50"/>
    <w:rsid w:val="00965095"/>
    <w:rsid w:val="00965AAB"/>
    <w:rsid w:val="0096669E"/>
    <w:rsid w:val="0096685A"/>
    <w:rsid w:val="0096730B"/>
    <w:rsid w:val="009679D3"/>
    <w:rsid w:val="00967BD0"/>
    <w:rsid w:val="00967F09"/>
    <w:rsid w:val="009700E5"/>
    <w:rsid w:val="0097043F"/>
    <w:rsid w:val="009707F6"/>
    <w:rsid w:val="0097085C"/>
    <w:rsid w:val="00970995"/>
    <w:rsid w:val="00971BD9"/>
    <w:rsid w:val="00972145"/>
    <w:rsid w:val="00972B35"/>
    <w:rsid w:val="00972CA4"/>
    <w:rsid w:val="00972E9C"/>
    <w:rsid w:val="009732FF"/>
    <w:rsid w:val="009736B3"/>
    <w:rsid w:val="00973CDC"/>
    <w:rsid w:val="009741A2"/>
    <w:rsid w:val="0097481E"/>
    <w:rsid w:val="00974A31"/>
    <w:rsid w:val="00974DAA"/>
    <w:rsid w:val="0097567B"/>
    <w:rsid w:val="00975C99"/>
    <w:rsid w:val="00975DBA"/>
    <w:rsid w:val="00976D8B"/>
    <w:rsid w:val="00976FC9"/>
    <w:rsid w:val="0097736A"/>
    <w:rsid w:val="009800B5"/>
    <w:rsid w:val="00981D2A"/>
    <w:rsid w:val="009830E7"/>
    <w:rsid w:val="009843CF"/>
    <w:rsid w:val="00984405"/>
    <w:rsid w:val="00984D47"/>
    <w:rsid w:val="00984E98"/>
    <w:rsid w:val="00986316"/>
    <w:rsid w:val="00986905"/>
    <w:rsid w:val="009870B0"/>
    <w:rsid w:val="009875C7"/>
    <w:rsid w:val="009900D6"/>
    <w:rsid w:val="009908E2"/>
    <w:rsid w:val="00990F56"/>
    <w:rsid w:val="00992729"/>
    <w:rsid w:val="00992A4F"/>
    <w:rsid w:val="00992EEE"/>
    <w:rsid w:val="009934BB"/>
    <w:rsid w:val="00993A83"/>
    <w:rsid w:val="00993C3D"/>
    <w:rsid w:val="00995456"/>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4E5"/>
    <w:rsid w:val="009C66F4"/>
    <w:rsid w:val="009C7059"/>
    <w:rsid w:val="009C7629"/>
    <w:rsid w:val="009D125D"/>
    <w:rsid w:val="009D169F"/>
    <w:rsid w:val="009D19F0"/>
    <w:rsid w:val="009D1A67"/>
    <w:rsid w:val="009D1D2E"/>
    <w:rsid w:val="009D280A"/>
    <w:rsid w:val="009D41C8"/>
    <w:rsid w:val="009D429D"/>
    <w:rsid w:val="009D447D"/>
    <w:rsid w:val="009D5844"/>
    <w:rsid w:val="009D5E53"/>
    <w:rsid w:val="009D6837"/>
    <w:rsid w:val="009D6AEE"/>
    <w:rsid w:val="009D6B3E"/>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8F4"/>
    <w:rsid w:val="009F4D90"/>
    <w:rsid w:val="009F4EA3"/>
    <w:rsid w:val="009F50EA"/>
    <w:rsid w:val="009F53A6"/>
    <w:rsid w:val="009F5481"/>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CD2"/>
    <w:rsid w:val="00A05F7F"/>
    <w:rsid w:val="00A0618F"/>
    <w:rsid w:val="00A065BA"/>
    <w:rsid w:val="00A06767"/>
    <w:rsid w:val="00A068D9"/>
    <w:rsid w:val="00A0799D"/>
    <w:rsid w:val="00A07EC9"/>
    <w:rsid w:val="00A10FE8"/>
    <w:rsid w:val="00A1135C"/>
    <w:rsid w:val="00A11EE7"/>
    <w:rsid w:val="00A12258"/>
    <w:rsid w:val="00A126E5"/>
    <w:rsid w:val="00A1294F"/>
    <w:rsid w:val="00A1383A"/>
    <w:rsid w:val="00A140A9"/>
    <w:rsid w:val="00A155E2"/>
    <w:rsid w:val="00A15769"/>
    <w:rsid w:val="00A15D86"/>
    <w:rsid w:val="00A15F36"/>
    <w:rsid w:val="00A16D95"/>
    <w:rsid w:val="00A16F31"/>
    <w:rsid w:val="00A20189"/>
    <w:rsid w:val="00A2019E"/>
    <w:rsid w:val="00A20252"/>
    <w:rsid w:val="00A20A56"/>
    <w:rsid w:val="00A21AED"/>
    <w:rsid w:val="00A21B6D"/>
    <w:rsid w:val="00A222ED"/>
    <w:rsid w:val="00A2253D"/>
    <w:rsid w:val="00A228F7"/>
    <w:rsid w:val="00A23577"/>
    <w:rsid w:val="00A24122"/>
    <w:rsid w:val="00A245FA"/>
    <w:rsid w:val="00A250D5"/>
    <w:rsid w:val="00A25BC3"/>
    <w:rsid w:val="00A262AC"/>
    <w:rsid w:val="00A278AA"/>
    <w:rsid w:val="00A303CA"/>
    <w:rsid w:val="00A30A84"/>
    <w:rsid w:val="00A31A4D"/>
    <w:rsid w:val="00A31E9E"/>
    <w:rsid w:val="00A32411"/>
    <w:rsid w:val="00A32798"/>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46BF"/>
    <w:rsid w:val="00A45CED"/>
    <w:rsid w:val="00A467D3"/>
    <w:rsid w:val="00A46F3F"/>
    <w:rsid w:val="00A50037"/>
    <w:rsid w:val="00A50377"/>
    <w:rsid w:val="00A504A0"/>
    <w:rsid w:val="00A50D7F"/>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76907"/>
    <w:rsid w:val="00A76D15"/>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12"/>
    <w:rsid w:val="00A92A7E"/>
    <w:rsid w:val="00A93091"/>
    <w:rsid w:val="00A93DA1"/>
    <w:rsid w:val="00A94213"/>
    <w:rsid w:val="00A94AF7"/>
    <w:rsid w:val="00A94F5F"/>
    <w:rsid w:val="00A95AA5"/>
    <w:rsid w:val="00A95E30"/>
    <w:rsid w:val="00A95F72"/>
    <w:rsid w:val="00A96350"/>
    <w:rsid w:val="00A969DB"/>
    <w:rsid w:val="00A96D69"/>
    <w:rsid w:val="00A97053"/>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4FF6"/>
    <w:rsid w:val="00AB50E2"/>
    <w:rsid w:val="00AB5589"/>
    <w:rsid w:val="00AB571E"/>
    <w:rsid w:val="00AB6309"/>
    <w:rsid w:val="00AB6F9E"/>
    <w:rsid w:val="00AB78E9"/>
    <w:rsid w:val="00AC0696"/>
    <w:rsid w:val="00AC120A"/>
    <w:rsid w:val="00AC137D"/>
    <w:rsid w:val="00AC16F6"/>
    <w:rsid w:val="00AC3212"/>
    <w:rsid w:val="00AC335B"/>
    <w:rsid w:val="00AC375B"/>
    <w:rsid w:val="00AC3C96"/>
    <w:rsid w:val="00AC40CD"/>
    <w:rsid w:val="00AC44FD"/>
    <w:rsid w:val="00AC60BF"/>
    <w:rsid w:val="00AC6D3B"/>
    <w:rsid w:val="00AC7FCC"/>
    <w:rsid w:val="00AD0AF8"/>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BEF"/>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1CB0"/>
    <w:rsid w:val="00B62421"/>
    <w:rsid w:val="00B62951"/>
    <w:rsid w:val="00B644BA"/>
    <w:rsid w:val="00B64BCB"/>
    <w:rsid w:val="00B64C83"/>
    <w:rsid w:val="00B64D13"/>
    <w:rsid w:val="00B65246"/>
    <w:rsid w:val="00B658D4"/>
    <w:rsid w:val="00B668C1"/>
    <w:rsid w:val="00B66B87"/>
    <w:rsid w:val="00B66E0E"/>
    <w:rsid w:val="00B67A88"/>
    <w:rsid w:val="00B67BC0"/>
    <w:rsid w:val="00B70217"/>
    <w:rsid w:val="00B709E9"/>
    <w:rsid w:val="00B70DF3"/>
    <w:rsid w:val="00B70F65"/>
    <w:rsid w:val="00B720D8"/>
    <w:rsid w:val="00B73A47"/>
    <w:rsid w:val="00B74571"/>
    <w:rsid w:val="00B74C11"/>
    <w:rsid w:val="00B75DF6"/>
    <w:rsid w:val="00B76023"/>
    <w:rsid w:val="00B764BD"/>
    <w:rsid w:val="00B768B0"/>
    <w:rsid w:val="00B76EBE"/>
    <w:rsid w:val="00B7777F"/>
    <w:rsid w:val="00B77CEB"/>
    <w:rsid w:val="00B804E9"/>
    <w:rsid w:val="00B8065A"/>
    <w:rsid w:val="00B80A77"/>
    <w:rsid w:val="00B81805"/>
    <w:rsid w:val="00B82838"/>
    <w:rsid w:val="00B82848"/>
    <w:rsid w:val="00B82B45"/>
    <w:rsid w:val="00B83B17"/>
    <w:rsid w:val="00B84128"/>
    <w:rsid w:val="00B84896"/>
    <w:rsid w:val="00B84A6B"/>
    <w:rsid w:val="00B850B7"/>
    <w:rsid w:val="00B85510"/>
    <w:rsid w:val="00B85FD8"/>
    <w:rsid w:val="00B86217"/>
    <w:rsid w:val="00B867F5"/>
    <w:rsid w:val="00B87221"/>
    <w:rsid w:val="00B878AE"/>
    <w:rsid w:val="00B902D9"/>
    <w:rsid w:val="00B903AC"/>
    <w:rsid w:val="00B90574"/>
    <w:rsid w:val="00B9108F"/>
    <w:rsid w:val="00B915C8"/>
    <w:rsid w:val="00B91621"/>
    <w:rsid w:val="00B9196C"/>
    <w:rsid w:val="00B92114"/>
    <w:rsid w:val="00B92984"/>
    <w:rsid w:val="00B9465F"/>
    <w:rsid w:val="00B955A5"/>
    <w:rsid w:val="00B958E0"/>
    <w:rsid w:val="00B95AB6"/>
    <w:rsid w:val="00B9643B"/>
    <w:rsid w:val="00B964D1"/>
    <w:rsid w:val="00B96AA2"/>
    <w:rsid w:val="00B96E6A"/>
    <w:rsid w:val="00B97121"/>
    <w:rsid w:val="00B97BB9"/>
    <w:rsid w:val="00BA0B4E"/>
    <w:rsid w:val="00BA12C9"/>
    <w:rsid w:val="00BA1E09"/>
    <w:rsid w:val="00BA1E62"/>
    <w:rsid w:val="00BA1FBE"/>
    <w:rsid w:val="00BA33BA"/>
    <w:rsid w:val="00BA3468"/>
    <w:rsid w:val="00BA3612"/>
    <w:rsid w:val="00BA3AB3"/>
    <w:rsid w:val="00BA4901"/>
    <w:rsid w:val="00BA4C23"/>
    <w:rsid w:val="00BA53EB"/>
    <w:rsid w:val="00BA55D3"/>
    <w:rsid w:val="00BA5E6E"/>
    <w:rsid w:val="00BA6B19"/>
    <w:rsid w:val="00BA74E8"/>
    <w:rsid w:val="00BA7A92"/>
    <w:rsid w:val="00BB041C"/>
    <w:rsid w:val="00BB0666"/>
    <w:rsid w:val="00BB189E"/>
    <w:rsid w:val="00BB1A6C"/>
    <w:rsid w:val="00BB206B"/>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2EA5"/>
    <w:rsid w:val="00BC4184"/>
    <w:rsid w:val="00BC4654"/>
    <w:rsid w:val="00BC55C7"/>
    <w:rsid w:val="00BC5640"/>
    <w:rsid w:val="00BC56C0"/>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66F2"/>
    <w:rsid w:val="00BE72B7"/>
    <w:rsid w:val="00BE73D9"/>
    <w:rsid w:val="00BE79EE"/>
    <w:rsid w:val="00BF009C"/>
    <w:rsid w:val="00BF01EC"/>
    <w:rsid w:val="00BF0814"/>
    <w:rsid w:val="00BF08BE"/>
    <w:rsid w:val="00BF106C"/>
    <w:rsid w:val="00BF1DBD"/>
    <w:rsid w:val="00BF2230"/>
    <w:rsid w:val="00BF28B5"/>
    <w:rsid w:val="00BF2AC1"/>
    <w:rsid w:val="00BF2EA9"/>
    <w:rsid w:val="00BF33B6"/>
    <w:rsid w:val="00BF38F4"/>
    <w:rsid w:val="00BF3C6A"/>
    <w:rsid w:val="00BF3D9A"/>
    <w:rsid w:val="00BF3DAE"/>
    <w:rsid w:val="00BF3FC1"/>
    <w:rsid w:val="00BF4B4E"/>
    <w:rsid w:val="00BF504B"/>
    <w:rsid w:val="00BF525E"/>
    <w:rsid w:val="00BF53CA"/>
    <w:rsid w:val="00BF62B6"/>
    <w:rsid w:val="00BF6321"/>
    <w:rsid w:val="00BF70DA"/>
    <w:rsid w:val="00BF77F3"/>
    <w:rsid w:val="00BF7BF0"/>
    <w:rsid w:val="00BF7C89"/>
    <w:rsid w:val="00BF7FB1"/>
    <w:rsid w:val="00C009DD"/>
    <w:rsid w:val="00C01745"/>
    <w:rsid w:val="00C018C6"/>
    <w:rsid w:val="00C023E7"/>
    <w:rsid w:val="00C02672"/>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0DE"/>
    <w:rsid w:val="00C26953"/>
    <w:rsid w:val="00C274C4"/>
    <w:rsid w:val="00C27890"/>
    <w:rsid w:val="00C30965"/>
    <w:rsid w:val="00C315B9"/>
    <w:rsid w:val="00C315DE"/>
    <w:rsid w:val="00C32CF3"/>
    <w:rsid w:val="00C33441"/>
    <w:rsid w:val="00C33FD4"/>
    <w:rsid w:val="00C342C3"/>
    <w:rsid w:val="00C34F51"/>
    <w:rsid w:val="00C35049"/>
    <w:rsid w:val="00C3551B"/>
    <w:rsid w:val="00C35712"/>
    <w:rsid w:val="00C357A8"/>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080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4CF5"/>
    <w:rsid w:val="00C75ADB"/>
    <w:rsid w:val="00C75C2A"/>
    <w:rsid w:val="00C761B9"/>
    <w:rsid w:val="00C776FB"/>
    <w:rsid w:val="00C77B06"/>
    <w:rsid w:val="00C77FC4"/>
    <w:rsid w:val="00C80369"/>
    <w:rsid w:val="00C80858"/>
    <w:rsid w:val="00C822F7"/>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A6F89"/>
    <w:rsid w:val="00CA775D"/>
    <w:rsid w:val="00CB00AD"/>
    <w:rsid w:val="00CB1094"/>
    <w:rsid w:val="00CB1235"/>
    <w:rsid w:val="00CB23B9"/>
    <w:rsid w:val="00CB2EB5"/>
    <w:rsid w:val="00CB3CFE"/>
    <w:rsid w:val="00CB3FC8"/>
    <w:rsid w:val="00CB456D"/>
    <w:rsid w:val="00CB5178"/>
    <w:rsid w:val="00CB5799"/>
    <w:rsid w:val="00CB5963"/>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5AEE"/>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D7E69"/>
    <w:rsid w:val="00CE01C3"/>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2293"/>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11AA"/>
    <w:rsid w:val="00D21C42"/>
    <w:rsid w:val="00D22C3A"/>
    <w:rsid w:val="00D23106"/>
    <w:rsid w:val="00D2340C"/>
    <w:rsid w:val="00D23591"/>
    <w:rsid w:val="00D248B2"/>
    <w:rsid w:val="00D251C2"/>
    <w:rsid w:val="00D252DA"/>
    <w:rsid w:val="00D25E44"/>
    <w:rsid w:val="00D27AA4"/>
    <w:rsid w:val="00D3067B"/>
    <w:rsid w:val="00D30BBD"/>
    <w:rsid w:val="00D31A9E"/>
    <w:rsid w:val="00D31B88"/>
    <w:rsid w:val="00D32366"/>
    <w:rsid w:val="00D32C27"/>
    <w:rsid w:val="00D32C5C"/>
    <w:rsid w:val="00D32E25"/>
    <w:rsid w:val="00D33A38"/>
    <w:rsid w:val="00D33E75"/>
    <w:rsid w:val="00D34FB5"/>
    <w:rsid w:val="00D35A9C"/>
    <w:rsid w:val="00D368C6"/>
    <w:rsid w:val="00D37152"/>
    <w:rsid w:val="00D37D10"/>
    <w:rsid w:val="00D37DFF"/>
    <w:rsid w:val="00D40542"/>
    <w:rsid w:val="00D413B7"/>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47355"/>
    <w:rsid w:val="00D50138"/>
    <w:rsid w:val="00D509D4"/>
    <w:rsid w:val="00D50A71"/>
    <w:rsid w:val="00D50DBE"/>
    <w:rsid w:val="00D5147B"/>
    <w:rsid w:val="00D51E85"/>
    <w:rsid w:val="00D51F7D"/>
    <w:rsid w:val="00D52B99"/>
    <w:rsid w:val="00D5347B"/>
    <w:rsid w:val="00D53486"/>
    <w:rsid w:val="00D5383C"/>
    <w:rsid w:val="00D5383E"/>
    <w:rsid w:val="00D5417E"/>
    <w:rsid w:val="00D558C7"/>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45A"/>
    <w:rsid w:val="00D659FB"/>
    <w:rsid w:val="00D65CE1"/>
    <w:rsid w:val="00D66EA5"/>
    <w:rsid w:val="00D66F55"/>
    <w:rsid w:val="00D67085"/>
    <w:rsid w:val="00D67EBB"/>
    <w:rsid w:val="00D707B4"/>
    <w:rsid w:val="00D70D9C"/>
    <w:rsid w:val="00D71586"/>
    <w:rsid w:val="00D72220"/>
    <w:rsid w:val="00D723C7"/>
    <w:rsid w:val="00D7376F"/>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67AB"/>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593"/>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C79BE"/>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AA4"/>
    <w:rsid w:val="00DE3DBA"/>
    <w:rsid w:val="00DE4C3D"/>
    <w:rsid w:val="00DE4DA7"/>
    <w:rsid w:val="00DE4DC0"/>
    <w:rsid w:val="00DE5859"/>
    <w:rsid w:val="00DE590B"/>
    <w:rsid w:val="00DE5EDB"/>
    <w:rsid w:val="00DE61F7"/>
    <w:rsid w:val="00DE64C6"/>
    <w:rsid w:val="00DE6B03"/>
    <w:rsid w:val="00DE7101"/>
    <w:rsid w:val="00DF03B8"/>
    <w:rsid w:val="00DF0616"/>
    <w:rsid w:val="00DF0B7F"/>
    <w:rsid w:val="00DF0DCE"/>
    <w:rsid w:val="00DF1326"/>
    <w:rsid w:val="00DF1784"/>
    <w:rsid w:val="00DF1ADC"/>
    <w:rsid w:val="00DF314F"/>
    <w:rsid w:val="00DF31B2"/>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8F6"/>
    <w:rsid w:val="00E06C80"/>
    <w:rsid w:val="00E06FAF"/>
    <w:rsid w:val="00E076B2"/>
    <w:rsid w:val="00E076C2"/>
    <w:rsid w:val="00E07E4F"/>
    <w:rsid w:val="00E105F4"/>
    <w:rsid w:val="00E10AB0"/>
    <w:rsid w:val="00E10AF1"/>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0E40"/>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556A"/>
    <w:rsid w:val="00E3658A"/>
    <w:rsid w:val="00E368F3"/>
    <w:rsid w:val="00E3695A"/>
    <w:rsid w:val="00E36C01"/>
    <w:rsid w:val="00E37312"/>
    <w:rsid w:val="00E3732E"/>
    <w:rsid w:val="00E37D4E"/>
    <w:rsid w:val="00E37DAD"/>
    <w:rsid w:val="00E404A6"/>
    <w:rsid w:val="00E4061C"/>
    <w:rsid w:val="00E425D5"/>
    <w:rsid w:val="00E42600"/>
    <w:rsid w:val="00E42C99"/>
    <w:rsid w:val="00E4315B"/>
    <w:rsid w:val="00E44576"/>
    <w:rsid w:val="00E45702"/>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B8E"/>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496"/>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D3C"/>
    <w:rsid w:val="00EB6E02"/>
    <w:rsid w:val="00EB794C"/>
    <w:rsid w:val="00EB79DD"/>
    <w:rsid w:val="00EC01C2"/>
    <w:rsid w:val="00EC1AB5"/>
    <w:rsid w:val="00EC2A4F"/>
    <w:rsid w:val="00EC2B9C"/>
    <w:rsid w:val="00EC31AB"/>
    <w:rsid w:val="00EC43CB"/>
    <w:rsid w:val="00EC463B"/>
    <w:rsid w:val="00EC4B68"/>
    <w:rsid w:val="00EC547D"/>
    <w:rsid w:val="00EC55A4"/>
    <w:rsid w:val="00EC571F"/>
    <w:rsid w:val="00EC57F5"/>
    <w:rsid w:val="00EC5AD3"/>
    <w:rsid w:val="00EC6178"/>
    <w:rsid w:val="00EC660C"/>
    <w:rsid w:val="00EC73AF"/>
    <w:rsid w:val="00EC7561"/>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7B9"/>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A81"/>
    <w:rsid w:val="00EF3C36"/>
    <w:rsid w:val="00EF3D70"/>
    <w:rsid w:val="00EF4F9F"/>
    <w:rsid w:val="00EF5DF8"/>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299"/>
    <w:rsid w:val="00F1766A"/>
    <w:rsid w:val="00F2033D"/>
    <w:rsid w:val="00F20C88"/>
    <w:rsid w:val="00F21DC9"/>
    <w:rsid w:val="00F23633"/>
    <w:rsid w:val="00F23AFB"/>
    <w:rsid w:val="00F23E25"/>
    <w:rsid w:val="00F2486A"/>
    <w:rsid w:val="00F24CF8"/>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638"/>
    <w:rsid w:val="00F44B0F"/>
    <w:rsid w:val="00F453B2"/>
    <w:rsid w:val="00F4540B"/>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774"/>
    <w:rsid w:val="00F728FF"/>
    <w:rsid w:val="00F736A5"/>
    <w:rsid w:val="00F756E1"/>
    <w:rsid w:val="00F7701E"/>
    <w:rsid w:val="00F77F41"/>
    <w:rsid w:val="00F80AF2"/>
    <w:rsid w:val="00F8213F"/>
    <w:rsid w:val="00F8244A"/>
    <w:rsid w:val="00F82A0E"/>
    <w:rsid w:val="00F82B54"/>
    <w:rsid w:val="00F82F05"/>
    <w:rsid w:val="00F82FC2"/>
    <w:rsid w:val="00F83074"/>
    <w:rsid w:val="00F838F5"/>
    <w:rsid w:val="00F83D14"/>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5669"/>
    <w:rsid w:val="00F9688E"/>
    <w:rsid w:val="00F96C02"/>
    <w:rsid w:val="00FA059A"/>
    <w:rsid w:val="00FA0D96"/>
    <w:rsid w:val="00FA0E8D"/>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0EC"/>
    <w:rsid w:val="00FB788D"/>
    <w:rsid w:val="00FB7DF7"/>
    <w:rsid w:val="00FC0413"/>
    <w:rsid w:val="00FC0593"/>
    <w:rsid w:val="00FC24FD"/>
    <w:rsid w:val="00FC3222"/>
    <w:rsid w:val="00FC3BE2"/>
    <w:rsid w:val="00FC3E7C"/>
    <w:rsid w:val="00FC4547"/>
    <w:rsid w:val="00FC4D48"/>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4BD9"/>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D8B"/>
    <w:pPr>
      <w:pPrChange w:id="0" w:author="Adrian Stier" w:date="2022-02-24T11:06:00Z">
        <w:pPr/>
      </w:pPrChange>
    </w:pPr>
    <w:rPr>
      <w:rFonts w:ascii="Times New Roman" w:eastAsia="Times New Roman" w:hAnsi="Times New Roman" w:cs="Times New Roman"/>
      <w:lang w:eastAsia="en-US"/>
      <w:rPrChange w:id="0" w:author="Adrian Stier" w:date="2022-02-24T11:06:00Z">
        <w:rPr>
          <w:rFonts w:asciiTheme="minorHAnsi" w:eastAsiaTheme="minorEastAsia" w:hAnsiTheme="minorHAnsi" w:cstheme="minorBidi"/>
          <w:sz w:val="24"/>
          <w:szCs w:val="24"/>
          <w:lang w:val="en-US" w:eastAsia="ja-JP"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454D8B"/>
    <w:pPr>
      <w:ind w:left="720"/>
      <w:contextualSpacing/>
      <w:pPrChange w:id="1" w:author="Adrian Stier" w:date="2022-02-24T11:06:00Z">
        <w:pPr>
          <w:ind w:left="720"/>
          <w:contextualSpacing/>
        </w:pPr>
      </w:pPrChange>
    </w:pPr>
    <w:rPr>
      <w:rFonts w:asciiTheme="minorHAnsi" w:eastAsiaTheme="minorEastAsia" w:hAnsiTheme="minorHAnsi" w:cstheme="minorBidi"/>
      <w:lang w:eastAsia="ja-JP"/>
      <w:rPrChange w:id="1" w:author="Adrian Stier" w:date="2022-02-24T11:06:00Z">
        <w:rPr>
          <w:rFonts w:asciiTheme="minorHAnsi" w:eastAsiaTheme="minorEastAsia" w:hAnsiTheme="minorHAnsi" w:cstheme="minorBidi"/>
          <w:sz w:val="24"/>
          <w:szCs w:val="24"/>
          <w:lang w:val="en-US" w:eastAsia="ja-JP" w:bidi="ar-SA"/>
        </w:rPr>
      </w:rPrChange>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454D8B"/>
    <w:pPr>
      <w:pPrChange w:id="2" w:author="Adrian Stier" w:date="2022-02-24T11:06:00Z">
        <w:pPr/>
      </w:pPrChange>
    </w:pPr>
    <w:rPr>
      <w:rFonts w:asciiTheme="minorHAnsi" w:eastAsiaTheme="minorEastAsia" w:hAnsiTheme="minorHAnsi" w:cstheme="minorBidi"/>
      <w:lang w:eastAsia="ja-JP"/>
      <w:rPrChange w:id="2" w:author="Adrian Stier" w:date="2022-02-24T11:06:00Z">
        <w:rPr>
          <w:rFonts w:asciiTheme="minorHAnsi" w:eastAsiaTheme="minorEastAsia" w:hAnsiTheme="minorHAnsi" w:cstheme="minorBidi"/>
          <w:sz w:val="24"/>
          <w:szCs w:val="24"/>
          <w:lang w:val="en-US" w:eastAsia="ja-JP" w:bidi="ar-SA"/>
        </w:rPr>
      </w:rPrChange>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454D8B"/>
    <w:pPr>
      <w:tabs>
        <w:tab w:val="center" w:pos="4320"/>
        <w:tab w:val="right" w:pos="8640"/>
      </w:tabs>
      <w:pPrChange w:id="3" w:author="Adrian Stier" w:date="2022-02-24T11:06:00Z">
        <w:pPr>
          <w:tabs>
            <w:tab w:val="center" w:pos="4320"/>
            <w:tab w:val="right" w:pos="8640"/>
          </w:tabs>
        </w:pPr>
      </w:pPrChange>
    </w:pPr>
    <w:rPr>
      <w:rFonts w:asciiTheme="minorHAnsi" w:eastAsiaTheme="minorEastAsia" w:hAnsiTheme="minorHAnsi" w:cstheme="minorBidi"/>
      <w:lang w:eastAsia="ja-JP"/>
      <w:rPrChange w:id="3" w:author="Adrian Stier" w:date="2022-02-24T11:06:00Z">
        <w:rPr>
          <w:rFonts w:asciiTheme="minorHAnsi" w:eastAsiaTheme="minorEastAsia" w:hAnsiTheme="minorHAnsi" w:cstheme="minorBidi"/>
          <w:sz w:val="24"/>
          <w:szCs w:val="24"/>
          <w:lang w:val="en-US" w:eastAsia="ja-JP" w:bidi="ar-SA"/>
        </w:rPr>
      </w:rPrChange>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454D8B"/>
    <w:pPr>
      <w:tabs>
        <w:tab w:val="center" w:pos="4320"/>
        <w:tab w:val="right" w:pos="8640"/>
      </w:tabs>
      <w:pPrChange w:id="4" w:author="Adrian Stier" w:date="2022-02-24T11:06:00Z">
        <w:pPr>
          <w:tabs>
            <w:tab w:val="center" w:pos="4320"/>
            <w:tab w:val="right" w:pos="8640"/>
          </w:tabs>
        </w:pPr>
      </w:pPrChange>
    </w:pPr>
    <w:rPr>
      <w:rFonts w:asciiTheme="minorHAnsi" w:eastAsiaTheme="minorEastAsia" w:hAnsiTheme="minorHAnsi" w:cstheme="minorBidi"/>
      <w:lang w:eastAsia="ja-JP"/>
      <w:rPrChange w:id="4" w:author="Adrian Stier" w:date="2022-02-24T11:06:00Z">
        <w:rPr>
          <w:rFonts w:asciiTheme="minorHAnsi" w:eastAsiaTheme="minorEastAsia" w:hAnsiTheme="minorHAnsi" w:cstheme="minorBidi"/>
          <w:sz w:val="24"/>
          <w:szCs w:val="24"/>
          <w:lang w:val="en-US" w:eastAsia="ja-JP" w:bidi="ar-SA"/>
        </w:rPr>
      </w:rPrChange>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9168">
      <w:bodyDiv w:val="1"/>
      <w:marLeft w:val="0"/>
      <w:marRight w:val="0"/>
      <w:marTop w:val="0"/>
      <w:marBottom w:val="0"/>
      <w:divBdr>
        <w:top w:val="none" w:sz="0" w:space="0" w:color="auto"/>
        <w:left w:val="none" w:sz="0" w:space="0" w:color="auto"/>
        <w:bottom w:val="none" w:sz="0" w:space="0" w:color="auto"/>
        <w:right w:val="none" w:sz="0" w:space="0" w:color="auto"/>
      </w:divBdr>
      <w:divsChild>
        <w:div w:id="1222057167">
          <w:marLeft w:val="0"/>
          <w:marRight w:val="0"/>
          <w:marTop w:val="0"/>
          <w:marBottom w:val="0"/>
          <w:divBdr>
            <w:top w:val="none" w:sz="0" w:space="0" w:color="auto"/>
            <w:left w:val="none" w:sz="0" w:space="0" w:color="auto"/>
            <w:bottom w:val="none" w:sz="0" w:space="0" w:color="auto"/>
            <w:right w:val="none" w:sz="0" w:space="0" w:color="auto"/>
          </w:divBdr>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ynham@hawaii.edu" TargetMode="External"/><Relationship Id="rId18" Type="http://schemas.microsoft.com/office/2016/09/relationships/commentsIds" Target="commentsIds.xml"/><Relationship Id="rId26" Type="http://schemas.openxmlformats.org/officeDocument/2006/relationships/image" Target="media/image7.emf"/><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5" Type="http://schemas.openxmlformats.org/officeDocument/2006/relationships/image" Target="media/image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1.emf"/><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4.emf"/><Relationship Id="rId28" Type="http://schemas.openxmlformats.org/officeDocument/2006/relationships/image" Target="media/image9.emf"/><Relationship Id="rId10" Type="http://schemas.openxmlformats.org/officeDocument/2006/relationships/hyperlink" Target="mailto:essing@uw.edu" TargetMode="External"/><Relationship Id="rId19" Type="http://schemas.microsoft.com/office/2018/08/relationships/commentsExtensible" Target="commentsExtensible.xm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1.xml"/><Relationship Id="rId8" Type="http://schemas.openxmlformats.org/officeDocument/2006/relationships/hyperlink" Target="mailto:astier@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E1A1C-7280-A147-8BDA-7942436EE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26</Pages>
  <Words>22195</Words>
  <Characters>126518</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148417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1</cp:revision>
  <cp:lastPrinted>2021-03-10T23:26:00Z</cp:lastPrinted>
  <dcterms:created xsi:type="dcterms:W3CDTF">2022-02-22T01:53:00Z</dcterms:created>
  <dcterms:modified xsi:type="dcterms:W3CDTF">2022-02-24T19:08:00Z</dcterms:modified>
</cp:coreProperties>
</file>