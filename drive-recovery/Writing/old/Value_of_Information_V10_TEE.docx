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Avoiding Tipping Points Through Effective Monitoring</w:t>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65FE7E07" w14:textId="219CBE7B"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002C23FC">
        <w:rPr>
          <w:rFonts w:ascii="Helvetica" w:hAnsi="Helvetica" w:cs="Times New Roman"/>
          <w:bCs/>
          <w:sz w:val="22"/>
          <w:szCs w:val="22"/>
          <w:vertAlign w:val="superscript"/>
        </w:rPr>
        <w:t>,2</w:t>
      </w:r>
      <w:r w:rsidRPr="00957F1F">
        <w:rPr>
          <w:rFonts w:ascii="Helvetica" w:hAnsi="Helvetica" w:cs="Times New Roman"/>
          <w:bCs/>
          <w:sz w:val="22"/>
          <w:szCs w:val="22"/>
          <w:vertAlign w:val="superscript"/>
        </w:rPr>
        <w:t>*</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2C23FC">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2C23FC">
        <w:rPr>
          <w:rFonts w:ascii="Helvetica" w:hAnsi="Helvetica" w:cs="Times New Roman"/>
          <w:bCs/>
          <w:sz w:val="22"/>
          <w:szCs w:val="22"/>
          <w:vertAlign w:val="superscript"/>
        </w:rPr>
        <w:t>4</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2C23FC">
        <w:rPr>
          <w:rFonts w:ascii="Helvetica" w:hAnsi="Helvetica" w:cs="Times New Roman"/>
          <w:bCs/>
          <w:sz w:val="22"/>
          <w:szCs w:val="22"/>
          <w:vertAlign w:val="superscript"/>
        </w:rPr>
        <w:t>7</w:t>
      </w:r>
      <w:r w:rsidR="00045D2C" w:rsidRPr="00957F1F">
        <w:rPr>
          <w:rFonts w:ascii="Helvetica" w:hAnsi="Helvetica" w:cs="Times New Roman"/>
          <w:bCs/>
          <w:sz w:val="22"/>
          <w:szCs w:val="22"/>
        </w:rPr>
        <w:t>, John M. Lynham</w:t>
      </w:r>
      <w:r w:rsidR="002C23FC">
        <w:rPr>
          <w:rFonts w:ascii="Helvetica" w:hAnsi="Helvetica" w:cs="Times"/>
          <w:sz w:val="22"/>
          <w:szCs w:val="22"/>
          <w:vertAlign w:val="superscript"/>
        </w:rPr>
        <w:t>8</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2C23FC">
        <w:rPr>
          <w:rFonts w:ascii="Helvetica" w:hAnsi="Helvetica" w:cs="Times"/>
          <w:sz w:val="22"/>
          <w:szCs w:val="22"/>
          <w:vertAlign w:val="superscript"/>
        </w:rPr>
        <w:t>9</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p>
    <w:p w14:paraId="6F35C1E2" w14:textId="77777777"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14:paraId="676F7498" w14:textId="77777777" w:rsidR="00BE00F5" w:rsidRDefault="00903261" w:rsidP="00903261">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00BE00F5" w:rsidRPr="00030FE8">
        <w:rPr>
          <w:rFonts w:ascii="Helvetica" w:hAnsi="Helvetica" w:cs="Times New Roman"/>
          <w:sz w:val="22"/>
          <w:szCs w:val="22"/>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p>
    <w:p w14:paraId="73103B42" w14:textId="77777777" w:rsidR="002C23FC" w:rsidRDefault="002C23FC" w:rsidP="002C23FC">
      <w:pPr>
        <w:widowControl w:val="0"/>
        <w:autoSpaceDE w:val="0"/>
        <w:autoSpaceDN w:val="0"/>
        <w:adjustRightInd w:val="0"/>
        <w:rPr>
          <w:rFonts w:ascii="Helvetica" w:hAnsi="Helvetica" w:cs="Times New Roman"/>
          <w:iCs/>
          <w:sz w:val="22"/>
          <w:szCs w:val="22"/>
        </w:rPr>
      </w:pPr>
    </w:p>
    <w:p w14:paraId="62FECE3B" w14:textId="594B07D8" w:rsidR="002C23FC" w:rsidRPr="009E0AE1" w:rsidRDefault="002C23FC" w:rsidP="002C23FC">
      <w:pPr>
        <w:rPr>
          <w:rFonts w:ascii="Helvetica" w:hAnsi="Helvetica" w:cs="Times New Roman"/>
          <w:sz w:val="22"/>
          <w:szCs w:val="22"/>
          <w:vertAlign w:val="superscript"/>
        </w:rPr>
      </w:pPr>
      <w:r>
        <w:rPr>
          <w:rFonts w:ascii="Helvetica" w:hAnsi="Helvetica" w:cs="Times New Roman"/>
          <w:bCs/>
          <w:sz w:val="22"/>
          <w:szCs w:val="22"/>
          <w:vertAlign w:val="superscript"/>
        </w:rPr>
        <w:t>2</w:t>
      </w:r>
      <w:r w:rsidRPr="009E0AE1">
        <w:rPr>
          <w:rFonts w:ascii="Helvetica" w:hAnsi="Helvetica" w:cs="Times New Roman"/>
          <w:iCs/>
          <w:sz w:val="22"/>
          <w:szCs w:val="22"/>
        </w:rPr>
        <w:t>National Center for Ecological Analysis and Synthesis, 735 State Street, Santa Barbara, California 93101 USA</w:t>
      </w:r>
      <w:r w:rsidRPr="009E0AE1">
        <w:rPr>
          <w:rFonts w:ascii="Helvetica" w:hAnsi="Helvetica" w:cs="Times New Roman"/>
          <w:sz w:val="22"/>
          <w:szCs w:val="22"/>
          <w:vertAlign w:val="superscript"/>
        </w:rPr>
        <w:t xml:space="preserve"> </w:t>
      </w:r>
    </w:p>
    <w:p w14:paraId="6F4BF683" w14:textId="77777777" w:rsidR="00454793" w:rsidRPr="00957F1F" w:rsidRDefault="00454793" w:rsidP="002C23FC">
      <w:pPr>
        <w:widowControl w:val="0"/>
        <w:autoSpaceDE w:val="0"/>
        <w:autoSpaceDN w:val="0"/>
        <w:adjustRightInd w:val="0"/>
        <w:rPr>
          <w:rFonts w:ascii="Helvetica" w:hAnsi="Helvetica" w:cs="Times New Roman"/>
          <w:iCs/>
          <w:sz w:val="22"/>
          <w:szCs w:val="22"/>
        </w:rPr>
      </w:pPr>
    </w:p>
    <w:p w14:paraId="503CF3A7" w14:textId="6594B445" w:rsidR="00454793" w:rsidRPr="00957F1F"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3</w:t>
      </w:r>
      <w:r w:rsidR="00454793" w:rsidRPr="00957F1F">
        <w:rPr>
          <w:rFonts w:ascii="Helvetica" w:hAnsi="Helvetica" w:cs="Times"/>
          <w:sz w:val="22"/>
          <w:szCs w:val="22"/>
        </w:rPr>
        <w:t xml:space="preserve">University of Washington, School of Aquatic and Fishery Sciences, Box 355020, Seattle, Washington 98195 USA </w:t>
      </w:r>
    </w:p>
    <w:p w14:paraId="4D5C3571" w14:textId="3176665E" w:rsidR="00903261" w:rsidRPr="00957F1F" w:rsidRDefault="002C23FC" w:rsidP="002C23FC">
      <w:pPr>
        <w:widowControl w:val="0"/>
        <w:autoSpaceDE w:val="0"/>
        <w:autoSpaceDN w:val="0"/>
        <w:adjustRightInd w:val="0"/>
        <w:rPr>
          <w:rFonts w:ascii="Helvetica" w:hAnsi="Helvetica" w:cs="Times New Roman"/>
          <w:sz w:val="22"/>
          <w:szCs w:val="22"/>
        </w:rPr>
      </w:pPr>
      <w:r>
        <w:rPr>
          <w:rFonts w:ascii="Helvetica" w:hAnsi="Helvetica" w:cs="Times New Roman"/>
          <w:bCs/>
          <w:sz w:val="22"/>
          <w:szCs w:val="22"/>
          <w:vertAlign w:val="superscript"/>
        </w:rPr>
        <w:t>4</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656FD6DA" w14:textId="08943ADF" w:rsidR="00903261" w:rsidRPr="00957F1F"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5</w:t>
      </w:r>
      <w:r w:rsidR="00903261"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10E3D59E" w:rsidR="00903261"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6</w:t>
      </w:r>
      <w:r w:rsidR="00903261" w:rsidRPr="00957F1F">
        <w:rPr>
          <w:rFonts w:ascii="Helvetica" w:hAnsi="Helvetica" w:cs="Times New Roman"/>
          <w:sz w:val="22"/>
          <w:szCs w:val="22"/>
        </w:rPr>
        <w:t xml:space="preserve">Imperial College London, </w:t>
      </w:r>
      <w:proofErr w:type="spellStart"/>
      <w:r w:rsidR="00903261" w:rsidRPr="00957F1F">
        <w:rPr>
          <w:rFonts w:ascii="Helvetica" w:hAnsi="Helvetica" w:cs="Times New Roman"/>
          <w:sz w:val="22"/>
          <w:szCs w:val="22"/>
        </w:rPr>
        <w:t>Silwood</w:t>
      </w:r>
      <w:proofErr w:type="spellEnd"/>
      <w:r w:rsidR="00903261" w:rsidRPr="00957F1F">
        <w:rPr>
          <w:rFonts w:ascii="Helvetica" w:hAnsi="Helvetica" w:cs="Times New Roman"/>
          <w:sz w:val="22"/>
          <w:szCs w:val="22"/>
        </w:rPr>
        <w:t xml:space="preserve"> Park Campus, Ascot SL57PY, UK</w:t>
      </w:r>
    </w:p>
    <w:p w14:paraId="7B9D7707" w14:textId="77777777" w:rsidR="002C23FC" w:rsidRPr="00957F1F" w:rsidRDefault="002C23FC" w:rsidP="00903261">
      <w:pPr>
        <w:pStyle w:val="Header"/>
        <w:rPr>
          <w:rFonts w:ascii="Helvetica" w:hAnsi="Helvetica" w:cs="Times New Roman"/>
          <w:sz w:val="22"/>
          <w:szCs w:val="22"/>
        </w:rPr>
      </w:pPr>
    </w:p>
    <w:p w14:paraId="258A20AC" w14:textId="5EA84440" w:rsidR="00454793" w:rsidRPr="002C23FC"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7</w:t>
      </w:r>
      <w:r w:rsidRPr="00957F1F">
        <w:rPr>
          <w:rFonts w:ascii="Helvetica" w:hAnsi="Helvetica" w:cs="Times"/>
          <w:sz w:val="22"/>
          <w:szCs w:val="22"/>
        </w:rPr>
        <w:t>Biological Sciences</w:t>
      </w:r>
      <w:r>
        <w:rPr>
          <w:rFonts w:ascii="Helvetica" w:hAnsi="Helvetica" w:cs="Times"/>
          <w:sz w:val="22"/>
          <w:szCs w:val="22"/>
        </w:rPr>
        <w:t xml:space="preserve"> Department</w:t>
      </w:r>
      <w:r w:rsidRPr="00957F1F">
        <w:rPr>
          <w:rFonts w:ascii="Helvetica" w:hAnsi="Helvetica" w:cs="Times"/>
          <w:sz w:val="22"/>
          <w:szCs w:val="22"/>
        </w:rPr>
        <w:t>, California Polytechnic State University, San Luis Obispo, California 93407 USA </w:t>
      </w:r>
    </w:p>
    <w:p w14:paraId="3F142CC4" w14:textId="0F98B187" w:rsidR="00A66A28" w:rsidRPr="00957F1F" w:rsidRDefault="002C23FC" w:rsidP="00A66A2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7F5B5F93" w14:textId="63515B4D" w:rsidR="00A66A28" w:rsidRPr="00646F2D" w:rsidRDefault="002C23FC" w:rsidP="00646F2D">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9</w:t>
      </w:r>
      <w:r w:rsidR="001051F9" w:rsidRPr="001051F9">
        <w:rPr>
          <w:rFonts w:ascii="Helvetica" w:hAnsi="Helvetica" w:cs="Times"/>
          <w:sz w:val="22"/>
          <w:szCs w:val="22"/>
        </w:rPr>
        <w:t xml:space="preserve">School of Resource and Environmental Management, Simon Fraser University, Burnaby, British Columbia V5A 1S6 Canada </w:t>
      </w:r>
    </w:p>
    <w:p w14:paraId="342E40A1" w14:textId="601B004F"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 xml:space="preserve">r, </w:t>
      </w:r>
      <w:r w:rsidR="00B9108F">
        <w:rPr>
          <w:rFonts w:ascii="Helvetica" w:hAnsi="Helvetica" w:cs="Times New Roman"/>
          <w:sz w:val="22"/>
          <w:szCs w:val="22"/>
        </w:rPr>
        <w:t>University of California Santa Barbara</w:t>
      </w:r>
      <w:r w:rsidR="007D28E5" w:rsidRPr="00957F1F">
        <w:rPr>
          <w:rFonts w:ascii="Helvetica" w:hAnsi="Helvetica" w:cs="Times"/>
          <w:sz w:val="22"/>
          <w:szCs w:val="22"/>
        </w:rPr>
        <w:t xml:space="preserve">, </w:t>
      </w:r>
      <w:r w:rsidR="00B9108F">
        <w:rPr>
          <w:rFonts w:ascii="Helvetica" w:hAnsi="Helvetica" w:cs="Times"/>
          <w:sz w:val="22"/>
          <w:szCs w:val="22"/>
        </w:rPr>
        <w:t>Department of Ecology, Evolution, and Marine Biology, Santa Barbara, CA, 93106</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9"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w:t>
      </w:r>
      <w:proofErr w:type="spellStart"/>
      <w:r w:rsidRPr="00957F1F">
        <w:rPr>
          <w:rFonts w:ascii="Helvetica" w:hAnsi="Helvetica" w:cs="Times New Roman"/>
          <w:bCs/>
          <w:sz w:val="22"/>
          <w:szCs w:val="22"/>
        </w:rPr>
        <w:t>Samhouri</w:t>
      </w:r>
      <w:proofErr w:type="spellEnd"/>
      <w:r w:rsidRPr="00957F1F">
        <w:rPr>
          <w:rFonts w:ascii="Helvetica" w:hAnsi="Helvetica" w:cs="Times New Roman"/>
          <w:bCs/>
          <w:sz w:val="22"/>
          <w:szCs w:val="22"/>
        </w:rPr>
        <w:t xml:space="preserve">: </w:t>
      </w:r>
      <w:hyperlink r:id="rId10"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1"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2"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3"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w:t>
      </w:r>
      <w:proofErr w:type="spellStart"/>
      <w:r w:rsidRPr="00957F1F">
        <w:rPr>
          <w:rFonts w:ascii="Helvetica" w:hAnsi="Helvetica" w:cs="Times New Roman"/>
          <w:bCs/>
          <w:sz w:val="22"/>
          <w:szCs w:val="22"/>
        </w:rPr>
        <w:t>Lynham</w:t>
      </w:r>
      <w:proofErr w:type="spellEnd"/>
      <w:r w:rsidRPr="00957F1F">
        <w:rPr>
          <w:rFonts w:ascii="Helvetica" w:hAnsi="Helvetica" w:cs="Times New Roman"/>
          <w:bCs/>
          <w:sz w:val="22"/>
          <w:szCs w:val="22"/>
        </w:rPr>
        <w:t xml:space="preserve">: </w:t>
      </w:r>
      <w:hyperlink r:id="rId14"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5"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6" w:history="1">
        <w:r w:rsidR="00952FA6" w:rsidRPr="00957F1F">
          <w:rPr>
            <w:rStyle w:val="Hyperlink"/>
            <w:rFonts w:ascii="Helvetica" w:eastAsia="Times New Roman" w:hAnsi="Helvetica" w:cs="Times New Roman"/>
            <w:sz w:val="22"/>
            <w:szCs w:val="22"/>
            <w:shd w:val="clear" w:color="auto" w:fill="FFFFFF"/>
          </w:rPr>
          <w:t>phil.levin@noaa.gov</w:t>
        </w:r>
      </w:hyperlink>
    </w:p>
    <w:p w14:paraId="39F26438" w14:textId="3C29F225" w:rsidR="0022029E" w:rsidRDefault="00984E98" w:rsidP="00984E98">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xml:space="preserve">: </w:t>
      </w:r>
      <w:r w:rsidR="00442E9E">
        <w:rPr>
          <w:rFonts w:ascii="Helvetica" w:hAnsi="Helvetica"/>
          <w:sz w:val="22"/>
          <w:szCs w:val="22"/>
        </w:rPr>
        <w:t>A</w:t>
      </w:r>
      <w:r w:rsidR="00442E9E" w:rsidRPr="00CB7D32">
        <w:rPr>
          <w:rFonts w:ascii="Helvetica" w:hAnsi="Helvetica"/>
          <w:sz w:val="22"/>
          <w:szCs w:val="22"/>
        </w:rPr>
        <w:t xml:space="preserve"> major </w:t>
      </w:r>
      <w:r w:rsidR="000A07BA">
        <w:rPr>
          <w:rFonts w:ascii="Helvetica" w:hAnsi="Helvetica"/>
          <w:sz w:val="22"/>
          <w:szCs w:val="22"/>
        </w:rPr>
        <w:t>challenge</w:t>
      </w:r>
      <w:r w:rsidR="000A07BA" w:rsidRPr="00CB7D32">
        <w:rPr>
          <w:rFonts w:ascii="Helvetica" w:hAnsi="Helvetica"/>
          <w:sz w:val="22"/>
          <w:szCs w:val="22"/>
        </w:rPr>
        <w:t xml:space="preserve"> </w:t>
      </w:r>
      <w:r w:rsidR="00442E9E" w:rsidRPr="00CB7D32">
        <w:rPr>
          <w:rFonts w:ascii="Helvetica" w:hAnsi="Helvetica"/>
          <w:sz w:val="22"/>
          <w:szCs w:val="22"/>
        </w:rPr>
        <w:t xml:space="preserve">in sustainability science is how </w:t>
      </w:r>
      <w:r w:rsidR="000A07BA">
        <w:rPr>
          <w:rFonts w:ascii="Helvetica" w:hAnsi="Helvetica"/>
          <w:sz w:val="22"/>
          <w:szCs w:val="22"/>
        </w:rPr>
        <w:t>to</w:t>
      </w:r>
      <w:r w:rsidR="00442E9E" w:rsidRPr="00CB7D32">
        <w:rPr>
          <w:rFonts w:ascii="Helvetica" w:hAnsi="Helvetica"/>
          <w:sz w:val="22"/>
          <w:szCs w:val="22"/>
        </w:rPr>
        <w:t xml:space="preserve"> set meaningful</w:t>
      </w:r>
      <w:r w:rsidR="00442E9E" w:rsidRPr="0093151E">
        <w:rPr>
          <w:rFonts w:ascii="Helvetica" w:hAnsi="Helvetica"/>
          <w:sz w:val="22"/>
          <w:szCs w:val="22"/>
        </w:rPr>
        <w:t xml:space="preserve"> boundaries that maximize </w:t>
      </w:r>
      <w:r w:rsidR="00442E9E">
        <w:rPr>
          <w:rFonts w:ascii="Helvetica" w:hAnsi="Helvetica"/>
          <w:sz w:val="22"/>
          <w:szCs w:val="22"/>
        </w:rPr>
        <w:t xml:space="preserve">delivery of </w:t>
      </w:r>
      <w:r w:rsidR="00442E9E" w:rsidRPr="0093151E">
        <w:rPr>
          <w:rFonts w:ascii="Helvetica" w:hAnsi="Helvetica"/>
          <w:sz w:val="22"/>
          <w:szCs w:val="22"/>
        </w:rPr>
        <w:t xml:space="preserve">ecosystem services while </w:t>
      </w:r>
      <w:r w:rsidR="00442E9E">
        <w:rPr>
          <w:rFonts w:ascii="Helvetica" w:hAnsi="Helvetica"/>
          <w:sz w:val="22"/>
          <w:szCs w:val="22"/>
        </w:rPr>
        <w:t>minimizing risk of pushing systems a</w:t>
      </w:r>
      <w:r w:rsidR="00442E9E" w:rsidRPr="0093151E">
        <w:rPr>
          <w:rFonts w:ascii="Helvetica" w:hAnsi="Helvetica"/>
          <w:sz w:val="22"/>
          <w:szCs w:val="22"/>
        </w:rPr>
        <w:t xml:space="preserve">cross critical </w:t>
      </w:r>
      <w:r w:rsidR="00442E9E">
        <w:rPr>
          <w:rFonts w:ascii="Helvetica" w:hAnsi="Helvetica"/>
          <w:sz w:val="22"/>
          <w:szCs w:val="22"/>
        </w:rPr>
        <w:t>thresholds</w:t>
      </w:r>
      <w:r w:rsidR="00442E9E" w:rsidRPr="0093151E">
        <w:rPr>
          <w:rFonts w:ascii="Helvetica" w:hAnsi="Helvetica"/>
          <w:sz w:val="22"/>
          <w:szCs w:val="22"/>
        </w:rPr>
        <w:t xml:space="preserve"> beyond which </w:t>
      </w:r>
      <w:r w:rsidR="00442E9E">
        <w:rPr>
          <w:rFonts w:ascii="Helvetica" w:hAnsi="Helvetica"/>
          <w:sz w:val="22"/>
          <w:szCs w:val="22"/>
        </w:rPr>
        <w:t>major</w:t>
      </w:r>
      <w:r w:rsidR="00442E9E" w:rsidRPr="0093151E">
        <w:rPr>
          <w:rFonts w:ascii="Helvetica" w:hAnsi="Helvetica"/>
          <w:sz w:val="22"/>
          <w:szCs w:val="22"/>
        </w:rPr>
        <w:t xml:space="preserve"> disruptions occur</w:t>
      </w:r>
      <w:r w:rsidR="000A07BA">
        <w:rPr>
          <w:rFonts w:ascii="Helvetica" w:hAnsi="Helvetica"/>
          <w:sz w:val="22"/>
          <w:szCs w:val="22"/>
        </w:rPr>
        <w:t>.</w:t>
      </w:r>
      <w:r w:rsidR="00442E9E" w:rsidRPr="0093151E">
        <w:rPr>
          <w:rFonts w:ascii="Helvetica" w:hAnsi="Helvetica"/>
          <w:sz w:val="22"/>
          <w:szCs w:val="22"/>
        </w:rPr>
        <w:t xml:space="preserve"> </w:t>
      </w:r>
      <w:r w:rsidR="00442E9E">
        <w:rPr>
          <w:rFonts w:ascii="Helvetica" w:hAnsi="Helvetica" w:cs="Helvetica"/>
          <w:bCs/>
          <w:sz w:val="22"/>
          <w:szCs w:val="22"/>
        </w:rPr>
        <w:t xml:space="preserve">Here </w:t>
      </w:r>
      <w:r w:rsidRPr="00927692">
        <w:rPr>
          <w:rFonts w:ascii="Helvetica" w:hAnsi="Helvetica" w:cs="Helvetica"/>
          <w:sz w:val="22"/>
          <w:szCs w:val="22"/>
        </w:rPr>
        <w:t xml:space="preserve">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w:t>
      </w:r>
      <w:r w:rsidR="00D45DB1">
        <w:rPr>
          <w:rFonts w:ascii="Helvetica" w:hAnsi="Helvetica" w:cs="Helvetica"/>
          <w:sz w:val="22"/>
          <w:szCs w:val="22"/>
        </w:rPr>
        <w:t>tipping points. I</w:t>
      </w:r>
      <w:r w:rsidRPr="00927692">
        <w:rPr>
          <w:rFonts w:ascii="Helvetica" w:hAnsi="Helvetica" w:cs="Helvetica"/>
          <w:sz w:val="22"/>
          <w:szCs w:val="22"/>
        </w:rPr>
        <w:t xml:space="preserve">ncluding tipping points in decisions surrounding monitoring </w:t>
      </w:r>
      <w:r w:rsidR="00D45DB1">
        <w:rPr>
          <w:rFonts w:ascii="Helvetica" w:hAnsi="Helvetica" w:cs="Helvetica"/>
          <w:sz w:val="22"/>
          <w:szCs w:val="22"/>
        </w:rPr>
        <w:t>investment</w:t>
      </w:r>
      <w:r w:rsidRPr="00927692">
        <w:rPr>
          <w:rFonts w:ascii="Helvetica" w:hAnsi="Helvetica" w:cs="Helvetica"/>
          <w:sz w:val="22"/>
          <w:szCs w:val="22"/>
        </w:rPr>
        <w:t xml:space="preserve">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w:t>
      </w:r>
      <w:r w:rsidR="00D45DB1">
        <w:rPr>
          <w:rFonts w:ascii="Helvetica" w:hAnsi="Helvetica" w:cs="Helvetica"/>
          <w:sz w:val="22"/>
          <w:szCs w:val="22"/>
        </w:rPr>
        <w:t>cal threshold. We show that precautionary buffers</w:t>
      </w:r>
      <w:r w:rsidR="009307CE">
        <w:rPr>
          <w:rFonts w:ascii="Helvetica" w:hAnsi="Helvetica" w:cs="Helvetica"/>
          <w:sz w:val="22"/>
          <w:szCs w:val="22"/>
        </w:rPr>
        <w:t xml:space="preserve">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 monitoring costs, maximize profits</w:t>
      </w:r>
      <w:r w:rsidR="000A07BA">
        <w:rPr>
          <w:rFonts w:ascii="Helvetica" w:hAnsi="Helvetica" w:cs="Helvetica"/>
          <w:sz w:val="22"/>
          <w:szCs w:val="22"/>
        </w:rPr>
        <w:t>,</w:t>
      </w:r>
      <w:r w:rsidR="009307CE">
        <w:rPr>
          <w:rFonts w:ascii="Helvetica" w:hAnsi="Helvetica" w:cs="Helvetica"/>
          <w:sz w:val="22"/>
          <w:szCs w:val="22"/>
        </w:rPr>
        <w:t xml:space="preserve"> and prevent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w:t>
      </w:r>
      <w:r w:rsidR="000A07BA">
        <w:rPr>
          <w:rFonts w:ascii="Helvetica" w:hAnsi="Helvetica" w:cs="Helvetica"/>
          <w:sz w:val="22"/>
          <w:szCs w:val="22"/>
        </w:rPr>
        <w:t xml:space="preserve">n an era of </w:t>
      </w:r>
      <w:r w:rsidR="000A07BA" w:rsidRPr="00927692">
        <w:rPr>
          <w:rFonts w:ascii="Helvetica" w:hAnsi="Helvetica" w:cs="Helvetica"/>
          <w:sz w:val="22"/>
          <w:szCs w:val="22"/>
        </w:rPr>
        <w:t>finite resources</w:t>
      </w:r>
      <w:r w:rsidR="000A07BA">
        <w:rPr>
          <w:rFonts w:ascii="Helvetica" w:hAnsi="Helvetica" w:cs="Helvetica"/>
          <w:sz w:val="22"/>
          <w:szCs w:val="22"/>
        </w:rPr>
        <w:t>, i</w:t>
      </w:r>
      <w:r w:rsidRPr="00927692">
        <w:rPr>
          <w:rFonts w:ascii="Helvetica" w:hAnsi="Helvetica" w:cs="Helvetica"/>
          <w:sz w:val="22"/>
          <w:szCs w:val="22"/>
        </w:rPr>
        <w:t xml:space="preserve">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56C7649E" w14:textId="77777777" w:rsidR="005B1FA4" w:rsidRDefault="005B1FA4" w:rsidP="00EA4926">
      <w:pPr>
        <w:rPr>
          <w:rFonts w:ascii="Helvetica" w:hAnsi="Helvetica"/>
          <w:b/>
          <w:sz w:val="22"/>
          <w:szCs w:val="22"/>
        </w:rPr>
      </w:pP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9E172B4" w14:textId="77777777" w:rsidR="00EA4926" w:rsidRDefault="00EA4926" w:rsidP="00EA4926">
      <w:pPr>
        <w:rPr>
          <w:rFonts w:ascii="Helvetica" w:hAnsi="Helvetica"/>
          <w:b/>
          <w:sz w:val="22"/>
          <w:szCs w:val="22"/>
        </w:rPr>
      </w:pPr>
    </w:p>
    <w:p w14:paraId="2AE3240F" w14:textId="4DD86E57" w:rsidR="005E722B" w:rsidRPr="00223CEE" w:rsidRDefault="005E722B" w:rsidP="005E722B">
      <w:pPr>
        <w:rPr>
          <w:rFonts w:ascii="Helvetica" w:hAnsi="Helvetica"/>
          <w:sz w:val="22"/>
          <w:szCs w:val="22"/>
        </w:rPr>
      </w:pPr>
      <w:r w:rsidRPr="00223CEE">
        <w:rPr>
          <w:rFonts w:ascii="Helvetica" w:eastAsia="Times New Roman" w:hAnsi="Helvetica" w:cs="Times New Roman"/>
          <w:sz w:val="22"/>
          <w:szCs w:val="22"/>
        </w:rPr>
        <w:t xml:space="preserve">Decision-makers seeking to avoid the collapse of financial, medical, or military defense systems often rely on detailed information to </w:t>
      </w:r>
      <w:r>
        <w:rPr>
          <w:rFonts w:ascii="Helvetica" w:eastAsia="Times New Roman" w:hAnsi="Helvetica" w:cs="Times New Roman"/>
          <w:sz w:val="22"/>
          <w:szCs w:val="22"/>
        </w:rPr>
        <w:t>manage risk</w:t>
      </w:r>
      <w:r w:rsidRPr="00223CEE">
        <w:rPr>
          <w:rFonts w:ascii="Helvetica" w:eastAsia="Times New Roman" w:hAnsi="Helvetica" w:cs="Times New Roman"/>
          <w:sz w:val="22"/>
          <w:szCs w:val="22"/>
        </w:rPr>
        <w:t xml:space="preserve">. However, high precision </w:t>
      </w:r>
      <w:r>
        <w:rPr>
          <w:rFonts w:ascii="Helvetica" w:eastAsia="Times New Roman" w:hAnsi="Helvetica" w:cs="Times New Roman"/>
          <w:sz w:val="22"/>
          <w:szCs w:val="22"/>
        </w:rPr>
        <w:t>monitoring of systems is</w:t>
      </w:r>
      <w:r w:rsidRPr="00223CEE">
        <w:rPr>
          <w:rFonts w:ascii="Helvetica" w:eastAsia="Times New Roman" w:hAnsi="Helvetica" w:cs="Times New Roman"/>
          <w:sz w:val="22"/>
          <w:szCs w:val="22"/>
        </w:rPr>
        <w:t xml:space="preserve"> often costly</w:t>
      </w:r>
      <w:r>
        <w:rPr>
          <w:rFonts w:ascii="Helvetica" w:eastAsia="Times New Roman" w:hAnsi="Helvetica" w:cs="Times New Roman"/>
          <w:sz w:val="22"/>
          <w:szCs w:val="22"/>
        </w:rPr>
        <w:t>, requires analysis and storage of massive datasets,</w:t>
      </w:r>
      <w:r w:rsidRPr="00223CEE">
        <w:rPr>
          <w:rFonts w:ascii="Helvetica" w:eastAsia="Times New Roman" w:hAnsi="Helvetica" w:cs="Times New Roman"/>
          <w:sz w:val="22"/>
          <w:szCs w:val="22"/>
        </w:rPr>
        <w:t xml:space="preserve"> and </w:t>
      </w:r>
      <w:r>
        <w:rPr>
          <w:rFonts w:ascii="Helvetica" w:eastAsia="Times New Roman" w:hAnsi="Helvetica" w:cs="Times New Roman"/>
          <w:sz w:val="22"/>
          <w:szCs w:val="22"/>
        </w:rPr>
        <w:t>can</w:t>
      </w:r>
      <w:r w:rsidRPr="00223CEE">
        <w:rPr>
          <w:rFonts w:ascii="Helvetica" w:eastAsia="Times New Roman" w:hAnsi="Helvetica" w:cs="Times New Roman"/>
          <w:sz w:val="22"/>
          <w:szCs w:val="22"/>
        </w:rPr>
        <w:t xml:space="preserve"> delay decision making. </w:t>
      </w:r>
      <w:r>
        <w:rPr>
          <w:rFonts w:ascii="Helvetica" w:eastAsia="Times New Roman" w:hAnsi="Helvetica" w:cs="Times New Roman"/>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w:t>
      </w:r>
      <w:r w:rsidR="00F6763F">
        <w:rPr>
          <w:rFonts w:ascii="Helvetica" w:hAnsi="Helvetica"/>
          <w:sz w:val="22"/>
          <w:szCs w:val="22"/>
        </w:rPr>
        <w:t xml:space="preserve">the </w:t>
      </w:r>
      <w:r w:rsidRPr="00223CEE">
        <w:rPr>
          <w:rFonts w:ascii="Helvetica" w:hAnsi="Helvetica"/>
          <w:sz w:val="22"/>
          <w:szCs w:val="22"/>
        </w:rPr>
        <w:t xml:space="preserve">risk of </w:t>
      </w:r>
      <w:r>
        <w:rPr>
          <w:rFonts w:ascii="Helvetica" w:hAnsi="Helvetica"/>
          <w:sz w:val="22"/>
          <w:szCs w:val="22"/>
        </w:rPr>
        <w:t xml:space="preserve">species or ecosystem collapse </w:t>
      </w:r>
      <w:r>
        <w:rPr>
          <w:rFonts w:ascii="Helvetica" w:hAnsi="Helvetica"/>
          <w:sz w:val="22"/>
          <w:szCs w:val="22"/>
        </w:rPr>
        <w:fldChar w:fldCharType="begin"/>
      </w:r>
      <w:r w:rsidR="009442F2">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Pr>
          <w:rFonts w:ascii="Helvetica" w:hAnsi="Helvetica"/>
          <w:sz w:val="22"/>
          <w:szCs w:val="22"/>
        </w:rPr>
        <w:fldChar w:fldCharType="separate"/>
      </w:r>
      <w:r w:rsidR="009442F2">
        <w:rPr>
          <w:rFonts w:ascii="Helvetica" w:hAnsi="Helvetica"/>
          <w:noProof/>
          <w:sz w:val="22"/>
          <w:szCs w:val="22"/>
        </w:rPr>
        <w:t>(Kates</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2001)</w:t>
      </w:r>
      <w:r>
        <w:rPr>
          <w:rFonts w:ascii="Helvetica" w:hAnsi="Helvetica"/>
          <w:sz w:val="22"/>
          <w:szCs w:val="22"/>
        </w:rPr>
        <w:fldChar w:fldCharType="end"/>
      </w:r>
      <w:r w:rsidRPr="00223CEE">
        <w:rPr>
          <w:rFonts w:ascii="Helvetica" w:hAnsi="Helvetica"/>
          <w:sz w:val="22"/>
          <w:szCs w:val="22"/>
        </w:rPr>
        <w:t>?</w:t>
      </w:r>
    </w:p>
    <w:p w14:paraId="784ECB1A" w14:textId="447F9870" w:rsidR="00002A0A" w:rsidRDefault="008F57EE" w:rsidP="008F57EE">
      <w:pPr>
        <w:ind w:firstLine="810"/>
        <w:rPr>
          <w:rFonts w:ascii="Helvetica" w:hAnsi="Helvetica"/>
          <w:color w:val="000000" w:themeColor="text1"/>
          <w:sz w:val="22"/>
          <w:szCs w:val="22"/>
        </w:rPr>
      </w:pPr>
      <w:r>
        <w:rPr>
          <w:rFonts w:ascii="Helvetica" w:eastAsia="Times New Roman" w:hAnsi="Helvetica" w:cs="Times New Roman"/>
          <w:sz w:val="22"/>
          <w:szCs w:val="22"/>
        </w:rPr>
        <w:t xml:space="preserve">In natural resource management, monitoring typically allows managers to assess the status of a species </w:t>
      </w:r>
      <w:r w:rsidR="00F658A3">
        <w:rPr>
          <w:rFonts w:ascii="Helvetica" w:eastAsia="Times New Roman" w:hAnsi="Helvetica" w:cs="Times New Roman"/>
          <w:sz w:val="22"/>
          <w:szCs w:val="22"/>
        </w:rPr>
        <w:t xml:space="preserve">or ecosystem </w:t>
      </w:r>
      <w:r w:rsidR="00604B57">
        <w:rPr>
          <w:rFonts w:ascii="Helvetica" w:eastAsia="Times New Roman" w:hAnsi="Helvetica" w:cs="Times New Roman"/>
          <w:sz w:val="22"/>
          <w:szCs w:val="22"/>
        </w:rPr>
        <w:t xml:space="preserve">relative to one or more </w:t>
      </w:r>
      <w:r>
        <w:rPr>
          <w:rFonts w:ascii="Helvetica" w:eastAsia="Times New Roman" w:hAnsi="Helvetica" w:cs="Times New Roman"/>
          <w:sz w:val="22"/>
          <w:szCs w:val="22"/>
        </w:rPr>
        <w:t>critical threshold value</w:t>
      </w:r>
      <w:r w:rsidR="00EA6C4E">
        <w:rPr>
          <w:rFonts w:ascii="Helvetica" w:eastAsia="Times New Roman" w:hAnsi="Helvetica" w:cs="Times New Roman"/>
          <w:sz w:val="22"/>
          <w:szCs w:val="22"/>
        </w:rPr>
        <w:t>s</w:t>
      </w:r>
      <w:r w:rsidR="00FE78AB">
        <w:rPr>
          <w:rFonts w:ascii="Helvetica" w:eastAsia="Times New Roman" w:hAnsi="Helvetica" w:cs="Times New Roman"/>
          <w:sz w:val="22"/>
          <w:szCs w:val="22"/>
        </w:rPr>
        <w:t>,</w:t>
      </w:r>
      <w:r>
        <w:rPr>
          <w:rFonts w:ascii="Helvetica" w:eastAsia="Times New Roman" w:hAnsi="Helvetica" w:cs="Times New Roman"/>
          <w:sz w:val="22"/>
          <w:szCs w:val="22"/>
        </w:rPr>
        <w:t xml:space="preserve"> below which the risk</w:t>
      </w:r>
      <w:r w:rsidR="00A82596">
        <w:rPr>
          <w:rFonts w:ascii="Helvetica" w:eastAsia="Times New Roman" w:hAnsi="Helvetica" w:cs="Times New Roman"/>
          <w:sz w:val="22"/>
          <w:szCs w:val="22"/>
        </w:rPr>
        <w:t xml:space="preserve"> of </w:t>
      </w:r>
      <w:r w:rsidR="00604B57">
        <w:rPr>
          <w:rFonts w:ascii="Helvetica" w:eastAsia="Times New Roman" w:hAnsi="Helvetica" w:cs="Times New Roman"/>
          <w:sz w:val="22"/>
          <w:szCs w:val="22"/>
        </w:rPr>
        <w:t xml:space="preserve">resource or socio-economic </w:t>
      </w:r>
      <w:r w:rsidR="00A82596">
        <w:rPr>
          <w:rFonts w:ascii="Helvetica" w:eastAsia="Times New Roman" w:hAnsi="Helvetica" w:cs="Times New Roman"/>
          <w:sz w:val="22"/>
          <w:szCs w:val="22"/>
        </w:rPr>
        <w:t xml:space="preserve">collapse becomes high. For </w:t>
      </w:r>
      <w:r w:rsidR="003947CD">
        <w:rPr>
          <w:rFonts w:ascii="Helvetica" w:eastAsia="Times New Roman" w:hAnsi="Helvetica" w:cs="Times New Roman"/>
          <w:sz w:val="22"/>
          <w:szCs w:val="22"/>
        </w:rPr>
        <w:t xml:space="preserve">example, in the </w:t>
      </w:r>
      <w:r w:rsidR="00A82596">
        <w:rPr>
          <w:rFonts w:ascii="Helvetica" w:eastAsia="Times New Roman" w:hAnsi="Helvetica" w:cs="Times New Roman"/>
          <w:sz w:val="22"/>
          <w:szCs w:val="22"/>
        </w:rPr>
        <w:t xml:space="preserve">management of a single </w:t>
      </w:r>
      <w:r>
        <w:rPr>
          <w:rFonts w:ascii="Helvetica" w:eastAsia="Times New Roman" w:hAnsi="Helvetica" w:cs="Times New Roman"/>
          <w:sz w:val="22"/>
          <w:szCs w:val="22"/>
        </w:rPr>
        <w:t xml:space="preserve">resource </w:t>
      </w:r>
      <w:r w:rsidRPr="00573DBE">
        <w:rPr>
          <w:rFonts w:ascii="Helvetica" w:eastAsia="Times New Roman" w:hAnsi="Helvetica" w:cs="Times New Roman"/>
          <w:color w:val="000000" w:themeColor="text1"/>
          <w:sz w:val="22"/>
          <w:szCs w:val="22"/>
        </w:rPr>
        <w:t xml:space="preserve">like </w:t>
      </w:r>
      <w:r w:rsidR="00FE78AB">
        <w:rPr>
          <w:rFonts w:ascii="Helvetica" w:eastAsia="Times New Roman" w:hAnsi="Helvetica" w:cs="Times New Roman"/>
          <w:color w:val="000000" w:themeColor="text1"/>
          <w:sz w:val="22"/>
          <w:szCs w:val="22"/>
        </w:rPr>
        <w:t xml:space="preserve">a </w:t>
      </w:r>
      <w:r w:rsidRPr="00573DBE">
        <w:rPr>
          <w:rFonts w:ascii="Helvetica" w:eastAsia="Times New Roman" w:hAnsi="Helvetica" w:cs="Times New Roman"/>
          <w:color w:val="000000" w:themeColor="text1"/>
          <w:sz w:val="22"/>
          <w:szCs w:val="22"/>
        </w:rPr>
        <w:t>fish</w:t>
      </w:r>
      <w:r w:rsidR="00FE78AB">
        <w:rPr>
          <w:rFonts w:ascii="Helvetica" w:eastAsia="Times New Roman" w:hAnsi="Helvetica" w:cs="Times New Roman"/>
          <w:color w:val="000000" w:themeColor="text1"/>
          <w:sz w:val="22"/>
          <w:szCs w:val="22"/>
        </w:rPr>
        <w:t xml:space="preserve"> stock</w:t>
      </w:r>
      <w:r w:rsidRPr="00573DBE">
        <w:rPr>
          <w:rFonts w:ascii="Helvetica" w:eastAsia="Times New Roman" w:hAnsi="Helvetica" w:cs="Times New Roman"/>
          <w:color w:val="000000" w:themeColor="text1"/>
          <w:sz w:val="22"/>
          <w:szCs w:val="22"/>
        </w:rPr>
        <w:t xml:space="preserve">, management strategies often include lower population limits below </w:t>
      </w:r>
      <w:r w:rsidRPr="00573DBE">
        <w:rPr>
          <w:rFonts w:ascii="Helvetica" w:hAnsi="Helvetica"/>
          <w:color w:val="000000" w:themeColor="text1"/>
          <w:sz w:val="22"/>
          <w:szCs w:val="22"/>
        </w:rPr>
        <w:t>which harvest is suspended</w:t>
      </w:r>
      <w:r w:rsidR="003947CD">
        <w:rPr>
          <w:rFonts w:ascii="Helvetica" w:hAnsi="Helvetica"/>
          <w:color w:val="000000" w:themeColor="text1"/>
          <w:sz w:val="22"/>
          <w:szCs w:val="22"/>
        </w:rPr>
        <w:t xml:space="preserve"> (i.e. a ‘limit reference point’). This </w:t>
      </w:r>
      <w:r w:rsidR="00F6763F">
        <w:rPr>
          <w:rFonts w:ascii="Helvetica" w:hAnsi="Helvetica"/>
          <w:color w:val="000000" w:themeColor="text1"/>
          <w:sz w:val="22"/>
          <w:szCs w:val="22"/>
        </w:rPr>
        <w:t xml:space="preserve">threshold </w:t>
      </w:r>
      <w:r w:rsidR="003947CD">
        <w:rPr>
          <w:rFonts w:ascii="Helvetica" w:hAnsi="Helvetica"/>
          <w:color w:val="000000" w:themeColor="text1"/>
          <w:sz w:val="22"/>
          <w:szCs w:val="22"/>
        </w:rPr>
        <w:t>is set</w:t>
      </w:r>
      <w:r w:rsidRPr="00573DBE">
        <w:rPr>
          <w:rFonts w:ascii="Helvetica" w:hAnsi="Helvetica"/>
          <w:color w:val="000000" w:themeColor="text1"/>
          <w:sz w:val="22"/>
          <w:szCs w:val="22"/>
        </w:rPr>
        <w:t xml:space="preserve"> because</w:t>
      </w:r>
      <w:r w:rsidR="003947CD">
        <w:rPr>
          <w:rFonts w:ascii="Helvetica" w:hAnsi="Helvetica"/>
          <w:color w:val="000000" w:themeColor="text1"/>
          <w:sz w:val="22"/>
          <w:szCs w:val="22"/>
        </w:rPr>
        <w:t xml:space="preserve"> managers believe </w:t>
      </w:r>
      <w:r w:rsidR="00125F2B" w:rsidRPr="00223CEE">
        <w:rPr>
          <w:rFonts w:ascii="Helvetica" w:hAnsi="Helvetica"/>
          <w:sz w:val="22"/>
          <w:szCs w:val="22"/>
        </w:rPr>
        <w:t xml:space="preserve">the </w:t>
      </w:r>
      <w:r w:rsidR="00125F2B">
        <w:rPr>
          <w:rFonts w:ascii="Helvetica" w:hAnsi="Helvetica"/>
          <w:sz w:val="22"/>
          <w:szCs w:val="22"/>
        </w:rPr>
        <w:t>risk of serious or irreversible harm to populations, ecosystems, economies, and societies is greatly elevated.</w:t>
      </w:r>
      <w:r w:rsidR="00A82596">
        <w:rPr>
          <w:rFonts w:ascii="Helvetica" w:hAnsi="Helvetica"/>
          <w:color w:val="000000" w:themeColor="text1"/>
          <w:sz w:val="22"/>
          <w:szCs w:val="22"/>
        </w:rPr>
        <w:t xml:space="preserve"> </w:t>
      </w:r>
      <w:r w:rsidR="00752CA9">
        <w:rPr>
          <w:rFonts w:ascii="Helvetica" w:hAnsi="Helvetica"/>
          <w:color w:val="000000" w:themeColor="text1"/>
          <w:sz w:val="22"/>
          <w:szCs w:val="22"/>
        </w:rPr>
        <w:t xml:space="preserve">Managers of a single species also seek to avoid biological tipping points, a lower population limit that is typically even lower than the limit reference point, below which </w:t>
      </w:r>
      <w:r w:rsidR="00752CA9" w:rsidRPr="00573DBE">
        <w:rPr>
          <w:rFonts w:ascii="Helvetica" w:hAnsi="Helvetica"/>
          <w:color w:val="000000" w:themeColor="text1"/>
          <w:sz w:val="22"/>
          <w:szCs w:val="22"/>
        </w:rPr>
        <w:t>irreversible</w:t>
      </w:r>
      <w:r w:rsidR="00752CA9">
        <w:rPr>
          <w:rFonts w:ascii="Helvetica" w:hAnsi="Helvetica"/>
          <w:color w:val="000000" w:themeColor="text1"/>
          <w:sz w:val="22"/>
          <w:szCs w:val="22"/>
        </w:rPr>
        <w:t xml:space="preserve"> harm can occur due to phenomena such as inbreeding depression</w:t>
      </w:r>
      <w:r w:rsidR="00A37982">
        <w:rPr>
          <w:rFonts w:ascii="Helvetica" w:hAnsi="Helvetica"/>
          <w:color w:val="000000" w:themeColor="text1"/>
          <w:sz w:val="22"/>
          <w:szCs w:val="22"/>
        </w:rPr>
        <w:t xml:space="preserve"> or mate limitation</w:t>
      </w:r>
      <w:r w:rsidR="00B369FD" w:rsidRPr="00B369FD">
        <w:t xml:space="preserve"> </w:t>
      </w:r>
      <w:r w:rsidR="004C35D8">
        <w:rPr>
          <w:rFonts w:ascii="Helvetica" w:hAnsi="Helvetica"/>
          <w:color w:val="000000" w:themeColor="text1"/>
          <w:sz w:val="22"/>
          <w:szCs w:val="22"/>
        </w:rPr>
        <w:fldChar w:fldCharType="begin"/>
      </w:r>
      <w:r w:rsidR="004C35D8">
        <w:rPr>
          <w:rFonts w:ascii="Helvetica" w:hAnsi="Helvetica"/>
          <w:color w:val="000000" w:themeColor="text1"/>
          <w:sz w:val="22"/>
          <w:szCs w:val="22"/>
        </w:rPr>
        <w:instrText xml:space="preserve"> ADDIN EN.CITE &lt;EndNote&gt;&lt;Cite&gt;&lt;Author&gt;Courchamp&lt;/Author&gt;&lt;Year&gt;1999&lt;/Year&gt;&lt;RecNum&gt;4246&lt;/RecNum&gt;&lt;DisplayText&gt;(Courchamp&lt;style face="italic"&gt; et al.&lt;/style&gt; 1999)&lt;/DisplayText&gt;&lt;record&gt;&lt;rec-number&gt;4246&lt;/rec-number&gt;&lt;foreign-keys&gt;&lt;key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Pr>
          <w:rFonts w:ascii="Helvetica" w:hAnsi="Helvetica"/>
          <w:color w:val="000000" w:themeColor="text1"/>
          <w:sz w:val="22"/>
          <w:szCs w:val="22"/>
        </w:rPr>
        <w:fldChar w:fldCharType="separate"/>
      </w:r>
      <w:r w:rsidR="004C35D8">
        <w:rPr>
          <w:rFonts w:ascii="Helvetica" w:hAnsi="Helvetica"/>
          <w:noProof/>
          <w:color w:val="000000" w:themeColor="text1"/>
          <w:sz w:val="22"/>
          <w:szCs w:val="22"/>
        </w:rPr>
        <w:t>(Courchamp</w:t>
      </w:r>
      <w:r w:rsidR="004C35D8" w:rsidRPr="004C35D8">
        <w:rPr>
          <w:rFonts w:ascii="Helvetica" w:hAnsi="Helvetica"/>
          <w:i/>
          <w:noProof/>
          <w:color w:val="000000" w:themeColor="text1"/>
          <w:sz w:val="22"/>
          <w:szCs w:val="22"/>
        </w:rPr>
        <w:t xml:space="preserve"> et al.</w:t>
      </w:r>
      <w:r w:rsidR="004C35D8">
        <w:rPr>
          <w:rFonts w:ascii="Helvetica" w:hAnsi="Helvetica"/>
          <w:noProof/>
          <w:color w:val="000000" w:themeColor="text1"/>
          <w:sz w:val="22"/>
          <w:szCs w:val="22"/>
        </w:rPr>
        <w:t xml:space="preserve"> 1999)</w:t>
      </w:r>
      <w:r w:rsidR="004C35D8">
        <w:rPr>
          <w:rFonts w:ascii="Helvetica" w:hAnsi="Helvetica"/>
          <w:color w:val="000000" w:themeColor="text1"/>
          <w:sz w:val="22"/>
          <w:szCs w:val="22"/>
        </w:rPr>
        <w:fldChar w:fldCharType="end"/>
      </w:r>
      <w:r w:rsidR="00B369FD">
        <w:rPr>
          <w:rFonts w:ascii="Helvetica" w:hAnsi="Helvetica"/>
          <w:color w:val="000000" w:themeColor="text1"/>
          <w:sz w:val="22"/>
          <w:szCs w:val="22"/>
        </w:rPr>
        <w:t>.</w:t>
      </w:r>
      <w:r w:rsidR="00752CA9" w:rsidRPr="00573DBE">
        <w:rPr>
          <w:rFonts w:ascii="Helvetica" w:hAnsi="Helvetica"/>
          <w:color w:val="000000" w:themeColor="text1"/>
          <w:sz w:val="22"/>
          <w:szCs w:val="22"/>
        </w:rPr>
        <w:t xml:space="preserve"> </w:t>
      </w:r>
      <w:r w:rsidR="000762F3">
        <w:rPr>
          <w:rFonts w:ascii="Helvetica" w:hAnsi="Helvetica"/>
          <w:color w:val="000000" w:themeColor="text1"/>
          <w:sz w:val="22"/>
          <w:szCs w:val="22"/>
        </w:rPr>
        <w:t xml:space="preserve">Such </w:t>
      </w:r>
      <w:r w:rsidR="006D77C6">
        <w:rPr>
          <w:rFonts w:ascii="Helvetica" w:hAnsi="Helvetica"/>
          <w:color w:val="000000" w:themeColor="text1"/>
          <w:sz w:val="22"/>
          <w:szCs w:val="22"/>
        </w:rPr>
        <w:t xml:space="preserve">single species </w:t>
      </w:r>
      <w:r w:rsidR="000762F3">
        <w:rPr>
          <w:rFonts w:ascii="Helvetica" w:hAnsi="Helvetica"/>
          <w:color w:val="000000" w:themeColor="text1"/>
          <w:sz w:val="22"/>
          <w:szCs w:val="22"/>
        </w:rPr>
        <w:t xml:space="preserve">thresholds have been discussed in a diverse array of contexts </w:t>
      </w:r>
      <w:r w:rsidR="006D77C6">
        <w:rPr>
          <w:rFonts w:ascii="Helvetica" w:hAnsi="Helvetica"/>
          <w:color w:val="000000" w:themeColor="text1"/>
          <w:sz w:val="22"/>
          <w:szCs w:val="22"/>
        </w:rPr>
        <w:t xml:space="preserve">ranging from </w:t>
      </w:r>
      <w:r w:rsidR="000762F3">
        <w:rPr>
          <w:rFonts w:ascii="Helvetica" w:hAnsi="Helvetica"/>
          <w:color w:val="000000" w:themeColor="text1"/>
          <w:sz w:val="22"/>
          <w:szCs w:val="22"/>
        </w:rPr>
        <w:t xml:space="preserve">indigenous hunting of geese in Australia </w:t>
      </w:r>
      <w:r w:rsidR="006D77C6">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&lt;EndNote&gt;&lt;Cite&gt;&lt;Author&gt;Traill&lt;/Author&gt;&lt;Year&gt;2010&lt;/Year&gt;&lt;RecNum&gt;8452&lt;/RecNum&gt;&lt;DisplayText&gt;(Traill&lt;style face="italic"&gt; et al.&lt;/style&gt; 2010)&lt;/DisplayText&gt;&lt;record&gt;&lt;rec-number&gt;8452&lt;/rec-number&gt;&lt;foreign-keys&gt;&lt;key app="EN" db-id="dsrza9wtbra05fevxvw5svf8d0a9a0ptptvp" timestamp="1490826343"&gt;8452&lt;/key&gt;&lt;/foreign-keys&gt;&lt;ref-type name="Journal Article"&gt;17&lt;/ref-type&gt;&lt;contributors&gt;&lt;authors&gt;&lt;author&gt;Traill, Lochran W&lt;/author&gt;&lt;author&gt;Bradshaw, Corey JA&lt;/author&gt;&lt;author&gt;Delean, Steven&lt;/author&gt;&lt;author&gt;Brook, Barry W&lt;/author&gt;&lt;/authors&gt;&lt;/contributors&gt;&lt;titles&gt;&lt;title&gt;Wetland conservation and sustainable use under global change: a tropical Australian case study using magpie geese&lt;/title&gt;&lt;secondary-title&gt;Ecography&lt;/secondary-title&gt;&lt;/titles&gt;&lt;periodical&gt;&lt;full-title&gt;Ecography&lt;/full-title&gt;&lt;/periodical&gt;&lt;pages&gt;818-825&lt;/pages&gt;&lt;volume&gt;33&lt;/volume&gt;&lt;number&gt;5&lt;/number&gt;&lt;dates&gt;&lt;year&gt;2010&lt;/year&gt;&lt;/dates&gt;&lt;isbn&gt;1600-0587&lt;/isbn&gt;&lt;urls&gt;&lt;/urls&gt;&lt;/record&gt;&lt;/Cite&gt;&lt;/EndNote&gt;</w:instrText>
      </w:r>
      <w:r w:rsidR="006D77C6">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(Traill</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2010)</w:t>
      </w:r>
      <w:r w:rsidR="006D77C6">
        <w:rPr>
          <w:rFonts w:ascii="Helvetica" w:hAnsi="Helvetica"/>
          <w:color w:val="000000" w:themeColor="text1"/>
          <w:sz w:val="22"/>
          <w:szCs w:val="22"/>
        </w:rPr>
        <w:fldChar w:fldCharType="end"/>
      </w:r>
      <w:r w:rsidR="000762F3">
        <w:rPr>
          <w:rFonts w:ascii="Helvetica" w:hAnsi="Helvetica"/>
          <w:color w:val="000000" w:themeColor="text1"/>
          <w:sz w:val="22"/>
          <w:szCs w:val="22"/>
        </w:rPr>
        <w:t xml:space="preserve"> </w:t>
      </w:r>
      <w:r w:rsidR="006D77C6">
        <w:rPr>
          <w:rFonts w:ascii="Helvetica" w:hAnsi="Helvetica"/>
          <w:color w:val="000000" w:themeColor="text1"/>
          <w:sz w:val="22"/>
          <w:szCs w:val="22"/>
        </w:rPr>
        <w:t>to clam</w:t>
      </w:r>
      <w:r w:rsidR="000762F3">
        <w:rPr>
          <w:rFonts w:ascii="Helvetica" w:hAnsi="Helvetica"/>
          <w:color w:val="000000" w:themeColor="text1"/>
          <w:sz w:val="22"/>
          <w:szCs w:val="22"/>
        </w:rPr>
        <w:t xml:space="preserve"> fisheries </w:t>
      </w:r>
      <w:r w:rsidR="006D77C6">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&lt;EndNote&gt;&lt;Cite&gt;&lt;Author&gt;Ortega&lt;/Author&gt;&lt;Year&gt;2012&lt;/Year&gt;&lt;RecNum&gt;8453&lt;/RecNum&gt;&lt;DisplayText&gt;(Ortega&lt;style face="italic"&gt; et al.&lt;/style&gt; 2012)&lt;/DisplayText&gt;&lt;record&gt;&lt;rec-number&gt;8453&lt;/rec-number&gt;&lt;foreign-keys&gt;&lt;key app="EN" db-id="dsrza9wtbra05fevxvw5svf8d0a9a0ptptvp" timestamp="1490826376"&gt;8453&lt;/key&gt;&lt;/foreign-keys&gt;&lt;ref-type name="Journal Article"&gt;17&lt;/ref-type&gt;&lt;contributors&gt;&lt;authors&gt;&lt;author&gt;Ortega, Leonardo&lt;/author&gt;&lt;author&gt;Castilla, Juan Carlos&lt;/author&gt;&lt;author&gt;Espino, Marco&lt;/author&gt;&lt;author&gt;Yamashiro, Carmen&lt;/author&gt;&lt;author&gt;Defeo, Omar&lt;/author&gt;&lt;/authors&gt;&lt;/contributors&gt;&lt;titles&gt;&lt;title&gt;Effects of fishing, market price, and climate on two South American clam species&lt;/title&gt;&lt;secondary-title&gt;Marine Ecology Progress Series&lt;/secondary-title&gt;&lt;/titles&gt;&lt;periodical&gt;&lt;full-title&gt;Marine Ecology Progress Series&lt;/full-title&gt;&lt;/periodical&gt;&lt;pages&gt;71-85&lt;/pages&gt;&lt;volume&gt;469&lt;/volume&gt;&lt;dates&gt;&lt;year&gt;2012&lt;/year&gt;&lt;/dates&gt;&lt;isbn&gt;0171-8630&lt;/isbn&gt;&lt;urls&gt;&lt;/urls&gt;&lt;/record&gt;&lt;/Cite&gt;&lt;/EndNote&gt;</w:instrText>
      </w:r>
      <w:r w:rsidR="006D77C6">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(Ortega</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2012)</w:t>
      </w:r>
      <w:r w:rsidR="006D77C6">
        <w:rPr>
          <w:rFonts w:ascii="Helvetica" w:hAnsi="Helvetica"/>
          <w:color w:val="000000" w:themeColor="text1"/>
          <w:sz w:val="22"/>
          <w:szCs w:val="22"/>
        </w:rPr>
        <w:fldChar w:fldCharType="end"/>
      </w:r>
      <w:r w:rsidR="006D77C6">
        <w:rPr>
          <w:rFonts w:ascii="Helvetica" w:hAnsi="Helvetica"/>
          <w:color w:val="000000" w:themeColor="text1"/>
          <w:sz w:val="22"/>
          <w:szCs w:val="22"/>
        </w:rPr>
        <w:t xml:space="preserve">. </w:t>
      </w:r>
      <w:r w:rsidR="004C35D8">
        <w:rPr>
          <w:rFonts w:ascii="Helvetica" w:hAnsi="Helvetica"/>
          <w:color w:val="000000" w:themeColor="text1"/>
          <w:sz w:val="22"/>
          <w:szCs w:val="22"/>
        </w:rPr>
        <w:t xml:space="preserve">Similar limit reference points and biological tipping points also exist at </w:t>
      </w:r>
      <w:r w:rsidR="00F658A3" w:rsidRPr="00573DBE">
        <w:rPr>
          <w:rFonts w:ascii="Helvetica" w:hAnsi="Helvetica"/>
          <w:color w:val="000000" w:themeColor="text1"/>
          <w:sz w:val="22"/>
          <w:szCs w:val="22"/>
        </w:rPr>
        <w:t>the ecosystem leve</w:t>
      </w:r>
      <w:r w:rsidR="00F6763F">
        <w:rPr>
          <w:rFonts w:ascii="Helvetica" w:hAnsi="Helvetica"/>
          <w:color w:val="000000" w:themeColor="text1"/>
          <w:sz w:val="22"/>
          <w:szCs w:val="22"/>
        </w:rPr>
        <w:t>l. In these cases,</w:t>
      </w:r>
      <w:r w:rsidR="00F658A3" w:rsidRPr="00573DBE">
        <w:rPr>
          <w:rFonts w:ascii="Helvetica" w:hAnsi="Helvetica"/>
          <w:color w:val="000000" w:themeColor="text1"/>
          <w:sz w:val="22"/>
          <w:szCs w:val="22"/>
        </w:rPr>
        <w:t xml:space="preserve"> </w:t>
      </w:r>
      <w:r w:rsidR="004C35D8">
        <w:rPr>
          <w:rFonts w:ascii="Helvetica" w:hAnsi="Helvetica"/>
          <w:color w:val="000000" w:themeColor="text1"/>
          <w:sz w:val="22"/>
          <w:szCs w:val="22"/>
        </w:rPr>
        <w:t>man</w:t>
      </w:r>
      <w:r w:rsidR="00F6763F">
        <w:rPr>
          <w:rFonts w:ascii="Helvetica" w:hAnsi="Helvetica"/>
          <w:color w:val="000000" w:themeColor="text1"/>
          <w:sz w:val="22"/>
          <w:szCs w:val="22"/>
        </w:rPr>
        <w:t>a</w:t>
      </w:r>
      <w:r w:rsidR="004C35D8">
        <w:rPr>
          <w:rFonts w:ascii="Helvetica" w:hAnsi="Helvetica"/>
          <w:color w:val="000000" w:themeColor="text1"/>
          <w:sz w:val="22"/>
          <w:szCs w:val="22"/>
        </w:rPr>
        <w:t>gers avoid biological tipping points</w:t>
      </w:r>
      <w:r w:rsidR="00F6763F">
        <w:rPr>
          <w:rFonts w:ascii="Helvetica" w:hAnsi="Helvetica"/>
          <w:color w:val="000000" w:themeColor="text1"/>
          <w:sz w:val="22"/>
          <w:szCs w:val="22"/>
        </w:rPr>
        <w:t xml:space="preserve"> that are</w:t>
      </w:r>
      <w:r w:rsidR="004C35D8">
        <w:rPr>
          <w:rFonts w:ascii="Helvetica" w:hAnsi="Helvetica"/>
          <w:color w:val="000000" w:themeColor="text1"/>
          <w:sz w:val="22"/>
          <w:szCs w:val="22"/>
        </w:rPr>
        <w:t xml:space="preserve"> </w:t>
      </w:r>
      <w:r w:rsidR="00F658A3" w:rsidRPr="00573DB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573DBE">
        <w:rPr>
          <w:rFonts w:ascii="Helvetica" w:hAnsi="Helvetica"/>
          <w:color w:val="000000" w:themeColor="text1"/>
          <w:sz w:val="22"/>
          <w:szCs w:val="22"/>
        </w:rPr>
        <w:t xml:space="preserve">ecological and socio-economic </w:t>
      </w:r>
      <w:r w:rsidR="00F658A3" w:rsidRPr="00573DBE">
        <w:rPr>
          <w:rFonts w:ascii="Helvetica" w:hAnsi="Helvetica"/>
          <w:color w:val="000000" w:themeColor="text1"/>
          <w:sz w:val="22"/>
          <w:szCs w:val="22"/>
        </w:rPr>
        <w:t xml:space="preserve">disruptions </w:t>
      </w:r>
      <w:r w:rsidR="00F658A3" w:rsidRPr="00573DBE">
        <w:rPr>
          <w:rFonts w:ascii="Helvetica" w:hAnsi="Helvetica"/>
          <w:color w:val="000000" w:themeColor="text1"/>
          <w:sz w:val="22"/>
          <w:szCs w:val="22"/>
        </w:rPr>
        <w:fldChar w:fldCharType="begin"/>
      </w:r>
      <w:r w:rsidR="00F658A3" w:rsidRPr="00573DBE">
        <w:rPr>
          <w:rFonts w:ascii="Helvetica" w:hAnsi="Helvetica"/>
          <w:color w:val="000000" w:themeColor="text1"/>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658A3" w:rsidRPr="00573DBE">
        <w:rPr>
          <w:rFonts w:ascii="Helvetica" w:hAnsi="Helvetica"/>
          <w:color w:val="000000" w:themeColor="text1"/>
          <w:sz w:val="22"/>
          <w:szCs w:val="22"/>
        </w:rPr>
        <w:fldChar w:fldCharType="separate"/>
      </w:r>
      <w:r w:rsidR="00F658A3" w:rsidRPr="00573DBE">
        <w:rPr>
          <w:rFonts w:ascii="Helvetica" w:hAnsi="Helvetica"/>
          <w:noProof/>
          <w:color w:val="000000" w:themeColor="text1"/>
          <w:sz w:val="22"/>
          <w:szCs w:val="22"/>
        </w:rPr>
        <w:t>(May 1977; Scheffer</w:t>
      </w:r>
      <w:r w:rsidR="00F658A3" w:rsidRPr="00573DBE">
        <w:rPr>
          <w:rFonts w:ascii="Helvetica" w:hAnsi="Helvetica"/>
          <w:i/>
          <w:noProof/>
          <w:color w:val="000000" w:themeColor="text1"/>
          <w:sz w:val="22"/>
          <w:szCs w:val="22"/>
        </w:rPr>
        <w:t xml:space="preserve"> et al.</w:t>
      </w:r>
      <w:r w:rsidR="00F658A3" w:rsidRPr="00573DBE">
        <w:rPr>
          <w:rFonts w:ascii="Helvetica" w:hAnsi="Helvetica"/>
          <w:noProof/>
          <w:color w:val="000000" w:themeColor="text1"/>
          <w:sz w:val="22"/>
          <w:szCs w:val="22"/>
        </w:rPr>
        <w:t xml:space="preserve"> 2001)</w:t>
      </w:r>
      <w:r w:rsidR="00F658A3" w:rsidRPr="00573DBE">
        <w:rPr>
          <w:rFonts w:ascii="Helvetica" w:hAnsi="Helvetica"/>
          <w:color w:val="000000" w:themeColor="text1"/>
          <w:sz w:val="22"/>
          <w:szCs w:val="22"/>
        </w:rPr>
        <w:fldChar w:fldCharType="end"/>
      </w:r>
      <w:r w:rsidR="00F658A3" w:rsidRPr="00573DBE">
        <w:rPr>
          <w:rFonts w:ascii="Helvetica" w:hAnsi="Helvetica"/>
          <w:color w:val="000000" w:themeColor="text1"/>
          <w:sz w:val="22"/>
          <w:szCs w:val="22"/>
        </w:rPr>
        <w:t xml:space="preserve">. </w:t>
      </w:r>
      <w:r w:rsidR="00CF1A4E">
        <w:rPr>
          <w:rFonts w:ascii="Helvetica" w:hAnsi="Helvetica"/>
          <w:color w:val="000000" w:themeColor="text1"/>
          <w:sz w:val="22"/>
          <w:szCs w:val="22"/>
        </w:rPr>
        <w:t>E</w:t>
      </w:r>
      <w:r w:rsidR="00EA37F5">
        <w:rPr>
          <w:rFonts w:ascii="Helvetica" w:hAnsi="Helvetica"/>
          <w:color w:val="000000" w:themeColor="text1"/>
          <w:sz w:val="22"/>
          <w:szCs w:val="22"/>
        </w:rPr>
        <w:t>cosystem-level tipping points and accompanying regime shifts have been associated with</w:t>
      </w:r>
      <w:r w:rsidR="0063467E">
        <w:rPr>
          <w:rFonts w:ascii="Helvetica" w:hAnsi="Helvetica"/>
          <w:color w:val="000000" w:themeColor="text1"/>
          <w:sz w:val="22"/>
          <w:szCs w:val="22"/>
        </w:rPr>
        <w:t xml:space="preserve"> combinations of</w:t>
      </w:r>
      <w:r w:rsidR="00EA37F5">
        <w:rPr>
          <w:rFonts w:ascii="Helvetica" w:hAnsi="Helvetica"/>
          <w:color w:val="000000" w:themeColor="text1"/>
          <w:sz w:val="22"/>
          <w:szCs w:val="22"/>
        </w:rPr>
        <w:t xml:space="preserve"> drivers including resource exploitation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Choi&lt;style face="italic"&gt; et al.&lt;/style&gt; 2005; Oguz &amp;amp; Gilbert 2007)&lt;/DisplayText&gt;&lt;record&gt;&lt;rec-number&gt;8455&lt;/rec-number&gt;&lt;foreign-keys&gt;&lt;key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(overfishing; Choi</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2005; Oguz &amp; Gilbert 2007)</w:t>
      </w:r>
      <w:r w:rsidR="00B548BF">
        <w:rPr>
          <w:rFonts w:ascii="Helvetica" w:hAnsi="Helvetica"/>
          <w:color w:val="000000" w:themeColor="text1"/>
          <w:sz w:val="22"/>
          <w:szCs w:val="22"/>
        </w:rPr>
        <w:fldChar w:fldCharType="end"/>
      </w:r>
      <w:r w:rsidR="00EA37F5">
        <w:rPr>
          <w:rFonts w:ascii="Helvetica" w:hAnsi="Helvetica"/>
          <w:color w:val="000000" w:themeColor="text1"/>
          <w:sz w:val="22"/>
          <w:szCs w:val="22"/>
        </w:rPr>
        <w:t xml:space="preserve">, climate shifts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&lt;EndNote&gt;&lt;Cite&gt;&lt;Author&gt;Reyer&lt;/Author&gt;&lt;Year&gt;2015&lt;/Year&gt;&lt;RecNum&gt;8457&lt;/RecNum&gt;&lt;DisplayText&gt;(Hare &amp;amp; Mantua 2000; Reyer&lt;style face="italic"&gt; et al.&lt;/style&gt; 2015)&lt;/DisplayText&gt;&lt;record&gt;&lt;rec-number&gt;8457&lt;/rec-number&gt;&lt;foreign-keys&gt;&lt;key app="EN" db-id="dsrza9wtbra05fevxvw5svf8d0a9a0ptptvp" timestamp="1490826735"&gt;8457&lt;/key&gt;&lt;/foreign-keys&gt;&lt;ref-type name="Journal Article"&gt;17&lt;/ref-type&gt;&lt;contributors&gt;&lt;authors&gt;&lt;author&gt;Reyer, Christopher PO&lt;/author&gt;&lt;author&gt;Brouwers, Niels&lt;/author&gt;&lt;author&gt;Rammig, Anja&lt;/author&gt;&lt;author&gt;Brook, Barry W&lt;/author&gt;&lt;author&gt;Epila, Jackie&lt;/author&gt;&lt;author&gt;Grant, Robert F&lt;/author&gt;&lt;author&gt;Holmgren, Milena&lt;/author&gt;&lt;author&gt;Langerwisch, Fanny&lt;/author&gt;&lt;author&gt;Leuzinger, Sebastian&lt;/author&gt;&lt;author&gt;Lucht, Wolfgang&lt;/author&gt;&lt;/authors&gt;&lt;/contribu</w:instrText>
      </w:r>
      <w:r w:rsidR="00B548BF">
        <w:rPr>
          <w:rFonts w:ascii="Helvetica" w:hAnsi="Helvetica" w:hint="eastAsia"/>
          <w:color w:val="000000" w:themeColor="text1"/>
          <w:sz w:val="22"/>
          <w:szCs w:val="22"/>
        </w:rPr>
        <w:instrText>tors&gt;&lt;titles&gt;&lt;title&gt;Forest resilience and tipping points at different spatio</w:instrText>
      </w:r>
      <w:r w:rsidR="00B548BF">
        <w:rPr>
          <w:rFonts w:ascii="Helvetica" w:hAnsi="Helvetica" w:hint="eastAsia"/>
          <w:color w:val="000000" w:themeColor="text1"/>
          <w:sz w:val="22"/>
          <w:szCs w:val="22"/>
        </w:rPr>
        <w:instrText>‐</w:instrText>
      </w:r>
      <w:r w:rsidR="00B548BF">
        <w:rPr>
          <w:rFonts w:ascii="Helvetica" w:hAnsi="Helvetica" w:hint="eastAsia"/>
          <w:color w:val="000000" w:themeColor="text1"/>
          <w:sz w:val="22"/>
          <w:szCs w:val="22"/>
        </w:rPr>
        <w:instrText>temporal scales: approaches and challenges&lt;/title&gt;&lt;secondary-title&gt;Journal of Ecology&lt;/secondary-title&gt;&lt;/titles&gt;&lt;periodical&gt;&lt;full-title&gt;Journal of Ecology&lt;/full-title&gt;&lt;/periodica</w:instrText>
      </w:r>
      <w:r w:rsidR="00B548BF">
        <w:rPr>
          <w:rFonts w:ascii="Helvetica" w:hAnsi="Helvetica"/>
          <w:color w:val="000000" w:themeColor="text1"/>
          <w:sz w:val="22"/>
          <w:szCs w:val="22"/>
        </w:rPr>
        <w:instrText>l&gt;&lt;pages&gt;5-15&lt;/pages&gt;&lt;volume&gt;103&lt;/volume&gt;&lt;number&gt;1&lt;/number&gt;&lt;dates&gt;&lt;year&gt;2015&lt;/year&gt;&lt;/dates&gt;&lt;isbn&gt;1365-2745&lt;/isbn&gt;&lt;urls&gt;&lt;/urls&gt;&lt;/record&gt;&lt;/Cite&gt;&lt;Cite&gt;&lt;Author&gt;Hare&lt;/Author&gt;&lt;Year&gt;2000&lt;/Year&gt;&lt;RecNum&gt;8456&lt;/RecNum&gt;&lt;record&gt;&lt;rec-number&gt;8456&lt;/rec-number&gt;&lt;foreign-keys&gt;&lt;key app="EN" db-id="dsrza9wtbra05fevxvw5svf8d0a9a0ptptvp" timestamp="1490826710"&gt;8456&lt;/key&gt;&lt;/foreign-keys&gt;&lt;ref-type name="Journal Article"&gt;17&lt;/ref-type&gt;&lt;contributors&gt;&lt;authors&gt;&lt;author&gt;Hare, Steven R&lt;/author&gt;&lt;author&gt;Mantua, Nathan J&lt;/author&gt;&lt;/authors&gt;&lt;/contributors&gt;&lt;titles&gt;&lt;title&gt;Empirical evidence for North Pacific regime shifts in 1977 and 1989&lt;/title&gt;&lt;secondary-title&gt;Progress in oceanography&lt;/secondary-title&gt;&lt;/titles&gt;&lt;periodical&gt;&lt;full-title&gt;Progress in Oceanography&lt;/full-title&gt;&lt;/periodical&gt;&lt;pages&gt;103-145&lt;/pages&gt;&lt;volume&gt;47&lt;/volume&gt;&lt;number&gt;2&lt;/number&gt;&lt;dates&gt;&lt;year&gt;2000&lt;/year&gt;&lt;/dates&gt;&lt;isbn&gt;0079-6611&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(Hare &amp; Mantua 2000; Reyer</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2015)</w:t>
      </w:r>
      <w:r w:rsidR="00B548BF">
        <w:rPr>
          <w:rFonts w:ascii="Helvetica" w:hAnsi="Helvetica"/>
          <w:color w:val="000000" w:themeColor="text1"/>
          <w:sz w:val="22"/>
          <w:szCs w:val="22"/>
        </w:rPr>
        <w:fldChar w:fldCharType="end"/>
      </w:r>
      <w:r w:rsidR="00824008">
        <w:rPr>
          <w:rFonts w:ascii="Helvetica" w:hAnsi="Helvetica"/>
          <w:color w:val="000000" w:themeColor="text1"/>
          <w:sz w:val="22"/>
          <w:szCs w:val="22"/>
        </w:rPr>
        <w:t xml:space="preserve"> </w:t>
      </w:r>
      <w:r w:rsidR="00EA37F5">
        <w:rPr>
          <w:rFonts w:ascii="Helvetica" w:hAnsi="Helvetica"/>
          <w:color w:val="000000" w:themeColor="text1"/>
          <w:sz w:val="22"/>
          <w:szCs w:val="22"/>
        </w:rPr>
        <w:t xml:space="preserve">and habitat fragmentation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&lt;EndNote&gt;&lt;Cite&gt;&lt;Author&gt;Cumming&lt;/Author&gt;&lt;Year&gt;2012&lt;/Year&gt;&lt;RecNum&gt;8458&lt;/RecNum&gt;&lt;Prefix&gt;deforestation`; &lt;/Prefix&gt;&lt;DisplayText&gt;(deforestation; Cumming&lt;style face="italic"&gt; et al.&lt;/style&gt; 2012)&lt;/DisplayText&gt;&lt;record&gt;&lt;rec-number&gt;8458&lt;/rec-number&gt;&lt;foreign-keys&gt;&lt;key app="EN" db-id="dsrza9wtbra05fevxvw5svf8d0a9a0ptptvp" timestamp="1490826765"&gt;8458&lt;/key&gt;&lt;/foreign-keys&gt;&lt;ref-type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(deforestation; Cumming</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2012)</w:t>
      </w:r>
      <w:r w:rsidR="00B548BF">
        <w:rPr>
          <w:rFonts w:ascii="Helvetica" w:hAnsi="Helvetica"/>
          <w:color w:val="000000" w:themeColor="text1"/>
          <w:sz w:val="22"/>
          <w:szCs w:val="22"/>
        </w:rPr>
        <w:fldChar w:fldCharType="end"/>
      </w:r>
      <w:r w:rsidR="00824008">
        <w:rPr>
          <w:rFonts w:ascii="Helvetica" w:hAnsi="Helvetica"/>
          <w:color w:val="000000" w:themeColor="text1"/>
          <w:sz w:val="22"/>
          <w:szCs w:val="22"/>
        </w:rPr>
        <w:t>.</w:t>
      </w:r>
    </w:p>
    <w:p w14:paraId="0B02ADA4" w14:textId="6068226F" w:rsidR="008F57EE" w:rsidRPr="009D71DB" w:rsidRDefault="007C79E2" w:rsidP="008F57EE">
      <w:pPr>
        <w:ind w:firstLine="810"/>
        <w:rPr>
          <w:rFonts w:ascii="Helvetica" w:eastAsia="Times New Roman" w:hAnsi="Helvetica" w:cs="Times New Roman"/>
          <w:sz w:val="22"/>
          <w:szCs w:val="22"/>
        </w:rPr>
      </w:pPr>
      <w:r>
        <w:rPr>
          <w:rFonts w:ascii="Helvetica" w:hAnsi="Helvetica"/>
          <w:color w:val="000000" w:themeColor="text1"/>
          <w:sz w:val="22"/>
          <w:szCs w:val="22"/>
        </w:rPr>
        <w:t xml:space="preserve">Whether </w:t>
      </w:r>
      <w:r w:rsidR="00002A0A">
        <w:rPr>
          <w:rFonts w:ascii="Helvetica" w:hAnsi="Helvetica"/>
          <w:color w:val="000000" w:themeColor="text1"/>
          <w:sz w:val="22"/>
          <w:szCs w:val="22"/>
        </w:rPr>
        <w:t>focused on</w:t>
      </w:r>
      <w:r w:rsidR="00F658A3" w:rsidRPr="00573DBE">
        <w:rPr>
          <w:rFonts w:ascii="Helvetica" w:hAnsi="Helvetica"/>
          <w:color w:val="000000" w:themeColor="text1"/>
          <w:sz w:val="22"/>
          <w:szCs w:val="22"/>
        </w:rPr>
        <w:t xml:space="preserve"> a single species or an entire ecosystem, i</w:t>
      </w:r>
      <w:r w:rsidR="008F57EE" w:rsidRPr="00573DBE">
        <w:rPr>
          <w:rFonts w:ascii="Helvetica" w:hAnsi="Helvetica"/>
          <w:color w:val="000000" w:themeColor="text1"/>
          <w:sz w:val="22"/>
          <w:szCs w:val="22"/>
        </w:rPr>
        <w:t xml:space="preserve">ntensive </w:t>
      </w:r>
      <w:r w:rsidR="008F57EE" w:rsidRPr="00223CEE">
        <w:rPr>
          <w:rFonts w:ascii="Helvetica" w:hAnsi="Helvetica"/>
          <w:sz w:val="22"/>
          <w:szCs w:val="22"/>
        </w:rPr>
        <w:t xml:space="preserve">monitoring can facilitate the avoidance of </w:t>
      </w:r>
      <w:r w:rsidR="005F6E63">
        <w:rPr>
          <w:rFonts w:ascii="Helvetica" w:hAnsi="Helvetica"/>
          <w:sz w:val="22"/>
          <w:szCs w:val="22"/>
        </w:rPr>
        <w:t>these critical thresholds</w:t>
      </w:r>
      <w:r w:rsidR="008F57EE" w:rsidRPr="00223CEE">
        <w:rPr>
          <w:rFonts w:ascii="Helvetica" w:hAnsi="Helvetica"/>
          <w:sz w:val="22"/>
          <w:szCs w:val="22"/>
        </w:rPr>
        <w:t xml:space="preserve"> </w:t>
      </w:r>
      <w:r w:rsidR="008F57EE">
        <w:rPr>
          <w:rFonts w:ascii="Helvetica" w:hAnsi="Helvetica"/>
          <w:sz w:val="22"/>
          <w:szCs w:val="22"/>
        </w:rPr>
        <w:t>and</w:t>
      </w:r>
      <w:r w:rsidR="008F57EE" w:rsidRPr="00223CEE">
        <w:rPr>
          <w:rFonts w:ascii="Helvetica" w:hAnsi="Helvetica"/>
          <w:sz w:val="22"/>
          <w:szCs w:val="22"/>
        </w:rPr>
        <w:t xml:space="preserve"> </w:t>
      </w:r>
      <w:r w:rsidR="008F57EE">
        <w:rPr>
          <w:rFonts w:ascii="Helvetica" w:hAnsi="Helvetica"/>
          <w:sz w:val="22"/>
          <w:szCs w:val="22"/>
        </w:rPr>
        <w:t>ensure</w:t>
      </w:r>
      <w:r w:rsidR="008F57EE" w:rsidRPr="00223CEE">
        <w:rPr>
          <w:rFonts w:ascii="Helvetica" w:hAnsi="Helvetica"/>
          <w:sz w:val="22"/>
          <w:szCs w:val="22"/>
        </w:rPr>
        <w:t xml:space="preserve"> the delivery of services</w:t>
      </w:r>
      <w:r w:rsidR="00F84D49">
        <w:rPr>
          <w:rFonts w:ascii="Helvetica" w:hAnsi="Helvetica"/>
          <w:sz w:val="22"/>
          <w:szCs w:val="22"/>
        </w:rPr>
        <w:t>,</w:t>
      </w:r>
      <w:r w:rsidR="008F57EE">
        <w:rPr>
          <w:rFonts w:ascii="Helvetica" w:hAnsi="Helvetica"/>
          <w:sz w:val="22"/>
          <w:szCs w:val="22"/>
        </w:rPr>
        <w:t xml:space="preserve"> but can </w:t>
      </w:r>
      <w:r w:rsidR="00002A0A">
        <w:rPr>
          <w:rFonts w:ascii="Helvetica" w:hAnsi="Helvetica"/>
          <w:sz w:val="22"/>
          <w:szCs w:val="22"/>
        </w:rPr>
        <w:t xml:space="preserve">also </w:t>
      </w:r>
      <w:r w:rsidR="008F57EE">
        <w:rPr>
          <w:rFonts w:ascii="Helvetica" w:hAnsi="Helvetica"/>
          <w:sz w:val="22"/>
          <w:szCs w:val="22"/>
        </w:rPr>
        <w:t>be very expensive.</w:t>
      </w:r>
      <w:r w:rsidR="008F57EE" w:rsidRPr="00223CEE">
        <w:rPr>
          <w:rFonts w:ascii="Helvetica" w:hAnsi="Helvetica"/>
          <w:sz w:val="22"/>
          <w:szCs w:val="22"/>
        </w:rPr>
        <w:t xml:space="preserve"> </w:t>
      </w:r>
      <w:r w:rsidR="008F57EE">
        <w:rPr>
          <w:rFonts w:ascii="Helvetica" w:hAnsi="Helvetica"/>
          <w:sz w:val="22"/>
          <w:szCs w:val="22"/>
        </w:rPr>
        <w:t>Moreover,</w:t>
      </w:r>
      <w:r w:rsidR="008F57EE" w:rsidRPr="00223CEE">
        <w:rPr>
          <w:rFonts w:ascii="Helvetica" w:hAnsi="Helvetica"/>
          <w:sz w:val="22"/>
          <w:szCs w:val="22"/>
        </w:rPr>
        <w:t xml:space="preserve"> even with </w:t>
      </w:r>
      <w:r w:rsidR="008F57EE">
        <w:rPr>
          <w:rFonts w:ascii="Helvetica" w:hAnsi="Helvetica"/>
          <w:sz w:val="22"/>
          <w:szCs w:val="22"/>
        </w:rPr>
        <w:t>time-</w:t>
      </w:r>
      <w:r w:rsidR="008F57EE" w:rsidRPr="00223CEE">
        <w:rPr>
          <w:rFonts w:ascii="Helvetica" w:hAnsi="Helvetica"/>
          <w:sz w:val="22"/>
          <w:szCs w:val="22"/>
        </w:rPr>
        <w:t xml:space="preserve">intensive </w:t>
      </w:r>
      <w:r w:rsidR="008F57EE">
        <w:rPr>
          <w:rFonts w:ascii="Helvetica" w:hAnsi="Helvetica"/>
          <w:sz w:val="22"/>
          <w:szCs w:val="22"/>
        </w:rPr>
        <w:t xml:space="preserve">and </w:t>
      </w:r>
      <w:r w:rsidR="00F84D49">
        <w:rPr>
          <w:rFonts w:ascii="Helvetica" w:hAnsi="Helvetica"/>
          <w:sz w:val="22"/>
          <w:szCs w:val="22"/>
        </w:rPr>
        <w:t xml:space="preserve">costly </w:t>
      </w:r>
      <w:r w:rsidR="008F57EE" w:rsidRPr="00223CEE">
        <w:rPr>
          <w:rFonts w:ascii="Helvetica" w:hAnsi="Helvetica"/>
          <w:sz w:val="22"/>
          <w:szCs w:val="22"/>
        </w:rPr>
        <w:t xml:space="preserve">monitoring, managers will never have perfect knowledge </w:t>
      </w:r>
      <w:r w:rsidR="00A84B35">
        <w:rPr>
          <w:rFonts w:ascii="Helvetica" w:hAnsi="Helvetica"/>
          <w:sz w:val="22"/>
          <w:szCs w:val="22"/>
        </w:rPr>
        <w:t>system</w:t>
      </w:r>
      <w:r w:rsidR="008F57EE">
        <w:rPr>
          <w:rFonts w:ascii="Helvetica" w:hAnsi="Helvetica"/>
          <w:sz w:val="22"/>
          <w:szCs w:val="22"/>
        </w:rPr>
        <w:t xml:space="preserve"> state, the linkages and dynamics of the system, </w:t>
      </w:r>
      <w:r w:rsidR="00F84D49">
        <w:rPr>
          <w:rFonts w:ascii="Helvetica" w:hAnsi="Helvetica"/>
          <w:sz w:val="22"/>
          <w:szCs w:val="22"/>
        </w:rPr>
        <w:t xml:space="preserve">or </w:t>
      </w:r>
      <w:r w:rsidR="008F57EE">
        <w:rPr>
          <w:rFonts w:ascii="Helvetica" w:hAnsi="Helvetica"/>
          <w:sz w:val="22"/>
          <w:szCs w:val="22"/>
        </w:rPr>
        <w:t xml:space="preserve">how close a system is to crossing a </w:t>
      </w:r>
      <w:r w:rsidR="00A140A9">
        <w:rPr>
          <w:rFonts w:ascii="Helvetica" w:hAnsi="Helvetica"/>
          <w:sz w:val="22"/>
          <w:szCs w:val="22"/>
        </w:rPr>
        <w:t>tipping point</w:t>
      </w:r>
      <w:r w:rsidR="008F57EE" w:rsidRPr="00223CEE">
        <w:rPr>
          <w:rFonts w:ascii="Helvetica" w:hAnsi="Helvetica"/>
          <w:sz w:val="22"/>
          <w:szCs w:val="22"/>
        </w:rPr>
        <w:t xml:space="preserve">. </w:t>
      </w:r>
      <w:r w:rsidR="008F57EE">
        <w:rPr>
          <w:rFonts w:ascii="Helvetica" w:hAnsi="Helvetica"/>
          <w:sz w:val="22"/>
          <w:szCs w:val="22"/>
        </w:rPr>
        <w:t xml:space="preserve">Two factors underlie this </w:t>
      </w:r>
      <w:r w:rsidR="00F84D49">
        <w:rPr>
          <w:rFonts w:ascii="Helvetica" w:hAnsi="Helvetica"/>
          <w:sz w:val="22"/>
          <w:szCs w:val="22"/>
        </w:rPr>
        <w:t xml:space="preserve">fundamental </w:t>
      </w:r>
      <w:r w:rsidR="008F57EE">
        <w:rPr>
          <w:rFonts w:ascii="Helvetica" w:hAnsi="Helvetica"/>
          <w:sz w:val="22"/>
          <w:szCs w:val="22"/>
        </w:rPr>
        <w:t xml:space="preserve">uncertainty. First, </w:t>
      </w:r>
      <w:r w:rsidR="00A91BC5">
        <w:rPr>
          <w:rFonts w:ascii="Helvetica" w:hAnsi="Helvetica"/>
          <w:sz w:val="22"/>
          <w:szCs w:val="22"/>
        </w:rPr>
        <w:t xml:space="preserve">species and </w:t>
      </w:r>
      <w:r w:rsidR="008F57EE">
        <w:rPr>
          <w:rFonts w:ascii="Helvetica" w:hAnsi="Helvetica"/>
          <w:sz w:val="22"/>
          <w:szCs w:val="22"/>
        </w:rPr>
        <w:t xml:space="preserve">ecosystems are constantly under flux due to changes in external drivers, which can cause </w:t>
      </w:r>
      <w:r w:rsidR="008F57EE" w:rsidRPr="00223CEE">
        <w:rPr>
          <w:rFonts w:ascii="Helvetica" w:hAnsi="Helvetica"/>
          <w:sz w:val="22"/>
          <w:szCs w:val="22"/>
        </w:rPr>
        <w:t xml:space="preserve">assessments </w:t>
      </w:r>
      <w:r w:rsidR="008F57EE">
        <w:rPr>
          <w:rFonts w:ascii="Helvetica" w:hAnsi="Helvetica"/>
          <w:sz w:val="22"/>
          <w:szCs w:val="22"/>
        </w:rPr>
        <w:t>to be</w:t>
      </w:r>
      <w:r w:rsidR="008F57EE" w:rsidRPr="00223CEE">
        <w:rPr>
          <w:rFonts w:ascii="Helvetica" w:hAnsi="Helvetica"/>
          <w:sz w:val="22"/>
          <w:szCs w:val="22"/>
        </w:rPr>
        <w:t xml:space="preserve"> derived from imperfect knowledge about</w:t>
      </w:r>
      <w:r w:rsidR="008F57EE">
        <w:rPr>
          <w:rFonts w:ascii="Helvetica" w:hAnsi="Helvetica"/>
          <w:sz w:val="22"/>
          <w:szCs w:val="22"/>
        </w:rPr>
        <w:t xml:space="preserve"> the location of a threshold before it is crossed </w:t>
      </w:r>
      <w:r w:rsidR="008F57EE">
        <w:rPr>
          <w:rFonts w:ascii="Helvetica" w:hAnsi="Helvetica"/>
          <w:sz w:val="22"/>
          <w:szCs w:val="22"/>
        </w:rPr>
        <w:fldChar w:fldCharType="begin"/>
      </w:r>
      <w:r w:rsidR="00B548BF">
        <w:rPr>
          <w:rFonts w:ascii="Helvetica" w:hAnsi="Helvetica"/>
          <w:sz w:val="22"/>
          <w:szCs w:val="22"/>
        </w:rPr>
        <w:instrText xml:space="preserve"> ADDIN EN.CITE &lt;EndNote&gt;&lt;Cite&gt;&lt;Author&gt;Mangel&lt;/Author&gt;&lt;Year&gt;2000&lt;/Year&gt;&lt;RecNum&gt;4361&lt;/RecNum&gt;&lt;DisplayText&gt;(Mangel 2000)&lt;/DisplayText&gt;&lt;record&gt;&lt;rec-number&gt;4361&lt;/rec-number&gt;&lt;foreign-keys&gt;&lt;key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Pr>
          <w:rFonts w:ascii="Helvetica" w:hAnsi="Helvetica"/>
          <w:sz w:val="22"/>
          <w:szCs w:val="22"/>
        </w:rPr>
        <w:fldChar w:fldCharType="separate"/>
      </w:r>
      <w:r w:rsidR="00B548BF">
        <w:rPr>
          <w:rFonts w:ascii="Helvetica" w:hAnsi="Helvetica"/>
          <w:noProof/>
          <w:sz w:val="22"/>
          <w:szCs w:val="22"/>
        </w:rPr>
        <w:t>(Mangel 2000)</w:t>
      </w:r>
      <w:r w:rsidR="008F57EE">
        <w:rPr>
          <w:rFonts w:ascii="Helvetica" w:hAnsi="Helvetica"/>
          <w:sz w:val="22"/>
          <w:szCs w:val="22"/>
        </w:rPr>
        <w:fldChar w:fldCharType="end"/>
      </w:r>
      <w:r w:rsidR="008F57EE">
        <w:rPr>
          <w:rFonts w:ascii="Helvetica" w:hAnsi="Helvetica"/>
          <w:sz w:val="22"/>
          <w:szCs w:val="22"/>
        </w:rPr>
        <w:t>. Second, no matter what instrument is used, there is always measurement error. Both of these sources of</w:t>
      </w:r>
      <w:r w:rsidR="008F57EE" w:rsidRPr="00223CEE">
        <w:rPr>
          <w:rFonts w:ascii="Helvetica" w:hAnsi="Helvetica"/>
          <w:sz w:val="22"/>
          <w:szCs w:val="22"/>
        </w:rPr>
        <w:t xml:space="preserve"> uncertainty </w:t>
      </w:r>
      <w:r w:rsidR="008F57EE">
        <w:rPr>
          <w:rFonts w:ascii="Helvetica" w:hAnsi="Helvetica"/>
          <w:sz w:val="22"/>
          <w:szCs w:val="22"/>
        </w:rPr>
        <w:t xml:space="preserve">are problematic, </w:t>
      </w:r>
      <w:r w:rsidR="008F57EE" w:rsidRPr="00223CEE">
        <w:rPr>
          <w:rFonts w:ascii="Helvetica" w:hAnsi="Helvetica"/>
          <w:sz w:val="22"/>
          <w:szCs w:val="22"/>
        </w:rPr>
        <w:t xml:space="preserve">because </w:t>
      </w:r>
      <w:r w:rsidR="008F57EE">
        <w:rPr>
          <w:rFonts w:ascii="Helvetica" w:hAnsi="Helvetica"/>
          <w:sz w:val="22"/>
          <w:szCs w:val="22"/>
        </w:rPr>
        <w:t xml:space="preserve">an assessment </w:t>
      </w:r>
      <w:r w:rsidR="008F57EE" w:rsidRPr="00223CEE">
        <w:rPr>
          <w:rFonts w:ascii="Helvetica" w:hAnsi="Helvetica"/>
          <w:sz w:val="22"/>
          <w:szCs w:val="22"/>
        </w:rPr>
        <w:t xml:space="preserve">might </w:t>
      </w:r>
      <w:r w:rsidR="008F57EE">
        <w:rPr>
          <w:rFonts w:ascii="Helvetica" w:hAnsi="Helvetica"/>
          <w:sz w:val="22"/>
          <w:szCs w:val="22"/>
        </w:rPr>
        <w:t>incorrectly categorize a</w:t>
      </w:r>
      <w:r w:rsidR="008F57EE" w:rsidRPr="00223CEE">
        <w:rPr>
          <w:rFonts w:ascii="Helvetica" w:hAnsi="Helvetica"/>
          <w:sz w:val="22"/>
          <w:szCs w:val="22"/>
        </w:rPr>
        <w:t xml:space="preserve"> system </w:t>
      </w:r>
      <w:r w:rsidR="008F57EE">
        <w:rPr>
          <w:rFonts w:ascii="Helvetica" w:hAnsi="Helvetica"/>
          <w:sz w:val="22"/>
          <w:szCs w:val="22"/>
        </w:rPr>
        <w:t>as being a</w:t>
      </w:r>
      <w:r w:rsidR="008F57EE" w:rsidRPr="00223CEE">
        <w:rPr>
          <w:rFonts w:ascii="Helvetica" w:hAnsi="Helvetica"/>
          <w:sz w:val="22"/>
          <w:szCs w:val="22"/>
        </w:rPr>
        <w:t xml:space="preserve"> </w:t>
      </w:r>
      <w:r w:rsidR="008F57EE">
        <w:rPr>
          <w:rFonts w:ascii="Helvetica" w:hAnsi="Helvetica"/>
          <w:sz w:val="22"/>
          <w:szCs w:val="22"/>
        </w:rPr>
        <w:t>“safe” distance from a threshold</w:t>
      </w:r>
      <w:r w:rsidR="008F57EE" w:rsidRPr="00223CEE">
        <w:rPr>
          <w:rFonts w:ascii="Helvetica" w:hAnsi="Helvetica"/>
          <w:sz w:val="22"/>
          <w:szCs w:val="22"/>
        </w:rPr>
        <w:t xml:space="preserve">, when in reality the system is </w:t>
      </w:r>
      <w:r w:rsidR="008F57EE">
        <w:rPr>
          <w:rFonts w:ascii="Helvetica" w:hAnsi="Helvetica"/>
          <w:sz w:val="22"/>
          <w:szCs w:val="22"/>
        </w:rPr>
        <w:t>at</w:t>
      </w:r>
      <w:r w:rsidR="008F57EE" w:rsidRPr="00223CEE">
        <w:rPr>
          <w:rFonts w:ascii="Helvetica" w:hAnsi="Helvetica"/>
          <w:sz w:val="22"/>
          <w:szCs w:val="22"/>
        </w:rPr>
        <w:t xml:space="preserve"> or </w:t>
      </w:r>
      <w:r w:rsidR="008F57EE">
        <w:rPr>
          <w:rFonts w:ascii="Helvetica" w:hAnsi="Helvetica"/>
          <w:sz w:val="22"/>
          <w:szCs w:val="22"/>
        </w:rPr>
        <w:t>past</w:t>
      </w:r>
      <w:r w:rsidR="008F57EE" w:rsidRPr="00223CEE">
        <w:rPr>
          <w:rFonts w:ascii="Helvetica" w:hAnsi="Helvetica"/>
          <w:sz w:val="22"/>
          <w:szCs w:val="22"/>
        </w:rPr>
        <w:t xml:space="preserve"> a threshold beyond which it will take decades to recover. </w:t>
      </w:r>
      <w:r w:rsidR="00F84D49">
        <w:rPr>
          <w:rFonts w:ascii="Helvetica" w:hAnsi="Helvetica"/>
          <w:sz w:val="22"/>
          <w:szCs w:val="22"/>
        </w:rPr>
        <w:t>Given that monitoring</w:t>
      </w:r>
      <w:r w:rsidR="00F84D49" w:rsidRPr="00223CEE">
        <w:rPr>
          <w:rFonts w:ascii="Helvetica" w:hAnsi="Helvetica"/>
          <w:sz w:val="22"/>
          <w:szCs w:val="22"/>
        </w:rPr>
        <w:t xml:space="preserve"> </w:t>
      </w:r>
      <w:r w:rsidR="00F84D49">
        <w:rPr>
          <w:rFonts w:ascii="Helvetica" w:hAnsi="Helvetica"/>
          <w:sz w:val="22"/>
          <w:szCs w:val="22"/>
        </w:rPr>
        <w:t>resources are limited and our knowledge of an ecosystem will always be incomplete, it can be complicated to make decisions about</w:t>
      </w:r>
      <w:r w:rsidR="00F84D49" w:rsidRPr="00223CEE" w:rsidDel="00002A0A">
        <w:rPr>
          <w:rFonts w:ascii="Helvetica" w:hAnsi="Helvetica"/>
          <w:sz w:val="22"/>
          <w:szCs w:val="22"/>
        </w:rPr>
        <w:t xml:space="preserve"> </w:t>
      </w:r>
      <w:r w:rsidR="00002A0A">
        <w:rPr>
          <w:rFonts w:ascii="Helvetica" w:hAnsi="Helvetica"/>
          <w:sz w:val="22"/>
          <w:szCs w:val="22"/>
        </w:rPr>
        <w:t>appropriate monitoring strategies</w:t>
      </w:r>
      <w:r w:rsidR="00002A0A" w:rsidRPr="00223CEE">
        <w:rPr>
          <w:rFonts w:ascii="Helvetica" w:hAnsi="Helvetica"/>
          <w:sz w:val="22"/>
          <w:szCs w:val="22"/>
        </w:rPr>
        <w:t xml:space="preserve"> that </w:t>
      </w:r>
      <w:r w:rsidR="00002A0A">
        <w:rPr>
          <w:rFonts w:ascii="Helvetica" w:hAnsi="Helvetica"/>
          <w:sz w:val="22"/>
          <w:szCs w:val="22"/>
        </w:rPr>
        <w:t>allow managers</w:t>
      </w:r>
      <w:r w:rsidR="00002A0A" w:rsidRPr="00223CEE">
        <w:rPr>
          <w:rFonts w:ascii="Helvetica" w:hAnsi="Helvetica"/>
          <w:sz w:val="22"/>
          <w:szCs w:val="22"/>
        </w:rPr>
        <w:t xml:space="preserve"> to </w:t>
      </w:r>
      <w:r w:rsidR="00002A0A">
        <w:rPr>
          <w:rFonts w:ascii="Helvetica" w:hAnsi="Helvetica"/>
          <w:sz w:val="22"/>
          <w:szCs w:val="22"/>
        </w:rPr>
        <w:t xml:space="preserve">maximize the services </w:t>
      </w:r>
      <w:r w:rsidR="00F84D49">
        <w:rPr>
          <w:rFonts w:ascii="Helvetica" w:hAnsi="Helvetica"/>
          <w:sz w:val="22"/>
          <w:szCs w:val="22"/>
        </w:rPr>
        <w:t xml:space="preserve">provided by </w:t>
      </w:r>
      <w:r w:rsidR="00002A0A">
        <w:rPr>
          <w:rFonts w:ascii="Helvetica" w:hAnsi="Helvetica"/>
          <w:sz w:val="22"/>
          <w:szCs w:val="22"/>
        </w:rPr>
        <w:t>ecosystems without</w:t>
      </w:r>
      <w:r w:rsidR="00002A0A" w:rsidRPr="00223CEE">
        <w:rPr>
          <w:rFonts w:ascii="Helvetica" w:hAnsi="Helvetica"/>
          <w:sz w:val="22"/>
          <w:szCs w:val="22"/>
        </w:rPr>
        <w:t xml:space="preserve"> crossing a threshold</w:t>
      </w:r>
      <w:r w:rsidR="00F84D49">
        <w:rPr>
          <w:rFonts w:ascii="Helvetica" w:hAnsi="Helvetica"/>
          <w:sz w:val="22"/>
          <w:szCs w:val="22"/>
        </w:rPr>
        <w:t>.</w:t>
      </w:r>
      <w:r w:rsidR="008F57EE" w:rsidRPr="00223CEE">
        <w:rPr>
          <w:rFonts w:ascii="Helvetica" w:hAnsi="Helvetica"/>
          <w:sz w:val="22"/>
          <w:szCs w:val="22"/>
        </w:rPr>
        <w:t xml:space="preserve"> </w:t>
      </w:r>
    </w:p>
    <w:p w14:paraId="5CA2BD05" w14:textId="54E55DE9" w:rsidR="009C366A" w:rsidRDefault="00BE073F" w:rsidP="003663AE">
      <w:pPr>
        <w:rPr>
          <w:rFonts w:ascii="Helvetica" w:hAnsi="Helvetica"/>
          <w:sz w:val="22"/>
          <w:szCs w:val="22"/>
        </w:rPr>
      </w:pPr>
      <w:r>
        <w:rPr>
          <w:rFonts w:ascii="Helvetica" w:hAnsi="Helvetica"/>
          <w:b/>
          <w:sz w:val="22"/>
          <w:szCs w:val="22"/>
        </w:rPr>
        <w:tab/>
      </w:r>
      <w:r>
        <w:rPr>
          <w:rFonts w:ascii="Helvetica" w:hAnsi="Helvetica"/>
          <w:sz w:val="22"/>
          <w:szCs w:val="22"/>
        </w:rPr>
        <w:t xml:space="preserve">Previous studies have emphasized </w:t>
      </w:r>
      <w:r w:rsidR="0032791E">
        <w:rPr>
          <w:rFonts w:ascii="Helvetica" w:hAnsi="Helvetica"/>
          <w:sz w:val="22"/>
          <w:szCs w:val="22"/>
        </w:rPr>
        <w:t>that</w:t>
      </w:r>
      <w:r w:rsidR="003663AE">
        <w:rPr>
          <w:rFonts w:ascii="Helvetica" w:hAnsi="Helvetica"/>
          <w:sz w:val="22"/>
          <w:szCs w:val="22"/>
        </w:rPr>
        <w:t xml:space="preserve"> intensive</w:t>
      </w:r>
      <w:r w:rsidR="0032791E">
        <w:rPr>
          <w:rFonts w:ascii="Helvetica" w:hAnsi="Helvetica"/>
          <w:sz w:val="22"/>
          <w:szCs w:val="22"/>
        </w:rPr>
        <w:t xml:space="preserve"> </w:t>
      </w:r>
      <w:r w:rsidR="003663AE">
        <w:rPr>
          <w:rFonts w:ascii="Helvetica" w:hAnsi="Helvetica"/>
          <w:sz w:val="22"/>
          <w:szCs w:val="22"/>
        </w:rPr>
        <w:t xml:space="preserve">monitoring is not always beneficial, particularly when </w:t>
      </w:r>
      <w:r w:rsidR="002141E4">
        <w:rPr>
          <w:rFonts w:ascii="Helvetica" w:hAnsi="Helvetica"/>
          <w:sz w:val="22"/>
          <w:szCs w:val="22"/>
        </w:rPr>
        <w:t xml:space="preserve">such efforts incur </w:t>
      </w:r>
      <w:r w:rsidR="003663AE">
        <w:rPr>
          <w:rFonts w:ascii="Helvetica" w:hAnsi="Helvetica"/>
          <w:sz w:val="22"/>
          <w:szCs w:val="22"/>
        </w:rPr>
        <w:t>high cost</w:t>
      </w:r>
      <w:r w:rsidR="002141E4">
        <w:rPr>
          <w:rFonts w:ascii="Helvetica" w:hAnsi="Helvetica"/>
          <w:sz w:val="22"/>
          <w:szCs w:val="22"/>
        </w:rPr>
        <w:t>s</w:t>
      </w:r>
      <w:r w:rsidR="003663AE">
        <w:rPr>
          <w:rFonts w:ascii="Helvetica" w:hAnsi="Helvetica"/>
          <w:sz w:val="22"/>
          <w:szCs w:val="22"/>
        </w:rPr>
        <w:t xml:space="preserve"> </w:t>
      </w:r>
      <w:r w:rsidR="002141E4">
        <w:rPr>
          <w:rFonts w:ascii="Helvetica" w:hAnsi="Helvetica"/>
          <w:sz w:val="22"/>
          <w:szCs w:val="22"/>
        </w:rPr>
        <w:t xml:space="preserve">that </w:t>
      </w:r>
      <w:r w:rsidR="003663AE">
        <w:rPr>
          <w:rFonts w:ascii="Helvetica" w:hAnsi="Helvetica"/>
          <w:sz w:val="22"/>
          <w:szCs w:val="22"/>
        </w:rPr>
        <w:t xml:space="preserve">outweigh the management or conservation benefits </w:t>
      </w:r>
      <w:r w:rsidR="0032791E">
        <w:rPr>
          <w:rFonts w:ascii="Helvetica" w:hAnsi="Helvetica"/>
          <w:sz w:val="22"/>
          <w:szCs w:val="22"/>
        </w:rPr>
        <w:fldChar w:fldCharType="begin"/>
      </w:r>
      <w:r w:rsidR="00E774D1">
        <w:rPr>
          <w:rFonts w:ascii="Helvetica" w:hAnsi="Helvetica"/>
          <w:sz w:val="22"/>
          <w:szCs w:val="22"/>
        </w:rPr>
        <w:instrText xml:space="preserve"> ADDIN EN.CITE &lt;EndNote&gt;&lt;Cite&gt;&lt;Author&gt;Legg&lt;/Author&gt;&lt;Year&gt;2006&lt;/Year&gt;&lt;RecNum&gt;8543&lt;/RecNum&gt;&lt;DisplayText&gt;(Legg &amp;amp; Nagy 2006)&lt;/DisplayText&gt;&lt;record&gt;&lt;rec-number&gt;8543&lt;/rec-number&gt;&lt;foreign-keys&gt;&lt;key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Pr>
          <w:rFonts w:ascii="Helvetica" w:hAnsi="Helvetica"/>
          <w:sz w:val="22"/>
          <w:szCs w:val="22"/>
        </w:rPr>
        <w:fldChar w:fldCharType="separate"/>
      </w:r>
      <w:r w:rsidR="00E774D1">
        <w:rPr>
          <w:rFonts w:ascii="Helvetica" w:hAnsi="Helvetica"/>
          <w:noProof/>
          <w:sz w:val="22"/>
          <w:szCs w:val="22"/>
        </w:rPr>
        <w:t>(Legg &amp; Nagy 2006)</w:t>
      </w:r>
      <w:r w:rsidR="0032791E">
        <w:rPr>
          <w:rFonts w:ascii="Helvetica" w:hAnsi="Helvetica"/>
          <w:sz w:val="22"/>
          <w:szCs w:val="22"/>
        </w:rPr>
        <w:fldChar w:fldCharType="end"/>
      </w:r>
      <w:r w:rsidR="00183C91">
        <w:rPr>
          <w:rFonts w:ascii="Helvetica" w:hAnsi="Helvetica"/>
          <w:sz w:val="22"/>
          <w:szCs w:val="22"/>
        </w:rPr>
        <w:t xml:space="preserve"> such as in the context of monitoring extremely rare or cryptic </w:t>
      </w:r>
      <w:r w:rsidR="005136B0">
        <w:rPr>
          <w:rFonts w:ascii="Helvetica" w:hAnsi="Helvetica"/>
          <w:sz w:val="22"/>
          <w:szCs w:val="22"/>
        </w:rPr>
        <w:t xml:space="preserve">threatened </w:t>
      </w:r>
      <w:r w:rsidR="00183C91">
        <w:rPr>
          <w:rFonts w:ascii="Helvetica" w:hAnsi="Helvetica"/>
          <w:sz w:val="22"/>
          <w:szCs w:val="22"/>
        </w:rPr>
        <w:t>species</w:t>
      </w:r>
      <w:r w:rsidR="005136B0" w:rsidRPr="005136B0">
        <w:t xml:space="preserve"> </w:t>
      </w:r>
      <w:r w:rsidR="005136B0">
        <w:rPr>
          <w:rFonts w:ascii="Helvetica" w:hAnsi="Helvetica"/>
          <w:sz w:val="22"/>
          <w:szCs w:val="22"/>
        </w:rPr>
        <w:fldChar w:fldCharType="begin"/>
      </w:r>
      <w:r w:rsidR="00E774D1">
        <w:rPr>
          <w:rFonts w:ascii="Helvetica" w:hAnsi="Helvetica"/>
          <w:sz w:val="22"/>
          <w:szCs w:val="22"/>
        </w:rPr>
        <w:instrText xml:space="preserve"> ADDIN EN.CITE &lt;EndNote&gt;&lt;Cite&gt;&lt;Author&gt;Chadès&lt;/Author&gt;&lt;Year&gt;2008&lt;/Year&gt;&lt;RecNum&gt;8545&lt;/RecNum&gt;&lt;DisplayText&gt;(Chadès&lt;style face="italic"&gt; et al.&lt;/style&gt; 2008)&lt;/DisplayText&gt;&lt;record&gt;&lt;rec-number&gt;8545&lt;/rec-number&gt;&lt;foreign-keys&gt;&lt;key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Pr>
          <w:rFonts w:ascii="Helvetica" w:hAnsi="Helvetica"/>
          <w:sz w:val="22"/>
          <w:szCs w:val="22"/>
        </w:rPr>
        <w:fldChar w:fldCharType="separate"/>
      </w:r>
      <w:r w:rsidR="00E774D1">
        <w:rPr>
          <w:rFonts w:ascii="Helvetica" w:hAnsi="Helvetica"/>
          <w:noProof/>
          <w:sz w:val="22"/>
          <w:szCs w:val="22"/>
        </w:rPr>
        <w:t>(Chadès</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2008)</w:t>
      </w:r>
      <w:r w:rsidR="005136B0">
        <w:rPr>
          <w:rFonts w:ascii="Helvetica" w:hAnsi="Helvetica"/>
          <w:sz w:val="22"/>
          <w:szCs w:val="22"/>
        </w:rPr>
        <w:fldChar w:fldCharType="end"/>
      </w:r>
      <w:r w:rsidR="009934BB">
        <w:rPr>
          <w:rFonts w:ascii="Helvetica" w:hAnsi="Helvetica"/>
          <w:sz w:val="22"/>
          <w:szCs w:val="22"/>
        </w:rPr>
        <w:t xml:space="preserve">, or in reference to limitations of adaptive management </w:t>
      </w:r>
      <w:r w:rsidR="009934BB">
        <w:rPr>
          <w:rFonts w:ascii="Helvetica" w:hAnsi="Helvetica"/>
          <w:sz w:val="22"/>
          <w:szCs w:val="22"/>
        </w:rPr>
        <w:fldChar w:fldCharType="begin"/>
      </w:r>
      <w:r w:rsidR="00E774D1">
        <w:rPr>
          <w:rFonts w:ascii="Helvetica" w:hAnsi="Helvetica"/>
          <w:sz w:val="22"/>
          <w:szCs w:val="22"/>
        </w:rPr>
        <w:instrText xml:space="preserve"> ADDIN EN.CITE &lt;EndNote&gt;&lt;Cite&gt;&lt;Author&gt;McDonald-Madden&lt;/Author&gt;&lt;Year&gt;2010&lt;/Year&gt;&lt;RecNum&gt;8544&lt;/RecNum&gt;&lt;DisplayText&gt;(McDonald-Madden&lt;style face="italic"&gt; et al.&lt;/style&gt; 2010)&lt;/DisplayText&gt;&lt;record&gt;&lt;rec-number&gt;8544&lt;/rec-number&gt;&lt;foreign-keys&gt;&lt;key app="EN" db-id="dsrza9wtbra05fevxvw5svf8d0a9a0ptptvp" timestamp="1475782765"&gt;8544&lt;/key&gt;&lt;/foreign-keys&gt;&lt;ref-type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Pr>
          <w:rFonts w:ascii="Helvetica" w:hAnsi="Helvetica"/>
          <w:sz w:val="22"/>
          <w:szCs w:val="22"/>
        </w:rPr>
        <w:fldChar w:fldCharType="separate"/>
      </w:r>
      <w:r w:rsidR="00E774D1">
        <w:rPr>
          <w:rFonts w:ascii="Helvetica" w:hAnsi="Helvetica"/>
          <w:noProof/>
          <w:sz w:val="22"/>
          <w:szCs w:val="22"/>
        </w:rPr>
        <w:t>(McDonald-Madden</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2010)</w:t>
      </w:r>
      <w:r w:rsidR="009934BB">
        <w:rPr>
          <w:rFonts w:ascii="Helvetica" w:hAnsi="Helvetica"/>
          <w:sz w:val="22"/>
          <w:szCs w:val="22"/>
        </w:rPr>
        <w:fldChar w:fldCharType="end"/>
      </w:r>
      <w:r w:rsidR="003663AE">
        <w:rPr>
          <w:rFonts w:ascii="Helvetica" w:hAnsi="Helvetica"/>
          <w:sz w:val="22"/>
          <w:szCs w:val="22"/>
        </w:rPr>
        <w:t xml:space="preserve">. </w:t>
      </w:r>
      <w:r w:rsidR="00602A5F" w:rsidRPr="00614769">
        <w:rPr>
          <w:rFonts w:ascii="Helvetica" w:hAnsi="Helvetica"/>
          <w:sz w:val="22"/>
          <w:szCs w:val="22"/>
        </w:rPr>
        <w:t>Here,</w:t>
      </w:r>
      <w:r w:rsidR="00344157" w:rsidRPr="00614769">
        <w:rPr>
          <w:rFonts w:ascii="Helvetica" w:hAnsi="Helvetica"/>
          <w:sz w:val="22"/>
          <w:szCs w:val="22"/>
        </w:rPr>
        <w:t xml:space="preserve"> we</w:t>
      </w:r>
      <w:r w:rsidR="003663AE">
        <w:rPr>
          <w:rFonts w:ascii="Helvetica" w:hAnsi="Helvetica"/>
          <w:sz w:val="22"/>
          <w:szCs w:val="22"/>
        </w:rPr>
        <w:t xml:space="preserve"> extend these studies by focusing on the value of monitoring information in systems with one or more critical threshold.</w:t>
      </w:r>
      <w:r w:rsidR="00763A42">
        <w:rPr>
          <w:rFonts w:ascii="Helvetica" w:hAnsi="Helvetica"/>
          <w:sz w:val="22"/>
          <w:szCs w:val="22"/>
        </w:rPr>
        <w:t xml:space="preserve"> W</w:t>
      </w:r>
      <w:r w:rsidR="003663AE">
        <w:rPr>
          <w:rFonts w:ascii="Helvetica" w:hAnsi="Helvetica"/>
          <w:sz w:val="22"/>
          <w:szCs w:val="22"/>
        </w:rPr>
        <w:t>e</w:t>
      </w:r>
      <w:r w:rsidR="00344157" w:rsidRPr="00614769">
        <w:rPr>
          <w:rFonts w:ascii="Helvetica" w:hAnsi="Helvetica"/>
          <w:sz w:val="22"/>
          <w:szCs w:val="22"/>
        </w:rPr>
        <w:t xml:space="preserve"> </w:t>
      </w:r>
      <w:r w:rsidR="004D2470" w:rsidRPr="00614769">
        <w:rPr>
          <w:rFonts w:ascii="Helvetica" w:hAnsi="Helvetica"/>
          <w:sz w:val="22"/>
          <w:szCs w:val="22"/>
        </w:rPr>
        <w:t xml:space="preserve">develop a heuristic </w:t>
      </w:r>
      <w:r w:rsidR="004D2470" w:rsidRPr="00614769">
        <w:rPr>
          <w:rFonts w:ascii="Helvetica" w:hAnsi="Helvetica"/>
          <w:sz w:val="22"/>
          <w:szCs w:val="22"/>
        </w:rPr>
        <w:lastRenderedPageBreak/>
        <w:t>model</w:t>
      </w:r>
      <w:r w:rsidR="003663AE">
        <w:rPr>
          <w:rFonts w:ascii="Helvetica" w:hAnsi="Helvetica"/>
          <w:sz w:val="22"/>
          <w:szCs w:val="22"/>
        </w:rPr>
        <w:t xml:space="preserve"> of a harvested species with a limit reference point and biological tipping point to </w:t>
      </w:r>
      <w:r w:rsidR="004B2744">
        <w:rPr>
          <w:rFonts w:ascii="Helvetica" w:hAnsi="Helvetica"/>
          <w:sz w:val="22"/>
          <w:szCs w:val="22"/>
        </w:rPr>
        <w:t>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61EEFE1B"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How does return on monitoring investment </w:t>
      </w:r>
      <w:r w:rsidR="004972A1">
        <w:rPr>
          <w:rFonts w:ascii="Helvetica" w:hAnsi="Helvetica"/>
          <w:sz w:val="22"/>
          <w:szCs w:val="22"/>
        </w:rPr>
        <w:t>change</w:t>
      </w:r>
      <w:r w:rsidR="004972A1" w:rsidRPr="006D7DEA">
        <w:rPr>
          <w:rFonts w:ascii="Helvetica" w:hAnsi="Helvetica"/>
          <w:sz w:val="22"/>
          <w:szCs w:val="22"/>
        </w:rPr>
        <w:t xml:space="preserve"> </w:t>
      </w:r>
      <w:r w:rsidRPr="006D7DEA">
        <w:rPr>
          <w:rFonts w:ascii="Helvetica" w:hAnsi="Helvetica"/>
          <w:sz w:val="22"/>
          <w:szCs w:val="22"/>
        </w:rPr>
        <w:t>wit</w:t>
      </w:r>
      <w:r w:rsidR="00064856" w:rsidRPr="006D7DEA">
        <w:rPr>
          <w:rFonts w:ascii="Helvetica" w:hAnsi="Helvetica"/>
          <w:sz w:val="22"/>
          <w:szCs w:val="22"/>
        </w:rPr>
        <w:t xml:space="preserve">h proximity to a </w:t>
      </w:r>
      <w:r w:rsidR="009442F2">
        <w:rPr>
          <w:rFonts w:ascii="Helvetica" w:eastAsia="Times New Roman" w:hAnsi="Helvetica" w:cs="Times New Roman"/>
          <w:sz w:val="22"/>
          <w:szCs w:val="22"/>
        </w:rPr>
        <w:t>critical threshold</w:t>
      </w:r>
      <w:r w:rsidR="00064856" w:rsidRPr="006D7DEA">
        <w:rPr>
          <w:rFonts w:ascii="Helvetica" w:hAnsi="Helvetica"/>
          <w:sz w:val="22"/>
          <w:szCs w:val="22"/>
        </w:rPr>
        <w:t>?</w:t>
      </w:r>
    </w:p>
    <w:p w14:paraId="5B4C53F9" w14:textId="5B32F8D6"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What is the safe operating space that allows avoidance of </w:t>
      </w:r>
      <w:r w:rsidR="009442F2">
        <w:rPr>
          <w:rFonts w:ascii="Helvetica" w:eastAsia="Times New Roman" w:hAnsi="Helvetica" w:cs="Times New Roman"/>
          <w:sz w:val="22"/>
          <w:szCs w:val="22"/>
        </w:rPr>
        <w:t>critical thresholds</w:t>
      </w:r>
      <w:r w:rsidR="001361AB" w:rsidRPr="006D7DEA">
        <w:rPr>
          <w:rFonts w:ascii="Helvetica" w:hAnsi="Helvetica"/>
          <w:sz w:val="22"/>
          <w:szCs w:val="22"/>
        </w:rPr>
        <w:t>?</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4AA24B29" w14:textId="4788CABF" w:rsidR="00C404D8" w:rsidRDefault="00730E93" w:rsidP="00A140A9">
      <w:pPr>
        <w:tabs>
          <w:tab w:val="left" w:pos="2760"/>
        </w:tabs>
        <w:rPr>
          <w:rFonts w:ascii="Helvetica" w:hAnsi="Helvetica"/>
          <w:b/>
          <w:sz w:val="22"/>
          <w:szCs w:val="22"/>
        </w:rPr>
      </w:pPr>
      <w:r>
        <w:rPr>
          <w:rFonts w:ascii="Helvetica" w:hAnsi="Helvetica"/>
          <w:sz w:val="22"/>
          <w:szCs w:val="22"/>
        </w:rPr>
        <w:t>We used m</w:t>
      </w:r>
      <w:r w:rsidR="003030A9" w:rsidRPr="00957F1F">
        <w:rPr>
          <w:rFonts w:ascii="Helvetica" w:hAnsi="Helvetica"/>
          <w:sz w:val="22"/>
          <w:szCs w:val="22"/>
        </w:rPr>
        <w:t xml:space="preserve">anagement strategy evaluation </w:t>
      </w:r>
      <w:r w:rsidR="008324A7" w:rsidRPr="00957F1F">
        <w:rPr>
          <w:rFonts w:ascii="Helvetica" w:hAnsi="Helvetica"/>
          <w:sz w:val="22"/>
          <w:szCs w:val="22"/>
        </w:rPr>
        <w:t>(MSE)</w:t>
      </w:r>
      <w:r>
        <w:rPr>
          <w:rFonts w:ascii="Helvetica" w:hAnsi="Helvetica"/>
          <w:sz w:val="22"/>
          <w:szCs w:val="22"/>
        </w:rPr>
        <w:t xml:space="preserve">, </w:t>
      </w:r>
      <w:r w:rsidR="0079704C">
        <w:rPr>
          <w:rFonts w:ascii="Helvetica" w:hAnsi="Helvetica"/>
          <w:sz w:val="22"/>
          <w:szCs w:val="22"/>
        </w:rPr>
        <w:t>an analytical tool that defines the total allowable harvest given a suite of</w:t>
      </w:r>
      <w:r w:rsidR="00C404D8">
        <w:rPr>
          <w:rFonts w:ascii="Helvetica" w:hAnsi="Helvetica"/>
          <w:sz w:val="22"/>
          <w:szCs w:val="22"/>
        </w:rPr>
        <w:t xml:space="preserve"> different monitoring strategies</w:t>
      </w:r>
      <w:r w:rsidRPr="00730E93">
        <w:t xml:space="preserve"> </w:t>
      </w:r>
      <w:r w:rsidR="009442F2">
        <w:rPr>
          <w:rFonts w:ascii="Helvetica" w:hAnsi="Helvetica"/>
          <w:sz w:val="22"/>
          <w:szCs w:val="22"/>
        </w:rPr>
        <w:fldChar w:fldCharType="begin"/>
      </w:r>
      <w:r w:rsidR="009442F2">
        <w:rPr>
          <w:rFonts w:ascii="Helvetica" w:hAnsi="Helvetica"/>
          <w:sz w:val="22"/>
          <w:szCs w:val="22"/>
        </w:rPr>
        <w:instrText xml:space="preserve"> ADDIN EN.CITE &lt;EndNote&gt;&lt;Cite&gt;&lt;Author&gt;Bunnefeld&lt;/Author&gt;&lt;Year&gt;2011&lt;/Year&gt;&lt;RecNum&gt;8370&lt;/RecNum&gt;&lt;DisplayText&gt;(Bunnefeld&lt;style face="italic"&gt; et al.&lt;/style&gt; 2011)&lt;/DisplayText&gt;&lt;record&gt;&lt;rec-number&gt;8370&lt;/rec-number&gt;&lt;foreign-keys&gt;&lt;key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Pr>
          <w:rFonts w:ascii="Helvetica" w:hAnsi="Helvetica"/>
          <w:sz w:val="22"/>
          <w:szCs w:val="22"/>
        </w:rPr>
        <w:fldChar w:fldCharType="separate"/>
      </w:r>
      <w:r w:rsidR="009442F2">
        <w:rPr>
          <w:rFonts w:ascii="Helvetica" w:hAnsi="Helvetica"/>
          <w:noProof/>
          <w:sz w:val="22"/>
          <w:szCs w:val="22"/>
        </w:rPr>
        <w:t>(Bunnefeld</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2011)</w:t>
      </w:r>
      <w:r w:rsidR="009442F2">
        <w:rPr>
          <w:rFonts w:ascii="Helvetica" w:hAnsi="Helvetica"/>
          <w:sz w:val="22"/>
          <w:szCs w:val="22"/>
        </w:rPr>
        <w:fldChar w:fldCharType="end"/>
      </w:r>
      <w:r w:rsidR="0079704C">
        <w:rPr>
          <w:rFonts w:ascii="Helvetica" w:hAnsi="Helvetica"/>
          <w:sz w:val="22"/>
          <w:szCs w:val="22"/>
        </w:rPr>
        <w:t xml:space="preserve">. MSE </w:t>
      </w:r>
      <w:r w:rsidR="008324A7" w:rsidRPr="00957F1F">
        <w:rPr>
          <w:rFonts w:ascii="Helvetica" w:hAnsi="Helvetica"/>
          <w:sz w:val="22"/>
          <w:szCs w:val="22"/>
        </w:rPr>
        <w:t>is an</w:t>
      </w:r>
      <w:r w:rsidR="003030A9" w:rsidRPr="00957F1F">
        <w:rPr>
          <w:rFonts w:ascii="Helvetica" w:hAnsi="Helvetica"/>
          <w:sz w:val="22"/>
          <w:szCs w:val="22"/>
        </w:rPr>
        <w:t xml:space="preserve"> </w:t>
      </w:r>
      <w:r w:rsidR="00F61749" w:rsidRPr="00957F1F">
        <w:rPr>
          <w:rFonts w:ascii="Helvetica" w:hAnsi="Helvetica"/>
          <w:sz w:val="22"/>
          <w:szCs w:val="22"/>
        </w:rPr>
        <w:t>ideal</w:t>
      </w:r>
      <w:r w:rsidR="003030A9"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9D7096">
        <w:rPr>
          <w:rFonts w:ascii="Helvetica" w:hAnsi="Helvetica"/>
          <w:sz w:val="22"/>
          <w:szCs w:val="22"/>
        </w:rPr>
        <w:t xml:space="preserve">The </w:t>
      </w:r>
      <w:proofErr w:type="spellStart"/>
      <w:r w:rsidR="009D7096">
        <w:rPr>
          <w:rFonts w:ascii="Helvetica" w:hAnsi="Helvetica"/>
          <w:sz w:val="22"/>
          <w:szCs w:val="22"/>
        </w:rPr>
        <w:t>mSE</w:t>
      </w:r>
      <w:proofErr w:type="spellEnd"/>
      <w:r w:rsidR="009D7096">
        <w:rPr>
          <w:rFonts w:ascii="Helvetica" w:hAnsi="Helvetica"/>
          <w:sz w:val="22"/>
          <w:szCs w:val="22"/>
        </w:rPr>
        <w:t xml:space="preserve"> proceeded in four steps</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003030A9" w:rsidRPr="00957F1F">
        <w:rPr>
          <w:rFonts w:ascii="Helvetica" w:hAnsi="Helvetica"/>
          <w:sz w:val="22"/>
          <w:szCs w:val="22"/>
        </w:rPr>
        <w:t>simulate</w:t>
      </w:r>
      <w:r w:rsidR="007770BC" w:rsidRPr="00957F1F">
        <w:rPr>
          <w:rFonts w:ascii="Helvetica" w:hAnsi="Helvetica"/>
          <w:sz w:val="22"/>
          <w:szCs w:val="22"/>
        </w:rPr>
        <w:t>d</w:t>
      </w:r>
      <w:r w:rsidR="003030A9"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CA387C">
        <w:rPr>
          <w:rFonts w:ascii="Helvetica" w:hAnsi="Helvetica"/>
          <w:sz w:val="22"/>
          <w:szCs w:val="22"/>
        </w:rPr>
        <w:t>was</w:t>
      </w:r>
      <w:r w:rsidR="00CA387C" w:rsidRPr="00957F1F">
        <w:rPr>
          <w:rFonts w:ascii="Helvetica" w:hAnsi="Helvetica"/>
          <w:sz w:val="22"/>
          <w:szCs w:val="22"/>
        </w:rPr>
        <w:t xml:space="preserve"> </w:t>
      </w:r>
      <w:r w:rsidR="00861B1D" w:rsidRPr="00957F1F">
        <w:rPr>
          <w:rFonts w:ascii="Helvetica" w:hAnsi="Helvetica"/>
          <w:sz w:val="22"/>
          <w:szCs w:val="22"/>
        </w:rPr>
        <w:t xml:space="preserve">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w:t>
      </w:r>
      <w:r w:rsidR="00CA387C">
        <w:rPr>
          <w:rFonts w:ascii="Helvetica" w:hAnsi="Helvetica"/>
          <w:sz w:val="22"/>
          <w:szCs w:val="22"/>
        </w:rPr>
        <w:t>we used an</w:t>
      </w:r>
      <w:r w:rsidR="00CA387C" w:rsidRPr="00957F1F">
        <w:rPr>
          <w:rFonts w:ascii="Helvetica" w:hAnsi="Helvetica"/>
          <w:sz w:val="22"/>
          <w:szCs w:val="22"/>
        </w:rPr>
        <w:t xml:space="preserve"> </w:t>
      </w:r>
      <w:r w:rsidR="00305441" w:rsidRPr="00957F1F">
        <w:rPr>
          <w:rFonts w:ascii="Helvetica" w:hAnsi="Helvetica"/>
          <w:sz w:val="22"/>
          <w:szCs w:val="22"/>
        </w:rPr>
        <w:t xml:space="preserve">assessment model </w:t>
      </w:r>
      <w:r w:rsidR="00CA387C">
        <w:rPr>
          <w:rFonts w:ascii="Helvetica" w:hAnsi="Helvetica"/>
          <w:sz w:val="22"/>
          <w:szCs w:val="22"/>
        </w:rPr>
        <w:t>to estimate</w:t>
      </w:r>
      <w:r w:rsidR="00CA387C" w:rsidRPr="00957F1F">
        <w:rPr>
          <w:rFonts w:ascii="Helvetica" w:hAnsi="Helvetica"/>
          <w:sz w:val="22"/>
          <w:szCs w:val="22"/>
        </w:rPr>
        <w:t xml:space="preserve"> </w:t>
      </w:r>
      <w:r w:rsidR="00305441" w:rsidRPr="00957F1F">
        <w:rPr>
          <w:rFonts w:ascii="Helvetica" w:hAnsi="Helvetica"/>
          <w:sz w:val="22"/>
          <w:szCs w:val="22"/>
        </w:rPr>
        <w:t xml:space="preserve">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CA387C">
        <w:rPr>
          <w:rFonts w:ascii="Helvetica" w:hAnsi="Helvetica"/>
          <w:sz w:val="22"/>
          <w:szCs w:val="22"/>
        </w:rPr>
        <w:t>determined</w:t>
      </w:r>
      <w:r w:rsidR="00CA387C" w:rsidRPr="00957F1F">
        <w:rPr>
          <w:rFonts w:ascii="Helvetica" w:hAnsi="Helvetica"/>
          <w:sz w:val="22"/>
          <w:szCs w:val="22"/>
        </w:rPr>
        <w:t xml:space="preserve"> </w:t>
      </w:r>
      <w:r w:rsidR="000D71E0" w:rsidRPr="00957F1F">
        <w:rPr>
          <w:rFonts w:ascii="Helvetica" w:hAnsi="Helvetica"/>
          <w:sz w:val="22"/>
          <w:szCs w:val="22"/>
        </w:rPr>
        <w:t xml:space="preserve">the level </w:t>
      </w:r>
      <w:r w:rsidR="009D7096">
        <w:rPr>
          <w:rFonts w:ascii="Helvetica" w:hAnsi="Helvetica"/>
          <w:sz w:val="22"/>
          <w:szCs w:val="22"/>
        </w:rPr>
        <w:t xml:space="preserve">of </w:t>
      </w:r>
      <w:r w:rsidR="000D71E0" w:rsidRPr="00957F1F">
        <w:rPr>
          <w:rFonts w:ascii="Helvetica" w:hAnsi="Helvetica"/>
          <w:sz w:val="22"/>
          <w:szCs w:val="22"/>
        </w:rPr>
        <w:t>resource</w:t>
      </w:r>
      <w:r w:rsidR="00305441" w:rsidRPr="00957F1F">
        <w:rPr>
          <w:rFonts w:ascii="Helvetica" w:hAnsi="Helvetica"/>
          <w:sz w:val="22"/>
          <w:szCs w:val="22"/>
        </w:rPr>
        <w:t xml:space="preserve"> harvest </w:t>
      </w:r>
      <w:r w:rsidR="000D71E0" w:rsidRPr="00957F1F">
        <w:rPr>
          <w:rFonts w:ascii="Helvetica" w:hAnsi="Helvetica"/>
          <w:sz w:val="22"/>
          <w:szCs w:val="22"/>
        </w:rPr>
        <w:t>given the estimated biomass.</w:t>
      </w:r>
      <w:r w:rsidR="009D7096">
        <w:rPr>
          <w:rFonts w:ascii="Helvetica" w:hAnsi="Helvetica"/>
          <w:sz w:val="22"/>
          <w:szCs w:val="22"/>
        </w:rPr>
        <w:t xml:space="preserve"> Following this fourth step, the entire process </w:t>
      </w:r>
      <w:r w:rsidR="00CA387C">
        <w:rPr>
          <w:rFonts w:ascii="Helvetica" w:hAnsi="Helvetica"/>
          <w:sz w:val="22"/>
          <w:szCs w:val="22"/>
        </w:rPr>
        <w:t>was</w:t>
      </w:r>
      <w:r w:rsidR="009D7096">
        <w:rPr>
          <w:rFonts w:ascii="Helvetica" w:hAnsi="Helvetica"/>
          <w:sz w:val="22"/>
          <w:szCs w:val="22"/>
        </w:rPr>
        <w:t xml:space="preserve"> repeated</w:t>
      </w:r>
      <w:r w:rsidR="00435071">
        <w:rPr>
          <w:rFonts w:ascii="Helvetica" w:hAnsi="Helvetica"/>
          <w:sz w:val="22"/>
          <w:szCs w:val="22"/>
        </w:rPr>
        <w:t xml:space="preserve"> for a </w:t>
      </w:r>
      <w:r w:rsidR="00286FDA">
        <w:rPr>
          <w:rFonts w:ascii="Helvetica" w:hAnsi="Helvetica"/>
          <w:sz w:val="22"/>
          <w:szCs w:val="22"/>
        </w:rPr>
        <w:t>20-year</w:t>
      </w:r>
      <w:r w:rsidR="00435071">
        <w:rPr>
          <w:rFonts w:ascii="Helvetica" w:hAnsi="Helvetica"/>
          <w:sz w:val="22"/>
          <w:szCs w:val="22"/>
        </w:rPr>
        <w:t xml:space="preserve"> simulation</w:t>
      </w:r>
      <w:r w:rsidR="009D7096">
        <w:rPr>
          <w:rFonts w:ascii="Helvetica" w:hAnsi="Helvetica"/>
          <w:sz w:val="22"/>
          <w:szCs w:val="22"/>
        </w:rPr>
        <w:t>.</w:t>
      </w:r>
      <w:r w:rsidR="000D71E0" w:rsidRPr="00957F1F">
        <w:rPr>
          <w:rFonts w:ascii="Helvetica" w:hAnsi="Helvetica"/>
          <w:sz w:val="22"/>
          <w:szCs w:val="22"/>
        </w:rPr>
        <w:t xml:space="preserve"> </w:t>
      </w:r>
    </w:p>
    <w:p w14:paraId="474B7BF5" w14:textId="77777777" w:rsidR="00A140A9" w:rsidRPr="00957F1F" w:rsidRDefault="00A140A9" w:rsidP="00A140A9">
      <w:pPr>
        <w:tabs>
          <w:tab w:val="left" w:pos="2760"/>
        </w:tabs>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3544369A" w14:textId="7EF89A2A" w:rsidR="00286FDA" w:rsidRPr="00957F1F" w:rsidRDefault="00286FDA" w:rsidP="00286FDA">
      <w:pPr>
        <w:rPr>
          <w:rFonts w:ascii="Helvetica" w:hAnsi="Helvetica"/>
          <w:sz w:val="22"/>
          <w:szCs w:val="22"/>
        </w:rPr>
      </w:pPr>
      <w:r>
        <w:rPr>
          <w:rFonts w:ascii="Helvetica" w:hAnsi="Helvetica"/>
          <w:sz w:val="22"/>
          <w:szCs w:val="22"/>
          <w:u w:val="single"/>
        </w:rPr>
        <w:t xml:space="preserve">Biological </w:t>
      </w:r>
      <w:r w:rsidRPr="00D76B05">
        <w:rPr>
          <w:rFonts w:ascii="Helvetica" w:hAnsi="Helvetica"/>
          <w:sz w:val="22"/>
          <w:szCs w:val="22"/>
          <w:u w:val="single"/>
        </w:rPr>
        <w:t>Process</w:t>
      </w:r>
      <w:r>
        <w:rPr>
          <w:rFonts w:ascii="Helvetica" w:hAnsi="Helvetica"/>
          <w:sz w:val="22"/>
          <w:szCs w:val="22"/>
          <w:u w:val="single"/>
        </w:rPr>
        <w:t xml:space="preserve"> </w:t>
      </w:r>
      <w:r w:rsidRPr="00D76B05">
        <w:rPr>
          <w:rFonts w:ascii="Helvetica" w:hAnsi="Helvetica"/>
          <w:sz w:val="22"/>
          <w:szCs w:val="22"/>
          <w:u w:val="single"/>
        </w:rPr>
        <w:t>Model</w:t>
      </w:r>
      <w:r>
        <w:rPr>
          <w:rFonts w:ascii="Helvetica" w:hAnsi="Helvetica"/>
          <w:i/>
          <w:sz w:val="22"/>
          <w:szCs w:val="22"/>
        </w:rPr>
        <w:t xml:space="preserve">: </w:t>
      </w:r>
      <w:r w:rsidRPr="00957F1F">
        <w:rPr>
          <w:rFonts w:ascii="Helvetica" w:hAnsi="Helvetica"/>
          <w:sz w:val="22"/>
          <w:szCs w:val="22"/>
        </w:rPr>
        <w:t xml:space="preserve">To describe how monitoring investment is related to thresholds we </w:t>
      </w:r>
      <w:r>
        <w:rPr>
          <w:rFonts w:ascii="Helvetica" w:hAnsi="Helvetica"/>
          <w:sz w:val="22"/>
          <w:szCs w:val="22"/>
        </w:rPr>
        <w:t>focus</w:t>
      </w:r>
      <w:r w:rsidR="00BE5502">
        <w:rPr>
          <w:rFonts w:ascii="Helvetica" w:hAnsi="Helvetica"/>
          <w:sz w:val="22"/>
          <w:szCs w:val="22"/>
        </w:rPr>
        <w:t>ed</w:t>
      </w:r>
      <w:r>
        <w:rPr>
          <w:rFonts w:ascii="Helvetica" w:hAnsi="Helvetica"/>
          <w:sz w:val="22"/>
          <w:szCs w:val="22"/>
        </w:rPr>
        <w:t xml:space="preserve"> on a single species model for simplicity. However, our results are general and readily applicable to the monitoring and management of ecosystems with critical thresholds. We specifically m</w:t>
      </w:r>
      <w:r w:rsidRPr="00957F1F">
        <w:rPr>
          <w:rFonts w:ascii="Helvetica" w:hAnsi="Helvetica"/>
          <w:sz w:val="22"/>
          <w:szCs w:val="22"/>
        </w:rPr>
        <w:t>odel</w:t>
      </w:r>
      <w:r>
        <w:rPr>
          <w:rFonts w:ascii="Helvetica" w:hAnsi="Helvetica"/>
          <w:sz w:val="22"/>
          <w:szCs w:val="22"/>
        </w:rPr>
        <w:t>ed</w:t>
      </w:r>
      <w:r w:rsidRPr="00957F1F">
        <w:rPr>
          <w:rFonts w:ascii="Helvetica" w:hAnsi="Helvetica"/>
          <w:sz w:val="22"/>
          <w:szCs w:val="22"/>
        </w:rPr>
        <w:t xml:space="preserve"> </w:t>
      </w:r>
      <w:r>
        <w:rPr>
          <w:rFonts w:ascii="Helvetica" w:hAnsi="Helvetica"/>
          <w:sz w:val="22"/>
          <w:szCs w:val="22"/>
        </w:rPr>
        <w:t xml:space="preserve">species </w:t>
      </w:r>
      <w:r w:rsidRPr="00957F1F">
        <w:rPr>
          <w:rFonts w:ascii="Helvetica" w:hAnsi="Helvetica"/>
          <w:sz w:val="22"/>
          <w:szCs w:val="22"/>
        </w:rPr>
        <w:t xml:space="preserve">biomass through time using a </w:t>
      </w:r>
      <w:proofErr w:type="spellStart"/>
      <w:r w:rsidRPr="00957F1F">
        <w:rPr>
          <w:rFonts w:ascii="Helvetica" w:hAnsi="Helvetica"/>
          <w:sz w:val="22"/>
          <w:szCs w:val="22"/>
        </w:rPr>
        <w:t>reparameterized</w:t>
      </w:r>
      <w:proofErr w:type="spellEnd"/>
      <w:r w:rsidRPr="00957F1F">
        <w:rPr>
          <w:rFonts w:ascii="Helvetica" w:hAnsi="Helvetica"/>
          <w:sz w:val="22"/>
          <w:szCs w:val="22"/>
        </w:rPr>
        <w:t xml:space="preserve"> </w:t>
      </w:r>
      <w:r>
        <w:rPr>
          <w:rFonts w:ascii="Helvetica" w:hAnsi="Helvetica"/>
          <w:sz w:val="22"/>
          <w:szCs w:val="22"/>
        </w:rPr>
        <w:t>logistic</w:t>
      </w:r>
      <w:r w:rsidRPr="00957F1F">
        <w:rPr>
          <w:rFonts w:ascii="Helvetica" w:hAnsi="Helvetica"/>
          <w:sz w:val="22"/>
          <w:szCs w:val="22"/>
        </w:rPr>
        <w:t xml:space="preserve"> model with an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w:t>
      </w:r>
      <w:r>
        <w:rPr>
          <w:rFonts w:ascii="Helvetica" w:hAnsi="Helvetica"/>
          <w:sz w:val="22"/>
          <w:szCs w:val="22"/>
        </w:rPr>
        <w:t xml:space="preserve"> and resource</w:t>
      </w:r>
      <w:r w:rsidRPr="000E6696">
        <w:t xml:space="preserve"> </w:t>
      </w:r>
      <w:r>
        <w:rPr>
          <w:rFonts w:ascii="Helvetica" w:hAnsi="Helvetica"/>
          <w:sz w:val="22"/>
          <w:szCs w:val="22"/>
        </w:rPr>
        <w:t xml:space="preserve">removal </w:t>
      </w:r>
      <w:r>
        <w:rPr>
          <w:rFonts w:ascii="Helvetica" w:hAnsi="Helvetica"/>
          <w:sz w:val="22"/>
          <w:szCs w:val="22"/>
        </w:rPr>
        <w:fldChar w:fldCharType="begin"/>
      </w:r>
      <w:r>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Pr>
          <w:rFonts w:ascii="Helvetica" w:hAnsi="Helvetica"/>
          <w:sz w:val="22"/>
          <w:szCs w:val="22"/>
        </w:rPr>
        <w:fldChar w:fldCharType="separate"/>
      </w:r>
      <w:r>
        <w:rPr>
          <w:rFonts w:ascii="Helvetica" w:hAnsi="Helvetica"/>
          <w:noProof/>
          <w:sz w:val="22"/>
          <w:szCs w:val="22"/>
        </w:rPr>
        <w:t>(Morris &amp; Doak 2002)</w:t>
      </w:r>
      <w:r>
        <w:rPr>
          <w:rFonts w:ascii="Helvetica" w:hAnsi="Helvetica"/>
          <w:sz w:val="22"/>
          <w:szCs w:val="22"/>
        </w:rPr>
        <w:fldChar w:fldCharType="end"/>
      </w:r>
      <w:r w:rsidRPr="00957F1F">
        <w:rPr>
          <w:rFonts w:ascii="Helvetica" w:hAnsi="Helvetica"/>
          <w:sz w:val="22"/>
          <w:szCs w:val="22"/>
        </w:rPr>
        <w:t>:</w:t>
      </w:r>
    </w:p>
    <w:p w14:paraId="14EF6FD7" w14:textId="77777777" w:rsidR="00286FDA" w:rsidRPr="00957F1F" w:rsidRDefault="00286FDA" w:rsidP="00286FDA">
      <w:pPr>
        <w:rPr>
          <w:rFonts w:ascii="Helvetica" w:hAnsi="Helvetica"/>
          <w:sz w:val="22"/>
          <w:szCs w:val="22"/>
        </w:rPr>
      </w:pPr>
    </w:p>
    <w:p w14:paraId="40A23FEE" w14:textId="2ACDA8A1" w:rsidR="00286FDA" w:rsidRPr="00957F1F" w:rsidRDefault="00286FDA" w:rsidP="00286FDA">
      <w:pPr>
        <w:tabs>
          <w:tab w:val="left" w:pos="8640"/>
        </w:tabs>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ab/>
        <w:t>(1)</w:t>
      </w:r>
    </w:p>
    <w:p w14:paraId="2B7B6979" w14:textId="77777777" w:rsidR="00286FDA" w:rsidRPr="00957F1F" w:rsidRDefault="00286FDA" w:rsidP="00286FDA">
      <w:pPr>
        <w:rPr>
          <w:rFonts w:ascii="Helvetica" w:hAnsi="Helvetica"/>
          <w:sz w:val="22"/>
          <w:szCs w:val="22"/>
        </w:rPr>
      </w:pPr>
    </w:p>
    <w:p w14:paraId="388A22E5" w14:textId="52A0F513" w:rsidR="00286FDA" w:rsidRPr="00957F1F" w:rsidRDefault="00286FDA" w:rsidP="00286FDA">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00455D7C">
        <w:rPr>
          <w:rFonts w:ascii="Helvetica" w:hAnsi="Helvetica"/>
          <w:sz w:val="22"/>
          <w:szCs w:val="22"/>
        </w:rPr>
        <w:t>is</w:t>
      </w:r>
      <w:r w:rsidRPr="00957F1F">
        <w:rPr>
          <w:rFonts w:ascii="Helvetica" w:hAnsi="Helvetica"/>
          <w:sz w:val="22"/>
          <w:szCs w:val="22"/>
        </w:rPr>
        <w:t xml:space="preserve">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r w:rsidRPr="00957F1F">
        <w:rPr>
          <w:rFonts w:ascii="Helvetica" w:hAnsi="Helvetica"/>
          <w:sz w:val="22"/>
          <w:szCs w:val="22"/>
        </w:rPr>
        <w:t xml:space="preserve">, </w:t>
      </w:r>
      <w:r>
        <w:rPr>
          <w:rFonts w:ascii="Helvetica" w:hAnsi="Helvetica"/>
          <w:sz w:val="22"/>
          <w:szCs w:val="22"/>
        </w:rPr>
        <w:t xml:space="preserve">and </w:t>
      </w:r>
      <w:r w:rsidRPr="00957F1F">
        <w:rPr>
          <w:rFonts w:ascii="Helvetica" w:hAnsi="Helvetica"/>
          <w:i/>
          <w:sz w:val="22"/>
          <w:szCs w:val="22"/>
        </w:rPr>
        <w:t>A</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which the population growth is negative (i.e. the tipping point) as well as the </w:t>
      </w:r>
      <w:r w:rsidRPr="00957F1F">
        <w:rPr>
          <w:rFonts w:ascii="Helvetica" w:hAnsi="Helvetica"/>
          <w:sz w:val="22"/>
          <w:szCs w:val="22"/>
        </w:rPr>
        <w:t xml:space="preserve">strength of the </w:t>
      </w:r>
      <w:proofErr w:type="spellStart"/>
      <w:r>
        <w:rPr>
          <w:rFonts w:ascii="Helvetica" w:hAnsi="Helvetica"/>
          <w:sz w:val="22"/>
          <w:szCs w:val="22"/>
        </w:rPr>
        <w:t>A</w:t>
      </w:r>
      <w:r w:rsidRPr="00957F1F">
        <w:rPr>
          <w:rFonts w:ascii="Helvetica" w:hAnsi="Helvetica"/>
          <w:sz w:val="22"/>
          <w:szCs w:val="22"/>
        </w:rPr>
        <w:t>llee</w:t>
      </w:r>
      <w:proofErr w:type="spellEnd"/>
      <w:r w:rsidRPr="00957F1F">
        <w:rPr>
          <w:rFonts w:ascii="Helvetica" w:hAnsi="Helvetica"/>
          <w:sz w:val="22"/>
          <w:szCs w:val="22"/>
        </w:rPr>
        <w:t xml:space="preserve"> effect</w:t>
      </w:r>
      <w:r>
        <w:rPr>
          <w:rFonts w:ascii="Helvetica" w:hAnsi="Helvetica"/>
          <w:sz w:val="22"/>
          <w:szCs w:val="22"/>
        </w:rPr>
        <w:t xml:space="preserve"> (Fig. S1). The strength of the </w:t>
      </w:r>
      <w:proofErr w:type="spellStart"/>
      <w:r>
        <w:rPr>
          <w:rFonts w:ascii="Helvetica" w:hAnsi="Helvetica"/>
          <w:sz w:val="22"/>
          <w:szCs w:val="22"/>
        </w:rPr>
        <w:t>Allee</w:t>
      </w:r>
      <w:proofErr w:type="spellEnd"/>
      <w:r>
        <w:rPr>
          <w:rFonts w:ascii="Helvetica" w:hAnsi="Helvetica"/>
          <w:sz w:val="22"/>
          <w:szCs w:val="22"/>
        </w:rPr>
        <w:t xml:space="preserve"> effect (</w:t>
      </w:r>
      <w:r w:rsidRPr="00957F1F">
        <w:rPr>
          <w:rFonts w:ascii="Helvetica" w:hAnsi="Helvetica"/>
          <w:i/>
          <w:sz w:val="22"/>
          <w:szCs w:val="22"/>
        </w:rPr>
        <w:t>A</w:t>
      </w:r>
      <w:r>
        <w:rPr>
          <w:rFonts w:ascii="Helvetica" w:hAnsi="Helvetica"/>
          <w:sz w:val="22"/>
          <w:szCs w:val="22"/>
        </w:rPr>
        <w:t>) c</w:t>
      </w:r>
      <w:r w:rsidRPr="00957F1F">
        <w:rPr>
          <w:rFonts w:ascii="Helvetica" w:hAnsi="Helvetica"/>
          <w:sz w:val="22"/>
          <w:szCs w:val="22"/>
        </w:rPr>
        <w:t xml:space="preserve">an be set </w:t>
      </w:r>
      <w:r>
        <w:rPr>
          <w:rFonts w:ascii="Helvetica" w:hAnsi="Helvetica"/>
          <w:sz w:val="22"/>
          <w:szCs w:val="22"/>
        </w:rPr>
        <w:t>to</w:t>
      </w:r>
      <w:r w:rsidRPr="00957F1F">
        <w:rPr>
          <w:rFonts w:ascii="Helvetica" w:hAnsi="Helvetica"/>
          <w:sz w:val="22"/>
          <w:szCs w:val="22"/>
        </w:rPr>
        <w:t xml:space="preserve"> </w:t>
      </w:r>
      <w:r>
        <w:rPr>
          <w:rFonts w:ascii="Helvetica" w:hAnsi="Helvetica" w:cs="Helvetica"/>
          <w:sz w:val="22"/>
          <w:szCs w:val="22"/>
        </w:rPr>
        <w:t xml:space="preserve">≤ </w:t>
      </w:r>
      <w:r w:rsidRPr="00957F1F">
        <w:rPr>
          <w:rFonts w:ascii="Helvetica" w:hAnsi="Helvetica"/>
          <w:sz w:val="22"/>
          <w:szCs w:val="22"/>
        </w:rPr>
        <w:t xml:space="preserve">0, </w:t>
      </w:r>
      <w:r>
        <w:rPr>
          <w:rFonts w:ascii="Helvetica" w:hAnsi="Helvetica"/>
          <w:sz w:val="22"/>
          <w:szCs w:val="22"/>
        </w:rPr>
        <w:t>generating</w:t>
      </w:r>
      <w:r w:rsidRPr="00957F1F">
        <w:rPr>
          <w:rFonts w:ascii="Helvetica" w:hAnsi="Helvetica"/>
          <w:sz w:val="22"/>
          <w:szCs w:val="22"/>
        </w:rPr>
        <w:t xml:space="preserve"> scenarios </w:t>
      </w:r>
      <w:r>
        <w:rPr>
          <w:rFonts w:ascii="Helvetica" w:hAnsi="Helvetica"/>
          <w:sz w:val="22"/>
          <w:szCs w:val="22"/>
        </w:rPr>
        <w:t>without</w:t>
      </w:r>
      <w:r w:rsidRPr="00957F1F">
        <w:rPr>
          <w:rFonts w:ascii="Helvetica" w:hAnsi="Helvetica"/>
          <w:sz w:val="22"/>
          <w:szCs w:val="22"/>
        </w:rPr>
        <w:t xml:space="preserve"> a tipping point, </w:t>
      </w:r>
      <w:r>
        <w:rPr>
          <w:rFonts w:ascii="Helvetica" w:hAnsi="Helvetica"/>
          <w:sz w:val="22"/>
          <w:szCs w:val="22"/>
        </w:rPr>
        <w:t>but with</w:t>
      </w:r>
      <w:r w:rsidRPr="00957F1F">
        <w:rPr>
          <w:rFonts w:ascii="Helvetica" w:hAnsi="Helvetica"/>
          <w:sz w:val="22"/>
          <w:szCs w:val="22"/>
        </w:rPr>
        <w:t xml:space="preserve"> a range of biomass </w:t>
      </w:r>
      <w:r>
        <w:rPr>
          <w:rFonts w:ascii="Helvetica" w:hAnsi="Helvetica"/>
          <w:sz w:val="22"/>
          <w:szCs w:val="22"/>
        </w:rPr>
        <w:t xml:space="preserve">levels </w:t>
      </w:r>
      <w:r w:rsidRPr="00957F1F">
        <w:rPr>
          <w:rFonts w:ascii="Helvetica" w:hAnsi="Helvetica"/>
          <w:sz w:val="22"/>
          <w:szCs w:val="22"/>
        </w:rPr>
        <w:t xml:space="preserve">where productivity becomes very low (but still positive). For </w:t>
      </w:r>
      <w:r w:rsidR="00BE5502" w:rsidRPr="00957F1F">
        <w:rPr>
          <w:rFonts w:ascii="Helvetica" w:hAnsi="Helvetica"/>
          <w:sz w:val="22"/>
          <w:szCs w:val="22"/>
        </w:rPr>
        <w:t>example,</w:t>
      </w:r>
      <w:r w:rsidRPr="00957F1F">
        <w:rPr>
          <w:rFonts w:ascii="Helvetica" w:hAnsi="Helvetica"/>
          <w:sz w:val="22"/>
          <w:szCs w:val="22"/>
        </w:rPr>
        <w:t xml:space="preserve"> when </w:t>
      </w:r>
      <m:oMath>
        <m:r>
          <w:rPr>
            <w:rFonts w:ascii="Cambria Math" w:hAnsi="Cambria Math"/>
            <w:sz w:val="22"/>
            <w:szCs w:val="22"/>
          </w:rPr>
          <m:t>A≅-500</m:t>
        </m:r>
      </m:oMath>
      <w:r w:rsidR="00E4315B">
        <w:rPr>
          <w:rFonts w:ascii="Helvetica" w:hAnsi="Helvetica"/>
          <w:sz w:val="22"/>
          <w:szCs w:val="22"/>
        </w:rPr>
        <w:t xml:space="preserve"> (</w:t>
      </w:r>
      <m:oMath>
        <m:r>
          <w:rPr>
            <w:rFonts w:ascii="Cambria Math" w:hAnsi="Cambria Math"/>
            <w:sz w:val="22"/>
            <w:szCs w:val="22"/>
          </w:rPr>
          <m:t>k=100, r=1.25</m:t>
        </m:r>
      </m:oMath>
      <w:r w:rsidR="00E73EED">
        <w:rPr>
          <w:rFonts w:ascii="Helvetica" w:hAnsi="Helvetica"/>
          <w:sz w:val="22"/>
          <w:szCs w:val="22"/>
        </w:rPr>
        <w:t>)</w:t>
      </w:r>
      <w:r w:rsidRPr="00957F1F">
        <w:rPr>
          <w:rFonts w:ascii="Helvetica" w:hAnsi="Helvetica"/>
          <w:sz w:val="22"/>
          <w:szCs w:val="22"/>
        </w:rPr>
        <w:t xml:space="preserve"> the model closely resembles 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i/>
          <w:sz w:val="22"/>
          <w:szCs w:val="22"/>
        </w:rPr>
        <w:t xml:space="preserve"> </w:t>
      </w:r>
      <w:r w:rsidRPr="00957F1F">
        <w:rPr>
          <w:rFonts w:ascii="Helvetica" w:hAnsi="Helvetica"/>
          <w:sz w:val="22"/>
          <w:szCs w:val="22"/>
        </w:rPr>
        <w:t xml:space="preserve">is the yield of </w:t>
      </w:r>
      <w:r>
        <w:rPr>
          <w:rFonts w:ascii="Helvetica" w:hAnsi="Helvetica"/>
          <w:sz w:val="22"/>
          <w:szCs w:val="22"/>
        </w:rPr>
        <w:t>species biomass</w:t>
      </w:r>
      <w:r w:rsidRPr="00957F1F">
        <w:rPr>
          <w:rFonts w:ascii="Helvetica" w:hAnsi="Helvetica"/>
          <w:sz w:val="22"/>
          <w:szCs w:val="22"/>
        </w:rPr>
        <w:t xml:space="preserve"> extracted in year </w:t>
      </w:r>
      <w:r w:rsidRPr="00957F1F">
        <w:rPr>
          <w:rFonts w:ascii="Helvetica" w:hAnsi="Helvetica"/>
          <w:i/>
          <w:sz w:val="22"/>
          <w:szCs w:val="22"/>
        </w:rPr>
        <w:t>t</w:t>
      </w:r>
      <w:r w:rsidRPr="00957F1F">
        <w:rPr>
          <w:rFonts w:ascii="Helvetica" w:hAnsi="Helvetica"/>
          <w:sz w:val="22"/>
          <w:szCs w:val="22"/>
        </w:rPr>
        <w:t>.</w:t>
      </w:r>
    </w:p>
    <w:p w14:paraId="26698029" w14:textId="77777777" w:rsidR="00286FDA" w:rsidRPr="00957F1F" w:rsidRDefault="00286FDA" w:rsidP="00286FDA">
      <w:pPr>
        <w:rPr>
          <w:ins w:id="0" w:author="Adrian Stier" w:date="2017-03-29T15:42:00Z"/>
          <w:rFonts w:ascii="Helvetica" w:hAnsi="Helvetica"/>
          <w:sz w:val="22"/>
          <w:szCs w:val="22"/>
        </w:rPr>
      </w:pPr>
    </w:p>
    <w:p w14:paraId="1B96C9A5" w14:textId="54681685" w:rsidR="004352AB" w:rsidRPr="00283177" w:rsidRDefault="004352AB" w:rsidP="004352AB">
      <w:pPr>
        <w:pStyle w:val="CommentText"/>
      </w:pPr>
      <w:r w:rsidRPr="00B70217">
        <w:rPr>
          <w:rFonts w:ascii="Helvetica" w:hAnsi="Helvetica"/>
          <w:sz w:val="22"/>
          <w:szCs w:val="22"/>
          <w:u w:val="single"/>
        </w:rPr>
        <w:t>Monitoring Model</w:t>
      </w:r>
      <w:r w:rsidRPr="00FD7CE9">
        <w:rPr>
          <w:rFonts w:ascii="Helvetica" w:hAnsi="Helvetica"/>
          <w:sz w:val="22"/>
          <w:szCs w:val="22"/>
        </w:rPr>
        <w:t xml:space="preserve">: </w:t>
      </w:r>
      <w:r w:rsidRPr="00957F1F">
        <w:rPr>
          <w:rFonts w:ascii="Helvetica" w:hAnsi="Helvetica"/>
          <w:sz w:val="22"/>
          <w:szCs w:val="22"/>
        </w:rPr>
        <w:t xml:space="preserve">Ideally, </w:t>
      </w:r>
      <w:r>
        <w:rPr>
          <w:rFonts w:ascii="Helvetica" w:hAnsi="Helvetica"/>
          <w:sz w:val="22"/>
          <w:szCs w:val="22"/>
        </w:rPr>
        <w:t>natural resource</w:t>
      </w:r>
      <w:r w:rsidRPr="00957F1F">
        <w:rPr>
          <w:rFonts w:ascii="Helvetica" w:hAnsi="Helvetica"/>
          <w:sz w:val="22"/>
          <w:szCs w:val="22"/>
        </w:rPr>
        <w:t xml:space="preserve"> managers would be able to perfectly predict </w:t>
      </w:r>
      <w:r>
        <w:rPr>
          <w:rFonts w:ascii="Helvetica" w:hAnsi="Helvetica"/>
          <w:sz w:val="22"/>
          <w:szCs w:val="22"/>
        </w:rPr>
        <w:t xml:space="preserve">resource </w:t>
      </w:r>
      <w:r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perfect knowledge of natural mortality,</w:t>
      </w:r>
      <w:r w:rsidRPr="00957F1F">
        <w:rPr>
          <w:rFonts w:ascii="Helvetica" w:hAnsi="Helvetica"/>
          <w:sz w:val="22"/>
          <w:szCs w:val="22"/>
        </w:rPr>
        <w:t xml:space="preserve"> and</w:t>
      </w:r>
      <w:r>
        <w:rPr>
          <w:rFonts w:ascii="Helvetica" w:hAnsi="Helvetica"/>
          <w:sz w:val="22"/>
          <w:szCs w:val="22"/>
        </w:rPr>
        <w:t xml:space="preserve"> perfect measure of </w:t>
      </w:r>
      <w:r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However, managers rarely have perfect knowledge of stock biomass</w:t>
      </w:r>
      <w:r>
        <w:rPr>
          <w:rFonts w:ascii="Helvetica" w:hAnsi="Helvetica"/>
          <w:sz w:val="22"/>
          <w:szCs w:val="22"/>
        </w:rPr>
        <w:t xml:space="preserve">, or accurate predictive </w:t>
      </w:r>
      <w:r>
        <w:rPr>
          <w:rFonts w:ascii="Helvetica" w:hAnsi="Helvetica"/>
          <w:sz w:val="22"/>
          <w:szCs w:val="22"/>
        </w:rPr>
        <w:lastRenderedPageBreak/>
        <w:t>models of stock change.</w:t>
      </w:r>
      <w:r w:rsidRPr="00957F1F">
        <w:rPr>
          <w:rFonts w:ascii="Helvetica" w:hAnsi="Helvetica"/>
          <w:sz w:val="22"/>
          <w:szCs w:val="22"/>
        </w:rPr>
        <w:t xml:space="preserve"> Even with sophisticated stock assessment technique</w:t>
      </w:r>
      <w:r>
        <w:rPr>
          <w:rFonts w:ascii="Helvetica" w:hAnsi="Helvetica"/>
          <w:sz w:val="22"/>
          <w:szCs w:val="22"/>
        </w:rPr>
        <w:t>s</w:t>
      </w:r>
      <w:r w:rsidRPr="00957F1F">
        <w:rPr>
          <w:rFonts w:ascii="Helvetica" w:hAnsi="Helvetica"/>
          <w:sz w:val="22"/>
          <w:szCs w:val="22"/>
        </w:rPr>
        <w:t xml:space="preserve">, estimates of a previous year’s stock biomass nearly </w:t>
      </w:r>
      <w:r w:rsidRPr="00F3098E">
        <w:rPr>
          <w:rFonts w:ascii="Helvetica" w:hAnsi="Helvetica"/>
          <w:sz w:val="22"/>
          <w:szCs w:val="22"/>
        </w:rPr>
        <w:t>always include some uncertainty. Hereafter</w:t>
      </w:r>
      <w:r>
        <w:rPr>
          <w:rFonts w:ascii="Helvetica" w:hAnsi="Helvetica"/>
          <w:sz w:val="22"/>
          <w:szCs w:val="22"/>
        </w:rPr>
        <w:t>,</w:t>
      </w:r>
      <w:r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w:t>
      </w:r>
      <w:commentRangeStart w:id="1"/>
      <w:r w:rsidRPr="00F3098E">
        <w:rPr>
          <w:rFonts w:ascii="Helvetica" w:hAnsi="Helvetica"/>
          <w:sz w:val="22"/>
          <w:szCs w:val="22"/>
        </w:rPr>
        <w:t>The</w:t>
      </w:r>
      <w:commentRangeEnd w:id="1"/>
      <w:r w:rsidRPr="00D01283">
        <w:rPr>
          <w:rStyle w:val="CommentReference"/>
          <w:rFonts w:ascii="Helvetica" w:hAnsi="Helvetica"/>
          <w:sz w:val="22"/>
          <w:szCs w:val="22"/>
        </w:rPr>
        <w:commentReference w:id="1"/>
      </w:r>
      <w:r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Pr="00F3098E">
        <w:rPr>
          <w:rFonts w:ascii="Helvetica" w:hAnsi="Helvetica"/>
          <w:sz w:val="22"/>
          <w:szCs w:val="22"/>
        </w:rPr>
        <w:t>) is determined by monitoring precision. We assume</w:t>
      </w:r>
      <w:r w:rsidR="003E4DCD">
        <w:rPr>
          <w:rFonts w:ascii="Helvetica" w:hAnsi="Helvetica"/>
          <w:sz w:val="22"/>
          <w:szCs w:val="22"/>
        </w:rPr>
        <w:t>d</w:t>
      </w:r>
      <w:r w:rsidRPr="00F3098E">
        <w:rPr>
          <w:rFonts w:ascii="Helvetica" w:hAnsi="Helvetica"/>
          <w:sz w:val="22"/>
          <w:szCs w:val="22"/>
        </w:rPr>
        <w:t xml:space="preserve"> measurement error causes a lack in precision but that accuracy </w:t>
      </w:r>
      <w:r w:rsidR="003E4DCD">
        <w:rPr>
          <w:rFonts w:ascii="Helvetica" w:hAnsi="Helvetica"/>
          <w:sz w:val="22"/>
          <w:szCs w:val="22"/>
        </w:rPr>
        <w:t>was</w:t>
      </w:r>
      <w:r w:rsidRPr="00F3098E">
        <w:rPr>
          <w:rFonts w:ascii="Helvetica" w:hAnsi="Helvetica"/>
          <w:sz w:val="22"/>
          <w:szCs w:val="22"/>
        </w:rPr>
        <w:t xml:space="preserve"> unaffected, and modeled monitoring precision error as </w:t>
      </w:r>
      <w:r>
        <w:rPr>
          <w:rFonts w:ascii="Helvetica" w:hAnsi="Helvetica"/>
          <w:sz w:val="22"/>
          <w:szCs w:val="22"/>
        </w:rPr>
        <w:t xml:space="preserve">a </w:t>
      </w:r>
      <w:r w:rsidRPr="00F3098E">
        <w:rPr>
          <w:rFonts w:ascii="Helvetica" w:hAnsi="Helvetica"/>
          <w:sz w:val="22"/>
          <w:szCs w:val="22"/>
        </w:rPr>
        <w:t>log-normal</w:t>
      </w:r>
      <w:r>
        <w:rPr>
          <w:rFonts w:ascii="Helvetica" w:hAnsi="Helvetica"/>
          <w:sz w:val="22"/>
          <w:szCs w:val="22"/>
        </w:rPr>
        <w:t>ly</w:t>
      </w:r>
      <w:r w:rsidRPr="00F3098E">
        <w:rPr>
          <w:rFonts w:ascii="Helvetica" w:hAnsi="Helvetica"/>
          <w:sz w:val="22"/>
          <w:szCs w:val="22"/>
        </w:rPr>
        <w:t xml:space="preserve"> distributed random variable with mean 0 and variance </w:t>
      </w:r>
      <m:oMath>
        <m:r>
          <w:rPr>
            <w:rFonts w:ascii="Cambria Math" w:hAnsi="Cambria Math" w:hint="eastAsia"/>
            <w:sz w:val="22"/>
            <w:szCs w:val="22"/>
          </w:rPr>
          <m:t>ϕ</m:t>
        </m:r>
      </m:oMath>
      <w:r w:rsidRPr="00F3098E">
        <w:rPr>
          <w:rFonts w:ascii="Helvetica" w:hAnsi="Helvetica"/>
          <w:sz w:val="22"/>
          <w:szCs w:val="22"/>
        </w:rPr>
        <w:t xml:space="preserve">. </w:t>
      </w:r>
      <w:r w:rsidRPr="00D01283">
        <w:rPr>
          <w:rFonts w:ascii="Helvetica" w:hAnsi="Helvetica"/>
          <w:sz w:val="22"/>
          <w:szCs w:val="22"/>
        </w:rPr>
        <w:t xml:space="preserve">The degree of monitoring precision in any given system is generally based on the spatial extent, temporal extent, and degree to which monitoring samples are replicated. </w:t>
      </w:r>
      <w:r w:rsidRPr="00F3098E">
        <w:rPr>
          <w:rFonts w:ascii="Helvetica" w:hAnsi="Helvetica"/>
          <w:sz w:val="22"/>
          <w:szCs w:val="22"/>
        </w:rPr>
        <w:t xml:space="preserve">Therefore, at higher monitoring precision (lower </w:t>
      </w:r>
      <m:oMath>
        <m:r>
          <w:rPr>
            <w:rFonts w:ascii="Cambria Math" w:hAnsi="Cambria Math" w:hint="eastAsia"/>
            <w:sz w:val="22"/>
            <w:szCs w:val="22"/>
          </w:rPr>
          <m:t>ϕ</m:t>
        </m:r>
      </m:oMath>
      <w:r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approaches the true biom</w:t>
      </w:r>
      <w:r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We assume</w:t>
      </w:r>
      <w:r w:rsidR="003E4DCD">
        <w:rPr>
          <w:rFonts w:ascii="Helvetica" w:hAnsi="Helvetica"/>
          <w:sz w:val="22"/>
          <w:szCs w:val="22"/>
        </w:rPr>
        <w:t>d</w:t>
      </w:r>
      <w:r>
        <w:rPr>
          <w:rFonts w:ascii="Helvetica" w:hAnsi="Helvetica"/>
          <w:sz w:val="22"/>
          <w:szCs w:val="22"/>
        </w:rPr>
        <w:t xml:space="preserve"> that a</w:t>
      </w:r>
      <w:r w:rsidRPr="00957F1F">
        <w:rPr>
          <w:rFonts w:ascii="Helvetica" w:hAnsi="Helvetica"/>
          <w:sz w:val="22"/>
          <w:szCs w:val="22"/>
        </w:rPr>
        <w:t xml:space="preserve">s monitoring </w:t>
      </w:r>
      <w:r>
        <w:rPr>
          <w:rFonts w:ascii="Helvetica" w:hAnsi="Helvetica"/>
          <w:sz w:val="22"/>
          <w:szCs w:val="22"/>
        </w:rPr>
        <w:t>becomes less precise</w:t>
      </w:r>
      <w:r w:rsidRPr="00957F1F">
        <w:rPr>
          <w:rFonts w:ascii="Helvetica" w:hAnsi="Helvetica"/>
          <w:sz w:val="22"/>
          <w:szCs w:val="22"/>
        </w:rPr>
        <w:t>, the deviation of the estimated biomass from</w:t>
      </w:r>
      <w:r>
        <w:rPr>
          <w:rFonts w:ascii="Helvetica" w:hAnsi="Helvetica"/>
          <w:sz w:val="22"/>
          <w:szCs w:val="22"/>
        </w:rPr>
        <w:t xml:space="preserve"> the</w:t>
      </w:r>
      <w:r w:rsidR="003E4DCD">
        <w:rPr>
          <w:rFonts w:ascii="Helvetica" w:hAnsi="Helvetica"/>
          <w:sz w:val="22"/>
          <w:szCs w:val="22"/>
        </w:rPr>
        <w:t xml:space="preserve"> true biomass increased</w:t>
      </w:r>
      <w:r w:rsidRPr="00957F1F">
        <w:rPr>
          <w:rFonts w:ascii="Helvetica" w:hAnsi="Helvetica"/>
          <w:sz w:val="22"/>
          <w:szCs w:val="22"/>
        </w:rPr>
        <w:t xml:space="preserve"> exponentially (</w:t>
      </w:r>
      <w:r w:rsidRPr="00957F1F">
        <w:rPr>
          <w:rFonts w:ascii="Helvetica" w:hAnsi="Helvetica"/>
          <w:sz w:val="22"/>
          <w:szCs w:val="22"/>
          <w:highlight w:val="lightGray"/>
        </w:rPr>
        <w:t xml:space="preserve">Fig </w:t>
      </w:r>
      <w:r>
        <w:rPr>
          <w:rFonts w:ascii="Helvetica" w:hAnsi="Helvetica"/>
          <w:sz w:val="22"/>
          <w:szCs w:val="22"/>
          <w:highlight w:val="lightGray"/>
        </w:rPr>
        <w:t>S</w:t>
      </w:r>
      <w:r w:rsidRPr="00957F1F">
        <w:rPr>
          <w:rFonts w:ascii="Helvetica" w:hAnsi="Helvetica"/>
          <w:sz w:val="22"/>
          <w:szCs w:val="22"/>
          <w:highlight w:val="lightGray"/>
        </w:rPr>
        <w:t>1</w:t>
      </w:r>
      <w:r w:rsidRPr="00957F1F">
        <w:rPr>
          <w:rFonts w:ascii="Helvetica" w:hAnsi="Helvetica"/>
          <w:sz w:val="22"/>
          <w:szCs w:val="22"/>
        </w:rPr>
        <w:t xml:space="preserve">). </w:t>
      </w:r>
      <w:r>
        <w:rPr>
          <w:rFonts w:ascii="Helvetica" w:hAnsi="Helvetica"/>
          <w:sz w:val="22"/>
          <w:szCs w:val="22"/>
        </w:rPr>
        <w:t>We also assume</w:t>
      </w:r>
      <w:r w:rsidR="003E4DCD">
        <w:rPr>
          <w:rFonts w:ascii="Helvetica" w:hAnsi="Helvetica"/>
          <w:sz w:val="22"/>
          <w:szCs w:val="22"/>
        </w:rPr>
        <w:t>d</w:t>
      </w:r>
      <w:r>
        <w:rPr>
          <w:rFonts w:ascii="Helvetica" w:hAnsi="Helvetica"/>
          <w:sz w:val="22"/>
          <w:szCs w:val="22"/>
        </w:rPr>
        <w:t xml:space="preserve"> monitoring precision </w:t>
      </w:r>
      <w:r w:rsidR="003E4DCD">
        <w:rPr>
          <w:rFonts w:ascii="Helvetica" w:hAnsi="Helvetica"/>
          <w:sz w:val="22"/>
          <w:szCs w:val="22"/>
        </w:rPr>
        <w:t>was</w:t>
      </w:r>
      <w:r>
        <w:rPr>
          <w:rFonts w:ascii="Helvetica" w:hAnsi="Helvetica"/>
          <w:sz w:val="22"/>
          <w:szCs w:val="22"/>
        </w:rPr>
        <w:t xml:space="preserve"> not </w:t>
      </w:r>
      <w:proofErr w:type="spellStart"/>
      <w:r>
        <w:rPr>
          <w:rFonts w:ascii="Helvetica" w:hAnsi="Helvetica"/>
          <w:sz w:val="22"/>
          <w:szCs w:val="22"/>
        </w:rPr>
        <w:t>autocorrelated</w:t>
      </w:r>
      <w:proofErr w:type="spellEnd"/>
      <w:r>
        <w:rPr>
          <w:rFonts w:ascii="Helvetica" w:hAnsi="Helvetica"/>
          <w:sz w:val="22"/>
          <w:szCs w:val="22"/>
        </w:rPr>
        <w:t xml:space="preserve"> and</w:t>
      </w:r>
      <w:r w:rsidR="003E4DCD">
        <w:rPr>
          <w:rFonts w:ascii="Helvetica" w:hAnsi="Helvetica"/>
          <w:sz w:val="22"/>
          <w:szCs w:val="22"/>
        </w:rPr>
        <w:t xml:space="preserve"> was</w:t>
      </w:r>
      <w:r>
        <w:rPr>
          <w:rFonts w:ascii="Helvetica" w:hAnsi="Helvetica"/>
          <w:sz w:val="22"/>
          <w:szCs w:val="22"/>
        </w:rPr>
        <w:t xml:space="preserve"> only dependent upon the current year’s monitoring. </w:t>
      </w:r>
    </w:p>
    <w:p w14:paraId="02C27F3C" w14:textId="77777777" w:rsidR="004352AB" w:rsidRPr="00957F1F" w:rsidRDefault="004352AB" w:rsidP="004352AB">
      <w:pPr>
        <w:ind w:firstLine="720"/>
        <w:rPr>
          <w:rFonts w:ascii="Helvetica" w:hAnsi="Helvetica"/>
          <w:sz w:val="22"/>
          <w:szCs w:val="22"/>
        </w:rPr>
      </w:pPr>
    </w:p>
    <w:p w14:paraId="7A97CE6D" w14:textId="218D8720" w:rsidR="004352AB" w:rsidRDefault="004352AB" w:rsidP="004352AB">
      <w:pPr>
        <w:rPr>
          <w:rFonts w:ascii="Helvetica" w:hAnsi="Helvetica"/>
          <w:sz w:val="22"/>
          <w:szCs w:val="22"/>
        </w:rPr>
      </w:pPr>
      <w:commentRangeStart w:id="2"/>
      <w:r w:rsidRPr="00FD7CE9">
        <w:rPr>
          <w:rFonts w:ascii="Helvetica" w:hAnsi="Helvetica"/>
          <w:sz w:val="22"/>
          <w:szCs w:val="22"/>
          <w:u w:val="single"/>
        </w:rPr>
        <w:t>Management</w:t>
      </w:r>
      <w:commentRangeEnd w:id="2"/>
      <w:r>
        <w:rPr>
          <w:rStyle w:val="CommentReference"/>
        </w:rPr>
        <w:commentReference w:id="2"/>
      </w:r>
      <w:r w:rsidRPr="00FD7CE9">
        <w:rPr>
          <w:rFonts w:ascii="Helvetica" w:hAnsi="Helvetica"/>
          <w:sz w:val="22"/>
          <w:szCs w:val="22"/>
          <w:u w:val="single"/>
        </w:rPr>
        <w:t xml:space="preserve"> Model</w:t>
      </w:r>
      <w:r w:rsidRPr="00FD7CE9">
        <w:rPr>
          <w:rFonts w:ascii="Helvetica" w:hAnsi="Helvetica"/>
          <w:sz w:val="22"/>
          <w:szCs w:val="22"/>
        </w:rPr>
        <w:t xml:space="preserve">: </w:t>
      </w:r>
      <w:r w:rsidRPr="00957F1F">
        <w:rPr>
          <w:rFonts w:ascii="Helvetica" w:hAnsi="Helvetica"/>
          <w:sz w:val="22"/>
          <w:szCs w:val="22"/>
        </w:rPr>
        <w:t xml:space="preserve">When managers invest minimally in monitoring, estimates of future biomass can be highly uncertain, </w:t>
      </w:r>
      <w:r w:rsidR="00A5376C">
        <w:rPr>
          <w:rFonts w:ascii="Helvetica" w:hAnsi="Helvetica"/>
          <w:sz w:val="22"/>
          <w:szCs w:val="22"/>
        </w:rPr>
        <w:t xml:space="preserve">which can lead to </w:t>
      </w:r>
      <w:r w:rsidR="00AE67B2">
        <w:rPr>
          <w:rFonts w:ascii="Helvetica" w:hAnsi="Helvetica"/>
          <w:sz w:val="22"/>
          <w:szCs w:val="22"/>
        </w:rPr>
        <w:t xml:space="preserve">both </w:t>
      </w:r>
      <w:r w:rsidRPr="00957F1F">
        <w:rPr>
          <w:rFonts w:ascii="Helvetica" w:hAnsi="Helvetica"/>
          <w:sz w:val="22"/>
          <w:szCs w:val="22"/>
        </w:rPr>
        <w:t xml:space="preserve">under </w:t>
      </w:r>
      <w:r w:rsidR="00AE67B2">
        <w:rPr>
          <w:rFonts w:ascii="Helvetica" w:hAnsi="Helvetica"/>
          <w:sz w:val="22"/>
          <w:szCs w:val="22"/>
        </w:rPr>
        <w:t>and</w:t>
      </w:r>
      <w:r w:rsidRPr="00957F1F">
        <w:rPr>
          <w:rFonts w:ascii="Helvetica" w:hAnsi="Helvetica"/>
          <w:sz w:val="22"/>
          <w:szCs w:val="22"/>
        </w:rPr>
        <w:t xml:space="preserve"> overharvesting. To simulate resource harvest in our model we first calculated the biomass </w:t>
      </w:r>
      <w:r>
        <w:rPr>
          <w:rFonts w:ascii="Helvetica" w:hAnsi="Helvetica"/>
          <w:sz w:val="22"/>
          <w:szCs w:val="22"/>
        </w:rPr>
        <w:t xml:space="preserve">corresponding to maximum sustainable yield </w:t>
      </w:r>
      <w:r w:rsidRPr="00957F1F">
        <w:rPr>
          <w:rFonts w:ascii="Helvetica" w:hAnsi="Helvetica"/>
          <w:sz w:val="22"/>
          <w:szCs w:val="22"/>
        </w:rPr>
        <w:t>of the</w:t>
      </w:r>
      <w:r>
        <w:rPr>
          <w:rFonts w:ascii="Helvetica" w:hAnsi="Helvetica"/>
          <w:sz w:val="22"/>
          <w:szCs w:val="22"/>
        </w:rPr>
        <w:t xml:space="preserve"> stock</w:t>
      </w: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where</w:t>
      </w:r>
      <w:r>
        <w:rPr>
          <w:rFonts w:ascii="Helvetica" w:hAnsi="Helvetica"/>
          <w:sz w:val="22"/>
          <w:szCs w:val="22"/>
        </w:rPr>
        <w:t>:</w:t>
      </w:r>
    </w:p>
    <w:p w14:paraId="2CD71D31" w14:textId="77777777" w:rsidR="004352AB" w:rsidRDefault="004352AB" w:rsidP="004352AB">
      <w:pPr>
        <w:rPr>
          <w:rFonts w:ascii="Helvetica" w:hAnsi="Helvetica"/>
          <w:sz w:val="22"/>
          <w:szCs w:val="22"/>
        </w:rPr>
      </w:pPr>
    </w:p>
    <w:p w14:paraId="5387B971" w14:textId="77777777"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Pr>
          <w:rFonts w:ascii="Helvetica" w:hAnsi="Helvetica"/>
          <w:sz w:val="22"/>
          <w:szCs w:val="22"/>
        </w:rPr>
        <w:t xml:space="preserve">  </w:t>
      </w:r>
      <w:r>
        <w:rPr>
          <w:rFonts w:ascii="Helvetica" w:hAnsi="Helvetica"/>
          <w:sz w:val="22"/>
          <w:szCs w:val="22"/>
        </w:rPr>
        <w:tab/>
        <w:t>(2)</w:t>
      </w:r>
    </w:p>
    <w:p w14:paraId="18E1F952" w14:textId="77777777" w:rsidR="004352AB" w:rsidRDefault="004352AB" w:rsidP="004352AB">
      <w:pPr>
        <w:rPr>
          <w:rFonts w:ascii="Helvetica" w:hAnsi="Helvetica"/>
          <w:sz w:val="22"/>
          <w:szCs w:val="22"/>
        </w:rPr>
      </w:pPr>
    </w:p>
    <w:p w14:paraId="30268D64" w14:textId="7C4CC76A" w:rsidR="004352AB" w:rsidRDefault="004352AB" w:rsidP="004352AB">
      <w:pPr>
        <w:rPr>
          <w:rFonts w:ascii="Helvetica" w:hAnsi="Helvetica"/>
          <w:sz w:val="22"/>
          <w:szCs w:val="22"/>
        </w:rPr>
      </w:pPr>
      <w:r w:rsidRPr="00957F1F">
        <w:rPr>
          <w:rFonts w:ascii="Helvetica" w:hAnsi="Helvetica"/>
          <w:sz w:val="22"/>
          <w:szCs w:val="22"/>
        </w:rPr>
        <w:t>From that we then calculate</w:t>
      </w:r>
      <w:r w:rsidR="0082304F">
        <w:rPr>
          <w:rFonts w:ascii="Helvetica" w:hAnsi="Helvetica"/>
          <w:sz w:val="22"/>
          <w:szCs w:val="22"/>
        </w:rPr>
        <w:t>d</w:t>
      </w:r>
      <w:r w:rsidRPr="00957F1F">
        <w:rPr>
          <w:rFonts w:ascii="Helvetica" w:hAnsi="Helvetica"/>
          <w:sz w:val="22"/>
          <w:szCs w:val="22"/>
        </w:rPr>
        <w:t xml:space="preserve"> the Maximum Sustainable Yield (MSY) as: </w:t>
      </w:r>
    </w:p>
    <w:p w14:paraId="520AFD8F" w14:textId="77777777" w:rsidR="004352AB" w:rsidRDefault="004352AB" w:rsidP="004352AB">
      <w:pPr>
        <w:rPr>
          <w:rFonts w:ascii="Helvetica" w:hAnsi="Helvetica"/>
          <w:sz w:val="22"/>
          <w:szCs w:val="22"/>
        </w:rPr>
      </w:pPr>
    </w:p>
    <w:p w14:paraId="0AAE34B0" w14:textId="77777777" w:rsidR="004352AB" w:rsidRDefault="004352AB" w:rsidP="004352AB">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(3)</w:t>
      </w:r>
    </w:p>
    <w:p w14:paraId="58280054" w14:textId="77777777" w:rsidR="004352AB" w:rsidRDefault="004352AB" w:rsidP="004352AB">
      <w:pPr>
        <w:rPr>
          <w:rFonts w:ascii="Helvetica" w:hAnsi="Helvetica"/>
          <w:sz w:val="22"/>
          <w:szCs w:val="22"/>
        </w:rPr>
      </w:pPr>
    </w:p>
    <w:p w14:paraId="646F54CC" w14:textId="77777777" w:rsidR="00555417" w:rsidRDefault="004352AB" w:rsidP="004352AB">
      <w:pPr>
        <w:rPr>
          <w:rFonts w:ascii="Helvetica" w:hAnsi="Helvetica"/>
          <w:sz w:val="22"/>
          <w:szCs w:val="22"/>
        </w:rPr>
      </w:pPr>
      <w:r w:rsidRPr="00957F1F">
        <w:rPr>
          <w:rFonts w:ascii="Helvetica" w:hAnsi="Helvetica"/>
          <w:sz w:val="22"/>
          <w:szCs w:val="22"/>
        </w:rPr>
        <w:t xml:space="preserve">The harvest </w:t>
      </w:r>
      <w:r>
        <w:rPr>
          <w:rFonts w:ascii="Helvetica" w:hAnsi="Helvetica"/>
          <w:sz w:val="22"/>
          <w:szCs w:val="22"/>
        </w:rPr>
        <w:t>mortality rate</w:t>
      </w:r>
      <w:r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defined as</w:t>
      </w:r>
      <w:r w:rsidR="00555417">
        <w:rPr>
          <w:rFonts w:ascii="Helvetica" w:hAnsi="Helvetica"/>
          <w:sz w:val="22"/>
          <w:szCs w:val="22"/>
        </w:rPr>
        <w:t>:</w:t>
      </w:r>
    </w:p>
    <w:p w14:paraId="7DFBAC61" w14:textId="77777777" w:rsidR="00555417" w:rsidRDefault="00555417" w:rsidP="004352AB">
      <w:pPr>
        <w:rPr>
          <w:rFonts w:ascii="Helvetica" w:hAnsi="Helvetica"/>
          <w:sz w:val="22"/>
          <w:szCs w:val="22"/>
        </w:rPr>
      </w:pPr>
    </w:p>
    <w:p w14:paraId="524B5884" w14:textId="7ADA2D44" w:rsidR="00555417" w:rsidRDefault="00AF5665" w:rsidP="00555417">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957F1F">
        <w:rPr>
          <w:rFonts w:ascii="Helvetica" w:hAnsi="Helvetica"/>
          <w:sz w:val="22"/>
          <w:szCs w:val="22"/>
        </w:rPr>
        <w:t xml:space="preserve">. </w:t>
      </w:r>
      <w:r w:rsidR="00555417">
        <w:rPr>
          <w:rFonts w:ascii="Helvetica" w:hAnsi="Helvetica"/>
          <w:sz w:val="22"/>
          <w:szCs w:val="22"/>
        </w:rPr>
        <w:tab/>
        <w:t>(4)</w:t>
      </w:r>
    </w:p>
    <w:p w14:paraId="28893F4C" w14:textId="77777777" w:rsidR="00555417" w:rsidRDefault="00555417" w:rsidP="004352AB">
      <w:pPr>
        <w:rPr>
          <w:rFonts w:ascii="Helvetica" w:hAnsi="Helvetica"/>
          <w:sz w:val="22"/>
          <w:szCs w:val="22"/>
        </w:rPr>
      </w:pPr>
    </w:p>
    <w:p w14:paraId="11A17FCB" w14:textId="2F8F9A51" w:rsidR="004352AB" w:rsidRDefault="004352AB" w:rsidP="004352AB">
      <w:pPr>
        <w:rPr>
          <w:rFonts w:ascii="Helvetica" w:hAnsi="Helvetica"/>
          <w:sz w:val="22"/>
          <w:szCs w:val="22"/>
        </w:rPr>
      </w:pPr>
      <w:r w:rsidRPr="00957F1F">
        <w:rPr>
          <w:rFonts w:ascii="Helvetica" w:hAnsi="Helvetica"/>
          <w:sz w:val="22"/>
          <w:szCs w:val="22"/>
        </w:rPr>
        <w:t>Our simulated management model implement</w:t>
      </w:r>
      <w:r w:rsidR="0082304F">
        <w:rPr>
          <w:rFonts w:ascii="Helvetica" w:hAnsi="Helvetica"/>
          <w:sz w:val="22"/>
          <w:szCs w:val="22"/>
        </w:rPr>
        <w:t>ed</w:t>
      </w:r>
      <w:r w:rsidRPr="00957F1F">
        <w:rPr>
          <w:rFonts w:ascii="Helvetica" w:hAnsi="Helvetica"/>
          <w:sz w:val="22"/>
          <w:szCs w:val="22"/>
        </w:rPr>
        <w:t xml:space="preserve"> a</w:t>
      </w:r>
      <w:r>
        <w:rPr>
          <w:rFonts w:ascii="Helvetica" w:hAnsi="Helvetica"/>
          <w:sz w:val="22"/>
          <w:szCs w:val="22"/>
        </w:rPr>
        <w:t>n adaptive policy whereby allowable removals are set based on estimated population biomass</w:t>
      </w:r>
      <w:r w:rsidRPr="00957F1F">
        <w:rPr>
          <w:rFonts w:ascii="Helvetica" w:hAnsi="Helvetica"/>
          <w:sz w:val="22"/>
          <w:szCs w:val="22"/>
        </w:rPr>
        <w:t xml:space="preserve">. </w:t>
      </w:r>
      <w:r>
        <w:rPr>
          <w:rFonts w:ascii="Helvetica" w:hAnsi="Helvetica"/>
          <w:sz w:val="22"/>
          <w:szCs w:val="22"/>
        </w:rPr>
        <w:t xml:space="preserve"> Consistent with many such harvest rules, we introduce</w:t>
      </w:r>
      <w:r w:rsidR="00C64824">
        <w:rPr>
          <w:rFonts w:ascii="Helvetica" w:hAnsi="Helvetica"/>
          <w:sz w:val="22"/>
          <w:szCs w:val="22"/>
        </w:rPr>
        <w:t>d</w:t>
      </w:r>
      <w:r>
        <w:rPr>
          <w:rFonts w:ascii="Helvetica" w:hAnsi="Helvetica"/>
          <w:sz w:val="22"/>
          <w:szCs w:val="22"/>
        </w:rPr>
        <w:t xml:space="preserve"> a minimum biomass level, here 0.25K, where no harvest is allowed (i.e. the limit reference point). When the estimated population </w:t>
      </w:r>
      <w:r w:rsidR="00C64824">
        <w:rPr>
          <w:rFonts w:ascii="Helvetica" w:hAnsi="Helvetica"/>
          <w:sz w:val="22"/>
          <w:szCs w:val="22"/>
        </w:rPr>
        <w:t>was</w:t>
      </w:r>
      <w:r>
        <w:rPr>
          <w:rFonts w:ascii="Helvetica" w:hAnsi="Helvetica"/>
          <w:sz w:val="22"/>
          <w:szCs w:val="22"/>
        </w:rPr>
        <w:t xml:space="preserve"> at or above </w:t>
      </w:r>
      <w:r w:rsidRPr="00EB37ED">
        <w:rPr>
          <w:rFonts w:ascii="Helvetica" w:hAnsi="Helvetica"/>
          <w:i/>
          <w:sz w:val="22"/>
          <w:szCs w:val="22"/>
        </w:rPr>
        <w:t>B</w:t>
      </w:r>
      <w:r w:rsidRPr="00EB37ED">
        <w:rPr>
          <w:rFonts w:ascii="Helvetica" w:hAnsi="Helvetica"/>
          <w:i/>
          <w:sz w:val="22"/>
          <w:szCs w:val="22"/>
          <w:vertAlign w:val="subscript"/>
        </w:rPr>
        <w:t>MSY</w:t>
      </w:r>
      <w:r>
        <w:rPr>
          <w:rFonts w:ascii="Helvetica" w:hAnsi="Helvetica"/>
          <w:sz w:val="22"/>
          <w:szCs w:val="22"/>
        </w:rPr>
        <w:t xml:space="preserve">, the population </w:t>
      </w:r>
      <w:r w:rsidR="001149C6">
        <w:rPr>
          <w:rFonts w:ascii="Helvetica" w:hAnsi="Helvetica"/>
          <w:sz w:val="22"/>
          <w:szCs w:val="22"/>
        </w:rPr>
        <w:t>was</w:t>
      </w:r>
      <w:r>
        <w:rPr>
          <w:rFonts w:ascii="Helvetica" w:hAnsi="Helvetica"/>
          <w:sz w:val="22"/>
          <w:szCs w:val="22"/>
        </w:rPr>
        <w:t xml:space="preserve"> harvested </w:t>
      </w:r>
      <w:r w:rsidRPr="00957F1F">
        <w:rPr>
          <w:rFonts w:ascii="Helvetica" w:hAnsi="Helvetica"/>
          <w:sz w:val="22"/>
          <w:szCs w:val="22"/>
        </w:rPr>
        <w:t xml:space="preserve">at a maximum harvest </w:t>
      </w:r>
      <w:r>
        <w:rPr>
          <w:rFonts w:ascii="Helvetica" w:hAnsi="Helvetica"/>
          <w:sz w:val="22"/>
          <w:szCs w:val="22"/>
        </w:rPr>
        <w:t xml:space="preserve">mortality </w:t>
      </w:r>
      <w:r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Pr="00957F1F">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sidR="001149C6">
        <w:rPr>
          <w:rFonts w:ascii="Helvetica" w:hAnsi="Helvetica"/>
          <w:sz w:val="22"/>
          <w:szCs w:val="22"/>
        </w:rPr>
        <w:t>was</w:t>
      </w:r>
      <w:r w:rsidRPr="00957F1F">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sidRPr="00957F1F">
        <w:rPr>
          <w:rFonts w:ascii="Helvetica" w:hAnsi="Helvetica"/>
          <w:sz w:val="22"/>
          <w:szCs w:val="22"/>
        </w:rPr>
        <w:t>the rate of harvest increase</w:t>
      </w:r>
      <w:r w:rsidR="001149C6">
        <w:rPr>
          <w:rFonts w:ascii="Helvetica" w:hAnsi="Helvetica"/>
          <w:sz w:val="22"/>
          <w:szCs w:val="22"/>
        </w:rPr>
        <w:t>d</w:t>
      </w:r>
      <w:r w:rsidRPr="00957F1F">
        <w:rPr>
          <w:rFonts w:ascii="Helvetica" w:hAnsi="Helvetica"/>
          <w:sz w:val="22"/>
          <w:szCs w:val="22"/>
        </w:rPr>
        <w:t xml:space="preserve"> as a linear function of the estimated biomass</w:t>
      </w:r>
      <w:r>
        <w:rPr>
          <w:rFonts w:ascii="Helvetica" w:hAnsi="Helvetica"/>
          <w:sz w:val="22"/>
          <w:szCs w:val="22"/>
        </w:rPr>
        <w:t xml:space="preserve"> </w:t>
      </w:r>
      <w:r w:rsidRPr="00957F1F">
        <w:rPr>
          <w:rFonts w:ascii="Helvetica" w:hAnsi="Helvetica"/>
          <w:sz w:val="22"/>
          <w:szCs w:val="22"/>
        </w:rPr>
        <w:t>(</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p>
    <w:p w14:paraId="7BB04A16" w14:textId="77777777" w:rsidR="004352AB" w:rsidRDefault="004352AB" w:rsidP="004352AB">
      <w:pPr>
        <w:rPr>
          <w:rFonts w:ascii="Helvetica" w:hAnsi="Helvetica"/>
          <w:sz w:val="22"/>
          <w:szCs w:val="22"/>
        </w:rPr>
      </w:pPr>
    </w:p>
    <w:p w14:paraId="351728CD" w14:textId="4310B1B1" w:rsidR="004352AB" w:rsidRDefault="00AF5665" w:rsidP="004352AB">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Pr>
          <w:rFonts w:ascii="Helvetica" w:hAnsi="Helvetica"/>
          <w:sz w:val="22"/>
          <w:szCs w:val="22"/>
        </w:rPr>
        <w:t>,</w:t>
      </w:r>
      <w:r w:rsidR="004352AB">
        <w:rPr>
          <w:rFonts w:ascii="Helvetica" w:hAnsi="Helvetica"/>
          <w:sz w:val="22"/>
          <w:szCs w:val="22"/>
        </w:rPr>
        <w:tab/>
        <w:t>(</w:t>
      </w:r>
      <w:r w:rsidR="00555417">
        <w:rPr>
          <w:rFonts w:ascii="Helvetica" w:hAnsi="Helvetica"/>
          <w:sz w:val="22"/>
          <w:szCs w:val="22"/>
        </w:rPr>
        <w:t>5</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702A52CD" w14:textId="77777777" w:rsidR="004352AB" w:rsidRDefault="004352AB" w:rsidP="004352AB">
      <w:pPr>
        <w:rPr>
          <w:rFonts w:ascii="Helvetica" w:hAnsi="Helvetica"/>
          <w:sz w:val="22"/>
          <w:szCs w:val="22"/>
        </w:rPr>
      </w:pPr>
      <w:r w:rsidRPr="00957F1F">
        <w:rPr>
          <w:rFonts w:ascii="Helvetica" w:hAnsi="Helvetica"/>
          <w:sz w:val="22"/>
          <w:szCs w:val="22"/>
        </w:rPr>
        <w:t>where the rate of increase in harvest</w:t>
      </w:r>
    </w:p>
    <w:p w14:paraId="229BA9A5" w14:textId="77777777" w:rsidR="004352AB" w:rsidRDefault="004352AB" w:rsidP="004352AB">
      <w:pPr>
        <w:rPr>
          <w:rFonts w:ascii="Helvetica" w:hAnsi="Helvetica"/>
          <w:sz w:val="22"/>
          <w:szCs w:val="22"/>
        </w:rPr>
      </w:pPr>
    </w:p>
    <w:p w14:paraId="454BB25C" w14:textId="5F59C69C"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6</w:t>
      </w:r>
      <w:r>
        <w:rPr>
          <w:rFonts w:ascii="Helvetica" w:hAnsi="Helvetica"/>
          <w:sz w:val="22"/>
          <w:szCs w:val="22"/>
        </w:rPr>
        <w:t>)</w:t>
      </w:r>
    </w:p>
    <w:p w14:paraId="74686CB4" w14:textId="77777777" w:rsidR="004352AB" w:rsidRDefault="004352AB" w:rsidP="004352AB">
      <w:pPr>
        <w:rPr>
          <w:rFonts w:ascii="Helvetica" w:hAnsi="Helvetica"/>
          <w:sz w:val="22"/>
          <w:szCs w:val="22"/>
        </w:rPr>
      </w:pPr>
    </w:p>
    <w:p w14:paraId="0E27F355" w14:textId="77777777" w:rsidR="004352AB" w:rsidRDefault="004352AB" w:rsidP="004352AB">
      <w:pPr>
        <w:rPr>
          <w:rFonts w:ascii="Helvetica" w:hAnsi="Helvetica"/>
          <w:sz w:val="22"/>
          <w:szCs w:val="22"/>
        </w:rPr>
      </w:pPr>
      <w:r w:rsidRPr="00957F1F">
        <w:rPr>
          <w:rFonts w:ascii="Helvetica" w:hAnsi="Helvetica"/>
          <w:sz w:val="22"/>
          <w:szCs w:val="22"/>
        </w:rPr>
        <w:t xml:space="preserve">and </w:t>
      </w:r>
    </w:p>
    <w:p w14:paraId="2651C774" w14:textId="77777777" w:rsidR="004352AB" w:rsidRDefault="004352AB" w:rsidP="004352AB">
      <w:pPr>
        <w:rPr>
          <w:rFonts w:ascii="Helvetica" w:hAnsi="Helvetica"/>
          <w:sz w:val="22"/>
          <w:szCs w:val="22"/>
        </w:rPr>
      </w:pPr>
    </w:p>
    <w:p w14:paraId="4B987766" w14:textId="7160E446" w:rsidR="004352AB" w:rsidRDefault="00AF5665" w:rsidP="004352AB">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957F1F">
        <w:rPr>
          <w:rFonts w:ascii="Helvetica" w:hAnsi="Helvetica"/>
          <w:sz w:val="22"/>
          <w:szCs w:val="22"/>
        </w:rPr>
        <w:t xml:space="preserve">. </w:t>
      </w:r>
      <w:r w:rsidR="004352AB">
        <w:rPr>
          <w:rFonts w:ascii="Helvetica" w:hAnsi="Helvetica"/>
          <w:sz w:val="22"/>
          <w:szCs w:val="22"/>
        </w:rPr>
        <w:tab/>
        <w:t>(</w:t>
      </w:r>
      <w:r w:rsidR="00555417">
        <w:rPr>
          <w:rFonts w:ascii="Helvetica" w:hAnsi="Helvetica"/>
          <w:sz w:val="22"/>
          <w:szCs w:val="22"/>
        </w:rPr>
        <w:t>7</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21D1FD4B" w14:textId="2A1A6824" w:rsidR="004352AB" w:rsidRDefault="004352AB" w:rsidP="004352AB">
      <w:pPr>
        <w:rPr>
          <w:rFonts w:ascii="Helvetica" w:hAnsi="Helvetica"/>
          <w:sz w:val="22"/>
          <w:szCs w:val="22"/>
        </w:rPr>
      </w:pPr>
      <w:r w:rsidRPr="00957F1F">
        <w:rPr>
          <w:rFonts w:ascii="Helvetica" w:hAnsi="Helvetica"/>
          <w:sz w:val="22"/>
          <w:szCs w:val="22"/>
        </w:rPr>
        <w:t>The total</w:t>
      </w:r>
      <w:r>
        <w:rPr>
          <w:rFonts w:ascii="Helvetica" w:hAnsi="Helvetica"/>
          <w:sz w:val="22"/>
          <w:szCs w:val="22"/>
        </w:rPr>
        <w:t xml:space="preserve"> expected</w:t>
      </w:r>
      <w:r w:rsidRPr="00957F1F">
        <w:rPr>
          <w:rFonts w:ascii="Helvetica" w:hAnsi="Helvetica"/>
          <w:sz w:val="22"/>
          <w:szCs w:val="22"/>
        </w:rPr>
        <w:t xml:space="preserve"> yield at time </w:t>
      </w:r>
      <w:r w:rsidRPr="00957F1F">
        <w:rPr>
          <w:rFonts w:ascii="Helvetica" w:hAnsi="Helvetica"/>
          <w:i/>
          <w:sz w:val="22"/>
          <w:szCs w:val="22"/>
        </w:rPr>
        <w:t>t</w:t>
      </w:r>
      <w:r w:rsidRPr="00957F1F">
        <w:rPr>
          <w:rFonts w:ascii="Helvetica" w:hAnsi="Helvetica"/>
          <w:sz w:val="22"/>
          <w:szCs w:val="22"/>
        </w:rPr>
        <w:t xml:space="preserve"> </w:t>
      </w:r>
      <w:r w:rsidR="0073379F">
        <w:rPr>
          <w:rFonts w:ascii="Helvetica" w:hAnsi="Helvetica"/>
          <w:sz w:val="22"/>
          <w:szCs w:val="22"/>
        </w:rPr>
        <w:t>was</w:t>
      </w:r>
      <w:r w:rsidRPr="00957F1F">
        <w:rPr>
          <w:rFonts w:ascii="Helvetica" w:hAnsi="Helvetica"/>
          <w:sz w:val="22"/>
          <w:szCs w:val="22"/>
        </w:rPr>
        <w:t xml:space="preserve"> therefore:</w:t>
      </w:r>
    </w:p>
    <w:p w14:paraId="21A9630A" w14:textId="77777777" w:rsidR="004352AB" w:rsidRDefault="004352AB" w:rsidP="004352AB">
      <w:pPr>
        <w:rPr>
          <w:rFonts w:ascii="Helvetica" w:hAnsi="Helvetica"/>
          <w:sz w:val="22"/>
          <w:szCs w:val="22"/>
        </w:rPr>
      </w:pPr>
    </w:p>
    <w:p w14:paraId="14114F33" w14:textId="0BDA30C0"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8</w:t>
      </w:r>
      <w:r>
        <w:rPr>
          <w:rFonts w:ascii="Helvetica" w:hAnsi="Helvetica"/>
          <w:sz w:val="22"/>
          <w:szCs w:val="22"/>
        </w:rPr>
        <w:t>)</w:t>
      </w:r>
    </w:p>
    <w:p w14:paraId="69BC3F2A" w14:textId="77777777" w:rsidR="004352AB" w:rsidRDefault="004352AB" w:rsidP="004352AB">
      <w:pPr>
        <w:tabs>
          <w:tab w:val="left" w:pos="8640"/>
        </w:tabs>
        <w:rPr>
          <w:rFonts w:ascii="Helvetica" w:hAnsi="Helvetica"/>
          <w:sz w:val="22"/>
          <w:szCs w:val="22"/>
        </w:rPr>
      </w:pPr>
    </w:p>
    <w:p w14:paraId="55C48EA9" w14:textId="63133B6C" w:rsidR="004352AB" w:rsidRPr="00957F1F" w:rsidRDefault="004352AB" w:rsidP="004352AB">
      <w:pPr>
        <w:rPr>
          <w:rFonts w:ascii="Helvetica" w:hAnsi="Helvetica"/>
          <w:sz w:val="22"/>
          <w:szCs w:val="22"/>
        </w:rPr>
      </w:pPr>
      <w:r w:rsidRPr="00957F1F">
        <w:rPr>
          <w:rFonts w:ascii="Helvetica" w:hAnsi="Helvetica"/>
          <w:sz w:val="22"/>
          <w:szCs w:val="22"/>
        </w:rPr>
        <w:t>This yield is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957F1F">
        <w:rPr>
          <w:rFonts w:ascii="Helvetica" w:hAnsi="Helvetica"/>
          <w:sz w:val="22"/>
          <w:szCs w:val="22"/>
        </w:rPr>
        <w:t xml:space="preserve"> and the model continue</w:t>
      </w:r>
      <w:r w:rsidR="0073379F">
        <w:rPr>
          <w:rFonts w:ascii="Helvetica" w:hAnsi="Helvetica"/>
          <w:sz w:val="22"/>
          <w:szCs w:val="22"/>
        </w:rPr>
        <w:t>d</w:t>
      </w:r>
      <w:r w:rsidRPr="00957F1F">
        <w:rPr>
          <w:rFonts w:ascii="Helvetica" w:hAnsi="Helvetica"/>
          <w:sz w:val="22"/>
          <w:szCs w:val="22"/>
        </w:rPr>
        <w:t xml:space="preserve"> for a 20</w:t>
      </w:r>
      <w:r w:rsidR="0073379F">
        <w:rPr>
          <w:rFonts w:ascii="Helvetica" w:hAnsi="Helvetica"/>
          <w:sz w:val="22"/>
          <w:szCs w:val="22"/>
        </w:rPr>
        <w:t>-</w:t>
      </w:r>
      <w:r w:rsidRPr="00957F1F">
        <w:rPr>
          <w:rFonts w:ascii="Helvetica" w:hAnsi="Helvetica"/>
          <w:sz w:val="22"/>
          <w:szCs w:val="22"/>
        </w:rPr>
        <w:t xml:space="preserve">year simulation. </w:t>
      </w:r>
      <w:r w:rsidR="00B60BD9">
        <w:rPr>
          <w:rFonts w:ascii="Helvetica" w:hAnsi="Helvetica"/>
          <w:sz w:val="22"/>
          <w:szCs w:val="22"/>
        </w:rPr>
        <w:t xml:space="preserve">For graphical representation of the management model and examples of 20-year simulations with low and high uncertainty in estimated biomass see </w:t>
      </w:r>
      <w:r w:rsidR="00B60BD9" w:rsidRPr="00C200F0">
        <w:rPr>
          <w:rFonts w:ascii="Helvetica" w:hAnsi="Helvetica"/>
          <w:sz w:val="22"/>
          <w:szCs w:val="22"/>
          <w:highlight w:val="yellow"/>
        </w:rPr>
        <w:t>Figure S1</w:t>
      </w:r>
      <w:r w:rsidR="00B60BD9">
        <w:rPr>
          <w:rFonts w:ascii="Helvetica" w:hAnsi="Helvetica"/>
          <w:sz w:val="22"/>
          <w:szCs w:val="22"/>
        </w:rPr>
        <w:t xml:space="preserve">. </w:t>
      </w:r>
    </w:p>
    <w:p w14:paraId="103D2771" w14:textId="77777777" w:rsidR="00175C87" w:rsidRPr="00957F1F" w:rsidRDefault="00175C87" w:rsidP="003435AE">
      <w:pPr>
        <w:rPr>
          <w:rFonts w:ascii="Helvetica" w:hAnsi="Helvetica"/>
          <w:sz w:val="22"/>
          <w:szCs w:val="22"/>
        </w:rPr>
      </w:pPr>
    </w:p>
    <w:p w14:paraId="17B925CE" w14:textId="77777777" w:rsidR="00CD565E" w:rsidRDefault="007F61D2" w:rsidP="00175C87">
      <w:pPr>
        <w:rPr>
          <w:rFonts w:ascii="Helvetica" w:hAnsi="Helvetica"/>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3"/>
      <w:commentRangeStart w:id="4"/>
      <w:r w:rsidR="00127FEE" w:rsidRPr="00957F1F">
        <w:rPr>
          <w:rFonts w:ascii="Helvetica" w:hAnsi="Helvetica"/>
          <w:sz w:val="22"/>
          <w:szCs w:val="22"/>
        </w:rPr>
        <w:t xml:space="preserve">value </w:t>
      </w:r>
      <w:commentRangeEnd w:id="3"/>
      <w:r w:rsidR="008A1AC7">
        <w:rPr>
          <w:rStyle w:val="CommentReference"/>
        </w:rPr>
        <w:commentReference w:id="3"/>
      </w:r>
      <w:commentRangeEnd w:id="4"/>
      <w:r w:rsidR="001E044E">
        <w:rPr>
          <w:rStyle w:val="CommentReference"/>
        </w:rPr>
        <w:commentReference w:id="4"/>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w:t>
      </w:r>
    </w:p>
    <w:p w14:paraId="00F9AEF2" w14:textId="77777777" w:rsidR="00CD565E" w:rsidRDefault="00CD565E" w:rsidP="00175C87">
      <w:pPr>
        <w:rPr>
          <w:rFonts w:ascii="Helvetica" w:hAnsi="Helvetica"/>
          <w:sz w:val="22"/>
          <w:szCs w:val="22"/>
        </w:rPr>
      </w:pPr>
    </w:p>
    <w:p w14:paraId="68717DBD" w14:textId="780DFEFA" w:rsidR="00CD565E" w:rsidRDefault="006B5E99" w:rsidP="00CD565E">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CD565E">
        <w:rPr>
          <w:rFonts w:ascii="Helvetica" w:hAnsi="Helvetica"/>
          <w:sz w:val="22"/>
          <w:szCs w:val="22"/>
        </w:rPr>
        <w:tab/>
        <w:t>(</w:t>
      </w:r>
      <w:r w:rsidR="00555417">
        <w:rPr>
          <w:rFonts w:ascii="Helvetica" w:hAnsi="Helvetica"/>
          <w:sz w:val="22"/>
          <w:szCs w:val="22"/>
        </w:rPr>
        <w:t>9</w:t>
      </w:r>
      <w:r w:rsidR="00CD565E">
        <w:rPr>
          <w:rFonts w:ascii="Helvetica" w:hAnsi="Helvetica"/>
          <w:sz w:val="22"/>
          <w:szCs w:val="22"/>
        </w:rPr>
        <w:t>)</w:t>
      </w:r>
    </w:p>
    <w:p w14:paraId="23508DDC" w14:textId="77777777" w:rsidR="00CD565E" w:rsidRDefault="00CD565E" w:rsidP="00175C87">
      <w:pPr>
        <w:rPr>
          <w:rFonts w:ascii="Helvetica" w:hAnsi="Helvetica"/>
          <w:sz w:val="22"/>
          <w:szCs w:val="22"/>
        </w:rPr>
      </w:pPr>
    </w:p>
    <w:p w14:paraId="598787DC" w14:textId="77777777" w:rsidR="004F6D9D" w:rsidRDefault="006B5E99" w:rsidP="00175C87">
      <w:pPr>
        <w:rPr>
          <w:rFonts w:ascii="Helvetica" w:hAnsi="Helvetica"/>
          <w:sz w:val="22"/>
          <w:szCs w:val="22"/>
        </w:rPr>
      </w:pPr>
      <w:r w:rsidRPr="00957F1F">
        <w:rPr>
          <w:rFonts w:ascii="Helvetica" w:hAnsi="Helvetica"/>
          <w:sz w:val="22"/>
          <w:szCs w:val="22"/>
        </w:rPr>
        <w:t xml:space="preserve">where </w:t>
      </w:r>
      <m:oMath>
        <m:r>
          <w:rPr>
            <w:rFonts w:ascii="Cambria Math" w:hAnsi="Cambria Math"/>
            <w:sz w:val="22"/>
            <w:szCs w:val="22"/>
          </w:rPr>
          <m:t>p</m:t>
        </m:r>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w:t>
      </w:r>
      <w:r w:rsidR="0082304F">
        <w:rPr>
          <w:rFonts w:ascii="Helvetica" w:hAnsi="Helvetica"/>
          <w:sz w:val="22"/>
          <w:szCs w:val="22"/>
        </w:rPr>
        <w:t>are</w:t>
      </w:r>
      <w:r w:rsidR="009E4C29" w:rsidRPr="00957F1F">
        <w:rPr>
          <w:rFonts w:ascii="Helvetica" w:hAnsi="Helvetica"/>
          <w:sz w:val="22"/>
          <w:szCs w:val="22"/>
        </w:rPr>
        <w:t xml:space="preserve">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for the full duration of the simulation as</w:t>
      </w:r>
      <w:r w:rsidR="004F6D9D">
        <w:rPr>
          <w:rFonts w:ascii="Helvetica" w:hAnsi="Helvetica"/>
          <w:sz w:val="22"/>
          <w:szCs w:val="22"/>
        </w:rPr>
        <w:t>:</w:t>
      </w:r>
    </w:p>
    <w:p w14:paraId="20D8A491" w14:textId="77777777" w:rsidR="004F6D9D" w:rsidRDefault="004F6D9D" w:rsidP="00175C87">
      <w:pPr>
        <w:rPr>
          <w:rFonts w:ascii="Helvetica" w:hAnsi="Helvetica"/>
          <w:sz w:val="22"/>
          <w:szCs w:val="22"/>
        </w:rPr>
      </w:pPr>
    </w:p>
    <w:p w14:paraId="1B047948" w14:textId="3E686897" w:rsidR="004F6D9D" w:rsidRDefault="00B60AEC" w:rsidP="004F6D9D">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w:t>
      </w:r>
      <w:r w:rsidR="004F6D9D">
        <w:rPr>
          <w:rFonts w:ascii="Helvetica" w:hAnsi="Helvetica"/>
          <w:sz w:val="22"/>
          <w:szCs w:val="22"/>
        </w:rPr>
        <w:tab/>
        <w:t>(</w:t>
      </w:r>
      <w:r w:rsidR="00555417">
        <w:rPr>
          <w:rFonts w:ascii="Helvetica" w:hAnsi="Helvetica"/>
          <w:sz w:val="22"/>
          <w:szCs w:val="22"/>
        </w:rPr>
        <w:t>10</w:t>
      </w:r>
      <w:r w:rsidR="004F6D9D">
        <w:rPr>
          <w:rFonts w:ascii="Helvetica" w:hAnsi="Helvetica"/>
          <w:sz w:val="22"/>
          <w:szCs w:val="22"/>
        </w:rPr>
        <w:t>)</w:t>
      </w:r>
    </w:p>
    <w:p w14:paraId="02838321" w14:textId="77777777" w:rsidR="004F6D9D" w:rsidRDefault="004F6D9D" w:rsidP="00175C87">
      <w:pPr>
        <w:rPr>
          <w:rFonts w:ascii="Helvetica" w:hAnsi="Helvetica"/>
          <w:sz w:val="22"/>
          <w:szCs w:val="22"/>
        </w:rPr>
      </w:pPr>
    </w:p>
    <w:p w14:paraId="5389506E" w14:textId="5781FAA4" w:rsidR="002621A5" w:rsidRDefault="00103088" w:rsidP="00175C87">
      <w:pPr>
        <w:rPr>
          <w:rFonts w:ascii="Helvetica" w:hAnsi="Helvetica"/>
          <w:sz w:val="22"/>
          <w:szCs w:val="22"/>
        </w:rPr>
      </w:pPr>
      <w:r w:rsidRPr="00957F1F">
        <w:rPr>
          <w:rFonts w:ascii="Helvetica" w:hAnsi="Helvetica"/>
          <w:sz w:val="22"/>
          <w:szCs w:val="22"/>
        </w:rPr>
        <w:t xml:space="preserve">where the discount </w:t>
      </w:r>
      <w:r w:rsidR="00476BB8" w:rsidRPr="00957F1F">
        <w:rPr>
          <w:rFonts w:ascii="Helvetica" w:hAnsi="Helvetica"/>
          <w:sz w:val="22"/>
          <w:szCs w:val="22"/>
        </w:rPr>
        <w:t>coefficient</w:t>
      </w:r>
      <w:r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w:t>
      </w:r>
    </w:p>
    <w:p w14:paraId="4C6E017D" w14:textId="77777777" w:rsidR="002621A5" w:rsidRDefault="002621A5" w:rsidP="00175C87">
      <w:pPr>
        <w:rPr>
          <w:rFonts w:ascii="Helvetica" w:hAnsi="Helvetica"/>
          <w:sz w:val="22"/>
          <w:szCs w:val="22"/>
        </w:rPr>
      </w:pPr>
    </w:p>
    <w:p w14:paraId="50E6A94A" w14:textId="0D8EF9D4" w:rsidR="002621A5" w:rsidRDefault="00D37D10" w:rsidP="002621A5">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957F1F">
        <w:rPr>
          <w:rFonts w:ascii="Helvetica" w:hAnsi="Helvetica"/>
          <w:sz w:val="22"/>
          <w:szCs w:val="22"/>
        </w:rPr>
        <w:t xml:space="preserve"> </w:t>
      </w:r>
      <w:r w:rsidR="002621A5">
        <w:rPr>
          <w:rFonts w:ascii="Helvetica" w:hAnsi="Helvetica"/>
          <w:sz w:val="22"/>
          <w:szCs w:val="22"/>
        </w:rPr>
        <w:t xml:space="preserve">, </w:t>
      </w:r>
      <w:r w:rsidR="002621A5">
        <w:rPr>
          <w:rFonts w:ascii="Helvetica" w:hAnsi="Helvetica"/>
          <w:sz w:val="22"/>
          <w:szCs w:val="22"/>
        </w:rPr>
        <w:tab/>
        <w:t>(</w:t>
      </w:r>
      <w:r w:rsidR="004F6D9D">
        <w:rPr>
          <w:rFonts w:ascii="Helvetica" w:hAnsi="Helvetica"/>
          <w:sz w:val="22"/>
          <w:szCs w:val="22"/>
        </w:rPr>
        <w:t>1</w:t>
      </w:r>
      <w:r w:rsidR="00555417">
        <w:rPr>
          <w:rFonts w:ascii="Helvetica" w:hAnsi="Helvetica"/>
          <w:sz w:val="22"/>
          <w:szCs w:val="22"/>
        </w:rPr>
        <w:t>1</w:t>
      </w:r>
      <w:r w:rsidR="002621A5">
        <w:rPr>
          <w:rFonts w:ascii="Helvetica" w:hAnsi="Helvetica"/>
          <w:sz w:val="22"/>
          <w:szCs w:val="22"/>
        </w:rPr>
        <w:t>)</w:t>
      </w:r>
      <w:r w:rsidR="00615385" w:rsidRPr="00957F1F">
        <w:rPr>
          <w:rFonts w:ascii="Helvetica" w:hAnsi="Helvetica"/>
          <w:sz w:val="22"/>
          <w:szCs w:val="22"/>
        </w:rPr>
        <w:t xml:space="preserve"> </w:t>
      </w:r>
    </w:p>
    <w:p w14:paraId="4212AE6F" w14:textId="77777777" w:rsidR="002621A5" w:rsidRDefault="002621A5" w:rsidP="00175C87">
      <w:pPr>
        <w:rPr>
          <w:rFonts w:ascii="Helvetica" w:hAnsi="Helvetica"/>
          <w:sz w:val="22"/>
          <w:szCs w:val="22"/>
        </w:rPr>
      </w:pPr>
    </w:p>
    <w:p w14:paraId="7D70D97A" w14:textId="54BDB047" w:rsidR="002621A5" w:rsidRDefault="00615385" w:rsidP="00175C87">
      <w:pPr>
        <w:rPr>
          <w:rFonts w:ascii="Helvetica" w:hAnsi="Helvetica"/>
          <w:sz w:val="22"/>
          <w:szCs w:val="22"/>
        </w:rPr>
      </w:pPr>
      <w:r w:rsidRPr="00957F1F">
        <w:rPr>
          <w:rFonts w:ascii="Helvetica" w:hAnsi="Helvetica"/>
          <w:sz w:val="22"/>
          <w:szCs w:val="22"/>
        </w:rPr>
        <w:t xml:space="preserve">and </w:t>
      </w:r>
      <m:oMath>
        <m:r>
          <w:rPr>
            <w:rFonts w:ascii="Cambria Math" w:hAnsi="Cambria Math"/>
            <w:sz w:val="22"/>
            <w:szCs w:val="22"/>
          </w:rPr>
          <m:t>δ</m:t>
        </m:r>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a value between 0 and 1</w:t>
      </w:r>
      <w:r w:rsidR="000B15BE" w:rsidRPr="00957F1F">
        <w:rPr>
          <w:rFonts w:ascii="Helvetica" w:hAnsi="Helvetica"/>
          <w:sz w:val="22"/>
          <w:szCs w:val="22"/>
        </w:rPr>
        <w:t xml:space="preserve">. </w:t>
      </w:r>
      <w:r w:rsidR="0087797E" w:rsidRPr="00957F1F">
        <w:rPr>
          <w:rFonts w:ascii="Helvetica" w:hAnsi="Helvetica"/>
          <w:sz w:val="22"/>
          <w:szCs w:val="22"/>
        </w:rPr>
        <w:t>We assume</w:t>
      </w:r>
      <w:r w:rsidR="0073379F">
        <w:rPr>
          <w:rFonts w:ascii="Helvetica" w:hAnsi="Helvetica"/>
          <w:sz w:val="22"/>
          <w:szCs w:val="22"/>
        </w:rPr>
        <w:t>d</w:t>
      </w:r>
      <w:r w:rsidR="0087797E" w:rsidRPr="00957F1F">
        <w:rPr>
          <w:rFonts w:ascii="Helvetica" w:hAnsi="Helvetica"/>
          <w:sz w:val="22"/>
          <w:szCs w:val="22"/>
        </w:rPr>
        <w:t xml:space="preserve"> that </w:t>
      </w:r>
      <w:r w:rsidR="007821E5">
        <w:rPr>
          <w:rFonts w:ascii="Helvetica" w:hAnsi="Helvetica"/>
          <w:sz w:val="22"/>
          <w:szCs w:val="22"/>
        </w:rPr>
        <w:t xml:space="preserve">the marginal cost of increasing precision </w:t>
      </w:r>
      <w:r w:rsidR="0073379F">
        <w:rPr>
          <w:rFonts w:ascii="Helvetica" w:hAnsi="Helvetica"/>
          <w:sz w:val="22"/>
          <w:szCs w:val="22"/>
        </w:rPr>
        <w:t>was</w:t>
      </w:r>
      <w:r w:rsidR="007821E5">
        <w:rPr>
          <w:rFonts w:ascii="Helvetica" w:hAnsi="Helvetica"/>
          <w:sz w:val="22"/>
          <w:szCs w:val="22"/>
        </w:rPr>
        <w:t xml:space="preserve"> always positive</w:t>
      </w:r>
      <w:r w:rsidR="00711595">
        <w:rPr>
          <w:rFonts w:ascii="Helvetica" w:hAnsi="Helvetica"/>
          <w:sz w:val="22"/>
          <w:szCs w:val="22"/>
        </w:rPr>
        <w:t>,</w:t>
      </w:r>
      <w:r w:rsidR="007821E5">
        <w:rPr>
          <w:rFonts w:ascii="Helvetica" w:hAnsi="Helvetica"/>
          <w:sz w:val="22"/>
          <w:szCs w:val="22"/>
        </w:rPr>
        <w:t xml:space="preserve"> such that there </w:t>
      </w:r>
      <w:r w:rsidR="0073379F">
        <w:rPr>
          <w:rFonts w:ascii="Helvetica" w:hAnsi="Helvetica"/>
          <w:sz w:val="22"/>
          <w:szCs w:val="22"/>
        </w:rPr>
        <w:t>was</w:t>
      </w:r>
      <w:r w:rsidR="007821E5">
        <w:rPr>
          <w:rFonts w:ascii="Helvetica" w:hAnsi="Helvetica"/>
          <w:sz w:val="22"/>
          <w:szCs w:val="22"/>
        </w:rPr>
        <w:t xml:space="preserve">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73379F">
        <w:rPr>
          <w:rFonts w:ascii="Helvetica" w:hAnsi="Helvetica"/>
          <w:sz w:val="22"/>
          <w:szCs w:val="22"/>
        </w:rPr>
        <w:t>was</w:t>
      </w:r>
      <w:r w:rsidR="00DA46F5" w:rsidRPr="00957F1F">
        <w:rPr>
          <w:rFonts w:ascii="Helvetica" w:hAnsi="Helvetica"/>
          <w:sz w:val="22"/>
          <w:szCs w:val="22"/>
        </w:rPr>
        <w:t xml:space="preserve"> dictated by two parameters </w:t>
      </w:r>
      <w:r w:rsidR="007B46BC" w:rsidRPr="00957F1F">
        <w:rPr>
          <w:rFonts w:ascii="Helvetica" w:hAnsi="Helvetica"/>
          <w:sz w:val="22"/>
          <w:szCs w:val="22"/>
        </w:rPr>
        <w:t xml:space="preserve">in the monitoring cost function: </w:t>
      </w:r>
    </w:p>
    <w:p w14:paraId="4AEE9919" w14:textId="77777777" w:rsidR="002621A5" w:rsidRDefault="002621A5" w:rsidP="00175C87">
      <w:pPr>
        <w:rPr>
          <w:rFonts w:ascii="Helvetica" w:hAnsi="Helvetica"/>
          <w:sz w:val="22"/>
          <w:szCs w:val="22"/>
        </w:rPr>
      </w:pPr>
    </w:p>
    <w:p w14:paraId="4FDA4DE7" w14:textId="68D71F96" w:rsidR="002621A5" w:rsidRDefault="00AF5665" w:rsidP="00560030">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w:t>
      </w:r>
      <w:r w:rsidR="002621A5">
        <w:rPr>
          <w:rFonts w:ascii="Helvetica" w:hAnsi="Helvetica"/>
          <w:sz w:val="22"/>
          <w:szCs w:val="22"/>
        </w:rPr>
        <w:tab/>
        <w:t>(1</w:t>
      </w:r>
      <w:r w:rsidR="00555417">
        <w:rPr>
          <w:rFonts w:ascii="Helvetica" w:hAnsi="Helvetica"/>
          <w:sz w:val="22"/>
          <w:szCs w:val="22"/>
        </w:rPr>
        <w:t>2</w:t>
      </w:r>
      <w:r w:rsidR="002621A5">
        <w:rPr>
          <w:rFonts w:ascii="Helvetica" w:hAnsi="Helvetica"/>
          <w:sz w:val="22"/>
          <w:szCs w:val="22"/>
        </w:rPr>
        <w:t>)</w:t>
      </w:r>
      <w:r w:rsidR="002621A5">
        <w:rPr>
          <w:rFonts w:ascii="Helvetica" w:hAnsi="Helvetica"/>
          <w:sz w:val="22"/>
          <w:szCs w:val="22"/>
        </w:rPr>
        <w:br/>
      </w:r>
    </w:p>
    <w:p w14:paraId="151EC630" w14:textId="24F18539" w:rsidR="00127FEE" w:rsidRPr="00957F1F" w:rsidRDefault="00F9417D" w:rsidP="00175C87">
      <w:pPr>
        <w:rPr>
          <w:rFonts w:ascii="Helvetica" w:hAnsi="Helvetica"/>
          <w:i/>
          <w:sz w:val="22"/>
          <w:szCs w:val="22"/>
        </w:rPr>
      </w:pPr>
      <w:r w:rsidRPr="00957F1F">
        <w:rPr>
          <w:rFonts w:ascii="Helvetica" w:hAnsi="Helvetica"/>
          <w:sz w:val="22"/>
          <w:szCs w:val="22"/>
        </w:rPr>
        <w:t xml:space="preserve">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w:t>
      </w:r>
      <w:r w:rsidR="0082304F">
        <w:rPr>
          <w:rFonts w:ascii="Helvetica" w:hAnsi="Helvetica"/>
          <w:sz w:val="22"/>
          <w:szCs w:val="22"/>
        </w:rPr>
        <w:t>is</w:t>
      </w:r>
      <w:r w:rsidR="00C9375F" w:rsidRPr="00957F1F">
        <w:rPr>
          <w:rFonts w:ascii="Helvetica" w:hAnsi="Helvetica"/>
          <w:sz w:val="22"/>
          <w:szCs w:val="22"/>
        </w:rPr>
        <w:t xml:space="preserve">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w:t>
      </w:r>
      <w:r w:rsidR="002548A8">
        <w:rPr>
          <w:rFonts w:ascii="Helvetica" w:hAnsi="Helvetica"/>
          <w:sz w:val="22"/>
          <w:szCs w:val="22"/>
        </w:rPr>
        <w:t>is</w:t>
      </w:r>
      <w:r w:rsidR="00403E71" w:rsidRPr="00957F1F">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A352EA">
        <w:rPr>
          <w:rFonts w:ascii="Helvetica" w:hAnsi="Helvetica"/>
          <w:sz w:val="22"/>
          <w:szCs w:val="22"/>
        </w:rPr>
        <w:t xml:space="preserve">g </w:t>
      </w:r>
      <w:r w:rsidR="002548A8">
        <w:rPr>
          <w:rFonts w:ascii="Helvetica" w:hAnsi="Helvetica"/>
          <w:sz w:val="22"/>
          <w:szCs w:val="22"/>
        </w:rPr>
        <w:t>is</w:t>
      </w:r>
      <w:r w:rsidR="00A352EA">
        <w:rPr>
          <w:rFonts w:ascii="Helvetica" w:hAnsi="Helvetica"/>
          <w:sz w:val="22"/>
          <w:szCs w:val="22"/>
        </w:rPr>
        <w:t xml:space="preserve"> an exponential function.</w:t>
      </w:r>
      <w:r w:rsidR="00DB75DE" w:rsidRPr="00957F1F">
        <w:rPr>
          <w:rFonts w:ascii="Helvetica" w:hAnsi="Helvetica"/>
          <w:sz w:val="22"/>
          <w:szCs w:val="22"/>
        </w:rPr>
        <w:t xml:space="preserve">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5"/>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harvest rates and monitoring efforts, we focus</w:t>
      </w:r>
      <w:r w:rsidR="0073379F">
        <w:rPr>
          <w:rFonts w:ascii="Helvetica" w:hAnsi="Helvetica"/>
          <w:sz w:val="22"/>
          <w:szCs w:val="22"/>
        </w:rPr>
        <w:t>ed</w:t>
      </w:r>
      <w:r w:rsidR="00EF1924" w:rsidRPr="00957F1F">
        <w:rPr>
          <w:rFonts w:ascii="Helvetica" w:hAnsi="Helvetica"/>
          <w:sz w:val="22"/>
          <w:szCs w:val="22"/>
        </w:rPr>
        <w:t xml:space="preserve">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5"/>
      <w:r w:rsidR="00D866F3">
        <w:rPr>
          <w:rStyle w:val="CommentReference"/>
        </w:rPr>
        <w:commentReference w:id="5"/>
      </w:r>
      <w:r w:rsidR="00EF1924" w:rsidRPr="00957F1F">
        <w:rPr>
          <w:rFonts w:ascii="Helvetica" w:hAnsi="Helvetica"/>
          <w:sz w:val="22"/>
          <w:szCs w:val="22"/>
        </w:rPr>
        <w:t xml:space="preserve"> </w:t>
      </w:r>
      <w:r w:rsidR="00EE58CA">
        <w:rPr>
          <w:rFonts w:ascii="Helvetica" w:hAnsi="Helvetica"/>
          <w:sz w:val="22"/>
          <w:szCs w:val="22"/>
        </w:rPr>
        <w:t>We first ignore</w:t>
      </w:r>
      <w:r w:rsidR="0073379F">
        <w:rPr>
          <w:rFonts w:ascii="Helvetica" w:hAnsi="Helvetica"/>
          <w:sz w:val="22"/>
          <w:szCs w:val="22"/>
        </w:rPr>
        <w:t>d</w:t>
      </w:r>
      <w:r w:rsidR="00EE58CA">
        <w:rPr>
          <w:rFonts w:ascii="Helvetica" w:hAnsi="Helvetica"/>
          <w:sz w:val="22"/>
          <w:szCs w:val="22"/>
        </w:rPr>
        <w:t xml:space="preserve"> the monitoring costs to reveal the basic properties of the coupled resource-management system under different levels of uncertainty. Then, we incorporate</w:t>
      </w:r>
      <w:r w:rsidR="0073379F">
        <w:rPr>
          <w:rFonts w:ascii="Helvetica" w:hAnsi="Helvetica"/>
          <w:sz w:val="22"/>
          <w:szCs w:val="22"/>
        </w:rPr>
        <w:t>d</w:t>
      </w:r>
      <w:r w:rsidR="00EE58CA">
        <w:rPr>
          <w:rFonts w:ascii="Helvetica" w:hAnsi="Helvetica"/>
          <w:sz w:val="22"/>
          <w:szCs w:val="22"/>
        </w:rPr>
        <w:t xml:space="preserv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w:t>
      </w:r>
      <w:r w:rsidR="00752E40">
        <w:rPr>
          <w:rFonts w:ascii="Helvetica" w:hAnsi="Helvetica"/>
          <w:sz w:val="22"/>
          <w:szCs w:val="22"/>
        </w:rPr>
        <w:t xml:space="preserve">as well as the </w:t>
      </w:r>
      <w:r w:rsidR="00EE58CA">
        <w:rPr>
          <w:rFonts w:ascii="Helvetica" w:hAnsi="Helvetica"/>
          <w:sz w:val="22"/>
          <w:szCs w:val="22"/>
        </w:rPr>
        <w:t>consequences</w:t>
      </w:r>
      <w:r w:rsidR="00B66B87">
        <w:rPr>
          <w:rFonts w:ascii="Helvetica" w:hAnsi="Helvetica"/>
          <w:sz w:val="22"/>
          <w:szCs w:val="22"/>
        </w:rPr>
        <w:t xml:space="preserve"> (e.g. the probability of crossing a tipping point or </w:t>
      </w:r>
      <w:r w:rsidR="00CA3851" w:rsidRPr="00E96363">
        <w:rPr>
          <w:rFonts w:ascii="Helvetica" w:hAnsi="Helvetica"/>
          <w:sz w:val="22"/>
          <w:szCs w:val="22"/>
        </w:rPr>
        <w:t>limit reference point</w:t>
      </w:r>
      <w:r w:rsidR="00F16D17">
        <w:rPr>
          <w:rFonts w:ascii="Helvetica" w:hAnsi="Helvetica"/>
          <w:sz w:val="22"/>
          <w:szCs w:val="22"/>
        </w:rPr>
        <w:t>)</w:t>
      </w:r>
      <w:r w:rsidR="00EE58CA">
        <w:rPr>
          <w:rFonts w:ascii="Helvetica" w:hAnsi="Helvetica"/>
          <w:sz w:val="22"/>
          <w:szCs w:val="22"/>
        </w:rPr>
        <w:t xml:space="preserve"> of different monitoring </w:t>
      </w:r>
      <w:commentRangeStart w:id="6"/>
      <w:r w:rsidR="00EE58CA">
        <w:rPr>
          <w:rFonts w:ascii="Helvetica" w:hAnsi="Helvetica"/>
          <w:sz w:val="22"/>
          <w:szCs w:val="22"/>
        </w:rPr>
        <w:t>strategies</w:t>
      </w:r>
      <w:commentRangeEnd w:id="6"/>
      <w:r w:rsidR="00A228F7">
        <w:rPr>
          <w:rStyle w:val="CommentReference"/>
        </w:rPr>
        <w:commentReference w:id="6"/>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1CB3DE2E"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w:t>
      </w:r>
      <w:r w:rsidR="00942F18">
        <w:rPr>
          <w:rFonts w:ascii="Helvetica" w:hAnsi="Helvetica"/>
          <w:sz w:val="22"/>
          <w:szCs w:val="22"/>
        </w:rPr>
        <w:t>pre</w:t>
      </w:r>
      <w:r w:rsidR="001446C8">
        <w:rPr>
          <w:rFonts w:ascii="Helvetica" w:hAnsi="Helvetica"/>
          <w:sz w:val="22"/>
          <w:szCs w:val="22"/>
        </w:rPr>
        <w:t>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 xml:space="preserve">Frequency of crossing a </w:t>
      </w:r>
      <w:r w:rsidR="00CA3851" w:rsidRPr="00E96363">
        <w:rPr>
          <w:rFonts w:ascii="Helvetica" w:hAnsi="Helvetica"/>
          <w:sz w:val="22"/>
          <w:szCs w:val="22"/>
        </w:rPr>
        <w:t>limit reference point</w:t>
      </w:r>
      <w:r w:rsidR="006D65C1">
        <w:rPr>
          <w:rFonts w:ascii="Helvetica" w:hAnsi="Helvetica"/>
          <w:sz w:val="22"/>
          <w:szCs w:val="22"/>
        </w:rPr>
        <w:t>: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r>
              <m:rPr>
                <m:sty m:val="p"/>
              </m:rPr>
              <w:rPr>
                <w:rStyle w:val="CommentReference"/>
              </w:rPr>
              <w:commentReference w:id="7"/>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001AE190" w14:textId="77777777" w:rsidR="005F3455" w:rsidRDefault="005F3455" w:rsidP="00995761">
      <w:pPr>
        <w:tabs>
          <w:tab w:val="left" w:pos="2760"/>
        </w:tabs>
        <w:rPr>
          <w:rFonts w:ascii="Helvetica" w:hAnsi="Helvetica"/>
          <w:i/>
          <w:sz w:val="22"/>
          <w:szCs w:val="22"/>
        </w:rPr>
      </w:pPr>
    </w:p>
    <w:p w14:paraId="4B7181E5" w14:textId="6AE3525D"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w:t>
      </w:r>
      <w:r w:rsidR="00B82B45">
        <w:rPr>
          <w:rFonts w:ascii="Helvetica" w:hAnsi="Helvetica"/>
          <w:sz w:val="22"/>
          <w:szCs w:val="22"/>
        </w:rPr>
        <w:t>was</w:t>
      </w:r>
      <w:r w:rsidR="00995761">
        <w:rPr>
          <w:rFonts w:ascii="Helvetica" w:hAnsi="Helvetica"/>
          <w:sz w:val="22"/>
          <w:szCs w:val="22"/>
        </w:rPr>
        <w:t xml:space="preserve"> most likely to cross a </w:t>
      </w:r>
      <w:r w:rsidR="001716C8" w:rsidRPr="00E96363">
        <w:rPr>
          <w:rFonts w:ascii="Helvetica" w:hAnsi="Helvetica"/>
          <w:sz w:val="22"/>
          <w:szCs w:val="22"/>
        </w:rPr>
        <w:t>limit reference point</w:t>
      </w:r>
      <w:r w:rsidR="001716C8">
        <w:rPr>
          <w:rFonts w:ascii="Helvetica" w:hAnsi="Helvetica"/>
          <w:sz w:val="22"/>
          <w:szCs w:val="22"/>
        </w:rPr>
        <w:t xml:space="preserve"> </w:t>
      </w:r>
      <w:r w:rsidR="00995761">
        <w:rPr>
          <w:rFonts w:ascii="Helvetica" w:hAnsi="Helvetica"/>
          <w:sz w:val="22"/>
          <w:szCs w:val="22"/>
        </w:rPr>
        <w:t xml:space="preserve">or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E57861">
        <w:rPr>
          <w:rFonts w:ascii="Helvetica" w:hAnsi="Helvetica"/>
          <w:sz w:val="22"/>
          <w:szCs w:val="22"/>
        </w:rPr>
        <w:t>,</w:t>
      </w:r>
      <w:r w:rsidR="00995761">
        <w:rPr>
          <w:rFonts w:ascii="Helvetica" w:hAnsi="Helvetica"/>
          <w:sz w:val="22"/>
          <w:szCs w:val="22"/>
        </w:rPr>
        <w:t xml:space="preserve"> the value of a resource </w:t>
      </w:r>
      <w:r w:rsidR="00B82B45">
        <w:rPr>
          <w:rFonts w:ascii="Helvetica" w:hAnsi="Helvetica"/>
          <w:sz w:val="22"/>
          <w:szCs w:val="22"/>
        </w:rPr>
        <w:t>was</w:t>
      </w:r>
      <w:r w:rsidR="00995761">
        <w:rPr>
          <w:rFonts w:ascii="Helvetica" w:hAnsi="Helvetica"/>
          <w:sz w:val="22"/>
          <w:szCs w:val="22"/>
        </w:rPr>
        <w:t xml:space="preserve"> highest when monitoring precision </w:t>
      </w:r>
      <w:r w:rsidR="00B82B45">
        <w:rPr>
          <w:rFonts w:ascii="Helvetica" w:hAnsi="Helvetica"/>
          <w:sz w:val="22"/>
          <w:szCs w:val="22"/>
        </w:rPr>
        <w:t>was</w:t>
      </w:r>
      <w:r w:rsidR="00995761">
        <w:rPr>
          <w:rFonts w:ascii="Helvetica" w:hAnsi="Helvetica"/>
          <w:sz w:val="22"/>
          <w:szCs w:val="22"/>
        </w:rPr>
        <w:t xml:space="preserve"> high, and harvest pressure </w:t>
      </w:r>
      <w:r w:rsidR="00B82B45">
        <w:rPr>
          <w:rFonts w:ascii="Helvetica" w:hAnsi="Helvetica"/>
          <w:sz w:val="22"/>
          <w:szCs w:val="22"/>
        </w:rPr>
        <w:t>was</w:t>
      </w:r>
      <w:r w:rsidR="00995761">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w:t>
      </w:r>
      <w:r w:rsidR="00B82B45">
        <w:rPr>
          <w:rFonts w:ascii="Helvetica" w:hAnsi="Helvetica"/>
          <w:sz w:val="22"/>
          <w:szCs w:val="22"/>
        </w:rPr>
        <w:t>was</w:t>
      </w:r>
      <w:r w:rsidR="00995761" w:rsidRPr="00940663">
        <w:rPr>
          <w:rFonts w:ascii="Helvetica" w:hAnsi="Helvetica"/>
          <w:sz w:val="22"/>
          <w:szCs w:val="22"/>
        </w:rPr>
        <w:t xml:space="preserve">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w:t>
      </w:r>
      <w:r w:rsidR="00757E86">
        <w:rPr>
          <w:rFonts w:ascii="Helvetica" w:hAnsi="Helvetica"/>
          <w:sz w:val="22"/>
          <w:szCs w:val="22"/>
        </w:rPr>
        <w:t>harvest</w:t>
      </w:r>
      <w:r w:rsidR="00995761" w:rsidRPr="00940663">
        <w:rPr>
          <w:rFonts w:ascii="Helvetica" w:hAnsi="Helvetica"/>
          <w:sz w:val="22"/>
          <w:szCs w:val="22"/>
        </w:rPr>
        <w:t xml:space="preserve"> rate </w:t>
      </w:r>
      <w:r w:rsidR="00B82B45">
        <w:rPr>
          <w:rFonts w:ascii="Helvetica" w:hAnsi="Helvetica"/>
          <w:sz w:val="22"/>
          <w:szCs w:val="22"/>
        </w:rPr>
        <w:t>was</w:t>
      </w:r>
      <w:r w:rsidR="00995761" w:rsidRPr="00940663">
        <w:rPr>
          <w:rFonts w:ascii="Helvetica" w:hAnsi="Helvetica"/>
          <w:sz w:val="22"/>
          <w:szCs w:val="22"/>
        </w:rPr>
        <w:t xml:space="preserve"> high. </w:t>
      </w:r>
      <w:r w:rsidR="00995761" w:rsidRPr="002041D9">
        <w:rPr>
          <w:rFonts w:ascii="Helvetica" w:hAnsi="Helvetica"/>
          <w:sz w:val="22"/>
          <w:szCs w:val="22"/>
        </w:rPr>
        <w:t xml:space="preserve">Across simulations the probability of tipping </w:t>
      </w:r>
      <w:r w:rsidR="00B82B45">
        <w:rPr>
          <w:rFonts w:ascii="Helvetica" w:hAnsi="Helvetica"/>
          <w:sz w:val="22"/>
          <w:szCs w:val="22"/>
        </w:rPr>
        <w:t>was</w:t>
      </w:r>
      <w:r w:rsidR="00995761" w:rsidRPr="002041D9">
        <w:rPr>
          <w:rFonts w:ascii="Helvetica" w:hAnsi="Helvetica"/>
          <w:sz w:val="22"/>
          <w:szCs w:val="22"/>
        </w:rPr>
        <w:t xml:space="preserve"> low when monitoring precision </w:t>
      </w:r>
      <w:r w:rsidR="00B82B45">
        <w:rPr>
          <w:rFonts w:ascii="Helvetica" w:hAnsi="Helvetica"/>
          <w:sz w:val="22"/>
          <w:szCs w:val="22"/>
        </w:rPr>
        <w:t>was</w:t>
      </w:r>
      <w:r w:rsidR="00995761" w:rsidRPr="002041D9">
        <w:rPr>
          <w:rFonts w:ascii="Helvetica" w:hAnsi="Helvetica"/>
          <w:sz w:val="22"/>
          <w:szCs w:val="22"/>
        </w:rPr>
        <w:t xml:space="preserve"> high, but increase</w:t>
      </w:r>
      <w:r w:rsidR="00B82B45">
        <w:rPr>
          <w:rFonts w:ascii="Helvetica" w:hAnsi="Helvetica"/>
          <w:sz w:val="22"/>
          <w:szCs w:val="22"/>
        </w:rPr>
        <w:t>d</w:t>
      </w:r>
      <w:r w:rsidR="00995761" w:rsidRPr="002041D9">
        <w:rPr>
          <w:rFonts w:ascii="Helvetica" w:hAnsi="Helvetica"/>
          <w:sz w:val="22"/>
          <w:szCs w:val="22"/>
        </w:rPr>
        <w:t xml:space="preserve"> at higher exploitation rates</w:t>
      </w:r>
      <w:r w:rsidR="002F1AC5">
        <w:rPr>
          <w:rFonts w:ascii="Helvetica" w:hAnsi="Helvetica"/>
          <w:sz w:val="22"/>
          <w:szCs w:val="22"/>
        </w:rPr>
        <w:t xml:space="preserve"> (Fig. 1</w:t>
      </w:r>
      <w:r w:rsidR="00995761">
        <w:rPr>
          <w:rFonts w:ascii="Helvetica" w:hAnsi="Helvetica"/>
          <w:sz w:val="22"/>
          <w:szCs w:val="22"/>
        </w:rPr>
        <w:t>a)</w:t>
      </w:r>
      <w:r w:rsidR="00995761" w:rsidRPr="002041D9">
        <w:rPr>
          <w:rFonts w:ascii="Helvetica" w:hAnsi="Helvetica"/>
          <w:sz w:val="22"/>
          <w:szCs w:val="22"/>
        </w:rPr>
        <w:t xml:space="preserve">. </w:t>
      </w:r>
      <w:r w:rsidR="00B82B45">
        <w:rPr>
          <w:rFonts w:ascii="Helvetica" w:hAnsi="Helvetica"/>
          <w:sz w:val="22"/>
          <w:szCs w:val="22"/>
        </w:rPr>
        <w:t>Net Present Value peaked at</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w:t>
      </w:r>
      <w:r w:rsidR="00B82B45">
        <w:rPr>
          <w:rFonts w:ascii="Helvetica" w:hAnsi="Helvetica"/>
          <w:sz w:val="22"/>
          <w:szCs w:val="22"/>
        </w:rPr>
        <w:t>was</w:t>
      </w:r>
      <w:r w:rsidR="00995761" w:rsidRPr="00940663">
        <w:rPr>
          <w:rFonts w:ascii="Helvetica" w:hAnsi="Helvetica"/>
          <w:sz w:val="22"/>
          <w:szCs w:val="22"/>
        </w:rPr>
        <w:t xml:space="preserve">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w:t>
      </w:r>
      <w:r w:rsidR="00B82B45">
        <w:rPr>
          <w:rFonts w:ascii="Helvetica" w:hAnsi="Helvetica"/>
          <w:sz w:val="22"/>
          <w:szCs w:val="22"/>
        </w:rPr>
        <w:t>was</w:t>
      </w:r>
      <w:r w:rsidR="00995761">
        <w:rPr>
          <w:rFonts w:ascii="Helvetica" w:hAnsi="Helvetica"/>
          <w:sz w:val="22"/>
          <w:szCs w:val="22"/>
        </w:rPr>
        <w:t xml:space="preserve"> because high precision monitoring allow</w:t>
      </w:r>
      <w:r w:rsidR="00B82B45">
        <w:rPr>
          <w:rFonts w:ascii="Helvetica" w:hAnsi="Helvetica"/>
          <w:sz w:val="22"/>
          <w:szCs w:val="22"/>
        </w:rPr>
        <w:t>ed</w:t>
      </w:r>
      <w:r w:rsidR="00995761">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which maximize</w:t>
      </w:r>
      <w:r w:rsidR="00B82B45">
        <w:rPr>
          <w:rFonts w:ascii="Helvetica" w:hAnsi="Helvetica"/>
          <w:sz w:val="22"/>
          <w:szCs w:val="22"/>
        </w:rPr>
        <w:t>d</w:t>
      </w:r>
      <w:r w:rsidR="00995761">
        <w:rPr>
          <w:rFonts w:ascii="Helvetica" w:hAnsi="Helvetica"/>
          <w:sz w:val="22"/>
          <w:szCs w:val="22"/>
        </w:rPr>
        <w:t xml:space="preserve"> population growth and yield.</w:t>
      </w:r>
      <w:r w:rsidR="00995761" w:rsidRPr="00940663">
        <w:rPr>
          <w:rFonts w:ascii="Helvetica" w:hAnsi="Helvetica"/>
          <w:sz w:val="22"/>
          <w:szCs w:val="22"/>
        </w:rPr>
        <w:t xml:space="preserve"> The benefits of high monitoring precision (i.e., CV = 0.1 relative to CV = 0.5) </w:t>
      </w:r>
      <w:r w:rsidR="00B82B45">
        <w:rPr>
          <w:rFonts w:ascii="Helvetica" w:hAnsi="Helvetica"/>
          <w:sz w:val="22"/>
          <w:szCs w:val="22"/>
        </w:rPr>
        <w:t>were</w:t>
      </w:r>
      <w:r w:rsidR="00995761" w:rsidRPr="00940663">
        <w:rPr>
          <w:rFonts w:ascii="Helvetica" w:hAnsi="Helvetica"/>
          <w:sz w:val="22"/>
          <w:szCs w:val="22"/>
        </w:rPr>
        <w:t xml:space="preserve"> minimal when the maximum harvest rate </w:t>
      </w:r>
      <w:r w:rsidR="00B82B45">
        <w:rPr>
          <w:rFonts w:ascii="Helvetica" w:hAnsi="Helvetica"/>
          <w:sz w:val="22"/>
          <w:szCs w:val="22"/>
        </w:rPr>
        <w:t>was</w:t>
      </w:r>
      <w:r w:rsidR="00995761" w:rsidRPr="00940663">
        <w:rPr>
          <w:rFonts w:ascii="Helvetica" w:hAnsi="Helvetica"/>
          <w:sz w:val="22"/>
          <w:szCs w:val="22"/>
        </w:rPr>
        <w:t xml:space="preserve"> low, but increase</w:t>
      </w:r>
      <w:r w:rsidR="00B82B45">
        <w:rPr>
          <w:rFonts w:ascii="Helvetica" w:hAnsi="Helvetica"/>
          <w:sz w:val="22"/>
          <w:szCs w:val="22"/>
        </w:rPr>
        <w:t>d</w:t>
      </w:r>
      <w:r w:rsidR="00995761" w:rsidRPr="00940663">
        <w:rPr>
          <w:rFonts w:ascii="Helvetica" w:hAnsi="Helvetica"/>
          <w:sz w:val="22"/>
          <w:szCs w:val="22"/>
        </w:rPr>
        <w:t xml:space="preserve"> as harvest rate exceed</w:t>
      </w:r>
      <w:r w:rsidR="00B82B45">
        <w:rPr>
          <w:rFonts w:ascii="Helvetica" w:hAnsi="Helvetica"/>
          <w:sz w:val="22"/>
          <w:szCs w:val="22"/>
        </w:rPr>
        <w:t>ed</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B82B45">
        <w:rPr>
          <w:rFonts w:ascii="Helvetica" w:hAnsi="Helvetica"/>
          <w:sz w:val="22"/>
          <w:szCs w:val="22"/>
        </w:rPr>
        <w:t>d</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w:t>
      </w:r>
      <w:r w:rsidR="00B82B45">
        <w:rPr>
          <w:rFonts w:ascii="Helvetica" w:hAnsi="Helvetica"/>
          <w:sz w:val="22"/>
          <w:szCs w:val="22"/>
        </w:rPr>
        <w:t>d</w:t>
      </w:r>
      <w:r w:rsidR="00995761">
        <w:rPr>
          <w:rFonts w:ascii="Helvetica" w:hAnsi="Helvetica"/>
          <w:sz w:val="22"/>
          <w:szCs w:val="22"/>
        </w:rPr>
        <w:t xml:space="preserve"> but remain</w:t>
      </w:r>
      <w:r w:rsidR="00B82B45">
        <w:rPr>
          <w:rFonts w:ascii="Helvetica" w:hAnsi="Helvetica"/>
          <w:sz w:val="22"/>
          <w:szCs w:val="22"/>
        </w:rPr>
        <w:t>ed</w:t>
      </w:r>
      <w:r w:rsidR="00995761">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2F1AC5">
        <w:rPr>
          <w:rFonts w:ascii="Helvetica" w:hAnsi="Helvetica"/>
          <w:sz w:val="22"/>
          <w:szCs w:val="22"/>
        </w:rPr>
        <w:t xml:space="preserve"> 1</w:t>
      </w:r>
      <w:r w:rsidR="00995761" w:rsidRPr="00940663">
        <w:rPr>
          <w:rFonts w:ascii="Helvetica" w:hAnsi="Helvetica"/>
          <w:sz w:val="22"/>
          <w:szCs w:val="22"/>
        </w:rPr>
        <w:t>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6FE9F59B" w:rsidR="00EB4914" w:rsidRDefault="00F82FC2" w:rsidP="00BA3468">
      <w:pPr>
        <w:rPr>
          <w:rFonts w:ascii="Helvetica" w:hAnsi="Helvetica"/>
          <w:sz w:val="22"/>
          <w:szCs w:val="22"/>
        </w:rPr>
      </w:pPr>
      <w:r w:rsidRPr="00677C8E">
        <w:rPr>
          <w:rFonts w:ascii="Helvetica" w:hAnsi="Helvetica"/>
          <w:sz w:val="22"/>
          <w:szCs w:val="22"/>
        </w:rPr>
        <w:t xml:space="preserve">We </w:t>
      </w:r>
      <w:r w:rsidR="0018626E">
        <w:rPr>
          <w:rFonts w:ascii="Helvetica" w:hAnsi="Helvetica"/>
          <w:sz w:val="22"/>
          <w:szCs w:val="22"/>
        </w:rPr>
        <w:t>compared</w:t>
      </w:r>
      <w:r w:rsidRPr="00677C8E">
        <w:rPr>
          <w:rFonts w:ascii="Helvetica" w:hAnsi="Helvetica"/>
          <w:sz w:val="22"/>
          <w:szCs w:val="22"/>
        </w:rPr>
        <w:t xml:space="preserve">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w:t>
      </w:r>
      <w:r w:rsidR="00D35A9C">
        <w:rPr>
          <w:rFonts w:ascii="Helvetica" w:hAnsi="Helvetica"/>
          <w:sz w:val="22"/>
          <w:szCs w:val="22"/>
        </w:rPr>
        <w:t>,</w:t>
      </w:r>
      <w:r w:rsidRPr="00677C8E">
        <w:rPr>
          <w:rFonts w:ascii="Helvetica" w:hAnsi="Helvetica"/>
          <w:sz w:val="22"/>
          <w:szCs w:val="22"/>
        </w:rPr>
        <w:t xml:space="preserve"> for simulations with high and low precision (CV = 0.1/CV = 0.5)</w:t>
      </w:r>
      <w:r w:rsidR="0018626E">
        <w:rPr>
          <w:rFonts w:ascii="Helvetica" w:hAnsi="Helvetica"/>
          <w:sz w:val="22"/>
          <w:szCs w:val="22"/>
        </w:rPr>
        <w:t xml:space="preserve">, </w:t>
      </w:r>
      <w:r w:rsidR="00D35A9C">
        <w:rPr>
          <w:rFonts w:ascii="Helvetica" w:hAnsi="Helvetica"/>
          <w:sz w:val="22"/>
          <w:szCs w:val="22"/>
        </w:rPr>
        <w:t>expecting</w:t>
      </w:r>
      <w:r w:rsidR="0018626E">
        <w:rPr>
          <w:rFonts w:ascii="Helvetica" w:hAnsi="Helvetica"/>
          <w:sz w:val="22"/>
          <w:szCs w:val="22"/>
        </w:rPr>
        <w:t xml:space="preserve"> that </w:t>
      </w:r>
      <w:r w:rsidR="0018626E" w:rsidRPr="00677C8E">
        <w:rPr>
          <w:rFonts w:ascii="Helvetica" w:hAnsi="Helvetica"/>
          <w:sz w:val="22"/>
          <w:szCs w:val="22"/>
        </w:rPr>
        <w:t xml:space="preserve">the benefits of </w:t>
      </w:r>
      <w:r w:rsidR="00D35A9C">
        <w:rPr>
          <w:rFonts w:ascii="Helvetica" w:hAnsi="Helvetica"/>
          <w:sz w:val="22"/>
          <w:szCs w:val="22"/>
        </w:rPr>
        <w:t xml:space="preserve">precise </w:t>
      </w:r>
      <w:r w:rsidR="0018626E" w:rsidRPr="00677C8E">
        <w:rPr>
          <w:rFonts w:ascii="Helvetica" w:hAnsi="Helvetica"/>
          <w:sz w:val="22"/>
          <w:szCs w:val="22"/>
        </w:rPr>
        <w:t xml:space="preserve">monitoring would increase when the population was proximate to either a </w:t>
      </w:r>
      <w:r w:rsidR="0018626E">
        <w:rPr>
          <w:rFonts w:ascii="Helvetica" w:hAnsi="Helvetica"/>
          <w:sz w:val="22"/>
          <w:szCs w:val="22"/>
        </w:rPr>
        <w:t>tipping point or</w:t>
      </w:r>
      <w:r w:rsidR="0018626E" w:rsidRPr="00677C8E">
        <w:rPr>
          <w:rFonts w:ascii="Helvetica" w:hAnsi="Helvetica"/>
          <w:sz w:val="22"/>
          <w:szCs w:val="22"/>
        </w:rPr>
        <w:t xml:space="preserve"> </w:t>
      </w:r>
      <w:r w:rsidR="0018626E" w:rsidRPr="00E96363">
        <w:rPr>
          <w:rFonts w:ascii="Helvetica" w:hAnsi="Helvetica"/>
          <w:sz w:val="22"/>
          <w:szCs w:val="22"/>
        </w:rPr>
        <w:t>limit reference point</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ranging from just above the tipping point to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r w:rsidR="00B234AC" w:rsidRPr="00677C8E">
        <w:rPr>
          <w:rFonts w:ascii="Helvetica" w:hAnsi="Helvetica"/>
          <w:sz w:val="22"/>
          <w:szCs w:val="22"/>
        </w:rPr>
        <w:t>20-year</w:t>
      </w:r>
      <w:r w:rsidRPr="00677C8E">
        <w:rPr>
          <w:rFonts w:ascii="Helvetica" w:hAnsi="Helvetica"/>
          <w:sz w:val="22"/>
          <w:szCs w:val="22"/>
        </w:rPr>
        <w:t xml:space="preserve"> simulations</w:t>
      </w:r>
      <w:r w:rsidR="00DF03B8">
        <w:rPr>
          <w:rFonts w:ascii="Helvetica" w:hAnsi="Helvetica"/>
          <w:sz w:val="22"/>
          <w:szCs w:val="22"/>
        </w:rPr>
        <w:t>, a time period long enough to capture the important qualitative behavior of the models</w:t>
      </w:r>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001716C8" w:rsidRPr="00E96363">
        <w:rPr>
          <w:rFonts w:ascii="Helvetica" w:hAnsi="Helvetica"/>
          <w:sz w:val="22"/>
          <w:szCs w:val="22"/>
        </w:rPr>
        <w:t>limit reference point</w:t>
      </w:r>
      <w:r w:rsidR="001716C8" w:rsidRPr="00677C8E">
        <w:rPr>
          <w:rFonts w:ascii="Helvetica" w:hAnsi="Helvetica"/>
          <w:sz w:val="22"/>
          <w:szCs w:val="22"/>
        </w:rPr>
        <w:t xml:space="preserve"> </w:t>
      </w:r>
      <w:r w:rsidRPr="00677C8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469BE41F" w14:textId="77777777" w:rsidR="007F6B81" w:rsidRDefault="007F6B81" w:rsidP="007F6B81">
      <w:pPr>
        <w:rPr>
          <w:rFonts w:ascii="Helvetica" w:hAnsi="Helvetica"/>
          <w:i/>
          <w:sz w:val="22"/>
          <w:szCs w:val="22"/>
        </w:rPr>
      </w:pPr>
    </w:p>
    <w:p w14:paraId="24F93785" w14:textId="77777777" w:rsidR="00A64170" w:rsidRDefault="00A64170" w:rsidP="00A64170">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are crossed when monitoring precision is low</w:t>
      </w:r>
      <w:r w:rsidRPr="00940663">
        <w:rPr>
          <w:rFonts w:ascii="Helvetica" w:hAnsi="Helvetica"/>
          <w:i/>
          <w:sz w:val="22"/>
          <w:szCs w:val="22"/>
        </w:rPr>
        <w:t xml:space="preserve"> and extraction pressure</w:t>
      </w:r>
      <w:r>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28B9B1F7" w14:textId="77777777" w:rsidR="007F6B81" w:rsidRDefault="007F6B81" w:rsidP="007F6B81">
      <w:pPr>
        <w:rPr>
          <w:rFonts w:ascii="Helvetica" w:hAnsi="Helvetica"/>
          <w:i/>
          <w:sz w:val="22"/>
          <w:szCs w:val="22"/>
        </w:rPr>
      </w:pPr>
    </w:p>
    <w:p w14:paraId="76ED173C" w14:textId="3A804E87" w:rsidR="007F6B81" w:rsidRPr="00940663" w:rsidRDefault="007F6B81" w:rsidP="007F6B81">
      <w:pPr>
        <w:rPr>
          <w:rFonts w:ascii="Helvetica" w:hAnsi="Helvetica"/>
          <w:sz w:val="22"/>
          <w:szCs w:val="22"/>
        </w:rPr>
      </w:pPr>
      <w:r w:rsidRPr="00930F73">
        <w:rPr>
          <w:rFonts w:ascii="Helvetica" w:hAnsi="Helvetica"/>
          <w:sz w:val="22"/>
          <w:szCs w:val="22"/>
        </w:rPr>
        <w:t xml:space="preserve">We calculated a safe operating space </w:t>
      </w:r>
      <w:r w:rsidR="0073602F">
        <w:rPr>
          <w:rFonts w:ascii="Helvetica" w:hAnsi="Helvetica"/>
          <w:sz w:val="22"/>
          <w:szCs w:val="22"/>
        </w:rPr>
        <w:t>defined by different</w:t>
      </w:r>
      <w:r w:rsidRPr="00930F73">
        <w:rPr>
          <w:rFonts w:ascii="Helvetica" w:hAnsi="Helvetica"/>
          <w:sz w:val="22"/>
          <w:szCs w:val="22"/>
        </w:rPr>
        <w:t xml:space="preserve"> combinations of monitoring precision and resource extraction rates. </w:t>
      </w:r>
      <w:r w:rsidR="0073602F">
        <w:rPr>
          <w:rFonts w:ascii="Helvetica" w:hAnsi="Helvetica"/>
          <w:sz w:val="22"/>
          <w:szCs w:val="22"/>
        </w:rPr>
        <w:t>Because resource users vary in their aversion to risk, we defined safe as a 1%-20% probability of</w:t>
      </w:r>
      <w:r w:rsidR="0073602F" w:rsidRPr="0073602F">
        <w:rPr>
          <w:rFonts w:ascii="Helvetica" w:hAnsi="Helvetica"/>
          <w:sz w:val="22"/>
          <w:szCs w:val="22"/>
        </w:rPr>
        <w:t xml:space="preserve"> </w:t>
      </w:r>
      <w:r w:rsidR="0073602F" w:rsidRPr="00930F73">
        <w:rPr>
          <w:rFonts w:ascii="Helvetica" w:hAnsi="Helvetica"/>
          <w:sz w:val="22"/>
          <w:szCs w:val="22"/>
        </w:rPr>
        <w:t xml:space="preserve">crossing a </w:t>
      </w:r>
      <w:r w:rsidR="0073602F">
        <w:rPr>
          <w:rFonts w:ascii="Helvetica" w:hAnsi="Helvetica"/>
          <w:sz w:val="22"/>
          <w:szCs w:val="22"/>
        </w:rPr>
        <w:t xml:space="preserve">tipping point or </w:t>
      </w:r>
      <w:r w:rsidR="0073602F" w:rsidRPr="00E96363">
        <w:rPr>
          <w:rFonts w:ascii="Helvetica" w:hAnsi="Helvetica"/>
          <w:sz w:val="22"/>
          <w:szCs w:val="22"/>
        </w:rPr>
        <w:t>limit reference point</w:t>
      </w:r>
      <w:r w:rsidR="0073602F">
        <w:rPr>
          <w:rFonts w:ascii="Helvetica" w:hAnsi="Helvetica"/>
          <w:sz w:val="22"/>
          <w:szCs w:val="22"/>
        </w:rPr>
        <w:t>.</w:t>
      </w:r>
      <w:r w:rsidR="0073602F" w:rsidRPr="00930F73">
        <w:rPr>
          <w:rFonts w:ascii="Helvetica" w:hAnsi="Helvetica"/>
          <w:sz w:val="22"/>
          <w:szCs w:val="22"/>
        </w:rPr>
        <w:t xml:space="preserve"> </w:t>
      </w:r>
      <w:r w:rsidRPr="00930F73">
        <w:rPr>
          <w:rFonts w:ascii="Helvetica" w:hAnsi="Helvetica"/>
          <w:sz w:val="22"/>
          <w:szCs w:val="22"/>
        </w:rPr>
        <w:t xml:space="preserve">To </w:t>
      </w:r>
      <w:r w:rsidR="0073602F">
        <w:rPr>
          <w:rFonts w:ascii="Helvetica" w:hAnsi="Helvetica"/>
          <w:sz w:val="22"/>
          <w:szCs w:val="22"/>
        </w:rPr>
        <w:t xml:space="preserve">determine the SOS, </w:t>
      </w:r>
      <w:r w:rsidRPr="00930F73">
        <w:rPr>
          <w:rFonts w:ascii="Helvetica" w:hAnsi="Helvetica"/>
          <w:sz w:val="22"/>
          <w:szCs w:val="22"/>
        </w:rPr>
        <w:t>we calculated the minimum precision (Max CV in estimated biomass) needed to avoid crossing a</w:t>
      </w:r>
      <w:r>
        <w:rPr>
          <w:rFonts w:ascii="Helvetica" w:hAnsi="Helvetica"/>
          <w:sz w:val="22"/>
          <w:szCs w:val="22"/>
        </w:rPr>
        <w:t xml:space="preserve"> tipping point or </w:t>
      </w:r>
      <w:r w:rsidR="0051088D" w:rsidRPr="00E96363">
        <w:rPr>
          <w:rFonts w:ascii="Helvetica" w:hAnsi="Helvetica"/>
          <w:sz w:val="22"/>
          <w:szCs w:val="22"/>
        </w:rPr>
        <w:t>limit reference point</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3471680D"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14:paraId="4EC11545" w14:textId="77777777" w:rsidR="00E76BD0" w:rsidRDefault="00E76BD0" w:rsidP="00E76BD0">
      <w:pPr>
        <w:rPr>
          <w:rFonts w:ascii="Helvetica" w:hAnsi="Helvetica"/>
          <w:sz w:val="22"/>
          <w:szCs w:val="22"/>
        </w:rPr>
      </w:pPr>
    </w:p>
    <w:p w14:paraId="6059DCB2" w14:textId="0AD8158E" w:rsidR="000879F4" w:rsidRPr="0027357B" w:rsidRDefault="00E76BD0" w:rsidP="000879F4">
      <w:pPr>
        <w:rPr>
          <w:rFonts w:ascii="Helvetica" w:hAnsi="Helvetica"/>
          <w:sz w:val="22"/>
          <w:szCs w:val="22"/>
        </w:rPr>
      </w:pPr>
      <w:r w:rsidRPr="004F51CB">
        <w:rPr>
          <w:rFonts w:ascii="Helvetica" w:hAnsi="Helvetica"/>
          <w:sz w:val="22"/>
          <w:szCs w:val="22"/>
        </w:rPr>
        <w:lastRenderedPageBreak/>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beneficial</w:t>
      </w:r>
      <w:r w:rsidR="00B25961">
        <w:rPr>
          <w:rFonts w:ascii="Helvetica" w:hAnsi="Helvetica"/>
          <w:sz w:val="22"/>
          <w:szCs w:val="22"/>
        </w:rPr>
        <w:t xml:space="preserve"> </w:t>
      </w:r>
      <w:r w:rsidR="00571557">
        <w:rPr>
          <w:rFonts w:ascii="Helvetica" w:hAnsi="Helvetica"/>
          <w:sz w:val="22"/>
          <w:szCs w:val="22"/>
        </w:rPr>
        <w:t xml:space="preserve">by </w:t>
      </w:r>
      <w:r w:rsidR="00B25961">
        <w:rPr>
          <w:rFonts w:ascii="Helvetica" w:hAnsi="Helvetica"/>
          <w:sz w:val="22"/>
          <w:szCs w:val="22"/>
        </w:rPr>
        <w:t>minimizing monitoring costs while remaining at a low probability of crossing into a less preferred state</w:t>
      </w:r>
      <w:r w:rsidRPr="004F51CB">
        <w:rPr>
          <w:rFonts w:ascii="Helvetica" w:hAnsi="Helvetica"/>
          <w:sz w:val="22"/>
          <w:szCs w:val="22"/>
        </w:rPr>
        <w:t>. To demonstrate th</w:t>
      </w:r>
      <w:r w:rsidR="00571557">
        <w:rPr>
          <w:rFonts w:ascii="Helvetica" w:hAnsi="Helvetica"/>
          <w:sz w:val="22"/>
          <w:szCs w:val="22"/>
        </w:rPr>
        <w:t>is particular utility of precautionary buffers</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Depending on the ecosystem type and management organization, the cost of monitoring may be born</w:t>
      </w:r>
      <w:r w:rsidR="000D2B66">
        <w:rPr>
          <w:rFonts w:ascii="Helvetica" w:hAnsi="Helvetica"/>
          <w:sz w:val="22"/>
          <w:szCs w:val="22"/>
        </w:rPr>
        <w:t>e</w:t>
      </w:r>
      <w:r w:rsidR="000879F4">
        <w:rPr>
          <w:rFonts w:ascii="Helvetica" w:hAnsi="Helvetica"/>
          <w:sz w:val="22"/>
          <w:szCs w:val="22"/>
        </w:rPr>
        <w:t xml:space="preserve"> by the industry or by the government. </w:t>
      </w:r>
      <w:r w:rsidR="007D4DF9">
        <w:rPr>
          <w:rFonts w:ascii="Helvetica" w:hAnsi="Helvetica"/>
          <w:sz w:val="22"/>
          <w:szCs w:val="22"/>
        </w:rPr>
        <w:t xml:space="preserve">Because we us a </w:t>
      </w:r>
      <w:r w:rsidR="00FB50B2" w:rsidRPr="009A32AC">
        <w:rPr>
          <w:rFonts w:ascii="Helvetica" w:hAnsi="Helvetica"/>
          <w:sz w:val="22"/>
          <w:szCs w:val="22"/>
        </w:rPr>
        <w:t xml:space="preserve">heuristic </w:t>
      </w:r>
      <w:r w:rsidR="007D4DF9">
        <w:rPr>
          <w:rFonts w:ascii="Helvetica" w:hAnsi="Helvetica"/>
          <w:sz w:val="22"/>
          <w:szCs w:val="22"/>
        </w:rPr>
        <w:t>model, the exact monetary cost from increased monitoring or profit from increased harvest effort is arbitrary. Therefore, we explore the</w:t>
      </w:r>
      <w:r w:rsidR="00171A5E">
        <w:rPr>
          <w:rFonts w:ascii="Helvetica" w:hAnsi="Helvetica"/>
          <w:sz w:val="22"/>
          <w:szCs w:val="22"/>
        </w:rPr>
        <w:t xml:space="preserv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6F125E7E"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51088D" w:rsidRPr="00E96363">
        <w:rPr>
          <w:rFonts w:ascii="Helvetica" w:hAnsi="Helvetica"/>
          <w:sz w:val="22"/>
          <w:szCs w:val="22"/>
        </w:rPr>
        <w:t>limit reference point</w:t>
      </w:r>
      <w:r w:rsidR="0051088D">
        <w:rPr>
          <w:rFonts w:ascii="Helvetica" w:hAnsi="Helvetica"/>
          <w:sz w:val="22"/>
          <w:szCs w:val="22"/>
        </w:rPr>
        <w:t xml:space="preserve"> </w:t>
      </w:r>
      <w:r>
        <w:rPr>
          <w:rFonts w:ascii="Helvetica" w:hAnsi="Helvetica"/>
          <w:sz w:val="22"/>
          <w:szCs w:val="22"/>
        </w:rPr>
        <w:t>and peaks at the</w:t>
      </w:r>
      <w:r w:rsidR="00A053EC">
        <w:rPr>
          <w:rFonts w:ascii="Helvetica" w:hAnsi="Helvetica"/>
          <w:sz w:val="22"/>
          <w:szCs w:val="22"/>
        </w:rPr>
        <w:t xml:space="preserve"> tipping point </w:t>
      </w:r>
      <w:r w:rsidR="00055424" w:rsidRPr="00940663">
        <w:rPr>
          <w:rFonts w:ascii="Helvetica" w:hAnsi="Helvetica"/>
          <w:sz w:val="22"/>
          <w:szCs w:val="22"/>
        </w:rPr>
        <w:t xml:space="preserve">(Fig. </w:t>
      </w:r>
      <w:r w:rsidR="002F1AC5">
        <w:rPr>
          <w:rFonts w:ascii="Helvetica" w:hAnsi="Helvetica"/>
          <w:sz w:val="22"/>
          <w:szCs w:val="22"/>
        </w:rPr>
        <w:t>2</w:t>
      </w:r>
      <w:r w:rsidR="00055424" w:rsidRPr="00940663">
        <w:rPr>
          <w:rFonts w:ascii="Helvetica" w:hAnsi="Helvetica"/>
          <w:sz w:val="22"/>
          <w:szCs w:val="22"/>
        </w:rPr>
        <w:t xml:space="preserve">). </w:t>
      </w:r>
      <w:r w:rsidR="00A15F36">
        <w:rPr>
          <w:rFonts w:ascii="Helvetica" w:hAnsi="Helvetica"/>
          <w:sz w:val="22"/>
          <w:szCs w:val="22"/>
        </w:rPr>
        <w:t xml:space="preserve">Although heavy harvest rates increase the probability of the system tipping </w:t>
      </w:r>
      <w:r w:rsidR="00137A9E">
        <w:rPr>
          <w:rFonts w:ascii="Helvetica" w:hAnsi="Helvetica"/>
          <w:sz w:val="22"/>
          <w:szCs w:val="22"/>
        </w:rPr>
        <w:t>(Fig.</w:t>
      </w:r>
      <w:r w:rsidR="00A15F36">
        <w:rPr>
          <w:rFonts w:ascii="Helvetica" w:hAnsi="Helvetica"/>
          <w:sz w:val="22"/>
          <w:szCs w:val="22"/>
        </w:rPr>
        <w:t xml:space="preserve"> </w:t>
      </w:r>
      <w:r w:rsidR="002F1AC5">
        <w:rPr>
          <w:rFonts w:ascii="Helvetica" w:hAnsi="Helvetica"/>
          <w:sz w:val="22"/>
          <w:szCs w:val="22"/>
        </w:rPr>
        <w:t>S1</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53218C39" w14:textId="275CDE3E" w:rsidR="00DC33F5" w:rsidRDefault="00DC33F5" w:rsidP="00DC33F5">
      <w:pPr>
        <w:rPr>
          <w:rFonts w:ascii="Helvetica" w:hAnsi="Helvetica"/>
          <w:i/>
          <w:sz w:val="22"/>
          <w:szCs w:val="22"/>
        </w:rPr>
      </w:pPr>
      <w:r w:rsidRPr="00940663">
        <w:rPr>
          <w:rFonts w:ascii="Helvetica" w:hAnsi="Helvetica"/>
          <w:i/>
          <w:sz w:val="22"/>
          <w:szCs w:val="22"/>
        </w:rPr>
        <w:t>Given</w:t>
      </w:r>
      <w:r w:rsidR="00D707B4">
        <w:rPr>
          <w:rFonts w:ascii="Helvetica" w:hAnsi="Helvetica"/>
          <w:i/>
          <w:sz w:val="22"/>
          <w:szCs w:val="22"/>
        </w:rPr>
        <w:t xml:space="preserve"> that</w:t>
      </w:r>
      <w:r w:rsidRPr="00940663">
        <w:rPr>
          <w:rFonts w:ascii="Helvetica" w:hAnsi="Helvetica"/>
          <w:i/>
          <w:sz w:val="22"/>
          <w:szCs w:val="22"/>
        </w:rPr>
        <w:t xml:space="preserve"> tipping points </w:t>
      </w:r>
      <w:r>
        <w:rPr>
          <w:rFonts w:ascii="Helvetica" w:hAnsi="Helvetica"/>
          <w:i/>
          <w:sz w:val="22"/>
          <w:szCs w:val="22"/>
        </w:rPr>
        <w:t xml:space="preserve">are crossed </w:t>
      </w:r>
      <w:r w:rsidR="00A64170">
        <w:rPr>
          <w:rFonts w:ascii="Helvetica" w:hAnsi="Helvetica"/>
          <w:i/>
          <w:sz w:val="22"/>
          <w:szCs w:val="22"/>
        </w:rPr>
        <w:t>when monitoring precision is low</w:t>
      </w:r>
      <w:r w:rsidRPr="00940663">
        <w:rPr>
          <w:rFonts w:ascii="Helvetica" w:hAnsi="Helvetica"/>
          <w:i/>
          <w:sz w:val="22"/>
          <w:szCs w:val="22"/>
        </w:rPr>
        <w:t xml:space="preserve"> and extraction pressure</w:t>
      </w:r>
      <w:r w:rsidR="00A64170">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4A51AC44" w14:textId="77777777" w:rsidR="00A0799D" w:rsidRPr="00A0799D" w:rsidRDefault="00A0799D" w:rsidP="00F82B54">
      <w:pPr>
        <w:rPr>
          <w:rFonts w:ascii="Helvetica" w:hAnsi="Helvetica"/>
          <w:sz w:val="22"/>
          <w:szCs w:val="22"/>
        </w:rPr>
      </w:pPr>
    </w:p>
    <w:p w14:paraId="7D4A3249" w14:textId="6FC0655E" w:rsidR="001C5532" w:rsidRPr="00930F73" w:rsidRDefault="00A0799D" w:rsidP="001C5532">
      <w:pPr>
        <w:rPr>
          <w:rFonts w:ascii="Helvetica" w:hAnsi="Helvetica"/>
          <w:sz w:val="22"/>
          <w:szCs w:val="22"/>
        </w:rPr>
      </w:pPr>
      <w:r w:rsidRPr="00A0799D">
        <w:rPr>
          <w:rFonts w:ascii="Helvetica" w:hAnsi="Helvetica"/>
          <w:sz w:val="22"/>
          <w:szCs w:val="22"/>
        </w:rP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r w:rsidR="00A86ABB">
        <w:rPr>
          <w:rFonts w:ascii="Helvetica" w:hAnsi="Helvetica"/>
          <w:sz w:val="22"/>
          <w:szCs w:val="22"/>
        </w:rPr>
        <w:t xml:space="preserve">. </w:t>
      </w:r>
      <w:commentRangeStart w:id="8"/>
      <w:r w:rsidR="00CA4F64">
        <w:rPr>
          <w:rFonts w:ascii="Helvetica" w:hAnsi="Helvetica"/>
          <w:sz w:val="22"/>
          <w:szCs w:val="22"/>
        </w:rPr>
        <w:t xml:space="preserve">We defined a </w:t>
      </w:r>
      <w:r w:rsidR="00933791" w:rsidRPr="00940663">
        <w:rPr>
          <w:rFonts w:ascii="Helvetica" w:hAnsi="Helvetica"/>
          <w:sz w:val="22"/>
          <w:szCs w:val="22"/>
        </w:rPr>
        <w:t xml:space="preserve">safe operating space </w:t>
      </w:r>
      <w:r w:rsidR="00CA4F64">
        <w:rPr>
          <w:rFonts w:ascii="Helvetica" w:hAnsi="Helvetica"/>
          <w:sz w:val="22"/>
          <w:szCs w:val="22"/>
        </w:rPr>
        <w:t>as</w:t>
      </w:r>
      <w:r w:rsidR="00933791" w:rsidRPr="00940663">
        <w:rPr>
          <w:rFonts w:ascii="Helvetica" w:hAnsi="Helvetica"/>
          <w:sz w:val="22"/>
          <w:szCs w:val="22"/>
        </w:rPr>
        <w:t xml:space="preserve"> </w:t>
      </w:r>
      <w:r w:rsidR="00D707B4">
        <w:rPr>
          <w:rFonts w:ascii="Helvetica" w:hAnsi="Helvetica"/>
          <w:sz w:val="22"/>
          <w:szCs w:val="22"/>
        </w:rPr>
        <w:t xml:space="preserve">a </w:t>
      </w:r>
      <w:r w:rsidR="00933791" w:rsidRPr="00940663">
        <w:rPr>
          <w:rFonts w:ascii="Helvetica" w:hAnsi="Helvetica"/>
          <w:sz w:val="22"/>
          <w:szCs w:val="22"/>
        </w:rPr>
        <w:t>combination of exploitation effort and the minimum precision required to avoid crossing a tipping point</w:t>
      </w:r>
      <w:r w:rsidR="003E5486">
        <w:rPr>
          <w:rFonts w:ascii="Helvetica" w:hAnsi="Helvetica"/>
          <w:sz w:val="22"/>
          <w:szCs w:val="22"/>
        </w:rPr>
        <w:t xml:space="preserve"> or </w:t>
      </w:r>
      <w:r w:rsidR="008F3894" w:rsidRPr="00E96363">
        <w:rPr>
          <w:rFonts w:ascii="Helvetica" w:hAnsi="Helvetica"/>
          <w:sz w:val="22"/>
          <w:szCs w:val="22"/>
        </w:rPr>
        <w:t>limit reference point</w:t>
      </w:r>
      <w:r w:rsidR="00CA4F64">
        <w:rPr>
          <w:rFonts w:ascii="Helvetica" w:hAnsi="Helvetica"/>
          <w:sz w:val="22"/>
          <w:szCs w:val="22"/>
        </w:rPr>
        <w:t xml:space="preserve">. The </w:t>
      </w:r>
      <w:r w:rsidR="00211620">
        <w:rPr>
          <w:rFonts w:ascii="Helvetica" w:hAnsi="Helvetica"/>
          <w:sz w:val="22"/>
          <w:szCs w:val="22"/>
        </w:rPr>
        <w:t xml:space="preserve">operating space </w:t>
      </w:r>
      <w:r w:rsidR="00CA4F64">
        <w:rPr>
          <w:rFonts w:ascii="Helvetica" w:hAnsi="Helvetica"/>
          <w:sz w:val="22"/>
          <w:szCs w:val="22"/>
        </w:rPr>
        <w:t xml:space="preserve">defined as “safe” </w:t>
      </w:r>
      <w:r w:rsidR="00B16D69">
        <w:rPr>
          <w:rFonts w:ascii="Helvetica" w:hAnsi="Helvetica"/>
          <w:sz w:val="22"/>
          <w:szCs w:val="22"/>
        </w:rPr>
        <w:t>becomes</w:t>
      </w:r>
      <w:r w:rsidR="00B16D69" w:rsidRPr="00940663">
        <w:rPr>
          <w:rFonts w:ascii="Helvetica" w:hAnsi="Helvetica"/>
          <w:sz w:val="22"/>
          <w:szCs w:val="22"/>
        </w:rPr>
        <w:t xml:space="preserve"> </w:t>
      </w:r>
      <w:r w:rsidR="00B3069E" w:rsidRPr="00940663">
        <w:rPr>
          <w:rFonts w:ascii="Helvetica" w:hAnsi="Helvetica"/>
          <w:sz w:val="22"/>
          <w:szCs w:val="22"/>
        </w:rPr>
        <w:t xml:space="preserve">narrower </w:t>
      </w:r>
      <w:r w:rsidR="00B16D69">
        <w:rPr>
          <w:rFonts w:ascii="Helvetica" w:hAnsi="Helvetica"/>
          <w:sz w:val="22"/>
          <w:szCs w:val="22"/>
        </w:rPr>
        <w:t>as the manager or stakeholder’s aversion to risk increases</w:t>
      </w:r>
      <w:r w:rsidR="00B16D69" w:rsidRPr="00940663">
        <w:rPr>
          <w:rFonts w:ascii="Helvetica" w:hAnsi="Helvetica"/>
          <w:sz w:val="22"/>
          <w:szCs w:val="22"/>
        </w:rPr>
        <w:t xml:space="preserve"> </w:t>
      </w:r>
      <w:r w:rsidR="00CD6FF0" w:rsidRPr="00940663">
        <w:rPr>
          <w:rFonts w:ascii="Helvetica" w:hAnsi="Helvetica"/>
          <w:sz w:val="22"/>
          <w:szCs w:val="22"/>
        </w:rPr>
        <w:t xml:space="preserve">(Fig. </w:t>
      </w:r>
      <w:r w:rsidR="002F1AC5">
        <w:rPr>
          <w:rFonts w:ascii="Helvetica" w:hAnsi="Helvetica"/>
          <w:sz w:val="22"/>
          <w:szCs w:val="22"/>
        </w:rPr>
        <w:t>3</w:t>
      </w:r>
      <w:r w:rsidR="00CD6FF0" w:rsidRPr="00940663">
        <w:rPr>
          <w:rFonts w:ascii="Helvetica" w:hAnsi="Helvetica"/>
          <w:sz w:val="22"/>
          <w:szCs w:val="22"/>
        </w:rPr>
        <w:t>)</w:t>
      </w:r>
      <w:r w:rsidR="00CA4F64">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sidR="00CA4F64">
        <w:rPr>
          <w:rFonts w:ascii="Helvetica" w:hAnsi="Helvetica"/>
          <w:sz w:val="22"/>
          <w:szCs w:val="22"/>
        </w:rPr>
        <w:t xml:space="preserve">precautionary approach </w:t>
      </w:r>
      <w:r w:rsidR="00D7486C">
        <w:rPr>
          <w:rFonts w:ascii="Helvetica" w:hAnsi="Helvetica"/>
          <w:sz w:val="22"/>
          <w:szCs w:val="22"/>
        </w:rPr>
        <w:t>with</w:t>
      </w:r>
      <w:r w:rsidR="00CA4F64">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w:t>
      </w:r>
      <w:commentRangeEnd w:id="8"/>
      <w:r w:rsidR="003A5CE7">
        <w:rPr>
          <w:rStyle w:val="CommentReference"/>
        </w:rPr>
        <w:commentReference w:id="8"/>
      </w:r>
      <w:r w:rsidR="00A53D50" w:rsidRPr="00940663">
        <w:rPr>
          <w:rFonts w:ascii="Helvetica" w:hAnsi="Helvetica"/>
          <w:sz w:val="22"/>
          <w:szCs w:val="22"/>
        </w:rPr>
        <w:t xml:space="preserve">Because the biomass for the </w:t>
      </w:r>
      <w:r w:rsidR="008F3894" w:rsidRPr="00E96363">
        <w:rPr>
          <w:rFonts w:ascii="Helvetica" w:hAnsi="Helvetica"/>
          <w:sz w:val="22"/>
          <w:szCs w:val="22"/>
        </w:rPr>
        <w:t>limit reference point</w:t>
      </w:r>
      <w:r w:rsidR="008F3894" w:rsidRPr="00940663">
        <w:rPr>
          <w:rFonts w:ascii="Helvetica" w:hAnsi="Helvetica"/>
          <w:sz w:val="22"/>
          <w:szCs w:val="22"/>
        </w:rPr>
        <w:t xml:space="preserve"> </w:t>
      </w:r>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w:t>
      </w:r>
      <w:r w:rsidR="008F3894" w:rsidRPr="00E96363">
        <w:rPr>
          <w:rFonts w:ascii="Helvetica" w:hAnsi="Helvetica"/>
          <w:sz w:val="22"/>
          <w:szCs w:val="22"/>
        </w:rPr>
        <w:t>limit reference point</w:t>
      </w:r>
      <w:r w:rsidR="008F3894">
        <w:rPr>
          <w:rFonts w:ascii="Helvetica" w:hAnsi="Helvetica"/>
          <w:sz w:val="22"/>
          <w:szCs w:val="22"/>
        </w:rPr>
        <w:t xml:space="preserve">s </w:t>
      </w:r>
      <w:r w:rsidR="00A53D50" w:rsidRPr="00940663">
        <w:rPr>
          <w:rFonts w:ascii="Helvetica" w:hAnsi="Helvetica"/>
          <w:sz w:val="22"/>
          <w:szCs w:val="22"/>
        </w:rPr>
        <w:t>than it is to avoid tipp</w:t>
      </w:r>
      <w:r w:rsidR="001C5532">
        <w:rPr>
          <w:rFonts w:ascii="Helvetica" w:hAnsi="Helvetica"/>
          <w:sz w:val="22"/>
          <w:szCs w:val="22"/>
        </w:rPr>
        <w:t xml:space="preserve">ing points. </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6C92E731"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w:t>
      </w:r>
      <w:r w:rsidR="00B16D69">
        <w:rPr>
          <w:rFonts w:ascii="Helvetica" w:hAnsi="Helvetica"/>
          <w:i/>
          <w:sz w:val="22"/>
          <w:szCs w:val="22"/>
        </w:rPr>
        <w:t xml:space="preserve"> the</w:t>
      </w:r>
      <w:r w:rsidRPr="00940663">
        <w:rPr>
          <w:rFonts w:ascii="Helvetica" w:hAnsi="Helvetica"/>
          <w:i/>
          <w:sz w:val="22"/>
          <w:szCs w:val="22"/>
        </w:rPr>
        <w:t xml:space="preserve">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3EB4ED57" w:rsidR="00D92C7A" w:rsidRDefault="009E631B" w:rsidP="00466A9D">
      <w:pPr>
        <w:rPr>
          <w:rFonts w:ascii="Helvetica" w:hAnsi="Helvetica"/>
          <w:sz w:val="22"/>
          <w:szCs w:val="22"/>
        </w:rPr>
      </w:pPr>
      <w:r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w:t>
      </w:r>
      <w:r w:rsidR="00B16D69">
        <w:rPr>
          <w:rFonts w:ascii="Helvetica" w:hAnsi="Helvetica"/>
          <w:sz w:val="22"/>
          <w:szCs w:val="22"/>
        </w:rPr>
        <w:t>.</w:t>
      </w:r>
      <w:r w:rsidR="00DE4DC0">
        <w:rPr>
          <w:rFonts w:ascii="Helvetica" w:hAnsi="Helvetica"/>
          <w:sz w:val="22"/>
          <w:szCs w:val="22"/>
        </w:rPr>
        <w:t xml:space="preserve"> </w:t>
      </w:r>
      <w:r w:rsidR="00B16D69">
        <w:rPr>
          <w:rFonts w:ascii="Helvetica" w:hAnsi="Helvetica"/>
          <w:sz w:val="22"/>
          <w:szCs w:val="22"/>
        </w:rPr>
        <w:t>H</w:t>
      </w:r>
      <w:r w:rsidR="00DE4DC0">
        <w:rPr>
          <w:rFonts w:ascii="Helvetica" w:hAnsi="Helvetica"/>
          <w:sz w:val="22"/>
          <w:szCs w:val="22"/>
        </w:rPr>
        <w:t>owever</w:t>
      </w:r>
      <w:r w:rsidR="000D0034">
        <w:rPr>
          <w:rFonts w:ascii="Helvetica" w:hAnsi="Helvetica"/>
          <w:sz w:val="22"/>
          <w:szCs w:val="22"/>
        </w:rPr>
        <w:t>,</w:t>
      </w:r>
      <w:r w:rsidR="00DE4DC0">
        <w:rPr>
          <w:rFonts w:ascii="Helvetica" w:hAnsi="Helvetica"/>
          <w:sz w:val="22"/>
          <w:szCs w:val="22"/>
        </w:rPr>
        <w:t xml:space="preserve"> </w:t>
      </w:r>
      <w:r w:rsidR="00B82848" w:rsidRPr="0027357B">
        <w:rPr>
          <w:rFonts w:ascii="Helvetica" w:hAnsi="Helvetica"/>
          <w:sz w:val="22"/>
          <w:szCs w:val="22"/>
        </w:rPr>
        <w:t>monitoring is most costly</w:t>
      </w:r>
      <w:r w:rsidR="00B16D69">
        <w:rPr>
          <w:rFonts w:ascii="Helvetica" w:hAnsi="Helvetica"/>
          <w:sz w:val="22"/>
          <w:szCs w:val="22"/>
        </w:rPr>
        <w:t xml:space="preserve"> under these same circumstances</w:t>
      </w:r>
      <w:r w:rsidR="00171438">
        <w:rPr>
          <w:rFonts w:ascii="Helvetica" w:hAnsi="Helvetica"/>
          <w:sz w:val="22"/>
          <w:szCs w:val="22"/>
        </w:rPr>
        <w:t xml:space="preserve">. </w:t>
      </w:r>
      <w:r w:rsidR="00A262AC" w:rsidRPr="0027357B">
        <w:rPr>
          <w:rFonts w:ascii="Helvetica" w:hAnsi="Helvetica"/>
          <w:sz w:val="22"/>
          <w:szCs w:val="22"/>
        </w:rPr>
        <w:t>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w:t>
      </w:r>
      <w:r w:rsidR="00A262AC" w:rsidRPr="0027357B">
        <w:rPr>
          <w:rFonts w:ascii="Helvetica" w:hAnsi="Helvetica"/>
          <w:sz w:val="22"/>
          <w:szCs w:val="22"/>
        </w:rPr>
        <w:lastRenderedPageBreak/>
        <w:t xml:space="preserve">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B16D69">
        <w:rPr>
          <w:rFonts w:ascii="Helvetica" w:hAnsi="Helvetica"/>
          <w:sz w:val="22"/>
          <w:szCs w:val="22"/>
        </w:rPr>
        <w:t xml:space="preserve">and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D0034D">
        <w:rPr>
          <w:rFonts w:ascii="Helvetica" w:hAnsi="Helvetica"/>
          <w:sz w:val="22"/>
          <w:szCs w:val="22"/>
        </w:rPr>
        <w:t>,</w:t>
      </w:r>
      <w:r w:rsidR="0012059B" w:rsidRPr="0027357B">
        <w:rPr>
          <w:rFonts w:ascii="Helvetica" w:hAnsi="Helvetica"/>
          <w:sz w:val="22"/>
          <w:szCs w:val="22"/>
        </w:rPr>
        <w:t xml:space="preserve">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t>
      </w:r>
      <w:r w:rsidR="00B16D69">
        <w:rPr>
          <w:rFonts w:ascii="Helvetica" w:hAnsi="Helvetica"/>
          <w:sz w:val="22"/>
          <w:szCs w:val="22"/>
        </w:rPr>
        <w:t xml:space="preserve">with regard to </w:t>
      </w:r>
      <w:r w:rsidR="0012059B" w:rsidRPr="0027357B">
        <w:rPr>
          <w:rFonts w:ascii="Helvetica" w:hAnsi="Helvetica"/>
          <w:sz w:val="22"/>
          <w:szCs w:val="22"/>
        </w:rPr>
        <w:t xml:space="preserve">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w:t>
      </w:r>
      <w:r w:rsidR="00B16D69">
        <w:rPr>
          <w:rFonts w:ascii="Helvetica" w:hAnsi="Helvetica"/>
          <w:sz w:val="22"/>
          <w:szCs w:val="22"/>
        </w:rPr>
        <w:t>minimizing</w:t>
      </w:r>
      <w:r w:rsidR="00B16D69" w:rsidRPr="0027357B">
        <w:rPr>
          <w:rFonts w:ascii="Helvetica" w:hAnsi="Helvetica"/>
          <w:sz w:val="22"/>
          <w:szCs w:val="22"/>
        </w:rPr>
        <w:t xml:space="preserve"> </w:t>
      </w:r>
      <w:r w:rsidR="007F159D" w:rsidRPr="0027357B">
        <w:rPr>
          <w:rFonts w:ascii="Helvetica" w:hAnsi="Helvetica"/>
          <w:sz w:val="22"/>
          <w:szCs w:val="22"/>
        </w:rPr>
        <w:t>monitoring costs and</w:t>
      </w:r>
      <w:r w:rsidR="00B16D69">
        <w:rPr>
          <w:rFonts w:ascii="Helvetica" w:hAnsi="Helvetica"/>
          <w:sz w:val="22"/>
          <w:szCs w:val="22"/>
        </w:rPr>
        <w:t xml:space="preserve"> the</w:t>
      </w:r>
      <w:r w:rsidR="007F159D" w:rsidRPr="0027357B">
        <w:rPr>
          <w:rFonts w:ascii="Helvetica" w:hAnsi="Helvetica"/>
          <w:sz w:val="22"/>
          <w:szCs w:val="22"/>
        </w:rPr>
        <w:t xml:space="preserve"> risk of population collapse</w:t>
      </w:r>
      <w:r w:rsidR="00741A2F">
        <w:rPr>
          <w:rFonts w:ascii="Helvetica" w:hAnsi="Helvetica"/>
          <w:sz w:val="22"/>
          <w:szCs w:val="22"/>
        </w:rPr>
        <w:t>.</w:t>
      </w:r>
      <w:r w:rsidR="00466A9D">
        <w:rPr>
          <w:rFonts w:ascii="Helvetica" w:hAnsi="Helvetica"/>
          <w:sz w:val="22"/>
          <w:szCs w:val="22"/>
        </w:rPr>
        <w:t xml:space="preserve"> </w:t>
      </w:r>
      <w:r w:rsidR="00BE24D6">
        <w:rPr>
          <w:rFonts w:ascii="Helvetica" w:hAnsi="Helvetica"/>
          <w:sz w:val="22"/>
          <w:szCs w:val="22"/>
        </w:rPr>
        <w:t xml:space="preserve">(Fig. </w:t>
      </w:r>
      <w:r w:rsidR="002366A6">
        <w:rPr>
          <w:rFonts w:ascii="Helvetica" w:hAnsi="Helvetica"/>
          <w:sz w:val="22"/>
          <w:szCs w:val="22"/>
        </w:rPr>
        <w:t>4</w:t>
      </w:r>
      <w:r w:rsidR="00BE24D6">
        <w:rPr>
          <w:rFonts w:ascii="Helvetica" w:hAnsi="Helvetica"/>
          <w:sz w:val="22"/>
          <w:szCs w:val="22"/>
        </w:rPr>
        <w:t>)</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088E8398" w:rsidR="009233A8" w:rsidRDefault="000D0034" w:rsidP="009233A8">
      <w:pPr>
        <w:rPr>
          <w:rFonts w:ascii="Helvetica" w:hAnsi="Helvetica" w:cs="Helvetica"/>
          <w:sz w:val="22"/>
          <w:szCs w:val="22"/>
        </w:rPr>
      </w:pPr>
      <w:r>
        <w:rPr>
          <w:rFonts w:ascii="Helvetica" w:hAnsi="Helvetica"/>
          <w:sz w:val="22"/>
          <w:szCs w:val="22"/>
        </w:rPr>
        <w:t>Ecosystem</w:t>
      </w:r>
      <w:r w:rsidR="00A352EA">
        <w:rPr>
          <w:rFonts w:ascii="Helvetica" w:hAnsi="Helvetica"/>
          <w:sz w:val="22"/>
          <w:szCs w:val="22"/>
        </w:rPr>
        <w:t xml:space="preserve"> monitoring</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sidR="00A352EA">
        <w:rPr>
          <w:rFonts w:ascii="Helvetica" w:hAnsi="Helvetica"/>
          <w:sz w:val="22"/>
          <w:szCs w:val="22"/>
        </w:rPr>
        <w:t>.</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07FED">
        <w:rPr>
          <w:rFonts w:ascii="Helvetica" w:hAnsi="Helvetica" w:cs="Helvetica Neue"/>
          <w:sz w:val="22"/>
          <w:szCs w:val="22"/>
        </w:rPr>
        <w:t>a</w:t>
      </w:r>
      <w:r w:rsidR="004758C3" w:rsidRPr="00A21B6D">
        <w:rPr>
          <w:rFonts w:ascii="Helvetica" w:hAnsi="Helvetica" w:cs="Helvetica Neue"/>
          <w:sz w:val="22"/>
          <w:szCs w:val="22"/>
        </w:rPr>
        <w:t xml:space="preserve"> </w:t>
      </w:r>
      <w:r w:rsidR="00407FED">
        <w:rPr>
          <w:rFonts w:ascii="Helvetica" w:hAnsi="Helvetica" w:cs="Helvetica Neue"/>
          <w:sz w:val="22"/>
          <w:szCs w:val="22"/>
        </w:rPr>
        <w:t>tipping point</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77253E">
        <w:rPr>
          <w:rFonts w:ascii="Helvetica" w:hAnsi="Helvetica" w:cs="Helvetica Neue"/>
          <w:sz w:val="22"/>
          <w:szCs w:val="22"/>
        </w:rPr>
        <w:t xml:space="preserve">a change in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w:t>
      </w:r>
      <w:r w:rsidR="00B14689">
        <w:rPr>
          <w:rFonts w:ascii="Helvetica" w:hAnsi="Helvetica" w:cs="Helvetica Neue"/>
          <w:sz w:val="22"/>
          <w:szCs w:val="22"/>
        </w:rPr>
        <w:t>,</w:t>
      </w:r>
      <w:r w:rsidR="007D3A17" w:rsidRPr="00005901">
        <w:rPr>
          <w:rFonts w:ascii="Helvetica" w:hAnsi="Helvetica" w:cs="Helvetica Neue"/>
          <w:sz w:val="22"/>
          <w:szCs w:val="22"/>
        </w:rPr>
        <w:t xml:space="preserve">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w:t>
      </w:r>
      <w:r w:rsidR="00B14689">
        <w:rPr>
          <w:rFonts w:ascii="Helvetica" w:hAnsi="Helvetica" w:cs="Helvetica"/>
          <w:sz w:val="22"/>
          <w:szCs w:val="22"/>
        </w:rPr>
        <w:t xml:space="preserve"> </w:t>
      </w:r>
      <w:r w:rsidR="005F40F4">
        <w:rPr>
          <w:rFonts w:ascii="Helvetica" w:hAnsi="Helvetica" w:cs="Helvetica"/>
          <w:sz w:val="22"/>
          <w:szCs w:val="22"/>
        </w:rPr>
        <w:t xml:space="preserve">monitoring program that takes </w:t>
      </w:r>
      <w:r w:rsidR="00B14689">
        <w:rPr>
          <w:rFonts w:ascii="Helvetica" w:hAnsi="Helvetica" w:cs="Helvetica"/>
          <w:sz w:val="22"/>
          <w:szCs w:val="22"/>
        </w:rPr>
        <w:t>advantage</w:t>
      </w:r>
      <w:r w:rsidR="005F40F4">
        <w:rPr>
          <w:rFonts w:ascii="Helvetica" w:hAnsi="Helvetica" w:cs="Helvetica"/>
          <w:sz w:val="22"/>
          <w:szCs w:val="22"/>
        </w:rPr>
        <w:t xml:space="preserv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w:t>
      </w:r>
      <w:r w:rsidR="009233A8" w:rsidRPr="00927692">
        <w:rPr>
          <w:rFonts w:ascii="Helvetica" w:hAnsi="Helvetica" w:cs="Helvetica"/>
          <w:sz w:val="22"/>
          <w:szCs w:val="22"/>
        </w:rPr>
        <w:t>minimize</w:t>
      </w:r>
      <w:r w:rsidR="009233A8">
        <w:rPr>
          <w:rFonts w:ascii="Helvetica" w:hAnsi="Helvetica" w:cs="Helvetica"/>
          <w:sz w:val="22"/>
          <w:szCs w:val="22"/>
        </w:rPr>
        <w:t xml:space="preserve"> costs</w:t>
      </w:r>
      <w:r w:rsidR="00B22036">
        <w:rPr>
          <w:rFonts w:ascii="Helvetica" w:hAnsi="Helvetica" w:cs="Helvetica"/>
          <w:sz w:val="22"/>
          <w:szCs w:val="22"/>
        </w:rPr>
        <w:t>, maximize profits</w:t>
      </w:r>
      <w:r w:rsidR="00B14689">
        <w:rPr>
          <w:rFonts w:ascii="Helvetica" w:hAnsi="Helvetica" w:cs="Helvetica"/>
          <w:sz w:val="22"/>
          <w:szCs w:val="22"/>
        </w:rPr>
        <w:t>,</w:t>
      </w:r>
      <w:r w:rsidR="00B22036">
        <w:rPr>
          <w:rFonts w:ascii="Helvetica" w:hAnsi="Helvetica" w:cs="Helvetica"/>
          <w:sz w:val="22"/>
          <w:szCs w:val="22"/>
        </w:rPr>
        <w:t xml:space="preserve">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r w:rsidR="0077253E">
        <w:rPr>
          <w:rFonts w:ascii="Helvetica" w:hAnsi="Helvetica" w:cs="Helvetica"/>
          <w:sz w:val="22"/>
          <w:szCs w:val="22"/>
        </w:rPr>
        <w:t>managers who are working with</w:t>
      </w:r>
      <w:r w:rsidR="0077253E" w:rsidRPr="00927692">
        <w:rPr>
          <w:rFonts w:ascii="Helvetica" w:hAnsi="Helvetica" w:cs="Helvetica"/>
          <w:sz w:val="22"/>
          <w:szCs w:val="22"/>
        </w:rPr>
        <w:t xml:space="preserve"> </w:t>
      </w:r>
      <w:r w:rsidR="009233A8" w:rsidRPr="00927692">
        <w:rPr>
          <w:rFonts w:ascii="Helvetica" w:hAnsi="Helvetica" w:cs="Helvetica"/>
          <w:sz w:val="22"/>
          <w:szCs w:val="22"/>
        </w:rPr>
        <w:t>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0858E110" w:rsidR="008020E6" w:rsidRDefault="007937E8" w:rsidP="008020E6">
      <w:pPr>
        <w:ind w:firstLine="720"/>
        <w:rPr>
          <w:rFonts w:ascii="Helvetica" w:hAnsi="Helvetica"/>
          <w:sz w:val="22"/>
          <w:szCs w:val="22"/>
        </w:rPr>
      </w:pPr>
      <w:r>
        <w:rPr>
          <w:rFonts w:ascii="Helvetica" w:hAnsi="Helvetica"/>
          <w:sz w:val="22"/>
          <w:szCs w:val="22"/>
        </w:rPr>
        <w:t>Our examination of the relative cost</w:t>
      </w:r>
      <w:r w:rsidR="0077253E">
        <w:rPr>
          <w:rFonts w:ascii="Helvetica" w:hAnsi="Helvetica"/>
          <w:sz w:val="22"/>
          <w:szCs w:val="22"/>
        </w:rPr>
        <w:t>s</w:t>
      </w:r>
      <w:r>
        <w:rPr>
          <w:rFonts w:ascii="Helvetica" w:hAnsi="Helvetica"/>
          <w:sz w:val="22"/>
          <w:szCs w:val="22"/>
        </w:rPr>
        <w:t xml:space="preserve"> and benefit</w:t>
      </w:r>
      <w:r w:rsidR="0077253E">
        <w:rPr>
          <w:rFonts w:ascii="Helvetica" w:hAnsi="Helvetica"/>
          <w:sz w:val="22"/>
          <w:szCs w:val="22"/>
        </w:rPr>
        <w:t>s</w:t>
      </w:r>
      <w:r>
        <w:rPr>
          <w:rFonts w:ascii="Helvetica" w:hAnsi="Helvetica"/>
          <w:sz w:val="22"/>
          <w:szCs w:val="22"/>
        </w:rPr>
        <w:t xml:space="preserve"> of different monitoring strategies suggest</w:t>
      </w:r>
      <w:r w:rsidR="001D34F7">
        <w:rPr>
          <w:rFonts w:ascii="Helvetica" w:hAnsi="Helvetica"/>
          <w:sz w:val="22"/>
          <w:szCs w:val="22"/>
        </w:rPr>
        <w:t>s</w:t>
      </w:r>
      <w:r>
        <w:rPr>
          <w:rFonts w:ascii="Helvetica" w:hAnsi="Helvetica"/>
          <w:sz w:val="22"/>
          <w:szCs w:val="22"/>
        </w:rPr>
        <w:t xml:space="preserve"> that high precision monitoring is always the most effective way to maximize yield and avoid crossing a tipping point or </w:t>
      </w:r>
      <w:r w:rsidR="008F3894" w:rsidRPr="00E96363">
        <w:rPr>
          <w:rFonts w:ascii="Helvetica" w:hAnsi="Helvetica"/>
          <w:sz w:val="22"/>
          <w:szCs w:val="22"/>
        </w:rPr>
        <w:t>limit reference point</w:t>
      </w:r>
      <w:r>
        <w:rPr>
          <w:rFonts w:ascii="Helvetica" w:hAnsi="Helvetica"/>
          <w:sz w:val="22"/>
          <w:szCs w:val="22"/>
        </w:rPr>
        <w:t xml:space="preserve">. However, high monitoring precision can be extremely expensive, and the feasibility of </w:t>
      </w:r>
      <w:r w:rsidR="0077253E">
        <w:rPr>
          <w:rFonts w:ascii="Helvetica" w:hAnsi="Helvetica"/>
          <w:sz w:val="22"/>
          <w:szCs w:val="22"/>
        </w:rPr>
        <w:t>payment</w:t>
      </w:r>
      <w:r>
        <w:rPr>
          <w:rFonts w:ascii="Helvetica" w:hAnsi="Helvetica"/>
          <w:sz w:val="22"/>
          <w:szCs w:val="22"/>
        </w:rPr>
        <w:t xml:space="preserve"> depends on the state of the system and </w:t>
      </w:r>
      <w:r w:rsidR="000C41E2">
        <w:rPr>
          <w:rFonts w:ascii="Helvetica" w:hAnsi="Helvetica"/>
          <w:sz w:val="22"/>
          <w:szCs w:val="22"/>
        </w:rPr>
        <w:t>the resources</w:t>
      </w:r>
      <w:r>
        <w:rPr>
          <w:rFonts w:ascii="Helvetica" w:hAnsi="Helvetica"/>
          <w:sz w:val="22"/>
          <w:szCs w:val="22"/>
        </w:rPr>
        <w:t xml:space="preserve"> industry or government agen</w:t>
      </w:r>
      <w:r w:rsidR="002F2EBF">
        <w:rPr>
          <w:rFonts w:ascii="Helvetica" w:hAnsi="Helvetica"/>
          <w:sz w:val="22"/>
          <w:szCs w:val="22"/>
        </w:rPr>
        <w:t xml:space="preserve">cies </w:t>
      </w:r>
      <w:r w:rsidR="000C41E2">
        <w:rPr>
          <w:rFonts w:ascii="Helvetica" w:hAnsi="Helvetica"/>
          <w:sz w:val="22"/>
          <w:szCs w:val="22"/>
        </w:rPr>
        <w:t>have to cover</w:t>
      </w:r>
      <w:r w:rsidR="0077253E">
        <w:rPr>
          <w:rFonts w:ascii="Helvetica" w:hAnsi="Helvetica"/>
          <w:sz w:val="22"/>
          <w:szCs w:val="22"/>
        </w:rPr>
        <w:t xml:space="preserve"> the costs of </w:t>
      </w:r>
      <w:r w:rsidR="002F2EBF">
        <w:rPr>
          <w:rFonts w:ascii="Helvetica" w:hAnsi="Helvetica"/>
          <w:sz w:val="22"/>
          <w:szCs w:val="22"/>
        </w:rPr>
        <w:t>monitoring</w:t>
      </w:r>
      <w:r w:rsidR="0077253E">
        <w:rPr>
          <w:rFonts w:ascii="Helvetica" w:hAnsi="Helvetica"/>
          <w:sz w:val="22"/>
          <w:szCs w:val="22"/>
        </w:rPr>
        <w:t xml:space="preserve"> efforts</w:t>
      </w:r>
      <w:r w:rsidR="002F2EBF">
        <w:rPr>
          <w:rFonts w:ascii="Helvetica" w:hAnsi="Helvetica"/>
          <w:sz w:val="22"/>
          <w:szCs w:val="22"/>
        </w:rPr>
        <w:t xml:space="preserve">. </w:t>
      </w:r>
      <w:r w:rsidR="0062782B">
        <w:rPr>
          <w:rFonts w:ascii="Helvetica" w:hAnsi="Helvetica"/>
          <w:sz w:val="22"/>
          <w:szCs w:val="22"/>
        </w:rPr>
        <w:t xml:space="preserve">In some circumstances </w:t>
      </w:r>
      <w:r>
        <w:rPr>
          <w:rFonts w:ascii="Helvetica" w:hAnsi="Helvetica"/>
          <w:sz w:val="22"/>
          <w:szCs w:val="22"/>
        </w:rPr>
        <w:t>‘moral hazard</w:t>
      </w:r>
      <w:r w:rsidR="0062782B">
        <w:rPr>
          <w:rFonts w:ascii="Helvetica" w:hAnsi="Helvetica"/>
          <w:sz w:val="22"/>
          <w:szCs w:val="22"/>
        </w:rPr>
        <w:t>s</w:t>
      </w:r>
      <w:r>
        <w:rPr>
          <w:rFonts w:ascii="Helvetica" w:hAnsi="Helvetica"/>
          <w:sz w:val="22"/>
          <w:szCs w:val="22"/>
        </w:rPr>
        <w:t>’</w:t>
      </w:r>
      <w:r w:rsidR="0062782B">
        <w:rPr>
          <w:rFonts w:ascii="Helvetica" w:hAnsi="Helvetica"/>
          <w:sz w:val="22"/>
          <w:szCs w:val="22"/>
        </w:rPr>
        <w:t xml:space="preserve"> can emerge,</w:t>
      </w:r>
      <w:r>
        <w:rPr>
          <w:rFonts w:ascii="Helvetica" w:hAnsi="Helvetica"/>
          <w:sz w:val="22"/>
          <w:szCs w:val="22"/>
        </w:rPr>
        <w:t xml:space="preserve"> where </w:t>
      </w:r>
      <w:r w:rsidR="00496CEF">
        <w:rPr>
          <w:rFonts w:ascii="Helvetica" w:hAnsi="Helvetica"/>
          <w:sz w:val="22"/>
          <w:szCs w:val="22"/>
        </w:rPr>
        <w:t>one organization</w:t>
      </w:r>
      <w:r>
        <w:rPr>
          <w:rFonts w:ascii="Helvetica" w:hAnsi="Helvetica"/>
          <w:sz w:val="22"/>
          <w:szCs w:val="22"/>
        </w:rPr>
        <w:t xml:space="preserve"> 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BC5AA5">
        <w:rPr>
          <w:rFonts w:ascii="Helvetica" w:hAnsi="Helvetica"/>
          <w:sz w:val="22"/>
          <w:szCs w:val="22"/>
        </w:rPr>
        <w:t xml:space="preserve"> </w:t>
      </w:r>
      <w:r w:rsidR="00496CEF">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496CEF">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w:t>
      </w:r>
      <w:r w:rsidR="00DB4CE5">
        <w:rPr>
          <w:rFonts w:ascii="Helvetica" w:hAnsi="Helvetica"/>
          <w:sz w:val="22"/>
          <w:szCs w:val="22"/>
        </w:rPr>
        <w:t xml:space="preserve"> of</w:t>
      </w:r>
      <w:r w:rsidR="00182080">
        <w:rPr>
          <w:rFonts w:ascii="Helvetica" w:hAnsi="Helvetica"/>
          <w:sz w:val="22"/>
          <w:szCs w:val="22"/>
        </w:rPr>
        <w:t xml:space="preserve">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7D65566A"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Pr>
          <w:rFonts w:ascii="Helvetica" w:hAnsi="Helvetica"/>
          <w:sz w:val="22"/>
          <w:szCs w:val="22"/>
        </w:rPr>
        <w:t>do</w:t>
      </w:r>
      <w:r>
        <w:rPr>
          <w:rFonts w:ascii="Helvetica" w:hAnsi="Helvetica"/>
          <w:sz w:val="22"/>
          <w:szCs w:val="22"/>
        </w:rPr>
        <w:t xml:space="preserve"> not always </w:t>
      </w:r>
      <w:r w:rsidR="00A02010">
        <w:rPr>
          <w:rFonts w:ascii="Helvetica" w:hAnsi="Helvetica"/>
          <w:sz w:val="22"/>
          <w:szCs w:val="22"/>
        </w:rPr>
        <w:t xml:space="preserve">align </w:t>
      </w:r>
      <w:r>
        <w:rPr>
          <w:rFonts w:ascii="Helvetica" w:hAnsi="Helvetica"/>
          <w:sz w:val="22"/>
          <w:szCs w:val="22"/>
        </w:rPr>
        <w:t xml:space="preserve">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w:t>
      </w:r>
      <w:r w:rsidR="00DB4CE5">
        <w:rPr>
          <w:rFonts w:ascii="Helvetica" w:hAnsi="Helvetica"/>
          <w:sz w:val="22"/>
          <w:szCs w:val="22"/>
        </w:rPr>
        <w:t xml:space="preserve">that </w:t>
      </w:r>
      <w:r w:rsidR="007E4DA3">
        <w:rPr>
          <w:rFonts w:ascii="Helvetica" w:hAnsi="Helvetica"/>
          <w:sz w:val="22"/>
          <w:szCs w:val="22"/>
        </w:rPr>
        <w:t xml:space="preserve">economic incentive </w:t>
      </w:r>
      <w:r w:rsidR="00BC5AA5">
        <w:rPr>
          <w:rFonts w:ascii="Helvetica" w:hAnsi="Helvetica"/>
          <w:sz w:val="22"/>
          <w:szCs w:val="22"/>
        </w:rPr>
        <w:t>exists for</w:t>
      </w:r>
      <w:r w:rsidR="007E4DA3">
        <w:rPr>
          <w:rFonts w:ascii="Helvetica" w:hAnsi="Helvetica"/>
          <w:sz w:val="22"/>
          <w:szCs w:val="22"/>
        </w:rPr>
        <w:t xml:space="preserve"> </w:t>
      </w:r>
      <w:r w:rsidR="00E331DD">
        <w:rPr>
          <w:rFonts w:ascii="Helvetica" w:hAnsi="Helvetica"/>
          <w:sz w:val="22"/>
          <w:szCs w:val="22"/>
        </w:rPr>
        <w:t>an organization</w:t>
      </w:r>
      <w:r w:rsidR="007E4DA3">
        <w:rPr>
          <w:rFonts w:ascii="Helvetica" w:hAnsi="Helvetica"/>
          <w:sz w:val="22"/>
          <w:szCs w:val="22"/>
        </w:rPr>
        <w:t xml:space="preserve">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agencies are incentivized to keep the ecosystem healthy but to minimize costs to taxpayers. This asymmetry </w:t>
      </w:r>
      <w:r w:rsidR="00C94671">
        <w:rPr>
          <w:rFonts w:ascii="Helvetica" w:hAnsi="Helvetica"/>
          <w:sz w:val="22"/>
          <w:szCs w:val="22"/>
        </w:rPr>
        <w:t xml:space="preserve">in incentives </w:t>
      </w:r>
      <w:r w:rsidR="00604D51">
        <w:rPr>
          <w:rFonts w:ascii="Helvetica" w:hAnsi="Helvetica"/>
          <w:sz w:val="22"/>
          <w:szCs w:val="22"/>
        </w:rPr>
        <w:t xml:space="preserve">for different stakeholders </w:t>
      </w:r>
      <w:r w:rsidR="00C94671">
        <w:rPr>
          <w:rFonts w:ascii="Helvetica" w:hAnsi="Helvetica"/>
          <w:sz w:val="22"/>
          <w:szCs w:val="22"/>
        </w:rPr>
        <w:t>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r w:rsidR="00272A37">
        <w:rPr>
          <w:rFonts w:ascii="Helvetica" w:hAnsi="Helvetica"/>
          <w:sz w:val="22"/>
          <w:szCs w:val="22"/>
        </w:rPr>
        <w:t xml:space="preserve">Thus, 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r w:rsidR="00E42600">
        <w:rPr>
          <w:rFonts w:ascii="Helvetica" w:hAnsi="Helvetica"/>
          <w:sz w:val="22"/>
          <w:szCs w:val="22"/>
        </w:rPr>
        <w:t xml:space="preserve"> are critical</w:t>
      </w:r>
      <w:r w:rsidR="00F9071C">
        <w:rPr>
          <w:rFonts w:ascii="Helvetica" w:hAnsi="Helvetica"/>
          <w:sz w:val="22"/>
          <w:szCs w:val="22"/>
        </w:rPr>
        <w:t xml:space="preserve">. </w:t>
      </w:r>
    </w:p>
    <w:p w14:paraId="344BC563" w14:textId="5A80C545" w:rsidR="00F9071C" w:rsidRDefault="00F9071C" w:rsidP="00F9071C">
      <w:pPr>
        <w:rPr>
          <w:rFonts w:ascii="Helvetica" w:hAnsi="Helvetica"/>
          <w:sz w:val="22"/>
          <w:szCs w:val="22"/>
        </w:rPr>
      </w:pPr>
      <w:r>
        <w:rPr>
          <w:rFonts w:ascii="Helvetica" w:hAnsi="Helvetica"/>
          <w:sz w:val="22"/>
          <w:szCs w:val="22"/>
        </w:rPr>
        <w:tab/>
      </w:r>
      <w:r w:rsidR="00272A37">
        <w:rPr>
          <w:rFonts w:ascii="Helvetica" w:hAnsi="Helvetica"/>
          <w:sz w:val="22"/>
          <w:szCs w:val="22"/>
        </w:rPr>
        <w:t>C</w:t>
      </w:r>
      <w:r>
        <w:rPr>
          <w:rFonts w:ascii="Helvetica" w:hAnsi="Helvetica"/>
          <w:sz w:val="22"/>
          <w:szCs w:val="22"/>
        </w:rPr>
        <w:t xml:space="preserve">ommercial fisheries offer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Pr>
          <w:rFonts w:ascii="Helvetica" w:hAnsi="Helvetica"/>
          <w:sz w:val="22"/>
          <w:szCs w:val="22"/>
        </w:rPr>
        <w:fldChar w:fldCharType="end"/>
      </w:r>
      <w:r>
        <w:rPr>
          <w:rFonts w:ascii="Helvetica" w:hAnsi="Helvetica"/>
          <w:sz w:val="22"/>
          <w:szCs w:val="22"/>
        </w:rPr>
        <w:t xml:space="preserve">. An </w:t>
      </w:r>
      <w:r>
        <w:rPr>
          <w:rFonts w:ascii="Helvetica" w:hAnsi="Helvetica"/>
          <w:sz w:val="22"/>
          <w:szCs w:val="22"/>
        </w:rPr>
        <w:lastRenderedPageBreak/>
        <w:t>example of this is the commercial pacific herring fishery in the North Pacific, where monitoring of spring herring spawns is primarily funded by the fishing industry</w:t>
      </w:r>
      <w:commentRangeStart w:id="9"/>
      <w:r>
        <w:rPr>
          <w:rFonts w:ascii="Helvetica" w:hAnsi="Helvetica"/>
          <w:sz w:val="22"/>
          <w:szCs w:val="22"/>
        </w:rPr>
        <w:t>.</w:t>
      </w:r>
      <w:commentRangeEnd w:id="9"/>
      <w:r>
        <w:rPr>
          <w:rStyle w:val="CommentReference"/>
        </w:rPr>
        <w:commentReference w:id="9"/>
      </w:r>
      <w:r>
        <w:rPr>
          <w:rFonts w:ascii="Helvetica" w:hAnsi="Helvetica"/>
          <w:sz w:val="22"/>
          <w:szCs w:val="22"/>
        </w:rPr>
        <w:t xml:space="preserve"> However, the fishery crossed a </w:t>
      </w:r>
      <w:r w:rsidR="008F3894" w:rsidRPr="00E96363">
        <w:rPr>
          <w:rFonts w:ascii="Helvetica" w:hAnsi="Helvetica"/>
          <w:sz w:val="22"/>
          <w:szCs w:val="22"/>
        </w:rPr>
        <w:t>limit reference point</w:t>
      </w:r>
      <w:r w:rsidR="008F3894">
        <w:rPr>
          <w:rFonts w:ascii="Helvetica" w:hAnsi="Helvetica"/>
          <w:sz w:val="22"/>
          <w:szCs w:val="22"/>
        </w:rPr>
        <w:t xml:space="preserve"> </w:t>
      </w:r>
      <w:r>
        <w:rPr>
          <w:rFonts w:ascii="Helvetica" w:hAnsi="Helvetica"/>
          <w:sz w:val="22"/>
          <w:szCs w:val="22"/>
        </w:rPr>
        <w:t xml:space="preserve">over a decade ago and has not fully recovered </w:t>
      </w:r>
      <w:r>
        <w:rPr>
          <w:rFonts w:ascii="Helvetica" w:hAnsi="Helvetica"/>
          <w:sz w:val="22"/>
          <w:szCs w:val="22"/>
        </w:rPr>
        <w:fldChar w:fldCharType="begin"/>
      </w:r>
      <w:r w:rsidR="00B548B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Pr>
          <w:rFonts w:ascii="Helvetica" w:hAnsi="Helvetica"/>
          <w:sz w:val="22"/>
          <w:szCs w:val="22"/>
        </w:rPr>
        <w:fldChar w:fldCharType="separate"/>
      </w:r>
      <w:r w:rsidR="00B548BF">
        <w:rPr>
          <w:rFonts w:ascii="Helvetica" w:hAnsi="Helvetica"/>
          <w:noProof/>
          <w:sz w:val="22"/>
          <w:szCs w:val="22"/>
        </w:rPr>
        <w:t>(Hölmstrom 1979)</w:t>
      </w:r>
      <w:r>
        <w:rPr>
          <w:rFonts w:ascii="Helvetica" w:hAnsi="Helvetica"/>
          <w:sz w:val="22"/>
          <w:szCs w:val="22"/>
        </w:rPr>
        <w:fldChar w:fldCharType="end"/>
      </w:r>
      <w:r>
        <w:rPr>
          <w:rFonts w:ascii="Helvetica" w:hAnsi="Helvetica"/>
          <w:sz w:val="22"/>
          <w:szCs w:val="22"/>
        </w:rPr>
        <w:t xml:space="preserve">. </w:t>
      </w:r>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and may prolong closures</w:t>
      </w:r>
      <w:r>
        <w:rPr>
          <w:rFonts w:ascii="Helvetica" w:hAnsi="Helvetica"/>
          <w:sz w:val="22"/>
          <w:szCs w:val="22"/>
        </w:rPr>
        <w:t xml:space="preserve">. </w:t>
      </w:r>
      <w:r w:rsidR="00272A37">
        <w:rPr>
          <w:rFonts w:ascii="Helvetica" w:hAnsi="Helvetica"/>
          <w:sz w:val="22"/>
          <w:szCs w:val="22"/>
        </w:rPr>
        <w:t>This case highlight</w:t>
      </w:r>
      <w:r w:rsidR="004813DA">
        <w:rPr>
          <w:rFonts w:ascii="Helvetica" w:hAnsi="Helvetica"/>
          <w:sz w:val="22"/>
          <w:szCs w:val="22"/>
        </w:rPr>
        <w:t>s</w:t>
      </w:r>
      <w:r w:rsidR="00272A37">
        <w:rPr>
          <w:rFonts w:ascii="Helvetica" w:hAnsi="Helvetica"/>
          <w:sz w:val="22"/>
          <w:szCs w:val="22"/>
        </w:rPr>
        <w:t xml:space="preserve"> a key consideration in monitoring programs: </w:t>
      </w:r>
      <w:r w:rsidR="00680130">
        <w:rPr>
          <w:rFonts w:ascii="Helvetica" w:hAnsi="Helvetica"/>
          <w:sz w:val="22"/>
          <w:szCs w:val="22"/>
        </w:rPr>
        <w:t xml:space="preserve">if information is most valuable </w:t>
      </w:r>
      <w:r w:rsidR="00272A37">
        <w:rPr>
          <w:rFonts w:ascii="Helvetica" w:hAnsi="Helvetica"/>
          <w:sz w:val="22"/>
          <w:szCs w:val="22"/>
        </w:rPr>
        <w:t>as</w:t>
      </w:r>
      <w:r w:rsidR="00680130">
        <w:rPr>
          <w:rFonts w:ascii="Helvetica" w:hAnsi="Helvetica"/>
          <w:sz w:val="22"/>
          <w:szCs w:val="22"/>
        </w:rPr>
        <w:t xml:space="preserve"> a</w:t>
      </w:r>
      <w:r>
        <w:rPr>
          <w:rFonts w:ascii="Helvetica" w:hAnsi="Helvetica"/>
          <w:sz w:val="22"/>
          <w:szCs w:val="22"/>
        </w:rPr>
        <w:t xml:space="preserve"> fishery </w:t>
      </w:r>
      <w:r w:rsidR="00272A37">
        <w:rPr>
          <w:rFonts w:ascii="Helvetica" w:hAnsi="Helvetica"/>
          <w:sz w:val="22"/>
          <w:szCs w:val="22"/>
        </w:rPr>
        <w:t xml:space="preserve">approaches collapse, </w:t>
      </w:r>
      <w:r w:rsidR="00680130">
        <w:rPr>
          <w:rFonts w:ascii="Helvetica" w:hAnsi="Helvetica"/>
          <w:sz w:val="22"/>
          <w:szCs w:val="22"/>
        </w:rPr>
        <w:t>it may be best to ensure that funding for monitoring is independent from stock size</w:t>
      </w:r>
      <w:r w:rsidR="003038C0">
        <w:rPr>
          <w:rFonts w:ascii="Helvetica" w:hAnsi="Helvetica"/>
          <w:sz w:val="22"/>
          <w:szCs w:val="22"/>
        </w:rPr>
        <w:t>.</w:t>
      </w:r>
      <w:r>
        <w:rPr>
          <w:rFonts w:ascii="Helvetica" w:hAnsi="Helvetica"/>
          <w:sz w:val="22"/>
          <w:szCs w:val="22"/>
        </w:rPr>
        <w:t xml:space="preserve">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 xml:space="preserve">The Value of Monitoring Depends on the </w:t>
      </w:r>
      <w:commentRangeStart w:id="10"/>
      <w:r w:rsidRPr="00976D8B">
        <w:rPr>
          <w:rFonts w:ascii="Helvetica" w:hAnsi="Helvetica"/>
          <w:i/>
          <w:sz w:val="22"/>
          <w:szCs w:val="22"/>
        </w:rPr>
        <w:t>Stakeholder</w:t>
      </w:r>
      <w:commentRangeEnd w:id="10"/>
      <w:r w:rsidR="00B16EAD">
        <w:rPr>
          <w:rStyle w:val="CommentReference"/>
        </w:rPr>
        <w:commentReference w:id="10"/>
      </w:r>
    </w:p>
    <w:p w14:paraId="6CFFB7E9" w14:textId="77777777" w:rsidR="0056105D" w:rsidRPr="00976D8B" w:rsidRDefault="0056105D" w:rsidP="00C55CC4">
      <w:pPr>
        <w:rPr>
          <w:rFonts w:ascii="Helvetica" w:hAnsi="Helvetica"/>
          <w:i/>
          <w:sz w:val="22"/>
          <w:szCs w:val="22"/>
        </w:rPr>
      </w:pPr>
    </w:p>
    <w:p w14:paraId="1B549306" w14:textId="21E203EC" w:rsidR="0021032B" w:rsidRPr="002738FD" w:rsidRDefault="00017F4B" w:rsidP="002D1A12">
      <w:pPr>
        <w:ind w:firstLine="720"/>
        <w:rPr>
          <w:rFonts w:ascii="Helvetica" w:hAnsi="Helvetica" w:cs="Helvetica Neue"/>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574730" w:rsidRPr="00940663">
        <w:rPr>
          <w:rFonts w:ascii="Helvetica" w:hAnsi="Helvetica" w:cs="Helvetica Neue"/>
          <w:sz w:val="22"/>
          <w:szCs w:val="22"/>
        </w:rPr>
        <w:t xml:space="preserve">The high volatility </w:t>
      </w:r>
      <w:r w:rsidR="00574730">
        <w:rPr>
          <w:rFonts w:ascii="Helvetica" w:hAnsi="Helvetica" w:cs="Helvetica Neue"/>
          <w:sz w:val="22"/>
          <w:szCs w:val="22"/>
        </w:rPr>
        <w:t xml:space="preserve">that </w:t>
      </w:r>
      <w:r w:rsidR="00574730" w:rsidRPr="00940663">
        <w:rPr>
          <w:rFonts w:ascii="Helvetica" w:hAnsi="Helvetica" w:cs="Helvetica Neue"/>
          <w:sz w:val="22"/>
          <w:szCs w:val="22"/>
        </w:rPr>
        <w:t xml:space="preserve">emerges from low monitoring investment </w:t>
      </w:r>
      <w:r w:rsidR="00574730">
        <w:rPr>
          <w:rFonts w:ascii="Helvetica" w:hAnsi="Helvetica" w:cs="Helvetica Neue"/>
          <w:sz w:val="22"/>
          <w:szCs w:val="22"/>
        </w:rPr>
        <w:t>may</w:t>
      </w:r>
      <w:r w:rsidR="00574730" w:rsidRPr="00940663">
        <w:rPr>
          <w:rFonts w:ascii="Helvetica" w:hAnsi="Helvetica" w:cs="Helvetica Neue"/>
          <w:sz w:val="22"/>
          <w:szCs w:val="22"/>
        </w:rPr>
        <w:t xml:space="preserve"> be particularly challenging</w:t>
      </w:r>
      <w:ins w:id="11" w:author="Timothy Essington" w:date="2017-04-17T14:21:00Z">
        <w:r w:rsidR="00CB5799">
          <w:rPr>
            <w:rFonts w:ascii="Helvetica" w:hAnsi="Helvetica" w:cs="Helvetica Neue"/>
            <w:sz w:val="22"/>
            <w:szCs w:val="22"/>
          </w:rPr>
          <w:t xml:space="preserve"> some stakeholders while others might be less affected.  For instance, </w:t>
        </w:r>
      </w:ins>
      <w:del w:id="12" w:author="Timothy Essington" w:date="2017-04-17T14:21:00Z">
        <w:r w:rsidR="00574730" w:rsidRPr="00940663" w:rsidDel="00CB5799">
          <w:rPr>
            <w:rFonts w:ascii="Helvetica" w:hAnsi="Helvetica" w:cs="Helvetica Neue"/>
            <w:sz w:val="22"/>
            <w:szCs w:val="22"/>
          </w:rPr>
          <w:delText xml:space="preserve"> for </w:delText>
        </w:r>
      </w:del>
      <w:r w:rsidR="00574730" w:rsidRPr="00940663">
        <w:rPr>
          <w:rFonts w:ascii="Helvetica" w:hAnsi="Helvetica" w:cs="Helvetica Neue"/>
          <w:sz w:val="22"/>
          <w:szCs w:val="22"/>
        </w:rPr>
        <w:t>subsistence harvesters</w:t>
      </w:r>
      <w:r w:rsidR="00574730">
        <w:rPr>
          <w:rFonts w:ascii="Helvetica" w:hAnsi="Helvetica" w:cs="Helvetica Neue"/>
          <w:sz w:val="22"/>
          <w:szCs w:val="22"/>
        </w:rPr>
        <w:t xml:space="preserve"> and small businesses</w:t>
      </w:r>
      <w:del w:id="13" w:author="Timothy Essington" w:date="2017-04-17T14:21:00Z">
        <w:r w:rsidR="00574730" w:rsidDel="00CB5799">
          <w:rPr>
            <w:rFonts w:ascii="Helvetica" w:hAnsi="Helvetica" w:cs="Helvetica Neue"/>
            <w:sz w:val="22"/>
            <w:szCs w:val="22"/>
          </w:rPr>
          <w:delText>.</w:delText>
        </w:r>
        <w:r w:rsidR="002738FD" w:rsidRPr="002738FD" w:rsidDel="00CB5799">
          <w:rPr>
            <w:rFonts w:ascii="Helvetica" w:hAnsi="Helvetica" w:cs="Helvetica Neue"/>
            <w:sz w:val="22"/>
            <w:szCs w:val="22"/>
          </w:rPr>
          <w:delText xml:space="preserve"> </w:delText>
        </w:r>
        <w:r w:rsidR="002738FD" w:rsidDel="00CB5799">
          <w:rPr>
            <w:rFonts w:ascii="Helvetica" w:hAnsi="Helvetica" w:cs="Helvetica Neue"/>
            <w:sz w:val="22"/>
            <w:szCs w:val="22"/>
          </w:rPr>
          <w:delText>Smaller resource harvesting operations</w:delText>
        </w:r>
      </w:del>
      <w:r w:rsidR="002738FD">
        <w:rPr>
          <w:rFonts w:ascii="Helvetica" w:hAnsi="Helvetica" w:cs="Helvetica Neue"/>
          <w:sz w:val="22"/>
          <w:szCs w:val="22"/>
        </w:rPr>
        <w:t xml:space="preserve"> often </w:t>
      </w:r>
      <w:r w:rsidR="002738FD" w:rsidRPr="00940663">
        <w:rPr>
          <w:rFonts w:ascii="Helvetica" w:hAnsi="Helvetica" w:cs="Helvetica Neue"/>
          <w:sz w:val="22"/>
          <w:szCs w:val="22"/>
        </w:rPr>
        <w:t xml:space="preserve">have </w:t>
      </w:r>
      <w:r w:rsidR="002738FD">
        <w:rPr>
          <w:rFonts w:ascii="Helvetica" w:hAnsi="Helvetica" w:cs="Helvetica Neue"/>
          <w:sz w:val="22"/>
          <w:szCs w:val="22"/>
        </w:rPr>
        <w:t xml:space="preserve">relatively </w:t>
      </w:r>
      <w:r w:rsidR="002738FD" w:rsidRPr="00940663">
        <w:rPr>
          <w:rFonts w:ascii="Helvetica" w:hAnsi="Helvetica" w:cs="Helvetica Neue"/>
          <w:sz w:val="22"/>
          <w:szCs w:val="22"/>
        </w:rPr>
        <w:t>lower mobility and limited capacity to take advantage of “boom” years</w:t>
      </w:r>
      <w:r w:rsidR="002738FD">
        <w:rPr>
          <w:rFonts w:ascii="Helvetica" w:hAnsi="Helvetica" w:cs="Helvetica Neue"/>
          <w:sz w:val="22"/>
          <w:szCs w:val="22"/>
        </w:rPr>
        <w:t>,</w:t>
      </w:r>
      <w:r w:rsidR="002738FD" w:rsidRPr="00940663">
        <w:rPr>
          <w:rFonts w:ascii="Helvetica" w:hAnsi="Helvetica" w:cs="Helvetica Neue"/>
          <w:sz w:val="22"/>
          <w:szCs w:val="22"/>
        </w:rPr>
        <w:t xml:space="preserve"> or adapt to harvesting a new resource in “bust” years.</w:t>
      </w:r>
      <w:r w:rsidR="002738FD" w:rsidRPr="002738FD">
        <w:rPr>
          <w:rFonts w:ascii="Helvetica" w:hAnsi="Helvetica" w:cs="Helvetica Neue"/>
          <w:sz w:val="22"/>
          <w:szCs w:val="22"/>
        </w:rPr>
        <w:t xml:space="preserve"> </w:t>
      </w:r>
      <w:del w:id="14" w:author="Timothy Essington" w:date="2017-04-17T14:21:00Z">
        <w:r w:rsidR="002738FD" w:rsidRPr="00940663" w:rsidDel="00CB5799">
          <w:rPr>
            <w:rFonts w:ascii="Helvetica" w:hAnsi="Helvetica" w:cs="Helvetica Neue"/>
            <w:sz w:val="22"/>
            <w:szCs w:val="22"/>
          </w:rPr>
          <w:delText>For example, s</w:delText>
        </w:r>
      </w:del>
      <w:ins w:id="15" w:author="Timothy Essington" w:date="2017-04-17T14:21:00Z">
        <w:r w:rsidR="00CB5799">
          <w:rPr>
            <w:rFonts w:ascii="Helvetica" w:hAnsi="Helvetica" w:cs="Helvetica Neue"/>
            <w:sz w:val="22"/>
            <w:szCs w:val="22"/>
          </w:rPr>
          <w:t>S</w:t>
        </w:r>
      </w:ins>
      <w:r w:rsidR="002738FD" w:rsidRPr="00940663">
        <w:rPr>
          <w:rFonts w:ascii="Helvetica" w:hAnsi="Helvetica" w:cs="Helvetica Neue"/>
          <w:sz w:val="22"/>
          <w:szCs w:val="22"/>
        </w:rPr>
        <w:t>urveys of Kenyan fishers suggest that socioeconomic background drives willingness to leave a fishery</w:t>
      </w:r>
      <w:r w:rsidR="002738FD">
        <w:rPr>
          <w:rFonts w:ascii="Helvetica" w:hAnsi="Helvetica" w:cs="Helvetica Neue"/>
          <w:sz w:val="22"/>
          <w:szCs w:val="22"/>
        </w:rPr>
        <w:t>; w</w:t>
      </w:r>
      <w:r w:rsidR="002738FD" w:rsidRPr="00940663">
        <w:rPr>
          <w:rFonts w:ascii="Helvetica" w:hAnsi="Helvetica" w:cs="Helvetica Neue"/>
          <w:sz w:val="22"/>
          <w:szCs w:val="22"/>
        </w:rPr>
        <w:t>ealthy individuals were more likely to leave the fishery after large declines in catche</w:t>
      </w:r>
      <w:r w:rsidR="002738FD">
        <w:rPr>
          <w:rFonts w:ascii="Helvetica" w:hAnsi="Helvetica" w:cs="Helvetica Neue"/>
          <w:sz w:val="22"/>
          <w:szCs w:val="22"/>
        </w:rPr>
        <w:t>s</w:t>
      </w:r>
      <w:r w:rsidR="002738FD" w:rsidRPr="00940663">
        <w:rPr>
          <w:rFonts w:ascii="Helvetica" w:hAnsi="Helvetica" w:cs="Helvetica Neue"/>
          <w:sz w:val="22"/>
          <w:szCs w:val="22"/>
        </w:rPr>
        <w:t xml:space="preserve">, whereas low-income households would become stuck in poverty traps due to a lack of resources to switch occupations </w:t>
      </w:r>
      <w:r w:rsidR="002738FD" w:rsidRPr="00940663">
        <w:rPr>
          <w:rFonts w:ascii="Helvetica" w:hAnsi="Helvetica"/>
          <w:sz w:val="22"/>
          <w:szCs w:val="22"/>
        </w:rPr>
        <w:fldChar w:fldCharType="begin"/>
      </w:r>
      <w:r w:rsidR="00B548BF">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940663">
        <w:rPr>
          <w:rFonts w:ascii="Helvetica" w:hAnsi="Helvetica"/>
          <w:sz w:val="22"/>
          <w:szCs w:val="22"/>
        </w:rPr>
        <w:fldChar w:fldCharType="separate"/>
      </w:r>
      <w:r w:rsidR="00B548BF">
        <w:rPr>
          <w:rFonts w:ascii="Helvetica" w:hAnsi="Helvetica"/>
          <w:noProof/>
          <w:sz w:val="22"/>
          <w:szCs w:val="22"/>
        </w:rPr>
        <w:t>(Schrank</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2003)</w:t>
      </w:r>
      <w:r w:rsidR="002738FD" w:rsidRPr="00940663">
        <w:rPr>
          <w:rFonts w:ascii="Helvetica" w:hAnsi="Helvetica"/>
          <w:sz w:val="22"/>
          <w:szCs w:val="22"/>
        </w:rPr>
        <w:fldChar w:fldCharType="end"/>
      </w:r>
      <w:r w:rsidR="002738FD" w:rsidRPr="00940663">
        <w:rPr>
          <w:rFonts w:ascii="Helvetica" w:hAnsi="Helvetica" w:cs="Helvetica Neue"/>
          <w:sz w:val="22"/>
          <w:szCs w:val="22"/>
        </w:rPr>
        <w:t>.</w:t>
      </w:r>
      <w:r w:rsidR="002738FD" w:rsidRPr="002738FD">
        <w:rPr>
          <w:rFonts w:ascii="Helvetica" w:hAnsi="Helvetica" w:cs="Helvetica Neue"/>
          <w:sz w:val="22"/>
          <w:szCs w:val="22"/>
        </w:rPr>
        <w:t xml:space="preserve"> </w:t>
      </w:r>
      <w:r w:rsidR="002738FD">
        <w:rPr>
          <w:rFonts w:ascii="Helvetica" w:hAnsi="Helvetica" w:cs="Helvetica Neue"/>
          <w:sz w:val="22"/>
          <w:szCs w:val="22"/>
        </w:rPr>
        <w:t>In contrast, l</w:t>
      </w:r>
      <w:r w:rsidR="002738FD" w:rsidRPr="00940663">
        <w:rPr>
          <w:rFonts w:ascii="Helvetica" w:hAnsi="Helvetica" w:cs="Helvetica Neue"/>
          <w:sz w:val="22"/>
          <w:szCs w:val="22"/>
        </w:rPr>
        <w:t xml:space="preserve">arge </w:t>
      </w:r>
      <w:r w:rsidR="002738FD">
        <w:rPr>
          <w:rFonts w:ascii="Helvetica" w:hAnsi="Helvetica" w:cs="Helvetica Neue"/>
          <w:sz w:val="22"/>
          <w:szCs w:val="22"/>
        </w:rPr>
        <w:t>industrial fishing operations may</w:t>
      </w:r>
      <w:r w:rsidR="002738FD" w:rsidRPr="00940663">
        <w:rPr>
          <w:rFonts w:ascii="Helvetica" w:hAnsi="Helvetica" w:cs="Helvetica Neue"/>
          <w:sz w:val="22"/>
          <w:szCs w:val="22"/>
        </w:rPr>
        <w:t xml:space="preserve"> have high</w:t>
      </w:r>
      <w:r w:rsidR="002738FD">
        <w:rPr>
          <w:rFonts w:ascii="Helvetica" w:hAnsi="Helvetica" w:cs="Helvetica Neue"/>
          <w:sz w:val="22"/>
          <w:szCs w:val="22"/>
        </w:rPr>
        <w:t>er</w:t>
      </w:r>
      <w:r w:rsidR="002738FD" w:rsidRPr="00940663">
        <w:rPr>
          <w:rFonts w:ascii="Helvetica" w:hAnsi="Helvetica" w:cs="Helvetica Neue"/>
          <w:sz w:val="22"/>
          <w:szCs w:val="22"/>
        </w:rPr>
        <w:t xml:space="preserve"> travel capacity to harvest in another location where the resource remains plentiful or are capable of investing in the gear and infrastructure need</w:t>
      </w:r>
      <w:r w:rsidR="002738FD">
        <w:rPr>
          <w:rFonts w:ascii="Helvetica" w:hAnsi="Helvetica" w:cs="Helvetica Neue"/>
          <w:sz w:val="22"/>
          <w:szCs w:val="22"/>
        </w:rPr>
        <w:t>ed</w:t>
      </w:r>
      <w:r w:rsidR="002738FD" w:rsidRPr="00940663">
        <w:rPr>
          <w:rFonts w:ascii="Helvetica" w:hAnsi="Helvetica" w:cs="Helvetica Neue"/>
          <w:sz w:val="22"/>
          <w:szCs w:val="22"/>
        </w:rPr>
        <w:t xml:space="preserve"> to switch to harvesting a different resource.</w:t>
      </w:r>
      <w:r w:rsidR="00DB4CE5">
        <w:rPr>
          <w:rFonts w:ascii="Helvetica" w:hAnsi="Helvetica" w:cs="Helvetica Neue"/>
          <w:sz w:val="22"/>
          <w:szCs w:val="22"/>
        </w:rPr>
        <w:t xml:space="preserve"> </w:t>
      </w:r>
      <w:r w:rsidR="00143673">
        <w:rPr>
          <w:rFonts w:ascii="Helvetica" w:hAnsi="Helvetica" w:cs="Helvetica Neue"/>
          <w:sz w:val="22"/>
          <w:szCs w:val="22"/>
        </w:rPr>
        <w:t>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60FDCEEF" w:rsidR="00EE4CEA" w:rsidRDefault="00EE4CEA" w:rsidP="00EE4CEA">
      <w:pPr>
        <w:rPr>
          <w:rFonts w:ascii="Helvetica" w:hAnsi="Helvetica"/>
          <w:i/>
          <w:sz w:val="22"/>
          <w:szCs w:val="22"/>
        </w:rPr>
      </w:pPr>
      <w:r w:rsidRPr="00C3551B">
        <w:rPr>
          <w:rFonts w:ascii="Helvetica" w:hAnsi="Helvetica"/>
          <w:i/>
          <w:sz w:val="22"/>
          <w:szCs w:val="22"/>
        </w:rPr>
        <w:t xml:space="preserve">What if the </w:t>
      </w:r>
      <w:r w:rsidR="00DB4CE5">
        <w:rPr>
          <w:rFonts w:ascii="Helvetica" w:hAnsi="Helvetica"/>
          <w:i/>
          <w:sz w:val="22"/>
          <w:szCs w:val="22"/>
        </w:rPr>
        <w:t>E</w:t>
      </w:r>
      <w:r w:rsidR="00DB4CE5" w:rsidRPr="00C3551B">
        <w:rPr>
          <w:rFonts w:ascii="Helvetica" w:hAnsi="Helvetica"/>
          <w:i/>
          <w:sz w:val="22"/>
          <w:szCs w:val="22"/>
        </w:rPr>
        <w:t xml:space="preserve">xistence </w:t>
      </w:r>
      <w:r w:rsidRPr="00C3551B">
        <w:rPr>
          <w:rFonts w:ascii="Helvetica" w:hAnsi="Helvetica"/>
          <w:i/>
          <w:sz w:val="22"/>
          <w:szCs w:val="22"/>
        </w:rPr>
        <w:t xml:space="preserve">or </w:t>
      </w:r>
      <w:r w:rsidR="00DB4CE5">
        <w:rPr>
          <w:rFonts w:ascii="Helvetica" w:hAnsi="Helvetica"/>
          <w:i/>
          <w:sz w:val="22"/>
          <w:szCs w:val="22"/>
        </w:rPr>
        <w:t>L</w:t>
      </w:r>
      <w:r w:rsidR="00DB4CE5" w:rsidRPr="00C3551B">
        <w:rPr>
          <w:rFonts w:ascii="Helvetica" w:hAnsi="Helvetica"/>
          <w:i/>
          <w:sz w:val="22"/>
          <w:szCs w:val="22"/>
        </w:rPr>
        <w:t xml:space="preserve">ocation </w:t>
      </w:r>
      <w:r w:rsidRPr="00C3551B">
        <w:rPr>
          <w:rFonts w:ascii="Helvetica" w:hAnsi="Helvetica"/>
          <w:i/>
          <w:sz w:val="22"/>
          <w:szCs w:val="22"/>
        </w:rPr>
        <w:t xml:space="preserve">of the </w:t>
      </w:r>
      <w:r w:rsidR="00DB4CE5">
        <w:rPr>
          <w:rFonts w:ascii="Helvetica" w:hAnsi="Helvetica"/>
          <w:i/>
          <w:sz w:val="22"/>
          <w:szCs w:val="22"/>
        </w:rPr>
        <w:t>T</w:t>
      </w:r>
      <w:r w:rsidR="00DB4CE5" w:rsidRPr="00C3551B">
        <w:rPr>
          <w:rFonts w:ascii="Helvetica" w:hAnsi="Helvetica"/>
          <w:i/>
          <w:sz w:val="22"/>
          <w:szCs w:val="22"/>
        </w:rPr>
        <w:t xml:space="preserve">ipping </w:t>
      </w:r>
      <w:r w:rsidR="00DB4CE5">
        <w:rPr>
          <w:rFonts w:ascii="Helvetica" w:hAnsi="Helvetica"/>
          <w:i/>
          <w:sz w:val="22"/>
          <w:szCs w:val="22"/>
        </w:rPr>
        <w:t>P</w:t>
      </w:r>
      <w:r w:rsidR="00DB4CE5" w:rsidRPr="00C3551B">
        <w:rPr>
          <w:rFonts w:ascii="Helvetica" w:hAnsi="Helvetica"/>
          <w:i/>
          <w:sz w:val="22"/>
          <w:szCs w:val="22"/>
        </w:rPr>
        <w:t xml:space="preserve">oint </w:t>
      </w:r>
      <w:r w:rsidRPr="00C3551B">
        <w:rPr>
          <w:rFonts w:ascii="Helvetica" w:hAnsi="Helvetica"/>
          <w:i/>
          <w:sz w:val="22"/>
          <w:szCs w:val="22"/>
        </w:rPr>
        <w:t xml:space="preserve">is </w:t>
      </w:r>
      <w:r w:rsidR="00DB4CE5">
        <w:rPr>
          <w:rFonts w:ascii="Helvetica" w:hAnsi="Helvetica"/>
          <w:i/>
          <w:sz w:val="22"/>
          <w:szCs w:val="22"/>
        </w:rPr>
        <w:t>A</w:t>
      </w:r>
      <w:r w:rsidR="00DB4CE5" w:rsidRPr="00C3551B">
        <w:rPr>
          <w:rFonts w:ascii="Helvetica" w:hAnsi="Helvetica"/>
          <w:i/>
          <w:sz w:val="22"/>
          <w:szCs w:val="22"/>
        </w:rPr>
        <w:t>mbiguous</w:t>
      </w:r>
      <w:r w:rsidRPr="00C3551B">
        <w:rPr>
          <w:rFonts w:ascii="Helvetica" w:hAnsi="Helvetica"/>
          <w:i/>
          <w:sz w:val="22"/>
          <w:szCs w:val="22"/>
        </w:rPr>
        <w:t xml:space="preserve">? </w:t>
      </w:r>
    </w:p>
    <w:p w14:paraId="42AB159A" w14:textId="77777777" w:rsidR="00DB4CE5" w:rsidRPr="00C3551B" w:rsidRDefault="00DB4CE5" w:rsidP="00EE4CEA">
      <w:pPr>
        <w:rPr>
          <w:rFonts w:ascii="Helvetica" w:hAnsi="Helvetica"/>
          <w:i/>
          <w:sz w:val="22"/>
          <w:szCs w:val="22"/>
        </w:rPr>
      </w:pPr>
    </w:p>
    <w:p w14:paraId="70E65A7D" w14:textId="6541FD8E" w:rsidR="006049ED" w:rsidRDefault="006049ED" w:rsidP="00032BBC">
      <w:pPr>
        <w:ind w:firstLine="720"/>
        <w:rPr>
          <w:rFonts w:ascii="Helvetica" w:hAnsi="Helvetica"/>
          <w:sz w:val="22"/>
          <w:szCs w:val="22"/>
        </w:rPr>
      </w:pPr>
      <w:r>
        <w:rPr>
          <w:rFonts w:ascii="Helvetica" w:hAnsi="Helvetica"/>
          <w:sz w:val="22"/>
          <w:szCs w:val="22"/>
        </w:rPr>
        <w:t xml:space="preserve">In systems with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sidR="00B548BF">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sidR="00B548BF">
        <w:rPr>
          <w:rFonts w:ascii="Helvetica" w:hAnsi="Helvetica"/>
          <w:noProof/>
          <w:sz w:val="22"/>
          <w:szCs w:val="22"/>
        </w:rPr>
        <w:t>(Cleary 2014)</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Indeed, s</w:t>
      </w:r>
      <w:r w:rsidRPr="009A32AC">
        <w:rPr>
          <w:rFonts w:ascii="Helvetica" w:hAnsi="Helvetica"/>
          <w:sz w:val="22"/>
          <w:szCs w:val="22"/>
        </w:rPr>
        <w:t xml:space="preserve">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Pr="005516A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Pr="005516A9">
        <w:rPr>
          <w:rFonts w:ascii="Helvetica" w:hAnsi="Helvetica"/>
          <w:sz w:val="22"/>
          <w:szCs w:val="22"/>
        </w:rPr>
        <w:fldChar w:fldCharType="end"/>
      </w:r>
      <w:r>
        <w:rPr>
          <w:rFonts w:ascii="Helvetica" w:hAnsi="Helvetica"/>
          <w:sz w:val="22"/>
          <w:szCs w:val="22"/>
        </w:rPr>
        <w:t>. U</w:t>
      </w:r>
      <w:r w:rsidRPr="005516A9">
        <w:rPr>
          <w:rFonts w:ascii="Helvetica" w:hAnsi="Helvetica"/>
          <w:sz w:val="22"/>
          <w:szCs w:val="22"/>
        </w:rPr>
        <w:t>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w:t>
      </w:r>
      <w:r w:rsidR="00DB4CE5">
        <w:rPr>
          <w:rFonts w:ascii="Helvetica" w:hAnsi="Helvetica"/>
          <w:sz w:val="22"/>
          <w:szCs w:val="22"/>
        </w:rPr>
        <w:t xml:space="preserve"> in our models</w:t>
      </w:r>
      <w:r w:rsidRPr="005516A9">
        <w:rPr>
          <w:rFonts w:ascii="Helvetica" w:hAnsi="Helvetica"/>
          <w:sz w:val="22"/>
          <w:szCs w:val="22"/>
        </w:rPr>
        <w:t xml:space="preserve">; however, gaining greater certainty about the location of a tipping point can be achieved through adaptive management </w:t>
      </w:r>
      <w:r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5516A9">
        <w:rPr>
          <w:rFonts w:ascii="Helvetica" w:hAnsi="Helvetica"/>
          <w:sz w:val="22"/>
          <w:szCs w:val="22"/>
        </w:rPr>
        <w:fldChar w:fldCharType="separate"/>
      </w:r>
      <w:r w:rsidR="00B548BF">
        <w:rPr>
          <w:rFonts w:ascii="Helvetica" w:hAnsi="Helvetica"/>
          <w:noProof/>
          <w:sz w:val="22"/>
          <w:szCs w:val="22"/>
        </w:rPr>
        <w:t>(Cinner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2009)</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w:t>
      </w:r>
      <w:r w:rsidR="00BB5495" w:rsidRPr="00BB5495">
        <w:t xml:space="preserve"> </w:t>
      </w:r>
      <w:r w:rsidR="009068EB">
        <w:rPr>
          <w:rFonts w:ascii="Helvetica" w:hAnsi="Helvetica"/>
          <w:sz w:val="22"/>
          <w:szCs w:val="22"/>
        </w:rPr>
        <w:fldChar w:fldCharType="begin"/>
      </w:r>
      <w:r w:rsidR="009068EB">
        <w:rPr>
          <w:rFonts w:ascii="Helvetica" w:hAnsi="Helvetica"/>
          <w:sz w:val="22"/>
          <w:szCs w:val="22"/>
        </w:rPr>
        <w:instrText xml:space="preserve"> ADDIN EN.CITE &lt;EndNote&gt;&lt;Cite ExcludeAuth="1"&gt;&lt;Author&gt;Boettiger&lt;/Author&gt;&lt;Year&gt;2015&lt;/Year&gt;&lt;RecNum&gt;8459&lt;/RecNum&gt;&lt;DisplayText&gt;(2015)&lt;/DisplayText&gt;&lt;record&gt;&lt;rec-number&gt;8459&lt;/rec-number&gt;&lt;foreign-keys&gt;&lt;key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9068EB">
        <w:rPr>
          <w:rFonts w:ascii="Helvetica" w:hAnsi="Helvetica"/>
          <w:sz w:val="22"/>
          <w:szCs w:val="22"/>
        </w:rPr>
        <w:fldChar w:fldCharType="separate"/>
      </w:r>
      <w:r w:rsidR="009068EB">
        <w:rPr>
          <w:rFonts w:ascii="Helvetica" w:hAnsi="Helvetica"/>
          <w:noProof/>
          <w:sz w:val="22"/>
          <w:szCs w:val="22"/>
        </w:rPr>
        <w:t>(2015)</w:t>
      </w:r>
      <w:r w:rsidR="009068EB">
        <w:rPr>
          <w:rFonts w:ascii="Helvetica" w:hAnsi="Helvetica"/>
          <w:sz w:val="22"/>
          <w:szCs w:val="22"/>
        </w:rPr>
        <w:fldChar w:fldCharType="end"/>
      </w:r>
      <w:r w:rsidR="00BB5495">
        <w:rPr>
          <w:rFonts w:ascii="Helvetica" w:hAnsi="Helvetica"/>
          <w:sz w:val="22"/>
          <w:szCs w:val="22"/>
        </w:rPr>
        <w:t xml:space="preserve"> </w:t>
      </w:r>
      <w:r w:rsidRPr="00A96D69">
        <w:rPr>
          <w:rFonts w:ascii="Helvetica" w:hAnsi="Helvetica"/>
          <w:sz w:val="22"/>
          <w:szCs w:val="22"/>
        </w:rPr>
        <w:t>recently described how Gaussian process stochastic dynamic programming</w:t>
      </w:r>
      <w:ins w:id="16" w:author="Timothy Essington" w:date="2017-04-17T14:22:00Z">
        <w:r w:rsidR="00CB5799">
          <w:rPr>
            <w:rFonts w:ascii="Helvetica" w:hAnsi="Helvetica"/>
            <w:sz w:val="22"/>
            <w:szCs w:val="22"/>
          </w:rPr>
          <w:t xml:space="preserve">, which makes few structural assumptions about population production functions, </w:t>
        </w:r>
      </w:ins>
      <w:del w:id="17" w:author="Timothy Essington" w:date="2017-04-17T14:22:00Z">
        <w:r w:rsidRPr="00A96D69" w:rsidDel="00CB5799">
          <w:rPr>
            <w:rFonts w:ascii="Helvetica" w:hAnsi="Helvetica"/>
            <w:sz w:val="22"/>
            <w:szCs w:val="22"/>
          </w:rPr>
          <w:delText xml:space="preserve"> </w:delText>
        </w:r>
      </w:del>
      <w:r w:rsidRPr="00A96D69">
        <w:rPr>
          <w:rFonts w:ascii="Helvetica" w:hAnsi="Helvetica"/>
          <w:sz w:val="22"/>
          <w:szCs w:val="22"/>
        </w:rPr>
        <w:t xml:space="preserve">can allow managers </w:t>
      </w:r>
      <w:r w:rsidR="00DB4CE5">
        <w:rPr>
          <w:rFonts w:ascii="Helvetica" w:hAnsi="Helvetica"/>
          <w:sz w:val="22"/>
          <w:szCs w:val="22"/>
        </w:rPr>
        <w:t xml:space="preserve">the </w:t>
      </w:r>
      <w:r w:rsidRPr="00A96D69">
        <w:rPr>
          <w:rFonts w:ascii="Helvetica" w:hAnsi="Helvetica"/>
          <w:sz w:val="22"/>
          <w:szCs w:val="22"/>
        </w:rPr>
        <w:t>opportunit</w:t>
      </w:r>
      <w:r w:rsidR="00DB4CE5">
        <w:rPr>
          <w:rFonts w:ascii="Helvetica" w:hAnsi="Helvetica"/>
          <w:sz w:val="22"/>
          <w:szCs w:val="22"/>
        </w:rPr>
        <w:t>y</w:t>
      </w:r>
      <w:ins w:id="18" w:author="Timothy Essington" w:date="2017-04-17T14:22:00Z">
        <w:r w:rsidR="00CB5799">
          <w:rPr>
            <w:rFonts w:ascii="Helvetica" w:hAnsi="Helvetica"/>
            <w:sz w:val="22"/>
            <w:szCs w:val="22"/>
          </w:rPr>
          <w:t xml:space="preserve"> make decisions in light of uncertainty in </w:t>
        </w:r>
      </w:ins>
      <w:bookmarkStart w:id="19" w:name="_GoBack"/>
      <w:bookmarkEnd w:id="19"/>
      <w:del w:id="20" w:author="Timothy Essington" w:date="2017-04-17T14:22:00Z">
        <w:r w:rsidRPr="00A96D69" w:rsidDel="00CB5799">
          <w:rPr>
            <w:rFonts w:ascii="Helvetica" w:hAnsi="Helvetica"/>
            <w:sz w:val="22"/>
            <w:szCs w:val="22"/>
          </w:rPr>
          <w:delText xml:space="preserve"> to learn more about </w:delText>
        </w:r>
      </w:del>
      <w:r w:rsidRPr="00A96D69">
        <w:rPr>
          <w:rFonts w:ascii="Helvetica" w:hAnsi="Helvetica"/>
          <w:sz w:val="22"/>
          <w:szCs w:val="22"/>
        </w:rPr>
        <w:t>threshold locations.</w:t>
      </w:r>
      <w:r>
        <w:rPr>
          <w:rFonts w:ascii="Helvetica" w:hAnsi="Helvetica"/>
          <w:sz w:val="22"/>
          <w:szCs w:val="22"/>
        </w:rPr>
        <w:t xml:space="preserve"> However, even with </w:t>
      </w:r>
      <w:r w:rsidRPr="00A96D69">
        <w:rPr>
          <w:rFonts w:ascii="Helvetica" w:hAnsi="Helvetica"/>
          <w:sz w:val="22"/>
          <w:szCs w:val="22"/>
        </w:rPr>
        <w:t xml:space="preserve">better monitoring </w:t>
      </w:r>
      <w:r>
        <w:rPr>
          <w:rFonts w:ascii="Helvetica" w:hAnsi="Helvetica"/>
          <w:sz w:val="22"/>
          <w:szCs w:val="22"/>
        </w:rPr>
        <w:t>and analysis,</w:t>
      </w:r>
      <w:r w:rsidRPr="00A96D69">
        <w:rPr>
          <w:rFonts w:ascii="Helvetica" w:hAnsi="Helvetica"/>
          <w:sz w:val="22"/>
          <w:szCs w:val="22"/>
        </w:rPr>
        <w:t xml:space="preserve"> </w:t>
      </w:r>
      <w:r>
        <w:rPr>
          <w:rFonts w:ascii="Helvetica" w:hAnsi="Helvetica"/>
          <w:sz w:val="22"/>
          <w:szCs w:val="22"/>
        </w:rPr>
        <w:t>some</w:t>
      </w:r>
      <w:r w:rsidRPr="00A96D69">
        <w:rPr>
          <w:rFonts w:ascii="Helvetica" w:hAnsi="Helvetica"/>
          <w:sz w:val="22"/>
          <w:szCs w:val="22"/>
        </w:rPr>
        <w:t xml:space="preserve"> uncertainty </w:t>
      </w:r>
      <w:r>
        <w:rPr>
          <w:rFonts w:ascii="Helvetica" w:hAnsi="Helvetica"/>
          <w:sz w:val="22"/>
          <w:szCs w:val="22"/>
        </w:rPr>
        <w:t>is</w:t>
      </w:r>
      <w:r w:rsidRPr="00A96D69">
        <w:rPr>
          <w:rFonts w:ascii="Helvetica" w:hAnsi="Helvetica"/>
          <w:sz w:val="22"/>
          <w:szCs w:val="22"/>
        </w:rPr>
        <w:t xml:space="preserve"> irreducible </w:t>
      </w:r>
      <w:r w:rsidRPr="00A96D6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Pr="00A96D6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Pr="00A96D69">
        <w:rPr>
          <w:rFonts w:ascii="Helvetica" w:hAnsi="Helvetica"/>
          <w:sz w:val="22"/>
          <w:szCs w:val="22"/>
        </w:rPr>
        <w:fldChar w:fldCharType="end"/>
      </w:r>
      <w:r>
        <w:rPr>
          <w:rFonts w:ascii="Helvetica" w:hAnsi="Helvetica"/>
          <w:sz w:val="22"/>
          <w:szCs w:val="22"/>
        </w:rPr>
        <w:t>.</w:t>
      </w:r>
    </w:p>
    <w:p w14:paraId="48E4FCDD" w14:textId="4AA49D54" w:rsidR="007E6EA2" w:rsidRDefault="00EE4CEA" w:rsidP="00032BBC">
      <w:pPr>
        <w:ind w:firstLine="720"/>
        <w:rPr>
          <w:rFonts w:ascii="Helvetica" w:hAnsi="Helvetica"/>
          <w:sz w:val="22"/>
          <w:szCs w:val="22"/>
        </w:rPr>
      </w:pPr>
      <w:r w:rsidRPr="009A32AC">
        <w:rPr>
          <w:rFonts w:ascii="Helvetica" w:hAnsi="Helvetica"/>
          <w:sz w:val="22"/>
          <w:szCs w:val="22"/>
        </w:rPr>
        <w:t xml:space="preserve">Our model is heuristic in its evaluation of monitoring in the presence of </w:t>
      </w:r>
      <w:r w:rsidR="00131216">
        <w:rPr>
          <w:rFonts w:ascii="Helvetica" w:hAnsi="Helvetica"/>
          <w:sz w:val="22"/>
          <w:szCs w:val="22"/>
        </w:rPr>
        <w:t xml:space="preserve">tipping points and </w:t>
      </w:r>
      <w:r w:rsidR="00131216" w:rsidRPr="00E96363">
        <w:rPr>
          <w:rFonts w:ascii="Helvetica" w:hAnsi="Helvetica"/>
          <w:sz w:val="22"/>
          <w:szCs w:val="22"/>
        </w:rPr>
        <w:t>limit reference point</w:t>
      </w:r>
      <w:r w:rsidR="00131216">
        <w:rPr>
          <w:rFonts w:ascii="Helvetica" w:hAnsi="Helvetica"/>
          <w:sz w:val="22"/>
          <w:szCs w:val="22"/>
        </w:rPr>
        <w:t>s</w:t>
      </w:r>
      <w:r w:rsidRPr="009A32AC">
        <w:rPr>
          <w:rFonts w:ascii="Helvetica" w:hAnsi="Helvetica"/>
          <w:sz w:val="22"/>
          <w:szCs w:val="22"/>
        </w:rPr>
        <w:t xml:space="preserve">. </w:t>
      </w:r>
      <w:r>
        <w:rPr>
          <w:rFonts w:ascii="Helvetica" w:hAnsi="Helvetica"/>
          <w:sz w:val="22"/>
          <w:szCs w:val="22"/>
        </w:rPr>
        <w:t xml:space="preserve">However, </w:t>
      </w:r>
      <w:r w:rsidR="006049ED">
        <w:rPr>
          <w:rFonts w:ascii="Helvetica" w:hAnsi="Helvetica"/>
          <w:sz w:val="22"/>
          <w:szCs w:val="22"/>
        </w:rPr>
        <w:t xml:space="preserve">the </w:t>
      </w:r>
      <w:r>
        <w:rPr>
          <w:rFonts w:ascii="Helvetica" w:hAnsi="Helvetica"/>
          <w:sz w:val="22"/>
          <w:szCs w:val="22"/>
        </w:rPr>
        <w:t xml:space="preserve">results are broadly applicable to systems where a tipping point does not exist but a </w:t>
      </w:r>
      <w:r w:rsidR="00131216" w:rsidRPr="00E96363">
        <w:rPr>
          <w:rFonts w:ascii="Helvetica" w:hAnsi="Helvetica"/>
          <w:sz w:val="22"/>
          <w:szCs w:val="22"/>
        </w:rPr>
        <w:t>limit reference point</w:t>
      </w:r>
      <w:r w:rsidR="00131216">
        <w:rPr>
          <w:rFonts w:ascii="Helvetica" w:hAnsi="Helvetica"/>
          <w:sz w:val="22"/>
          <w:szCs w:val="22"/>
        </w:rPr>
        <w:t xml:space="preserve"> </w:t>
      </w:r>
      <w:r>
        <w:rPr>
          <w:rFonts w:ascii="Helvetica" w:hAnsi="Helvetica"/>
          <w:sz w:val="22"/>
          <w:szCs w:val="22"/>
        </w:rPr>
        <w:t xml:space="preserve">does. Indeed, our model </w:t>
      </w:r>
      <w:r w:rsidR="006049ED">
        <w:rPr>
          <w:rFonts w:ascii="Helvetica" w:hAnsi="Helvetica"/>
          <w:sz w:val="22"/>
          <w:szCs w:val="22"/>
        </w:rPr>
        <w:t>demonstrates</w:t>
      </w:r>
      <w:r>
        <w:rPr>
          <w:rFonts w:ascii="Helvetica" w:hAnsi="Helvetica"/>
          <w:sz w:val="22"/>
          <w:szCs w:val="22"/>
        </w:rPr>
        <w:t xml:space="preserve"> the increasing importance of monitoring information as a system approaches a </w:t>
      </w:r>
      <w:r w:rsidR="00131216" w:rsidRPr="00E96363">
        <w:rPr>
          <w:rFonts w:ascii="Helvetica" w:hAnsi="Helvetica"/>
          <w:sz w:val="22"/>
          <w:szCs w:val="22"/>
        </w:rPr>
        <w:t>limit reference point</w:t>
      </w:r>
      <w:r>
        <w:rPr>
          <w:rFonts w:ascii="Helvetica" w:hAnsi="Helvetica"/>
          <w:sz w:val="22"/>
          <w:szCs w:val="22"/>
        </w:rPr>
        <w:t xml:space="preserve">. </w:t>
      </w:r>
    </w:p>
    <w:p w14:paraId="51C16C50" w14:textId="323D6A16" w:rsidR="00342681" w:rsidRDefault="00342681" w:rsidP="00032BBC">
      <w:pPr>
        <w:ind w:firstLine="720"/>
        <w:rPr>
          <w:rFonts w:ascii="Helvetica" w:hAnsi="Helvetica"/>
          <w:sz w:val="22"/>
          <w:szCs w:val="22"/>
        </w:rPr>
      </w:pPr>
    </w:p>
    <w:p w14:paraId="04652470" w14:textId="37339B54" w:rsid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5F852485" w14:textId="77777777" w:rsidR="00DB4CE5" w:rsidRPr="00342681" w:rsidRDefault="00DB4CE5" w:rsidP="00342681">
      <w:pPr>
        <w:widowControl w:val="0"/>
        <w:autoSpaceDE w:val="0"/>
        <w:autoSpaceDN w:val="0"/>
        <w:adjustRightInd w:val="0"/>
        <w:rPr>
          <w:rFonts w:ascii="Helvetica" w:hAnsi="Helvetica"/>
          <w:i/>
          <w:sz w:val="22"/>
          <w:szCs w:val="22"/>
        </w:rPr>
      </w:pPr>
    </w:p>
    <w:p w14:paraId="276F0B71" w14:textId="2371158C" w:rsidR="00CC1E16" w:rsidRDefault="00E3695A" w:rsidP="001838F7">
      <w:pPr>
        <w:ind w:firstLine="720"/>
        <w:rPr>
          <w:rFonts w:ascii="Helvetica" w:hAnsi="Helvetica" w:cs="Helvetica Neue"/>
          <w:sz w:val="22"/>
          <w:szCs w:val="22"/>
        </w:rPr>
      </w:pPr>
      <w:r w:rsidRPr="00E3695A">
        <w:rPr>
          <w:rFonts w:ascii="Helvetica" w:hAnsi="Helvetica" w:cs="Helvetica Neue"/>
          <w:sz w:val="22"/>
          <w:szCs w:val="22"/>
        </w:rPr>
        <w:t xml:space="preserve">Mangers, policy makers, and stakeholders will all likely benefit from purposeful connections between monitoring effort and the state of the system. Yet, this will be difficult given </w:t>
      </w:r>
      <w:r w:rsidR="001F0A49">
        <w:rPr>
          <w:rFonts w:ascii="Helvetica" w:hAnsi="Helvetica" w:cs="Helvetica Neue"/>
          <w:sz w:val="22"/>
          <w:szCs w:val="22"/>
        </w:rPr>
        <w:lastRenderedPageBreak/>
        <w:t xml:space="preserve">the inherent </w:t>
      </w:r>
      <w:r w:rsidRPr="00E3695A">
        <w:rPr>
          <w:rFonts w:ascii="Helvetica" w:hAnsi="Helvetica" w:cs="Helvetica Neue"/>
          <w:sz w:val="22"/>
          <w:szCs w:val="22"/>
        </w:rPr>
        <w:t>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t>
      </w:r>
      <w:r w:rsidR="001F0A49">
        <w:rPr>
          <w:rFonts w:ascii="Helvetica" w:hAnsi="Helvetica" w:cs="Helvetica Neue"/>
          <w:sz w:val="22"/>
          <w:szCs w:val="22"/>
        </w:rPr>
        <w:t xml:space="preserve">the location of </w:t>
      </w:r>
      <w:r w:rsidR="00F141EE">
        <w:rPr>
          <w:rFonts w:ascii="Helvetica" w:hAnsi="Helvetica" w:cs="Helvetica Neue"/>
          <w:sz w:val="22"/>
          <w:szCs w:val="22"/>
        </w:rPr>
        <w:t xml:space="preserve">tipping points.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77777777" w:rsidR="00CC1E16" w:rsidRDefault="00CC1E16" w:rsidP="001838F7">
      <w:pPr>
        <w:ind w:firstLine="720"/>
        <w:rPr>
          <w:rFonts w:ascii="Helvetica" w:hAnsi="Helvetica" w:cs="Helvetica Neue"/>
          <w:sz w:val="22"/>
          <w:szCs w:val="22"/>
        </w:rPr>
      </w:pPr>
    </w:p>
    <w:p w14:paraId="46A35327" w14:textId="6A16A472" w:rsidR="00C1536D" w:rsidRPr="00957F1F" w:rsidRDefault="007C7982" w:rsidP="00A25BC3">
      <w:pPr>
        <w:rPr>
          <w:rFonts w:ascii="Helvetica" w:hAnsi="Helvetica" w:cs="Times New Roman"/>
          <w:b/>
          <w:sz w:val="22"/>
          <w:szCs w:val="22"/>
        </w:rPr>
      </w:pPr>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511986D2"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w:t>
      </w:r>
      <w:r w:rsidR="00D72220">
        <w:rPr>
          <w:rFonts w:ascii="Helvetica" w:hAnsi="Helvetica"/>
          <w:sz w:val="22"/>
          <w:szCs w:val="22"/>
        </w:rPr>
        <w:t xml:space="preserve">M. Gladwell, </w:t>
      </w:r>
      <w:r w:rsidRPr="00957F1F">
        <w:rPr>
          <w:rFonts w:ascii="Helvetica" w:hAnsi="Helvetica"/>
          <w:sz w:val="22"/>
          <w:szCs w:val="22"/>
        </w:rPr>
        <w:t xml:space="preserve">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24BAB5CA" w14:textId="77777777" w:rsidR="005255D6" w:rsidRPr="005255D6" w:rsidRDefault="006C170D" w:rsidP="005255D6">
      <w:pPr>
        <w:pStyle w:val="EndNoteBibliography"/>
        <w:ind w:left="720" w:hanging="720"/>
        <w:rPr>
          <w:noProof/>
        </w:rPr>
      </w:pPr>
      <w:r>
        <w:fldChar w:fldCharType="begin"/>
      </w:r>
      <w:r w:rsidR="00D106C7">
        <w:instrText xml:space="preserve"> ADDIN EN.REFLIST </w:instrText>
      </w:r>
      <w:r>
        <w:fldChar w:fldCharType="separate"/>
      </w:r>
      <w:r w:rsidR="005255D6" w:rsidRPr="005255D6">
        <w:rPr>
          <w:noProof/>
        </w:rPr>
        <w:t>1.</w:t>
      </w:r>
    </w:p>
    <w:p w14:paraId="146B57BE" w14:textId="77777777" w:rsidR="005255D6" w:rsidRPr="005255D6" w:rsidRDefault="005255D6" w:rsidP="005255D6">
      <w:pPr>
        <w:pStyle w:val="EndNoteBibliography"/>
        <w:ind w:left="720" w:hanging="720"/>
        <w:rPr>
          <w:noProof/>
        </w:rPr>
      </w:pPr>
      <w:r w:rsidRPr="005255D6">
        <w:rPr>
          <w:noProof/>
        </w:rPr>
        <w:t xml:space="preserve">Boettiger, C., Mangel, M. &amp; Munch, S. (2015). Avoiding tipping points in fisheries management through Gaussian process dynamic programming. </w:t>
      </w:r>
      <w:r w:rsidRPr="005255D6">
        <w:rPr>
          <w:i/>
          <w:noProof/>
        </w:rPr>
        <w:t>Proceedings of the Royal Society of London B: Biological Sciences</w:t>
      </w:r>
      <w:r w:rsidRPr="005255D6">
        <w:rPr>
          <w:noProof/>
        </w:rPr>
        <w:t>, 282, 20141631.</w:t>
      </w:r>
    </w:p>
    <w:p w14:paraId="47D157A5" w14:textId="77777777" w:rsidR="005255D6" w:rsidRPr="005255D6" w:rsidRDefault="005255D6" w:rsidP="005255D6">
      <w:pPr>
        <w:pStyle w:val="EndNoteBibliography"/>
        <w:ind w:left="720" w:hanging="720"/>
        <w:rPr>
          <w:noProof/>
        </w:rPr>
      </w:pPr>
      <w:r w:rsidRPr="005255D6">
        <w:rPr>
          <w:noProof/>
        </w:rPr>
        <w:t>2.</w:t>
      </w:r>
    </w:p>
    <w:p w14:paraId="624220CE" w14:textId="77777777" w:rsidR="005255D6" w:rsidRPr="005255D6" w:rsidRDefault="005255D6" w:rsidP="005255D6">
      <w:pPr>
        <w:pStyle w:val="EndNoteBibliography"/>
        <w:ind w:left="720" w:hanging="720"/>
        <w:rPr>
          <w:noProof/>
        </w:rPr>
      </w:pPr>
      <w:r w:rsidRPr="005255D6">
        <w:rPr>
          <w:noProof/>
        </w:rPr>
        <w:t xml:space="preserve">Bunnefeld, N., Hoshino, E. &amp; Milner-Gulland, E.J. (2011). Management strategy evaluation: a powerful tool for conservation? </w:t>
      </w:r>
      <w:r w:rsidRPr="005255D6">
        <w:rPr>
          <w:i/>
          <w:noProof/>
        </w:rPr>
        <w:t>Trends in ecology &amp; evolution</w:t>
      </w:r>
      <w:r w:rsidRPr="005255D6">
        <w:rPr>
          <w:noProof/>
        </w:rPr>
        <w:t>, 26, 441-447.</w:t>
      </w:r>
    </w:p>
    <w:p w14:paraId="5205B270" w14:textId="77777777" w:rsidR="005255D6" w:rsidRPr="005255D6" w:rsidRDefault="005255D6" w:rsidP="005255D6">
      <w:pPr>
        <w:pStyle w:val="EndNoteBibliography"/>
        <w:ind w:left="720" w:hanging="720"/>
        <w:rPr>
          <w:noProof/>
        </w:rPr>
      </w:pPr>
      <w:r w:rsidRPr="005255D6">
        <w:rPr>
          <w:noProof/>
        </w:rPr>
        <w:t>3.</w:t>
      </w:r>
    </w:p>
    <w:p w14:paraId="0A7606E4" w14:textId="77777777" w:rsidR="005255D6" w:rsidRPr="005255D6" w:rsidRDefault="005255D6" w:rsidP="005255D6">
      <w:pPr>
        <w:pStyle w:val="EndNoteBibliography"/>
        <w:ind w:left="720" w:hanging="720"/>
        <w:rPr>
          <w:noProof/>
        </w:rPr>
      </w:pPr>
      <w:r w:rsidRPr="005255D6">
        <w:rPr>
          <w:noProof/>
        </w:rPr>
        <w:t xml:space="preserve">Chadès, I., McDonald-Madden, E., McCarthy, M.A., Wintle, B., Linkie, M. &amp; Possingham, H.P. (2008). When to stop managing or surveying cryptic threatened species. </w:t>
      </w:r>
      <w:r w:rsidRPr="005255D6">
        <w:rPr>
          <w:i/>
          <w:noProof/>
        </w:rPr>
        <w:t>Proceedings of the National Academy of Sciences</w:t>
      </w:r>
      <w:r w:rsidRPr="005255D6">
        <w:rPr>
          <w:noProof/>
        </w:rPr>
        <w:t>, 105, 13936-13940.</w:t>
      </w:r>
    </w:p>
    <w:p w14:paraId="41EFAC3C" w14:textId="77777777" w:rsidR="005255D6" w:rsidRPr="005255D6" w:rsidRDefault="005255D6" w:rsidP="005255D6">
      <w:pPr>
        <w:pStyle w:val="EndNoteBibliography"/>
        <w:ind w:left="720" w:hanging="720"/>
        <w:rPr>
          <w:noProof/>
        </w:rPr>
      </w:pPr>
      <w:r w:rsidRPr="005255D6">
        <w:rPr>
          <w:noProof/>
        </w:rPr>
        <w:t>4.</w:t>
      </w:r>
    </w:p>
    <w:p w14:paraId="045831CB" w14:textId="77777777" w:rsidR="005255D6" w:rsidRPr="005255D6" w:rsidRDefault="005255D6" w:rsidP="005255D6">
      <w:pPr>
        <w:pStyle w:val="EndNoteBibliography"/>
        <w:ind w:left="720" w:hanging="720"/>
        <w:rPr>
          <w:noProof/>
        </w:rPr>
      </w:pPr>
      <w:r w:rsidRPr="005255D6">
        <w:rPr>
          <w:noProof/>
        </w:rPr>
        <w:t xml:space="preserve">Choi, J., Frank, K., Petrie, B. &amp; Leggett, W. (2005). Integrated assessment of a large marine ecosystem: a case study of the devolution of the eastern Scotian Shelf, Canada. </w:t>
      </w:r>
      <w:r w:rsidRPr="005255D6">
        <w:rPr>
          <w:i/>
          <w:noProof/>
        </w:rPr>
        <w:t>Oceanography and Marine Biology</w:t>
      </w:r>
      <w:r w:rsidRPr="005255D6">
        <w:rPr>
          <w:noProof/>
        </w:rPr>
        <w:t>, 43, 47.</w:t>
      </w:r>
    </w:p>
    <w:p w14:paraId="732A0ADF" w14:textId="77777777" w:rsidR="005255D6" w:rsidRPr="005255D6" w:rsidRDefault="005255D6" w:rsidP="005255D6">
      <w:pPr>
        <w:pStyle w:val="EndNoteBibliography"/>
        <w:ind w:left="720" w:hanging="720"/>
        <w:rPr>
          <w:noProof/>
        </w:rPr>
      </w:pPr>
      <w:r w:rsidRPr="005255D6">
        <w:rPr>
          <w:noProof/>
        </w:rPr>
        <w:t>5.</w:t>
      </w:r>
    </w:p>
    <w:p w14:paraId="67878A35" w14:textId="77777777" w:rsidR="005255D6" w:rsidRPr="005255D6" w:rsidRDefault="005255D6" w:rsidP="005255D6">
      <w:pPr>
        <w:pStyle w:val="EndNoteBibliography"/>
        <w:ind w:left="720" w:hanging="720"/>
        <w:rPr>
          <w:noProof/>
        </w:rPr>
      </w:pPr>
      <w:r w:rsidRPr="005255D6">
        <w:rPr>
          <w:noProof/>
        </w:rPr>
        <w:t xml:space="preserve">Cinner, J., Daw, T. &amp; McClanahan, T. (2009). Socioeconomic factors that affect artisanal fishers’ readiness to exit a declining fishery. </w:t>
      </w:r>
      <w:r w:rsidRPr="005255D6">
        <w:rPr>
          <w:i/>
          <w:noProof/>
        </w:rPr>
        <w:t>Conservation Biology</w:t>
      </w:r>
      <w:r w:rsidRPr="005255D6">
        <w:rPr>
          <w:noProof/>
        </w:rPr>
        <w:t>, 23, 124-130.</w:t>
      </w:r>
    </w:p>
    <w:p w14:paraId="5960B421" w14:textId="77777777" w:rsidR="005255D6" w:rsidRPr="005255D6" w:rsidRDefault="005255D6" w:rsidP="005255D6">
      <w:pPr>
        <w:pStyle w:val="EndNoteBibliography"/>
        <w:ind w:left="720" w:hanging="720"/>
        <w:rPr>
          <w:noProof/>
        </w:rPr>
      </w:pPr>
      <w:r w:rsidRPr="005255D6">
        <w:rPr>
          <w:noProof/>
        </w:rPr>
        <w:t>6.</w:t>
      </w:r>
    </w:p>
    <w:p w14:paraId="746294FE" w14:textId="77777777" w:rsidR="005255D6" w:rsidRPr="005255D6" w:rsidRDefault="005255D6" w:rsidP="005255D6">
      <w:pPr>
        <w:pStyle w:val="EndNoteBibliography"/>
        <w:ind w:left="720" w:hanging="720"/>
        <w:rPr>
          <w:noProof/>
        </w:rPr>
      </w:pPr>
      <w:r w:rsidRPr="005255D6">
        <w:rPr>
          <w:noProof/>
        </w:rPr>
        <w:t>Cleary, J.S. (2014). Stock assessment and management advice for British Columbia pacific herring: 2013 Status and 2014 forecast. Canadian Science Advisory Science Scretariate.</w:t>
      </w:r>
    </w:p>
    <w:p w14:paraId="2496AB00" w14:textId="77777777" w:rsidR="005255D6" w:rsidRPr="005255D6" w:rsidRDefault="005255D6" w:rsidP="005255D6">
      <w:pPr>
        <w:pStyle w:val="EndNoteBibliography"/>
        <w:ind w:left="720" w:hanging="720"/>
        <w:rPr>
          <w:noProof/>
        </w:rPr>
      </w:pPr>
      <w:r w:rsidRPr="005255D6">
        <w:rPr>
          <w:noProof/>
        </w:rPr>
        <w:t>7.</w:t>
      </w:r>
    </w:p>
    <w:p w14:paraId="45510B9A" w14:textId="77777777" w:rsidR="005255D6" w:rsidRPr="005255D6" w:rsidRDefault="005255D6" w:rsidP="005255D6">
      <w:pPr>
        <w:pStyle w:val="EndNoteBibliography"/>
        <w:ind w:left="720" w:hanging="720"/>
        <w:rPr>
          <w:noProof/>
        </w:rPr>
      </w:pPr>
      <w:r w:rsidRPr="005255D6">
        <w:rPr>
          <w:noProof/>
        </w:rPr>
        <w:t xml:space="preserve">Courchamp, F., Clutton-Brock, T. &amp; Grenfell, B. (1999). Inverse density dependence and the Allee effect. </w:t>
      </w:r>
      <w:r w:rsidRPr="005255D6">
        <w:rPr>
          <w:i/>
          <w:noProof/>
        </w:rPr>
        <w:t>Trends in Ecology &amp; Evolution</w:t>
      </w:r>
      <w:r w:rsidRPr="005255D6">
        <w:rPr>
          <w:noProof/>
        </w:rPr>
        <w:t>, 14, 405-410.</w:t>
      </w:r>
    </w:p>
    <w:p w14:paraId="44A21B9F" w14:textId="77777777" w:rsidR="005255D6" w:rsidRPr="005255D6" w:rsidRDefault="005255D6" w:rsidP="005255D6">
      <w:pPr>
        <w:pStyle w:val="EndNoteBibliography"/>
        <w:ind w:left="720" w:hanging="720"/>
        <w:rPr>
          <w:noProof/>
        </w:rPr>
      </w:pPr>
      <w:r w:rsidRPr="005255D6">
        <w:rPr>
          <w:noProof/>
        </w:rPr>
        <w:t>8.</w:t>
      </w:r>
    </w:p>
    <w:p w14:paraId="47FF8A81" w14:textId="77777777" w:rsidR="005255D6" w:rsidRPr="005255D6" w:rsidRDefault="005255D6" w:rsidP="005255D6">
      <w:pPr>
        <w:pStyle w:val="EndNoteBibliography"/>
        <w:ind w:left="720" w:hanging="720"/>
        <w:rPr>
          <w:noProof/>
        </w:rPr>
      </w:pPr>
      <w:r w:rsidRPr="005255D6">
        <w:rPr>
          <w:noProof/>
        </w:rPr>
        <w:t xml:space="preserve">Cumming, G.S., Southworth, J., Rondon, X.J. &amp; Marsik, M. (2012). Spatial complexity in fragmenting Amazonian rainforests: Do feedbacks from edge effects push forests towards an ecological threshold? </w:t>
      </w:r>
      <w:r w:rsidRPr="005255D6">
        <w:rPr>
          <w:i/>
          <w:noProof/>
        </w:rPr>
        <w:t>Ecological Complexity</w:t>
      </w:r>
      <w:r w:rsidRPr="005255D6">
        <w:rPr>
          <w:noProof/>
        </w:rPr>
        <w:t>, 11, 67-74.</w:t>
      </w:r>
    </w:p>
    <w:p w14:paraId="61B38C43" w14:textId="77777777" w:rsidR="005255D6" w:rsidRPr="005255D6" w:rsidRDefault="005255D6" w:rsidP="005255D6">
      <w:pPr>
        <w:pStyle w:val="EndNoteBibliography"/>
        <w:ind w:left="720" w:hanging="720"/>
        <w:rPr>
          <w:noProof/>
        </w:rPr>
      </w:pPr>
      <w:r w:rsidRPr="005255D6">
        <w:rPr>
          <w:noProof/>
        </w:rPr>
        <w:t>9.</w:t>
      </w:r>
    </w:p>
    <w:p w14:paraId="1226C427" w14:textId="77777777" w:rsidR="005255D6" w:rsidRPr="005255D6" w:rsidRDefault="005255D6" w:rsidP="005255D6">
      <w:pPr>
        <w:pStyle w:val="EndNoteBibliography"/>
        <w:ind w:left="720" w:hanging="720"/>
        <w:rPr>
          <w:noProof/>
        </w:rPr>
      </w:pPr>
      <w:r w:rsidRPr="005255D6">
        <w:rPr>
          <w:noProof/>
        </w:rPr>
        <w:t xml:space="preserve">Hare, S.R. &amp; Mantua, N.J. (2000). Empirical evidence for North Pacific regime shifts in 1977 and 1989. </w:t>
      </w:r>
      <w:r w:rsidRPr="005255D6">
        <w:rPr>
          <w:i/>
          <w:noProof/>
        </w:rPr>
        <w:t>Progress in oceanography</w:t>
      </w:r>
      <w:r w:rsidRPr="005255D6">
        <w:rPr>
          <w:noProof/>
        </w:rPr>
        <w:t>, 47, 103-145.</w:t>
      </w:r>
    </w:p>
    <w:p w14:paraId="4BBF1917" w14:textId="77777777" w:rsidR="005255D6" w:rsidRPr="005255D6" w:rsidRDefault="005255D6" w:rsidP="005255D6">
      <w:pPr>
        <w:pStyle w:val="EndNoteBibliography"/>
        <w:ind w:left="720" w:hanging="720"/>
        <w:rPr>
          <w:noProof/>
        </w:rPr>
      </w:pPr>
      <w:r w:rsidRPr="005255D6">
        <w:rPr>
          <w:noProof/>
        </w:rPr>
        <w:t>10.</w:t>
      </w:r>
    </w:p>
    <w:p w14:paraId="42FD6C68" w14:textId="77777777" w:rsidR="005255D6" w:rsidRPr="005255D6" w:rsidRDefault="005255D6" w:rsidP="005255D6">
      <w:pPr>
        <w:pStyle w:val="EndNoteBibliography"/>
        <w:ind w:left="720" w:hanging="720"/>
        <w:rPr>
          <w:noProof/>
        </w:rPr>
      </w:pPr>
      <w:r w:rsidRPr="005255D6">
        <w:rPr>
          <w:noProof/>
        </w:rPr>
        <w:t xml:space="preserve">Hilborn, R., Maguire, J.-J., Parma, A.M. &amp; Rosenberg, A.A. (2001). The Precautionary Approach and risk management: can they increase the probability of successes in fishery management? </w:t>
      </w:r>
      <w:r w:rsidRPr="005255D6">
        <w:rPr>
          <w:i/>
          <w:noProof/>
        </w:rPr>
        <w:t>Canadian Journal of Fisheries and Aquatic Sciences</w:t>
      </w:r>
      <w:r w:rsidRPr="005255D6">
        <w:rPr>
          <w:noProof/>
        </w:rPr>
        <w:t>, 58, 99-107.</w:t>
      </w:r>
    </w:p>
    <w:p w14:paraId="738BDA37" w14:textId="77777777" w:rsidR="005255D6" w:rsidRPr="005255D6" w:rsidRDefault="005255D6" w:rsidP="005255D6">
      <w:pPr>
        <w:pStyle w:val="EndNoteBibliography"/>
        <w:ind w:left="720" w:hanging="720"/>
        <w:rPr>
          <w:noProof/>
        </w:rPr>
      </w:pPr>
      <w:r w:rsidRPr="005255D6">
        <w:rPr>
          <w:noProof/>
        </w:rPr>
        <w:t>11.</w:t>
      </w:r>
    </w:p>
    <w:p w14:paraId="7263DAA8" w14:textId="77777777" w:rsidR="005255D6" w:rsidRPr="005255D6" w:rsidRDefault="005255D6" w:rsidP="005255D6">
      <w:pPr>
        <w:pStyle w:val="EndNoteBibliography"/>
        <w:ind w:left="720" w:hanging="720"/>
        <w:rPr>
          <w:noProof/>
        </w:rPr>
      </w:pPr>
      <w:r w:rsidRPr="005255D6">
        <w:rPr>
          <w:noProof/>
        </w:rPr>
        <w:t xml:space="preserve">Hölmstrom, B. (1979). Moral hazard and observability. </w:t>
      </w:r>
      <w:r w:rsidRPr="005255D6">
        <w:rPr>
          <w:i/>
          <w:noProof/>
        </w:rPr>
        <w:t>The Bell journal of economics</w:t>
      </w:r>
      <w:r w:rsidRPr="005255D6">
        <w:rPr>
          <w:noProof/>
        </w:rPr>
        <w:t>, 74-91.</w:t>
      </w:r>
    </w:p>
    <w:p w14:paraId="4C6B470D" w14:textId="77777777" w:rsidR="005255D6" w:rsidRPr="005255D6" w:rsidRDefault="005255D6" w:rsidP="005255D6">
      <w:pPr>
        <w:pStyle w:val="EndNoteBibliography"/>
        <w:ind w:left="720" w:hanging="720"/>
        <w:rPr>
          <w:noProof/>
        </w:rPr>
      </w:pPr>
      <w:r w:rsidRPr="005255D6">
        <w:rPr>
          <w:noProof/>
        </w:rPr>
        <w:t>12.</w:t>
      </w:r>
    </w:p>
    <w:p w14:paraId="4D340F36" w14:textId="77777777" w:rsidR="005255D6" w:rsidRPr="005255D6" w:rsidRDefault="005255D6" w:rsidP="005255D6">
      <w:pPr>
        <w:pStyle w:val="EndNoteBibliography"/>
        <w:ind w:left="720" w:hanging="720"/>
        <w:rPr>
          <w:noProof/>
        </w:rPr>
      </w:pPr>
      <w:r w:rsidRPr="005255D6">
        <w:rPr>
          <w:noProof/>
        </w:rPr>
        <w:t>Kates, R.W., Clark, W.C., Corell, R., Hall, J.M., Jaeger, C.C., Lowe, I.</w:t>
      </w:r>
      <w:r w:rsidRPr="005255D6">
        <w:rPr>
          <w:i/>
          <w:noProof/>
        </w:rPr>
        <w:t xml:space="preserve"> et al.</w:t>
      </w:r>
      <w:r w:rsidRPr="005255D6">
        <w:rPr>
          <w:noProof/>
        </w:rPr>
        <w:t xml:space="preserve"> (2001). Sustainability Science. </w:t>
      </w:r>
      <w:r w:rsidRPr="005255D6">
        <w:rPr>
          <w:i/>
          <w:noProof/>
        </w:rPr>
        <w:t>Science</w:t>
      </w:r>
      <w:r w:rsidRPr="005255D6">
        <w:rPr>
          <w:noProof/>
        </w:rPr>
        <w:t>, 292, 641-642.</w:t>
      </w:r>
    </w:p>
    <w:p w14:paraId="4A533B1C" w14:textId="77777777" w:rsidR="005255D6" w:rsidRPr="005255D6" w:rsidRDefault="005255D6" w:rsidP="005255D6">
      <w:pPr>
        <w:pStyle w:val="EndNoteBibliography"/>
        <w:ind w:left="720" w:hanging="720"/>
        <w:rPr>
          <w:noProof/>
        </w:rPr>
      </w:pPr>
      <w:r w:rsidRPr="005255D6">
        <w:rPr>
          <w:noProof/>
        </w:rPr>
        <w:t>13.</w:t>
      </w:r>
    </w:p>
    <w:p w14:paraId="5A154451" w14:textId="77777777" w:rsidR="005255D6" w:rsidRPr="005255D6" w:rsidRDefault="005255D6" w:rsidP="005255D6">
      <w:pPr>
        <w:pStyle w:val="EndNoteBibliography"/>
        <w:ind w:left="720" w:hanging="720"/>
        <w:rPr>
          <w:noProof/>
        </w:rPr>
      </w:pPr>
      <w:r w:rsidRPr="005255D6">
        <w:rPr>
          <w:noProof/>
        </w:rPr>
        <w:lastRenderedPageBreak/>
        <w:t xml:space="preserve">Legg, C.J. &amp; Nagy, L. (2006). Why most conservation monitoring is, but need not be, a waste of time. </w:t>
      </w:r>
      <w:r w:rsidRPr="005255D6">
        <w:rPr>
          <w:i/>
          <w:noProof/>
        </w:rPr>
        <w:t>Journal of environmental management</w:t>
      </w:r>
      <w:r w:rsidRPr="005255D6">
        <w:rPr>
          <w:noProof/>
        </w:rPr>
        <w:t>, 78, 194-199.</w:t>
      </w:r>
    </w:p>
    <w:p w14:paraId="54A1D83A" w14:textId="77777777" w:rsidR="005255D6" w:rsidRPr="005255D6" w:rsidRDefault="005255D6" w:rsidP="005255D6">
      <w:pPr>
        <w:pStyle w:val="EndNoteBibliography"/>
        <w:ind w:left="720" w:hanging="720"/>
        <w:rPr>
          <w:noProof/>
        </w:rPr>
      </w:pPr>
      <w:r w:rsidRPr="005255D6">
        <w:rPr>
          <w:noProof/>
        </w:rPr>
        <w:t>14.</w:t>
      </w:r>
    </w:p>
    <w:p w14:paraId="3AAAC618" w14:textId="77777777" w:rsidR="005255D6" w:rsidRPr="005255D6" w:rsidRDefault="005255D6" w:rsidP="005255D6">
      <w:pPr>
        <w:pStyle w:val="EndNoteBibliography"/>
        <w:ind w:left="720" w:hanging="720"/>
        <w:rPr>
          <w:noProof/>
        </w:rPr>
      </w:pPr>
      <w:r w:rsidRPr="005255D6">
        <w:rPr>
          <w:noProof/>
        </w:rPr>
        <w:t xml:space="preserve">Mangel, M. (2000). Irreducible uncertainties, sustainable fisheries and marine reserves. </w:t>
      </w:r>
      <w:r w:rsidRPr="005255D6">
        <w:rPr>
          <w:i/>
          <w:noProof/>
        </w:rPr>
        <w:t>Evolutionary Ecology Research</w:t>
      </w:r>
      <w:r w:rsidRPr="005255D6">
        <w:rPr>
          <w:noProof/>
        </w:rPr>
        <w:t>, 2, 547-557.</w:t>
      </w:r>
    </w:p>
    <w:p w14:paraId="3FD5196A" w14:textId="77777777" w:rsidR="005255D6" w:rsidRPr="005255D6" w:rsidRDefault="005255D6" w:rsidP="005255D6">
      <w:pPr>
        <w:pStyle w:val="EndNoteBibliography"/>
        <w:ind w:left="720" w:hanging="720"/>
        <w:rPr>
          <w:noProof/>
        </w:rPr>
      </w:pPr>
      <w:r w:rsidRPr="005255D6">
        <w:rPr>
          <w:noProof/>
        </w:rPr>
        <w:t>15.</w:t>
      </w:r>
    </w:p>
    <w:p w14:paraId="63E30E27" w14:textId="77777777" w:rsidR="005255D6" w:rsidRPr="005255D6" w:rsidRDefault="005255D6" w:rsidP="005255D6">
      <w:pPr>
        <w:pStyle w:val="EndNoteBibliography"/>
        <w:ind w:left="720" w:hanging="720"/>
        <w:rPr>
          <w:noProof/>
        </w:rPr>
      </w:pPr>
      <w:r w:rsidRPr="005255D6">
        <w:rPr>
          <w:noProof/>
        </w:rPr>
        <w:t xml:space="preserve">May, R.M. (1977). Thresholds and breakpoints in ecosystems with a multiplicity of stable states. </w:t>
      </w:r>
      <w:r w:rsidRPr="005255D6">
        <w:rPr>
          <w:i/>
          <w:noProof/>
        </w:rPr>
        <w:t>Nature</w:t>
      </w:r>
      <w:r w:rsidRPr="005255D6">
        <w:rPr>
          <w:noProof/>
        </w:rPr>
        <w:t>, 269, 471-477.</w:t>
      </w:r>
    </w:p>
    <w:p w14:paraId="3CCDADA0" w14:textId="77777777" w:rsidR="005255D6" w:rsidRPr="005255D6" w:rsidRDefault="005255D6" w:rsidP="005255D6">
      <w:pPr>
        <w:pStyle w:val="EndNoteBibliography"/>
        <w:ind w:left="720" w:hanging="720"/>
        <w:rPr>
          <w:noProof/>
        </w:rPr>
      </w:pPr>
      <w:r w:rsidRPr="005255D6">
        <w:rPr>
          <w:noProof/>
        </w:rPr>
        <w:t>16.</w:t>
      </w:r>
    </w:p>
    <w:p w14:paraId="4AC3B952" w14:textId="77777777" w:rsidR="005255D6" w:rsidRPr="005255D6" w:rsidRDefault="005255D6" w:rsidP="005255D6">
      <w:pPr>
        <w:pStyle w:val="EndNoteBibliography"/>
        <w:ind w:left="720" w:hanging="720"/>
        <w:rPr>
          <w:noProof/>
        </w:rPr>
      </w:pPr>
      <w:r w:rsidRPr="005255D6">
        <w:rPr>
          <w:noProof/>
        </w:rPr>
        <w:t>McDonald-Madden, E., Baxter, P.W., Fuller, R.A., Martin, T.G., Game, E.T., Montambault, J.</w:t>
      </w:r>
      <w:r w:rsidRPr="005255D6">
        <w:rPr>
          <w:i/>
          <w:noProof/>
        </w:rPr>
        <w:t xml:space="preserve"> et al.</w:t>
      </w:r>
      <w:r w:rsidRPr="005255D6">
        <w:rPr>
          <w:noProof/>
        </w:rPr>
        <w:t xml:space="preserve"> (2010). Monitoring does not always count. </w:t>
      </w:r>
      <w:r w:rsidRPr="005255D6">
        <w:rPr>
          <w:i/>
          <w:noProof/>
        </w:rPr>
        <w:t>Trends in Ecology &amp; Evolution</w:t>
      </w:r>
      <w:r w:rsidRPr="005255D6">
        <w:rPr>
          <w:noProof/>
        </w:rPr>
        <w:t>, 25, 547-550.</w:t>
      </w:r>
    </w:p>
    <w:p w14:paraId="67D9B43F" w14:textId="77777777" w:rsidR="005255D6" w:rsidRPr="005255D6" w:rsidRDefault="005255D6" w:rsidP="005255D6">
      <w:pPr>
        <w:pStyle w:val="EndNoteBibliography"/>
        <w:ind w:left="720" w:hanging="720"/>
        <w:rPr>
          <w:noProof/>
        </w:rPr>
      </w:pPr>
      <w:r w:rsidRPr="005255D6">
        <w:rPr>
          <w:noProof/>
        </w:rPr>
        <w:t>17.</w:t>
      </w:r>
    </w:p>
    <w:p w14:paraId="532C4EEE" w14:textId="77777777" w:rsidR="005255D6" w:rsidRPr="005255D6" w:rsidRDefault="005255D6" w:rsidP="005255D6">
      <w:pPr>
        <w:pStyle w:val="EndNoteBibliography"/>
        <w:ind w:left="720" w:hanging="720"/>
        <w:rPr>
          <w:noProof/>
        </w:rPr>
      </w:pPr>
      <w:r w:rsidRPr="005255D6">
        <w:rPr>
          <w:noProof/>
        </w:rPr>
        <w:t xml:space="preserve">Morris, W.F. &amp; Doak, D.F. (2002). Quantitative conservation biology. </w:t>
      </w:r>
      <w:r w:rsidRPr="005255D6">
        <w:rPr>
          <w:i/>
          <w:noProof/>
        </w:rPr>
        <w:t>Sinauer, Sunderland, Massachusetts, USA</w:t>
      </w:r>
      <w:r w:rsidRPr="005255D6">
        <w:rPr>
          <w:noProof/>
        </w:rPr>
        <w:t>.</w:t>
      </w:r>
    </w:p>
    <w:p w14:paraId="637EDB5A" w14:textId="77777777" w:rsidR="005255D6" w:rsidRPr="005255D6" w:rsidRDefault="005255D6" w:rsidP="005255D6">
      <w:pPr>
        <w:pStyle w:val="EndNoteBibliography"/>
        <w:ind w:left="720" w:hanging="720"/>
        <w:rPr>
          <w:noProof/>
        </w:rPr>
      </w:pPr>
      <w:r w:rsidRPr="005255D6">
        <w:rPr>
          <w:noProof/>
        </w:rPr>
        <w:t>18.</w:t>
      </w:r>
    </w:p>
    <w:p w14:paraId="0EFE5573" w14:textId="77777777" w:rsidR="005255D6" w:rsidRPr="005255D6" w:rsidRDefault="005255D6" w:rsidP="005255D6">
      <w:pPr>
        <w:pStyle w:val="EndNoteBibliography"/>
        <w:ind w:left="720" w:hanging="720"/>
        <w:rPr>
          <w:noProof/>
        </w:rPr>
      </w:pPr>
      <w:r w:rsidRPr="005255D6">
        <w:rPr>
          <w:noProof/>
        </w:rPr>
        <w:t xml:space="preserve">Oguz, T. &amp; Gilbert, D. (2007). Abrupt transitions of the top-down controlled Black Sea pelagic ecosystem during 1960–2000: evidence for regime-shifts under strong fishery exploitation and nutrient enrichment modulated by climate-induced variations. </w:t>
      </w:r>
      <w:r w:rsidRPr="005255D6">
        <w:rPr>
          <w:i/>
          <w:noProof/>
        </w:rPr>
        <w:t>Deep Sea Research Part I: Oceanographic Research Papers</w:t>
      </w:r>
      <w:r w:rsidRPr="005255D6">
        <w:rPr>
          <w:noProof/>
        </w:rPr>
        <w:t>, 54, 220-242.</w:t>
      </w:r>
    </w:p>
    <w:p w14:paraId="5F2C5964" w14:textId="77777777" w:rsidR="005255D6" w:rsidRPr="005255D6" w:rsidRDefault="005255D6" w:rsidP="005255D6">
      <w:pPr>
        <w:pStyle w:val="EndNoteBibliography"/>
        <w:ind w:left="720" w:hanging="720"/>
        <w:rPr>
          <w:noProof/>
        </w:rPr>
      </w:pPr>
      <w:r w:rsidRPr="005255D6">
        <w:rPr>
          <w:noProof/>
        </w:rPr>
        <w:t>19.</w:t>
      </w:r>
    </w:p>
    <w:p w14:paraId="739EF9E1" w14:textId="77777777" w:rsidR="005255D6" w:rsidRPr="005255D6" w:rsidRDefault="005255D6" w:rsidP="005255D6">
      <w:pPr>
        <w:pStyle w:val="EndNoteBibliography"/>
        <w:ind w:left="720" w:hanging="720"/>
        <w:rPr>
          <w:noProof/>
        </w:rPr>
      </w:pPr>
      <w:r w:rsidRPr="005255D6">
        <w:rPr>
          <w:noProof/>
        </w:rPr>
        <w:t xml:space="preserve">Ortega, L., Castilla, J.C., Espino, M., Yamashiro, C. &amp; Defeo, O. (2012). Effects of fishing, market price, and climate on two South American clam species. </w:t>
      </w:r>
      <w:r w:rsidRPr="005255D6">
        <w:rPr>
          <w:i/>
          <w:noProof/>
        </w:rPr>
        <w:t>Marine Ecology Progress Series</w:t>
      </w:r>
      <w:r w:rsidRPr="005255D6">
        <w:rPr>
          <w:noProof/>
        </w:rPr>
        <w:t>, 469, 71-85.</w:t>
      </w:r>
    </w:p>
    <w:p w14:paraId="52C11BEC" w14:textId="77777777" w:rsidR="005255D6" w:rsidRPr="005255D6" w:rsidRDefault="005255D6" w:rsidP="005255D6">
      <w:pPr>
        <w:pStyle w:val="EndNoteBibliography"/>
        <w:ind w:left="720" w:hanging="720"/>
        <w:rPr>
          <w:noProof/>
        </w:rPr>
      </w:pPr>
      <w:r w:rsidRPr="005255D6">
        <w:rPr>
          <w:noProof/>
        </w:rPr>
        <w:t>20.</w:t>
      </w:r>
    </w:p>
    <w:p w14:paraId="7A32F3E9" w14:textId="77777777" w:rsidR="005255D6" w:rsidRPr="005255D6" w:rsidRDefault="005255D6" w:rsidP="005255D6">
      <w:pPr>
        <w:pStyle w:val="EndNoteBibliography"/>
        <w:ind w:left="720" w:hanging="720"/>
        <w:rPr>
          <w:noProof/>
        </w:rPr>
      </w:pPr>
      <w:r w:rsidRPr="005255D6">
        <w:rPr>
          <w:noProof/>
        </w:rPr>
        <w:t>Reyer, C.P., Brouwers, N., Rammig, A., Brook, B.W., Epila, J., Grant, R.F.</w:t>
      </w:r>
      <w:r w:rsidRPr="005255D6">
        <w:rPr>
          <w:i/>
          <w:noProof/>
        </w:rPr>
        <w:t xml:space="preserve"> et al.</w:t>
      </w:r>
      <w:r w:rsidRPr="005255D6">
        <w:rPr>
          <w:noProof/>
        </w:rPr>
        <w:t xml:space="preserve"> (2015). Forest resil</w:t>
      </w:r>
      <w:r w:rsidRPr="005255D6">
        <w:rPr>
          <w:rFonts w:hint="eastAsia"/>
          <w:noProof/>
        </w:rPr>
        <w:t>ience and tipping points at different spatio</w:t>
      </w:r>
      <w:r w:rsidRPr="005255D6">
        <w:rPr>
          <w:rFonts w:hint="eastAsia"/>
          <w:noProof/>
        </w:rPr>
        <w:t>‐</w:t>
      </w:r>
      <w:r w:rsidRPr="005255D6">
        <w:rPr>
          <w:rFonts w:hint="eastAsia"/>
          <w:noProof/>
        </w:rPr>
        <w:t xml:space="preserve">temporal scales: approaches and challenges. </w:t>
      </w:r>
      <w:r w:rsidRPr="005255D6">
        <w:rPr>
          <w:rFonts w:hint="eastAsia"/>
          <w:i/>
          <w:noProof/>
        </w:rPr>
        <w:t>Journal of Ecology</w:t>
      </w:r>
      <w:r w:rsidRPr="005255D6">
        <w:rPr>
          <w:rFonts w:hint="eastAsia"/>
          <w:noProof/>
        </w:rPr>
        <w:t>, 103, 5-15.</w:t>
      </w:r>
    </w:p>
    <w:p w14:paraId="71D944AF" w14:textId="77777777" w:rsidR="005255D6" w:rsidRPr="005255D6" w:rsidRDefault="005255D6" w:rsidP="005255D6">
      <w:pPr>
        <w:pStyle w:val="EndNoteBibliography"/>
        <w:ind w:left="720" w:hanging="720"/>
        <w:rPr>
          <w:noProof/>
        </w:rPr>
      </w:pPr>
      <w:r w:rsidRPr="005255D6">
        <w:rPr>
          <w:noProof/>
        </w:rPr>
        <w:t>21.</w:t>
      </w:r>
    </w:p>
    <w:p w14:paraId="4FC4F2F8" w14:textId="77777777" w:rsidR="005255D6" w:rsidRPr="005255D6" w:rsidRDefault="005255D6" w:rsidP="005255D6">
      <w:pPr>
        <w:pStyle w:val="EndNoteBibliography"/>
        <w:ind w:left="720" w:hanging="720"/>
        <w:rPr>
          <w:noProof/>
        </w:rPr>
      </w:pPr>
      <w:r w:rsidRPr="005255D6">
        <w:rPr>
          <w:noProof/>
        </w:rPr>
        <w:t xml:space="preserve">Scheffer, M., Carpenter, S., Foley, J.A., Folke, C. &amp; Walker, B. (2001). Catastrophic shifts in ecosystems. </w:t>
      </w:r>
      <w:r w:rsidRPr="005255D6">
        <w:rPr>
          <w:i/>
          <w:noProof/>
        </w:rPr>
        <w:t>Nature</w:t>
      </w:r>
      <w:r w:rsidRPr="005255D6">
        <w:rPr>
          <w:noProof/>
        </w:rPr>
        <w:t>, 413, 591-596.</w:t>
      </w:r>
    </w:p>
    <w:p w14:paraId="2A77F236" w14:textId="77777777" w:rsidR="005255D6" w:rsidRPr="005255D6" w:rsidRDefault="005255D6" w:rsidP="005255D6">
      <w:pPr>
        <w:pStyle w:val="EndNoteBibliography"/>
        <w:ind w:left="720" w:hanging="720"/>
        <w:rPr>
          <w:noProof/>
        </w:rPr>
      </w:pPr>
      <w:r w:rsidRPr="005255D6">
        <w:rPr>
          <w:noProof/>
        </w:rPr>
        <w:t>22.</w:t>
      </w:r>
    </w:p>
    <w:p w14:paraId="7CE4B363" w14:textId="77777777" w:rsidR="005255D6" w:rsidRPr="005255D6" w:rsidRDefault="005255D6" w:rsidP="005255D6">
      <w:pPr>
        <w:pStyle w:val="EndNoteBibliography"/>
        <w:ind w:left="720" w:hanging="720"/>
        <w:rPr>
          <w:noProof/>
        </w:rPr>
      </w:pPr>
      <w:r w:rsidRPr="005255D6">
        <w:rPr>
          <w:noProof/>
        </w:rPr>
        <w:t>Schindler, D.E., Hilborn, R., Chasco, B., Boatright, C.P., Quinn, T.P., Rogers, L.A.</w:t>
      </w:r>
      <w:r w:rsidRPr="005255D6">
        <w:rPr>
          <w:i/>
          <w:noProof/>
        </w:rPr>
        <w:t xml:space="preserve"> et al.</w:t>
      </w:r>
      <w:r w:rsidRPr="005255D6">
        <w:rPr>
          <w:noProof/>
        </w:rPr>
        <w:t xml:space="preserve"> (2010). Population diversity and the portfolio effect in an exploited species. </w:t>
      </w:r>
      <w:r w:rsidRPr="005255D6">
        <w:rPr>
          <w:i/>
          <w:noProof/>
        </w:rPr>
        <w:t>Nature</w:t>
      </w:r>
      <w:r w:rsidRPr="005255D6">
        <w:rPr>
          <w:noProof/>
        </w:rPr>
        <w:t>, 465, 609-612.</w:t>
      </w:r>
    </w:p>
    <w:p w14:paraId="0C57D907" w14:textId="77777777" w:rsidR="005255D6" w:rsidRPr="005255D6" w:rsidRDefault="005255D6" w:rsidP="005255D6">
      <w:pPr>
        <w:pStyle w:val="EndNoteBibliography"/>
        <w:ind w:left="720" w:hanging="720"/>
        <w:rPr>
          <w:noProof/>
        </w:rPr>
      </w:pPr>
      <w:r w:rsidRPr="005255D6">
        <w:rPr>
          <w:noProof/>
        </w:rPr>
        <w:t>23.</w:t>
      </w:r>
    </w:p>
    <w:p w14:paraId="5F2AEFAC" w14:textId="77777777" w:rsidR="005255D6" w:rsidRPr="005255D6" w:rsidRDefault="005255D6" w:rsidP="005255D6">
      <w:pPr>
        <w:pStyle w:val="EndNoteBibliography"/>
        <w:ind w:left="720" w:hanging="720"/>
        <w:rPr>
          <w:noProof/>
        </w:rPr>
      </w:pPr>
      <w:r w:rsidRPr="005255D6">
        <w:rPr>
          <w:noProof/>
        </w:rPr>
        <w:t xml:space="preserve">Schrank, W.E., Arnason, R. &amp; Hannesson, R. (2003). </w:t>
      </w:r>
      <w:r w:rsidRPr="005255D6">
        <w:rPr>
          <w:i/>
          <w:noProof/>
        </w:rPr>
        <w:t>The cost of fisheries management</w:t>
      </w:r>
      <w:r w:rsidRPr="005255D6">
        <w:rPr>
          <w:noProof/>
        </w:rPr>
        <w:t>. Gower Publishing, Ltd.</w:t>
      </w:r>
    </w:p>
    <w:p w14:paraId="739C1FB2" w14:textId="77777777" w:rsidR="005255D6" w:rsidRPr="005255D6" w:rsidRDefault="005255D6" w:rsidP="005255D6">
      <w:pPr>
        <w:pStyle w:val="EndNoteBibliography"/>
        <w:ind w:left="720" w:hanging="720"/>
        <w:rPr>
          <w:noProof/>
        </w:rPr>
      </w:pPr>
      <w:r w:rsidRPr="005255D6">
        <w:rPr>
          <w:noProof/>
        </w:rPr>
        <w:t>24.</w:t>
      </w:r>
    </w:p>
    <w:p w14:paraId="215041AC" w14:textId="77777777" w:rsidR="005255D6" w:rsidRPr="005255D6" w:rsidRDefault="005255D6" w:rsidP="005255D6">
      <w:pPr>
        <w:pStyle w:val="EndNoteBibliography"/>
        <w:ind w:left="720" w:hanging="720"/>
        <w:rPr>
          <w:noProof/>
        </w:rPr>
      </w:pPr>
      <w:r w:rsidRPr="005255D6">
        <w:rPr>
          <w:noProof/>
        </w:rPr>
        <w:t xml:space="preserve">Traill, L.W., Bradshaw, C.J., Delean, S. &amp; Brook, B.W. (2010). Wetland conservation and sustainable use under global change: a tropical Australian case study using magpie geese. </w:t>
      </w:r>
      <w:r w:rsidRPr="005255D6">
        <w:rPr>
          <w:i/>
          <w:noProof/>
        </w:rPr>
        <w:t>Ecography</w:t>
      </w:r>
      <w:r w:rsidRPr="005255D6">
        <w:rPr>
          <w:noProof/>
        </w:rPr>
        <w:t>, 33, 818-825.</w:t>
      </w:r>
    </w:p>
    <w:p w14:paraId="3FADD14E" w14:textId="0499F4C8"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775BED48" w14:textId="4281CADA" w:rsidR="00CE0882" w:rsidRDefault="00D64561" w:rsidP="00D64561">
      <w:pPr>
        <w:rPr>
          <w:rFonts w:ascii="Helvetica" w:hAnsi="Helvetica"/>
          <w:sz w:val="22"/>
          <w:szCs w:val="22"/>
        </w:rPr>
      </w:pPr>
      <w:r w:rsidRPr="00957F1F">
        <w:rPr>
          <w:rFonts w:ascii="Helvetica" w:hAnsi="Helvetica"/>
          <w:b/>
          <w:sz w:val="22"/>
          <w:szCs w:val="22"/>
        </w:rPr>
        <w:t xml:space="preserve">Figure </w:t>
      </w:r>
      <w:r w:rsidR="007405BF">
        <w:rPr>
          <w:rFonts w:ascii="Helvetica" w:hAnsi="Helvetica"/>
          <w:b/>
          <w:sz w:val="22"/>
          <w:szCs w:val="22"/>
        </w:rPr>
        <w:t>1</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972E9C">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r w:rsidR="005D1A49">
        <w:rPr>
          <w:rFonts w:ascii="Helvetica" w:hAnsi="Helvetica"/>
          <w:b/>
          <w:noProof/>
          <w:sz w:val="22"/>
          <w:szCs w:val="22"/>
          <w:lang w:eastAsia="en-US"/>
        </w:rPr>
        <w:drawing>
          <wp:inline distT="0" distB="0" distL="0" distR="0" wp14:anchorId="084FE923" wp14:editId="7CAF9251">
            <wp:extent cx="5828665" cy="3291840"/>
            <wp:effectExtent l="0" t="0" r="0" b="0"/>
            <wp:docPr id="4" name="Picture 4" descr="../Code/Figures/Fig1_ptip_NPV/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1_ptip_NPV/Probability_Tipping.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8665" cy="3291840"/>
                    </a:xfrm>
                    <a:prstGeom prst="rect">
                      <a:avLst/>
                    </a:prstGeom>
                    <a:noFill/>
                    <a:ln>
                      <a:noFill/>
                    </a:ln>
                  </pic:spPr>
                </pic:pic>
              </a:graphicData>
            </a:graphic>
          </wp:inline>
        </w:drawing>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391535BE" w:rsidR="00992EEE" w:rsidRPr="00957F1F" w:rsidRDefault="00992EEE" w:rsidP="00D64561">
      <w:pPr>
        <w:rPr>
          <w:rFonts w:ascii="Helvetica" w:hAnsi="Helvetica"/>
          <w:sz w:val="22"/>
          <w:szCs w:val="22"/>
        </w:rPr>
      </w:pPr>
    </w:p>
    <w:p w14:paraId="6024E980" w14:textId="77777777" w:rsidR="00992EEE" w:rsidRPr="00957F1F" w:rsidRDefault="00992EEE" w:rsidP="00D64561">
      <w:pPr>
        <w:rPr>
          <w:rFonts w:ascii="Helvetica" w:hAnsi="Helvetica"/>
          <w:sz w:val="22"/>
          <w:szCs w:val="22"/>
        </w:rPr>
      </w:pPr>
    </w:p>
    <w:p w14:paraId="031EC731" w14:textId="793F3828"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3DDCD1DE" w:rsidR="003E2FCD" w:rsidRPr="00E35113" w:rsidRDefault="00894043" w:rsidP="003E2FCD">
      <w:pPr>
        <w:rPr>
          <w:rFonts w:ascii="Helvetica" w:hAnsi="Helvetica"/>
          <w:sz w:val="22"/>
          <w:szCs w:val="22"/>
        </w:rPr>
      </w:pPr>
      <w:r w:rsidRPr="00E35113">
        <w:rPr>
          <w:rFonts w:ascii="Helvetica" w:hAnsi="Helvetica"/>
          <w:b/>
          <w:sz w:val="22"/>
          <w:szCs w:val="22"/>
        </w:rPr>
        <w:lastRenderedPageBreak/>
        <w:t xml:space="preserve">Figure </w:t>
      </w:r>
      <w:r w:rsidR="007405BF">
        <w:rPr>
          <w:rFonts w:ascii="Helvetica" w:hAnsi="Helvetica"/>
          <w:b/>
          <w:sz w:val="22"/>
          <w:szCs w:val="22"/>
        </w:rPr>
        <w:t>2</w:t>
      </w:r>
      <w:r w:rsidRPr="00E35113">
        <w:rPr>
          <w:rFonts w:ascii="Helvetica" w:hAnsi="Helvetica"/>
          <w:b/>
          <w:sz w:val="22"/>
          <w:szCs w:val="22"/>
        </w:rPr>
        <w:t>.</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131216" w:rsidRPr="00E96363">
        <w:rPr>
          <w:rFonts w:ascii="Helvetica" w:hAnsi="Helvetica"/>
          <w:sz w:val="22"/>
          <w:szCs w:val="22"/>
        </w:rPr>
        <w:t>limit reference point</w:t>
      </w:r>
      <w:r w:rsidR="003F2A24">
        <w:rPr>
          <w:rFonts w:ascii="Helvetica" w:hAnsi="Helvetica"/>
          <w:sz w:val="22"/>
          <w:szCs w:val="22"/>
        </w:rPr>
        <w:t xml:space="preserve">, </w:t>
      </w:r>
      <w:r w:rsidR="0002156A">
        <w:rPr>
          <w:rFonts w:ascii="Helvetica" w:hAnsi="Helvetica"/>
          <w:sz w:val="22"/>
          <w:szCs w:val="22"/>
        </w:rPr>
        <w:t>(</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vertical grey short dash) and then continues to climb</w:t>
      </w:r>
      <w:r w:rsidR="0002156A">
        <w:rPr>
          <w:rFonts w:ascii="Helvetica" w:hAnsi="Helvetica"/>
          <w:sz w:val="22"/>
          <w:szCs w:val="22"/>
        </w:rPr>
        <w:t xml:space="preserve"> as starting biomass approaches the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8D486C">
        <w:rPr>
          <w:rFonts w:ascii="Helvetica" w:hAnsi="Helvetica"/>
          <w:i/>
          <w:sz w:val="22"/>
          <w:szCs w:val="22"/>
        </w:rPr>
        <w:t>A</w:t>
      </w:r>
      <w:r w:rsidR="00BF33B6">
        <w:rPr>
          <w:rFonts w:ascii="Helvetica" w:hAnsi="Helvetica"/>
          <w:i/>
          <w:sz w:val="22"/>
          <w:szCs w:val="22"/>
        </w:rPr>
        <w:t xml:space="preserve"> </w:t>
      </w:r>
      <w:r w:rsidR="00AA30AC" w:rsidRPr="00E35113">
        <w:rPr>
          <w:rFonts w:ascii="Helvetica" w:hAnsi="Helvetica"/>
          <w:sz w:val="22"/>
          <w:szCs w:val="22"/>
        </w:rPr>
        <w:t xml:space="preserve">= 10, </w:t>
      </w:r>
      <w:r w:rsidR="00B24271" w:rsidRPr="00E35113">
        <w:rPr>
          <w:rFonts w:ascii="Helvetica" w:hAnsi="Helvetica"/>
          <w:sz w:val="22"/>
          <w:szCs w:val="22"/>
        </w:rPr>
        <w:t>vertical grey long dash</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E803085" w:rsidR="003D48B0" w:rsidRDefault="0002156A">
      <w:pPr>
        <w:rPr>
          <w:rFonts w:ascii="Helvetica" w:hAnsi="Helvetica"/>
          <w:sz w:val="22"/>
          <w:szCs w:val="22"/>
        </w:rPr>
      </w:pPr>
      <w:r>
        <w:rPr>
          <w:rFonts w:ascii="Helvetica" w:hAnsi="Helvetica"/>
          <w:noProof/>
          <w:sz w:val="22"/>
          <w:szCs w:val="22"/>
          <w:lang w:eastAsia="en-US"/>
        </w:rPr>
        <w:drawing>
          <wp:inline distT="0" distB="0" distL="0" distR="0" wp14:anchorId="7C15DD4E" wp14:editId="415BEC2C">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31DA08F6"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3</w:t>
      </w:r>
      <w:r w:rsidRPr="00957F1F">
        <w:rPr>
          <w:rFonts w:ascii="Helvetica" w:hAnsi="Helvetica"/>
          <w:b/>
          <w:sz w:val="22"/>
          <w:szCs w:val="22"/>
        </w:rPr>
        <w:t xml:space="preserve">: </w:t>
      </w:r>
      <w:r w:rsidR="004108A1">
        <w:rPr>
          <w:rFonts w:ascii="Helvetica" w:hAnsi="Helvetica"/>
          <w:sz w:val="22"/>
          <w:szCs w:val="22"/>
        </w:rPr>
        <w:t>Safe c</w:t>
      </w:r>
      <w:r w:rsidR="00815639">
        <w:rPr>
          <w:rFonts w:ascii="Helvetica" w:hAnsi="Helvetica"/>
          <w:sz w:val="22"/>
          <w:szCs w:val="22"/>
        </w:rPr>
        <w:t xml:space="preserve">ombination of monitoring and harvest </w:t>
      </w:r>
      <w:r w:rsidR="004108A1">
        <w:rPr>
          <w:rFonts w:ascii="Helvetica" w:hAnsi="Helvetica"/>
          <w:sz w:val="22"/>
          <w:szCs w:val="22"/>
        </w:rPr>
        <w:t>rates that avoids</w:t>
      </w:r>
      <w:r w:rsidR="00815639">
        <w:rPr>
          <w:rFonts w:ascii="Helvetica" w:hAnsi="Helvetica"/>
          <w:sz w:val="22"/>
          <w:szCs w:val="22"/>
        </w:rPr>
        <w:t xml:space="preserve"> crossing a tipping point (a) or limit reference point (b) </w:t>
      </w:r>
      <w:r w:rsidR="004108A1">
        <w:rPr>
          <w:rFonts w:ascii="Helvetica" w:hAnsi="Helvetica"/>
          <w:sz w:val="22"/>
          <w:szCs w:val="22"/>
        </w:rPr>
        <w:t>given</w:t>
      </w:r>
      <w:r w:rsidR="00815639">
        <w:rPr>
          <w:rFonts w:ascii="Helvetica" w:hAnsi="Helvetica"/>
          <w:sz w:val="22"/>
          <w:szCs w:val="22"/>
        </w:rPr>
        <w:t xml:space="preserve"> a certain amount of </w:t>
      </w:r>
      <w:r w:rsidR="004108A1">
        <w:rPr>
          <w:rFonts w:ascii="Helvetica" w:hAnsi="Helvetica"/>
          <w:sz w:val="22"/>
          <w:szCs w:val="22"/>
        </w:rPr>
        <w:t xml:space="preserve">accepted </w:t>
      </w:r>
      <w:r w:rsidR="00815639">
        <w:rPr>
          <w:rFonts w:ascii="Helvetica" w:hAnsi="Helvetica"/>
          <w:sz w:val="22"/>
          <w:szCs w:val="22"/>
        </w:rPr>
        <w:t xml:space="preserve">risk. </w:t>
      </w:r>
      <w:r w:rsidR="00A800CF" w:rsidRPr="00957F1F">
        <w:rPr>
          <w:rFonts w:ascii="Helvetica" w:hAnsi="Helvetica"/>
          <w:sz w:val="22"/>
          <w:szCs w:val="22"/>
        </w:rPr>
        <w:t xml:space="preserve">The maximum allowable CV </w:t>
      </w:r>
      <w:r w:rsidR="00815639">
        <w:rPr>
          <w:rFonts w:ascii="Helvetica" w:hAnsi="Helvetica"/>
          <w:sz w:val="22"/>
          <w:szCs w:val="22"/>
        </w:rPr>
        <w:t xml:space="preserve">(high CV corresponds to less monitoring) </w:t>
      </w:r>
      <w:r w:rsidR="00A800CF" w:rsidRPr="00957F1F">
        <w:rPr>
          <w:rFonts w:ascii="Helvetica" w:hAnsi="Helvetica"/>
          <w:sz w:val="22"/>
          <w:szCs w:val="22"/>
        </w:rPr>
        <w:t xml:space="preserve">needed to avoid a </w:t>
      </w:r>
      <w:r w:rsidR="00DC2496">
        <w:rPr>
          <w:rFonts w:ascii="Helvetica" w:hAnsi="Helvetica"/>
          <w:sz w:val="22"/>
          <w:szCs w:val="22"/>
        </w:rPr>
        <w:t>threshold u</w:t>
      </w:r>
      <w:r w:rsidR="00F1766A">
        <w:rPr>
          <w:rFonts w:ascii="Helvetica" w:hAnsi="Helvetica"/>
          <w:sz w:val="22"/>
          <w:szCs w:val="22"/>
        </w:rPr>
        <w:t>n</w:t>
      </w:r>
      <w:r w:rsidR="00A800CF" w:rsidRPr="00957F1F">
        <w:rPr>
          <w:rFonts w:ascii="Helvetica" w:hAnsi="Helvetica"/>
          <w:sz w:val="22"/>
          <w:szCs w:val="22"/>
        </w:rPr>
        <w:t>der four different risk scenarios (1%, 5%, 10%, and 20%</w:t>
      </w:r>
      <w:r w:rsidR="0003223B" w:rsidRPr="00957F1F">
        <w:rPr>
          <w:rFonts w:ascii="Helvetica" w:hAnsi="Helvetica"/>
          <w:sz w:val="22"/>
          <w:szCs w:val="22"/>
        </w:rPr>
        <w:t xml:space="preserve"> of crossing a </w:t>
      </w:r>
      <w:r w:rsidR="00DC2496">
        <w:rPr>
          <w:rFonts w:ascii="Helvetica" w:hAnsi="Helvetica"/>
          <w:sz w:val="22"/>
          <w:szCs w:val="22"/>
        </w:rPr>
        <w:t>threshold</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w:t>
      </w:r>
      <w:r w:rsidR="00067FDC">
        <w:rPr>
          <w:rFonts w:ascii="Helvetica" w:hAnsi="Helvetica"/>
          <w:sz w:val="22"/>
          <w:szCs w:val="22"/>
        </w:rPr>
        <w:t xml:space="preserve">monitoring </w:t>
      </w:r>
      <w:r w:rsidR="00B25D66">
        <w:rPr>
          <w:rFonts w:ascii="Helvetica" w:hAnsi="Helvetica"/>
          <w:sz w:val="22"/>
          <w:szCs w:val="22"/>
        </w:rPr>
        <w:t xml:space="preserve">and lower rate of </w:t>
      </w:r>
      <w:r w:rsidR="00A800CF" w:rsidRPr="00957F1F">
        <w:rPr>
          <w:rFonts w:ascii="Helvetica" w:hAnsi="Helvetica"/>
          <w:sz w:val="22"/>
          <w:szCs w:val="22"/>
        </w:rPr>
        <w:t xml:space="preserve">harvest </w:t>
      </w:r>
      <w:r w:rsidR="00B97BB9" w:rsidRPr="00957F1F">
        <w:rPr>
          <w:rFonts w:ascii="Helvetica" w:hAnsi="Helvetica"/>
          <w:sz w:val="22"/>
          <w:szCs w:val="22"/>
        </w:rPr>
        <w:t>is required to</w:t>
      </w:r>
      <w:r w:rsidR="00A800CF" w:rsidRPr="00957F1F">
        <w:rPr>
          <w:rFonts w:ascii="Helvetica" w:hAnsi="Helvetica"/>
          <w:sz w:val="22"/>
          <w:szCs w:val="22"/>
        </w:rPr>
        <w:t xml:space="preserve"> avoid a </w:t>
      </w:r>
      <w:r w:rsidR="00355BC3">
        <w:rPr>
          <w:rFonts w:ascii="Helvetica" w:hAnsi="Helvetica"/>
          <w:sz w:val="22"/>
          <w:szCs w:val="22"/>
        </w:rPr>
        <w:t xml:space="preserve">crossing </w:t>
      </w:r>
      <w:r w:rsidR="00B97BB9" w:rsidRPr="00957F1F">
        <w:rPr>
          <w:rFonts w:ascii="Helvetica" w:hAnsi="Helvetica"/>
          <w:sz w:val="22"/>
          <w:szCs w:val="22"/>
        </w:rPr>
        <w:t xml:space="preserve">a </w:t>
      </w:r>
      <w:r w:rsidR="00355BC3">
        <w:rPr>
          <w:rFonts w:ascii="Helvetica" w:hAnsi="Helvetica"/>
          <w:sz w:val="22"/>
          <w:szCs w:val="22"/>
        </w:rPr>
        <w:t>threshold</w:t>
      </w:r>
      <w:r w:rsidR="00B97BB9" w:rsidRPr="00957F1F">
        <w:rPr>
          <w:rFonts w:ascii="Helvetica" w:hAnsi="Helvetica"/>
          <w:sz w:val="22"/>
          <w:szCs w:val="22"/>
        </w:rPr>
        <w:t xml:space="preserve">, thus as </w:t>
      </w:r>
      <w:r w:rsidR="008A62BB">
        <w:rPr>
          <w:rFonts w:ascii="Helvetica" w:hAnsi="Helvetica"/>
          <w:sz w:val="22"/>
          <w:szCs w:val="22"/>
        </w:rPr>
        <w:t>harvest rate</w:t>
      </w:r>
      <w:r w:rsidR="00355BC3">
        <w:rPr>
          <w:rFonts w:ascii="Helvetica" w:hAnsi="Helvetica"/>
          <w:sz w:val="22"/>
          <w:szCs w:val="22"/>
        </w:rPr>
        <w:t xml:space="preserve"> increases, a decline occurs in the </w:t>
      </w:r>
      <w:r w:rsidR="00B97BB9" w:rsidRPr="00957F1F">
        <w:rPr>
          <w:rFonts w:ascii="Helvetica" w:hAnsi="Helvetica"/>
          <w:sz w:val="22"/>
          <w:szCs w:val="22"/>
        </w:rPr>
        <w:t>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w:t>
      </w:r>
      <w:r w:rsidR="00355BC3">
        <w:rPr>
          <w:rFonts w:ascii="Helvetica" w:hAnsi="Helvetica"/>
          <w:sz w:val="22"/>
          <w:szCs w:val="22"/>
        </w:rPr>
        <w:t>to avoid crossing a threshold</w:t>
      </w:r>
      <w:r w:rsidR="00B97BB9" w:rsidRPr="00957F1F">
        <w:rPr>
          <w:rFonts w:ascii="Helvetica" w:hAnsi="Helvetica"/>
          <w:sz w:val="22"/>
          <w:szCs w:val="22"/>
        </w:rPr>
        <w:t xml:space="preserve">. </w:t>
      </w:r>
      <w:r w:rsidR="00B25D66">
        <w:rPr>
          <w:rFonts w:ascii="Helvetica" w:hAnsi="Helvetica"/>
          <w:sz w:val="22"/>
          <w:szCs w:val="22"/>
        </w:rPr>
        <w:t xml:space="preserve">Smoothed </w:t>
      </w:r>
      <w:r w:rsidR="00815639" w:rsidRPr="00957F1F">
        <w:rPr>
          <w:rFonts w:ascii="Helvetica" w:hAnsi="Helvetica"/>
          <w:sz w:val="22"/>
          <w:szCs w:val="22"/>
        </w:rPr>
        <w:t xml:space="preserve">of 1000 twenty-year simulations across a range of monitoring investment (CV of true biomass) and maximum harvest rate (percentage of </w:t>
      </w:r>
      <w:proofErr w:type="spellStart"/>
      <w:r w:rsidR="00815639" w:rsidRPr="00957F1F">
        <w:rPr>
          <w:rFonts w:ascii="Helvetica" w:hAnsi="Helvetica"/>
          <w:sz w:val="22"/>
          <w:szCs w:val="22"/>
        </w:rPr>
        <w:t>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 xml:space="preserve"> - </w:t>
      </w:r>
      <w:proofErr w:type="spellStart"/>
      <w:r w:rsidR="00815639" w:rsidRPr="00957F1F">
        <w:rPr>
          <w:rFonts w:ascii="Helvetica" w:hAnsi="Helvetica"/>
          <w:sz w:val="22"/>
          <w:szCs w:val="22"/>
        </w:rPr>
        <w:t>pF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w:t>
      </w:r>
    </w:p>
    <w:p w14:paraId="1C56C96E" w14:textId="534D866E" w:rsidR="00A800CF" w:rsidRPr="00957F1F" w:rsidRDefault="00EB3D61" w:rsidP="000626DC">
      <w:pPr>
        <w:rPr>
          <w:rFonts w:ascii="Helvetica" w:hAnsi="Helvetica"/>
          <w:sz w:val="22"/>
          <w:szCs w:val="22"/>
        </w:rPr>
      </w:pPr>
      <w:r>
        <w:rPr>
          <w:rFonts w:ascii="Helvetica" w:hAnsi="Helvetica"/>
          <w:noProof/>
          <w:sz w:val="22"/>
          <w:szCs w:val="22"/>
          <w:lang w:eastAsia="en-US"/>
        </w:rPr>
        <w:drawing>
          <wp:inline distT="0" distB="0" distL="0" distR="0" wp14:anchorId="5701B9A4" wp14:editId="663F1E04">
            <wp:extent cx="4356735" cy="6647431"/>
            <wp:effectExtent l="0" t="0" r="0" b="0"/>
            <wp:docPr id="11" name="Picture 11" descr="../Code/Figures/Fig3_P_Tip_Fmsy_CV/Safe%20operating%20spac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de/Figures/Fig3_P_Tip_Fmsy_CV/Safe%20operating%20space.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63730" cy="6658103"/>
                    </a:xfrm>
                    <a:prstGeom prst="rect">
                      <a:avLst/>
                    </a:prstGeom>
                    <a:noFill/>
                    <a:ln>
                      <a:noFill/>
                    </a:ln>
                  </pic:spPr>
                </pic:pic>
              </a:graphicData>
            </a:graphic>
          </wp:inline>
        </w:drawing>
      </w:r>
    </w:p>
    <w:p w14:paraId="22F527D7" w14:textId="2F04043D" w:rsidR="00A0237B" w:rsidRDefault="00A800CF" w:rsidP="006825A4">
      <w:pPr>
        <w:rPr>
          <w:rFonts w:ascii="Helvetica" w:hAnsi="Helvetica"/>
          <w:b/>
          <w:sz w:val="22"/>
          <w:szCs w:val="22"/>
        </w:rPr>
      </w:pPr>
      <w:r w:rsidRPr="00957F1F">
        <w:rPr>
          <w:rFonts w:ascii="Helvetica" w:hAnsi="Helvetica"/>
          <w:b/>
          <w:sz w:val="22"/>
          <w:szCs w:val="22"/>
        </w:rPr>
        <w:br w:type="page"/>
      </w:r>
      <w:r w:rsidR="00A90388" w:rsidRPr="004F63A4">
        <w:rPr>
          <w:rFonts w:ascii="Helvetica" w:hAnsi="Helvetica"/>
          <w:b/>
          <w:sz w:val="22"/>
          <w:szCs w:val="22"/>
        </w:rPr>
        <w:lastRenderedPageBreak/>
        <w:t xml:space="preserve">Figure </w:t>
      </w:r>
      <w:r w:rsidR="00516DE9">
        <w:rPr>
          <w:rFonts w:ascii="Helvetica" w:hAnsi="Helvetica"/>
          <w:b/>
          <w:sz w:val="22"/>
          <w:szCs w:val="22"/>
        </w:rPr>
        <w:t>4</w:t>
      </w:r>
      <w:r w:rsidR="00A90388"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nge of maximum harvest effo</w:t>
      </w:r>
      <w:r w:rsidR="0061543C">
        <w:rPr>
          <w:rFonts w:ascii="Helvetica" w:hAnsi="Helvetica"/>
          <w:sz w:val="22"/>
          <w:szCs w:val="22"/>
        </w:rPr>
        <w:t xml:space="preserve">rts, and point color from cold </w:t>
      </w:r>
      <w:r w:rsidR="00F5594E">
        <w:rPr>
          <w:rFonts w:ascii="Helvetica" w:hAnsi="Helvetica"/>
          <w:sz w:val="22"/>
          <w:szCs w:val="22"/>
        </w:rPr>
        <w:t xml:space="preserve">to hot represent the low and high probability of crossing a </w:t>
      </w:r>
      <w:r w:rsidR="00331AE0">
        <w:rPr>
          <w:rFonts w:ascii="Helvetica" w:hAnsi="Helvetica"/>
          <w:sz w:val="22"/>
          <w:szCs w:val="22"/>
        </w:rPr>
        <w:t>tipping point, respectively.</w:t>
      </w:r>
      <w:r w:rsidR="00401C55">
        <w:rPr>
          <w:rFonts w:ascii="Helvetica" w:hAnsi="Helvetica"/>
          <w:sz w:val="22"/>
          <w:szCs w:val="22"/>
        </w:rPr>
        <w:t xml:space="preserve"> </w:t>
      </w:r>
    </w:p>
    <w:p w14:paraId="32062F75" w14:textId="006DB858" w:rsidR="00A67FE0" w:rsidRDefault="00A67FE0" w:rsidP="00783ACA">
      <w:pPr>
        <w:rPr>
          <w:rFonts w:ascii="Helvetica" w:hAnsi="Helvetica"/>
          <w:b/>
          <w:sz w:val="22"/>
          <w:szCs w:val="22"/>
        </w:rPr>
      </w:pPr>
    </w:p>
    <w:p w14:paraId="325778DE" w14:textId="37BCAE53" w:rsidR="00A67FE0" w:rsidRDefault="00FF097E" w:rsidP="00783ACA">
      <w:pPr>
        <w:rPr>
          <w:rFonts w:ascii="Helvetica" w:hAnsi="Helvetica"/>
          <w:b/>
          <w:sz w:val="22"/>
          <w:szCs w:val="22"/>
        </w:rPr>
      </w:pPr>
      <w:r>
        <w:rPr>
          <w:rFonts w:ascii="Helvetica" w:hAnsi="Helvetica"/>
          <w:b/>
          <w:noProof/>
          <w:sz w:val="22"/>
          <w:szCs w:val="22"/>
          <w:lang w:eastAsia="en-US"/>
        </w:rPr>
        <w:drawing>
          <wp:inline distT="0" distB="0" distL="0" distR="0" wp14:anchorId="0AFC83B0" wp14:editId="2CA4577A">
            <wp:extent cx="5940425" cy="3710940"/>
            <wp:effectExtent l="0" t="0" r="3175" b="0"/>
            <wp:docPr id="10" name="Picture 10" descr="../Code/Value%20of%20Information/Rplot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Value%20of%20Information/Rplot05.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710940"/>
                    </a:xfrm>
                    <a:prstGeom prst="rect">
                      <a:avLst/>
                    </a:prstGeom>
                    <a:noFill/>
                    <a:ln>
                      <a:noFill/>
                    </a:ln>
                  </pic:spPr>
                </pic:pic>
              </a:graphicData>
            </a:graphic>
          </wp:inline>
        </w:drawing>
      </w:r>
    </w:p>
    <w:p w14:paraId="0FDD2871" w14:textId="7BCC7127" w:rsidR="00783ACA" w:rsidRDefault="00783ACA" w:rsidP="002D7AB2">
      <w:pPr>
        <w:rPr>
          <w:rFonts w:ascii="Helvetica" w:hAnsi="Helvetica"/>
          <w:b/>
          <w:sz w:val="22"/>
          <w:szCs w:val="22"/>
        </w:rPr>
      </w:pP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Timothy Essington" w:date="2017-04-17T13:59:00Z" w:initials="TE">
    <w:p w14:paraId="70A1D98F" w14:textId="77777777" w:rsidR="00B040A5" w:rsidRDefault="00B040A5" w:rsidP="004352AB">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0C243FEF" w14:textId="77777777" w:rsidR="00B040A5" w:rsidRDefault="00B040A5" w:rsidP="004352AB">
      <w:pPr>
        <w:pStyle w:val="CommentText"/>
      </w:pPr>
    </w:p>
    <w:p w14:paraId="65B56666" w14:textId="77777777" w:rsidR="00B040A5" w:rsidRDefault="00B040A5" w:rsidP="004352AB">
      <w:pPr>
        <w:pStyle w:val="CommentText"/>
      </w:pPr>
      <w:r w:rsidRPr="00B75DF6">
        <w:rPr>
          <w:b/>
        </w:rPr>
        <w:t>AS:</w:t>
      </w:r>
      <w:r>
        <w:t xml:space="preserve"> No, it’s not. I think we can wait for reviews to fix this if it comes up. I Don’t think it will change the qualitative answer, but maybe I’m not thinking clearly about it.   </w:t>
      </w:r>
    </w:p>
    <w:p w14:paraId="217D47E6" w14:textId="77777777" w:rsidR="00B040A5" w:rsidRDefault="00B040A5" w:rsidP="004352AB">
      <w:pPr>
        <w:pStyle w:val="CommentText"/>
      </w:pPr>
    </w:p>
    <w:p w14:paraId="55D4A0A3" w14:textId="4029DFD8" w:rsidR="00B040A5" w:rsidRDefault="00B040A5" w:rsidP="004352AB">
      <w:pPr>
        <w:pStyle w:val="CommentText"/>
      </w:pPr>
      <w:r>
        <w:t>TEE: OK</w:t>
      </w:r>
    </w:p>
  </w:comment>
  <w:comment w:id="2" w:author="Timothy Essington" w:date="2017-04-17T14:00:00Z" w:initials="TE">
    <w:p w14:paraId="06AC8AA6" w14:textId="77777777" w:rsidR="00B040A5" w:rsidRDefault="00B040A5" w:rsidP="004352AB">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244FA5BF" w14:textId="77777777" w:rsidR="00B040A5" w:rsidRDefault="00B040A5" w:rsidP="004352AB">
      <w:pPr>
        <w:pStyle w:val="CommentText"/>
      </w:pPr>
    </w:p>
    <w:p w14:paraId="6310637C" w14:textId="77777777" w:rsidR="00B040A5" w:rsidRDefault="00B040A5" w:rsidP="004352AB">
      <w:pPr>
        <w:pStyle w:val="CommentText"/>
      </w:pPr>
      <w:r w:rsidRPr="00C70EF4">
        <w:rPr>
          <w:b/>
        </w:rPr>
        <w:t>AS:</w:t>
      </w:r>
      <w:r>
        <w:t xml:space="preserve"> I’d like to keep it broad but inspired by fisheries. If there are places where you think we need to expand on the description to do this better, please flag them so I can tackle it.</w:t>
      </w:r>
    </w:p>
    <w:p w14:paraId="50E930D5" w14:textId="77777777" w:rsidR="00B040A5" w:rsidRDefault="00B040A5" w:rsidP="004352AB">
      <w:pPr>
        <w:pStyle w:val="CommentText"/>
      </w:pPr>
    </w:p>
    <w:p w14:paraId="1E966702" w14:textId="726BA5DF" w:rsidR="00B040A5" w:rsidRDefault="00B040A5" w:rsidP="004352AB">
      <w:pPr>
        <w:pStyle w:val="CommentText"/>
      </w:pPr>
      <w:r>
        <w:t xml:space="preserve">TEE: I think the framing does a good job of this </w:t>
      </w:r>
    </w:p>
  </w:comment>
  <w:comment w:id="3" w:author="Phillip Levin" w:date="2016-02-04T17:50:00Z" w:initials="LP">
    <w:p w14:paraId="7692C26C" w14:textId="187A7297" w:rsidR="00B040A5" w:rsidRDefault="00B040A5">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4" w:author="Adrian Stier" w:date="2017-03-29T16:39:00Z" w:initials="AS">
    <w:p w14:paraId="73ABFE95" w14:textId="6ED98086" w:rsidR="00B040A5" w:rsidRDefault="00B040A5">
      <w:pPr>
        <w:pStyle w:val="CommentText"/>
      </w:pPr>
      <w:r>
        <w:rPr>
          <w:rStyle w:val="CommentReference"/>
        </w:rPr>
        <w:annotationRef/>
      </w:r>
      <w:r>
        <w:t xml:space="preserve">I see what you’re saying and could use price, and change little “p” to “market price” or something like that? </w:t>
      </w:r>
    </w:p>
  </w:comment>
  <w:comment w:id="5" w:author="Ben Halpern" w:date="2016-11-17T11:28:00Z" w:initials="BH">
    <w:p w14:paraId="5A39CAF1" w14:textId="77777777" w:rsidR="00B040A5" w:rsidRDefault="00B040A5">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B040A5" w:rsidRDefault="00B040A5">
      <w:pPr>
        <w:pStyle w:val="CommentText"/>
      </w:pPr>
    </w:p>
    <w:p w14:paraId="773F4C70" w14:textId="3D80B7CC" w:rsidR="00B040A5" w:rsidRDefault="00B040A5">
      <w:pPr>
        <w:pStyle w:val="CommentText"/>
      </w:pPr>
      <w:r w:rsidRPr="00331440">
        <w:rPr>
          <w:b/>
        </w:rPr>
        <w:t>AS</w:t>
      </w:r>
      <w:r>
        <w:t>: I’m a little still stumped on how to describe this relationship effectively. We’re making up prices, so I’m feeling wary of subtraction, but perhaps the ratio is okay to explore. I’d love some feedback on this and hope that Fig 5 tackles this to some degree.</w:t>
      </w:r>
    </w:p>
    <w:p w14:paraId="07AC6510" w14:textId="77777777" w:rsidR="00B040A5" w:rsidRDefault="00B040A5">
      <w:pPr>
        <w:pStyle w:val="CommentText"/>
      </w:pPr>
    </w:p>
    <w:p w14:paraId="52B71F87" w14:textId="77777777" w:rsidR="00B040A5" w:rsidRDefault="00B040A5">
      <w:pPr>
        <w:pStyle w:val="CommentText"/>
      </w:pPr>
      <w:proofErr w:type="spellStart"/>
      <w:r w:rsidRPr="00EF3C36">
        <w:rPr>
          <w:b/>
        </w:rPr>
        <w:t>js</w:t>
      </w:r>
      <w:proofErr w:type="spellEnd"/>
      <w:r w:rsidRPr="00EF3C36">
        <w:rPr>
          <w:b/>
        </w:rPr>
        <w:t>:</w:t>
      </w:r>
      <w:r>
        <w:t xml:space="preserve"> </w:t>
      </w:r>
      <w:proofErr w:type="spellStart"/>
      <w:r>
        <w:t>i</w:t>
      </w:r>
      <w:proofErr w:type="spellEnd"/>
      <w:r>
        <w:t xml:space="preserve"> </w:t>
      </w:r>
      <w:proofErr w:type="spellStart"/>
      <w:r>
        <w:t>dont</w:t>
      </w:r>
      <w:proofErr w:type="spellEnd"/>
      <w:r>
        <w:t xml:space="preserve"> think we want to compare the unit cost of harvest to the total cost of monitoring. you could look at the ratio of NPV to Cm, or plot these quantities against one another. which is what </w:t>
      </w:r>
      <w:proofErr w:type="spellStart"/>
      <w:r>
        <w:t>i</w:t>
      </w:r>
      <w:proofErr w:type="spellEnd"/>
      <w:r>
        <w:t xml:space="preserve"> think Fig5 does anyway</w:t>
      </w:r>
    </w:p>
  </w:comment>
  <w:comment w:id="6" w:author="Phillip Levin" w:date="2017-04-17T14:20:00Z" w:initials="LP">
    <w:p w14:paraId="47554831" w14:textId="77F535DC" w:rsidR="00B040A5" w:rsidRDefault="00B040A5">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p w14:paraId="1520274B" w14:textId="383FD4E0" w:rsidR="00B040A5" w:rsidRDefault="00B040A5">
      <w:pPr>
        <w:pStyle w:val="CommentText"/>
      </w:pPr>
    </w:p>
    <w:p w14:paraId="03D66840" w14:textId="77777777" w:rsidR="00B040A5" w:rsidRDefault="00B040A5">
      <w:pPr>
        <w:pStyle w:val="CommentText"/>
      </w:pPr>
      <w:proofErr w:type="spellStart"/>
      <w:proofErr w:type="gramStart"/>
      <w:r w:rsidRPr="008E360D">
        <w:rPr>
          <w:b/>
        </w:rPr>
        <w:t>js</w:t>
      </w:r>
      <w:proofErr w:type="spellEnd"/>
      <w:proofErr w:type="gramEnd"/>
      <w:r w:rsidRPr="008E360D">
        <w:rPr>
          <w:b/>
        </w:rPr>
        <w:t>:</w:t>
      </w:r>
      <w:r>
        <w:t xml:space="preserve"> </w:t>
      </w:r>
      <w:proofErr w:type="spellStart"/>
      <w:r>
        <w:t>i</w:t>
      </w:r>
      <w:proofErr w:type="spellEnd"/>
      <w:r>
        <w:t xml:space="preserve"> think this is ok as long as it comes up in the discussion</w:t>
      </w:r>
    </w:p>
    <w:p w14:paraId="11DC8D97" w14:textId="77777777" w:rsidR="00B040A5" w:rsidRDefault="00B040A5">
      <w:pPr>
        <w:pStyle w:val="CommentText"/>
      </w:pPr>
    </w:p>
    <w:p w14:paraId="4C93E915" w14:textId="6CDF05B6" w:rsidR="00B040A5" w:rsidRDefault="00B040A5" w:rsidP="00CB5799">
      <w:pPr>
        <w:pStyle w:val="CommentText"/>
      </w:pPr>
      <w:r>
        <w:t xml:space="preserve">TEE: agreed that we should note somewhere </w:t>
      </w:r>
      <w:r w:rsidR="00CB5799">
        <w:t>and the discussion does a good job of this.</w:t>
      </w:r>
    </w:p>
  </w:comment>
  <w:comment w:id="7" w:author="Timothy Essington" w:date="2017-04-17T14:12:00Z" w:initials="TE">
    <w:p w14:paraId="27632ED3" w14:textId="1AD630B8" w:rsidR="00B040A5" w:rsidRDefault="00B040A5">
      <w:pPr>
        <w:pStyle w:val="CommentText"/>
      </w:pPr>
      <w:r>
        <w:rPr>
          <w:rStyle w:val="CommentReference"/>
        </w:rPr>
        <w:annotationRef/>
      </w:r>
      <w:r>
        <w:t xml:space="preserve">Just wondering why only </w:t>
      </w:r>
      <w:proofErr w:type="spellStart"/>
      <w:r>
        <w:t>Bfinal</w:t>
      </w:r>
      <w:proofErr w:type="spellEnd"/>
      <w:r>
        <w:t xml:space="preserve">?  I’m sure a reviewer might wonder.  </w:t>
      </w:r>
    </w:p>
  </w:comment>
  <w:comment w:id="8" w:author="Jameal Samhouri" w:date="2017-01-05T14:06:00Z" w:initials="JS">
    <w:p w14:paraId="4F0A54BE" w14:textId="3461970A" w:rsidR="00B040A5" w:rsidRDefault="00B040A5">
      <w:pPr>
        <w:pStyle w:val="CommentText"/>
      </w:pPr>
      <w:r>
        <w:rPr>
          <w:rStyle w:val="CommentReference"/>
        </w:rPr>
        <w:annotationRef/>
      </w:r>
      <w:r>
        <w:t>This is a simple point said in a complicated way. Maybe try:</w:t>
      </w:r>
    </w:p>
    <w:p w14:paraId="1A9A815D" w14:textId="77777777" w:rsidR="00B040A5" w:rsidRDefault="00B040A5">
      <w:pPr>
        <w:pStyle w:val="CommentText"/>
      </w:pPr>
    </w:p>
    <w:p w14:paraId="4E21528D" w14:textId="31EB7DAD" w:rsidR="00B040A5" w:rsidRDefault="00B040A5">
      <w:pPr>
        <w:pStyle w:val="CommentText"/>
      </w:pPr>
      <w: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p>
    <w:p w14:paraId="3A78D0E2" w14:textId="77777777" w:rsidR="00B040A5" w:rsidRDefault="00B040A5">
      <w:pPr>
        <w:pStyle w:val="CommentText"/>
      </w:pPr>
    </w:p>
    <w:p w14:paraId="7C50BB07" w14:textId="71FE4F37" w:rsidR="00B040A5" w:rsidRDefault="00B040A5">
      <w:pPr>
        <w:pStyle w:val="CommentText"/>
      </w:pPr>
      <w:r>
        <w:t>Can you reorient the y axis to represent “monitoring investment required to avoid threshold”, low to high</w:t>
      </w:r>
    </w:p>
    <w:p w14:paraId="3AB3DEAE" w14:textId="77777777" w:rsidR="00B040A5" w:rsidRDefault="00B040A5">
      <w:pPr>
        <w:pStyle w:val="CommentText"/>
      </w:pPr>
    </w:p>
    <w:p w14:paraId="3838B803" w14:textId="69AC59F4" w:rsidR="00B040A5" w:rsidRDefault="00B040A5">
      <w:pPr>
        <w:pStyle w:val="CommentText"/>
      </w:pPr>
      <w:r>
        <w:t>This visual is not one of a space as in SOS. Maybe shading the area under each curve would help?</w:t>
      </w:r>
    </w:p>
  </w:comment>
  <w:comment w:id="9" w:author="Anne Salomon" w:date="2016-01-19T11:40:00Z" w:initials="AS">
    <w:p w14:paraId="47BA8F2A" w14:textId="77777777" w:rsidR="00B040A5" w:rsidRDefault="00B040A5" w:rsidP="00F9071C">
      <w:pPr>
        <w:pStyle w:val="CommentText"/>
      </w:pPr>
      <w:r>
        <w:rPr>
          <w:rStyle w:val="CommentReference"/>
        </w:rPr>
        <w:annotationRef/>
      </w:r>
      <w:r>
        <w:t>We’ll need to find a good set of references for this example. I’ll see what I can dig up.</w:t>
      </w:r>
    </w:p>
    <w:p w14:paraId="27C05F66" w14:textId="77777777" w:rsidR="00B040A5" w:rsidRDefault="00B040A5" w:rsidP="00F9071C">
      <w:pPr>
        <w:pStyle w:val="CommentText"/>
      </w:pPr>
    </w:p>
    <w:p w14:paraId="632EE88E" w14:textId="0A2F5634" w:rsidR="00B040A5" w:rsidRPr="00FD69FF" w:rsidRDefault="00B040A5" w:rsidP="00FD69FF">
      <w:pPr>
        <w:rPr>
          <w:rFonts w:ascii="Times" w:eastAsia="Times New Roman" w:hAnsi="Times" w:cs="Times New Roman"/>
          <w:sz w:val="20"/>
          <w:szCs w:val="20"/>
          <w:lang w:eastAsia="en-US"/>
        </w:rPr>
      </w:pPr>
      <w:r>
        <w:t xml:space="preserve">AS: Yup. And it’s more complicated because of the </w:t>
      </w:r>
      <w:proofErr w:type="spellStart"/>
      <w:r>
        <w:t>Larocque</w:t>
      </w:r>
      <w:proofErr w:type="spellEnd"/>
      <w:r>
        <w:t xml:space="preserve"> decision, baring fish for science strategies.  </w:t>
      </w:r>
    </w:p>
    <w:p w14:paraId="1A18A692" w14:textId="24DA3BA5" w:rsidR="00B040A5" w:rsidRDefault="00B040A5" w:rsidP="00F9071C">
      <w:pPr>
        <w:pStyle w:val="CommentText"/>
      </w:pPr>
      <w:r>
        <w:t xml:space="preserve">decision </w:t>
      </w:r>
    </w:p>
    <w:p w14:paraId="193617B8" w14:textId="77777777" w:rsidR="00B040A5" w:rsidRDefault="00B040A5" w:rsidP="00F9071C">
      <w:pPr>
        <w:pStyle w:val="CommentText"/>
      </w:pPr>
    </w:p>
    <w:p w14:paraId="4B38B4BA" w14:textId="3BCFE1F0" w:rsidR="00B040A5" w:rsidRDefault="00B040A5" w:rsidP="00F9071C">
      <w:pPr>
        <w:pStyle w:val="CommentText"/>
      </w:pPr>
      <w:r w:rsidRPr="00EC660C">
        <w:t>http://www.dfo-mpo.gc.ca/fm-gp/policies-politiques/fish-allocation-finance-poisson-eng.htm</w:t>
      </w:r>
    </w:p>
  </w:comment>
  <w:comment w:id="10" w:author="Jameal Samhouri" w:date="2017-01-05T14:53:00Z" w:initials="JS">
    <w:p w14:paraId="292F674B" w14:textId="786B96A0" w:rsidR="00B040A5" w:rsidRDefault="00B040A5">
      <w:pPr>
        <w:pStyle w:val="CommentText"/>
      </w:pPr>
      <w:r>
        <w:rPr>
          <w:rStyle w:val="CommentReference"/>
        </w:rPr>
        <w:annotationRef/>
      </w:r>
      <w:r>
        <w:t>I think this same general argument would hold if we did less to vilify big industry and sing the praises of the little guys.</w:t>
      </w:r>
    </w:p>
    <w:p w14:paraId="4F472BE4" w14:textId="77777777" w:rsidR="00B040A5" w:rsidRDefault="00B040A5">
      <w:pPr>
        <w:pStyle w:val="CommentText"/>
      </w:pPr>
    </w:p>
    <w:p w14:paraId="3CF4DC09" w14:textId="0A60399C" w:rsidR="00B040A5" w:rsidRDefault="00B040A5">
      <w:pPr>
        <w:pStyle w:val="CommentText"/>
      </w:pPr>
      <w:r>
        <w:t xml:space="preserve">Alternatively, you could run with the approach you had in here and refer directly to big Ag vs small farmers, </w:t>
      </w:r>
      <w:proofErr w:type="spellStart"/>
      <w:r>
        <w:t>starbucks</w:t>
      </w:r>
      <w:proofErr w:type="spellEnd"/>
      <w:r>
        <w:t xml:space="preserve"> vs </w:t>
      </w:r>
      <w:proofErr w:type="spellStart"/>
      <w:r>
        <w:t>tullys</w:t>
      </w:r>
      <w:proofErr w:type="spellEnd"/>
      <w:r>
        <w:t>, and other parallel stories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5B56666" w15:done="0"/>
  <w15:commentEx w15:paraId="1E966702" w15:done="0"/>
  <w15:commentEx w15:paraId="7692C26C" w15:done="0"/>
  <w15:commentEx w15:paraId="73ABFE95" w15:paraIdParent="7692C26C" w15:done="0"/>
  <w15:commentEx w15:paraId="52B71F87" w15:done="0"/>
  <w15:commentEx w15:paraId="03D66840" w15:done="0"/>
  <w15:commentEx w15:paraId="3838B803" w15:done="0"/>
  <w15:commentEx w15:paraId="4B38B4BA" w15:done="0"/>
  <w15:commentEx w15:paraId="3CF4DC09"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02B392" w14:textId="77777777" w:rsidR="00B040A5" w:rsidRDefault="00B040A5" w:rsidP="00135D5C">
      <w:r>
        <w:separator/>
      </w:r>
    </w:p>
  </w:endnote>
  <w:endnote w:type="continuationSeparator" w:id="0">
    <w:p w14:paraId="34266F5E" w14:textId="77777777" w:rsidR="00B040A5" w:rsidRDefault="00B040A5"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00000003" w:usb1="00000000" w:usb2="00000000" w:usb3="00000000" w:csb0="00000001" w:csb1="00000000"/>
  </w:font>
  <w:font w:name="Arial Unicode MS">
    <w:panose1 w:val="020B0604020202020204"/>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DBD62F" w14:textId="77777777" w:rsidR="00B040A5" w:rsidRDefault="00B040A5" w:rsidP="00135D5C">
      <w:r>
        <w:separator/>
      </w:r>
    </w:p>
  </w:footnote>
  <w:footnote w:type="continuationSeparator" w:id="0">
    <w:p w14:paraId="142C3E1F" w14:textId="77777777" w:rsidR="00B040A5" w:rsidRDefault="00B040A5"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4"/>
  </w:num>
  <w:num w:numId="5">
    <w:abstractNumId w:val="11"/>
  </w:num>
  <w:num w:numId="6">
    <w:abstractNumId w:val="8"/>
  </w:num>
  <w:num w:numId="7">
    <w:abstractNumId w:val="14"/>
  </w:num>
  <w:num w:numId="8">
    <w:abstractNumId w:val="13"/>
  </w:num>
  <w:num w:numId="9">
    <w:abstractNumId w:val="15"/>
  </w:num>
  <w:num w:numId="10">
    <w:abstractNumId w:val="10"/>
  </w:num>
  <w:num w:numId="11">
    <w:abstractNumId w:val="2"/>
  </w:num>
  <w:num w:numId="12">
    <w:abstractNumId w:val="16"/>
  </w:num>
  <w:num w:numId="13">
    <w:abstractNumId w:val="6"/>
  </w:num>
  <w:num w:numId="14">
    <w:abstractNumId w:val="7"/>
    <w:lvlOverride w:ilvl="0">
      <w:startOverride w:val="1"/>
    </w:lvlOverride>
  </w:num>
  <w:num w:numId="15">
    <w:abstractNumId w:val="12"/>
  </w:num>
  <w:num w:numId="16">
    <w:abstractNumId w:val="3"/>
  </w:num>
  <w:num w:numId="17">
    <w:abstractNumId w:val="0"/>
  </w:num>
  <w:num w:numId="18">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rson w15:author="Jameal Samhouri">
    <w15:presenceInfo w15:providerId="None" w15:userId="Jameal Samhou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5"/>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8026&lt;/item&gt;&lt;item&gt;8048&lt;/item&gt;&lt;item&gt;8077&lt;/item&gt;&lt;item&gt;8328&lt;/item&gt;&lt;item&gt;8452&lt;/item&gt;&lt;item&gt;8453&lt;/item&gt;&lt;item&gt;8454&lt;/item&gt;&lt;item&gt;8455&lt;/item&gt;&lt;item&gt;8456&lt;/item&gt;&lt;item&gt;8457&lt;/item&gt;&lt;item&gt;8458&lt;/item&gt;&lt;item&gt;8459&lt;/item&gt;&lt;/record-ids&gt;&lt;/item&gt;&lt;/Libraries&gt;"/>
  </w:docVars>
  <w:rsids>
    <w:rsidRoot w:val="00EA4926"/>
    <w:rsid w:val="00000104"/>
    <w:rsid w:val="00000549"/>
    <w:rsid w:val="000005D9"/>
    <w:rsid w:val="00000733"/>
    <w:rsid w:val="00000928"/>
    <w:rsid w:val="00000D1E"/>
    <w:rsid w:val="00001AA5"/>
    <w:rsid w:val="00002A0A"/>
    <w:rsid w:val="00005901"/>
    <w:rsid w:val="000105EB"/>
    <w:rsid w:val="00010718"/>
    <w:rsid w:val="0001115B"/>
    <w:rsid w:val="00012A3D"/>
    <w:rsid w:val="00013C23"/>
    <w:rsid w:val="000140F5"/>
    <w:rsid w:val="00014C60"/>
    <w:rsid w:val="00015507"/>
    <w:rsid w:val="00017065"/>
    <w:rsid w:val="000175B0"/>
    <w:rsid w:val="00017F4B"/>
    <w:rsid w:val="0002087A"/>
    <w:rsid w:val="0002156A"/>
    <w:rsid w:val="000229A9"/>
    <w:rsid w:val="000240AD"/>
    <w:rsid w:val="00027F99"/>
    <w:rsid w:val="00030EC2"/>
    <w:rsid w:val="00030FE8"/>
    <w:rsid w:val="0003223B"/>
    <w:rsid w:val="00032BBC"/>
    <w:rsid w:val="00034507"/>
    <w:rsid w:val="000354FD"/>
    <w:rsid w:val="00035AE1"/>
    <w:rsid w:val="00035B6B"/>
    <w:rsid w:val="00036BA2"/>
    <w:rsid w:val="00037ABE"/>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5769B"/>
    <w:rsid w:val="0006213F"/>
    <w:rsid w:val="000626DC"/>
    <w:rsid w:val="0006444E"/>
    <w:rsid w:val="00064856"/>
    <w:rsid w:val="000656D3"/>
    <w:rsid w:val="00067023"/>
    <w:rsid w:val="00067FDC"/>
    <w:rsid w:val="0007003B"/>
    <w:rsid w:val="0007073E"/>
    <w:rsid w:val="00072CB4"/>
    <w:rsid w:val="00073DBF"/>
    <w:rsid w:val="00073EE0"/>
    <w:rsid w:val="00074A3A"/>
    <w:rsid w:val="00075A42"/>
    <w:rsid w:val="000762F3"/>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7BA"/>
    <w:rsid w:val="000A0CC2"/>
    <w:rsid w:val="000A30EC"/>
    <w:rsid w:val="000A36EF"/>
    <w:rsid w:val="000A52A2"/>
    <w:rsid w:val="000A53DB"/>
    <w:rsid w:val="000A5E43"/>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5754"/>
    <w:rsid w:val="000B7485"/>
    <w:rsid w:val="000B7BB6"/>
    <w:rsid w:val="000B7CCD"/>
    <w:rsid w:val="000C1142"/>
    <w:rsid w:val="000C253D"/>
    <w:rsid w:val="000C2EA4"/>
    <w:rsid w:val="000C41E2"/>
    <w:rsid w:val="000C489C"/>
    <w:rsid w:val="000C54FE"/>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E36"/>
    <w:rsid w:val="0010088B"/>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49C6"/>
    <w:rsid w:val="0011581A"/>
    <w:rsid w:val="00115A5E"/>
    <w:rsid w:val="0012059B"/>
    <w:rsid w:val="001228A2"/>
    <w:rsid w:val="00123731"/>
    <w:rsid w:val="00125042"/>
    <w:rsid w:val="001251A8"/>
    <w:rsid w:val="0012544A"/>
    <w:rsid w:val="00125F2B"/>
    <w:rsid w:val="001261A8"/>
    <w:rsid w:val="00126284"/>
    <w:rsid w:val="001266FD"/>
    <w:rsid w:val="00126979"/>
    <w:rsid w:val="00127592"/>
    <w:rsid w:val="001277C0"/>
    <w:rsid w:val="00127FEE"/>
    <w:rsid w:val="00131216"/>
    <w:rsid w:val="00132B06"/>
    <w:rsid w:val="00132E01"/>
    <w:rsid w:val="001341AD"/>
    <w:rsid w:val="0013445E"/>
    <w:rsid w:val="00134761"/>
    <w:rsid w:val="00135D5C"/>
    <w:rsid w:val="001361AB"/>
    <w:rsid w:val="001372FE"/>
    <w:rsid w:val="00137A9E"/>
    <w:rsid w:val="00140397"/>
    <w:rsid w:val="00140E4A"/>
    <w:rsid w:val="00141577"/>
    <w:rsid w:val="00141D67"/>
    <w:rsid w:val="001430DD"/>
    <w:rsid w:val="001433A8"/>
    <w:rsid w:val="00143673"/>
    <w:rsid w:val="00143BB8"/>
    <w:rsid w:val="001446C8"/>
    <w:rsid w:val="00146CDF"/>
    <w:rsid w:val="001477DE"/>
    <w:rsid w:val="001503FA"/>
    <w:rsid w:val="0015330E"/>
    <w:rsid w:val="00153F6B"/>
    <w:rsid w:val="00155703"/>
    <w:rsid w:val="00156B80"/>
    <w:rsid w:val="00156FFE"/>
    <w:rsid w:val="00160AB3"/>
    <w:rsid w:val="00160AFB"/>
    <w:rsid w:val="0016114A"/>
    <w:rsid w:val="00161963"/>
    <w:rsid w:val="00162533"/>
    <w:rsid w:val="001632F3"/>
    <w:rsid w:val="00163E3E"/>
    <w:rsid w:val="00164E67"/>
    <w:rsid w:val="0016574C"/>
    <w:rsid w:val="001658CC"/>
    <w:rsid w:val="001663C7"/>
    <w:rsid w:val="00167452"/>
    <w:rsid w:val="00167A52"/>
    <w:rsid w:val="00167FE8"/>
    <w:rsid w:val="001704B9"/>
    <w:rsid w:val="00170B74"/>
    <w:rsid w:val="00171438"/>
    <w:rsid w:val="001716C8"/>
    <w:rsid w:val="00171A5E"/>
    <w:rsid w:val="00171C87"/>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626E"/>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421"/>
    <w:rsid w:val="001D33B6"/>
    <w:rsid w:val="001D34F7"/>
    <w:rsid w:val="001D5301"/>
    <w:rsid w:val="001D5C7E"/>
    <w:rsid w:val="001D608F"/>
    <w:rsid w:val="001D682D"/>
    <w:rsid w:val="001D7ECD"/>
    <w:rsid w:val="001E0063"/>
    <w:rsid w:val="001E044E"/>
    <w:rsid w:val="001E08B3"/>
    <w:rsid w:val="001E1282"/>
    <w:rsid w:val="001E1B2C"/>
    <w:rsid w:val="001E1F1C"/>
    <w:rsid w:val="001E24EF"/>
    <w:rsid w:val="001E286F"/>
    <w:rsid w:val="001E400D"/>
    <w:rsid w:val="001E571F"/>
    <w:rsid w:val="001E579D"/>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DF3"/>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1E4"/>
    <w:rsid w:val="0021420C"/>
    <w:rsid w:val="002153B6"/>
    <w:rsid w:val="002156DA"/>
    <w:rsid w:val="002157FA"/>
    <w:rsid w:val="00215A73"/>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3FD3"/>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5456"/>
    <w:rsid w:val="00256F1E"/>
    <w:rsid w:val="00256F91"/>
    <w:rsid w:val="00257D20"/>
    <w:rsid w:val="00260959"/>
    <w:rsid w:val="00260BCF"/>
    <w:rsid w:val="00260DF2"/>
    <w:rsid w:val="00260E11"/>
    <w:rsid w:val="002621A5"/>
    <w:rsid w:val="00262AEF"/>
    <w:rsid w:val="002633A4"/>
    <w:rsid w:val="00263781"/>
    <w:rsid w:val="00264A0D"/>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1E08"/>
    <w:rsid w:val="002B37FB"/>
    <w:rsid w:val="002B6213"/>
    <w:rsid w:val="002B68BD"/>
    <w:rsid w:val="002B753F"/>
    <w:rsid w:val="002C01BB"/>
    <w:rsid w:val="002C038F"/>
    <w:rsid w:val="002C2049"/>
    <w:rsid w:val="002C23FC"/>
    <w:rsid w:val="002C4E99"/>
    <w:rsid w:val="002C619E"/>
    <w:rsid w:val="002C6D5D"/>
    <w:rsid w:val="002C71C5"/>
    <w:rsid w:val="002C7231"/>
    <w:rsid w:val="002C7454"/>
    <w:rsid w:val="002D198C"/>
    <w:rsid w:val="002D1A12"/>
    <w:rsid w:val="002D269A"/>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AC5"/>
    <w:rsid w:val="002F1F04"/>
    <w:rsid w:val="002F21FB"/>
    <w:rsid w:val="002F2EBF"/>
    <w:rsid w:val="002F410D"/>
    <w:rsid w:val="002F5988"/>
    <w:rsid w:val="002F64A9"/>
    <w:rsid w:val="00300910"/>
    <w:rsid w:val="00300F98"/>
    <w:rsid w:val="0030245C"/>
    <w:rsid w:val="00302537"/>
    <w:rsid w:val="003030A9"/>
    <w:rsid w:val="003038C0"/>
    <w:rsid w:val="003041B4"/>
    <w:rsid w:val="00305441"/>
    <w:rsid w:val="00312A7A"/>
    <w:rsid w:val="00312C20"/>
    <w:rsid w:val="00321EF4"/>
    <w:rsid w:val="00323101"/>
    <w:rsid w:val="003250F7"/>
    <w:rsid w:val="00325A3A"/>
    <w:rsid w:val="0032699A"/>
    <w:rsid w:val="0032791E"/>
    <w:rsid w:val="00330924"/>
    <w:rsid w:val="00331440"/>
    <w:rsid w:val="00331AE0"/>
    <w:rsid w:val="00331EB5"/>
    <w:rsid w:val="00332702"/>
    <w:rsid w:val="00335F01"/>
    <w:rsid w:val="003375A7"/>
    <w:rsid w:val="0034007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5CD0"/>
    <w:rsid w:val="003663AE"/>
    <w:rsid w:val="003669A5"/>
    <w:rsid w:val="00366FC8"/>
    <w:rsid w:val="00367A4C"/>
    <w:rsid w:val="0037009F"/>
    <w:rsid w:val="003703B2"/>
    <w:rsid w:val="00372CA4"/>
    <w:rsid w:val="00374C01"/>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7CD"/>
    <w:rsid w:val="0039483D"/>
    <w:rsid w:val="00395369"/>
    <w:rsid w:val="00395390"/>
    <w:rsid w:val="00395CA6"/>
    <w:rsid w:val="00395CDC"/>
    <w:rsid w:val="00396EAC"/>
    <w:rsid w:val="00397162"/>
    <w:rsid w:val="00397E19"/>
    <w:rsid w:val="003A1BE4"/>
    <w:rsid w:val="003A20A9"/>
    <w:rsid w:val="003A29D4"/>
    <w:rsid w:val="003A3718"/>
    <w:rsid w:val="003A40C3"/>
    <w:rsid w:val="003A5A82"/>
    <w:rsid w:val="003A5CE7"/>
    <w:rsid w:val="003A5CF9"/>
    <w:rsid w:val="003A609C"/>
    <w:rsid w:val="003A6A18"/>
    <w:rsid w:val="003A6B7F"/>
    <w:rsid w:val="003A725F"/>
    <w:rsid w:val="003A7290"/>
    <w:rsid w:val="003A77C7"/>
    <w:rsid w:val="003A7949"/>
    <w:rsid w:val="003A7B9F"/>
    <w:rsid w:val="003B099D"/>
    <w:rsid w:val="003B21C7"/>
    <w:rsid w:val="003B28B3"/>
    <w:rsid w:val="003B3970"/>
    <w:rsid w:val="003B60C5"/>
    <w:rsid w:val="003C0BF1"/>
    <w:rsid w:val="003C10CF"/>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9C7"/>
    <w:rsid w:val="003D1E8F"/>
    <w:rsid w:val="003D22E1"/>
    <w:rsid w:val="003D48B0"/>
    <w:rsid w:val="003D4CC5"/>
    <w:rsid w:val="003D5F09"/>
    <w:rsid w:val="003D67FD"/>
    <w:rsid w:val="003D6D37"/>
    <w:rsid w:val="003D7E67"/>
    <w:rsid w:val="003E12CA"/>
    <w:rsid w:val="003E2360"/>
    <w:rsid w:val="003E2FCD"/>
    <w:rsid w:val="003E3042"/>
    <w:rsid w:val="003E347C"/>
    <w:rsid w:val="003E4DCD"/>
    <w:rsid w:val="003E545D"/>
    <w:rsid w:val="003E5486"/>
    <w:rsid w:val="003E6594"/>
    <w:rsid w:val="003F11C0"/>
    <w:rsid w:val="003F1EFF"/>
    <w:rsid w:val="003F2A24"/>
    <w:rsid w:val="003F3080"/>
    <w:rsid w:val="003F3560"/>
    <w:rsid w:val="003F3F38"/>
    <w:rsid w:val="003F6177"/>
    <w:rsid w:val="003F6580"/>
    <w:rsid w:val="003F7813"/>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2004D"/>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071"/>
    <w:rsid w:val="004352AB"/>
    <w:rsid w:val="00435DD9"/>
    <w:rsid w:val="004367AD"/>
    <w:rsid w:val="00436E8E"/>
    <w:rsid w:val="0043776B"/>
    <w:rsid w:val="00437F91"/>
    <w:rsid w:val="0044109F"/>
    <w:rsid w:val="00442CE6"/>
    <w:rsid w:val="00442E9E"/>
    <w:rsid w:val="00442FAD"/>
    <w:rsid w:val="0044422E"/>
    <w:rsid w:val="00444278"/>
    <w:rsid w:val="004442EA"/>
    <w:rsid w:val="004445D3"/>
    <w:rsid w:val="004471F2"/>
    <w:rsid w:val="0045028A"/>
    <w:rsid w:val="00450605"/>
    <w:rsid w:val="004519BF"/>
    <w:rsid w:val="00453D75"/>
    <w:rsid w:val="00454793"/>
    <w:rsid w:val="00455D7C"/>
    <w:rsid w:val="0045687C"/>
    <w:rsid w:val="00456920"/>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3DA"/>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972A1"/>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35D8"/>
    <w:rsid w:val="004C4D00"/>
    <w:rsid w:val="004C5771"/>
    <w:rsid w:val="004C654B"/>
    <w:rsid w:val="004C7606"/>
    <w:rsid w:val="004D042C"/>
    <w:rsid w:val="004D1678"/>
    <w:rsid w:val="004D219F"/>
    <w:rsid w:val="004D2470"/>
    <w:rsid w:val="004D2E84"/>
    <w:rsid w:val="004D351F"/>
    <w:rsid w:val="004D4794"/>
    <w:rsid w:val="004D56DF"/>
    <w:rsid w:val="004D642B"/>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6D9D"/>
    <w:rsid w:val="004F79E2"/>
    <w:rsid w:val="00500067"/>
    <w:rsid w:val="00500122"/>
    <w:rsid w:val="00502291"/>
    <w:rsid w:val="0050378A"/>
    <w:rsid w:val="00505070"/>
    <w:rsid w:val="005053A5"/>
    <w:rsid w:val="00505970"/>
    <w:rsid w:val="00506A4B"/>
    <w:rsid w:val="0051088D"/>
    <w:rsid w:val="00511544"/>
    <w:rsid w:val="005116B5"/>
    <w:rsid w:val="00511A40"/>
    <w:rsid w:val="00511F8E"/>
    <w:rsid w:val="00512E82"/>
    <w:rsid w:val="00513001"/>
    <w:rsid w:val="005136B0"/>
    <w:rsid w:val="00515966"/>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292"/>
    <w:rsid w:val="00555417"/>
    <w:rsid w:val="00555F85"/>
    <w:rsid w:val="005573F4"/>
    <w:rsid w:val="00560030"/>
    <w:rsid w:val="005606DD"/>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557"/>
    <w:rsid w:val="005716D6"/>
    <w:rsid w:val="00571D1B"/>
    <w:rsid w:val="0057211D"/>
    <w:rsid w:val="0057298C"/>
    <w:rsid w:val="00573DBE"/>
    <w:rsid w:val="00574730"/>
    <w:rsid w:val="005749E5"/>
    <w:rsid w:val="00574F07"/>
    <w:rsid w:val="00575FCC"/>
    <w:rsid w:val="005760C4"/>
    <w:rsid w:val="00576B98"/>
    <w:rsid w:val="00576F85"/>
    <w:rsid w:val="005771FA"/>
    <w:rsid w:val="005776CF"/>
    <w:rsid w:val="00577B65"/>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6E3"/>
    <w:rsid w:val="005A61AA"/>
    <w:rsid w:val="005A7356"/>
    <w:rsid w:val="005A7748"/>
    <w:rsid w:val="005B13F6"/>
    <w:rsid w:val="005B1FA4"/>
    <w:rsid w:val="005B3057"/>
    <w:rsid w:val="005B50A3"/>
    <w:rsid w:val="005B69F7"/>
    <w:rsid w:val="005B7132"/>
    <w:rsid w:val="005B7365"/>
    <w:rsid w:val="005C00B8"/>
    <w:rsid w:val="005C0E01"/>
    <w:rsid w:val="005C1110"/>
    <w:rsid w:val="005C14D0"/>
    <w:rsid w:val="005C1861"/>
    <w:rsid w:val="005C1FDB"/>
    <w:rsid w:val="005C392D"/>
    <w:rsid w:val="005C3AE9"/>
    <w:rsid w:val="005C542F"/>
    <w:rsid w:val="005C5E21"/>
    <w:rsid w:val="005C7499"/>
    <w:rsid w:val="005C7C2E"/>
    <w:rsid w:val="005D02E3"/>
    <w:rsid w:val="005D1A49"/>
    <w:rsid w:val="005D3254"/>
    <w:rsid w:val="005D4007"/>
    <w:rsid w:val="005D5858"/>
    <w:rsid w:val="005D77D4"/>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E63"/>
    <w:rsid w:val="0060062E"/>
    <w:rsid w:val="0060220F"/>
    <w:rsid w:val="00602A5F"/>
    <w:rsid w:val="006049ED"/>
    <w:rsid w:val="00604B57"/>
    <w:rsid w:val="00604D51"/>
    <w:rsid w:val="0060700C"/>
    <w:rsid w:val="00607316"/>
    <w:rsid w:val="006078BE"/>
    <w:rsid w:val="006103FD"/>
    <w:rsid w:val="006106DB"/>
    <w:rsid w:val="00610924"/>
    <w:rsid w:val="006112ED"/>
    <w:rsid w:val="0061273E"/>
    <w:rsid w:val="0061476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82B"/>
    <w:rsid w:val="00627A8D"/>
    <w:rsid w:val="00631B82"/>
    <w:rsid w:val="00631D31"/>
    <w:rsid w:val="00631E61"/>
    <w:rsid w:val="00632BE7"/>
    <w:rsid w:val="0063467E"/>
    <w:rsid w:val="00640B72"/>
    <w:rsid w:val="00640BB2"/>
    <w:rsid w:val="006414BE"/>
    <w:rsid w:val="00641C1C"/>
    <w:rsid w:val="0064270B"/>
    <w:rsid w:val="00642EF9"/>
    <w:rsid w:val="0064319D"/>
    <w:rsid w:val="0064383B"/>
    <w:rsid w:val="0064571F"/>
    <w:rsid w:val="00645768"/>
    <w:rsid w:val="00645AA4"/>
    <w:rsid w:val="006462F3"/>
    <w:rsid w:val="00646D89"/>
    <w:rsid w:val="00646F2D"/>
    <w:rsid w:val="00646FC9"/>
    <w:rsid w:val="00647F49"/>
    <w:rsid w:val="0065066F"/>
    <w:rsid w:val="00651B44"/>
    <w:rsid w:val="00652020"/>
    <w:rsid w:val="00652914"/>
    <w:rsid w:val="006536A6"/>
    <w:rsid w:val="00653F41"/>
    <w:rsid w:val="00654100"/>
    <w:rsid w:val="006542CC"/>
    <w:rsid w:val="00654636"/>
    <w:rsid w:val="00654A7D"/>
    <w:rsid w:val="006554B9"/>
    <w:rsid w:val="00655803"/>
    <w:rsid w:val="0065689A"/>
    <w:rsid w:val="0065689D"/>
    <w:rsid w:val="00657228"/>
    <w:rsid w:val="0065744C"/>
    <w:rsid w:val="00657D2E"/>
    <w:rsid w:val="006601BD"/>
    <w:rsid w:val="00660957"/>
    <w:rsid w:val="0066132C"/>
    <w:rsid w:val="00662941"/>
    <w:rsid w:val="00662BF4"/>
    <w:rsid w:val="00662CD5"/>
    <w:rsid w:val="00663000"/>
    <w:rsid w:val="006650A0"/>
    <w:rsid w:val="00665FA6"/>
    <w:rsid w:val="00672295"/>
    <w:rsid w:val="00673762"/>
    <w:rsid w:val="00673A69"/>
    <w:rsid w:val="00673D26"/>
    <w:rsid w:val="00674346"/>
    <w:rsid w:val="0067511F"/>
    <w:rsid w:val="006765C8"/>
    <w:rsid w:val="0067734F"/>
    <w:rsid w:val="00677931"/>
    <w:rsid w:val="00677C8E"/>
    <w:rsid w:val="00680130"/>
    <w:rsid w:val="00681484"/>
    <w:rsid w:val="00681D63"/>
    <w:rsid w:val="00682191"/>
    <w:rsid w:val="006825A4"/>
    <w:rsid w:val="0068315A"/>
    <w:rsid w:val="006834D3"/>
    <w:rsid w:val="00684958"/>
    <w:rsid w:val="00685475"/>
    <w:rsid w:val="00690845"/>
    <w:rsid w:val="006921C0"/>
    <w:rsid w:val="006937E3"/>
    <w:rsid w:val="00693BAF"/>
    <w:rsid w:val="00694D9D"/>
    <w:rsid w:val="00694EFA"/>
    <w:rsid w:val="006A10D3"/>
    <w:rsid w:val="006A17DE"/>
    <w:rsid w:val="006A2CEE"/>
    <w:rsid w:val="006A312E"/>
    <w:rsid w:val="006A5EAE"/>
    <w:rsid w:val="006A6686"/>
    <w:rsid w:val="006A6A5D"/>
    <w:rsid w:val="006A7790"/>
    <w:rsid w:val="006A798A"/>
    <w:rsid w:val="006A7CB0"/>
    <w:rsid w:val="006B0DD7"/>
    <w:rsid w:val="006B1524"/>
    <w:rsid w:val="006B2DE9"/>
    <w:rsid w:val="006B4846"/>
    <w:rsid w:val="006B4BB6"/>
    <w:rsid w:val="006B5602"/>
    <w:rsid w:val="006B5A2B"/>
    <w:rsid w:val="006B5E99"/>
    <w:rsid w:val="006B6AE8"/>
    <w:rsid w:val="006B7FDF"/>
    <w:rsid w:val="006C06F9"/>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7C6"/>
    <w:rsid w:val="006D7DEA"/>
    <w:rsid w:val="006E29EF"/>
    <w:rsid w:val="006E37A9"/>
    <w:rsid w:val="006E3884"/>
    <w:rsid w:val="006E4F13"/>
    <w:rsid w:val="006E5489"/>
    <w:rsid w:val="006E5826"/>
    <w:rsid w:val="006E5F41"/>
    <w:rsid w:val="006E6384"/>
    <w:rsid w:val="006E75C6"/>
    <w:rsid w:val="006F097F"/>
    <w:rsid w:val="006F2FF2"/>
    <w:rsid w:val="006F314B"/>
    <w:rsid w:val="006F39E3"/>
    <w:rsid w:val="006F4702"/>
    <w:rsid w:val="006F4FED"/>
    <w:rsid w:val="006F59E4"/>
    <w:rsid w:val="006F639B"/>
    <w:rsid w:val="006F68B0"/>
    <w:rsid w:val="00701617"/>
    <w:rsid w:val="00702CFB"/>
    <w:rsid w:val="00703C1A"/>
    <w:rsid w:val="00704500"/>
    <w:rsid w:val="007049B4"/>
    <w:rsid w:val="00704EFD"/>
    <w:rsid w:val="00705635"/>
    <w:rsid w:val="00707E8C"/>
    <w:rsid w:val="0071106A"/>
    <w:rsid w:val="00711454"/>
    <w:rsid w:val="00711595"/>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602F"/>
    <w:rsid w:val="0073640D"/>
    <w:rsid w:val="0073729F"/>
    <w:rsid w:val="007405BF"/>
    <w:rsid w:val="00740942"/>
    <w:rsid w:val="00740EE9"/>
    <w:rsid w:val="0074108B"/>
    <w:rsid w:val="007419C2"/>
    <w:rsid w:val="00741A2F"/>
    <w:rsid w:val="00741FDF"/>
    <w:rsid w:val="007439A8"/>
    <w:rsid w:val="007446F4"/>
    <w:rsid w:val="007458FD"/>
    <w:rsid w:val="00745FD2"/>
    <w:rsid w:val="00746AF5"/>
    <w:rsid w:val="007479CC"/>
    <w:rsid w:val="00747E1B"/>
    <w:rsid w:val="00750DE9"/>
    <w:rsid w:val="0075100A"/>
    <w:rsid w:val="00751648"/>
    <w:rsid w:val="00751D71"/>
    <w:rsid w:val="007522A9"/>
    <w:rsid w:val="00752CA9"/>
    <w:rsid w:val="00752E40"/>
    <w:rsid w:val="00755116"/>
    <w:rsid w:val="0075678D"/>
    <w:rsid w:val="00756FD4"/>
    <w:rsid w:val="00757736"/>
    <w:rsid w:val="00757E86"/>
    <w:rsid w:val="007611A3"/>
    <w:rsid w:val="00762D94"/>
    <w:rsid w:val="00763A42"/>
    <w:rsid w:val="00763C8D"/>
    <w:rsid w:val="007647D9"/>
    <w:rsid w:val="00764ACF"/>
    <w:rsid w:val="00764ECC"/>
    <w:rsid w:val="007668FC"/>
    <w:rsid w:val="00767630"/>
    <w:rsid w:val="007704C6"/>
    <w:rsid w:val="0077080A"/>
    <w:rsid w:val="00770B54"/>
    <w:rsid w:val="00771179"/>
    <w:rsid w:val="00771990"/>
    <w:rsid w:val="0077253E"/>
    <w:rsid w:val="0077306C"/>
    <w:rsid w:val="00774531"/>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3CBB"/>
    <w:rsid w:val="007950C7"/>
    <w:rsid w:val="007955D8"/>
    <w:rsid w:val="00795873"/>
    <w:rsid w:val="0079704C"/>
    <w:rsid w:val="00797335"/>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3559"/>
    <w:rsid w:val="007C43D7"/>
    <w:rsid w:val="007C4AC0"/>
    <w:rsid w:val="007C6077"/>
    <w:rsid w:val="007C6829"/>
    <w:rsid w:val="007C6900"/>
    <w:rsid w:val="007C7982"/>
    <w:rsid w:val="007C79E2"/>
    <w:rsid w:val="007D0B82"/>
    <w:rsid w:val="007D1B24"/>
    <w:rsid w:val="007D28E5"/>
    <w:rsid w:val="007D2E9C"/>
    <w:rsid w:val="007D370A"/>
    <w:rsid w:val="007D3941"/>
    <w:rsid w:val="007D3A17"/>
    <w:rsid w:val="007D3BA8"/>
    <w:rsid w:val="007D3DCA"/>
    <w:rsid w:val="007D4DF9"/>
    <w:rsid w:val="007D5B2D"/>
    <w:rsid w:val="007D654C"/>
    <w:rsid w:val="007D6F08"/>
    <w:rsid w:val="007D7401"/>
    <w:rsid w:val="007D7402"/>
    <w:rsid w:val="007E05E7"/>
    <w:rsid w:val="007E09C2"/>
    <w:rsid w:val="007E1052"/>
    <w:rsid w:val="007E4DA3"/>
    <w:rsid w:val="007E6BD4"/>
    <w:rsid w:val="007E6EA2"/>
    <w:rsid w:val="007E7F32"/>
    <w:rsid w:val="007F035A"/>
    <w:rsid w:val="007F159D"/>
    <w:rsid w:val="007F212E"/>
    <w:rsid w:val="007F29C8"/>
    <w:rsid w:val="007F2FC1"/>
    <w:rsid w:val="007F391F"/>
    <w:rsid w:val="007F3A66"/>
    <w:rsid w:val="007F61D2"/>
    <w:rsid w:val="007F6AB8"/>
    <w:rsid w:val="007F6B81"/>
    <w:rsid w:val="007F7C95"/>
    <w:rsid w:val="007F7D66"/>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B2E"/>
    <w:rsid w:val="00817BAB"/>
    <w:rsid w:val="0082087B"/>
    <w:rsid w:val="00822127"/>
    <w:rsid w:val="00822189"/>
    <w:rsid w:val="0082304F"/>
    <w:rsid w:val="008235B2"/>
    <w:rsid w:val="00824008"/>
    <w:rsid w:val="00824946"/>
    <w:rsid w:val="008250F7"/>
    <w:rsid w:val="00825E6A"/>
    <w:rsid w:val="00830792"/>
    <w:rsid w:val="00830A31"/>
    <w:rsid w:val="00831604"/>
    <w:rsid w:val="0083186A"/>
    <w:rsid w:val="008318D2"/>
    <w:rsid w:val="008324A7"/>
    <w:rsid w:val="00832AFD"/>
    <w:rsid w:val="008339B7"/>
    <w:rsid w:val="00834115"/>
    <w:rsid w:val="00834C39"/>
    <w:rsid w:val="0083507C"/>
    <w:rsid w:val="0083534E"/>
    <w:rsid w:val="008357DB"/>
    <w:rsid w:val="00835B29"/>
    <w:rsid w:val="0083661C"/>
    <w:rsid w:val="00836E1D"/>
    <w:rsid w:val="00837EA0"/>
    <w:rsid w:val="00840202"/>
    <w:rsid w:val="0084120D"/>
    <w:rsid w:val="008420A4"/>
    <w:rsid w:val="00843B2E"/>
    <w:rsid w:val="00843C38"/>
    <w:rsid w:val="0084436E"/>
    <w:rsid w:val="008445E3"/>
    <w:rsid w:val="00844BD4"/>
    <w:rsid w:val="008451D2"/>
    <w:rsid w:val="00845B10"/>
    <w:rsid w:val="0084613E"/>
    <w:rsid w:val="008470E8"/>
    <w:rsid w:val="00847B4D"/>
    <w:rsid w:val="00850FC4"/>
    <w:rsid w:val="00851937"/>
    <w:rsid w:val="00852921"/>
    <w:rsid w:val="008535BC"/>
    <w:rsid w:val="008555BA"/>
    <w:rsid w:val="00857111"/>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1FB"/>
    <w:rsid w:val="008853EB"/>
    <w:rsid w:val="008856FB"/>
    <w:rsid w:val="008876F8"/>
    <w:rsid w:val="00887732"/>
    <w:rsid w:val="00887DEA"/>
    <w:rsid w:val="00890FA8"/>
    <w:rsid w:val="0089257A"/>
    <w:rsid w:val="00892738"/>
    <w:rsid w:val="00893B1A"/>
    <w:rsid w:val="00894043"/>
    <w:rsid w:val="00894965"/>
    <w:rsid w:val="00894D75"/>
    <w:rsid w:val="008965D3"/>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053C"/>
    <w:rsid w:val="008D1BB6"/>
    <w:rsid w:val="008D30B9"/>
    <w:rsid w:val="008D3A1D"/>
    <w:rsid w:val="008D4713"/>
    <w:rsid w:val="008D486C"/>
    <w:rsid w:val="008D572B"/>
    <w:rsid w:val="008D57B4"/>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256B"/>
    <w:rsid w:val="008F273E"/>
    <w:rsid w:val="008F3894"/>
    <w:rsid w:val="008F48D9"/>
    <w:rsid w:val="008F57EE"/>
    <w:rsid w:val="008F600E"/>
    <w:rsid w:val="008F6241"/>
    <w:rsid w:val="008F6443"/>
    <w:rsid w:val="008F67BA"/>
    <w:rsid w:val="008F762F"/>
    <w:rsid w:val="008F7C25"/>
    <w:rsid w:val="0090182E"/>
    <w:rsid w:val="009018DE"/>
    <w:rsid w:val="00901DBA"/>
    <w:rsid w:val="0090267C"/>
    <w:rsid w:val="00902FDF"/>
    <w:rsid w:val="00903261"/>
    <w:rsid w:val="0090347F"/>
    <w:rsid w:val="00904C9C"/>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F9D"/>
    <w:rsid w:val="009144E9"/>
    <w:rsid w:val="00915B95"/>
    <w:rsid w:val="00915FB5"/>
    <w:rsid w:val="0091739E"/>
    <w:rsid w:val="009173F8"/>
    <w:rsid w:val="00917461"/>
    <w:rsid w:val="00917649"/>
    <w:rsid w:val="009201E9"/>
    <w:rsid w:val="009209B7"/>
    <w:rsid w:val="009212DC"/>
    <w:rsid w:val="0092160F"/>
    <w:rsid w:val="00922184"/>
    <w:rsid w:val="00922B3B"/>
    <w:rsid w:val="00923293"/>
    <w:rsid w:val="009233A8"/>
    <w:rsid w:val="00923B4E"/>
    <w:rsid w:val="00923E05"/>
    <w:rsid w:val="00924028"/>
    <w:rsid w:val="009242C5"/>
    <w:rsid w:val="00924566"/>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2F1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0E5"/>
    <w:rsid w:val="0097043F"/>
    <w:rsid w:val="00970995"/>
    <w:rsid w:val="00971BD9"/>
    <w:rsid w:val="00972145"/>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26F"/>
    <w:rsid w:val="009C5EA2"/>
    <w:rsid w:val="009C66F4"/>
    <w:rsid w:val="009C7059"/>
    <w:rsid w:val="009C7629"/>
    <w:rsid w:val="009D169F"/>
    <w:rsid w:val="009D19F0"/>
    <w:rsid w:val="009D1D2E"/>
    <w:rsid w:val="009D280A"/>
    <w:rsid w:val="009D41C8"/>
    <w:rsid w:val="009D5844"/>
    <w:rsid w:val="009D6AEE"/>
    <w:rsid w:val="009D6B3E"/>
    <w:rsid w:val="009D6F0A"/>
    <w:rsid w:val="009D7096"/>
    <w:rsid w:val="009E0D73"/>
    <w:rsid w:val="009E1D43"/>
    <w:rsid w:val="009E2207"/>
    <w:rsid w:val="009E261A"/>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010"/>
    <w:rsid w:val="00A0221F"/>
    <w:rsid w:val="00A0237B"/>
    <w:rsid w:val="00A04FC4"/>
    <w:rsid w:val="00A053EC"/>
    <w:rsid w:val="00A05B27"/>
    <w:rsid w:val="00A05BB4"/>
    <w:rsid w:val="00A05F7F"/>
    <w:rsid w:val="00A0618F"/>
    <w:rsid w:val="00A065BA"/>
    <w:rsid w:val="00A0799D"/>
    <w:rsid w:val="00A07EC9"/>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30A84"/>
    <w:rsid w:val="00A33B0A"/>
    <w:rsid w:val="00A34F13"/>
    <w:rsid w:val="00A352EA"/>
    <w:rsid w:val="00A361DB"/>
    <w:rsid w:val="00A37472"/>
    <w:rsid w:val="00A37982"/>
    <w:rsid w:val="00A400AD"/>
    <w:rsid w:val="00A4057C"/>
    <w:rsid w:val="00A40D0F"/>
    <w:rsid w:val="00A42591"/>
    <w:rsid w:val="00A42605"/>
    <w:rsid w:val="00A4289C"/>
    <w:rsid w:val="00A429D5"/>
    <w:rsid w:val="00A42E3A"/>
    <w:rsid w:val="00A42F1A"/>
    <w:rsid w:val="00A43AF9"/>
    <w:rsid w:val="00A45CED"/>
    <w:rsid w:val="00A50037"/>
    <w:rsid w:val="00A50377"/>
    <w:rsid w:val="00A50FD9"/>
    <w:rsid w:val="00A516BD"/>
    <w:rsid w:val="00A528D2"/>
    <w:rsid w:val="00A5376C"/>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D61"/>
    <w:rsid w:val="00A671A5"/>
    <w:rsid w:val="00A67434"/>
    <w:rsid w:val="00A67AA6"/>
    <w:rsid w:val="00A67FE0"/>
    <w:rsid w:val="00A70AD8"/>
    <w:rsid w:val="00A72F15"/>
    <w:rsid w:val="00A73A9C"/>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4AF7"/>
    <w:rsid w:val="00A95AA5"/>
    <w:rsid w:val="00A96350"/>
    <w:rsid w:val="00A969DB"/>
    <w:rsid w:val="00A96D69"/>
    <w:rsid w:val="00AA08F3"/>
    <w:rsid w:val="00AA1176"/>
    <w:rsid w:val="00AA158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050"/>
    <w:rsid w:val="00AD5B14"/>
    <w:rsid w:val="00AD608E"/>
    <w:rsid w:val="00AD68A7"/>
    <w:rsid w:val="00AD75A7"/>
    <w:rsid w:val="00AD7FE0"/>
    <w:rsid w:val="00AE5F3B"/>
    <w:rsid w:val="00AE67B2"/>
    <w:rsid w:val="00AE6EC0"/>
    <w:rsid w:val="00AE78DC"/>
    <w:rsid w:val="00AE7ABA"/>
    <w:rsid w:val="00AF01B6"/>
    <w:rsid w:val="00AF0F99"/>
    <w:rsid w:val="00AF4B0A"/>
    <w:rsid w:val="00AF4C4C"/>
    <w:rsid w:val="00AF5665"/>
    <w:rsid w:val="00AF59DE"/>
    <w:rsid w:val="00AF65DE"/>
    <w:rsid w:val="00B00779"/>
    <w:rsid w:val="00B007A5"/>
    <w:rsid w:val="00B017AB"/>
    <w:rsid w:val="00B01ECA"/>
    <w:rsid w:val="00B02E53"/>
    <w:rsid w:val="00B03969"/>
    <w:rsid w:val="00B040A5"/>
    <w:rsid w:val="00B056B9"/>
    <w:rsid w:val="00B05D67"/>
    <w:rsid w:val="00B06275"/>
    <w:rsid w:val="00B06380"/>
    <w:rsid w:val="00B0649F"/>
    <w:rsid w:val="00B06625"/>
    <w:rsid w:val="00B07614"/>
    <w:rsid w:val="00B07933"/>
    <w:rsid w:val="00B0795D"/>
    <w:rsid w:val="00B079EB"/>
    <w:rsid w:val="00B101E0"/>
    <w:rsid w:val="00B10CF4"/>
    <w:rsid w:val="00B10D68"/>
    <w:rsid w:val="00B11514"/>
    <w:rsid w:val="00B11A7A"/>
    <w:rsid w:val="00B11A89"/>
    <w:rsid w:val="00B1245F"/>
    <w:rsid w:val="00B14009"/>
    <w:rsid w:val="00B14689"/>
    <w:rsid w:val="00B14CE4"/>
    <w:rsid w:val="00B14EBC"/>
    <w:rsid w:val="00B1587C"/>
    <w:rsid w:val="00B15BAF"/>
    <w:rsid w:val="00B15EE0"/>
    <w:rsid w:val="00B16D69"/>
    <w:rsid w:val="00B16EA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3555"/>
    <w:rsid w:val="00B35F0C"/>
    <w:rsid w:val="00B369FD"/>
    <w:rsid w:val="00B40F2C"/>
    <w:rsid w:val="00B428F2"/>
    <w:rsid w:val="00B44413"/>
    <w:rsid w:val="00B445BD"/>
    <w:rsid w:val="00B454E2"/>
    <w:rsid w:val="00B457A8"/>
    <w:rsid w:val="00B45B96"/>
    <w:rsid w:val="00B45C16"/>
    <w:rsid w:val="00B469CE"/>
    <w:rsid w:val="00B505A1"/>
    <w:rsid w:val="00B507AC"/>
    <w:rsid w:val="00B50B6F"/>
    <w:rsid w:val="00B50E58"/>
    <w:rsid w:val="00B50FF3"/>
    <w:rsid w:val="00B528D4"/>
    <w:rsid w:val="00B53FE8"/>
    <w:rsid w:val="00B54349"/>
    <w:rsid w:val="00B545E1"/>
    <w:rsid w:val="00B548BF"/>
    <w:rsid w:val="00B554B0"/>
    <w:rsid w:val="00B57C57"/>
    <w:rsid w:val="00B60AEC"/>
    <w:rsid w:val="00B60BD9"/>
    <w:rsid w:val="00B61A5C"/>
    <w:rsid w:val="00B62421"/>
    <w:rsid w:val="00B64BCB"/>
    <w:rsid w:val="00B64D13"/>
    <w:rsid w:val="00B65246"/>
    <w:rsid w:val="00B668C1"/>
    <w:rsid w:val="00B66B87"/>
    <w:rsid w:val="00B66E0E"/>
    <w:rsid w:val="00B67A88"/>
    <w:rsid w:val="00B70217"/>
    <w:rsid w:val="00B70F65"/>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4128"/>
    <w:rsid w:val="00B85510"/>
    <w:rsid w:val="00B85FD8"/>
    <w:rsid w:val="00B86217"/>
    <w:rsid w:val="00B87221"/>
    <w:rsid w:val="00B878AE"/>
    <w:rsid w:val="00B902D9"/>
    <w:rsid w:val="00B903AC"/>
    <w:rsid w:val="00B90574"/>
    <w:rsid w:val="00B9108F"/>
    <w:rsid w:val="00B915C8"/>
    <w:rsid w:val="00B9196C"/>
    <w:rsid w:val="00B92114"/>
    <w:rsid w:val="00B9298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A6C"/>
    <w:rsid w:val="00BB2602"/>
    <w:rsid w:val="00BB36F6"/>
    <w:rsid w:val="00BB399F"/>
    <w:rsid w:val="00BB3E78"/>
    <w:rsid w:val="00BB408F"/>
    <w:rsid w:val="00BB45A6"/>
    <w:rsid w:val="00BB4E62"/>
    <w:rsid w:val="00BB4F66"/>
    <w:rsid w:val="00BB4FBD"/>
    <w:rsid w:val="00BB5460"/>
    <w:rsid w:val="00BB5495"/>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13B6"/>
    <w:rsid w:val="00BD23C9"/>
    <w:rsid w:val="00BD2455"/>
    <w:rsid w:val="00BD25C8"/>
    <w:rsid w:val="00BD3299"/>
    <w:rsid w:val="00BD3DE4"/>
    <w:rsid w:val="00BD45DA"/>
    <w:rsid w:val="00BD4C92"/>
    <w:rsid w:val="00BD4EEC"/>
    <w:rsid w:val="00BD56EB"/>
    <w:rsid w:val="00BD6545"/>
    <w:rsid w:val="00BD7FE0"/>
    <w:rsid w:val="00BE00F5"/>
    <w:rsid w:val="00BE073F"/>
    <w:rsid w:val="00BE19FC"/>
    <w:rsid w:val="00BE24D6"/>
    <w:rsid w:val="00BE3541"/>
    <w:rsid w:val="00BE4482"/>
    <w:rsid w:val="00BE4FCC"/>
    <w:rsid w:val="00BE5502"/>
    <w:rsid w:val="00BE5A53"/>
    <w:rsid w:val="00BE5C03"/>
    <w:rsid w:val="00BE5D2A"/>
    <w:rsid w:val="00BE72B7"/>
    <w:rsid w:val="00BE73D9"/>
    <w:rsid w:val="00BE79EE"/>
    <w:rsid w:val="00BF009C"/>
    <w:rsid w:val="00BF0814"/>
    <w:rsid w:val="00BF2230"/>
    <w:rsid w:val="00BF28B5"/>
    <w:rsid w:val="00BF2AC1"/>
    <w:rsid w:val="00BF2EA9"/>
    <w:rsid w:val="00BF33B6"/>
    <w:rsid w:val="00BF38F4"/>
    <w:rsid w:val="00BF3D9A"/>
    <w:rsid w:val="00BF3DAE"/>
    <w:rsid w:val="00BF4B4E"/>
    <w:rsid w:val="00BF53CA"/>
    <w:rsid w:val="00BF62B6"/>
    <w:rsid w:val="00BF70DA"/>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536D"/>
    <w:rsid w:val="00C167E1"/>
    <w:rsid w:val="00C16EAA"/>
    <w:rsid w:val="00C200F0"/>
    <w:rsid w:val="00C20510"/>
    <w:rsid w:val="00C20652"/>
    <w:rsid w:val="00C21539"/>
    <w:rsid w:val="00C25845"/>
    <w:rsid w:val="00C26953"/>
    <w:rsid w:val="00C27890"/>
    <w:rsid w:val="00C30965"/>
    <w:rsid w:val="00C33FD4"/>
    <w:rsid w:val="00C35049"/>
    <w:rsid w:val="00C3551B"/>
    <w:rsid w:val="00C35712"/>
    <w:rsid w:val="00C35E20"/>
    <w:rsid w:val="00C36237"/>
    <w:rsid w:val="00C3705C"/>
    <w:rsid w:val="00C404D8"/>
    <w:rsid w:val="00C415BD"/>
    <w:rsid w:val="00C4598D"/>
    <w:rsid w:val="00C459AF"/>
    <w:rsid w:val="00C4739A"/>
    <w:rsid w:val="00C50ECC"/>
    <w:rsid w:val="00C517D5"/>
    <w:rsid w:val="00C52B27"/>
    <w:rsid w:val="00C55C0B"/>
    <w:rsid w:val="00C55CC4"/>
    <w:rsid w:val="00C55DFB"/>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42D3"/>
    <w:rsid w:val="00C75ADB"/>
    <w:rsid w:val="00C761B9"/>
    <w:rsid w:val="00C77B06"/>
    <w:rsid w:val="00C77FC4"/>
    <w:rsid w:val="00C80369"/>
    <w:rsid w:val="00C83F8C"/>
    <w:rsid w:val="00C85C4B"/>
    <w:rsid w:val="00C85D10"/>
    <w:rsid w:val="00C85F42"/>
    <w:rsid w:val="00C878E2"/>
    <w:rsid w:val="00C92046"/>
    <w:rsid w:val="00C9375F"/>
    <w:rsid w:val="00C943DB"/>
    <w:rsid w:val="00C94671"/>
    <w:rsid w:val="00C949EB"/>
    <w:rsid w:val="00C95D45"/>
    <w:rsid w:val="00C96CFE"/>
    <w:rsid w:val="00C97943"/>
    <w:rsid w:val="00C97A6B"/>
    <w:rsid w:val="00C97E23"/>
    <w:rsid w:val="00CA02D4"/>
    <w:rsid w:val="00CA1CE6"/>
    <w:rsid w:val="00CA1D34"/>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3FC8"/>
    <w:rsid w:val="00CB5178"/>
    <w:rsid w:val="00CB5799"/>
    <w:rsid w:val="00CB64E0"/>
    <w:rsid w:val="00CB6E99"/>
    <w:rsid w:val="00CB757F"/>
    <w:rsid w:val="00CB7D32"/>
    <w:rsid w:val="00CC1E16"/>
    <w:rsid w:val="00CC1EDB"/>
    <w:rsid w:val="00CC2731"/>
    <w:rsid w:val="00CC296A"/>
    <w:rsid w:val="00CC3AF9"/>
    <w:rsid w:val="00CC4060"/>
    <w:rsid w:val="00CC59DD"/>
    <w:rsid w:val="00CC6BE8"/>
    <w:rsid w:val="00CD200B"/>
    <w:rsid w:val="00CD3379"/>
    <w:rsid w:val="00CD4716"/>
    <w:rsid w:val="00CD4773"/>
    <w:rsid w:val="00CD565E"/>
    <w:rsid w:val="00CD6A68"/>
    <w:rsid w:val="00CD6FF0"/>
    <w:rsid w:val="00CE0468"/>
    <w:rsid w:val="00CE0882"/>
    <w:rsid w:val="00CE20E8"/>
    <w:rsid w:val="00CE215F"/>
    <w:rsid w:val="00CE2758"/>
    <w:rsid w:val="00CE35DE"/>
    <w:rsid w:val="00CE3806"/>
    <w:rsid w:val="00CE3B7C"/>
    <w:rsid w:val="00CE484B"/>
    <w:rsid w:val="00CE5017"/>
    <w:rsid w:val="00CF0A4A"/>
    <w:rsid w:val="00CF0CDB"/>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34D"/>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486"/>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4C4B"/>
    <w:rsid w:val="00D65CE1"/>
    <w:rsid w:val="00D66EA5"/>
    <w:rsid w:val="00D66F55"/>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AE0"/>
    <w:rsid w:val="00D81BD5"/>
    <w:rsid w:val="00D82142"/>
    <w:rsid w:val="00D83081"/>
    <w:rsid w:val="00D85320"/>
    <w:rsid w:val="00D855B9"/>
    <w:rsid w:val="00D8585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A26C6"/>
    <w:rsid w:val="00DA3304"/>
    <w:rsid w:val="00DA36E2"/>
    <w:rsid w:val="00DA46F5"/>
    <w:rsid w:val="00DA46FB"/>
    <w:rsid w:val="00DA5D1C"/>
    <w:rsid w:val="00DA6395"/>
    <w:rsid w:val="00DA644E"/>
    <w:rsid w:val="00DA6DB6"/>
    <w:rsid w:val="00DA7745"/>
    <w:rsid w:val="00DA7846"/>
    <w:rsid w:val="00DB1AA0"/>
    <w:rsid w:val="00DB2B31"/>
    <w:rsid w:val="00DB386E"/>
    <w:rsid w:val="00DB4CE5"/>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4C3D"/>
    <w:rsid w:val="00DE4DA7"/>
    <w:rsid w:val="00DE4DC0"/>
    <w:rsid w:val="00DE5859"/>
    <w:rsid w:val="00DE590B"/>
    <w:rsid w:val="00DE61F7"/>
    <w:rsid w:val="00DE6B03"/>
    <w:rsid w:val="00DF03B8"/>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B2"/>
    <w:rsid w:val="00E076C2"/>
    <w:rsid w:val="00E105F4"/>
    <w:rsid w:val="00E11175"/>
    <w:rsid w:val="00E1277F"/>
    <w:rsid w:val="00E132E3"/>
    <w:rsid w:val="00E13404"/>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31DD"/>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600"/>
    <w:rsid w:val="00E42C99"/>
    <w:rsid w:val="00E4315B"/>
    <w:rsid w:val="00E44576"/>
    <w:rsid w:val="00E45819"/>
    <w:rsid w:val="00E476B1"/>
    <w:rsid w:val="00E47DE3"/>
    <w:rsid w:val="00E52A43"/>
    <w:rsid w:val="00E564B2"/>
    <w:rsid w:val="00E568A8"/>
    <w:rsid w:val="00E57861"/>
    <w:rsid w:val="00E60289"/>
    <w:rsid w:val="00E60F94"/>
    <w:rsid w:val="00E61DE3"/>
    <w:rsid w:val="00E628F0"/>
    <w:rsid w:val="00E62B10"/>
    <w:rsid w:val="00E62DE3"/>
    <w:rsid w:val="00E63865"/>
    <w:rsid w:val="00E6416C"/>
    <w:rsid w:val="00E649CC"/>
    <w:rsid w:val="00E64CD0"/>
    <w:rsid w:val="00E64D3B"/>
    <w:rsid w:val="00E64FA4"/>
    <w:rsid w:val="00E65AAF"/>
    <w:rsid w:val="00E66E4C"/>
    <w:rsid w:val="00E67685"/>
    <w:rsid w:val="00E67907"/>
    <w:rsid w:val="00E67D5A"/>
    <w:rsid w:val="00E70B4A"/>
    <w:rsid w:val="00E71F8F"/>
    <w:rsid w:val="00E72D49"/>
    <w:rsid w:val="00E737F6"/>
    <w:rsid w:val="00E73EED"/>
    <w:rsid w:val="00E7577E"/>
    <w:rsid w:val="00E75DF8"/>
    <w:rsid w:val="00E76BD0"/>
    <w:rsid w:val="00E77438"/>
    <w:rsid w:val="00E774D1"/>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4318"/>
    <w:rsid w:val="00E95521"/>
    <w:rsid w:val="00E957C2"/>
    <w:rsid w:val="00E96363"/>
    <w:rsid w:val="00E97B70"/>
    <w:rsid w:val="00EA077F"/>
    <w:rsid w:val="00EA0A44"/>
    <w:rsid w:val="00EA0B7C"/>
    <w:rsid w:val="00EA189E"/>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C88"/>
    <w:rsid w:val="00F23AFB"/>
    <w:rsid w:val="00F2486A"/>
    <w:rsid w:val="00F26531"/>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2641"/>
    <w:rsid w:val="00F42ABB"/>
    <w:rsid w:val="00F43CFF"/>
    <w:rsid w:val="00F44B0F"/>
    <w:rsid w:val="00F45A6B"/>
    <w:rsid w:val="00F46399"/>
    <w:rsid w:val="00F47B33"/>
    <w:rsid w:val="00F47E3B"/>
    <w:rsid w:val="00F50088"/>
    <w:rsid w:val="00F50544"/>
    <w:rsid w:val="00F50E15"/>
    <w:rsid w:val="00F53651"/>
    <w:rsid w:val="00F53ED2"/>
    <w:rsid w:val="00F54420"/>
    <w:rsid w:val="00F5594E"/>
    <w:rsid w:val="00F55E39"/>
    <w:rsid w:val="00F5615C"/>
    <w:rsid w:val="00F607EE"/>
    <w:rsid w:val="00F61749"/>
    <w:rsid w:val="00F62308"/>
    <w:rsid w:val="00F6308A"/>
    <w:rsid w:val="00F63C6F"/>
    <w:rsid w:val="00F6430A"/>
    <w:rsid w:val="00F64CC3"/>
    <w:rsid w:val="00F658A3"/>
    <w:rsid w:val="00F66381"/>
    <w:rsid w:val="00F6763F"/>
    <w:rsid w:val="00F679CB"/>
    <w:rsid w:val="00F70237"/>
    <w:rsid w:val="00F70FC7"/>
    <w:rsid w:val="00F719FC"/>
    <w:rsid w:val="00F721F0"/>
    <w:rsid w:val="00F736A5"/>
    <w:rsid w:val="00F77F41"/>
    <w:rsid w:val="00F80AF2"/>
    <w:rsid w:val="00F8244A"/>
    <w:rsid w:val="00F82B54"/>
    <w:rsid w:val="00F82F05"/>
    <w:rsid w:val="00F82FC2"/>
    <w:rsid w:val="00F838F5"/>
    <w:rsid w:val="00F84536"/>
    <w:rsid w:val="00F84D49"/>
    <w:rsid w:val="00F8561F"/>
    <w:rsid w:val="00F858EE"/>
    <w:rsid w:val="00F86AAB"/>
    <w:rsid w:val="00F876DD"/>
    <w:rsid w:val="00F9017C"/>
    <w:rsid w:val="00F9071C"/>
    <w:rsid w:val="00F91857"/>
    <w:rsid w:val="00F91943"/>
    <w:rsid w:val="00F91EA6"/>
    <w:rsid w:val="00F92099"/>
    <w:rsid w:val="00F920B2"/>
    <w:rsid w:val="00F92B16"/>
    <w:rsid w:val="00F9417D"/>
    <w:rsid w:val="00F94636"/>
    <w:rsid w:val="00F94C4E"/>
    <w:rsid w:val="00F9688E"/>
    <w:rsid w:val="00F96C02"/>
    <w:rsid w:val="00FA059A"/>
    <w:rsid w:val="00FA0D96"/>
    <w:rsid w:val="00FA0F70"/>
    <w:rsid w:val="00FA2006"/>
    <w:rsid w:val="00FA2819"/>
    <w:rsid w:val="00FA2C42"/>
    <w:rsid w:val="00FA3C1E"/>
    <w:rsid w:val="00FA3F15"/>
    <w:rsid w:val="00FA4267"/>
    <w:rsid w:val="00FA4BA7"/>
    <w:rsid w:val="00FA5DE7"/>
    <w:rsid w:val="00FA641D"/>
    <w:rsid w:val="00FA68C5"/>
    <w:rsid w:val="00FA7652"/>
    <w:rsid w:val="00FB078C"/>
    <w:rsid w:val="00FB2A4D"/>
    <w:rsid w:val="00FB389E"/>
    <w:rsid w:val="00FB3C24"/>
    <w:rsid w:val="00FB4775"/>
    <w:rsid w:val="00FB50B2"/>
    <w:rsid w:val="00FB56BE"/>
    <w:rsid w:val="00FB5D49"/>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4281"/>
    <w:rsid w:val="00FD439A"/>
    <w:rsid w:val="00FD4DBE"/>
    <w:rsid w:val="00FD53FD"/>
    <w:rsid w:val="00FD5C84"/>
    <w:rsid w:val="00FD69FF"/>
    <w:rsid w:val="00FD6A66"/>
    <w:rsid w:val="00FD6C95"/>
    <w:rsid w:val="00FD7447"/>
    <w:rsid w:val="00FD7CE9"/>
    <w:rsid w:val="00FE0BB8"/>
    <w:rsid w:val="00FE15B9"/>
    <w:rsid w:val="00FE30FB"/>
    <w:rsid w:val="00FE3779"/>
    <w:rsid w:val="00FE3BA0"/>
    <w:rsid w:val="00FE40B2"/>
    <w:rsid w:val="00FE4187"/>
    <w:rsid w:val="00FE458A"/>
    <w:rsid w:val="00FE70D6"/>
    <w:rsid w:val="00FE73B5"/>
    <w:rsid w:val="00FE74A9"/>
    <w:rsid w:val="00FE78AB"/>
    <w:rsid w:val="00FF055F"/>
    <w:rsid w:val="00FF097E"/>
    <w:rsid w:val="00FF0CDC"/>
    <w:rsid w:val="00FF4070"/>
    <w:rsid w:val="00FF40CE"/>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C3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adrian.stier@gmail.com" TargetMode="Externa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fontTable" Target="fontTable.xml"/><Relationship Id="rId23" Type="http://schemas.openxmlformats.org/officeDocument/2006/relationships/theme" Target="theme/theme1.xml"/><Relationship Id="rId24" Type="http://schemas.microsoft.com/office/2011/relationships/people" Target="people.xml"/><Relationship Id="rId25" Type="http://schemas.microsoft.com/office/2011/relationships/commentsExtended" Target="commentsExtended.xml"/><Relationship Id="rId10" Type="http://schemas.openxmlformats.org/officeDocument/2006/relationships/hyperlink" Target="mailto:Jameal.Samhouri@noaa.gov" TargetMode="External"/><Relationship Id="rId11" Type="http://schemas.openxmlformats.org/officeDocument/2006/relationships/hyperlink" Target="mailto:essing@uw.edu" TargetMode="External"/><Relationship Id="rId12" Type="http://schemas.openxmlformats.org/officeDocument/2006/relationships/hyperlink" Target="mailto:cwhite31@calpoly.edu" TargetMode="External"/><Relationship Id="rId13" Type="http://schemas.openxmlformats.org/officeDocument/2006/relationships/hyperlink" Target="mailto:halpern@bren.ucsb.edu" TargetMode="External"/><Relationship Id="rId14" Type="http://schemas.openxmlformats.org/officeDocument/2006/relationships/hyperlink" Target="mailto:lynham@hawaii.edu" TargetMode="External"/><Relationship Id="rId15" Type="http://schemas.openxmlformats.org/officeDocument/2006/relationships/hyperlink" Target="mailto:anne.salomon@sfu.ca" TargetMode="External"/><Relationship Id="rId16" Type="http://schemas.openxmlformats.org/officeDocument/2006/relationships/hyperlink" Target="mailto:phil.levin@noaa.gov" TargetMode="External"/><Relationship Id="rId17" Type="http://schemas.openxmlformats.org/officeDocument/2006/relationships/comments" Target="comments.xm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7F34C6-4B2A-C74C-AA46-9F6822BCB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9916</Words>
  <Characters>56527</Characters>
  <Application>Microsoft Macintosh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66311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Timothy Essington</cp:lastModifiedBy>
  <cp:revision>2</cp:revision>
  <dcterms:created xsi:type="dcterms:W3CDTF">2017-04-17T21:23:00Z</dcterms:created>
  <dcterms:modified xsi:type="dcterms:W3CDTF">2017-04-17T21:23:00Z</dcterms:modified>
</cp:coreProperties>
</file>