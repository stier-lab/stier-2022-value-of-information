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F2635B" w14:textId="70C3B94B" w:rsidR="00EA763F" w:rsidRPr="00957F1F" w:rsidRDefault="00EA763F" w:rsidP="00EA763F">
      <w:pPr>
        <w:ind w:left="720" w:hanging="720"/>
        <w:rPr>
          <w:rFonts w:ascii="Helvetica" w:hAnsi="Helvetica"/>
          <w:b/>
          <w:sz w:val="22"/>
          <w:szCs w:val="22"/>
        </w:rPr>
      </w:pPr>
      <w:commentRangeStart w:id="0"/>
      <w:r w:rsidRPr="00957F1F">
        <w:rPr>
          <w:rFonts w:ascii="Helvetica" w:hAnsi="Helvetica"/>
          <w:b/>
          <w:sz w:val="22"/>
          <w:szCs w:val="22"/>
        </w:rPr>
        <w:t>“The Value of Information”:</w:t>
      </w:r>
      <w:commentRangeEnd w:id="0"/>
      <w:r w:rsidR="00CB00AD">
        <w:rPr>
          <w:rStyle w:val="CommentReference"/>
        </w:rPr>
        <w:commentReference w:id="0"/>
      </w:r>
      <w:r w:rsidRPr="00957F1F">
        <w:rPr>
          <w:rFonts w:ascii="Helvetica" w:hAnsi="Helvetica"/>
          <w:b/>
          <w:sz w:val="22"/>
          <w:szCs w:val="22"/>
        </w:rPr>
        <w:t xml:space="preserve"> </w:t>
      </w:r>
      <w:r w:rsidR="00645768">
        <w:rPr>
          <w:rFonts w:ascii="Helvetica" w:hAnsi="Helvetica"/>
          <w:b/>
          <w:sz w:val="22"/>
          <w:szCs w:val="22"/>
        </w:rPr>
        <w:t>How can resource managers</w:t>
      </w:r>
      <w:r w:rsidRPr="00957F1F">
        <w:rPr>
          <w:rFonts w:ascii="Helvetica" w:hAnsi="Helvetica"/>
          <w:b/>
          <w:sz w:val="22"/>
          <w:szCs w:val="22"/>
        </w:rPr>
        <w:t xml:space="preserve"> avoid tipping points through better </w:t>
      </w:r>
      <w:r w:rsidR="00645768">
        <w:rPr>
          <w:rFonts w:ascii="Helvetica" w:hAnsi="Helvetica"/>
          <w:b/>
          <w:sz w:val="22"/>
          <w:szCs w:val="22"/>
        </w:rPr>
        <w:t>monitoring strategies</w:t>
      </w:r>
    </w:p>
    <w:p w14:paraId="7ADA7D43" w14:textId="77777777" w:rsidR="00EA763F" w:rsidRPr="00957F1F" w:rsidRDefault="00EA763F" w:rsidP="00903261">
      <w:pPr>
        <w:outlineLvl w:val="0"/>
        <w:rPr>
          <w:rFonts w:ascii="Helvetica" w:hAnsi="Helvetica" w:cs="Times New Roman"/>
          <w:bCs/>
          <w:sz w:val="22"/>
          <w:szCs w:val="22"/>
        </w:rPr>
      </w:pPr>
    </w:p>
    <w:p w14:paraId="61740D85" w14:textId="1EA18336" w:rsidR="00903261" w:rsidRPr="001949D3" w:rsidRDefault="00903261" w:rsidP="00903261">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454793" w:rsidRPr="00957F1F">
        <w:rPr>
          <w:rFonts w:ascii="Helvetica" w:hAnsi="Helvetica" w:cs="Times New Roman"/>
          <w:bCs/>
          <w:sz w:val="22"/>
          <w:szCs w:val="22"/>
          <w:vertAlign w:val="superscript"/>
        </w:rPr>
        <w:t>2</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437F91" w:rsidRPr="00957F1F">
        <w:rPr>
          <w:rFonts w:ascii="Helvetica" w:hAnsi="Helvetica" w:cs="Times New Roman"/>
          <w:bCs/>
          <w:sz w:val="22"/>
          <w:szCs w:val="22"/>
          <w:vertAlign w:val="superscript"/>
        </w:rPr>
        <w:t>3</w:t>
      </w:r>
      <w:r w:rsidR="00454793" w:rsidRPr="00957F1F">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3703B2" w:rsidRPr="00957F1F">
        <w:rPr>
          <w:rFonts w:ascii="Helvetica" w:hAnsi="Helvetica" w:cs="Times New Roman"/>
          <w:bCs/>
          <w:sz w:val="22"/>
          <w:szCs w:val="22"/>
          <w:vertAlign w:val="superscript"/>
        </w:rPr>
        <w:t>4</w:t>
      </w:r>
      <w:r w:rsidR="00045D2C" w:rsidRPr="00957F1F">
        <w:rPr>
          <w:rFonts w:ascii="Helvetica" w:hAnsi="Helvetica" w:cs="Times New Roman"/>
          <w:bCs/>
          <w:sz w:val="22"/>
          <w:szCs w:val="22"/>
        </w:rPr>
        <w:t xml:space="preserve">, </w:t>
      </w:r>
      <w:r w:rsidRPr="00957F1F">
        <w:rPr>
          <w:rFonts w:ascii="Helvetica" w:hAnsi="Helvetica" w:cs="Times New Roman"/>
          <w:bCs/>
          <w:sz w:val="22"/>
          <w:szCs w:val="22"/>
        </w:rPr>
        <w:t>Benjamin S. Halpern</w:t>
      </w:r>
      <w:r w:rsidRPr="00957F1F">
        <w:rPr>
          <w:rFonts w:ascii="Helvetica" w:hAnsi="Helvetica" w:cs="Times New Roman"/>
          <w:bCs/>
          <w:sz w:val="22"/>
          <w:szCs w:val="22"/>
          <w:vertAlign w:val="superscript"/>
        </w:rPr>
        <w:t>1</w:t>
      </w:r>
      <w:proofErr w:type="gramStart"/>
      <w:r w:rsidRPr="00957F1F">
        <w:rPr>
          <w:rFonts w:ascii="Helvetica" w:hAnsi="Helvetica" w:cs="Times New Roman"/>
          <w:bCs/>
          <w:sz w:val="22"/>
          <w:szCs w:val="22"/>
          <w:vertAlign w:val="superscript"/>
        </w:rPr>
        <w:t>,5,6</w:t>
      </w:r>
      <w:proofErr w:type="gramEnd"/>
      <w:r w:rsidRPr="00957F1F">
        <w:rPr>
          <w:rFonts w:ascii="Helvetica" w:hAnsi="Helvetica" w:cs="Times New Roman"/>
          <w:bCs/>
          <w:sz w:val="22"/>
          <w:szCs w:val="22"/>
          <w:vertAlign w:val="superscript"/>
        </w:rPr>
        <w:t xml:space="preserve"> </w:t>
      </w:r>
      <w:r w:rsidRPr="00957F1F">
        <w:rPr>
          <w:rFonts w:ascii="Helvetica" w:hAnsi="Helvetica" w:cs="Times New Roman"/>
          <w:bCs/>
          <w:sz w:val="22"/>
          <w:szCs w:val="22"/>
        </w:rPr>
        <w:t>,</w:t>
      </w:r>
      <w:r w:rsidR="00E105F4" w:rsidRPr="00957F1F">
        <w:rPr>
          <w:rFonts w:ascii="Helvetica" w:hAnsi="Helvetica" w:cs="Times New Roman"/>
          <w:bCs/>
          <w:sz w:val="22"/>
          <w:szCs w:val="22"/>
        </w:rPr>
        <w:t xml:space="preserve"> </w:t>
      </w:r>
      <w:r w:rsidR="00045D2C" w:rsidRPr="00957F1F">
        <w:rPr>
          <w:rFonts w:ascii="Helvetica" w:hAnsi="Helvetica" w:cs="Times New Roman"/>
          <w:bCs/>
          <w:sz w:val="22"/>
          <w:szCs w:val="22"/>
        </w:rPr>
        <w:t>John M. Lynham</w:t>
      </w:r>
      <w:r w:rsidR="00F35ABF" w:rsidRPr="00957F1F">
        <w:rPr>
          <w:rFonts w:ascii="Helvetica" w:hAnsi="Helvetica" w:cs="Times"/>
          <w:sz w:val="22"/>
          <w:szCs w:val="22"/>
          <w:vertAlign w:val="superscript"/>
        </w:rPr>
        <w:t>7</w:t>
      </w:r>
      <w:r w:rsidR="00045D2C" w:rsidRPr="00957F1F">
        <w:rPr>
          <w:rFonts w:ascii="Helvetica" w:hAnsi="Helvetica" w:cs="Times New Roman"/>
          <w:bCs/>
          <w:sz w:val="22"/>
          <w:szCs w:val="22"/>
        </w:rPr>
        <w:t xml:space="preserve">, </w:t>
      </w:r>
      <w:r w:rsidR="00D85320">
        <w:rPr>
          <w:rFonts w:ascii="Helvetica" w:hAnsi="Helvetica" w:cs="Times New Roman"/>
          <w:bCs/>
          <w:sz w:val="22"/>
          <w:szCs w:val="22"/>
        </w:rPr>
        <w:t>Anne K. Solomon</w:t>
      </w:r>
      <w:r w:rsidR="00F35ABF">
        <w:rPr>
          <w:rFonts w:ascii="Helvetica" w:hAnsi="Helvetica" w:cs="Times"/>
          <w:sz w:val="22"/>
          <w:szCs w:val="22"/>
          <w:vertAlign w:val="superscript"/>
        </w:rPr>
        <w:t>8</w:t>
      </w:r>
      <w:r w:rsidR="00D85320">
        <w:rPr>
          <w:rFonts w:ascii="Helvetica" w:hAnsi="Helvetica" w:cs="Times New Roman"/>
          <w:bCs/>
          <w:sz w:val="22"/>
          <w:szCs w:val="22"/>
        </w:rPr>
        <w:t xml:space="preserve">,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r w:rsidR="00161963" w:rsidRPr="00161963">
        <w:rPr>
          <w:rFonts w:ascii="Helvetica" w:hAnsi="Helvetica"/>
          <w:b/>
          <w:sz w:val="22"/>
          <w:szCs w:val="22"/>
        </w:rPr>
        <w:t xml:space="preserve"> </w:t>
      </w:r>
      <w:r w:rsidR="00161963" w:rsidRPr="00161963">
        <w:rPr>
          <w:rFonts w:ascii="Helvetica" w:hAnsi="Helvetica"/>
          <w:sz w:val="22"/>
          <w:szCs w:val="22"/>
        </w:rPr>
        <w:t>(</w:t>
      </w:r>
      <w:r w:rsidR="00161963" w:rsidRPr="001949D3">
        <w:rPr>
          <w:rFonts w:ascii="Helvetica" w:hAnsi="Helvetica"/>
          <w:b/>
          <w:sz w:val="22"/>
          <w:szCs w:val="22"/>
        </w:rPr>
        <w:t>we should discuss order</w:t>
      </w:r>
      <w:r w:rsidR="00FC7BA4" w:rsidRPr="001949D3">
        <w:rPr>
          <w:rFonts w:ascii="Helvetica" w:hAnsi="Helvetica"/>
          <w:b/>
          <w:sz w:val="22"/>
          <w:szCs w:val="22"/>
        </w:rPr>
        <w:t xml:space="preserve"> and </w:t>
      </w:r>
      <w:r w:rsidR="00D85320" w:rsidRPr="001949D3">
        <w:rPr>
          <w:rFonts w:ascii="Helvetica" w:hAnsi="Helvetica"/>
          <w:b/>
          <w:sz w:val="22"/>
          <w:szCs w:val="22"/>
        </w:rPr>
        <w:t xml:space="preserve">add </w:t>
      </w:r>
      <w:r w:rsidR="00FC7BA4" w:rsidRPr="001949D3">
        <w:rPr>
          <w:rFonts w:ascii="Helvetica" w:hAnsi="Helvetica"/>
          <w:b/>
          <w:sz w:val="22"/>
          <w:szCs w:val="22"/>
        </w:rPr>
        <w:t>any other authors I’m missing</w:t>
      </w:r>
      <w:r w:rsidR="00161963" w:rsidRPr="001949D3">
        <w:rPr>
          <w:rFonts w:ascii="Helvetica" w:hAnsi="Helvetica"/>
          <w:b/>
          <w:sz w:val="22"/>
          <w:szCs w:val="22"/>
        </w:rPr>
        <w:t>)</w:t>
      </w:r>
    </w:p>
    <w:p w14:paraId="7276B7E8" w14:textId="77777777" w:rsidR="00B90574" w:rsidRPr="00957F1F" w:rsidRDefault="00B90574" w:rsidP="00903261">
      <w:pPr>
        <w:widowControl w:val="0"/>
        <w:autoSpaceDE w:val="0"/>
        <w:autoSpaceDN w:val="0"/>
        <w:adjustRightInd w:val="0"/>
        <w:rPr>
          <w:rFonts w:ascii="Helvetica" w:hAnsi="Helvetica" w:cs="Times New Roman"/>
          <w:bCs/>
          <w:sz w:val="22"/>
          <w:szCs w:val="22"/>
          <w:vertAlign w:val="superscript"/>
        </w:rPr>
      </w:pPr>
    </w:p>
    <w:p w14:paraId="3C378CD8" w14:textId="5FDB130D" w:rsidR="00903261" w:rsidRPr="00957F1F" w:rsidRDefault="00903261" w:rsidP="00903261">
      <w:pPr>
        <w:widowControl w:val="0"/>
        <w:autoSpaceDE w:val="0"/>
        <w:autoSpaceDN w:val="0"/>
        <w:adjustRightInd w:val="0"/>
        <w:rPr>
          <w:rFonts w:ascii="Helvetica" w:hAnsi="Helvetica" w:cs="Times New Roman"/>
          <w:bCs/>
          <w:sz w:val="22"/>
          <w:szCs w:val="22"/>
          <w:vertAlign w:val="superscript"/>
        </w:rPr>
      </w:pPr>
      <w:r w:rsidRPr="00957F1F">
        <w:rPr>
          <w:rFonts w:ascii="Helvetica" w:hAnsi="Helvetica" w:cs="Times New Roman"/>
          <w:bCs/>
          <w:sz w:val="22"/>
          <w:szCs w:val="22"/>
          <w:vertAlign w:val="superscript"/>
        </w:rPr>
        <w:t>1</w:t>
      </w:r>
      <w:r w:rsidRPr="00957F1F">
        <w:rPr>
          <w:rFonts w:ascii="Helvetica" w:hAnsi="Helvetica" w:cs="Times New Roman"/>
          <w:iCs/>
          <w:sz w:val="22"/>
          <w:szCs w:val="22"/>
        </w:rPr>
        <w:t>National Center for Ecological Analysis and Synthesis, 735 State Street, Santa Barbara, California 93101 USA</w:t>
      </w:r>
    </w:p>
    <w:p w14:paraId="3D97B21D" w14:textId="77777777" w:rsidR="00454793" w:rsidRPr="00957F1F" w:rsidRDefault="00454793" w:rsidP="00903261">
      <w:pPr>
        <w:widowControl w:val="0"/>
        <w:autoSpaceDE w:val="0"/>
        <w:autoSpaceDN w:val="0"/>
        <w:adjustRightInd w:val="0"/>
        <w:rPr>
          <w:rFonts w:ascii="Helvetica" w:hAnsi="Helvetica" w:cs="Times New Roman"/>
          <w:iCs/>
          <w:sz w:val="22"/>
          <w:szCs w:val="22"/>
        </w:rPr>
      </w:pPr>
    </w:p>
    <w:p w14:paraId="7F98CD4F" w14:textId="75D0ED20" w:rsidR="00454793" w:rsidRPr="00957F1F" w:rsidRDefault="00454793" w:rsidP="0001115B">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2</w:t>
      </w:r>
      <w:r w:rsidRPr="00957F1F">
        <w:rPr>
          <w:rFonts w:ascii="Helvetica" w:hAnsi="Helvetica" w:cs="Times"/>
          <w:sz w:val="22"/>
          <w:szCs w:val="22"/>
        </w:rPr>
        <w:t xml:space="preserve">University of Washington, School of Aquatic and Fishery Sciences, Box 355020, Seattle, Washington 98195 USA </w:t>
      </w:r>
    </w:p>
    <w:p w14:paraId="3A231907" w14:textId="1590D1C7" w:rsidR="00903261" w:rsidRPr="00957F1F" w:rsidRDefault="00454793"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Cs/>
          <w:sz w:val="22"/>
          <w:szCs w:val="22"/>
          <w:vertAlign w:val="superscript"/>
        </w:rPr>
        <w:t>3</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34243C80" w14:textId="77777777" w:rsidR="00437F91" w:rsidRPr="00957F1F" w:rsidRDefault="00437F91" w:rsidP="00903261">
      <w:pPr>
        <w:pStyle w:val="Header"/>
        <w:rPr>
          <w:rFonts w:ascii="Helvetica" w:hAnsi="Helvetica" w:cs="Times New Roman"/>
          <w:sz w:val="22"/>
          <w:szCs w:val="22"/>
          <w:vertAlign w:val="superscript"/>
        </w:rPr>
      </w:pPr>
    </w:p>
    <w:p w14:paraId="12A93E2D" w14:textId="114281C2" w:rsidR="00C60394" w:rsidRPr="00957F1F" w:rsidRDefault="003703B2" w:rsidP="00C60394">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4</w:t>
      </w:r>
      <w:r w:rsidR="00C60394" w:rsidRPr="00957F1F">
        <w:rPr>
          <w:rFonts w:ascii="Helvetica" w:hAnsi="Helvetica" w:cs="Times"/>
          <w:sz w:val="22"/>
          <w:szCs w:val="22"/>
        </w:rPr>
        <w:t>Biological Sciences</w:t>
      </w:r>
      <w:r w:rsidR="00CB00AD">
        <w:rPr>
          <w:rFonts w:ascii="Helvetica" w:hAnsi="Helvetica" w:cs="Times"/>
          <w:sz w:val="22"/>
          <w:szCs w:val="22"/>
        </w:rPr>
        <w:t xml:space="preserve"> Department</w:t>
      </w:r>
      <w:r w:rsidR="00C60394" w:rsidRPr="00957F1F">
        <w:rPr>
          <w:rFonts w:ascii="Helvetica" w:hAnsi="Helvetica" w:cs="Times"/>
          <w:sz w:val="22"/>
          <w:szCs w:val="22"/>
        </w:rPr>
        <w:t>, California Polytechnic State University, San Luis Obispo, California 93407 USA </w:t>
      </w:r>
    </w:p>
    <w:p w14:paraId="219F15EB"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5</w:t>
      </w:r>
      <w:r w:rsidRPr="00957F1F">
        <w:rPr>
          <w:rFonts w:ascii="Helvetica" w:hAnsi="Helvetica" w:cs="Times New Roman"/>
          <w:sz w:val="22"/>
          <w:szCs w:val="22"/>
        </w:rPr>
        <w:t>Bren School of Environmental Science and Management University of California, Santa Barbara, CA</w:t>
      </w:r>
    </w:p>
    <w:p w14:paraId="26C81172" w14:textId="77777777" w:rsidR="00E105F4" w:rsidRPr="00957F1F" w:rsidRDefault="00E105F4" w:rsidP="00903261">
      <w:pPr>
        <w:pStyle w:val="Header"/>
        <w:rPr>
          <w:rFonts w:ascii="Helvetica" w:hAnsi="Helvetica" w:cs="Times New Roman"/>
          <w:sz w:val="22"/>
          <w:szCs w:val="22"/>
          <w:vertAlign w:val="superscript"/>
        </w:rPr>
      </w:pPr>
    </w:p>
    <w:p w14:paraId="6F18AC70"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6</w:t>
      </w:r>
      <w:r w:rsidRPr="00957F1F">
        <w:rPr>
          <w:rFonts w:ascii="Helvetica" w:hAnsi="Helvetica" w:cs="Times New Roman"/>
          <w:sz w:val="22"/>
          <w:szCs w:val="22"/>
        </w:rPr>
        <w:t xml:space="preserve">Imperial College London, </w:t>
      </w:r>
      <w:proofErr w:type="spellStart"/>
      <w:r w:rsidRPr="00957F1F">
        <w:rPr>
          <w:rFonts w:ascii="Helvetica" w:hAnsi="Helvetica" w:cs="Times New Roman"/>
          <w:sz w:val="22"/>
          <w:szCs w:val="22"/>
        </w:rPr>
        <w:t>Silwood</w:t>
      </w:r>
      <w:proofErr w:type="spellEnd"/>
      <w:r w:rsidRPr="00957F1F">
        <w:rPr>
          <w:rFonts w:ascii="Helvetica" w:hAnsi="Helvetica" w:cs="Times New Roman"/>
          <w:sz w:val="22"/>
          <w:szCs w:val="22"/>
        </w:rPr>
        <w:t xml:space="preserve"> Park Campus, Ascot SL57PY, UK</w:t>
      </w:r>
    </w:p>
    <w:p w14:paraId="6FCC80EE" w14:textId="77777777" w:rsidR="00454793" w:rsidRPr="00957F1F" w:rsidRDefault="00454793" w:rsidP="00903261">
      <w:pPr>
        <w:widowControl w:val="0"/>
        <w:autoSpaceDE w:val="0"/>
        <w:autoSpaceDN w:val="0"/>
        <w:adjustRightInd w:val="0"/>
        <w:rPr>
          <w:rFonts w:ascii="Helvetica" w:hAnsi="Helvetica" w:cs="Times New Roman"/>
          <w:b/>
          <w:sz w:val="22"/>
          <w:szCs w:val="22"/>
        </w:rPr>
      </w:pPr>
    </w:p>
    <w:p w14:paraId="206008B4" w14:textId="782461C7" w:rsidR="00A66A28" w:rsidRPr="00957F1F" w:rsidRDefault="00E105F4" w:rsidP="00A66A28">
      <w:pPr>
        <w:widowControl w:val="0"/>
        <w:autoSpaceDE w:val="0"/>
        <w:autoSpaceDN w:val="0"/>
        <w:adjustRightInd w:val="0"/>
        <w:spacing w:after="240"/>
        <w:rPr>
          <w:rFonts w:ascii="Helvetica" w:hAnsi="Helvetica" w:cs="Times"/>
          <w:sz w:val="22"/>
          <w:szCs w:val="22"/>
        </w:rPr>
      </w:pPr>
      <w:r w:rsidRPr="00957F1F">
        <w:rPr>
          <w:rFonts w:ascii="Helvetica" w:hAnsi="Helvetica" w:cs="Times"/>
          <w:sz w:val="22"/>
          <w:szCs w:val="22"/>
          <w:vertAlign w:val="superscript"/>
        </w:rPr>
        <w:t>7</w:t>
      </w:r>
      <w:r w:rsidR="00A66A28" w:rsidRPr="00957F1F">
        <w:rPr>
          <w:rFonts w:ascii="Helvetica" w:hAnsi="Helvetica" w:cs="Times"/>
          <w:sz w:val="22"/>
          <w:szCs w:val="22"/>
        </w:rPr>
        <w:t xml:space="preserve">Department of Economics, University of Hawaii at </w:t>
      </w:r>
      <w:proofErr w:type="spellStart"/>
      <w:r w:rsidR="00A66A28" w:rsidRPr="00957F1F">
        <w:rPr>
          <w:rFonts w:ascii="Helvetica" w:hAnsi="Helvetica" w:cs="Times"/>
          <w:sz w:val="22"/>
          <w:szCs w:val="22"/>
        </w:rPr>
        <w:t>Manoa</w:t>
      </w:r>
      <w:proofErr w:type="spellEnd"/>
      <w:r w:rsidR="00A66A28" w:rsidRPr="00957F1F">
        <w:rPr>
          <w:rFonts w:ascii="Helvetica" w:hAnsi="Helvetica" w:cs="Times"/>
          <w:sz w:val="22"/>
          <w:szCs w:val="22"/>
        </w:rPr>
        <w:t>, Honolulu, Hawaii 96822 USA </w:t>
      </w:r>
    </w:p>
    <w:p w14:paraId="09EB295E" w14:textId="73CCC235" w:rsidR="001051F9" w:rsidRPr="001051F9" w:rsidRDefault="001051F9" w:rsidP="001051F9">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1051F9">
        <w:rPr>
          <w:rFonts w:ascii="Helvetica" w:hAnsi="Helvetica" w:cs="Times"/>
          <w:sz w:val="22"/>
          <w:szCs w:val="22"/>
        </w:rPr>
        <w:t xml:space="preserve">School of Resource and Environmental Management, Simon Fraser University, Burnaby, British Columbia V5A 1S6 Canada </w:t>
      </w:r>
    </w:p>
    <w:p w14:paraId="4F202CB5" w14:textId="77777777" w:rsidR="00A66A28" w:rsidRPr="00957F1F" w:rsidRDefault="00A66A28" w:rsidP="00903261">
      <w:pPr>
        <w:widowControl w:val="0"/>
        <w:autoSpaceDE w:val="0"/>
        <w:autoSpaceDN w:val="0"/>
        <w:adjustRightInd w:val="0"/>
        <w:rPr>
          <w:rFonts w:ascii="Helvetica" w:hAnsi="Helvetica" w:cs="Times New Roman"/>
          <w:b/>
          <w:sz w:val="22"/>
          <w:szCs w:val="22"/>
        </w:rPr>
      </w:pPr>
    </w:p>
    <w:p w14:paraId="209C3D40" w14:textId="77777777"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 xml:space="preserve">Adrian Stier, Northwest Fisheries Science Center, National Marine Fisheries Service, Seattle, Washington 98112, USA. E-mail: </w:t>
      </w:r>
      <w:hyperlink r:id="rId10" w:history="1">
        <w:r w:rsidRPr="00957F1F">
          <w:rPr>
            <w:rStyle w:val="Hyperlink"/>
            <w:rFonts w:ascii="Helvetica" w:hAnsi="Helvetica" w:cs="Times New Roman"/>
            <w:sz w:val="22"/>
            <w:szCs w:val="22"/>
          </w:rPr>
          <w:t>adrian.stier@gmail.com</w:t>
        </w:r>
      </w:hyperlink>
      <w:r w:rsidRPr="00957F1F">
        <w:rPr>
          <w:rFonts w:ascii="Helvetica" w:hAnsi="Helvetica" w:cs="Times New Roman"/>
          <w:b/>
          <w:sz w:val="22"/>
          <w:szCs w:val="22"/>
        </w:rPr>
        <w:t xml:space="preserve"> </w:t>
      </w:r>
      <w:r w:rsidRPr="00957F1F">
        <w:rPr>
          <w:rFonts w:ascii="Helvetica" w:hAnsi="Helvetica" w:cs="Times New Roman"/>
          <w:sz w:val="22"/>
          <w:szCs w:val="22"/>
        </w:rPr>
        <w:t xml:space="preserve">. </w:t>
      </w:r>
      <w:proofErr w:type="gramStart"/>
      <w:r w:rsidRPr="00957F1F">
        <w:rPr>
          <w:rFonts w:ascii="Helvetica" w:hAnsi="Helvetica" w:cs="Times New Roman"/>
          <w:sz w:val="22"/>
          <w:szCs w:val="22"/>
        </w:rPr>
        <w:t>Tel 203 241 8978.</w:t>
      </w:r>
      <w:proofErr w:type="gramEnd"/>
      <w:r w:rsidRPr="00957F1F">
        <w:rPr>
          <w:rFonts w:ascii="Helvetica" w:hAnsi="Helvetica" w:cs="Times New Roman"/>
          <w:sz w:val="22"/>
          <w:szCs w:val="22"/>
        </w:rPr>
        <w:t xml:space="preserve"> No Fax. </w:t>
      </w:r>
    </w:p>
    <w:p w14:paraId="3C84494A"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24E67DC5" w14:textId="6AD660B8"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r w:rsidR="00913E3E">
        <w:rPr>
          <w:rFonts w:ascii="Helvetica" w:hAnsi="Helvetica" w:cs="Times New Roman"/>
          <w:i/>
          <w:sz w:val="22"/>
          <w:szCs w:val="22"/>
        </w:rPr>
        <w:t>Value of Information</w:t>
      </w:r>
    </w:p>
    <w:p w14:paraId="39FC7F63"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3973A6EA" w14:textId="1C696609"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proofErr w:type="gramStart"/>
      <w:r w:rsidRPr="00957F1F">
        <w:rPr>
          <w:rFonts w:ascii="Helvetica" w:hAnsi="Helvetica" w:cs="Times New Roman"/>
          <w:i/>
          <w:sz w:val="22"/>
          <w:szCs w:val="22"/>
        </w:rPr>
        <w:t>;</w:t>
      </w:r>
      <w:proofErr w:type="gramEnd"/>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 xml:space="preserve">cosystem </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proofErr w:type="spellStart"/>
      <w:r w:rsidR="00193870" w:rsidRPr="00957F1F">
        <w:rPr>
          <w:rFonts w:ascii="Helvetica" w:hAnsi="Helvetica" w:cs="Times New Roman"/>
          <w:i/>
          <w:sz w:val="22"/>
          <w:szCs w:val="22"/>
        </w:rPr>
        <w:t>A</w:t>
      </w:r>
      <w:r w:rsidR="00CB1094" w:rsidRPr="00957F1F">
        <w:rPr>
          <w:rFonts w:ascii="Helvetica" w:hAnsi="Helvetica" w:cs="Times New Roman"/>
          <w:i/>
          <w:sz w:val="22"/>
          <w:szCs w:val="22"/>
        </w:rPr>
        <w:t>llee</w:t>
      </w:r>
      <w:proofErr w:type="spellEnd"/>
      <w:r w:rsidR="00CB1094" w:rsidRPr="00957F1F">
        <w:rPr>
          <w:rFonts w:ascii="Helvetica" w:hAnsi="Helvetica" w:cs="Times New Roman"/>
          <w:i/>
          <w:sz w:val="22"/>
          <w:szCs w:val="22"/>
        </w:rPr>
        <w:t xml:space="preserve"> effect</w:t>
      </w:r>
    </w:p>
    <w:p w14:paraId="03FA8B03" w14:textId="77777777" w:rsidR="00BD3DE4" w:rsidRPr="00957F1F" w:rsidRDefault="00BD3DE4" w:rsidP="00903261">
      <w:pPr>
        <w:tabs>
          <w:tab w:val="left" w:pos="7020"/>
        </w:tabs>
        <w:rPr>
          <w:rFonts w:ascii="Helvetica" w:hAnsi="Helvetica" w:cs="Times New Roman"/>
          <w:b/>
          <w:sz w:val="22"/>
          <w:szCs w:val="22"/>
          <w:lang w:eastAsia="fr-FR"/>
        </w:rPr>
      </w:pPr>
    </w:p>
    <w:p w14:paraId="6D56C967"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35795AFF" w14:textId="4941A514"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Samhouri: </w:t>
      </w:r>
      <w:hyperlink r:id="rId11" w:history="1">
        <w:r w:rsidR="0001115B" w:rsidRPr="00957F1F">
          <w:rPr>
            <w:rStyle w:val="Hyperlink"/>
            <w:rFonts w:ascii="Helvetica" w:eastAsia="Times New Roman" w:hAnsi="Helvetica" w:cs="Times New Roman"/>
            <w:sz w:val="22"/>
            <w:szCs w:val="22"/>
            <w:shd w:val="clear" w:color="auto" w:fill="FFFFFF"/>
          </w:rPr>
          <w:t>Jameal.Samhouri@noaa.gov</w:t>
        </w:r>
      </w:hyperlink>
    </w:p>
    <w:p w14:paraId="4E310A13" w14:textId="7EE544CD"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2" w:history="1">
        <w:r w:rsidR="00952FA6" w:rsidRPr="00957F1F">
          <w:rPr>
            <w:rStyle w:val="Hyperlink"/>
            <w:rFonts w:ascii="Helvetica" w:hAnsi="Helvetica" w:cs="Times New Roman"/>
            <w:bCs/>
            <w:sz w:val="22"/>
            <w:szCs w:val="22"/>
          </w:rPr>
          <w:t>essing@uw.edu</w:t>
        </w:r>
      </w:hyperlink>
    </w:p>
    <w:p w14:paraId="0361D9FF" w14:textId="127C307A"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3" w:history="1">
        <w:r w:rsidR="00CB00AD" w:rsidRPr="00CB00AD">
          <w:rPr>
            <w:rStyle w:val="Hyperlink"/>
            <w:rFonts w:ascii="Helvetica" w:hAnsi="Helvetica" w:cs="Times New Roman"/>
            <w:bCs/>
            <w:sz w:val="22"/>
            <w:szCs w:val="22"/>
          </w:rPr>
          <w:t>cwhite31@calpoly.edu</w:t>
        </w:r>
      </w:hyperlink>
    </w:p>
    <w:p w14:paraId="1A351584" w14:textId="21F225A3"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4" w:history="1">
        <w:r w:rsidR="00952FA6" w:rsidRPr="00957F1F">
          <w:rPr>
            <w:rStyle w:val="Hyperlink"/>
            <w:rFonts w:ascii="Helvetica" w:eastAsia="Times New Roman" w:hAnsi="Helvetica" w:cs="Times New Roman"/>
            <w:sz w:val="22"/>
            <w:szCs w:val="22"/>
            <w:shd w:val="clear" w:color="auto" w:fill="FFFFFF"/>
          </w:rPr>
          <w:t>halpern@bren.ucsb.edu</w:t>
        </w:r>
      </w:hyperlink>
    </w:p>
    <w:p w14:paraId="1AF3798C"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Lynham: </w:t>
      </w:r>
      <w:hyperlink r:id="rId15" w:history="1">
        <w:r w:rsidR="009242C5" w:rsidRPr="00957F1F">
          <w:rPr>
            <w:rStyle w:val="Hyperlink"/>
            <w:rFonts w:ascii="Helvetica" w:hAnsi="Helvetica" w:cs="Times New Roman"/>
            <w:bCs/>
            <w:sz w:val="22"/>
            <w:szCs w:val="22"/>
          </w:rPr>
          <w:t>lynham@hawaii.edu</w:t>
        </w:r>
      </w:hyperlink>
    </w:p>
    <w:p w14:paraId="324AD02D" w14:textId="2D77E0E8"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Solomon: </w:t>
      </w:r>
      <w:hyperlink r:id="rId16" w:history="1">
        <w:r w:rsidRPr="006A5103">
          <w:rPr>
            <w:rStyle w:val="Hyperlink"/>
            <w:rFonts w:ascii="Helvetica" w:hAnsi="Helvetica" w:cs="Times New Roman"/>
            <w:bCs/>
            <w:sz w:val="22"/>
            <w:szCs w:val="22"/>
          </w:rPr>
          <w:t>anne.salomon@sfu.ca</w:t>
        </w:r>
      </w:hyperlink>
    </w:p>
    <w:p w14:paraId="32878BE7" w14:textId="24F145AD"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hyperlink r:id="rId17" w:history="1">
        <w:r w:rsidR="00952FA6" w:rsidRPr="00957F1F">
          <w:rPr>
            <w:rStyle w:val="Hyperlink"/>
            <w:rFonts w:ascii="Helvetica" w:eastAsia="Times New Roman" w:hAnsi="Helvetica" w:cs="Times New Roman"/>
            <w:sz w:val="22"/>
            <w:szCs w:val="22"/>
            <w:shd w:val="clear" w:color="auto" w:fill="FFFFFF"/>
          </w:rPr>
          <w:t>phil.levin@noaa.gov</w:t>
        </w:r>
      </w:hyperlink>
    </w:p>
    <w:p w14:paraId="570AD271" w14:textId="77777777" w:rsidR="00D81948" w:rsidRDefault="00D81948">
      <w:pPr>
        <w:rPr>
          <w:rStyle w:val="Hyperlink"/>
          <w:rFonts w:ascii="Helvetica" w:eastAsia="Times New Roman" w:hAnsi="Helvetica" w:cs="Times New Roman"/>
          <w:sz w:val="22"/>
          <w:szCs w:val="22"/>
          <w:shd w:val="clear" w:color="auto" w:fill="FFFFFF"/>
        </w:rPr>
      </w:pPr>
      <w:r>
        <w:rPr>
          <w:rStyle w:val="Hyperlink"/>
          <w:rFonts w:ascii="Helvetica" w:eastAsia="Times New Roman" w:hAnsi="Helvetica" w:cs="Times New Roman"/>
          <w:sz w:val="22"/>
          <w:szCs w:val="22"/>
          <w:shd w:val="clear" w:color="auto" w:fill="FFFFFF"/>
        </w:rPr>
        <w:br w:type="page"/>
      </w:r>
    </w:p>
    <w:p w14:paraId="2D2CA637" w14:textId="77777777" w:rsidR="00903261" w:rsidRPr="00957F1F" w:rsidRDefault="00903261" w:rsidP="00903261">
      <w:pPr>
        <w:rPr>
          <w:rFonts w:ascii="Helvetica" w:eastAsia="Times New Roman" w:hAnsi="Helvetica" w:cs="Times New Roman"/>
          <w:color w:val="222222"/>
          <w:sz w:val="22"/>
          <w:szCs w:val="22"/>
          <w:shd w:val="clear" w:color="auto" w:fill="FFFFFF"/>
        </w:rPr>
      </w:pPr>
    </w:p>
    <w:p w14:paraId="4550066E" w14:textId="2809EC6A" w:rsidR="000105EB" w:rsidRPr="00957F1F" w:rsidRDefault="000105EB" w:rsidP="000105EB">
      <w:pPr>
        <w:rPr>
          <w:rFonts w:ascii="Helvetica" w:hAnsi="Helvetica"/>
          <w:b/>
          <w:sz w:val="22"/>
          <w:szCs w:val="22"/>
        </w:rPr>
      </w:pPr>
      <w:r w:rsidRPr="00957F1F">
        <w:rPr>
          <w:rFonts w:ascii="Helvetica" w:hAnsi="Helvetica" w:cs="Helvetica"/>
          <w:b/>
          <w:bCs/>
          <w:sz w:val="22"/>
          <w:szCs w:val="22"/>
        </w:rPr>
        <w:t>Abstract</w:t>
      </w:r>
      <w:r w:rsidRPr="00957F1F">
        <w:rPr>
          <w:rFonts w:ascii="Helvetica" w:hAnsi="Helvetica" w:cs="Helvetica"/>
          <w:bCs/>
          <w:sz w:val="22"/>
          <w:szCs w:val="22"/>
        </w:rPr>
        <w:t>: Research and</w:t>
      </w:r>
      <w:r w:rsidRPr="00957F1F">
        <w:rPr>
          <w:rFonts w:ascii="Helvetica" w:hAnsi="Helvetica" w:cs="Helvetica"/>
          <w:b/>
          <w:bCs/>
          <w:sz w:val="22"/>
          <w:szCs w:val="22"/>
        </w:rPr>
        <w:t xml:space="preserve"> </w:t>
      </w:r>
      <w:r w:rsidRPr="00957F1F">
        <w:rPr>
          <w:rFonts w:ascii="Helvetica" w:hAnsi="Helvetica" w:cs="Helvetica"/>
          <w:sz w:val="22"/>
          <w:szCs w:val="22"/>
        </w:rPr>
        <w:t>monitoring are critical but expensive component</w:t>
      </w:r>
      <w:r w:rsidR="00CB00AD">
        <w:rPr>
          <w:rFonts w:ascii="Helvetica" w:hAnsi="Helvetica" w:cs="Helvetica"/>
          <w:sz w:val="22"/>
          <w:szCs w:val="22"/>
        </w:rPr>
        <w:t>s</w:t>
      </w:r>
      <w:r w:rsidRPr="00957F1F">
        <w:rPr>
          <w:rFonts w:ascii="Helvetica" w:hAnsi="Helvetica" w:cs="Helvetica"/>
          <w:sz w:val="22"/>
          <w:szCs w:val="22"/>
        </w:rPr>
        <w:t xml:space="preserve"> </w:t>
      </w:r>
      <w:r w:rsidR="00B10D68">
        <w:rPr>
          <w:rFonts w:ascii="Helvetica" w:hAnsi="Helvetica" w:cs="Helvetica"/>
          <w:sz w:val="22"/>
          <w:szCs w:val="22"/>
        </w:rPr>
        <w:t>of</w:t>
      </w:r>
      <w:r w:rsidRPr="00957F1F">
        <w:rPr>
          <w:rFonts w:ascii="Helvetica" w:hAnsi="Helvetica" w:cs="Helvetica"/>
          <w:sz w:val="22"/>
          <w:szCs w:val="22"/>
        </w:rPr>
        <w:t xml:space="preserve"> sustainable </w:t>
      </w:r>
      <w:r w:rsidR="00B10D68">
        <w:rPr>
          <w:rFonts w:ascii="Helvetica" w:hAnsi="Helvetica" w:cs="Helvetica"/>
          <w:sz w:val="22"/>
          <w:szCs w:val="22"/>
        </w:rPr>
        <w:t xml:space="preserve">management of </w:t>
      </w:r>
      <w:r w:rsidRPr="00957F1F">
        <w:rPr>
          <w:rFonts w:ascii="Helvetica" w:hAnsi="Helvetica" w:cs="Helvetica"/>
          <w:sz w:val="22"/>
          <w:szCs w:val="22"/>
        </w:rPr>
        <w:t>natural resource</w:t>
      </w:r>
      <w:r w:rsidR="00B10D68">
        <w:rPr>
          <w:rFonts w:ascii="Helvetica" w:hAnsi="Helvetica" w:cs="Helvetica"/>
          <w:sz w:val="22"/>
          <w:szCs w:val="22"/>
        </w:rPr>
        <w:t>s</w:t>
      </w:r>
      <w:r w:rsidRPr="00957F1F">
        <w:rPr>
          <w:rFonts w:ascii="Helvetica" w:hAnsi="Helvetica" w:cs="Helvetica"/>
          <w:sz w:val="22"/>
          <w:szCs w:val="22"/>
        </w:rPr>
        <w:t xml:space="preserve">. </w:t>
      </w:r>
      <w:r w:rsidR="00964A2D" w:rsidRPr="00957F1F">
        <w:rPr>
          <w:rFonts w:ascii="Helvetica" w:hAnsi="Helvetica" w:cs="Helvetica"/>
          <w:sz w:val="22"/>
          <w:szCs w:val="22"/>
        </w:rPr>
        <w:t xml:space="preserve">Here, we demonstrate how </w:t>
      </w:r>
      <w:r w:rsidR="00296B45" w:rsidRPr="00957F1F">
        <w:rPr>
          <w:rFonts w:ascii="Helvetica" w:hAnsi="Helvetica" w:cs="Helvetica"/>
          <w:sz w:val="22"/>
          <w:szCs w:val="22"/>
        </w:rPr>
        <w:t>monitoring</w:t>
      </w:r>
      <w:r w:rsidRPr="00957F1F">
        <w:rPr>
          <w:rFonts w:ascii="Helvetica" w:hAnsi="Helvetica" w:cs="Helvetica"/>
          <w:sz w:val="22"/>
          <w:szCs w:val="22"/>
        </w:rPr>
        <w:t xml:space="preserve"> information</w:t>
      </w:r>
      <w:r w:rsidR="00964A2D" w:rsidRPr="00957F1F">
        <w:rPr>
          <w:rFonts w:ascii="Helvetica" w:hAnsi="Helvetica" w:cs="Helvetica"/>
          <w:sz w:val="22"/>
          <w:szCs w:val="22"/>
        </w:rPr>
        <w:t xml:space="preserve"> </w:t>
      </w:r>
      <w:r w:rsidR="00B10D68">
        <w:rPr>
          <w:rFonts w:ascii="Helvetica" w:hAnsi="Helvetica" w:cs="Helvetica"/>
          <w:sz w:val="22"/>
          <w:szCs w:val="22"/>
        </w:rPr>
        <w:t>increases in</w:t>
      </w:r>
      <w:r w:rsidR="00964A2D" w:rsidRPr="00957F1F">
        <w:rPr>
          <w:rFonts w:ascii="Helvetica" w:hAnsi="Helvetica" w:cs="Helvetica"/>
          <w:sz w:val="22"/>
          <w:szCs w:val="22"/>
        </w:rPr>
        <w:t xml:space="preserve"> value</w:t>
      </w:r>
      <w:r w:rsidR="00CB00AD">
        <w:rPr>
          <w:rFonts w:ascii="Helvetica" w:hAnsi="Helvetica" w:cs="Helvetica"/>
          <w:sz w:val="22"/>
          <w:szCs w:val="22"/>
        </w:rPr>
        <w:t xml:space="preserve"> as</w:t>
      </w:r>
      <w:r w:rsidR="00296B45" w:rsidRPr="00957F1F">
        <w:rPr>
          <w:rFonts w:ascii="Helvetica" w:hAnsi="Helvetica" w:cs="Helvetica"/>
          <w:sz w:val="22"/>
          <w:szCs w:val="22"/>
        </w:rPr>
        <w:t xml:space="preserve"> system</w:t>
      </w:r>
      <w:r w:rsidR="00964A2D" w:rsidRPr="00957F1F">
        <w:rPr>
          <w:rFonts w:ascii="Helvetica" w:hAnsi="Helvetica" w:cs="Helvetica"/>
          <w:sz w:val="22"/>
          <w:szCs w:val="22"/>
        </w:rPr>
        <w:t>s</w:t>
      </w:r>
      <w:r w:rsidR="00296B45" w:rsidRPr="00957F1F">
        <w:rPr>
          <w:rFonts w:ascii="Helvetica" w:hAnsi="Helvetica" w:cs="Helvetica"/>
          <w:sz w:val="22"/>
          <w:szCs w:val="22"/>
        </w:rPr>
        <w:t xml:space="preserve"> approach a tipping point</w:t>
      </w:r>
      <w:r w:rsidRPr="00957F1F">
        <w:rPr>
          <w:rFonts w:ascii="Helvetica" w:hAnsi="Helvetica" w:cs="Helvetica"/>
          <w:sz w:val="22"/>
          <w:szCs w:val="22"/>
        </w:rPr>
        <w:t xml:space="preserve">. </w:t>
      </w:r>
      <w:r w:rsidR="00296B45" w:rsidRPr="00957F1F">
        <w:rPr>
          <w:rFonts w:ascii="Helvetica" w:hAnsi="Helvetica" w:cs="Helvetica"/>
          <w:sz w:val="22"/>
          <w:szCs w:val="22"/>
        </w:rPr>
        <w:t xml:space="preserve">We </w:t>
      </w:r>
      <w:r w:rsidR="000B21F8" w:rsidRPr="00957F1F">
        <w:rPr>
          <w:rFonts w:ascii="Helvetica" w:hAnsi="Helvetica" w:cs="Helvetica"/>
          <w:sz w:val="22"/>
          <w:szCs w:val="22"/>
        </w:rPr>
        <w:t>show</w:t>
      </w:r>
      <w:r w:rsidR="00296B45" w:rsidRPr="00957F1F">
        <w:rPr>
          <w:rFonts w:ascii="Helvetica" w:hAnsi="Helvetica" w:cs="Helvetica"/>
          <w:sz w:val="22"/>
          <w:szCs w:val="22"/>
        </w:rPr>
        <w:t xml:space="preserve"> how including tipping points in decisions surrounding monitoring </w:t>
      </w:r>
      <w:r w:rsidR="000B21F8" w:rsidRPr="00957F1F">
        <w:rPr>
          <w:rFonts w:ascii="Helvetica" w:hAnsi="Helvetica" w:cs="Helvetica"/>
          <w:sz w:val="22"/>
          <w:szCs w:val="22"/>
        </w:rPr>
        <w:t xml:space="preserve">can </w:t>
      </w:r>
      <w:r w:rsidR="00B10D68">
        <w:rPr>
          <w:rFonts w:ascii="Helvetica" w:hAnsi="Helvetica" w:cs="Helvetica"/>
          <w:sz w:val="22"/>
          <w:szCs w:val="22"/>
        </w:rPr>
        <w:t xml:space="preserve">help minimize costs and </w:t>
      </w:r>
      <w:r w:rsidR="000B21F8" w:rsidRPr="00957F1F">
        <w:rPr>
          <w:rFonts w:ascii="Helvetica" w:hAnsi="Helvetica" w:cs="Helvetica"/>
          <w:sz w:val="22"/>
          <w:szCs w:val="22"/>
        </w:rPr>
        <w:t>facilitate the creation of a safe operating space</w:t>
      </w:r>
      <w:r w:rsidR="002C6D5D">
        <w:rPr>
          <w:rFonts w:ascii="Helvetica" w:hAnsi="Helvetica" w:cs="Helvetica"/>
          <w:sz w:val="22"/>
          <w:szCs w:val="22"/>
        </w:rPr>
        <w:t xml:space="preserve"> within which combinations of harvest rate and monitoring precision lead </w:t>
      </w:r>
      <w:r w:rsidR="00B2465F">
        <w:rPr>
          <w:rFonts w:ascii="Helvetica" w:hAnsi="Helvetica" w:cs="Helvetica"/>
          <w:sz w:val="22"/>
          <w:szCs w:val="22"/>
        </w:rPr>
        <w:t>to low probability of tipping.</w:t>
      </w:r>
      <w:r w:rsidR="00240A1C" w:rsidRPr="00957F1F">
        <w:rPr>
          <w:rFonts w:ascii="Helvetica" w:hAnsi="Helvetica" w:cs="Helvetica"/>
          <w:sz w:val="22"/>
          <w:szCs w:val="22"/>
        </w:rPr>
        <w:t xml:space="preserve"> </w:t>
      </w:r>
      <w:r w:rsidRPr="00957F1F">
        <w:rPr>
          <w:rFonts w:ascii="Helvetica" w:hAnsi="Helvetica" w:cs="Helvetica"/>
          <w:sz w:val="22"/>
          <w:szCs w:val="22"/>
        </w:rPr>
        <w:t>We</w:t>
      </w:r>
      <w:r w:rsidR="000F5FBD" w:rsidRPr="00957F1F">
        <w:rPr>
          <w:rFonts w:ascii="Helvetica" w:hAnsi="Helvetica" w:cs="Helvetica"/>
          <w:sz w:val="22"/>
          <w:szCs w:val="22"/>
        </w:rPr>
        <w:t xml:space="preserve"> </w:t>
      </w:r>
      <w:r w:rsidRPr="00957F1F">
        <w:rPr>
          <w:rFonts w:ascii="Helvetica" w:hAnsi="Helvetica" w:cs="Helvetica"/>
          <w:sz w:val="22"/>
          <w:szCs w:val="22"/>
        </w:rPr>
        <w:t>contrast the performance of alternative</w:t>
      </w:r>
      <w:r w:rsidR="00B15EE0" w:rsidRPr="00957F1F">
        <w:rPr>
          <w:rFonts w:ascii="Helvetica" w:hAnsi="Helvetica" w:cs="Helvetica"/>
          <w:sz w:val="22"/>
          <w:szCs w:val="22"/>
        </w:rPr>
        <w:t xml:space="preserve"> monitoring</w:t>
      </w:r>
      <w:r w:rsidRPr="00957F1F">
        <w:rPr>
          <w:rFonts w:ascii="Helvetica" w:hAnsi="Helvetica" w:cs="Helvetica"/>
          <w:sz w:val="22"/>
          <w:szCs w:val="22"/>
        </w:rPr>
        <w:t xml:space="preserve"> approaches – one that applies precautionary buffers to reduce the likelihood of state-change, another that uses intensive monitoring to precisely estimate proximity of the ecosystem to a critical threshold.</w:t>
      </w:r>
      <w:r w:rsidRPr="00957F1F">
        <w:rPr>
          <w:rFonts w:ascii="Helvetica" w:hAnsi="Helvetica" w:cs="Helvetica"/>
          <w:b/>
          <w:sz w:val="22"/>
          <w:szCs w:val="22"/>
        </w:rPr>
        <w:t xml:space="preserve"> </w:t>
      </w:r>
      <w:commentRangeStart w:id="1"/>
      <w:r w:rsidRPr="00957F1F">
        <w:rPr>
          <w:rFonts w:ascii="Helvetica" w:hAnsi="Helvetica" w:cs="Helvetica"/>
          <w:sz w:val="22"/>
          <w:szCs w:val="22"/>
        </w:rPr>
        <w:t>A comprehensive understanding of how ecosystem characteristics dictate the trade off between precision in ecosystem state estimates and the costs of overexploitation is utilitarian for agencies and managers with finite resources.</w:t>
      </w:r>
      <w:commentRangeEnd w:id="1"/>
      <w:r w:rsidR="00CB00AD">
        <w:rPr>
          <w:rStyle w:val="CommentReference"/>
        </w:rPr>
        <w:commentReference w:id="1"/>
      </w:r>
    </w:p>
    <w:p w14:paraId="2D6AFF2E" w14:textId="77777777" w:rsidR="00294391" w:rsidRPr="00957F1F" w:rsidRDefault="00294391">
      <w:pPr>
        <w:rPr>
          <w:rFonts w:ascii="Helvetica" w:hAnsi="Helvetica"/>
          <w:b/>
          <w:sz w:val="22"/>
          <w:szCs w:val="22"/>
        </w:rPr>
      </w:pPr>
      <w:r w:rsidRPr="00957F1F">
        <w:rPr>
          <w:rFonts w:ascii="Helvetica" w:hAnsi="Helvetica"/>
          <w:b/>
          <w:sz w:val="22"/>
          <w:szCs w:val="22"/>
        </w:rPr>
        <w:br w:type="page"/>
      </w:r>
    </w:p>
    <w:p w14:paraId="4ACEBA27" w14:textId="639A3187" w:rsidR="00EA4926" w:rsidRPr="00957F1F" w:rsidRDefault="00EA4926" w:rsidP="00EA4926">
      <w:pPr>
        <w:rPr>
          <w:rFonts w:ascii="Helvetica" w:hAnsi="Helvetica"/>
          <w:b/>
          <w:sz w:val="22"/>
          <w:szCs w:val="22"/>
        </w:rPr>
      </w:pPr>
      <w:commentRangeStart w:id="2"/>
      <w:r w:rsidRPr="00957F1F">
        <w:rPr>
          <w:rFonts w:ascii="Helvetica" w:hAnsi="Helvetica"/>
          <w:b/>
          <w:sz w:val="22"/>
          <w:szCs w:val="22"/>
        </w:rPr>
        <w:lastRenderedPageBreak/>
        <w:t>INTRODUCTION</w:t>
      </w:r>
      <w:commentRangeEnd w:id="2"/>
      <w:r w:rsidR="006270AF">
        <w:rPr>
          <w:rStyle w:val="CommentReference"/>
        </w:rPr>
        <w:commentReference w:id="2"/>
      </w:r>
    </w:p>
    <w:p w14:paraId="77C8340B" w14:textId="77777777" w:rsidR="00EA4926" w:rsidRPr="00957F1F" w:rsidRDefault="00EA4926" w:rsidP="00EA4926">
      <w:pPr>
        <w:rPr>
          <w:rFonts w:ascii="Helvetica" w:hAnsi="Helvetica"/>
          <w:b/>
          <w:sz w:val="22"/>
          <w:szCs w:val="22"/>
        </w:rPr>
      </w:pPr>
    </w:p>
    <w:p w14:paraId="386AF26B" w14:textId="77777777" w:rsidR="002A3B6B" w:rsidRDefault="00677931" w:rsidP="002A3B6B">
      <w:pPr>
        <w:rPr>
          <w:rFonts w:ascii="Helvetica" w:hAnsi="Helvetica"/>
          <w:sz w:val="22"/>
          <w:szCs w:val="22"/>
        </w:rPr>
      </w:pPr>
      <w:r w:rsidRPr="0093151E">
        <w:rPr>
          <w:rFonts w:ascii="Helvetica" w:hAnsi="Helvetica"/>
          <w:sz w:val="22"/>
          <w:szCs w:val="22"/>
        </w:rPr>
        <w:t>P</w:t>
      </w:r>
      <w:r w:rsidR="00EE6528" w:rsidRPr="0093151E">
        <w:rPr>
          <w:rFonts w:ascii="Helvetica" w:hAnsi="Helvetica"/>
          <w:sz w:val="22"/>
          <w:szCs w:val="22"/>
        </w:rPr>
        <w:t>athway</w:t>
      </w:r>
      <w:r w:rsidRPr="0093151E">
        <w:rPr>
          <w:rFonts w:ascii="Helvetica" w:hAnsi="Helvetica"/>
          <w:sz w:val="22"/>
          <w:szCs w:val="22"/>
        </w:rPr>
        <w:t>s</w:t>
      </w:r>
      <w:r w:rsidR="00EE6528" w:rsidRPr="0093151E">
        <w:rPr>
          <w:rFonts w:ascii="Helvetica" w:hAnsi="Helvetica"/>
          <w:sz w:val="22"/>
          <w:szCs w:val="22"/>
        </w:rPr>
        <w:t xml:space="preserve"> </w:t>
      </w:r>
      <w:r w:rsidRPr="0093151E">
        <w:rPr>
          <w:rFonts w:ascii="Helvetica" w:hAnsi="Helvetica"/>
          <w:sz w:val="22"/>
          <w:szCs w:val="22"/>
        </w:rPr>
        <w:t>of change in</w:t>
      </w:r>
      <w:r w:rsidR="00EE6528" w:rsidRPr="0093151E">
        <w:rPr>
          <w:rFonts w:ascii="Helvetica" w:hAnsi="Helvetica"/>
          <w:sz w:val="22"/>
          <w:szCs w:val="22"/>
        </w:rPr>
        <w:t xml:space="preserve"> b</w:t>
      </w:r>
      <w:r w:rsidR="00EA4926" w:rsidRPr="0093151E">
        <w:rPr>
          <w:rFonts w:ascii="Helvetica" w:hAnsi="Helvetica"/>
          <w:sz w:val="22"/>
          <w:szCs w:val="22"/>
        </w:rPr>
        <w:t xml:space="preserve">iological systems </w:t>
      </w:r>
      <w:r w:rsidR="00EE6528" w:rsidRPr="0093151E">
        <w:rPr>
          <w:rFonts w:ascii="Helvetica" w:hAnsi="Helvetica"/>
          <w:sz w:val="22"/>
          <w:szCs w:val="22"/>
        </w:rPr>
        <w:t xml:space="preserve">often include critical thresholds – tipping points – where the system rapidly switches states, causing </w:t>
      </w:r>
      <w:r w:rsidRPr="0093151E">
        <w:rPr>
          <w:rFonts w:ascii="Helvetica" w:hAnsi="Helvetica"/>
          <w:sz w:val="22"/>
          <w:szCs w:val="22"/>
        </w:rPr>
        <w:t>demonstrable</w:t>
      </w:r>
      <w:r w:rsidR="00EE6528" w:rsidRPr="0093151E">
        <w:rPr>
          <w:rFonts w:ascii="Helvetica" w:hAnsi="Helvetica"/>
          <w:sz w:val="22"/>
          <w:szCs w:val="22"/>
        </w:rPr>
        <w:t xml:space="preserve"> shifts in </w:t>
      </w:r>
      <w:r w:rsidRPr="0093151E">
        <w:rPr>
          <w:rFonts w:ascii="Helvetica" w:hAnsi="Helvetica"/>
          <w:sz w:val="22"/>
          <w:szCs w:val="22"/>
        </w:rPr>
        <w:t>ecosystem structure and function</w:t>
      </w:r>
      <w:r w:rsidR="00EE6528" w:rsidRPr="0093151E">
        <w:rPr>
          <w:rFonts w:ascii="Helvetica" w:hAnsi="Helvetica"/>
          <w:sz w:val="22"/>
          <w:szCs w:val="22"/>
        </w:rPr>
        <w:t xml:space="preserve"> and introducing a cascade of ecological, economic and cultural disruptions </w:t>
      </w:r>
      <w:r w:rsidR="00FC7BA4"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FC7BA4" w:rsidRPr="0093151E">
        <w:rPr>
          <w:rFonts w:ascii="Helvetica" w:hAnsi="Helvetica"/>
          <w:sz w:val="22"/>
          <w:szCs w:val="22"/>
        </w:rPr>
        <w:fldChar w:fldCharType="separate"/>
      </w:r>
      <w:r w:rsidR="00FC7BA4" w:rsidRPr="0093151E">
        <w:rPr>
          <w:rFonts w:ascii="Helvetica" w:hAnsi="Helvetica"/>
          <w:noProof/>
          <w:sz w:val="22"/>
          <w:szCs w:val="22"/>
        </w:rPr>
        <w:t>(May 1977; Scheffer</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FC7BA4" w:rsidRPr="0093151E">
        <w:rPr>
          <w:rFonts w:ascii="Helvetica" w:hAnsi="Helvetica"/>
          <w:sz w:val="22"/>
          <w:szCs w:val="22"/>
        </w:rPr>
        <w:fldChar w:fldCharType="end"/>
      </w:r>
      <w:r w:rsidR="006C270B" w:rsidRPr="0093151E">
        <w:rPr>
          <w:rFonts w:ascii="Helvetica" w:hAnsi="Helvetica"/>
          <w:sz w:val="22"/>
          <w:szCs w:val="22"/>
        </w:rPr>
        <w:t xml:space="preserve">. </w:t>
      </w:r>
      <w:r w:rsidR="000847BF" w:rsidRPr="0093151E">
        <w:rPr>
          <w:rFonts w:ascii="Helvetica" w:hAnsi="Helvetica"/>
          <w:sz w:val="22"/>
          <w:szCs w:val="22"/>
        </w:rPr>
        <w:t xml:space="preserve">Examples include coral reefs, kelp forest ecosystems, and north pacific pelagic systems. </w:t>
      </w:r>
      <w:r w:rsidR="00EE6528" w:rsidRPr="0093151E">
        <w:rPr>
          <w:rFonts w:ascii="Helvetica" w:hAnsi="Helvetica"/>
          <w:sz w:val="22"/>
          <w:szCs w:val="22"/>
        </w:rPr>
        <w:t xml:space="preserve">Once tipping points are crossed, positive </w:t>
      </w:r>
      <w:proofErr w:type="gramStart"/>
      <w:r w:rsidR="00EE6528" w:rsidRPr="0093151E">
        <w:rPr>
          <w:rFonts w:ascii="Helvetica" w:hAnsi="Helvetica"/>
          <w:sz w:val="22"/>
          <w:szCs w:val="22"/>
        </w:rPr>
        <w:t>feedback</w:t>
      </w:r>
      <w:proofErr w:type="gramEnd"/>
      <w:r w:rsidR="00EE6528" w:rsidRPr="0093151E">
        <w:rPr>
          <w:rFonts w:ascii="Helvetica" w:hAnsi="Helvetica"/>
          <w:sz w:val="22"/>
          <w:szCs w:val="22"/>
        </w:rPr>
        <w:t xml:space="preserve"> loops can maintain degraded or less-preferred states</w:t>
      </w:r>
      <w:r w:rsidR="004F6B19" w:rsidRPr="0093151E">
        <w:rPr>
          <w:rFonts w:ascii="Helvetica" w:hAnsi="Helvetica"/>
          <w:sz w:val="22"/>
          <w:szCs w:val="22"/>
        </w:rPr>
        <w:t xml:space="preserve"> and make it difficult to recover disrupted social-ecological systems</w:t>
      </w:r>
      <w:r w:rsidR="00EE6528" w:rsidRPr="0093151E">
        <w:rPr>
          <w:rFonts w:ascii="Helvetica" w:hAnsi="Helvetica"/>
          <w:sz w:val="22"/>
          <w:szCs w:val="22"/>
        </w:rPr>
        <w:t xml:space="preserve">. </w:t>
      </w:r>
      <w:r w:rsidR="004F6B19" w:rsidRPr="0093151E">
        <w:rPr>
          <w:rFonts w:ascii="Helvetica" w:hAnsi="Helvetica"/>
          <w:sz w:val="22"/>
          <w:szCs w:val="22"/>
        </w:rPr>
        <w:t>Therefore a</w:t>
      </w:r>
      <w:r w:rsidR="001C6065" w:rsidRPr="0093151E">
        <w:rPr>
          <w:rFonts w:ascii="Helvetica" w:hAnsi="Helvetica"/>
          <w:sz w:val="22"/>
          <w:szCs w:val="22"/>
        </w:rPr>
        <w:t xml:space="preserve"> major question in sustainability science is how can resource managers set meaningful boundaries that maximize ecosystem services </w:t>
      </w:r>
      <w:r w:rsidR="004F6B19" w:rsidRPr="0093151E">
        <w:rPr>
          <w:rFonts w:ascii="Helvetica" w:hAnsi="Helvetica"/>
          <w:sz w:val="22"/>
          <w:szCs w:val="22"/>
        </w:rPr>
        <w:t>while</w:t>
      </w:r>
      <w:r w:rsidR="001C6065" w:rsidRPr="0093151E">
        <w:rPr>
          <w:rFonts w:ascii="Helvetica" w:hAnsi="Helvetica"/>
          <w:sz w:val="22"/>
          <w:szCs w:val="22"/>
        </w:rPr>
        <w:t xml:space="preserve"> avoid</w:t>
      </w:r>
      <w:r w:rsidR="004F6B19" w:rsidRPr="0093151E">
        <w:rPr>
          <w:rFonts w:ascii="Helvetica" w:hAnsi="Helvetica"/>
          <w:sz w:val="22"/>
          <w:szCs w:val="22"/>
        </w:rPr>
        <w:t>ing</w:t>
      </w:r>
      <w:r w:rsidR="001C6065" w:rsidRPr="0093151E">
        <w:rPr>
          <w:rFonts w:ascii="Helvetica" w:hAnsi="Helvetica"/>
          <w:sz w:val="22"/>
          <w:szCs w:val="22"/>
        </w:rPr>
        <w:t xml:space="preserve"> </w:t>
      </w:r>
      <w:r w:rsidR="004F6B19" w:rsidRPr="0093151E">
        <w:rPr>
          <w:rFonts w:ascii="Helvetica" w:hAnsi="Helvetica"/>
          <w:sz w:val="22"/>
          <w:szCs w:val="22"/>
        </w:rPr>
        <w:t xml:space="preserve">exploitation rates that cause </w:t>
      </w:r>
      <w:r w:rsidR="001C46CB" w:rsidRPr="0093151E">
        <w:rPr>
          <w:rFonts w:ascii="Helvetica" w:hAnsi="Helvetica"/>
          <w:sz w:val="22"/>
          <w:szCs w:val="22"/>
        </w:rPr>
        <w:t>system</w:t>
      </w:r>
      <w:r w:rsidR="005C0E01" w:rsidRPr="0093151E">
        <w:rPr>
          <w:rFonts w:ascii="Helvetica" w:hAnsi="Helvetica"/>
          <w:sz w:val="22"/>
          <w:szCs w:val="22"/>
        </w:rPr>
        <w:t>s to</w:t>
      </w:r>
      <w:r w:rsidR="00C03B37" w:rsidRPr="0093151E">
        <w:rPr>
          <w:rFonts w:ascii="Helvetica" w:hAnsi="Helvetica"/>
          <w:sz w:val="22"/>
          <w:szCs w:val="22"/>
        </w:rPr>
        <w:t xml:space="preserve"> cross </w:t>
      </w:r>
      <w:r w:rsidR="001C6065" w:rsidRPr="0093151E">
        <w:rPr>
          <w:rFonts w:ascii="Helvetica" w:hAnsi="Helvetica"/>
          <w:sz w:val="22"/>
          <w:szCs w:val="22"/>
        </w:rPr>
        <w:t xml:space="preserve">critical thresholds beyond which economic and cultural disruptions </w:t>
      </w:r>
      <w:r w:rsidR="001C46CB" w:rsidRPr="0093151E">
        <w:rPr>
          <w:rFonts w:ascii="Helvetica" w:hAnsi="Helvetica"/>
          <w:sz w:val="22"/>
          <w:szCs w:val="22"/>
        </w:rPr>
        <w:t>occur</w:t>
      </w:r>
      <w:r w:rsidR="001C6065" w:rsidRPr="0093151E">
        <w:rPr>
          <w:rFonts w:ascii="Helvetica" w:hAnsi="Helvetica"/>
          <w:sz w:val="22"/>
          <w:szCs w:val="22"/>
        </w:rPr>
        <w:t xml:space="preserve"> </w:t>
      </w:r>
      <w:r w:rsidR="00FC7BA4"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sidR="00FC7BA4" w:rsidRPr="0093151E">
        <w:rPr>
          <w:rFonts w:ascii="Helvetica" w:hAnsi="Helvetica"/>
          <w:sz w:val="22"/>
          <w:szCs w:val="22"/>
        </w:rPr>
        <w:fldChar w:fldCharType="separate"/>
      </w:r>
      <w:r w:rsidR="00FC7BA4" w:rsidRPr="0093151E">
        <w:rPr>
          <w:rFonts w:ascii="Helvetica" w:hAnsi="Helvetica"/>
          <w:noProof/>
          <w:sz w:val="22"/>
          <w:szCs w:val="22"/>
        </w:rPr>
        <w:t>(Kates</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FC7BA4" w:rsidRPr="0093151E">
        <w:rPr>
          <w:rFonts w:ascii="Helvetica" w:hAnsi="Helvetica"/>
          <w:sz w:val="22"/>
          <w:szCs w:val="22"/>
        </w:rPr>
        <w:fldChar w:fldCharType="end"/>
      </w:r>
      <w:r w:rsidR="00035B6B" w:rsidRPr="0093151E">
        <w:rPr>
          <w:rFonts w:ascii="Helvetica" w:hAnsi="Helvetica"/>
          <w:sz w:val="22"/>
          <w:szCs w:val="22"/>
        </w:rPr>
        <w:t xml:space="preserve">. </w:t>
      </w:r>
    </w:p>
    <w:p w14:paraId="1730FE2C" w14:textId="297C7822" w:rsidR="0030245C" w:rsidRPr="000E4B23" w:rsidRDefault="00BE5C03" w:rsidP="000E4B23">
      <w:pPr>
        <w:ind w:firstLine="720"/>
        <w:rPr>
          <w:rFonts w:ascii="Helvetica" w:hAnsi="Helvetica"/>
          <w:sz w:val="22"/>
          <w:szCs w:val="22"/>
        </w:rPr>
      </w:pPr>
      <w:r w:rsidRPr="00957F1F">
        <w:rPr>
          <w:rFonts w:ascii="Helvetica" w:hAnsi="Helvetica"/>
          <w:sz w:val="22"/>
          <w:szCs w:val="22"/>
        </w:rPr>
        <w:t xml:space="preserve">Intensive monitoring can help to simultaneously </w:t>
      </w:r>
      <w:commentRangeStart w:id="3"/>
      <w:r w:rsidRPr="00957F1F">
        <w:rPr>
          <w:rFonts w:ascii="Helvetica" w:hAnsi="Helvetica"/>
          <w:sz w:val="22"/>
          <w:szCs w:val="22"/>
        </w:rPr>
        <w:t>maximize ecosystem services</w:t>
      </w:r>
      <w:commentRangeEnd w:id="3"/>
      <w:r w:rsidR="00622E61">
        <w:rPr>
          <w:rStyle w:val="CommentReference"/>
        </w:rPr>
        <w:commentReference w:id="3"/>
      </w:r>
      <w:r w:rsidRPr="00957F1F">
        <w:rPr>
          <w:rFonts w:ascii="Helvetica" w:hAnsi="Helvetica"/>
          <w:sz w:val="22"/>
          <w:szCs w:val="22"/>
        </w:rPr>
        <w:t xml:space="preserve"> and avoid tipping points by </w:t>
      </w:r>
      <w:r w:rsidR="00AD75A7" w:rsidRPr="00957F1F">
        <w:rPr>
          <w:rFonts w:ascii="Helvetica" w:hAnsi="Helvetica"/>
          <w:sz w:val="22"/>
          <w:szCs w:val="22"/>
        </w:rPr>
        <w:t xml:space="preserve">building a </w:t>
      </w:r>
      <w:r w:rsidR="00196608" w:rsidRPr="00957F1F">
        <w:rPr>
          <w:rFonts w:ascii="Helvetica" w:hAnsi="Helvetica"/>
          <w:sz w:val="22"/>
          <w:szCs w:val="22"/>
        </w:rPr>
        <w:t>better understand</w:t>
      </w:r>
      <w:r w:rsidRPr="00957F1F">
        <w:rPr>
          <w:rFonts w:ascii="Helvetica" w:hAnsi="Helvetica"/>
          <w:sz w:val="22"/>
          <w:szCs w:val="22"/>
        </w:rPr>
        <w:t>ing</w:t>
      </w:r>
      <w:r w:rsidR="00196608" w:rsidRPr="00957F1F">
        <w:rPr>
          <w:rFonts w:ascii="Helvetica" w:hAnsi="Helvetica"/>
          <w:sz w:val="22"/>
          <w:szCs w:val="22"/>
        </w:rPr>
        <w:t xml:space="preserve"> of </w:t>
      </w:r>
      <w:r w:rsidRPr="00957F1F">
        <w:rPr>
          <w:rFonts w:ascii="Helvetica" w:hAnsi="Helvetica"/>
          <w:sz w:val="22"/>
          <w:szCs w:val="22"/>
        </w:rPr>
        <w:t>eco</w:t>
      </w:r>
      <w:r w:rsidR="00196608" w:rsidRPr="00957F1F">
        <w:rPr>
          <w:rFonts w:ascii="Helvetica" w:hAnsi="Helvetica"/>
          <w:sz w:val="22"/>
          <w:szCs w:val="22"/>
        </w:rPr>
        <w:t xml:space="preserve">system </w:t>
      </w:r>
      <w:r w:rsidR="00AD75A7" w:rsidRPr="00957F1F">
        <w:rPr>
          <w:rFonts w:ascii="Helvetica" w:hAnsi="Helvetica"/>
          <w:sz w:val="22"/>
          <w:szCs w:val="22"/>
        </w:rPr>
        <w:t xml:space="preserve">mechanics </w:t>
      </w:r>
      <w:r w:rsidR="00D931C7" w:rsidRPr="00957F1F">
        <w:rPr>
          <w:rFonts w:ascii="Helvetica" w:hAnsi="Helvetica"/>
          <w:sz w:val="22"/>
          <w:szCs w:val="22"/>
        </w:rPr>
        <w:t>and</w:t>
      </w:r>
      <w:r w:rsidR="00196608" w:rsidRPr="00957F1F">
        <w:rPr>
          <w:rFonts w:ascii="Helvetica" w:hAnsi="Helvetica"/>
          <w:sz w:val="22"/>
          <w:szCs w:val="22"/>
        </w:rPr>
        <w:t xml:space="preserve"> pinpoint</w:t>
      </w:r>
      <w:r w:rsidR="00AD75A7" w:rsidRPr="00957F1F">
        <w:rPr>
          <w:rFonts w:ascii="Helvetica" w:hAnsi="Helvetica"/>
          <w:sz w:val="22"/>
          <w:szCs w:val="22"/>
        </w:rPr>
        <w:t>ing</w:t>
      </w:r>
      <w:r w:rsidR="00196608" w:rsidRPr="00957F1F">
        <w:rPr>
          <w:rFonts w:ascii="Helvetica" w:hAnsi="Helvetica"/>
          <w:sz w:val="22"/>
          <w:szCs w:val="22"/>
        </w:rPr>
        <w:t xml:space="preserve"> the proximity of the ecosystem state to a tipping point</w:t>
      </w:r>
      <w:r w:rsidRPr="00957F1F">
        <w:rPr>
          <w:rFonts w:ascii="Helvetica" w:hAnsi="Helvetica"/>
          <w:sz w:val="22"/>
          <w:szCs w:val="22"/>
        </w:rPr>
        <w:t>.</w:t>
      </w:r>
      <w:r w:rsidR="00D1291F" w:rsidRPr="00D1291F">
        <w:t xml:space="preserve"> </w:t>
      </w:r>
      <w:r w:rsidR="00AC7FCC" w:rsidRPr="002A3B6B">
        <w:rPr>
          <w:rFonts w:ascii="Helvetica" w:hAnsi="Helvetica"/>
          <w:sz w:val="22"/>
          <w:szCs w:val="22"/>
        </w:rPr>
        <w:t xml:space="preserve">If managers have high confidence in the cause(s) of fluctuations in resource availability (i.e. are working with an accurate </w:t>
      </w:r>
      <w:r w:rsidR="000847BF" w:rsidRPr="002A3B6B">
        <w:rPr>
          <w:rFonts w:ascii="Helvetica" w:hAnsi="Helvetica"/>
          <w:sz w:val="22"/>
          <w:szCs w:val="22"/>
        </w:rPr>
        <w:t xml:space="preserve">biological </w:t>
      </w:r>
      <w:r w:rsidR="00AC7FCC" w:rsidRPr="002A3B6B">
        <w:rPr>
          <w:rFonts w:ascii="Helvetica" w:hAnsi="Helvetica"/>
          <w:sz w:val="22"/>
          <w:szCs w:val="22"/>
        </w:rPr>
        <w:t xml:space="preserve">“operating model”) and are also confident in their assessment of the ecosystem state, then, ideally, they can then </w:t>
      </w:r>
      <w:r w:rsidR="00A16F31" w:rsidRPr="002A3B6B">
        <w:rPr>
          <w:rFonts w:ascii="Helvetica" w:hAnsi="Helvetica"/>
          <w:sz w:val="22"/>
          <w:szCs w:val="22"/>
        </w:rPr>
        <w:t xml:space="preserve">optimize yield while staying within </w:t>
      </w:r>
      <w:r w:rsidR="00AC7FCC" w:rsidRPr="002A3B6B">
        <w:rPr>
          <w:rFonts w:ascii="Helvetica" w:hAnsi="Helvetica"/>
          <w:sz w:val="22"/>
          <w:szCs w:val="22"/>
        </w:rPr>
        <w:t xml:space="preserve">a safe operating space where risk of crossing </w:t>
      </w:r>
      <w:r w:rsidR="00A94AF7" w:rsidRPr="002A3B6B">
        <w:rPr>
          <w:rFonts w:ascii="Helvetica" w:hAnsi="Helvetica"/>
          <w:sz w:val="22"/>
          <w:szCs w:val="22"/>
        </w:rPr>
        <w:t xml:space="preserve">a </w:t>
      </w:r>
      <w:r w:rsidR="00AC7FCC" w:rsidRPr="002A3B6B">
        <w:rPr>
          <w:rFonts w:ascii="Helvetica" w:hAnsi="Helvetica"/>
          <w:sz w:val="22"/>
          <w:szCs w:val="22"/>
        </w:rPr>
        <w:t xml:space="preserve">critical threshold </w:t>
      </w:r>
      <w:r w:rsidR="00A16F31" w:rsidRPr="002A3B6B">
        <w:rPr>
          <w:rFonts w:ascii="Helvetica" w:hAnsi="Helvetica"/>
          <w:sz w:val="22"/>
          <w:szCs w:val="22"/>
        </w:rPr>
        <w:t>is low</w:t>
      </w:r>
      <w:r w:rsidR="008357DB" w:rsidRPr="002A3B6B">
        <w:rPr>
          <w:rFonts w:ascii="Helvetica" w:hAnsi="Helvetica"/>
          <w:sz w:val="22"/>
          <w:szCs w:val="22"/>
        </w:rPr>
        <w:t xml:space="preserve"> </w:t>
      </w:r>
      <w:r w:rsidR="006C270B" w:rsidRPr="002A3B6B">
        <w:rPr>
          <w:rFonts w:ascii="Helvetica" w:hAnsi="Helvetica"/>
          <w:sz w:val="22"/>
          <w:szCs w:val="22"/>
        </w:rPr>
        <w:fldChar w:fldCharType="begin"/>
      </w:r>
      <w:r w:rsidR="006C270B" w:rsidRPr="002A3B6B">
        <w:rPr>
          <w:rFonts w:ascii="Helvetica" w:hAnsi="Helvetica"/>
          <w:sz w:val="22"/>
          <w:szCs w:val="22"/>
        </w:rPr>
        <w:instrText xml:space="preserve"> ADDIN EN.CITE &lt;EndNote&gt;&lt;Cite&gt;&lt;Author&gt;Rockström&lt;/Author&gt;&lt;Year&gt;2009&lt;/Year&gt;&lt;RecNum&gt;8123&lt;/RecNum&gt;&lt;DisplayText&gt;(Costello &amp;amp; Polasky 2008; 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Cite&gt;&lt;Author&gt;Costello&lt;/Author&gt;&lt;Year&gt;2008&lt;/Year&gt;&lt;RecNum&gt;8146&lt;/RecNum&gt;&lt;record&gt;&lt;rec-number&gt;8146&lt;/rec-number&gt;&lt;foreign-keys&gt;&lt;key app="EN" db-id="dsrza9wtbra05fevxvw5svf8d0a9a0ptptvp" timestamp="1443312504"&gt;8146&lt;/key&gt;&lt;/foreign-keys&gt;&lt;ref-type name="Journal Article"&gt;17&lt;/ref-type&gt;&lt;contributors&gt;&lt;authors&gt;&lt;author&gt;Costello, Christopher&lt;/author&gt;&lt;author&gt;Polasky, Stephen&lt;/author&gt;&lt;/authors&gt;&lt;/contributors&gt;&lt;titles&gt;&lt;title&gt;Optimal harvesting of stochastic spatial resources&lt;/title&gt;&lt;secondary-title&gt;Journal of Environmental Economics and Management&lt;/secondary-title&gt;&lt;/titles&gt;&lt;periodical&gt;&lt;full-title&gt;Journal of Environmental Economics and Management&lt;/full-title&gt;&lt;/periodical&gt;&lt;pages&gt;1-18&lt;/pages&gt;&lt;volume&gt;56&lt;/volume&gt;&lt;number&gt;1&lt;/number&gt;&lt;dates&gt;&lt;year&gt;2008&lt;/year&gt;&lt;/dates&gt;&lt;isbn&gt;0095-0696&lt;/isbn&gt;&lt;urls&gt;&lt;/urls&gt;&lt;/record&gt;&lt;/Cite&gt;&lt;/EndNote&gt;</w:instrText>
      </w:r>
      <w:r w:rsidR="006C270B" w:rsidRPr="002A3B6B">
        <w:rPr>
          <w:rFonts w:ascii="Helvetica" w:hAnsi="Helvetica"/>
          <w:sz w:val="22"/>
          <w:szCs w:val="22"/>
        </w:rPr>
        <w:fldChar w:fldCharType="separate"/>
      </w:r>
      <w:r w:rsidR="006C270B" w:rsidRPr="002A3B6B">
        <w:rPr>
          <w:rFonts w:ascii="Helvetica" w:hAnsi="Helvetica"/>
          <w:noProof/>
          <w:sz w:val="22"/>
          <w:szCs w:val="22"/>
        </w:rPr>
        <w:t>(Costello &amp; Polasky 2008; Rockström</w:t>
      </w:r>
      <w:r w:rsidR="006C270B" w:rsidRPr="002A3B6B">
        <w:rPr>
          <w:rFonts w:ascii="Helvetica" w:hAnsi="Helvetica"/>
          <w:i/>
          <w:noProof/>
          <w:sz w:val="22"/>
          <w:szCs w:val="22"/>
        </w:rPr>
        <w:t xml:space="preserve"> et al.</w:t>
      </w:r>
      <w:r w:rsidR="006C270B" w:rsidRPr="002A3B6B">
        <w:rPr>
          <w:rFonts w:ascii="Helvetica" w:hAnsi="Helvetica"/>
          <w:noProof/>
          <w:sz w:val="22"/>
          <w:szCs w:val="22"/>
        </w:rPr>
        <w:t xml:space="preserve"> 2009)</w:t>
      </w:r>
      <w:r w:rsidR="006C270B" w:rsidRPr="002A3B6B">
        <w:rPr>
          <w:rFonts w:ascii="Helvetica" w:hAnsi="Helvetica"/>
          <w:sz w:val="22"/>
          <w:szCs w:val="22"/>
        </w:rPr>
        <w:fldChar w:fldCharType="end"/>
      </w:r>
      <w:r w:rsidR="00AC7FCC" w:rsidRPr="002A3B6B">
        <w:rPr>
          <w:rFonts w:ascii="Helvetica" w:hAnsi="Helvetica"/>
          <w:sz w:val="22"/>
          <w:szCs w:val="22"/>
        </w:rPr>
        <w:t xml:space="preserve">. </w:t>
      </w:r>
      <w:r w:rsidR="003C2569" w:rsidRPr="002A3B6B">
        <w:rPr>
          <w:rFonts w:ascii="Helvetica" w:hAnsi="Helvetica"/>
          <w:sz w:val="22"/>
          <w:szCs w:val="22"/>
        </w:rPr>
        <w:t xml:space="preserve">However, </w:t>
      </w:r>
      <w:r w:rsidR="00BF7BF0" w:rsidRPr="002A3B6B">
        <w:rPr>
          <w:rFonts w:ascii="Helvetica" w:hAnsi="Helvetica"/>
          <w:sz w:val="22"/>
          <w:szCs w:val="22"/>
        </w:rPr>
        <w:t xml:space="preserve">managers rarely, if ever, have perfect knowledge </w:t>
      </w:r>
      <w:r w:rsidR="005C1861" w:rsidRPr="002A3B6B">
        <w:rPr>
          <w:rFonts w:ascii="Helvetica" w:hAnsi="Helvetica"/>
          <w:sz w:val="22"/>
          <w:szCs w:val="22"/>
        </w:rPr>
        <w:t xml:space="preserve">of the current ecosystem state for </w:t>
      </w:r>
      <w:r w:rsidR="007D6F08" w:rsidRPr="002A3B6B">
        <w:rPr>
          <w:rFonts w:ascii="Helvetica" w:hAnsi="Helvetica"/>
          <w:sz w:val="22"/>
          <w:szCs w:val="22"/>
        </w:rPr>
        <w:t xml:space="preserve">many reasons including: </w:t>
      </w:r>
      <w:r w:rsidR="005C1861" w:rsidRPr="002A3B6B">
        <w:rPr>
          <w:rFonts w:ascii="Helvetica" w:hAnsi="Helvetica"/>
          <w:sz w:val="22"/>
          <w:szCs w:val="22"/>
        </w:rPr>
        <w:t xml:space="preserve">incomplete knowledge of the </w:t>
      </w:r>
      <w:r w:rsidR="007D6F08" w:rsidRPr="002A3B6B">
        <w:rPr>
          <w:rFonts w:ascii="Helvetica" w:hAnsi="Helvetica"/>
          <w:sz w:val="22"/>
          <w:szCs w:val="22"/>
        </w:rPr>
        <w:t>biological</w:t>
      </w:r>
      <w:r w:rsidR="005C1861" w:rsidRPr="002A3B6B">
        <w:rPr>
          <w:rFonts w:ascii="Helvetica" w:hAnsi="Helvetica"/>
          <w:sz w:val="22"/>
          <w:szCs w:val="22"/>
        </w:rPr>
        <w:t xml:space="preserve"> process and species dynamics, stochasticity due to weather or other disturbance events, or because of inaccuracy in measurement</w:t>
      </w:r>
      <w:r w:rsidR="0082087B" w:rsidRPr="0082087B">
        <w:t xml:space="preserve"> </w:t>
      </w:r>
      <w:r w:rsidR="006C270B" w:rsidRPr="002A3B6B">
        <w:rPr>
          <w:rFonts w:ascii="Helvetica" w:hAnsi="Helvetica"/>
          <w:sz w:val="22"/>
          <w:szCs w:val="22"/>
        </w:rPr>
        <w:fldChar w:fldCharType="begin">
          <w:fldData xml:space="preserve">PEVuZE5vdGU+PENpdGU+PEF1dGhvcj5IaWdnaW5zPC9BdXRob3I+PFllYXI+MjAwMjwvWWVhcj48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</w:fldData>
        </w:fldChar>
      </w:r>
      <w:r w:rsidR="006C270B" w:rsidRPr="002A3B6B">
        <w:rPr>
          <w:rFonts w:ascii="Helvetica" w:hAnsi="Helvetica"/>
          <w:sz w:val="22"/>
          <w:szCs w:val="22"/>
        </w:rPr>
        <w:instrText xml:space="preserve"> ADDIN EN.CITE </w:instrText>
      </w:r>
      <w:r w:rsidR="006C270B" w:rsidRPr="002A3B6B">
        <w:rPr>
          <w:rFonts w:ascii="Helvetica" w:hAnsi="Helvetica"/>
          <w:sz w:val="22"/>
          <w:szCs w:val="22"/>
        </w:rPr>
        <w:fldChar w:fldCharType="begin">
          <w:fldData xml:space="preserve">PEVuZE5vdGU+PENpdGU+PEF1dGhvcj5IaWdnaW5zPC9BdXRob3I+PFllYXI+MjAwMjwvWWVhcj48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</w:fldData>
        </w:fldChar>
      </w:r>
      <w:r w:rsidR="006C270B" w:rsidRPr="002A3B6B">
        <w:rPr>
          <w:rFonts w:ascii="Helvetica" w:hAnsi="Helvetica"/>
          <w:sz w:val="22"/>
          <w:szCs w:val="22"/>
        </w:rPr>
        <w:instrText xml:space="preserve"> ADDIN EN.CITE.DATA </w:instrText>
      </w:r>
      <w:r w:rsidR="006C270B" w:rsidRPr="002A3B6B">
        <w:rPr>
          <w:rFonts w:ascii="Helvetica" w:hAnsi="Helvetica"/>
          <w:sz w:val="22"/>
          <w:szCs w:val="22"/>
        </w:rPr>
      </w:r>
      <w:r w:rsidR="006C270B" w:rsidRPr="002A3B6B">
        <w:rPr>
          <w:rFonts w:ascii="Helvetica" w:hAnsi="Helvetica"/>
          <w:sz w:val="22"/>
          <w:szCs w:val="22"/>
        </w:rPr>
        <w:fldChar w:fldCharType="end"/>
      </w:r>
      <w:r w:rsidR="006C270B" w:rsidRPr="002A3B6B">
        <w:rPr>
          <w:rFonts w:ascii="Helvetica" w:hAnsi="Helvetica"/>
          <w:sz w:val="22"/>
          <w:szCs w:val="22"/>
        </w:rPr>
      </w:r>
      <w:r w:rsidR="006C270B" w:rsidRPr="002A3B6B">
        <w:rPr>
          <w:rFonts w:ascii="Helvetica" w:hAnsi="Helvetica"/>
          <w:sz w:val="22"/>
          <w:szCs w:val="22"/>
        </w:rPr>
        <w:fldChar w:fldCharType="separate"/>
      </w:r>
      <w:r w:rsidR="006C270B" w:rsidRPr="002A3B6B">
        <w:rPr>
          <w:rFonts w:ascii="Helvetica" w:hAnsi="Helvetica"/>
          <w:noProof/>
          <w:sz w:val="22"/>
          <w:szCs w:val="22"/>
        </w:rPr>
        <w:t>(Taylor 1995; Higgins</w:t>
      </w:r>
      <w:r w:rsidR="006C270B" w:rsidRPr="002A3B6B">
        <w:rPr>
          <w:rFonts w:ascii="Helvetica" w:hAnsi="Helvetica"/>
          <w:i/>
          <w:noProof/>
          <w:sz w:val="22"/>
          <w:szCs w:val="22"/>
        </w:rPr>
        <w:t xml:space="preserve"> et al.</w:t>
      </w:r>
      <w:r w:rsidR="006C270B" w:rsidRPr="002A3B6B">
        <w:rPr>
          <w:rFonts w:ascii="Helvetica" w:hAnsi="Helvetica"/>
          <w:noProof/>
          <w:sz w:val="22"/>
          <w:szCs w:val="22"/>
        </w:rPr>
        <w:t xml:space="preserve"> 2002; Fuller</w:t>
      </w:r>
      <w:r w:rsidR="006C270B" w:rsidRPr="002A3B6B">
        <w:rPr>
          <w:rFonts w:ascii="Helvetica" w:hAnsi="Helvetica"/>
          <w:i/>
          <w:noProof/>
          <w:sz w:val="22"/>
          <w:szCs w:val="22"/>
        </w:rPr>
        <w:t xml:space="preserve"> et al.</w:t>
      </w:r>
      <w:r w:rsidR="006C270B" w:rsidRPr="002A3B6B">
        <w:rPr>
          <w:rFonts w:ascii="Helvetica" w:hAnsi="Helvetica"/>
          <w:noProof/>
          <w:sz w:val="22"/>
          <w:szCs w:val="22"/>
        </w:rPr>
        <w:t xml:space="preserve"> 2008)</w:t>
      </w:r>
      <w:r w:rsidR="006C270B" w:rsidRPr="002A3B6B">
        <w:rPr>
          <w:rFonts w:ascii="Helvetica" w:hAnsi="Helvetica"/>
          <w:sz w:val="22"/>
          <w:szCs w:val="22"/>
        </w:rPr>
        <w:fldChar w:fldCharType="end"/>
      </w:r>
      <w:r w:rsidR="00CA483C" w:rsidRPr="002A3B6B">
        <w:rPr>
          <w:rFonts w:ascii="Helvetica" w:hAnsi="Helvetica"/>
          <w:sz w:val="22"/>
          <w:szCs w:val="22"/>
        </w:rPr>
        <w:t xml:space="preserve">. Furthermore when uncertainty that can be minimized, greater levels of </w:t>
      </w:r>
      <w:r w:rsidR="003C2569" w:rsidRPr="002A3B6B">
        <w:rPr>
          <w:rFonts w:ascii="Helvetica" w:hAnsi="Helvetica"/>
          <w:sz w:val="22"/>
          <w:szCs w:val="22"/>
        </w:rPr>
        <w:t>monitoring an</w:t>
      </w:r>
      <w:r w:rsidR="00AC7FCC" w:rsidRPr="002A3B6B">
        <w:rPr>
          <w:rFonts w:ascii="Helvetica" w:hAnsi="Helvetica"/>
          <w:sz w:val="22"/>
          <w:szCs w:val="22"/>
        </w:rPr>
        <w:t>d</w:t>
      </w:r>
      <w:r w:rsidR="003C2569" w:rsidRPr="002A3B6B">
        <w:rPr>
          <w:rFonts w:ascii="Helvetica" w:hAnsi="Helvetica"/>
          <w:sz w:val="22"/>
          <w:szCs w:val="22"/>
        </w:rPr>
        <w:t xml:space="preserve"> research a</w:t>
      </w:r>
      <w:r w:rsidR="00BF7BF0" w:rsidRPr="002A3B6B">
        <w:rPr>
          <w:rFonts w:ascii="Helvetica" w:hAnsi="Helvetica"/>
          <w:sz w:val="22"/>
          <w:szCs w:val="22"/>
        </w:rPr>
        <w:t>re expensive</w:t>
      </w:r>
      <w:r w:rsidR="000847BF" w:rsidRPr="002A3B6B">
        <w:rPr>
          <w:rFonts w:ascii="Helvetica" w:hAnsi="Helvetica"/>
          <w:sz w:val="22"/>
          <w:szCs w:val="22"/>
        </w:rPr>
        <w:t xml:space="preserve"> and difficult to </w:t>
      </w:r>
      <w:proofErr w:type="gramStart"/>
      <w:r w:rsidR="000847BF" w:rsidRPr="002A3B6B">
        <w:rPr>
          <w:rFonts w:ascii="Helvetica" w:hAnsi="Helvetica"/>
          <w:sz w:val="22"/>
          <w:szCs w:val="22"/>
        </w:rPr>
        <w:t>motivate</w:t>
      </w:r>
      <w:r w:rsidR="00CA483C" w:rsidRPr="002A3B6B">
        <w:rPr>
          <w:rFonts w:ascii="Helvetica" w:hAnsi="Helvetica"/>
          <w:sz w:val="22"/>
          <w:szCs w:val="22"/>
        </w:rPr>
        <w:t xml:space="preserve"> ,</w:t>
      </w:r>
      <w:proofErr w:type="gramEnd"/>
      <w:r w:rsidR="00CA483C" w:rsidRPr="002A3B6B">
        <w:rPr>
          <w:rFonts w:ascii="Helvetica" w:hAnsi="Helvetica"/>
          <w:sz w:val="22"/>
          <w:szCs w:val="22"/>
        </w:rPr>
        <w:t xml:space="preserve"> </w:t>
      </w:r>
      <w:r w:rsidR="005C1861" w:rsidRPr="002A3B6B">
        <w:rPr>
          <w:rFonts w:ascii="Helvetica" w:hAnsi="Helvetica"/>
          <w:sz w:val="22"/>
          <w:szCs w:val="22"/>
        </w:rPr>
        <w:t xml:space="preserve">particularly when </w:t>
      </w:r>
      <w:commentRangeStart w:id="4"/>
      <w:r w:rsidR="005C1861" w:rsidRPr="002A3B6B">
        <w:rPr>
          <w:rFonts w:ascii="Helvetica" w:hAnsi="Helvetica"/>
          <w:sz w:val="22"/>
          <w:szCs w:val="22"/>
        </w:rPr>
        <w:t>yields are low</w:t>
      </w:r>
      <w:commentRangeEnd w:id="4"/>
      <w:r w:rsidR="005C1861">
        <w:rPr>
          <w:rStyle w:val="CommentReference"/>
        </w:rPr>
        <w:commentReference w:id="4"/>
      </w:r>
      <w:r w:rsidR="00CA483C" w:rsidRPr="002A3B6B">
        <w:rPr>
          <w:rFonts w:ascii="Helvetica" w:hAnsi="Helvetica"/>
          <w:sz w:val="22"/>
          <w:szCs w:val="22"/>
        </w:rPr>
        <w:t>.</w:t>
      </w:r>
      <w:r w:rsidR="005C1861" w:rsidRPr="002A3B6B">
        <w:rPr>
          <w:rFonts w:ascii="Helvetica" w:hAnsi="Helvetica"/>
          <w:sz w:val="22"/>
          <w:szCs w:val="22"/>
        </w:rPr>
        <w:t xml:space="preserve"> </w:t>
      </w:r>
      <w:commentRangeStart w:id="5"/>
      <w:r w:rsidR="000847BF" w:rsidRPr="002D30DC">
        <w:rPr>
          <w:rFonts w:ascii="Helvetica" w:hAnsi="Helvetica"/>
          <w:sz w:val="22"/>
          <w:szCs w:val="22"/>
        </w:rPr>
        <w:t>Ecosystem a</w:t>
      </w:r>
      <w:r w:rsidR="00BF7BF0" w:rsidRPr="002D30DC">
        <w:rPr>
          <w:rFonts w:ascii="Helvetica" w:hAnsi="Helvetica"/>
          <w:sz w:val="22"/>
          <w:szCs w:val="22"/>
        </w:rPr>
        <w:t xml:space="preserve">ssessments are therefore </w:t>
      </w:r>
      <w:r w:rsidR="001801B3" w:rsidRPr="002D30DC">
        <w:rPr>
          <w:rFonts w:ascii="Helvetica" w:hAnsi="Helvetica"/>
          <w:sz w:val="22"/>
          <w:szCs w:val="22"/>
        </w:rPr>
        <w:t xml:space="preserve">typically </w:t>
      </w:r>
      <w:r w:rsidR="00BF7BF0" w:rsidRPr="002D30DC">
        <w:rPr>
          <w:rFonts w:ascii="Helvetica" w:hAnsi="Helvetica"/>
          <w:sz w:val="22"/>
          <w:szCs w:val="22"/>
        </w:rPr>
        <w:t xml:space="preserve">derived from imperfect knowledge due to limited </w:t>
      </w:r>
      <w:r w:rsidR="001801B3" w:rsidRPr="002D30DC">
        <w:rPr>
          <w:rFonts w:ascii="Helvetica" w:hAnsi="Helvetica"/>
          <w:sz w:val="22"/>
          <w:szCs w:val="22"/>
        </w:rPr>
        <w:t>monitoring</w:t>
      </w:r>
      <w:r w:rsidR="00BF7BF0" w:rsidRPr="002D30DC">
        <w:rPr>
          <w:rFonts w:ascii="Helvetica" w:hAnsi="Helvetica"/>
          <w:sz w:val="22"/>
          <w:szCs w:val="22"/>
        </w:rPr>
        <w:t>, which causes low</w:t>
      </w:r>
      <w:r w:rsidR="00A94AF7" w:rsidRPr="002D30DC">
        <w:rPr>
          <w:rFonts w:ascii="Helvetica" w:hAnsi="Helvetica"/>
          <w:sz w:val="22"/>
          <w:szCs w:val="22"/>
        </w:rPr>
        <w:t xml:space="preserve"> accuracy and precision </w:t>
      </w:r>
      <w:r w:rsidR="00BF7BF0" w:rsidRPr="002D30DC">
        <w:rPr>
          <w:rFonts w:ascii="Helvetica" w:hAnsi="Helvetica"/>
          <w:sz w:val="22"/>
          <w:szCs w:val="22"/>
        </w:rPr>
        <w:t>when it comes to predicting the availability of extractable resources</w:t>
      </w:r>
      <w:commentRangeEnd w:id="5"/>
      <w:r w:rsidR="00B00779">
        <w:rPr>
          <w:rStyle w:val="CommentReference"/>
        </w:rPr>
        <w:commentReference w:id="5"/>
      </w:r>
      <w:r w:rsidR="00DC6532" w:rsidRPr="002D30DC">
        <w:rPr>
          <w:rFonts w:ascii="Helvetica" w:hAnsi="Helvetica"/>
          <w:sz w:val="22"/>
          <w:szCs w:val="22"/>
        </w:rPr>
        <w:t>.</w:t>
      </w:r>
      <w:r w:rsidR="0077306C">
        <w:rPr>
          <w:rFonts w:ascii="Helvetica" w:hAnsi="Helvetica"/>
          <w:sz w:val="22"/>
          <w:szCs w:val="22"/>
        </w:rPr>
        <w:t xml:space="preserve"> </w:t>
      </w:r>
      <w:r w:rsidR="00A64D09" w:rsidRPr="0077306C">
        <w:rPr>
          <w:rFonts w:ascii="Helvetica" w:hAnsi="Helvetica"/>
          <w:sz w:val="22"/>
          <w:szCs w:val="22"/>
        </w:rPr>
        <w:t xml:space="preserve">In ecosystems with </w:t>
      </w:r>
      <w:commentRangeStart w:id="6"/>
      <w:r w:rsidR="00A64D09" w:rsidRPr="0077306C">
        <w:rPr>
          <w:rFonts w:ascii="Helvetica" w:hAnsi="Helvetica"/>
          <w:sz w:val="22"/>
          <w:szCs w:val="22"/>
        </w:rPr>
        <w:t>critical thresholds, this limited predictive power is particularly risky</w:t>
      </w:r>
      <w:r w:rsidR="006270AF" w:rsidRPr="0077306C">
        <w:rPr>
          <w:rFonts w:ascii="Helvetica" w:hAnsi="Helvetica"/>
          <w:sz w:val="22"/>
          <w:szCs w:val="22"/>
        </w:rPr>
        <w:t xml:space="preserve"> under normal harvest strategies</w:t>
      </w:r>
      <w:r w:rsidR="00A64D09" w:rsidRPr="0077306C">
        <w:rPr>
          <w:rFonts w:ascii="Helvetica" w:hAnsi="Helvetica"/>
          <w:sz w:val="22"/>
          <w:szCs w:val="22"/>
        </w:rPr>
        <w:t xml:space="preserve">, because a manager might estimate a population within a safe operating space, when really the system is teetering on the </w:t>
      </w:r>
      <w:r w:rsidR="001C6065" w:rsidRPr="0077306C">
        <w:rPr>
          <w:rFonts w:ascii="Helvetica" w:hAnsi="Helvetica"/>
          <w:sz w:val="22"/>
          <w:szCs w:val="22"/>
        </w:rPr>
        <w:t>precipice</w:t>
      </w:r>
      <w:r w:rsidR="00A64D09" w:rsidRPr="0077306C">
        <w:rPr>
          <w:rFonts w:ascii="Helvetica" w:hAnsi="Helvetica"/>
          <w:sz w:val="22"/>
          <w:szCs w:val="22"/>
        </w:rPr>
        <w:t xml:space="preserve"> of a threshold.</w:t>
      </w:r>
      <w:commentRangeEnd w:id="6"/>
      <w:r w:rsidR="00944D13">
        <w:rPr>
          <w:rStyle w:val="CommentReference"/>
        </w:rPr>
        <w:commentReference w:id="6"/>
      </w:r>
      <w:r w:rsidR="00533EAD">
        <w:rPr>
          <w:rFonts w:ascii="Helvetica" w:hAnsi="Helvetica"/>
          <w:sz w:val="22"/>
          <w:szCs w:val="22"/>
        </w:rPr>
        <w:t xml:space="preserve"> </w:t>
      </w:r>
      <w:r w:rsidR="00C10ECB" w:rsidRPr="00533EAD">
        <w:rPr>
          <w:rFonts w:ascii="Helvetica" w:hAnsi="Helvetica"/>
          <w:sz w:val="22"/>
          <w:szCs w:val="22"/>
        </w:rPr>
        <w:t>Therefore, what is the appropriate monitoring strategy when resources are limited and managers are seeking a balance between avoiding thresholds, optimizing yield, and minimizing costs of monitoring?</w:t>
      </w:r>
    </w:p>
    <w:p w14:paraId="2BFF9CE0" w14:textId="1D5C4E22" w:rsidR="002D198C" w:rsidRPr="00957F1F" w:rsidRDefault="00602A5F" w:rsidP="00B61A5C">
      <w:pPr>
        <w:ind w:firstLine="720"/>
        <w:rPr>
          <w:rFonts w:ascii="Helvetica" w:hAnsi="Helvetica"/>
          <w:sz w:val="22"/>
          <w:szCs w:val="22"/>
        </w:rPr>
      </w:pPr>
      <w:r w:rsidRPr="00614769">
        <w:rPr>
          <w:rFonts w:ascii="Helvetica" w:hAnsi="Helvetica"/>
          <w:sz w:val="22"/>
          <w:szCs w:val="22"/>
        </w:rPr>
        <w:t>Here,</w:t>
      </w:r>
      <w:r w:rsidR="00344157" w:rsidRPr="00614769">
        <w:rPr>
          <w:rFonts w:ascii="Helvetica" w:hAnsi="Helvetica"/>
          <w:sz w:val="22"/>
          <w:szCs w:val="22"/>
        </w:rPr>
        <w:t xml:space="preserve"> we </w:t>
      </w:r>
      <w:r w:rsidR="004D2470" w:rsidRPr="00614769">
        <w:rPr>
          <w:rFonts w:ascii="Helvetica" w:hAnsi="Helvetica"/>
          <w:sz w:val="22"/>
          <w:szCs w:val="22"/>
        </w:rPr>
        <w:t xml:space="preserve">develop a heuristic model that explores the value of monitoring information </w:t>
      </w:r>
      <w:r w:rsidR="00D87B47" w:rsidRPr="00614769">
        <w:rPr>
          <w:rFonts w:ascii="Helvetica" w:hAnsi="Helvetica"/>
          <w:sz w:val="22"/>
          <w:szCs w:val="22"/>
        </w:rPr>
        <w:t xml:space="preserve">when seeking sustainable harvest of an ecosystem with </w:t>
      </w:r>
      <w:r w:rsidR="004D2470" w:rsidRPr="00614769">
        <w:rPr>
          <w:rFonts w:ascii="Helvetica" w:hAnsi="Helvetica"/>
          <w:sz w:val="22"/>
          <w:szCs w:val="22"/>
        </w:rPr>
        <w:t xml:space="preserve">a tipping point. </w:t>
      </w:r>
      <w:r w:rsidR="00F45A6B" w:rsidRPr="00614769">
        <w:rPr>
          <w:rFonts w:ascii="Helvetica" w:hAnsi="Helvetica"/>
          <w:sz w:val="22"/>
          <w:szCs w:val="22"/>
        </w:rPr>
        <w:t>Specifically we</w:t>
      </w:r>
      <w:r w:rsidR="00D87B47" w:rsidRPr="00614769">
        <w:rPr>
          <w:rFonts w:ascii="Helvetica" w:hAnsi="Helvetica"/>
          <w:sz w:val="22"/>
          <w:szCs w:val="22"/>
        </w:rPr>
        <w:t xml:space="preserve"> </w:t>
      </w:r>
      <w:r w:rsidR="0054657C" w:rsidRPr="00614769">
        <w:rPr>
          <w:rFonts w:ascii="Helvetica" w:hAnsi="Helvetica"/>
          <w:sz w:val="22"/>
          <w:szCs w:val="22"/>
        </w:rPr>
        <w:t xml:space="preserve">use a management strategy evaluation </w:t>
      </w:r>
      <w:r w:rsidR="00FC7BA4" w:rsidRPr="00614769">
        <w:rPr>
          <w:rFonts w:ascii="Helvetica" w:hAnsi="Helvetica"/>
          <w:sz w:val="22"/>
          <w:szCs w:val="22"/>
        </w:rPr>
        <w:fldChar w:fldCharType="begin"/>
      </w:r>
      <w:r w:rsidR="00FC7BA4" w:rsidRPr="00614769">
        <w:rPr>
          <w:rFonts w:ascii="Helvetica" w:hAnsi="Helvetica"/>
          <w:sz w:val="22"/>
          <w:szCs w:val="22"/>
        </w:rPr>
        <w:instrText xml:space="preserve"> ADDIN EN.CITE &lt;EndNote&gt;&lt;Cite&gt;&lt;Author&gt;Bunnefeld&lt;/Author&gt;&lt;Year&gt;2011&lt;/Year&gt;&lt;RecNum&gt;8124&lt;/RecNum&gt;&lt;DisplayText&gt;(Bunnefeld&lt;style face="italic"&gt; et al.&lt;/style&gt; 2011)&lt;/DisplayText&gt;&lt;record&gt;&lt;rec-number&gt;8124&lt;/rec-number&gt;&lt;foreign-keys&gt;&lt;key app="EN" db-id="dsrza9wtbra05fevxvw5svf8d0a9a0ptptvp" timestamp="1440103617"&gt;8124&lt;/key&gt;&lt;/foreign-keys&gt;&lt;ref-type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FC7BA4" w:rsidRPr="00614769">
        <w:rPr>
          <w:rFonts w:ascii="Helvetica" w:hAnsi="Helvetica"/>
          <w:sz w:val="22"/>
          <w:szCs w:val="22"/>
        </w:rPr>
        <w:fldChar w:fldCharType="separate"/>
      </w:r>
      <w:r w:rsidR="00FC7BA4" w:rsidRPr="00614769">
        <w:rPr>
          <w:rFonts w:ascii="Helvetica" w:hAnsi="Helvetica"/>
          <w:noProof/>
          <w:sz w:val="22"/>
          <w:szCs w:val="22"/>
        </w:rPr>
        <w:t>(Bunnefeld</w:t>
      </w:r>
      <w:r w:rsidR="00FC7BA4" w:rsidRPr="00614769">
        <w:rPr>
          <w:rFonts w:ascii="Helvetica" w:hAnsi="Helvetica"/>
          <w:i/>
          <w:noProof/>
          <w:sz w:val="22"/>
          <w:szCs w:val="22"/>
        </w:rPr>
        <w:t xml:space="preserve"> et al.</w:t>
      </w:r>
      <w:r w:rsidR="00FC7BA4" w:rsidRPr="00614769">
        <w:rPr>
          <w:rFonts w:ascii="Helvetica" w:hAnsi="Helvetica"/>
          <w:noProof/>
          <w:sz w:val="22"/>
          <w:szCs w:val="22"/>
        </w:rPr>
        <w:t xml:space="preserve"> 2011)</w:t>
      </w:r>
      <w:r w:rsidR="00FC7BA4" w:rsidRPr="00614769">
        <w:rPr>
          <w:rFonts w:ascii="Helvetica" w:hAnsi="Helvetica"/>
          <w:sz w:val="22"/>
          <w:szCs w:val="22"/>
        </w:rPr>
        <w:fldChar w:fldCharType="end"/>
      </w:r>
      <w:r w:rsidR="0054657C" w:rsidRPr="00614769">
        <w:rPr>
          <w:rFonts w:ascii="Helvetica" w:hAnsi="Helvetica"/>
          <w:sz w:val="22"/>
          <w:szCs w:val="22"/>
        </w:rPr>
        <w:t xml:space="preserve"> to </w:t>
      </w:r>
      <w:r w:rsidR="00E22BBC" w:rsidRPr="00614769">
        <w:rPr>
          <w:rFonts w:ascii="Helvetica" w:hAnsi="Helvetica"/>
          <w:sz w:val="22"/>
          <w:szCs w:val="22"/>
        </w:rPr>
        <w:t>evaluate</w:t>
      </w:r>
      <w:r w:rsidR="00D87B47" w:rsidRPr="00614769">
        <w:rPr>
          <w:rFonts w:ascii="Helvetica" w:hAnsi="Helvetica"/>
          <w:sz w:val="22"/>
          <w:szCs w:val="22"/>
        </w:rPr>
        <w:t xml:space="preserve"> </w:t>
      </w:r>
      <w:r w:rsidR="006E5826" w:rsidRPr="00614769">
        <w:rPr>
          <w:rFonts w:ascii="Helvetica" w:hAnsi="Helvetica"/>
          <w:sz w:val="22"/>
          <w:szCs w:val="22"/>
        </w:rPr>
        <w:t>a</w:t>
      </w:r>
      <w:r w:rsidR="00D87B47" w:rsidRPr="00614769">
        <w:rPr>
          <w:rFonts w:ascii="Helvetica" w:hAnsi="Helvetica"/>
          <w:sz w:val="22"/>
          <w:szCs w:val="22"/>
        </w:rPr>
        <w:t xml:space="preserve"> single species population model </w:t>
      </w:r>
      <w:r w:rsidR="0054657C" w:rsidRPr="00614769">
        <w:rPr>
          <w:rFonts w:ascii="Helvetica" w:hAnsi="Helvetica"/>
          <w:sz w:val="22"/>
          <w:szCs w:val="22"/>
        </w:rPr>
        <w:t>with an</w:t>
      </w:r>
      <w:r w:rsidR="00D87B47" w:rsidRPr="00614769">
        <w:rPr>
          <w:rFonts w:ascii="Helvetica" w:hAnsi="Helvetica"/>
          <w:sz w:val="22"/>
          <w:szCs w:val="22"/>
        </w:rPr>
        <w:t xml:space="preserve"> </w:t>
      </w:r>
      <w:proofErr w:type="spellStart"/>
      <w:r w:rsidR="00E22BBC" w:rsidRPr="00614769">
        <w:rPr>
          <w:rFonts w:ascii="Helvetica" w:hAnsi="Helvetica"/>
          <w:sz w:val="22"/>
          <w:szCs w:val="22"/>
        </w:rPr>
        <w:t>A</w:t>
      </w:r>
      <w:r w:rsidR="00D87B47" w:rsidRPr="00614769">
        <w:rPr>
          <w:rFonts w:ascii="Helvetica" w:hAnsi="Helvetica"/>
          <w:sz w:val="22"/>
          <w:szCs w:val="22"/>
        </w:rPr>
        <w:t>llee</w:t>
      </w:r>
      <w:proofErr w:type="spellEnd"/>
      <w:r w:rsidR="00D87B47" w:rsidRPr="00614769">
        <w:rPr>
          <w:rFonts w:ascii="Helvetica" w:hAnsi="Helvetica"/>
          <w:sz w:val="22"/>
          <w:szCs w:val="22"/>
        </w:rPr>
        <w:t xml:space="preserve"> effect</w:t>
      </w:r>
      <w:r w:rsidR="001A7D34" w:rsidRPr="00614769">
        <w:rPr>
          <w:rFonts w:ascii="Helvetica" w:hAnsi="Helvetica"/>
          <w:sz w:val="22"/>
          <w:szCs w:val="22"/>
        </w:rPr>
        <w:t xml:space="preserve"> </w:t>
      </w:r>
      <w:r w:rsidR="00FC7BA4" w:rsidRPr="00614769">
        <w:rPr>
          <w:rFonts w:ascii="Helvetica" w:hAnsi="Helvetica"/>
          <w:sz w:val="22"/>
          <w:szCs w:val="22"/>
        </w:rPr>
        <w:fldChar w:fldCharType="begin"/>
      </w:r>
      <w:r w:rsidR="00FC7BA4" w:rsidRPr="00614769">
        <w:rPr>
          <w:rFonts w:ascii="Helvetica" w:hAnsi="Helvetica"/>
          <w:sz w:val="22"/>
          <w:szCs w:val="22"/>
        </w:rPr>
        <w:instrText xml:space="preserve"> ADDIN EN.CITE &lt;EndNote&gt;&lt;Cite&gt;&lt;Author&gt;Courchamp&lt;/Author&gt;&lt;Year&gt;2008&lt;/Year&gt;&lt;RecNum&gt;6671&lt;/RecNum&gt;&lt;DisplayText&gt;(Courchamp&lt;style face="italic"&gt; et al.&lt;/style&gt; 2008)&lt;/DisplayText&gt;&lt;record&gt;&lt;rec-number&gt;6671&lt;/rec-number&gt;&lt;foreign-keys&gt;&lt;key app="EN" db-id="dsrza9wtbra05fevxvw5svf8d0a9a0ptptvp" timestamp="0"&gt;6671&lt;/key&gt;&lt;/foreign-keys&gt;&lt;ref-type name="Book"&gt;6&lt;/ref-type&gt;&lt;contributors&gt;&lt;authors&gt;&lt;author&gt;Courchamp, F.&lt;/author&gt;&lt;author&gt;Berec, L.&lt;/author&gt;&lt;author&gt;Gascoigne, J.&lt;/author&gt;&lt;/authors&gt;&lt;/contributors&gt;&lt;titles&gt;&lt;title&gt;Allee effects in ecology and conservation&lt;/title&gt;&lt;/titles&gt;&lt;section&gt;256&lt;/section&gt;&lt;dates&gt;&lt;year&gt;2008&lt;/year&gt;&lt;/dates&gt;&lt;pub-location&gt;New York&lt;/pub-location&gt;&lt;publisher&gt;Oxford University Press&lt;/publisher&gt;&lt;isbn&gt;0198570309, 9780198570301&lt;/isbn&gt;&lt;urls&gt;&lt;/urls&gt;&lt;/record&gt;&lt;/Cite&gt;&lt;/EndNote&gt;</w:instrText>
      </w:r>
      <w:r w:rsidR="00FC7BA4" w:rsidRPr="00614769">
        <w:rPr>
          <w:rFonts w:ascii="Helvetica" w:hAnsi="Helvetica"/>
          <w:sz w:val="22"/>
          <w:szCs w:val="22"/>
        </w:rPr>
        <w:fldChar w:fldCharType="separate"/>
      </w:r>
      <w:r w:rsidR="00FC7BA4" w:rsidRPr="00614769">
        <w:rPr>
          <w:rFonts w:ascii="Helvetica" w:hAnsi="Helvetica"/>
          <w:noProof/>
          <w:sz w:val="22"/>
          <w:szCs w:val="22"/>
        </w:rPr>
        <w:t>(Courchamp</w:t>
      </w:r>
      <w:r w:rsidR="00FC7BA4" w:rsidRPr="00614769">
        <w:rPr>
          <w:rFonts w:ascii="Helvetica" w:hAnsi="Helvetica"/>
          <w:i/>
          <w:noProof/>
          <w:sz w:val="22"/>
          <w:szCs w:val="22"/>
        </w:rPr>
        <w:t xml:space="preserve"> et al.</w:t>
      </w:r>
      <w:r w:rsidR="00FC7BA4" w:rsidRPr="00614769">
        <w:rPr>
          <w:rFonts w:ascii="Helvetica" w:hAnsi="Helvetica"/>
          <w:noProof/>
          <w:sz w:val="22"/>
          <w:szCs w:val="22"/>
        </w:rPr>
        <w:t xml:space="preserve"> 2008)</w:t>
      </w:r>
      <w:r w:rsidR="00FC7BA4" w:rsidRPr="00614769">
        <w:rPr>
          <w:rFonts w:ascii="Helvetica" w:hAnsi="Helvetica"/>
          <w:sz w:val="22"/>
          <w:szCs w:val="22"/>
        </w:rPr>
        <w:fldChar w:fldCharType="end"/>
      </w:r>
      <w:r w:rsidR="006E5826" w:rsidRPr="00614769">
        <w:rPr>
          <w:rFonts w:ascii="Helvetica" w:hAnsi="Helvetica"/>
          <w:sz w:val="22"/>
          <w:szCs w:val="22"/>
        </w:rPr>
        <w:t>, where population growth rate becomes negative at low population biomass</w:t>
      </w:r>
      <w:r w:rsidR="007E1052" w:rsidRPr="00614769">
        <w:rPr>
          <w:rFonts w:ascii="Helvetica" w:hAnsi="Helvetica"/>
          <w:sz w:val="22"/>
          <w:szCs w:val="22"/>
        </w:rPr>
        <w:t xml:space="preserve"> (i.e. a tipping point)</w:t>
      </w:r>
      <w:r w:rsidR="006E5826" w:rsidRPr="00614769">
        <w:rPr>
          <w:rFonts w:ascii="Helvetica" w:hAnsi="Helvetica"/>
          <w:sz w:val="22"/>
          <w:szCs w:val="22"/>
        </w:rPr>
        <w:t xml:space="preserve">. We then </w:t>
      </w:r>
      <w:r w:rsidR="00135D5C" w:rsidRPr="00614769">
        <w:rPr>
          <w:rFonts w:ascii="Helvetica" w:hAnsi="Helvetica"/>
          <w:sz w:val="22"/>
          <w:szCs w:val="22"/>
        </w:rPr>
        <w:t xml:space="preserve">simulate a management model to </w:t>
      </w:r>
      <w:r w:rsidR="00212DD7" w:rsidRPr="00614769">
        <w:rPr>
          <w:rFonts w:ascii="Helvetica" w:hAnsi="Helvetica"/>
          <w:sz w:val="22"/>
          <w:szCs w:val="22"/>
        </w:rPr>
        <w:t>demonstrate</w:t>
      </w:r>
      <w:r w:rsidR="00135D5C" w:rsidRPr="00614769">
        <w:rPr>
          <w:rFonts w:ascii="Helvetica" w:hAnsi="Helvetica"/>
          <w:sz w:val="22"/>
          <w:szCs w:val="22"/>
        </w:rPr>
        <w:t xml:space="preserve"> how the</w:t>
      </w:r>
      <w:r w:rsidR="007E1052" w:rsidRPr="00614769">
        <w:rPr>
          <w:rFonts w:ascii="Helvetica" w:hAnsi="Helvetica"/>
          <w:sz w:val="22"/>
          <w:szCs w:val="22"/>
        </w:rPr>
        <w:t xml:space="preserve"> value of monitoring </w:t>
      </w:r>
      <w:r w:rsidR="00212DD7" w:rsidRPr="00614769">
        <w:rPr>
          <w:rFonts w:ascii="Helvetica" w:hAnsi="Helvetica"/>
          <w:sz w:val="22"/>
          <w:szCs w:val="22"/>
        </w:rPr>
        <w:t>precision</w:t>
      </w:r>
      <w:r w:rsidR="00135D5C" w:rsidRPr="00614769">
        <w:rPr>
          <w:rFonts w:ascii="Helvetica" w:hAnsi="Helvetica"/>
          <w:sz w:val="22"/>
          <w:szCs w:val="22"/>
        </w:rPr>
        <w:t xml:space="preserve"> </w:t>
      </w:r>
      <w:r w:rsidR="00212DD7" w:rsidRPr="00614769">
        <w:rPr>
          <w:rFonts w:ascii="Helvetica" w:hAnsi="Helvetica"/>
          <w:sz w:val="22"/>
          <w:szCs w:val="22"/>
        </w:rPr>
        <w:t xml:space="preserve">increases as the population approaches both management and </w:t>
      </w:r>
      <w:r w:rsidR="00FA4267" w:rsidRPr="00614769">
        <w:rPr>
          <w:rFonts w:ascii="Helvetica" w:hAnsi="Helvetica"/>
          <w:sz w:val="22"/>
          <w:szCs w:val="22"/>
        </w:rPr>
        <w:t xml:space="preserve">biological thresholds. </w:t>
      </w:r>
      <w:r w:rsidR="002D198C" w:rsidRPr="00614769">
        <w:rPr>
          <w:rFonts w:ascii="Helvetica" w:hAnsi="Helvetica"/>
          <w:sz w:val="22"/>
          <w:szCs w:val="22"/>
        </w:rPr>
        <w:t xml:space="preserve">The model allows flexibility in </w:t>
      </w:r>
      <w:proofErr w:type="spellStart"/>
      <w:r w:rsidR="003A7B9F">
        <w:rPr>
          <w:rFonts w:ascii="Helvetica" w:hAnsi="Helvetica"/>
          <w:sz w:val="22"/>
          <w:szCs w:val="22"/>
        </w:rPr>
        <w:t>i</w:t>
      </w:r>
      <w:proofErr w:type="spellEnd"/>
      <w:r w:rsidR="002D198C" w:rsidRPr="00614769">
        <w:rPr>
          <w:rFonts w:ascii="Helvetica" w:hAnsi="Helvetica"/>
          <w:sz w:val="22"/>
          <w:szCs w:val="22"/>
        </w:rPr>
        <w:t xml:space="preserve">) the </w:t>
      </w:r>
      <w:r w:rsidR="00662941">
        <w:rPr>
          <w:rFonts w:ascii="Helvetica" w:hAnsi="Helvetica"/>
          <w:sz w:val="22"/>
          <w:szCs w:val="22"/>
        </w:rPr>
        <w:t xml:space="preserve">location and </w:t>
      </w:r>
      <w:r w:rsidR="002D198C" w:rsidRPr="00614769">
        <w:rPr>
          <w:rFonts w:ascii="Helvetica" w:hAnsi="Helvetica"/>
          <w:sz w:val="22"/>
          <w:szCs w:val="22"/>
        </w:rPr>
        <w:t xml:space="preserve">strength of the </w:t>
      </w:r>
      <w:proofErr w:type="spellStart"/>
      <w:r w:rsidR="002D198C" w:rsidRPr="00614769">
        <w:rPr>
          <w:rFonts w:ascii="Helvetica" w:hAnsi="Helvetica"/>
          <w:sz w:val="22"/>
          <w:szCs w:val="22"/>
        </w:rPr>
        <w:t>Allee</w:t>
      </w:r>
      <w:proofErr w:type="spellEnd"/>
      <w:r w:rsidR="002D198C" w:rsidRPr="00614769">
        <w:rPr>
          <w:rFonts w:ascii="Helvetica" w:hAnsi="Helvetica"/>
          <w:sz w:val="22"/>
          <w:szCs w:val="22"/>
        </w:rPr>
        <w:t xml:space="preserve"> effect, </w:t>
      </w:r>
      <w:r w:rsidR="00ED55E0">
        <w:rPr>
          <w:rFonts w:ascii="Helvetica" w:hAnsi="Helvetica"/>
          <w:sz w:val="22"/>
          <w:szCs w:val="22"/>
        </w:rPr>
        <w:t>ii</w:t>
      </w:r>
      <w:r w:rsidR="002D198C" w:rsidRPr="00614769">
        <w:rPr>
          <w:rFonts w:ascii="Helvetica" w:hAnsi="Helvetica"/>
          <w:sz w:val="22"/>
          <w:szCs w:val="22"/>
        </w:rPr>
        <w:t xml:space="preserve">) </w:t>
      </w:r>
      <w:r w:rsidR="001B27C4">
        <w:rPr>
          <w:rFonts w:ascii="Helvetica" w:hAnsi="Helvetica"/>
          <w:sz w:val="22"/>
          <w:szCs w:val="22"/>
        </w:rPr>
        <w:t>monitoring</w:t>
      </w:r>
      <w:r w:rsidR="00814C6A" w:rsidRPr="00614769">
        <w:rPr>
          <w:rFonts w:ascii="Helvetica" w:hAnsi="Helvetica"/>
          <w:sz w:val="22"/>
          <w:szCs w:val="22"/>
        </w:rPr>
        <w:t xml:space="preserve"> precision</w:t>
      </w:r>
      <w:r w:rsidR="002D198C" w:rsidRPr="00614769">
        <w:rPr>
          <w:rFonts w:ascii="Helvetica" w:hAnsi="Helvetica"/>
          <w:sz w:val="22"/>
          <w:szCs w:val="22"/>
        </w:rPr>
        <w:t xml:space="preserve">, </w:t>
      </w:r>
      <w:r w:rsidR="00662941">
        <w:rPr>
          <w:rFonts w:ascii="Helvetica" w:hAnsi="Helvetica"/>
          <w:sz w:val="22"/>
          <w:szCs w:val="22"/>
        </w:rPr>
        <w:t>iii</w:t>
      </w:r>
      <w:r w:rsidR="002D198C" w:rsidRPr="00614769">
        <w:rPr>
          <w:rFonts w:ascii="Helvetica" w:hAnsi="Helvetica"/>
          <w:sz w:val="22"/>
          <w:szCs w:val="22"/>
        </w:rPr>
        <w:t xml:space="preserve">) </w:t>
      </w:r>
      <w:r w:rsidR="00814C6A" w:rsidRPr="00614769">
        <w:rPr>
          <w:rFonts w:ascii="Helvetica" w:hAnsi="Helvetica"/>
          <w:sz w:val="22"/>
          <w:szCs w:val="22"/>
        </w:rPr>
        <w:t xml:space="preserve">resource </w:t>
      </w:r>
      <w:r w:rsidR="002E3961" w:rsidRPr="00614769">
        <w:rPr>
          <w:rFonts w:ascii="Helvetica" w:hAnsi="Helvetica"/>
          <w:sz w:val="22"/>
          <w:szCs w:val="22"/>
        </w:rPr>
        <w:t>harvest rates</w:t>
      </w:r>
      <w:r w:rsidR="00814C6A" w:rsidRPr="00614769">
        <w:rPr>
          <w:rFonts w:ascii="Helvetica" w:hAnsi="Helvetica"/>
          <w:sz w:val="22"/>
          <w:szCs w:val="22"/>
        </w:rPr>
        <w:t xml:space="preserve">, </w:t>
      </w:r>
      <w:r w:rsidR="002D198C" w:rsidRPr="00614769">
        <w:rPr>
          <w:rFonts w:ascii="Helvetica" w:hAnsi="Helvetica"/>
          <w:sz w:val="22"/>
          <w:szCs w:val="22"/>
        </w:rPr>
        <w:t xml:space="preserve">and </w:t>
      </w:r>
      <w:proofErr w:type="gramStart"/>
      <w:r w:rsidR="004B5027">
        <w:rPr>
          <w:rFonts w:ascii="Helvetica" w:hAnsi="Helvetica"/>
          <w:sz w:val="22"/>
          <w:szCs w:val="22"/>
        </w:rPr>
        <w:t>iv</w:t>
      </w:r>
      <w:r w:rsidR="002D198C" w:rsidRPr="00614769">
        <w:rPr>
          <w:rFonts w:ascii="Helvetica" w:hAnsi="Helvetica"/>
          <w:sz w:val="22"/>
          <w:szCs w:val="22"/>
        </w:rPr>
        <w:t>) the</w:t>
      </w:r>
      <w:proofErr w:type="gramEnd"/>
      <w:r w:rsidR="002D198C" w:rsidRPr="00614769">
        <w:rPr>
          <w:rFonts w:ascii="Helvetica" w:hAnsi="Helvetica"/>
          <w:sz w:val="22"/>
          <w:szCs w:val="22"/>
        </w:rPr>
        <w:t xml:space="preserve"> management strategy used to avoid a tipping point. We use this model to ans</w:t>
      </w:r>
      <w:r w:rsidR="00852921">
        <w:rPr>
          <w:rFonts w:ascii="Helvetica" w:hAnsi="Helvetica"/>
          <w:sz w:val="22"/>
          <w:szCs w:val="22"/>
        </w:rPr>
        <w:t xml:space="preserve">wer the following four questions: (1) </w:t>
      </w:r>
      <w:r w:rsidR="001361AB" w:rsidRPr="00957F1F">
        <w:rPr>
          <w:rFonts w:ascii="Helvetica" w:hAnsi="Helvetica"/>
          <w:sz w:val="22"/>
          <w:szCs w:val="22"/>
        </w:rPr>
        <w:t xml:space="preserve">How does the </w:t>
      </w:r>
      <w:r w:rsidR="001361AB">
        <w:rPr>
          <w:rFonts w:ascii="Helvetica" w:hAnsi="Helvetica"/>
          <w:sz w:val="22"/>
          <w:szCs w:val="22"/>
        </w:rPr>
        <w:t>value of ha</w:t>
      </w:r>
      <w:r w:rsidR="00CF2EEA">
        <w:rPr>
          <w:rFonts w:ascii="Helvetica" w:hAnsi="Helvetica"/>
          <w:sz w:val="22"/>
          <w:szCs w:val="22"/>
        </w:rPr>
        <w:t>r</w:t>
      </w:r>
      <w:r w:rsidR="001361AB">
        <w:rPr>
          <w:rFonts w:ascii="Helvetica" w:hAnsi="Helvetica"/>
          <w:sz w:val="22"/>
          <w:szCs w:val="22"/>
        </w:rPr>
        <w:t xml:space="preserve">vesting and the </w:t>
      </w:r>
      <w:r w:rsidR="001361AB" w:rsidRPr="00957F1F">
        <w:rPr>
          <w:rFonts w:ascii="Helvetica" w:hAnsi="Helvetica"/>
          <w:sz w:val="22"/>
          <w:szCs w:val="22"/>
        </w:rPr>
        <w:t xml:space="preserve">probability of a system crossing a tipping point shift with a) certainty about ecosystem state (i.e. monitoring investment) and b) </w:t>
      </w:r>
      <w:r w:rsidR="001361AB">
        <w:rPr>
          <w:rFonts w:ascii="Helvetica" w:hAnsi="Helvetica"/>
          <w:sz w:val="22"/>
          <w:szCs w:val="22"/>
        </w:rPr>
        <w:t>harvest rates</w:t>
      </w:r>
      <w:r w:rsidR="00852921">
        <w:rPr>
          <w:rFonts w:ascii="Helvetica" w:hAnsi="Helvetica"/>
          <w:sz w:val="22"/>
          <w:szCs w:val="22"/>
        </w:rPr>
        <w:t xml:space="preserve">? (2) </w:t>
      </w:r>
      <w:r w:rsidR="002D198C" w:rsidRPr="00957F1F">
        <w:rPr>
          <w:rFonts w:ascii="Helvetica" w:hAnsi="Helvetica"/>
          <w:sz w:val="22"/>
          <w:szCs w:val="22"/>
        </w:rPr>
        <w:t>How does the return on monitoring investment scale wit</w:t>
      </w:r>
      <w:r w:rsidR="00064856">
        <w:rPr>
          <w:rFonts w:ascii="Helvetica" w:hAnsi="Helvetica"/>
          <w:sz w:val="22"/>
          <w:szCs w:val="22"/>
        </w:rPr>
        <w:t>h proximity to a tipping point?</w:t>
      </w:r>
      <w:r w:rsidR="002D198C" w:rsidRPr="00064856">
        <w:rPr>
          <w:rFonts w:ascii="Helvetica" w:hAnsi="Helvetica"/>
          <w:sz w:val="22"/>
          <w:szCs w:val="22"/>
        </w:rPr>
        <w:t xml:space="preserve"> </w:t>
      </w:r>
      <w:r w:rsidR="00064856" w:rsidRPr="00064856">
        <w:rPr>
          <w:rFonts w:ascii="Helvetica" w:hAnsi="Helvetica"/>
          <w:sz w:val="22"/>
          <w:szCs w:val="22"/>
        </w:rPr>
        <w:t xml:space="preserve">(3) </w:t>
      </w:r>
      <w:r w:rsidR="002D198C" w:rsidRPr="00957F1F">
        <w:rPr>
          <w:rFonts w:ascii="Helvetica" w:hAnsi="Helvetica"/>
          <w:sz w:val="22"/>
          <w:szCs w:val="22"/>
        </w:rPr>
        <w:t>What is the safe operating space that allows avoidance of management</w:t>
      </w:r>
      <w:r w:rsidR="001361AB">
        <w:rPr>
          <w:rFonts w:ascii="Helvetica" w:hAnsi="Helvetica"/>
          <w:sz w:val="22"/>
          <w:szCs w:val="22"/>
        </w:rPr>
        <w:t xml:space="preserve"> (i.e. harvest closures) and biological tipping points?</w:t>
      </w:r>
      <w:r w:rsidR="00B61A5C">
        <w:rPr>
          <w:rFonts w:ascii="Helvetica" w:hAnsi="Helvetica"/>
          <w:sz w:val="22"/>
          <w:szCs w:val="22"/>
        </w:rPr>
        <w:t xml:space="preserve"> (4) </w:t>
      </w:r>
      <w:r w:rsidR="002D198C" w:rsidRPr="00957F1F">
        <w:rPr>
          <w:rFonts w:ascii="Helvetica" w:hAnsi="Helvetica"/>
          <w:sz w:val="22"/>
          <w:szCs w:val="22"/>
        </w:rPr>
        <w:t xml:space="preserve">Are </w:t>
      </w:r>
      <w:r w:rsidR="00555F85">
        <w:rPr>
          <w:rFonts w:ascii="Helvetica" w:hAnsi="Helvetica"/>
          <w:sz w:val="22"/>
          <w:szCs w:val="22"/>
        </w:rPr>
        <w:t>precautionary</w:t>
      </w:r>
      <w:r w:rsidR="002D198C" w:rsidRPr="00957F1F">
        <w:rPr>
          <w:rFonts w:ascii="Helvetica" w:hAnsi="Helvetica"/>
          <w:sz w:val="22"/>
          <w:szCs w:val="22"/>
        </w:rPr>
        <w:t xml:space="preserve"> buffers suitable alternatives to </w:t>
      </w:r>
      <w:r w:rsidR="00F13BE1">
        <w:rPr>
          <w:rFonts w:ascii="Helvetica" w:hAnsi="Helvetica"/>
          <w:sz w:val="22"/>
          <w:szCs w:val="22"/>
        </w:rPr>
        <w:t xml:space="preserve">costly </w:t>
      </w:r>
      <w:r w:rsidR="002D198C" w:rsidRPr="00957F1F">
        <w:rPr>
          <w:rFonts w:ascii="Helvetica" w:hAnsi="Helvetica"/>
          <w:sz w:val="22"/>
          <w:szCs w:val="22"/>
        </w:rPr>
        <w:t xml:space="preserve">intensive monitoring? </w:t>
      </w:r>
    </w:p>
    <w:p w14:paraId="0E00E2CB" w14:textId="77777777" w:rsidR="00FB4775" w:rsidRPr="00957F1F" w:rsidRDefault="00FB4775" w:rsidP="00FB4775">
      <w:pPr>
        <w:rPr>
          <w:rFonts w:ascii="Helvetica" w:hAnsi="Helvetica"/>
          <w:b/>
          <w:sz w:val="22"/>
          <w:szCs w:val="22"/>
        </w:rPr>
      </w:pPr>
    </w:p>
    <w:p w14:paraId="56F3923E" w14:textId="027CDF1C" w:rsidR="002D7AB2" w:rsidRPr="00957F1F" w:rsidRDefault="00F838F5" w:rsidP="002D7AB2">
      <w:pPr>
        <w:rPr>
          <w:rFonts w:ascii="Helvetica" w:hAnsi="Helvetica"/>
          <w:b/>
          <w:sz w:val="22"/>
          <w:szCs w:val="22"/>
        </w:rPr>
      </w:pPr>
      <w:r w:rsidRPr="00957F1F">
        <w:rPr>
          <w:rFonts w:ascii="Helvetica" w:hAnsi="Helvetica"/>
          <w:b/>
          <w:sz w:val="22"/>
          <w:szCs w:val="22"/>
        </w:rPr>
        <w:lastRenderedPageBreak/>
        <w:t>METHODS</w:t>
      </w:r>
    </w:p>
    <w:p w14:paraId="4249036F" w14:textId="77777777" w:rsidR="0036192F" w:rsidRDefault="0036192F" w:rsidP="0036192F">
      <w:pPr>
        <w:tabs>
          <w:tab w:val="left" w:pos="2760"/>
        </w:tabs>
        <w:rPr>
          <w:rFonts w:ascii="Helvetica" w:hAnsi="Helvetica"/>
          <w:b/>
          <w:sz w:val="22"/>
          <w:szCs w:val="22"/>
        </w:rPr>
      </w:pPr>
    </w:p>
    <w:p w14:paraId="061593C4" w14:textId="1778E0B4" w:rsidR="0036192F" w:rsidRDefault="0036192F" w:rsidP="0036192F">
      <w:pPr>
        <w:tabs>
          <w:tab w:val="left" w:pos="2760"/>
        </w:tabs>
        <w:rPr>
          <w:rFonts w:ascii="Helvetica" w:hAnsi="Helvetica"/>
          <w:i/>
          <w:sz w:val="22"/>
          <w:szCs w:val="22"/>
        </w:rPr>
      </w:pPr>
      <w:r w:rsidRPr="0036192F">
        <w:rPr>
          <w:rFonts w:ascii="Helvetica" w:hAnsi="Helvetica"/>
          <w:i/>
          <w:sz w:val="22"/>
          <w:szCs w:val="22"/>
        </w:rPr>
        <w:t>Management Strategy Evaluation</w:t>
      </w:r>
      <w:r w:rsidR="003476B7">
        <w:rPr>
          <w:rFonts w:ascii="Helvetica" w:hAnsi="Helvetica"/>
          <w:i/>
          <w:sz w:val="22"/>
          <w:szCs w:val="22"/>
        </w:rPr>
        <w:t xml:space="preserve"> Overview</w:t>
      </w:r>
    </w:p>
    <w:p w14:paraId="427CF1F3" w14:textId="77777777" w:rsidR="00B70217" w:rsidRPr="0036192F" w:rsidRDefault="00B70217" w:rsidP="0036192F">
      <w:pPr>
        <w:tabs>
          <w:tab w:val="left" w:pos="2760"/>
        </w:tabs>
        <w:rPr>
          <w:rFonts w:ascii="Helvetica" w:hAnsi="Helvetica"/>
          <w:i/>
          <w:sz w:val="22"/>
          <w:szCs w:val="22"/>
        </w:rPr>
      </w:pPr>
    </w:p>
    <w:p w14:paraId="7F885DB4" w14:textId="04D282E6" w:rsidR="00934691" w:rsidRPr="0036192F" w:rsidRDefault="003030A9" w:rsidP="0036192F">
      <w:pPr>
        <w:tabs>
          <w:tab w:val="left" w:pos="2760"/>
        </w:tabs>
        <w:rPr>
          <w:rFonts w:ascii="Helvetica" w:hAnsi="Helvetica"/>
          <w:b/>
          <w:sz w:val="22"/>
          <w:szCs w:val="22"/>
        </w:rPr>
      </w:pPr>
      <w:r w:rsidRPr="00957F1F">
        <w:rPr>
          <w:rFonts w:ascii="Helvetica" w:hAnsi="Helvetica"/>
          <w:sz w:val="22"/>
          <w:szCs w:val="22"/>
        </w:rPr>
        <w:t xml:space="preserve">Management strategy evaluation </w:t>
      </w:r>
      <w:r w:rsidR="008324A7" w:rsidRPr="00957F1F">
        <w:rPr>
          <w:rFonts w:ascii="Helvetica" w:hAnsi="Helvetica"/>
          <w:sz w:val="22"/>
          <w:szCs w:val="22"/>
        </w:rPr>
        <w:t>(MSE) is an</w:t>
      </w:r>
      <w:r w:rsidRPr="00957F1F">
        <w:rPr>
          <w:rFonts w:ascii="Helvetica" w:hAnsi="Helvetica"/>
          <w:sz w:val="22"/>
          <w:szCs w:val="22"/>
        </w:rPr>
        <w:t xml:space="preserve"> </w:t>
      </w:r>
      <w:r w:rsidR="00F61749" w:rsidRPr="00957F1F">
        <w:rPr>
          <w:rFonts w:ascii="Helvetica" w:hAnsi="Helvetica"/>
          <w:sz w:val="22"/>
          <w:szCs w:val="22"/>
        </w:rPr>
        <w:t>ideal</w:t>
      </w:r>
      <w:r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variable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8324A7" w:rsidRPr="00957F1F">
        <w:rPr>
          <w:rFonts w:ascii="Helvetica" w:hAnsi="Helvetica"/>
          <w:sz w:val="22"/>
          <w:szCs w:val="22"/>
        </w:rPr>
        <w:t>.</w:t>
      </w:r>
      <w:r w:rsidR="00DA7745" w:rsidRPr="00957F1F">
        <w:rPr>
          <w:rFonts w:ascii="Helvetica" w:hAnsi="Helvetica"/>
          <w:sz w:val="22"/>
          <w:szCs w:val="22"/>
        </w:rPr>
        <w:t xml:space="preserve"> </w:t>
      </w:r>
      <w:r w:rsidR="001777EA" w:rsidRPr="00957F1F">
        <w:rPr>
          <w:rFonts w:ascii="Helvetica" w:hAnsi="Helvetica"/>
          <w:sz w:val="22"/>
          <w:szCs w:val="22"/>
        </w:rPr>
        <w:t>We simulate</w:t>
      </w:r>
      <w:r w:rsidR="00944D13">
        <w:rPr>
          <w:rFonts w:ascii="Helvetica" w:hAnsi="Helvetica"/>
          <w:sz w:val="22"/>
          <w:szCs w:val="22"/>
        </w:rPr>
        <w:t>d</w:t>
      </w:r>
      <w:r w:rsidR="001777EA" w:rsidRPr="00957F1F">
        <w:rPr>
          <w:rFonts w:ascii="Helvetica" w:hAnsi="Helvetica"/>
          <w:sz w:val="22"/>
          <w:szCs w:val="22"/>
        </w:rPr>
        <w:t xml:space="preserve"> a four-step MSE</w:t>
      </w:r>
      <w:r w:rsidR="005E0CEF">
        <w:rPr>
          <w:rFonts w:ascii="Helvetica" w:hAnsi="Helvetica"/>
          <w:sz w:val="22"/>
          <w:szCs w:val="22"/>
        </w:rPr>
        <w:t xml:space="preserve"> model</w:t>
      </w:r>
      <w:r w:rsidR="001777EA" w:rsidRPr="00957F1F">
        <w:rPr>
          <w:rFonts w:ascii="Helvetica" w:hAnsi="Helvetica"/>
          <w:sz w:val="22"/>
          <w:szCs w:val="22"/>
        </w:rPr>
        <w:t xml:space="preserve">. First, </w:t>
      </w:r>
      <w:r w:rsidR="00DA7745" w:rsidRPr="00957F1F">
        <w:rPr>
          <w:rFonts w:ascii="Helvetica" w:hAnsi="Helvetica"/>
          <w:sz w:val="22"/>
          <w:szCs w:val="22"/>
        </w:rPr>
        <w:t xml:space="preserve">we </w:t>
      </w:r>
      <w:r w:rsidRPr="00957F1F">
        <w:rPr>
          <w:rFonts w:ascii="Helvetica" w:hAnsi="Helvetica"/>
          <w:sz w:val="22"/>
          <w:szCs w:val="22"/>
        </w:rPr>
        <w:t>simulate</w:t>
      </w:r>
      <w:r w:rsidR="007770BC" w:rsidRPr="00957F1F">
        <w:rPr>
          <w:rFonts w:ascii="Helvetica" w:hAnsi="Helvetica"/>
          <w:sz w:val="22"/>
          <w:szCs w:val="22"/>
        </w:rPr>
        <w:t>d</w:t>
      </w:r>
      <w:r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861B1D" w:rsidRPr="00957F1F">
        <w:rPr>
          <w:rFonts w:ascii="Helvetica" w:hAnsi="Helvetica"/>
          <w:sz w:val="22"/>
          <w:szCs w:val="22"/>
        </w:rPr>
        <w:t xml:space="preserve">is 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an assessment model estimates the biomass of the system given the sampling </w:t>
      </w:r>
      <w:commentRangeStart w:id="7"/>
      <w:r w:rsidR="00944D13">
        <w:rPr>
          <w:rFonts w:ascii="Helvetica" w:hAnsi="Helvetica"/>
          <w:sz w:val="22"/>
          <w:szCs w:val="22"/>
        </w:rPr>
        <w:t>estimate</w:t>
      </w:r>
      <w:commentRangeEnd w:id="7"/>
      <w:r w:rsidR="00944D13">
        <w:rPr>
          <w:rStyle w:val="CommentReference"/>
        </w:rPr>
        <w:commentReference w:id="7"/>
      </w:r>
      <w:r w:rsidR="00305441" w:rsidRPr="00957F1F">
        <w:rPr>
          <w:rFonts w:ascii="Helvetica" w:hAnsi="Helvetica"/>
          <w:sz w:val="22"/>
          <w:szCs w:val="22"/>
        </w:rPr>
        <w:t xml:space="preserve">. And fourth, a management model </w:t>
      </w:r>
      <w:r w:rsidR="000D71E0" w:rsidRPr="00957F1F">
        <w:rPr>
          <w:rFonts w:ascii="Helvetica" w:hAnsi="Helvetica"/>
          <w:sz w:val="22"/>
          <w:szCs w:val="22"/>
        </w:rPr>
        <w:t>determines the level resource</w:t>
      </w:r>
      <w:r w:rsidR="00305441" w:rsidRPr="00957F1F">
        <w:rPr>
          <w:rFonts w:ascii="Helvetica" w:hAnsi="Helvetica"/>
          <w:sz w:val="22"/>
          <w:szCs w:val="22"/>
        </w:rPr>
        <w:t xml:space="preserve"> harvest </w:t>
      </w:r>
      <w:r w:rsidR="000D71E0" w:rsidRPr="00957F1F">
        <w:rPr>
          <w:rFonts w:ascii="Helvetica" w:hAnsi="Helvetica"/>
          <w:sz w:val="22"/>
          <w:szCs w:val="22"/>
        </w:rPr>
        <w:t xml:space="preserve">given the estimated biomass. </w:t>
      </w:r>
    </w:p>
    <w:p w14:paraId="6E726543" w14:textId="77777777" w:rsidR="003030A9" w:rsidRPr="00957F1F" w:rsidRDefault="003030A9" w:rsidP="003030A9">
      <w:pPr>
        <w:rPr>
          <w:rFonts w:ascii="Helvetica" w:hAnsi="Helvetica"/>
          <w:sz w:val="22"/>
          <w:szCs w:val="22"/>
        </w:rPr>
      </w:pPr>
    </w:p>
    <w:p w14:paraId="5ED3407C" w14:textId="669D9CF1" w:rsidR="00590C63" w:rsidRDefault="00CE35DE" w:rsidP="00CE35DE">
      <w:pPr>
        <w:rPr>
          <w:rFonts w:ascii="Helvetica" w:hAnsi="Helvetica"/>
          <w:i/>
          <w:sz w:val="22"/>
          <w:szCs w:val="22"/>
        </w:rPr>
      </w:pPr>
      <w:r w:rsidRPr="00CE35DE">
        <w:rPr>
          <w:rFonts w:ascii="Helvetica" w:hAnsi="Helvetica"/>
          <w:i/>
          <w:sz w:val="22"/>
          <w:szCs w:val="22"/>
        </w:rPr>
        <w:t>Model Description</w:t>
      </w:r>
    </w:p>
    <w:p w14:paraId="51BC5E5D" w14:textId="77777777" w:rsidR="00B70217" w:rsidRDefault="00B70217" w:rsidP="00D76B05">
      <w:pPr>
        <w:rPr>
          <w:rFonts w:ascii="Helvetica" w:hAnsi="Helvetica"/>
          <w:sz w:val="22"/>
          <w:szCs w:val="22"/>
          <w:u w:val="single"/>
        </w:rPr>
      </w:pPr>
    </w:p>
    <w:p w14:paraId="664A18A9" w14:textId="56F3D0C4" w:rsidR="00EA70AE" w:rsidRPr="00957F1F" w:rsidRDefault="00EA4C5A" w:rsidP="00D76B05">
      <w:pPr>
        <w:rPr>
          <w:rFonts w:ascii="Helvetica" w:hAnsi="Helvetica"/>
          <w:sz w:val="22"/>
          <w:szCs w:val="22"/>
        </w:rPr>
      </w:pPr>
      <w:r w:rsidRPr="00D76B05">
        <w:rPr>
          <w:rFonts w:ascii="Helvetica" w:hAnsi="Helvetica"/>
          <w:sz w:val="22"/>
          <w:szCs w:val="22"/>
          <w:u w:val="single"/>
        </w:rPr>
        <w:t>Process/Operating Model</w:t>
      </w:r>
      <w:r w:rsidR="00D76B05">
        <w:rPr>
          <w:rFonts w:ascii="Helvetica" w:hAnsi="Helvetica"/>
          <w:i/>
          <w:sz w:val="22"/>
          <w:szCs w:val="22"/>
        </w:rPr>
        <w:t xml:space="preserve">: </w:t>
      </w:r>
      <w:r w:rsidR="006106DB" w:rsidRPr="00957F1F">
        <w:rPr>
          <w:rFonts w:ascii="Helvetica" w:hAnsi="Helvetica"/>
          <w:sz w:val="22"/>
          <w:szCs w:val="22"/>
        </w:rPr>
        <w:t>To describe how monitoring investment is related to fishery thresholds we model</w:t>
      </w:r>
      <w:r w:rsidR="005F17E4">
        <w:rPr>
          <w:rFonts w:ascii="Helvetica" w:hAnsi="Helvetica"/>
          <w:sz w:val="22"/>
          <w:szCs w:val="22"/>
        </w:rPr>
        <w:t>ed</w:t>
      </w:r>
      <w:r w:rsidR="006106DB" w:rsidRPr="00957F1F">
        <w:rPr>
          <w:rFonts w:ascii="Helvetica" w:hAnsi="Helvetica"/>
          <w:sz w:val="22"/>
          <w:szCs w:val="22"/>
        </w:rPr>
        <w:t xml:space="preserve"> fish biomass through time using a </w:t>
      </w:r>
      <w:proofErr w:type="spellStart"/>
      <w:r w:rsidR="006106DB" w:rsidRPr="00957F1F">
        <w:rPr>
          <w:rFonts w:ascii="Helvetica" w:hAnsi="Helvetica"/>
          <w:sz w:val="22"/>
          <w:szCs w:val="22"/>
        </w:rPr>
        <w:t>reparameterized</w:t>
      </w:r>
      <w:proofErr w:type="spellEnd"/>
      <w:r w:rsidR="006106DB" w:rsidRPr="00957F1F">
        <w:rPr>
          <w:rFonts w:ascii="Helvetica" w:hAnsi="Helvetica"/>
          <w:sz w:val="22"/>
          <w:szCs w:val="22"/>
        </w:rPr>
        <w:t xml:space="preserve"> </w:t>
      </w:r>
      <w:r w:rsidR="00DF1ADC" w:rsidRPr="00957F1F">
        <w:rPr>
          <w:rFonts w:ascii="Helvetica" w:hAnsi="Helvetica"/>
          <w:sz w:val="22"/>
          <w:szCs w:val="22"/>
        </w:rPr>
        <w:t>Gordon-Schaefer model with an</w:t>
      </w:r>
      <w:r w:rsidR="00EA70AE" w:rsidRPr="00957F1F">
        <w:rPr>
          <w:rFonts w:ascii="Helvetica" w:hAnsi="Helvetica"/>
          <w:sz w:val="22"/>
          <w:szCs w:val="22"/>
        </w:rPr>
        <w:t xml:space="preserve"> </w:t>
      </w:r>
      <w:commentRangeStart w:id="8"/>
      <w:proofErr w:type="spellStart"/>
      <w:r w:rsidR="00EA70AE" w:rsidRPr="00957F1F">
        <w:rPr>
          <w:rFonts w:ascii="Helvetica" w:hAnsi="Helvetica"/>
          <w:sz w:val="22"/>
          <w:szCs w:val="22"/>
        </w:rPr>
        <w:t>Allee</w:t>
      </w:r>
      <w:proofErr w:type="spellEnd"/>
      <w:r w:rsidR="00EA70AE" w:rsidRPr="00957F1F">
        <w:rPr>
          <w:rFonts w:ascii="Helvetica" w:hAnsi="Helvetica"/>
          <w:sz w:val="22"/>
          <w:szCs w:val="22"/>
        </w:rPr>
        <w:t xml:space="preserve"> effect:</w:t>
      </w:r>
      <w:commentRangeEnd w:id="8"/>
      <w:r w:rsidR="005F17E4">
        <w:rPr>
          <w:rStyle w:val="CommentReference"/>
        </w:rPr>
        <w:commentReference w:id="8"/>
      </w:r>
    </w:p>
    <w:p w14:paraId="6E6766B7" w14:textId="77777777" w:rsidR="004C05AC" w:rsidRPr="00957F1F" w:rsidRDefault="004C05AC" w:rsidP="00EA70AE">
      <w:pPr>
        <w:rPr>
          <w:rFonts w:ascii="Helvetica" w:hAnsi="Helvetica"/>
          <w:sz w:val="22"/>
          <w:szCs w:val="22"/>
        </w:rPr>
      </w:pPr>
    </w:p>
    <w:p w14:paraId="346773E4" w14:textId="72B44E0A" w:rsidR="006B2DE9" w:rsidRPr="00957F1F" w:rsidRDefault="00CF1F30" w:rsidP="00EA70AE">
      <w:pPr>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t+1</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EA70AE" w:rsidRPr="00957F1F">
        <w:rPr>
          <w:rFonts w:ascii="Helvetica" w:hAnsi="Helvetica"/>
          <w:sz w:val="22"/>
          <w:szCs w:val="22"/>
        </w:rPr>
        <w:t>,</w:t>
      </w:r>
    </w:p>
    <w:p w14:paraId="3D2C7A94" w14:textId="77777777" w:rsidR="004C05AC" w:rsidRPr="00957F1F" w:rsidRDefault="004C05AC" w:rsidP="00EA70AE">
      <w:pPr>
        <w:rPr>
          <w:rFonts w:ascii="Helvetica" w:hAnsi="Helvetica"/>
          <w:sz w:val="22"/>
          <w:szCs w:val="22"/>
        </w:rPr>
      </w:pPr>
    </w:p>
    <w:p w14:paraId="5AD5DD6F" w14:textId="5E3D52A5" w:rsidR="00590C63" w:rsidRPr="00957F1F" w:rsidRDefault="00EA70AE" w:rsidP="00590C63">
      <w:pPr>
        <w:rPr>
          <w:rFonts w:ascii="Helvetica" w:hAnsi="Helvetica"/>
          <w:sz w:val="22"/>
          <w:szCs w:val="22"/>
        </w:rPr>
      </w:pPr>
      <w:proofErr w:type="gramStart"/>
      <w:r w:rsidRPr="00957F1F">
        <w:rPr>
          <w:rFonts w:ascii="Helvetica" w:hAnsi="Helvetica"/>
          <w:sz w:val="22"/>
          <w:szCs w:val="22"/>
        </w:rPr>
        <w:t>where</w:t>
      </w:r>
      <w:proofErr w:type="gramEnd"/>
      <w:r w:rsidRPr="00957F1F">
        <w:rPr>
          <w:rFonts w:ascii="Helvetica" w:hAnsi="Helvetica"/>
          <w:sz w:val="22"/>
          <w:szCs w:val="22"/>
        </w:rPr>
        <w:t xml:space="preserve"> </w:t>
      </w:r>
      <w:r w:rsidRPr="00957F1F">
        <w:rPr>
          <w:rFonts w:ascii="Helvetica" w:hAnsi="Helvetica"/>
          <w:i/>
          <w:sz w:val="22"/>
          <w:szCs w:val="22"/>
        </w:rPr>
        <w:t xml:space="preserve">r </w:t>
      </w:r>
      <w:r w:rsidRPr="00957F1F">
        <w:rPr>
          <w:rFonts w:ascii="Helvetica" w:hAnsi="Helvetica"/>
          <w:sz w:val="22"/>
          <w:szCs w:val="22"/>
        </w:rPr>
        <w:t>is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is the </w:t>
      </w:r>
      <w:r w:rsidR="005E0CEF">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is the </w:t>
      </w:r>
      <w:r w:rsidR="005E0CEF">
        <w:rPr>
          <w:rFonts w:ascii="Helvetica" w:hAnsi="Helvetica"/>
          <w:sz w:val="22"/>
          <w:szCs w:val="22"/>
        </w:rPr>
        <w:t xml:space="preserve">biomass at </w:t>
      </w:r>
      <w:r w:rsidRPr="00957F1F">
        <w:rPr>
          <w:rFonts w:ascii="Helvetica" w:hAnsi="Helvetica"/>
          <w:sz w:val="22"/>
          <w:szCs w:val="22"/>
        </w:rPr>
        <w:t xml:space="preserve">carrying capacity of the </w:t>
      </w:r>
      <w:r w:rsidR="005E0CEF">
        <w:rPr>
          <w:rFonts w:ascii="Helvetica" w:hAnsi="Helvetica"/>
          <w:sz w:val="22"/>
          <w:szCs w:val="22"/>
        </w:rPr>
        <w:t>resource</w:t>
      </w:r>
      <w:r w:rsidRPr="00957F1F">
        <w:rPr>
          <w:rFonts w:ascii="Helvetica" w:hAnsi="Helvetica"/>
          <w:sz w:val="22"/>
          <w:szCs w:val="22"/>
        </w:rPr>
        <w:t xml:space="preserve">, </w:t>
      </w:r>
      <w:r w:rsidR="00522D02" w:rsidRPr="00957F1F">
        <w:rPr>
          <w:rFonts w:ascii="Helvetica" w:hAnsi="Helvetica"/>
          <w:i/>
          <w:sz w:val="22"/>
          <w:szCs w:val="22"/>
        </w:rPr>
        <w:t>A</w:t>
      </w:r>
      <w:r w:rsidR="00522D02" w:rsidRPr="00957F1F">
        <w:rPr>
          <w:rFonts w:ascii="Helvetica" w:hAnsi="Helvetica"/>
          <w:sz w:val="22"/>
          <w:szCs w:val="22"/>
        </w:rPr>
        <w:t xml:space="preserve"> is the </w:t>
      </w:r>
      <w:r w:rsidR="00DC3520">
        <w:rPr>
          <w:rFonts w:ascii="Helvetica" w:hAnsi="Helvetica"/>
          <w:sz w:val="22"/>
          <w:szCs w:val="22"/>
        </w:rPr>
        <w:t xml:space="preserve">biomass at which the population growth is negative (i.e. the biological tipping point) as well as the </w:t>
      </w:r>
      <w:r w:rsidR="00522D02" w:rsidRPr="00957F1F">
        <w:rPr>
          <w:rFonts w:ascii="Helvetica" w:hAnsi="Helvetica"/>
          <w:sz w:val="22"/>
          <w:szCs w:val="22"/>
        </w:rPr>
        <w:t xml:space="preserve">strength of the </w:t>
      </w:r>
      <w:proofErr w:type="spellStart"/>
      <w:r w:rsidR="00522D02" w:rsidRPr="00957F1F">
        <w:rPr>
          <w:rFonts w:ascii="Helvetica" w:hAnsi="Helvetica"/>
          <w:sz w:val="22"/>
          <w:szCs w:val="22"/>
        </w:rPr>
        <w:t>allee</w:t>
      </w:r>
      <w:proofErr w:type="spellEnd"/>
      <w:r w:rsidR="00522D02" w:rsidRPr="00957F1F">
        <w:rPr>
          <w:rFonts w:ascii="Helvetica" w:hAnsi="Helvetica"/>
          <w:sz w:val="22"/>
          <w:szCs w:val="22"/>
        </w:rPr>
        <w:t xml:space="preserve"> effect</w:t>
      </w:r>
      <w:r w:rsidR="00DC3520">
        <w:rPr>
          <w:rFonts w:ascii="Helvetica" w:hAnsi="Helvetica"/>
          <w:sz w:val="22"/>
          <w:szCs w:val="22"/>
        </w:rPr>
        <w:t xml:space="preserve"> (Fig. 1a). </w:t>
      </w:r>
      <w:r w:rsidR="005E0CEF">
        <w:rPr>
          <w:rFonts w:ascii="Helvetica" w:hAnsi="Helvetica"/>
          <w:sz w:val="22"/>
          <w:szCs w:val="22"/>
        </w:rPr>
        <w:t xml:space="preserve">The strength of the </w:t>
      </w:r>
      <w:proofErr w:type="spellStart"/>
      <w:r w:rsidR="005E0CEF">
        <w:rPr>
          <w:rFonts w:ascii="Helvetica" w:hAnsi="Helvetica"/>
          <w:sz w:val="22"/>
          <w:szCs w:val="22"/>
        </w:rPr>
        <w:t>allee</w:t>
      </w:r>
      <w:proofErr w:type="spellEnd"/>
      <w:r w:rsidR="005E0CEF">
        <w:rPr>
          <w:rFonts w:ascii="Helvetica" w:hAnsi="Helvetica"/>
          <w:sz w:val="22"/>
          <w:szCs w:val="22"/>
        </w:rPr>
        <w:t xml:space="preserve"> effect (</w:t>
      </w:r>
      <w:r w:rsidR="005E7A24" w:rsidRPr="00957F1F">
        <w:rPr>
          <w:rFonts w:ascii="Helvetica" w:hAnsi="Helvetica"/>
          <w:i/>
          <w:sz w:val="22"/>
          <w:szCs w:val="22"/>
        </w:rPr>
        <w:t>A</w:t>
      </w:r>
      <w:r w:rsidR="005E0CEF">
        <w:rPr>
          <w:rFonts w:ascii="Helvetica" w:hAnsi="Helvetica"/>
          <w:sz w:val="22"/>
          <w:szCs w:val="22"/>
        </w:rPr>
        <w:t>) c</w:t>
      </w:r>
      <w:r w:rsidR="005E7A24" w:rsidRPr="00957F1F">
        <w:rPr>
          <w:rFonts w:ascii="Helvetica" w:hAnsi="Helvetica"/>
          <w:sz w:val="22"/>
          <w:szCs w:val="22"/>
        </w:rPr>
        <w:t>an be set at levels less than or equal to 0, which can create scenarios where there is not a tipping point, but there is a range of biomass where productivity becomes very low (but still positive)</w:t>
      </w:r>
      <w:r w:rsidR="00B454E2" w:rsidRPr="00957F1F">
        <w:rPr>
          <w:rFonts w:ascii="Helvetica" w:hAnsi="Helvetica"/>
          <w:sz w:val="22"/>
          <w:szCs w:val="22"/>
        </w:rPr>
        <w:t xml:space="preserve">. For example when </w:t>
      </w:r>
      <m:oMath>
        <m:r>
          <w:rPr>
            <w:rFonts w:ascii="Cambria Math" w:hAnsi="Cambria Math"/>
            <w:sz w:val="22"/>
            <w:szCs w:val="22"/>
          </w:rPr>
          <m:t>A≅-500</m:t>
        </m:r>
      </m:oMath>
      <w:r w:rsidR="005E7A24" w:rsidRPr="00957F1F">
        <w:rPr>
          <w:rFonts w:ascii="Helvetica" w:hAnsi="Helvetica"/>
          <w:sz w:val="22"/>
          <w:szCs w:val="22"/>
        </w:rPr>
        <w:t xml:space="preserve">, </w:t>
      </w:r>
      <w:r w:rsidR="007165A5" w:rsidRPr="00957F1F">
        <w:rPr>
          <w:rFonts w:ascii="Helvetica" w:hAnsi="Helvetica"/>
          <w:sz w:val="22"/>
          <w:szCs w:val="22"/>
        </w:rPr>
        <w:t>the model</w:t>
      </w:r>
      <w:r w:rsidR="00F876DD" w:rsidRPr="00957F1F">
        <w:rPr>
          <w:rFonts w:ascii="Helvetica" w:hAnsi="Helvetica"/>
          <w:sz w:val="22"/>
          <w:szCs w:val="22"/>
        </w:rPr>
        <w:t xml:space="preserve"> closely</w:t>
      </w:r>
      <w:r w:rsidR="007165A5" w:rsidRPr="00957F1F">
        <w:rPr>
          <w:rFonts w:ascii="Helvetica" w:hAnsi="Helvetica"/>
          <w:sz w:val="22"/>
          <w:szCs w:val="22"/>
        </w:rPr>
        <w:t xml:space="preserve"> resembles </w:t>
      </w:r>
      <w:r w:rsidR="005E7A24" w:rsidRPr="00957F1F">
        <w:rPr>
          <w:rFonts w:ascii="Helvetica" w:hAnsi="Helvetica"/>
          <w:sz w:val="22"/>
          <w:szCs w:val="22"/>
        </w:rPr>
        <w:t>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DC3520" w:rsidRPr="00957F1F">
        <w:rPr>
          <w:rFonts w:ascii="Helvetica" w:hAnsi="Helvetica"/>
          <w:i/>
          <w:sz w:val="22"/>
          <w:szCs w:val="22"/>
        </w:rPr>
        <w:t xml:space="preserve"> </w:t>
      </w:r>
      <w:proofErr w:type="gramStart"/>
      <w:r w:rsidR="00DC3520" w:rsidRPr="00957F1F">
        <w:rPr>
          <w:rFonts w:ascii="Helvetica" w:hAnsi="Helvetica"/>
          <w:sz w:val="22"/>
          <w:szCs w:val="22"/>
        </w:rPr>
        <w:t>is</w:t>
      </w:r>
      <w:proofErr w:type="gramEnd"/>
      <w:r w:rsidR="00DC3520" w:rsidRPr="00957F1F">
        <w:rPr>
          <w:rFonts w:ascii="Helvetica" w:hAnsi="Helvetica"/>
          <w:sz w:val="22"/>
          <w:szCs w:val="22"/>
        </w:rPr>
        <w:t xml:space="preserve"> the yield of fish extracted in year </w:t>
      </w:r>
      <w:r w:rsidR="00DC3520" w:rsidRPr="00957F1F">
        <w:rPr>
          <w:rFonts w:ascii="Helvetica" w:hAnsi="Helvetica"/>
          <w:i/>
          <w:sz w:val="22"/>
          <w:szCs w:val="22"/>
        </w:rPr>
        <w:t>t</w:t>
      </w:r>
      <w:r w:rsidR="00DC3520" w:rsidRPr="00957F1F">
        <w:rPr>
          <w:rFonts w:ascii="Helvetica" w:hAnsi="Helvetica"/>
          <w:sz w:val="22"/>
          <w:szCs w:val="22"/>
        </w:rPr>
        <w:t>.</w:t>
      </w:r>
    </w:p>
    <w:p w14:paraId="2F4356B3" w14:textId="77777777" w:rsidR="00D12CEC" w:rsidRPr="00957F1F" w:rsidRDefault="00D12CEC" w:rsidP="00590C63">
      <w:pPr>
        <w:rPr>
          <w:rFonts w:ascii="Helvetica" w:hAnsi="Helvetica"/>
          <w:sz w:val="22"/>
          <w:szCs w:val="22"/>
        </w:rPr>
      </w:pPr>
    </w:p>
    <w:p w14:paraId="2D9E5C85" w14:textId="63619C71" w:rsidR="00BB45A6" w:rsidRPr="00B70217" w:rsidRDefault="00D12CEC" w:rsidP="00B70217">
      <w:pPr>
        <w:rPr>
          <w:rFonts w:ascii="Helvetica" w:hAnsi="Helvetica"/>
          <w:sz w:val="22"/>
          <w:szCs w:val="22"/>
          <w:u w:val="single"/>
        </w:rPr>
      </w:pPr>
      <w:r w:rsidRPr="00B70217">
        <w:rPr>
          <w:rFonts w:ascii="Helvetica" w:hAnsi="Helvetica"/>
          <w:sz w:val="22"/>
          <w:szCs w:val="22"/>
          <w:u w:val="single"/>
        </w:rPr>
        <w:t>Monitoring Model</w:t>
      </w:r>
      <w:r w:rsidR="00B70217" w:rsidRPr="00FD7CE9">
        <w:rPr>
          <w:rFonts w:ascii="Helvetica" w:hAnsi="Helvetica"/>
          <w:sz w:val="22"/>
          <w:szCs w:val="22"/>
        </w:rPr>
        <w:t xml:space="preserve">: </w:t>
      </w:r>
      <w:r w:rsidR="006A2CEE" w:rsidRPr="00957F1F">
        <w:rPr>
          <w:rFonts w:ascii="Helvetica" w:hAnsi="Helvetica"/>
          <w:sz w:val="22"/>
          <w:szCs w:val="22"/>
        </w:rPr>
        <w:t xml:space="preserve">Ideally, </w:t>
      </w:r>
      <w:r w:rsidR="00AA5908">
        <w:rPr>
          <w:rFonts w:ascii="Helvetica" w:hAnsi="Helvetica"/>
          <w:sz w:val="22"/>
          <w:szCs w:val="22"/>
        </w:rPr>
        <w:t>natural resource</w:t>
      </w:r>
      <w:r w:rsidR="006A2CEE" w:rsidRPr="00957F1F">
        <w:rPr>
          <w:rFonts w:ascii="Helvetica" w:hAnsi="Helvetica"/>
          <w:sz w:val="22"/>
          <w:szCs w:val="22"/>
        </w:rPr>
        <w:t xml:space="preserve"> managers would be able to perfectly predict </w:t>
      </w:r>
      <w:r w:rsidR="00AA5908">
        <w:rPr>
          <w:rFonts w:ascii="Helvetica" w:hAnsi="Helvetica"/>
          <w:sz w:val="22"/>
          <w:szCs w:val="22"/>
        </w:rPr>
        <w:t xml:space="preserve">resource </w:t>
      </w:r>
      <w:r w:rsidR="006A2CEE"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006A2CEE"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A2CEE" w:rsidRPr="00957F1F">
        <w:rPr>
          <w:rFonts w:ascii="Helvetica" w:hAnsi="Helvetica"/>
          <w:sz w:val="22"/>
          <w:szCs w:val="22"/>
        </w:rPr>
        <w:t>)</w:t>
      </w:r>
      <w:r w:rsidR="0008452C">
        <w:rPr>
          <w:rFonts w:ascii="Helvetica" w:hAnsi="Helvetica"/>
          <w:sz w:val="22"/>
          <w:szCs w:val="22"/>
        </w:rPr>
        <w:t>, perfect knowledge of natural mortality,</w:t>
      </w:r>
      <w:r w:rsidR="006A2CEE" w:rsidRPr="00957F1F">
        <w:rPr>
          <w:rFonts w:ascii="Helvetica" w:hAnsi="Helvetica"/>
          <w:sz w:val="22"/>
          <w:szCs w:val="22"/>
        </w:rPr>
        <w:t xml:space="preserve"> and the yield of the </w:t>
      </w:r>
      <w:r w:rsidR="00AA5908">
        <w:rPr>
          <w:rFonts w:ascii="Helvetica" w:hAnsi="Helvetica"/>
          <w:sz w:val="22"/>
          <w:szCs w:val="22"/>
        </w:rPr>
        <w:t>resource</w:t>
      </w:r>
      <w:r w:rsidR="006A2CEE"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6A2CEE" w:rsidRPr="00957F1F">
        <w:rPr>
          <w:rFonts w:ascii="Helvetica" w:hAnsi="Helvetica"/>
          <w:sz w:val="22"/>
          <w:szCs w:val="22"/>
        </w:rPr>
        <w:t xml:space="preserve">). </w:t>
      </w:r>
      <w:r w:rsidR="00CF750D" w:rsidRPr="00957F1F">
        <w:rPr>
          <w:rFonts w:ascii="Helvetica" w:hAnsi="Helvetica"/>
          <w:sz w:val="22"/>
          <w:szCs w:val="22"/>
        </w:rPr>
        <w:t>However, managers rarely have perfect knowledge of stock biomass</w:t>
      </w:r>
      <w:r w:rsidR="004F1994">
        <w:rPr>
          <w:rFonts w:ascii="Helvetica" w:hAnsi="Helvetica"/>
          <w:sz w:val="22"/>
          <w:szCs w:val="22"/>
        </w:rPr>
        <w:t>, or accurate predictive models of stock change.</w:t>
      </w:r>
      <w:r w:rsidR="00CF750D" w:rsidRPr="00957F1F">
        <w:rPr>
          <w:rFonts w:ascii="Helvetica" w:hAnsi="Helvetica"/>
          <w:sz w:val="22"/>
          <w:szCs w:val="22"/>
        </w:rPr>
        <w:t xml:space="preserve"> Even with sophisticated stock assessment technique, estimates of a previous year’s stock biomass nearly always include some uncertainty. Hereafter 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CF750D" w:rsidRPr="00957F1F">
        <w:rPr>
          <w:rFonts w:ascii="Helvetica" w:hAnsi="Helvetica"/>
          <w:sz w:val="22"/>
          <w:szCs w:val="22"/>
        </w:rPr>
        <w:t xml:space="preserve">. The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D16468" w:rsidRPr="00957F1F">
        <w:rPr>
          <w:rFonts w:ascii="Helvetica" w:hAnsi="Helvetica"/>
          <w:sz w:val="22"/>
          <w:szCs w:val="22"/>
        </w:rPr>
        <w:t xml:space="preserve"> is a</w:t>
      </w:r>
      <w:r w:rsidR="00CF750D" w:rsidRPr="00957F1F">
        <w:rPr>
          <w:rFonts w:ascii="Helvetica" w:hAnsi="Helvetica"/>
          <w:sz w:val="22"/>
          <w:szCs w:val="22"/>
        </w:rPr>
        <w:t xml:space="preserve"> precise representation of the true </w:t>
      </w:r>
      <w:r w:rsidR="0091246B">
        <w:rPr>
          <w:rFonts w:ascii="Helvetica" w:hAnsi="Helvetica"/>
          <w:sz w:val="22"/>
          <w:szCs w:val="22"/>
        </w:rPr>
        <w:t xml:space="preserve">resource biomass </w:t>
      </w:r>
      <w:r w:rsidR="00CF750D" w:rsidRPr="00957F1F">
        <w:rPr>
          <w:rFonts w:ascii="Helvetica" w:hAnsi="Helvetica"/>
          <w:sz w:val="22"/>
          <w:szCs w:val="22"/>
        </w:rPr>
        <w:t>in the previous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 xml:space="preserve">) is determined by monitoring </w:t>
      </w:r>
      <w:r w:rsidR="00E34A8D" w:rsidRPr="00957F1F">
        <w:rPr>
          <w:rFonts w:ascii="Helvetica" w:hAnsi="Helvetica"/>
          <w:sz w:val="22"/>
          <w:szCs w:val="22"/>
        </w:rPr>
        <w:t>precision</w:t>
      </w:r>
      <w:r w:rsidR="00CF750D" w:rsidRPr="00957F1F">
        <w:rPr>
          <w:rFonts w:ascii="Helvetica" w:hAnsi="Helvetica"/>
          <w:sz w:val="22"/>
          <w:szCs w:val="22"/>
        </w:rPr>
        <w:t>. We</w:t>
      </w:r>
      <w:r w:rsidR="004F1994">
        <w:rPr>
          <w:rFonts w:ascii="Helvetica" w:hAnsi="Helvetica"/>
          <w:sz w:val="22"/>
          <w:szCs w:val="22"/>
        </w:rPr>
        <w:t xml:space="preserve"> assume</w:t>
      </w:r>
      <w:r w:rsidR="00CF750D" w:rsidRPr="00957F1F">
        <w:rPr>
          <w:rFonts w:ascii="Helvetica" w:hAnsi="Helvetica"/>
          <w:sz w:val="22"/>
          <w:szCs w:val="22"/>
        </w:rPr>
        <w:t xml:space="preserve"> </w:t>
      </w:r>
      <w:r w:rsidR="002B37FB" w:rsidRPr="00957F1F">
        <w:rPr>
          <w:rFonts w:ascii="Helvetica" w:hAnsi="Helvetica"/>
          <w:sz w:val="22"/>
          <w:szCs w:val="22"/>
        </w:rPr>
        <w:t xml:space="preserve">measurement error causes a lack in precision but </w:t>
      </w:r>
      <w:r w:rsidR="004F1994">
        <w:rPr>
          <w:rFonts w:ascii="Helvetica" w:hAnsi="Helvetica"/>
          <w:sz w:val="22"/>
          <w:szCs w:val="22"/>
        </w:rPr>
        <w:t>that</w:t>
      </w:r>
      <w:r w:rsidR="002B37FB" w:rsidRPr="00957F1F">
        <w:rPr>
          <w:rFonts w:ascii="Helvetica" w:hAnsi="Helvetica"/>
          <w:sz w:val="22"/>
          <w:szCs w:val="22"/>
        </w:rPr>
        <w:t xml:space="preserve"> accuracy is unaffected</w:t>
      </w:r>
      <w:r w:rsidR="004F1994">
        <w:rPr>
          <w:rFonts w:ascii="Helvetica" w:hAnsi="Helvetica"/>
          <w:sz w:val="22"/>
          <w:szCs w:val="22"/>
        </w:rPr>
        <w:t>, and</w:t>
      </w:r>
      <w:r w:rsidR="008769E3">
        <w:rPr>
          <w:rFonts w:ascii="Helvetica" w:hAnsi="Helvetica"/>
          <w:sz w:val="22"/>
          <w:szCs w:val="22"/>
        </w:rPr>
        <w:t xml:space="preserve"> </w:t>
      </w:r>
      <w:r w:rsidR="00AD4F07" w:rsidRPr="00957F1F">
        <w:rPr>
          <w:rFonts w:ascii="Helvetica" w:hAnsi="Helvetica"/>
          <w:sz w:val="22"/>
          <w:szCs w:val="22"/>
        </w:rPr>
        <w:t>model</w:t>
      </w:r>
      <w:r w:rsidR="004F1994">
        <w:rPr>
          <w:rFonts w:ascii="Helvetica" w:hAnsi="Helvetica"/>
          <w:sz w:val="22"/>
          <w:szCs w:val="22"/>
        </w:rPr>
        <w:t>ed</w:t>
      </w:r>
      <w:r w:rsidR="00AD4F07" w:rsidRPr="00957F1F">
        <w:rPr>
          <w:rFonts w:ascii="Helvetica" w:hAnsi="Helvetica"/>
          <w:sz w:val="22"/>
          <w:szCs w:val="22"/>
        </w:rPr>
        <w:t xml:space="preserve"> m</w:t>
      </w:r>
      <w:r w:rsidR="00400F2A" w:rsidRPr="00957F1F">
        <w:rPr>
          <w:rFonts w:ascii="Helvetica" w:hAnsi="Helvetica"/>
          <w:sz w:val="22"/>
          <w:szCs w:val="22"/>
        </w:rPr>
        <w:t xml:space="preserve">onitoring precision </w:t>
      </w:r>
      <w:r w:rsidR="00776AA3" w:rsidRPr="00957F1F">
        <w:rPr>
          <w:rFonts w:ascii="Helvetica" w:hAnsi="Helvetica"/>
          <w:sz w:val="22"/>
          <w:szCs w:val="22"/>
        </w:rPr>
        <w:t xml:space="preserve">error </w:t>
      </w:r>
      <w:r w:rsidR="00362271" w:rsidRPr="00957F1F">
        <w:rPr>
          <w:rFonts w:ascii="Helvetica" w:hAnsi="Helvetica"/>
          <w:sz w:val="22"/>
          <w:szCs w:val="22"/>
        </w:rPr>
        <w:t>as</w:t>
      </w:r>
      <w:r w:rsidR="00776AA3" w:rsidRPr="00957F1F">
        <w:rPr>
          <w:rFonts w:ascii="Helvetica" w:hAnsi="Helvetica"/>
          <w:sz w:val="22"/>
          <w:szCs w:val="22"/>
        </w:rPr>
        <w:t xml:space="preserve"> </w:t>
      </w:r>
      <w:proofErr w:type="gramStart"/>
      <w:r w:rsidR="00400F2A" w:rsidRPr="00957F1F">
        <w:rPr>
          <w:rFonts w:ascii="Helvetica" w:hAnsi="Helvetica"/>
          <w:sz w:val="22"/>
          <w:szCs w:val="22"/>
        </w:rPr>
        <w:t>log</w:t>
      </w:r>
      <w:r w:rsidR="00776AA3" w:rsidRPr="00957F1F">
        <w:rPr>
          <w:rFonts w:ascii="Helvetica" w:hAnsi="Helvetica"/>
          <w:sz w:val="22"/>
          <w:szCs w:val="22"/>
        </w:rPr>
        <w:t>-</w:t>
      </w:r>
      <w:r w:rsidR="00400F2A" w:rsidRPr="00957F1F">
        <w:rPr>
          <w:rFonts w:ascii="Helvetica" w:hAnsi="Helvetica"/>
          <w:sz w:val="22"/>
          <w:szCs w:val="22"/>
        </w:rPr>
        <w:t>normal</w:t>
      </w:r>
      <w:proofErr w:type="gramEnd"/>
      <w:r w:rsidR="00776AA3" w:rsidRPr="00957F1F">
        <w:rPr>
          <w:rFonts w:ascii="Helvetica" w:hAnsi="Helvetica"/>
          <w:sz w:val="22"/>
          <w:szCs w:val="22"/>
        </w:rPr>
        <w:t xml:space="preserve"> distributed </w:t>
      </w:r>
      <w:r w:rsidR="00CF24C4" w:rsidRPr="00957F1F">
        <w:rPr>
          <w:rFonts w:ascii="Helvetica" w:hAnsi="Helvetica"/>
          <w:sz w:val="22"/>
          <w:szCs w:val="22"/>
        </w:rPr>
        <w:t xml:space="preserve">random variable </w:t>
      </w:r>
      <w:r w:rsidR="00776AA3" w:rsidRPr="00957F1F">
        <w:rPr>
          <w:rFonts w:ascii="Helvetica" w:hAnsi="Helvetica"/>
          <w:sz w:val="22"/>
          <w:szCs w:val="22"/>
        </w:rPr>
        <w:t xml:space="preserve">with mean 0 and </w:t>
      </w:r>
      <w:r w:rsidR="0011581A">
        <w:rPr>
          <w:rFonts w:ascii="Helvetica" w:hAnsi="Helvetica"/>
          <w:sz w:val="22"/>
          <w:szCs w:val="22"/>
        </w:rPr>
        <w:t>coefficient of variance</w:t>
      </w:r>
      <w:r w:rsidR="00776AA3" w:rsidRPr="00957F1F">
        <w:rPr>
          <w:rFonts w:ascii="Helvetica" w:hAnsi="Helvetica"/>
          <w:sz w:val="22"/>
          <w:szCs w:val="22"/>
        </w:rPr>
        <w:t xml:space="preserve"> </w:t>
      </w:r>
      <m:oMath>
        <m:r>
          <w:rPr>
            <w:rFonts w:ascii="Cambria Math" w:hAnsi="Cambria Math"/>
            <w:sz w:val="22"/>
            <w:szCs w:val="22"/>
          </w:rPr>
          <m:t>ϕ</m:t>
        </m:r>
      </m:oMath>
      <w:r w:rsidR="009D19F0" w:rsidRPr="00957F1F">
        <w:rPr>
          <w:rFonts w:ascii="Helvetica" w:hAnsi="Helvetica"/>
          <w:sz w:val="22"/>
          <w:szCs w:val="22"/>
        </w:rPr>
        <w:t xml:space="preserve">. </w:t>
      </w:r>
      <w:r w:rsidR="00F6430A" w:rsidRPr="00957F1F">
        <w:rPr>
          <w:rFonts w:ascii="Helvetica" w:hAnsi="Helvetica"/>
          <w:sz w:val="22"/>
          <w:szCs w:val="22"/>
        </w:rPr>
        <w:t>An example of one mechanism underlying this characteristic of error is year-to-year variability in sampling effort in</w:t>
      </w:r>
      <w:r w:rsidR="00425F02" w:rsidRPr="00957F1F">
        <w:rPr>
          <w:rFonts w:ascii="Helvetica" w:hAnsi="Helvetica"/>
          <w:sz w:val="22"/>
          <w:szCs w:val="22"/>
        </w:rPr>
        <w:t xml:space="preserve"> </w:t>
      </w:r>
      <w:r w:rsidR="00F6430A" w:rsidRPr="00957F1F">
        <w:rPr>
          <w:rFonts w:ascii="Helvetica" w:hAnsi="Helvetica"/>
          <w:sz w:val="22"/>
          <w:szCs w:val="22"/>
        </w:rPr>
        <w:t xml:space="preserve">a an </w:t>
      </w:r>
      <w:r w:rsidR="00F6430A" w:rsidRPr="008769E3">
        <w:rPr>
          <w:rFonts w:ascii="Helvetica" w:hAnsi="Helvetica"/>
          <w:i/>
          <w:sz w:val="22"/>
          <w:szCs w:val="22"/>
        </w:rPr>
        <w:t>n</w:t>
      </w:r>
      <w:r w:rsidR="00F6430A" w:rsidRPr="00957F1F">
        <w:rPr>
          <w:rFonts w:ascii="Helvetica" w:hAnsi="Helvetica"/>
          <w:sz w:val="22"/>
          <w:szCs w:val="22"/>
        </w:rPr>
        <w:t xml:space="preserve"> by </w:t>
      </w:r>
      <w:r w:rsidR="00F6430A" w:rsidRPr="008769E3">
        <w:rPr>
          <w:rFonts w:ascii="Helvetica" w:hAnsi="Helvetica"/>
          <w:i/>
          <w:sz w:val="22"/>
          <w:szCs w:val="22"/>
        </w:rPr>
        <w:t>n</w:t>
      </w:r>
      <w:r w:rsidR="00F6430A" w:rsidRPr="00957F1F">
        <w:rPr>
          <w:rFonts w:ascii="Helvetica" w:hAnsi="Helvetica"/>
          <w:sz w:val="22"/>
          <w:szCs w:val="22"/>
        </w:rPr>
        <w:t xml:space="preserve"> matrix, where high precision in monitoring comes from </w:t>
      </w:r>
      <w:r w:rsidR="004B151D" w:rsidRPr="00957F1F">
        <w:rPr>
          <w:rFonts w:ascii="Helvetica" w:hAnsi="Helvetica"/>
          <w:sz w:val="22"/>
          <w:szCs w:val="22"/>
        </w:rPr>
        <w:t xml:space="preserve">monitoring all squares in a matrix, whereas low precision originates from only measuring a </w:t>
      </w:r>
      <w:r w:rsidRPr="00957F1F">
        <w:rPr>
          <w:rFonts w:ascii="Helvetica" w:hAnsi="Helvetica"/>
          <w:sz w:val="22"/>
          <w:szCs w:val="22"/>
        </w:rPr>
        <w:t xml:space="preserve">small percentage of the matrix. </w:t>
      </w:r>
      <w:r w:rsidR="00227285" w:rsidRPr="00957F1F">
        <w:rPr>
          <w:rFonts w:ascii="Helvetica" w:hAnsi="Helvetica"/>
          <w:sz w:val="22"/>
          <w:szCs w:val="22"/>
        </w:rPr>
        <w:t>Therefore</w:t>
      </w:r>
      <w:r w:rsidR="004F1994">
        <w:rPr>
          <w:rFonts w:ascii="Helvetica" w:hAnsi="Helvetica"/>
          <w:sz w:val="22"/>
          <w:szCs w:val="22"/>
        </w:rPr>
        <w:t>,</w:t>
      </w:r>
      <w:r w:rsidR="00227285" w:rsidRPr="00957F1F">
        <w:rPr>
          <w:rFonts w:ascii="Helvetica" w:hAnsi="Helvetica"/>
          <w:sz w:val="22"/>
          <w:szCs w:val="22"/>
        </w:rPr>
        <w:t xml:space="preserve"> at higher monitoring precision (lower </w:t>
      </w:r>
      <m:oMath>
        <m:r>
          <w:rPr>
            <w:rFonts w:ascii="Cambria Math" w:hAnsi="Cambria Math"/>
            <w:sz w:val="22"/>
            <w:szCs w:val="22"/>
          </w:rPr>
          <m:t>ϕ</m:t>
        </m:r>
      </m:oMath>
      <w:r w:rsidR="00227285" w:rsidRPr="00957F1F">
        <w:rPr>
          <w:rFonts w:ascii="Helvetica" w:hAnsi="Helvetica"/>
          <w:sz w:val="22"/>
          <w:szCs w:val="22"/>
        </w:rPr>
        <w:t>)</w:t>
      </w:r>
      <w:r w:rsidR="00CF750D" w:rsidRPr="00957F1F">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CF750D" w:rsidRPr="00957F1F">
        <w:rPr>
          <w:rFonts w:ascii="Helvetica" w:hAnsi="Helvetica"/>
          <w:sz w:val="22"/>
          <w:szCs w:val="22"/>
        </w:rPr>
        <w:t>) approaches the true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w:t>
      </w:r>
      <w:r w:rsidR="004F1994">
        <w:rPr>
          <w:rFonts w:ascii="Helvetica" w:hAnsi="Helvetica"/>
          <w:sz w:val="22"/>
          <w:szCs w:val="22"/>
        </w:rPr>
        <w:t>. A</w:t>
      </w:r>
      <w:r w:rsidR="00996689" w:rsidRPr="00957F1F">
        <w:rPr>
          <w:rFonts w:ascii="Helvetica" w:hAnsi="Helvetica"/>
          <w:sz w:val="22"/>
          <w:szCs w:val="22"/>
        </w:rPr>
        <w:t>s monitoring precision decreases, the deviation of the estimated biomass from</w:t>
      </w:r>
      <w:r w:rsidR="004F1994">
        <w:rPr>
          <w:rFonts w:ascii="Helvetica" w:hAnsi="Helvetica"/>
          <w:sz w:val="22"/>
          <w:szCs w:val="22"/>
        </w:rPr>
        <w:t xml:space="preserve"> the</w:t>
      </w:r>
      <w:r w:rsidR="00996689" w:rsidRPr="00957F1F">
        <w:rPr>
          <w:rFonts w:ascii="Helvetica" w:hAnsi="Helvetica"/>
          <w:sz w:val="22"/>
          <w:szCs w:val="22"/>
        </w:rPr>
        <w:t xml:space="preserve"> true biomass increases exponentially (</w:t>
      </w:r>
      <w:r w:rsidR="00996689" w:rsidRPr="00957F1F">
        <w:rPr>
          <w:rFonts w:ascii="Helvetica" w:hAnsi="Helvetica"/>
          <w:sz w:val="22"/>
          <w:szCs w:val="22"/>
          <w:highlight w:val="lightGray"/>
        </w:rPr>
        <w:t>Fig 1b</w:t>
      </w:r>
      <w:r w:rsidR="00996689" w:rsidRPr="00957F1F">
        <w:rPr>
          <w:rFonts w:ascii="Helvetica" w:hAnsi="Helvetica"/>
          <w:sz w:val="22"/>
          <w:szCs w:val="22"/>
        </w:rPr>
        <w:t>)</w:t>
      </w:r>
      <w:r w:rsidR="00CF750D" w:rsidRPr="00957F1F">
        <w:rPr>
          <w:rFonts w:ascii="Helvetica" w:hAnsi="Helvetica"/>
          <w:sz w:val="22"/>
          <w:szCs w:val="22"/>
        </w:rPr>
        <w:t xml:space="preserve">. </w:t>
      </w:r>
    </w:p>
    <w:p w14:paraId="307270C9" w14:textId="77777777" w:rsidR="00BB45A6" w:rsidRPr="00957F1F" w:rsidRDefault="00BB45A6" w:rsidP="00CF750D">
      <w:pPr>
        <w:ind w:firstLine="720"/>
        <w:rPr>
          <w:rFonts w:ascii="Helvetica" w:hAnsi="Helvetica"/>
          <w:sz w:val="22"/>
          <w:szCs w:val="22"/>
        </w:rPr>
      </w:pPr>
    </w:p>
    <w:p w14:paraId="55818154" w14:textId="2027507A" w:rsidR="003435AE" w:rsidRPr="00957F1F" w:rsidRDefault="00FD7CE9" w:rsidP="003435AE">
      <w:pPr>
        <w:rPr>
          <w:rFonts w:ascii="Helvetica" w:hAnsi="Helvetica"/>
          <w:sz w:val="22"/>
          <w:szCs w:val="22"/>
        </w:rPr>
      </w:pPr>
      <w:r w:rsidRPr="00FD7CE9">
        <w:rPr>
          <w:rFonts w:ascii="Helvetica" w:hAnsi="Helvetica"/>
          <w:sz w:val="22"/>
          <w:szCs w:val="22"/>
          <w:u w:val="single"/>
        </w:rPr>
        <w:lastRenderedPageBreak/>
        <w:t>Management Model</w:t>
      </w:r>
      <w:r w:rsidRPr="00FD7CE9">
        <w:rPr>
          <w:rFonts w:ascii="Helvetica" w:hAnsi="Helvetica"/>
          <w:sz w:val="22"/>
          <w:szCs w:val="22"/>
        </w:rPr>
        <w:t xml:space="preserve">: </w:t>
      </w:r>
      <w:r w:rsidR="00CF750D" w:rsidRPr="00957F1F">
        <w:rPr>
          <w:rFonts w:ascii="Helvetica" w:hAnsi="Helvetica"/>
          <w:sz w:val="22"/>
          <w:szCs w:val="22"/>
        </w:rPr>
        <w:t>When managers invest minimally in monitoring, estimates of future fish biomass can be highly uncertain, causin</w:t>
      </w:r>
      <w:r w:rsidR="00035AE1" w:rsidRPr="00957F1F">
        <w:rPr>
          <w:rFonts w:ascii="Helvetica" w:hAnsi="Helvetica"/>
          <w:sz w:val="22"/>
          <w:szCs w:val="22"/>
        </w:rPr>
        <w:t xml:space="preserve">g mismanagement (i.e. under or </w:t>
      </w:r>
      <w:r w:rsidR="00CF750D" w:rsidRPr="00957F1F">
        <w:rPr>
          <w:rFonts w:ascii="Helvetica" w:hAnsi="Helvetica"/>
          <w:sz w:val="22"/>
          <w:szCs w:val="22"/>
        </w:rPr>
        <w:t>overharvesting)</w:t>
      </w:r>
      <w:r w:rsidR="00035AE1" w:rsidRPr="00957F1F">
        <w:rPr>
          <w:rFonts w:ascii="Helvetica" w:hAnsi="Helvetica"/>
          <w:sz w:val="22"/>
          <w:szCs w:val="22"/>
        </w:rPr>
        <w:t xml:space="preserve">. </w:t>
      </w:r>
      <w:r w:rsidR="00614BB8" w:rsidRPr="00957F1F">
        <w:rPr>
          <w:rFonts w:ascii="Helvetica" w:hAnsi="Helvetica"/>
          <w:sz w:val="22"/>
          <w:szCs w:val="22"/>
        </w:rPr>
        <w:t xml:space="preserve">To simulate </w:t>
      </w:r>
      <w:r w:rsidR="0034606C" w:rsidRPr="00957F1F">
        <w:rPr>
          <w:rFonts w:ascii="Helvetica" w:hAnsi="Helvetica"/>
          <w:sz w:val="22"/>
          <w:szCs w:val="22"/>
        </w:rPr>
        <w:t>resource harvest</w:t>
      </w:r>
      <w:r w:rsidR="00614BB8" w:rsidRPr="00957F1F">
        <w:rPr>
          <w:rFonts w:ascii="Helvetica" w:hAnsi="Helvetica"/>
          <w:sz w:val="22"/>
          <w:szCs w:val="22"/>
        </w:rPr>
        <w:t xml:space="preserve"> in our model we</w:t>
      </w:r>
      <w:r w:rsidR="0034606C" w:rsidRPr="00957F1F">
        <w:rPr>
          <w:rFonts w:ascii="Helvetica" w:hAnsi="Helvetica"/>
          <w:sz w:val="22"/>
          <w:szCs w:val="22"/>
        </w:rPr>
        <w:t xml:space="preserve"> first calculated the biomass of the resource at maximum sustainable yield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0034606C" w:rsidRPr="00957F1F">
        <w:rPr>
          <w:rFonts w:ascii="Helvetica" w:hAnsi="Helvetica"/>
          <w:sz w:val="22"/>
          <w:szCs w:val="22"/>
        </w:rPr>
        <w:t xml:space="preserve"> From that we then </w:t>
      </w:r>
      <w:r w:rsidR="009C1AB2" w:rsidRPr="00957F1F">
        <w:rPr>
          <w:rFonts w:ascii="Helvetica" w:hAnsi="Helvetica"/>
          <w:sz w:val="22"/>
          <w:szCs w:val="22"/>
        </w:rPr>
        <w:t>calculate</w:t>
      </w:r>
      <w:r w:rsidR="0034606C" w:rsidRPr="00957F1F">
        <w:rPr>
          <w:rFonts w:ascii="Helvetica" w:hAnsi="Helvetica"/>
          <w:sz w:val="22"/>
          <w:szCs w:val="22"/>
        </w:rPr>
        <w:t xml:space="preserve"> the Maximum Sustainable Yield (MSY) as: </w:t>
      </w: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0034606C" w:rsidRPr="00957F1F">
        <w:rPr>
          <w:rFonts w:ascii="Helvetica" w:hAnsi="Helvetica"/>
          <w:sz w:val="22"/>
          <w:szCs w:val="22"/>
        </w:rPr>
        <w:t xml:space="preserve">. The </w:t>
      </w:r>
      <w:commentRangeStart w:id="9"/>
      <w:r w:rsidR="005F4E8C" w:rsidRPr="00957F1F">
        <w:rPr>
          <w:rFonts w:ascii="Helvetica" w:hAnsi="Helvetica"/>
          <w:sz w:val="22"/>
          <w:szCs w:val="22"/>
        </w:rPr>
        <w:t>harvest</w:t>
      </w:r>
      <w:r w:rsidR="0034606C" w:rsidRPr="00957F1F">
        <w:rPr>
          <w:rFonts w:ascii="Helvetica" w:hAnsi="Helvetica"/>
          <w:sz w:val="22"/>
          <w:szCs w:val="22"/>
        </w:rPr>
        <w:t xml:space="preserve"> </w:t>
      </w:r>
      <w:r w:rsidR="008769E3">
        <w:rPr>
          <w:rFonts w:ascii="Helvetica" w:hAnsi="Helvetica"/>
          <w:sz w:val="22"/>
          <w:szCs w:val="22"/>
        </w:rPr>
        <w:t>mortality rate</w:t>
      </w:r>
      <w:r w:rsidR="0034606C" w:rsidRPr="00957F1F">
        <w:rPr>
          <w:rFonts w:ascii="Helvetica" w:hAnsi="Helvetica"/>
          <w:sz w:val="22"/>
          <w:szCs w:val="22"/>
        </w:rPr>
        <w:t xml:space="preserve"> </w:t>
      </w:r>
      <w:commentRangeEnd w:id="9"/>
      <w:r w:rsidR="00FC6CF1">
        <w:rPr>
          <w:rStyle w:val="CommentReference"/>
        </w:rPr>
        <w:commentReference w:id="9"/>
      </w:r>
      <w:r w:rsidR="0034606C" w:rsidRPr="00957F1F">
        <w:rPr>
          <w:rFonts w:ascii="Helvetica" w:hAnsi="Helvetica"/>
          <w:sz w:val="22"/>
          <w:szCs w:val="22"/>
        </w:rPr>
        <w:t xml:space="preserve">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is defined as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t>
      </w:r>
      <w:r w:rsidR="00056E95" w:rsidRPr="00957F1F">
        <w:rPr>
          <w:rFonts w:ascii="Helvetica" w:hAnsi="Helvetica"/>
          <w:sz w:val="22"/>
          <w:szCs w:val="22"/>
        </w:rPr>
        <w:t>Our simulated management model implements a</w:t>
      </w:r>
      <w:r w:rsidR="00614BB8" w:rsidRPr="00957F1F">
        <w:rPr>
          <w:rFonts w:ascii="Helvetica" w:hAnsi="Helvetica"/>
          <w:sz w:val="22"/>
          <w:szCs w:val="22"/>
        </w:rPr>
        <w:t xml:space="preserve"> “hockey-stick” model </w:t>
      </w:r>
      <w:r w:rsidR="00395369" w:rsidRPr="00957F1F">
        <w:rPr>
          <w:rFonts w:ascii="Helvetica" w:hAnsi="Helvetica"/>
          <w:sz w:val="22"/>
          <w:szCs w:val="22"/>
        </w:rPr>
        <w:t>where h</w:t>
      </w:r>
      <w:r w:rsidR="005A07C7" w:rsidRPr="00957F1F">
        <w:rPr>
          <w:rFonts w:ascii="Helvetica" w:hAnsi="Helvetica"/>
          <w:sz w:val="22"/>
          <w:szCs w:val="22"/>
        </w:rPr>
        <w:t xml:space="preserve">arvest </w:t>
      </w:r>
      <w:r w:rsidR="007B0895" w:rsidRPr="00957F1F">
        <w:rPr>
          <w:rFonts w:ascii="Helvetica" w:hAnsi="Helvetica"/>
          <w:sz w:val="22"/>
          <w:szCs w:val="22"/>
        </w:rPr>
        <w:t>yield</w:t>
      </w:r>
      <w:r w:rsidR="00D41902" w:rsidRPr="00957F1F">
        <w:rPr>
          <w:rFonts w:ascii="Helvetica" w:hAnsi="Helvetica"/>
          <w:sz w:val="22"/>
          <w:szCs w:val="22"/>
        </w:rPr>
        <w:t xml:space="preserve"> at time </w:t>
      </w:r>
      <w:r w:rsidR="00D41902" w:rsidRPr="00957F1F">
        <w:rPr>
          <w:rFonts w:ascii="Helvetica" w:hAnsi="Helvetica"/>
          <w:i/>
          <w:sz w:val="22"/>
          <w:szCs w:val="22"/>
        </w:rPr>
        <w:t>t</w:t>
      </w:r>
      <w:r w:rsidR="00D55C20"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oMath>
      <w:r w:rsidR="00D55C20" w:rsidRPr="00957F1F">
        <w:rPr>
          <w:rFonts w:ascii="Helvetica" w:hAnsi="Helvetica"/>
          <w:sz w:val="22"/>
          <w:szCs w:val="22"/>
        </w:rPr>
        <w:t>)</w:t>
      </w:r>
      <w:r w:rsidR="0046187D" w:rsidRPr="00957F1F">
        <w:rPr>
          <w:rFonts w:ascii="Helvetica" w:hAnsi="Helvetica"/>
          <w:sz w:val="22"/>
          <w:szCs w:val="22"/>
        </w:rPr>
        <w:t xml:space="preserve"> </w:t>
      </w:r>
      <w:r w:rsidR="005A07C7" w:rsidRPr="00957F1F">
        <w:rPr>
          <w:rFonts w:ascii="Helvetica" w:hAnsi="Helvetica"/>
          <w:sz w:val="22"/>
          <w:szCs w:val="22"/>
        </w:rPr>
        <w:t>varies with the estimated biomass</w:t>
      </w:r>
      <w:r w:rsidR="00397162" w:rsidRPr="00957F1F">
        <w:rPr>
          <w:rFonts w:ascii="Helvetica" w:hAnsi="Helvetica"/>
          <w:sz w:val="22"/>
          <w:szCs w:val="22"/>
        </w:rPr>
        <w:t xml:space="preserv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397162" w:rsidRPr="00957F1F">
        <w:rPr>
          <w:rFonts w:ascii="Helvetica" w:hAnsi="Helvetica"/>
          <w:sz w:val="22"/>
          <w:szCs w:val="22"/>
        </w:rPr>
        <w:t>)</w:t>
      </w:r>
      <w:r w:rsidR="002259D7" w:rsidRPr="00957F1F">
        <w:rPr>
          <w:rFonts w:ascii="Helvetica" w:hAnsi="Helvetica"/>
          <w:sz w:val="22"/>
          <w:szCs w:val="22"/>
        </w:rPr>
        <w:t xml:space="preserve"> (</w:t>
      </w:r>
      <w:r w:rsidR="002259D7" w:rsidRPr="00957F1F">
        <w:rPr>
          <w:rFonts w:ascii="Helvetica" w:hAnsi="Helvetica"/>
          <w:sz w:val="22"/>
          <w:szCs w:val="22"/>
          <w:highlight w:val="lightGray"/>
        </w:rPr>
        <w:t>Fig 1c</w:t>
      </w:r>
      <w:r w:rsidR="002259D7" w:rsidRPr="00957F1F">
        <w:rPr>
          <w:rFonts w:ascii="Helvetica" w:hAnsi="Helvetica"/>
          <w:sz w:val="22"/>
          <w:szCs w:val="22"/>
        </w:rPr>
        <w:t>)</w:t>
      </w:r>
      <w:r w:rsidR="005F4E8C" w:rsidRPr="00957F1F">
        <w:rPr>
          <w:rFonts w:ascii="Helvetica" w:hAnsi="Helvetica"/>
          <w:sz w:val="22"/>
          <w:szCs w:val="22"/>
        </w:rPr>
        <w:t xml:space="preserve">. There is no harvest </w:t>
      </w:r>
      <w:r w:rsidR="005A07C7" w:rsidRPr="00957F1F">
        <w:rPr>
          <w:rFonts w:ascii="Helvetica" w:hAnsi="Helvetica"/>
          <w:sz w:val="22"/>
          <w:szCs w:val="22"/>
        </w:rPr>
        <w:t xml:space="preserve">below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5A07C7" w:rsidRPr="00957F1F">
        <w:rPr>
          <w:rFonts w:ascii="Helvetica" w:hAnsi="Helvetica"/>
          <w:sz w:val="22"/>
          <w:szCs w:val="22"/>
        </w:rPr>
        <w:t>,</w:t>
      </w:r>
      <w:r w:rsidR="008451D2">
        <w:rPr>
          <w:rFonts w:ascii="Helvetica" w:hAnsi="Helvetica"/>
          <w:sz w:val="22"/>
          <w:szCs w:val="22"/>
        </w:rPr>
        <w:t xml:space="preserve"> </w:t>
      </w:r>
      <w:r w:rsidR="0008452C">
        <w:rPr>
          <w:rFonts w:ascii="Helvetica" w:hAnsi="Helvetica"/>
          <w:sz w:val="22"/>
          <w:szCs w:val="22"/>
        </w:rPr>
        <w:t>whereas</w:t>
      </w:r>
      <w:r w:rsidR="005A07C7" w:rsidRPr="00957F1F">
        <w:rPr>
          <w:rFonts w:ascii="Helvetica" w:hAnsi="Helvetica"/>
          <w:sz w:val="22"/>
          <w:szCs w:val="22"/>
        </w:rPr>
        <w:t xml:space="preserve"> </w:t>
      </w:r>
      <w:r w:rsidR="005F4E8C" w:rsidRPr="00957F1F">
        <w:rPr>
          <w:rFonts w:ascii="Helvetica" w:hAnsi="Helvetica"/>
          <w:sz w:val="22"/>
          <w:szCs w:val="22"/>
        </w:rPr>
        <w:t>a</w:t>
      </w:r>
      <w:r w:rsidR="009E7EA1" w:rsidRPr="00957F1F">
        <w:rPr>
          <w:rFonts w:ascii="Helvetica" w:hAnsi="Helvetica"/>
          <w:sz w:val="22"/>
          <w:szCs w:val="22"/>
        </w:rPr>
        <w:t xml:space="preserve">bove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9E7EA1" w:rsidRPr="00957F1F">
        <w:rPr>
          <w:rFonts w:ascii="Helvetica" w:hAnsi="Helvetica"/>
          <w:sz w:val="22"/>
          <w:szCs w:val="22"/>
        </w:rPr>
        <w:t xml:space="preserve"> the rate of </w:t>
      </w:r>
      <w:r w:rsidR="00D94C0B" w:rsidRPr="00957F1F">
        <w:rPr>
          <w:rFonts w:ascii="Helvetica" w:hAnsi="Helvetica"/>
          <w:sz w:val="22"/>
          <w:szCs w:val="22"/>
        </w:rPr>
        <w:t>resource extraction</w:t>
      </w:r>
      <w:r w:rsidR="009E7EA1" w:rsidRPr="00957F1F">
        <w:rPr>
          <w:rFonts w:ascii="Helvetica" w:hAnsi="Helvetica"/>
          <w:sz w:val="22"/>
          <w:szCs w:val="22"/>
        </w:rPr>
        <w:t xml:space="preserve"> </w:t>
      </w:r>
      <w:r w:rsidR="0034606C" w:rsidRPr="00957F1F">
        <w:rPr>
          <w:rFonts w:ascii="Helvetica" w:hAnsi="Helvetica"/>
          <w:sz w:val="22"/>
          <w:szCs w:val="22"/>
        </w:rPr>
        <w:t xml:space="preserve">occurs at a maximum </w:t>
      </w:r>
      <w:r w:rsidR="009F4D90" w:rsidRPr="00957F1F">
        <w:rPr>
          <w:rFonts w:ascii="Helvetica" w:hAnsi="Helvetica"/>
          <w:sz w:val="22"/>
          <w:szCs w:val="22"/>
        </w:rPr>
        <w:t xml:space="preserve">harvest </w:t>
      </w:r>
      <w:r w:rsidR="00153F6B">
        <w:rPr>
          <w:rFonts w:ascii="Helvetica" w:hAnsi="Helvetica"/>
          <w:sz w:val="22"/>
          <w:szCs w:val="22"/>
        </w:rPr>
        <w:t xml:space="preserve">mortality </w:t>
      </w:r>
      <w:r w:rsidR="0034606C"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2E7780" w:rsidRPr="00957F1F">
        <w:rPr>
          <w:rFonts w:ascii="Helvetica" w:hAnsi="Helvetica"/>
          <w:sz w:val="22"/>
          <w:szCs w:val="22"/>
        </w:rPr>
        <w:t xml:space="preserve">. </w:t>
      </w:r>
      <w:r w:rsidR="001D7ECD" w:rsidRPr="00957F1F">
        <w:rPr>
          <w:rFonts w:ascii="Helvetica" w:hAnsi="Helvetica"/>
          <w:sz w:val="22"/>
          <w:szCs w:val="22"/>
        </w:rPr>
        <w:t xml:space="preserve">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1D7ECD" w:rsidRPr="00957F1F">
        <w:rPr>
          <w:rFonts w:ascii="Helvetica" w:hAnsi="Helvetica"/>
          <w:sz w:val="22"/>
          <w:szCs w:val="22"/>
        </w:rPr>
        <w:t xml:space="preserve"> is estimated above</w:t>
      </w:r>
      <w:r w:rsidR="00397162"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97162"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97162" w:rsidRPr="00957F1F">
        <w:rPr>
          <w:rFonts w:ascii="Helvetica" w:hAnsi="Helvetica"/>
          <w:sz w:val="22"/>
          <w:szCs w:val="22"/>
        </w:rPr>
        <w:t xml:space="preserve"> the rate of harvest increases </w:t>
      </w:r>
      <w:r w:rsidR="00F858EE" w:rsidRPr="00957F1F">
        <w:rPr>
          <w:rFonts w:ascii="Helvetica" w:hAnsi="Helvetica"/>
          <w:sz w:val="22"/>
          <w:szCs w:val="22"/>
        </w:rPr>
        <w:t>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F858EE" w:rsidRPr="00957F1F">
        <w:rPr>
          <w:rFonts w:ascii="Helvetica" w:hAnsi="Helvetica"/>
          <w:sz w:val="22"/>
          <w:szCs w:val="22"/>
        </w:rPr>
        <w:t>)</w:t>
      </w:r>
      <w:r w:rsidR="0046187D" w:rsidRPr="00957F1F">
        <w:rPr>
          <w:rFonts w:ascii="Helvetica" w:hAnsi="Helvetica"/>
          <w:sz w:val="22"/>
          <w:szCs w:val="22"/>
        </w:rPr>
        <w:t xml:space="preserve">: </w:t>
      </w: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097BDF" w:rsidRPr="00957F1F">
        <w:rPr>
          <w:rFonts w:ascii="Helvetica" w:hAnsi="Helvetica"/>
          <w:sz w:val="22"/>
          <w:szCs w:val="22"/>
        </w:rPr>
        <w:t xml:space="preserve">, where </w:t>
      </w:r>
      <w:r w:rsidR="00E142ED" w:rsidRPr="00957F1F">
        <w:rPr>
          <w:rFonts w:ascii="Helvetica" w:hAnsi="Helvetica"/>
          <w:sz w:val="22"/>
          <w:szCs w:val="22"/>
        </w:rPr>
        <w:t xml:space="preserve">the rate of increase in harvest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B4A7A"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w:proofErr w:type="gramStart"/>
        <m:r>
          <w:rPr>
            <w:rFonts w:ascii="Cambria Math" w:hAnsi="Cambria Math"/>
            <w:sz w:val="22"/>
            <w:szCs w:val="22"/>
          </w:rPr>
          <m:t>-(</m:t>
        </m:r>
        <w:proofErr w:type="gramEnd"/>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84B2A" w:rsidRPr="00957F1F">
        <w:rPr>
          <w:rFonts w:ascii="Helvetica" w:hAnsi="Helvetica"/>
          <w:sz w:val="22"/>
          <w:szCs w:val="22"/>
        </w:rPr>
        <w:t>.</w:t>
      </w:r>
      <w:r w:rsidR="00174E19" w:rsidRPr="00957F1F">
        <w:rPr>
          <w:rFonts w:ascii="Helvetica" w:hAnsi="Helvetica"/>
          <w:sz w:val="22"/>
          <w:szCs w:val="22"/>
        </w:rPr>
        <w:t xml:space="preserve"> The </w:t>
      </w:r>
      <w:r w:rsidR="0049083F" w:rsidRPr="00957F1F">
        <w:rPr>
          <w:rFonts w:ascii="Helvetica" w:hAnsi="Helvetica"/>
          <w:sz w:val="22"/>
          <w:szCs w:val="22"/>
        </w:rPr>
        <w:t xml:space="preserve">total yield at </w:t>
      </w:r>
      <w:r w:rsidR="00335F01" w:rsidRPr="00957F1F">
        <w:rPr>
          <w:rFonts w:ascii="Helvetica" w:hAnsi="Helvetica"/>
          <w:sz w:val="22"/>
          <w:szCs w:val="22"/>
        </w:rPr>
        <w:t>time</w:t>
      </w:r>
      <w:r w:rsidR="0049083F" w:rsidRPr="00957F1F">
        <w:rPr>
          <w:rFonts w:ascii="Helvetica" w:hAnsi="Helvetica"/>
          <w:sz w:val="22"/>
          <w:szCs w:val="22"/>
        </w:rPr>
        <w:t xml:space="preserve"> </w:t>
      </w:r>
      <w:r w:rsidR="0049083F" w:rsidRPr="00957F1F">
        <w:rPr>
          <w:rFonts w:ascii="Helvetica" w:hAnsi="Helvetica"/>
          <w:i/>
          <w:sz w:val="22"/>
          <w:szCs w:val="22"/>
        </w:rPr>
        <w:t>t</w:t>
      </w:r>
      <w:r w:rsidR="0049083F" w:rsidRPr="00957F1F">
        <w:rPr>
          <w:rFonts w:ascii="Helvetica" w:hAnsi="Helvetica"/>
          <w:sz w:val="22"/>
          <w:szCs w:val="22"/>
        </w:rPr>
        <w:t xml:space="preserve"> </w:t>
      </w:r>
      <w:r w:rsidR="00174E19" w:rsidRPr="00957F1F">
        <w:rPr>
          <w:rFonts w:ascii="Helvetica" w:hAnsi="Helvetica"/>
          <w:sz w:val="22"/>
          <w:szCs w:val="22"/>
        </w:rPr>
        <w:t>is therefore</w:t>
      </w:r>
      <w:r w:rsidR="00335F01" w:rsidRPr="00957F1F">
        <w:rPr>
          <w:rFonts w:ascii="Helvetica" w:hAnsi="Helvetica"/>
          <w:sz w:val="22"/>
          <w:szCs w:val="22"/>
        </w:rPr>
        <w:t>:</w:t>
      </w:r>
      <w:r w:rsidR="00174E1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r>
          <w:rPr>
            <w:rFonts w:ascii="Cambria Math" w:hAnsi="Cambria Math"/>
            <w:sz w:val="22"/>
            <w:szCs w:val="22"/>
          </w:rPr>
          <m:t>q</m:t>
        </m:r>
      </m:oMath>
      <w:r w:rsidR="004C7606"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oMath>
      <w:r w:rsidR="004C7606" w:rsidRPr="00957F1F">
        <w:rPr>
          <w:rFonts w:ascii="Helvetica" w:hAnsi="Helvetica"/>
          <w:sz w:val="22"/>
          <w:szCs w:val="22"/>
        </w:rPr>
        <w:t xml:space="preserve">, harvest effort and </w:t>
      </w:r>
      <w:commentRangeStart w:id="10"/>
      <m:oMath>
        <m:r>
          <w:rPr>
            <w:rFonts w:ascii="Cambria Math" w:hAnsi="Cambria Math"/>
            <w:sz w:val="22"/>
            <w:szCs w:val="22"/>
          </w:rPr>
          <m:t>q</m:t>
        </m:r>
      </m:oMath>
      <w:r w:rsidR="004C7606" w:rsidRPr="00957F1F">
        <w:rPr>
          <w:rFonts w:ascii="Helvetica" w:hAnsi="Helvetica"/>
          <w:sz w:val="22"/>
          <w:szCs w:val="22"/>
        </w:rPr>
        <w:t xml:space="preserve"> is the catchabilit</w:t>
      </w:r>
      <w:commentRangeEnd w:id="10"/>
      <w:r w:rsidR="008451D2">
        <w:rPr>
          <w:rStyle w:val="CommentReference"/>
        </w:rPr>
        <w:commentReference w:id="10"/>
      </w:r>
      <w:r w:rsidR="004C7606" w:rsidRPr="00957F1F">
        <w:rPr>
          <w:rFonts w:ascii="Helvetica" w:hAnsi="Helvetica"/>
          <w:sz w:val="22"/>
          <w:szCs w:val="22"/>
        </w:rPr>
        <w:t>y of the resource</w:t>
      </w:r>
      <w:r w:rsidR="008E77A7" w:rsidRPr="00957F1F">
        <w:rPr>
          <w:rFonts w:ascii="Helvetica" w:hAnsi="Helvetica"/>
          <w:sz w:val="22"/>
          <w:szCs w:val="22"/>
        </w:rPr>
        <w:t xml:space="preserve">. </w:t>
      </w:r>
      <w:r w:rsidR="00DA5D1C" w:rsidRPr="00957F1F">
        <w:rPr>
          <w:rFonts w:ascii="Helvetica" w:hAnsi="Helvetica"/>
          <w:sz w:val="22"/>
          <w:szCs w:val="22"/>
        </w:rPr>
        <w:t>This yield is then fed back into the process model described a</w:t>
      </w:r>
      <w:r w:rsidR="00814225" w:rsidRPr="00957F1F">
        <w:rPr>
          <w:rFonts w:ascii="Helvetica" w:hAnsi="Helvetica"/>
          <w:sz w:val="22"/>
          <w:szCs w:val="22"/>
        </w:rPr>
        <w:t xml:space="preserve">bove to </w:t>
      </w:r>
      <w:r w:rsidR="00B64BCB" w:rsidRPr="00957F1F">
        <w:rPr>
          <w:rFonts w:ascii="Helvetica" w:hAnsi="Helvetica"/>
          <w:sz w:val="22"/>
          <w:szCs w:val="22"/>
        </w:rPr>
        <w:t xml:space="preserve">determine the true </w:t>
      </w:r>
      <w:r w:rsidR="00814225" w:rsidRPr="00957F1F">
        <w:rPr>
          <w:rFonts w:ascii="Helvetica" w:hAnsi="Helvetica"/>
          <w:sz w:val="22"/>
          <w:szCs w:val="22"/>
        </w:rPr>
        <w:t>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00DA36E2" w:rsidRPr="00957F1F">
        <w:rPr>
          <w:rFonts w:ascii="Helvetica" w:hAnsi="Helvetica"/>
          <w:sz w:val="22"/>
          <w:szCs w:val="22"/>
        </w:rPr>
        <w:t xml:space="preserve"> and the model continues for a 20 year simulation. </w:t>
      </w:r>
    </w:p>
    <w:p w14:paraId="3864144D" w14:textId="77777777" w:rsidR="00175C87" w:rsidRPr="00957F1F" w:rsidRDefault="00175C87" w:rsidP="003435AE">
      <w:pPr>
        <w:rPr>
          <w:rFonts w:ascii="Helvetica" w:hAnsi="Helvetica"/>
          <w:sz w:val="22"/>
          <w:szCs w:val="22"/>
        </w:rPr>
      </w:pPr>
    </w:p>
    <w:p w14:paraId="4177E7F4" w14:textId="13D3A91B" w:rsidR="00127FEE" w:rsidRPr="00957F1F" w:rsidRDefault="007F61D2" w:rsidP="00175C87">
      <w:pPr>
        <w:rPr>
          <w:rFonts w:ascii="Helvetica" w:hAnsi="Helvetica"/>
          <w:i/>
          <w:sz w:val="22"/>
          <w:szCs w:val="22"/>
        </w:rPr>
      </w:pPr>
      <w:r w:rsidRPr="00A155E2">
        <w:rPr>
          <w:rFonts w:ascii="Helvetica" w:hAnsi="Helvetica"/>
          <w:sz w:val="22"/>
          <w:szCs w:val="22"/>
          <w:u w:val="single"/>
        </w:rPr>
        <w:t xml:space="preserve">Value of the Fishery and </w:t>
      </w:r>
      <w:commentRangeStart w:id="11"/>
      <w:r w:rsidRPr="00A155E2">
        <w:rPr>
          <w:rFonts w:ascii="Helvetica" w:hAnsi="Helvetica"/>
          <w:sz w:val="22"/>
          <w:szCs w:val="22"/>
          <w:u w:val="single"/>
        </w:rPr>
        <w:t>Cost of Monitoring</w:t>
      </w:r>
      <w:commentRangeEnd w:id="11"/>
      <w:r w:rsidR="008D572B" w:rsidRPr="00A155E2">
        <w:rPr>
          <w:rStyle w:val="CommentReference"/>
          <w:u w:val="single"/>
        </w:rPr>
        <w:commentReference w:id="11"/>
      </w:r>
      <w:r w:rsidR="0039037D" w:rsidRPr="0039037D">
        <w:rPr>
          <w:rFonts w:ascii="Helvetica" w:hAnsi="Helvetica"/>
          <w:sz w:val="22"/>
          <w:szCs w:val="22"/>
        </w:rPr>
        <w:t xml:space="preserve">: </w:t>
      </w:r>
      <w:r w:rsidR="000A75E1" w:rsidRPr="00957F1F">
        <w:rPr>
          <w:rFonts w:ascii="Helvetica" w:hAnsi="Helvetica"/>
          <w:sz w:val="22"/>
          <w:szCs w:val="22"/>
        </w:rPr>
        <w:t>We estimate</w:t>
      </w:r>
      <w:r w:rsidR="008451D2">
        <w:rPr>
          <w:rFonts w:ascii="Helvetica" w:hAnsi="Helvetica"/>
          <w:sz w:val="22"/>
          <w:szCs w:val="22"/>
        </w:rPr>
        <w:t>d</w:t>
      </w:r>
      <w:r w:rsidR="000A75E1" w:rsidRPr="00957F1F">
        <w:rPr>
          <w:rFonts w:ascii="Helvetica" w:hAnsi="Helvetica"/>
          <w:sz w:val="22"/>
          <w:szCs w:val="22"/>
        </w:rPr>
        <w:t xml:space="preserve"> the</w:t>
      </w:r>
      <w:r w:rsidR="00127FEE" w:rsidRPr="00957F1F">
        <w:rPr>
          <w:rFonts w:ascii="Helvetica" w:hAnsi="Helvetica"/>
          <w:sz w:val="22"/>
          <w:szCs w:val="22"/>
        </w:rPr>
        <w:t xml:space="preserve"> value of the </w:t>
      </w:r>
      <w:r w:rsidR="0090182E">
        <w:rPr>
          <w:rFonts w:ascii="Helvetica" w:hAnsi="Helvetica"/>
          <w:sz w:val="22"/>
          <w:szCs w:val="22"/>
        </w:rPr>
        <w:t>resource</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B5E99" w:rsidRPr="00957F1F">
        <w:rPr>
          <w:rFonts w:ascii="Helvetica" w:hAnsi="Helvetica"/>
          <w:sz w:val="22"/>
          <w:szCs w:val="22"/>
        </w:rPr>
        <w:t xml:space="preserve">, where </w:t>
      </w:r>
      <m:oMath>
        <m:r>
          <w:rPr>
            <w:rFonts w:ascii="Cambria Math" w:hAnsi="Cambria Math"/>
            <w:sz w:val="22"/>
            <w:szCs w:val="22"/>
          </w:rPr>
          <m:t>p</m:t>
        </m:r>
      </m:oMath>
      <w:r w:rsidR="009E4C29" w:rsidRPr="00957F1F">
        <w:rPr>
          <w:rFonts w:ascii="Helvetica" w:hAnsi="Helvetica"/>
          <w:sz w:val="22"/>
          <w:szCs w:val="22"/>
        </w:rPr>
        <w:t xml:space="preserve"> is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is the </w:t>
      </w:r>
      <w:r w:rsidR="008451D2">
        <w:rPr>
          <w:rFonts w:ascii="Helvetica" w:hAnsi="Helvetica"/>
          <w:sz w:val="22"/>
          <w:szCs w:val="22"/>
        </w:rPr>
        <w:t xml:space="preserve">per unit </w:t>
      </w:r>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is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 xml:space="preserve">for the full duration of the simulation as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 xml:space="preserve">, where the discount </w:t>
      </w:r>
      <w:r w:rsidR="00476BB8" w:rsidRPr="00957F1F">
        <w:rPr>
          <w:rFonts w:ascii="Helvetica" w:hAnsi="Helvetica"/>
          <w:sz w:val="22"/>
          <w:szCs w:val="22"/>
        </w:rPr>
        <w:t>coefficient</w:t>
      </w:r>
      <w:r w:rsidR="00103088"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proofErr w:type="gramStart"/>
      <w:r w:rsidR="00D37D10" w:rsidRPr="00957F1F">
        <w:rPr>
          <w:rFonts w:ascii="Helvetica" w:hAnsi="Helvetica"/>
          <w:sz w:val="22"/>
          <w:szCs w:val="22"/>
        </w:rPr>
        <w:t xml:space="preserve"> </w:t>
      </w:r>
      <w:r w:rsidR="00615385" w:rsidRPr="00957F1F">
        <w:rPr>
          <w:rFonts w:ascii="Helvetica" w:hAnsi="Helvetica"/>
          <w:sz w:val="22"/>
          <w:szCs w:val="22"/>
        </w:rPr>
        <w:t xml:space="preserve"> and</w:t>
      </w:r>
      <w:proofErr w:type="gramEnd"/>
      <w:r w:rsidR="00615385" w:rsidRPr="00957F1F">
        <w:rPr>
          <w:rFonts w:ascii="Helvetica" w:hAnsi="Helvetica"/>
          <w:sz w:val="22"/>
          <w:szCs w:val="22"/>
        </w:rPr>
        <w:t xml:space="preserve"> </w:t>
      </w:r>
      <m:oMath>
        <m:r>
          <w:rPr>
            <w:rFonts w:ascii="Cambria Math" w:hAnsi="Cambria Math"/>
            <w:sz w:val="22"/>
            <w:szCs w:val="22"/>
          </w:rPr>
          <m:t>δ</m:t>
        </m:r>
      </m:oMath>
      <w:r w:rsidR="00615385" w:rsidRPr="00957F1F">
        <w:rPr>
          <w:rFonts w:ascii="Helvetica" w:hAnsi="Helvetica"/>
          <w:sz w:val="22"/>
          <w:szCs w:val="22"/>
        </w:rPr>
        <w:t xml:space="preserve"> is a value between 0 and 1</w:t>
      </w:r>
      <w:r w:rsidR="000B15BE" w:rsidRPr="00957F1F">
        <w:rPr>
          <w:rFonts w:ascii="Helvetica" w:hAnsi="Helvetica"/>
          <w:sz w:val="22"/>
          <w:szCs w:val="22"/>
        </w:rPr>
        <w:t xml:space="preserve">. </w:t>
      </w:r>
      <w:r w:rsidR="00615385" w:rsidRPr="00957F1F">
        <w:rPr>
          <w:rFonts w:ascii="Helvetica" w:hAnsi="Helvetica"/>
          <w:sz w:val="22"/>
          <w:szCs w:val="22"/>
        </w:rPr>
        <w:t>Therefore the</w:t>
      </w:r>
      <w:r w:rsidR="00997EC9" w:rsidRPr="00957F1F">
        <w:rPr>
          <w:rFonts w:ascii="Helvetica" w:hAnsi="Helvetica"/>
          <w:sz w:val="22"/>
          <w:szCs w:val="22"/>
        </w:rPr>
        <w:t xml:space="preserve"> estimated</w:t>
      </w:r>
      <w:r w:rsidR="00615385" w:rsidRPr="00957F1F">
        <w:rPr>
          <w:rFonts w:ascii="Helvetica" w:hAnsi="Helvetica"/>
          <w:sz w:val="22"/>
          <w:szCs w:val="22"/>
        </w:rPr>
        <w:t xml:space="preserve"> </w:t>
      </w:r>
      <w:r w:rsidR="00997EC9" w:rsidRPr="00957F1F">
        <w:rPr>
          <w:rFonts w:ascii="Helvetica" w:hAnsi="Helvetica"/>
          <w:sz w:val="22"/>
          <w:szCs w:val="22"/>
        </w:rPr>
        <w:t xml:space="preserve">resource value is increasingly discounted through time. </w:t>
      </w:r>
      <w:r w:rsidR="0087797E" w:rsidRPr="00957F1F">
        <w:rPr>
          <w:rFonts w:ascii="Helvetica" w:hAnsi="Helvetica"/>
          <w:sz w:val="22"/>
          <w:szCs w:val="22"/>
        </w:rPr>
        <w:t xml:space="preserve">We assume that increasing the precision of biomass estimates </w:t>
      </w:r>
      <w:r w:rsidR="00DA46F5" w:rsidRPr="00957F1F">
        <w:rPr>
          <w:rFonts w:ascii="Helvetica" w:hAnsi="Helvetica"/>
          <w:sz w:val="22"/>
          <w:szCs w:val="22"/>
        </w:rPr>
        <w:t xml:space="preserve">is increasingly costly as the CV decreases from 0.5 to 0.1. Cost of monitoring </w:t>
      </w:r>
      <w:r w:rsidR="00D04C9D">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Pr>
          <w:rFonts w:ascii="Helvetica" w:hAnsi="Helvetica"/>
          <w:sz w:val="22"/>
          <w:szCs w:val="22"/>
        </w:rPr>
        <w:t xml:space="preserve">) </w:t>
      </w:r>
      <w:r w:rsidR="00DA46F5" w:rsidRPr="00957F1F">
        <w:rPr>
          <w:rFonts w:ascii="Helvetica" w:hAnsi="Helvetica"/>
          <w:sz w:val="22"/>
          <w:szCs w:val="22"/>
        </w:rPr>
        <w:t xml:space="preserve">is dictated by two parameters </w:t>
      </w:r>
      <w:r w:rsidR="007B46BC" w:rsidRPr="00957F1F">
        <w:rPr>
          <w:rFonts w:ascii="Helvetica" w:hAnsi="Helvetica"/>
          <w:sz w:val="22"/>
          <w:szCs w:val="22"/>
        </w:rPr>
        <w:t xml:space="preserve">in the monitoring cost function: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00F9417D"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F9417D"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is the CV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is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DB75DE" w:rsidRPr="00957F1F">
        <w:rPr>
          <w:rFonts w:ascii="Helvetica" w:hAnsi="Helvetica"/>
          <w:sz w:val="22"/>
          <w:szCs w:val="22"/>
        </w:rPr>
        <w:t xml:space="preserve">g is an exponential function.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r w:rsidR="0011581A">
        <w:rPr>
          <w:rFonts w:ascii="Helvetica" w:hAnsi="Helvetica"/>
          <w:sz w:val="22"/>
          <w:szCs w:val="22"/>
        </w:rPr>
        <w:t>can be varied without losing generality</w:t>
      </w:r>
      <w:r w:rsidR="00D94C0B" w:rsidRPr="00957F1F">
        <w:rPr>
          <w:rFonts w:ascii="Helvetica" w:hAnsi="Helvetica"/>
          <w:sz w:val="22"/>
          <w:szCs w:val="22"/>
        </w:rPr>
        <w:t xml:space="preserve">; therefore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 xml:space="preserve">harvest rates and monitoring efforts, we focus on the relative financial costs benefits. </w:t>
      </w:r>
    </w:p>
    <w:p w14:paraId="475921F1" w14:textId="77777777" w:rsidR="00127FEE" w:rsidRPr="00123731" w:rsidRDefault="00127FEE" w:rsidP="00127FEE">
      <w:pPr>
        <w:rPr>
          <w:rFonts w:ascii="Helvetica" w:hAnsi="Helvetica"/>
        </w:rPr>
      </w:pPr>
    </w:p>
    <w:p w14:paraId="0566C6EC" w14:textId="7A75136B" w:rsidR="000418D3" w:rsidRDefault="007B04D3" w:rsidP="008D7005">
      <w:pPr>
        <w:rPr>
          <w:rFonts w:ascii="Helvetica" w:hAnsi="Helvetica"/>
          <w:sz w:val="22"/>
          <w:szCs w:val="22"/>
        </w:rPr>
      </w:pPr>
      <w:r w:rsidRPr="00123731">
        <w:rPr>
          <w:rFonts w:ascii="Helvetica" w:hAnsi="Helvetica"/>
          <w:sz w:val="22"/>
          <w:szCs w:val="22"/>
          <w:u w:val="single"/>
        </w:rPr>
        <w:t>Response Variables</w:t>
      </w:r>
      <w:r w:rsidR="00123731" w:rsidRPr="00123731">
        <w:rPr>
          <w:rFonts w:ascii="Helvetica" w:hAnsi="Helvetica"/>
          <w:sz w:val="22"/>
          <w:szCs w:val="22"/>
        </w:rPr>
        <w:t>:</w:t>
      </w:r>
      <w:r w:rsidR="00123731">
        <w:rPr>
          <w:rFonts w:ascii="Helvetica" w:hAnsi="Helvetica"/>
          <w:sz w:val="22"/>
          <w:szCs w:val="22"/>
        </w:rPr>
        <w:t xml:space="preserve"> </w:t>
      </w:r>
      <w:r w:rsidR="00487E08" w:rsidRPr="00957F1F">
        <w:rPr>
          <w:rFonts w:ascii="Helvetica" w:hAnsi="Helvetica"/>
          <w:sz w:val="22"/>
          <w:szCs w:val="22"/>
        </w:rPr>
        <w:t xml:space="preserve">To describe the differential impacts of combinations of </w:t>
      </w:r>
      <w:r w:rsidR="0090182E">
        <w:rPr>
          <w:rFonts w:ascii="Helvetica" w:hAnsi="Helvetica"/>
          <w:sz w:val="22"/>
          <w:szCs w:val="22"/>
        </w:rPr>
        <w:t>harvest rate</w:t>
      </w:r>
      <w:r w:rsidR="00487E08" w:rsidRPr="00957F1F">
        <w:rPr>
          <w:rFonts w:ascii="Helvetica" w:hAnsi="Helvetica"/>
          <w:sz w:val="22"/>
          <w:szCs w:val="22"/>
        </w:rPr>
        <w:t xml:space="preserve">, monitoring </w:t>
      </w:r>
      <w:r w:rsidR="0090182E">
        <w:rPr>
          <w:rFonts w:ascii="Helvetica" w:hAnsi="Helvetica"/>
          <w:sz w:val="22"/>
          <w:szCs w:val="22"/>
        </w:rPr>
        <w:t>precision</w:t>
      </w:r>
      <w:r w:rsidR="00487E08" w:rsidRPr="00957F1F">
        <w:rPr>
          <w:rFonts w:ascii="Helvetica" w:hAnsi="Helvetica"/>
          <w:sz w:val="22"/>
          <w:szCs w:val="22"/>
        </w:rPr>
        <w:t>,</w:t>
      </w:r>
      <w:r w:rsidR="00285C11" w:rsidRPr="00957F1F">
        <w:rPr>
          <w:rFonts w:ascii="Helvetica" w:hAnsi="Helvetica"/>
          <w:sz w:val="22"/>
          <w:szCs w:val="22"/>
        </w:rPr>
        <w:t xml:space="preserve"> and monitoring strategies </w:t>
      </w:r>
      <w:r w:rsidR="00357162" w:rsidRPr="00957F1F">
        <w:rPr>
          <w:rFonts w:ascii="Helvetica" w:hAnsi="Helvetica"/>
          <w:sz w:val="22"/>
          <w:szCs w:val="22"/>
        </w:rPr>
        <w:t>we measured a series of response variables</w:t>
      </w:r>
      <w:r w:rsidR="008A5938">
        <w:rPr>
          <w:rFonts w:ascii="Helvetica" w:hAnsi="Helvetica"/>
          <w:sz w:val="22"/>
          <w:szCs w:val="22"/>
        </w:rPr>
        <w:t xml:space="preserve">: (1) </w:t>
      </w:r>
      <w:r w:rsidR="0064383B" w:rsidRPr="00957F1F">
        <w:rPr>
          <w:rFonts w:ascii="Helvetica" w:hAnsi="Helvetica"/>
          <w:sz w:val="22"/>
          <w:szCs w:val="22"/>
        </w:rPr>
        <w:t>Median standing stock biomass across iterations (SSB)</w:t>
      </w:r>
      <w:r w:rsidR="008A5938">
        <w:rPr>
          <w:rFonts w:ascii="Helvetica" w:hAnsi="Helvetica"/>
          <w:sz w:val="22"/>
          <w:szCs w:val="22"/>
        </w:rPr>
        <w:t xml:space="preserve">, (2) </w:t>
      </w:r>
      <w:r w:rsidR="0064383B" w:rsidRPr="00957F1F">
        <w:rPr>
          <w:rFonts w:ascii="Helvetica" w:hAnsi="Helvetica"/>
          <w:sz w:val="22"/>
          <w:szCs w:val="22"/>
        </w:rPr>
        <w:t>Median Net Present Value across iterations (NPV)</w:t>
      </w:r>
      <w:r w:rsidR="008A5938">
        <w:rPr>
          <w:rFonts w:ascii="Helvetica" w:hAnsi="Helvetica"/>
          <w:sz w:val="22"/>
          <w:szCs w:val="22"/>
        </w:rPr>
        <w:t xml:space="preserve">, (3) </w:t>
      </w:r>
      <w:r w:rsidR="0064383B" w:rsidRPr="00957F1F">
        <w:rPr>
          <w:rFonts w:ascii="Helvetica" w:hAnsi="Helvetica"/>
          <w:sz w:val="22"/>
          <w:szCs w:val="22"/>
        </w:rPr>
        <w:t>Median Cost of monitoring across iterations</w:t>
      </w:r>
      <w:r w:rsidR="008A5938">
        <w:rPr>
          <w:rFonts w:ascii="Helvetica" w:hAnsi="Helvetica"/>
          <w:sz w:val="22"/>
          <w:szCs w:val="22"/>
        </w:rPr>
        <w:t xml:space="preserve">, (4) </w:t>
      </w:r>
      <w:r w:rsidRPr="008A5938">
        <w:rPr>
          <w:rFonts w:ascii="Helvetica" w:hAnsi="Helvetica"/>
          <w:sz w:val="22"/>
          <w:szCs w:val="22"/>
        </w:rPr>
        <w:t>Proportion of simulations where</w:t>
      </w:r>
      <w:r w:rsidRPr="006D43B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≤A</m:t>
        </m:r>
      </m:oMath>
      <w:r w:rsidR="001968EB">
        <w:rPr>
          <w:rFonts w:ascii="Helvetica" w:hAnsi="Helvetica"/>
          <w:sz w:val="22"/>
          <w:szCs w:val="22"/>
        </w:rPr>
        <w:t xml:space="preserve">, (5) </w:t>
      </w:r>
      <w:r w:rsidRPr="00957F1F">
        <w:rPr>
          <w:rFonts w:ascii="Helvetica" w:hAnsi="Helvetica"/>
          <w:sz w:val="22"/>
          <w:szCs w:val="22"/>
        </w:rPr>
        <w:t>Proportion of simulations where</w:t>
      </w:r>
      <w:r w:rsidR="003A3718">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93B1A">
        <w:rPr>
          <w:rFonts w:ascii="Helvetica" w:hAnsi="Helvetica"/>
          <w:sz w:val="22"/>
          <w:szCs w:val="22"/>
        </w:rPr>
        <w:t xml:space="preserve">. </w:t>
      </w:r>
    </w:p>
    <w:p w14:paraId="734FEA8C" w14:textId="77777777" w:rsidR="000418D3" w:rsidRDefault="000418D3" w:rsidP="008D7005">
      <w:pPr>
        <w:rPr>
          <w:rFonts w:ascii="Helvetica" w:hAnsi="Helvetica"/>
          <w:sz w:val="22"/>
          <w:szCs w:val="22"/>
        </w:rPr>
      </w:pPr>
    </w:p>
    <w:p w14:paraId="44284773" w14:textId="64EA23C7" w:rsidR="00726D79" w:rsidRPr="00421D99" w:rsidRDefault="000418D3" w:rsidP="008D7005">
      <w:pPr>
        <w:rPr>
          <w:rFonts w:ascii="Helvetica" w:hAnsi="Helvetica"/>
          <w:sz w:val="22"/>
          <w:szCs w:val="22"/>
        </w:rPr>
      </w:pPr>
      <w:r>
        <w:rPr>
          <w:rFonts w:ascii="Helvetica" w:hAnsi="Helvetica"/>
          <w:sz w:val="22"/>
          <w:szCs w:val="22"/>
        </w:rPr>
        <w:t xml:space="preserve">Re: </w:t>
      </w:r>
      <w:r w:rsidR="00AB50E2" w:rsidRPr="00957F1F">
        <w:rPr>
          <w:rFonts w:ascii="Helvetica" w:hAnsi="Helvetica"/>
          <w:sz w:val="22"/>
          <w:szCs w:val="22"/>
        </w:rPr>
        <w:t>(</w:t>
      </w:r>
      <w:commentRangeStart w:id="12"/>
      <w:r w:rsidR="007B04D3" w:rsidRPr="00957F1F">
        <w:rPr>
          <w:rFonts w:ascii="Helvetica" w:hAnsi="Helvetica"/>
          <w:sz w:val="22"/>
          <w:szCs w:val="22"/>
        </w:rPr>
        <w:t>0.25</w:t>
      </w:r>
      <w:commentRangeEnd w:id="12"/>
      <w:r w:rsidR="00D81AE0">
        <w:rPr>
          <w:rStyle w:val="CommentReference"/>
        </w:rPr>
        <w:commentReference w:id="12"/>
      </w:r>
      <w:r w:rsidR="007B04D3" w:rsidRPr="00957F1F">
        <w:rPr>
          <w:rFonts w:ascii="Helvetica" w:hAnsi="Helvetica"/>
          <w:sz w:val="22"/>
          <w:szCs w:val="22"/>
        </w:rPr>
        <w:t>Bmsy</w:t>
      </w:r>
      <w:r w:rsidR="00AB50E2" w:rsidRPr="00957F1F">
        <w:rPr>
          <w:rFonts w:ascii="Helvetica" w:hAnsi="Helvetica"/>
          <w:sz w:val="22"/>
          <w:szCs w:val="22"/>
        </w:rPr>
        <w:t>)</w:t>
      </w:r>
    </w:p>
    <w:p w14:paraId="4009AEFD" w14:textId="77777777" w:rsidR="00726D79" w:rsidRDefault="00726D79" w:rsidP="00726D79">
      <w:pPr>
        <w:rPr>
          <w:rFonts w:ascii="Helvetica" w:hAnsi="Helvetica"/>
          <w:i/>
          <w:sz w:val="22"/>
          <w:szCs w:val="22"/>
        </w:rPr>
      </w:pPr>
    </w:p>
    <w:p w14:paraId="56641C0E" w14:textId="6845AFDB" w:rsidR="00767630" w:rsidRPr="00767630" w:rsidRDefault="00767630" w:rsidP="00726D79">
      <w:pPr>
        <w:rPr>
          <w:rFonts w:ascii="Helvetica" w:hAnsi="Helvetica"/>
          <w:b/>
          <w:sz w:val="22"/>
          <w:szCs w:val="22"/>
        </w:rPr>
      </w:pPr>
      <w:r w:rsidRPr="00767630">
        <w:rPr>
          <w:rFonts w:ascii="Helvetica" w:hAnsi="Helvetica"/>
          <w:b/>
          <w:sz w:val="22"/>
          <w:szCs w:val="22"/>
        </w:rPr>
        <w:t>SCENARIOS – METHODS AND RESULTS</w:t>
      </w:r>
    </w:p>
    <w:p w14:paraId="3E33E785" w14:textId="77777777" w:rsidR="00767630" w:rsidRDefault="00767630" w:rsidP="00726D79">
      <w:pPr>
        <w:rPr>
          <w:rFonts w:ascii="Helvetica" w:hAnsi="Helvetica"/>
          <w:i/>
          <w:sz w:val="22"/>
          <w:szCs w:val="22"/>
        </w:rPr>
      </w:pPr>
    </w:p>
    <w:p w14:paraId="2AB21210" w14:textId="5AF20986" w:rsidR="00726D79" w:rsidRPr="00726D79" w:rsidRDefault="00726D79" w:rsidP="00726D79">
      <w:pPr>
        <w:rPr>
          <w:rFonts w:ascii="Helvetica" w:hAnsi="Helvetica"/>
          <w:i/>
          <w:sz w:val="22"/>
          <w:szCs w:val="22"/>
        </w:rPr>
      </w:pPr>
      <w:r>
        <w:rPr>
          <w:rFonts w:ascii="Helvetica" w:hAnsi="Helvetica"/>
          <w:i/>
          <w:sz w:val="22"/>
          <w:szCs w:val="22"/>
        </w:rPr>
        <w:t xml:space="preserve">What combination of resource exploitation rates and </w:t>
      </w:r>
      <w:r w:rsidR="00957471">
        <w:rPr>
          <w:rFonts w:ascii="Helvetica" w:hAnsi="Helvetica"/>
          <w:i/>
          <w:sz w:val="22"/>
          <w:szCs w:val="22"/>
        </w:rPr>
        <w:t xml:space="preserve">monitoring precision maximize yield and minimize risk? </w:t>
      </w:r>
    </w:p>
    <w:p w14:paraId="4DE7698B" w14:textId="77777777" w:rsidR="00AA1176" w:rsidRDefault="00AA1176" w:rsidP="00BF53CA">
      <w:pPr>
        <w:pStyle w:val="ListParagraph"/>
        <w:numPr>
          <w:ilvl w:val="0"/>
          <w:numId w:val="9"/>
        </w:numPr>
        <w:rPr>
          <w:rFonts w:ascii="Helvetica" w:hAnsi="Helvetica"/>
          <w:sz w:val="22"/>
          <w:szCs w:val="22"/>
        </w:rPr>
      </w:pPr>
      <w:r>
        <w:rPr>
          <w:rFonts w:ascii="Helvetica" w:hAnsi="Helvetica"/>
          <w:sz w:val="22"/>
          <w:szCs w:val="22"/>
        </w:rPr>
        <w:t>Methods</w:t>
      </w:r>
    </w:p>
    <w:p w14:paraId="100B3354" w14:textId="4A02F3AB" w:rsidR="00480363" w:rsidRDefault="00480363" w:rsidP="00AA1176">
      <w:pPr>
        <w:pStyle w:val="ListParagraph"/>
        <w:numPr>
          <w:ilvl w:val="1"/>
          <w:numId w:val="9"/>
        </w:numPr>
        <w:rPr>
          <w:rFonts w:ascii="Helvetica" w:hAnsi="Helvetica"/>
          <w:sz w:val="22"/>
          <w:szCs w:val="22"/>
        </w:rPr>
      </w:pPr>
      <w:r w:rsidRPr="00957F1F">
        <w:rPr>
          <w:rFonts w:ascii="Helvetica" w:hAnsi="Helvetica"/>
          <w:sz w:val="22"/>
          <w:szCs w:val="22"/>
        </w:rPr>
        <w:t xml:space="preserve">We hypothesized that </w:t>
      </w:r>
      <w:r w:rsidR="005952B2">
        <w:rPr>
          <w:rFonts w:ascii="Helvetica" w:hAnsi="Helvetica"/>
          <w:sz w:val="22"/>
          <w:szCs w:val="22"/>
        </w:rPr>
        <w:t>the</w:t>
      </w:r>
      <w:r w:rsidRPr="00957F1F">
        <w:rPr>
          <w:rFonts w:ascii="Helvetica" w:hAnsi="Helvetica"/>
          <w:sz w:val="22"/>
          <w:szCs w:val="22"/>
        </w:rPr>
        <w:t xml:space="preserve"> Net Present Value </w:t>
      </w:r>
      <w:r w:rsidR="004D6F47" w:rsidRPr="00957F1F">
        <w:rPr>
          <w:rFonts w:ascii="Helvetica" w:hAnsi="Helvetica"/>
          <w:sz w:val="22"/>
          <w:szCs w:val="22"/>
        </w:rPr>
        <w:t xml:space="preserve">would be greatest under high precision monitoring and at maximum </w:t>
      </w:r>
      <w:r w:rsidR="002671A2">
        <w:rPr>
          <w:rFonts w:ascii="Helvetica" w:hAnsi="Helvetica"/>
          <w:sz w:val="22"/>
          <w:szCs w:val="22"/>
        </w:rPr>
        <w:t xml:space="preserve">exploitation </w:t>
      </w:r>
      <w:r w:rsidR="004D6F47" w:rsidRPr="00957F1F">
        <w:rPr>
          <w:rFonts w:ascii="Helvetica" w:hAnsi="Helvetica"/>
          <w:sz w:val="22"/>
          <w:szCs w:val="22"/>
        </w:rPr>
        <w:t xml:space="preserve">at maximum sustainable yield. </w:t>
      </w:r>
      <w:r w:rsidR="00CE484B">
        <w:rPr>
          <w:rFonts w:ascii="Helvetica" w:hAnsi="Helvetica"/>
          <w:sz w:val="22"/>
          <w:szCs w:val="22"/>
        </w:rPr>
        <w:lastRenderedPageBreak/>
        <w:t>We also hypothesize that the</w:t>
      </w:r>
      <w:r w:rsidR="00B45C16">
        <w:rPr>
          <w:rFonts w:ascii="Helvetica" w:hAnsi="Helvetica"/>
          <w:sz w:val="22"/>
          <w:szCs w:val="22"/>
        </w:rPr>
        <w:t xml:space="preserve"> probability of crossing a biological or management tipping point would be lowest </w:t>
      </w:r>
      <w:r w:rsidR="00CE484B">
        <w:rPr>
          <w:rFonts w:ascii="Helvetica" w:hAnsi="Helvetica"/>
          <w:sz w:val="22"/>
          <w:szCs w:val="22"/>
        </w:rPr>
        <w:t xml:space="preserve">when maximum exploitation rate is low and monitoring precision is high. </w:t>
      </w:r>
      <w:r w:rsidR="00B45C16">
        <w:rPr>
          <w:rFonts w:ascii="Helvetica" w:hAnsi="Helvetica"/>
          <w:sz w:val="22"/>
          <w:szCs w:val="22"/>
        </w:rPr>
        <w:t xml:space="preserve"> </w:t>
      </w:r>
      <w:r w:rsidR="004D6F47" w:rsidRPr="00957F1F">
        <w:rPr>
          <w:rFonts w:ascii="Helvetica" w:hAnsi="Helvetica"/>
          <w:sz w:val="22"/>
          <w:szCs w:val="22"/>
        </w:rPr>
        <w:t xml:space="preserve">To test </w:t>
      </w:r>
      <w:r w:rsidR="00CE484B">
        <w:rPr>
          <w:rFonts w:ascii="Helvetica" w:hAnsi="Helvetica"/>
          <w:sz w:val="22"/>
          <w:szCs w:val="22"/>
        </w:rPr>
        <w:t>these</w:t>
      </w:r>
      <w:r w:rsidR="004D6F47" w:rsidRPr="00957F1F">
        <w:rPr>
          <w:rFonts w:ascii="Helvetica" w:hAnsi="Helvetica"/>
          <w:sz w:val="22"/>
          <w:szCs w:val="22"/>
        </w:rPr>
        <w:t xml:space="preserve"> hypothesis we </w:t>
      </w:r>
      <w:r w:rsidR="007A09A4" w:rsidRPr="00957F1F">
        <w:rPr>
          <w:rFonts w:ascii="Helvetica" w:hAnsi="Helvetica"/>
          <w:sz w:val="22"/>
          <w:szCs w:val="22"/>
        </w:rPr>
        <w:t xml:space="preserve">explored parameter space to </w:t>
      </w:r>
      <w:r w:rsidRPr="00957F1F">
        <w:rPr>
          <w:rFonts w:ascii="Helvetica" w:hAnsi="Helvetica"/>
          <w:sz w:val="22"/>
          <w:szCs w:val="22"/>
        </w:rPr>
        <w:t>quantify</w:t>
      </w:r>
      <w:r w:rsidR="00E35113">
        <w:rPr>
          <w:rFonts w:ascii="Helvetica" w:hAnsi="Helvetica"/>
          <w:sz w:val="22"/>
          <w:szCs w:val="22"/>
        </w:rPr>
        <w:t xml:space="preserve"> the probability of crossing a tipping point and </w:t>
      </w:r>
      <w:r w:rsidR="007A09A4" w:rsidRPr="00957F1F">
        <w:rPr>
          <w:rFonts w:ascii="Helvetica" w:hAnsi="Helvetica"/>
          <w:sz w:val="22"/>
          <w:szCs w:val="22"/>
        </w:rPr>
        <w:t>the peak</w:t>
      </w:r>
      <w:r w:rsidR="008B0BCB" w:rsidRPr="00957F1F">
        <w:rPr>
          <w:rFonts w:ascii="Helvetica" w:hAnsi="Helvetica"/>
          <w:sz w:val="22"/>
          <w:szCs w:val="22"/>
        </w:rPr>
        <w:t xml:space="preserve"> median</w:t>
      </w:r>
      <w:r w:rsidR="007A09A4" w:rsidRPr="00957F1F">
        <w:rPr>
          <w:rFonts w:ascii="Helvetica" w:hAnsi="Helvetica"/>
          <w:sz w:val="22"/>
          <w:szCs w:val="22"/>
        </w:rPr>
        <w:t xml:space="preserve"> </w:t>
      </w:r>
      <w:r w:rsidR="008B0BCB" w:rsidRPr="00957F1F">
        <w:rPr>
          <w:rFonts w:ascii="Helvetica" w:hAnsi="Helvetica"/>
          <w:sz w:val="22"/>
          <w:szCs w:val="22"/>
        </w:rPr>
        <w:t>Net Present Value</w:t>
      </w:r>
      <w:r w:rsidR="007A09A4" w:rsidRPr="00957F1F">
        <w:rPr>
          <w:rFonts w:ascii="Helvetica" w:hAnsi="Helvetica"/>
          <w:sz w:val="22"/>
          <w:szCs w:val="22"/>
        </w:rPr>
        <w:t xml:space="preserve"> for a range of monitoring investment </w:t>
      </w:r>
      <w:r w:rsidR="00D5383C" w:rsidRPr="00957F1F">
        <w:rPr>
          <w:rFonts w:ascii="Helvetica" w:hAnsi="Helvetica"/>
          <w:sz w:val="22"/>
          <w:szCs w:val="22"/>
        </w:rPr>
        <w:t xml:space="preserve">(CV of Biomass: 0.0 – 0.5) </w:t>
      </w:r>
      <w:r w:rsidR="007A09A4" w:rsidRPr="00957F1F">
        <w:rPr>
          <w:rFonts w:ascii="Helvetica" w:hAnsi="Helvetica"/>
          <w:sz w:val="22"/>
          <w:szCs w:val="22"/>
        </w:rPr>
        <w:t xml:space="preserve">and range of </w:t>
      </w:r>
      <w:r w:rsidR="008B0BCB" w:rsidRPr="00957F1F">
        <w:rPr>
          <w:rFonts w:ascii="Helvetica" w:hAnsi="Helvetica"/>
          <w:sz w:val="22"/>
          <w:szCs w:val="22"/>
        </w:rPr>
        <w:t xml:space="preserve">maximum </w:t>
      </w:r>
      <w:r w:rsidR="007A09A4" w:rsidRPr="00957F1F">
        <w:rPr>
          <w:rFonts w:ascii="Helvetica" w:hAnsi="Helvetica"/>
          <w:sz w:val="22"/>
          <w:szCs w:val="22"/>
        </w:rPr>
        <w:t xml:space="preserve">exploitation </w:t>
      </w:r>
      <w:r w:rsidR="008B0BCB" w:rsidRPr="00957F1F">
        <w:rPr>
          <w:rFonts w:ascii="Helvetica" w:hAnsi="Helvetica"/>
          <w:sz w:val="22"/>
          <w:szCs w:val="22"/>
        </w:rPr>
        <w:t xml:space="preserve">rates </w:t>
      </w:r>
      <w:r w:rsidR="009C7629" w:rsidRPr="00957F1F">
        <w:rPr>
          <w:rFonts w:ascii="Helvetica" w:hAnsi="Helvetica"/>
          <w:sz w:val="22"/>
          <w:szCs w:val="22"/>
        </w:rPr>
        <w:t>(</w:t>
      </w:r>
      <w:proofErr w:type="spellStart"/>
      <w:r w:rsidR="009C7629" w:rsidRPr="00957F1F">
        <w:rPr>
          <w:rFonts w:ascii="Helvetica" w:hAnsi="Helvetica"/>
          <w:sz w:val="22"/>
          <w:szCs w:val="22"/>
        </w:rPr>
        <w:t>p</w:t>
      </w:r>
      <w:r w:rsidR="00D5383C" w:rsidRPr="00957F1F">
        <w:rPr>
          <w:rFonts w:ascii="Helvetica" w:hAnsi="Helvetica"/>
          <w:sz w:val="22"/>
          <w:szCs w:val="22"/>
        </w:rPr>
        <w:t>Fmsy</w:t>
      </w:r>
      <w:proofErr w:type="spellEnd"/>
      <w:r w:rsidR="00D5383C" w:rsidRPr="00957F1F">
        <w:rPr>
          <w:rFonts w:ascii="Helvetica" w:hAnsi="Helvetica"/>
          <w:sz w:val="22"/>
          <w:szCs w:val="22"/>
        </w:rPr>
        <w:t>: 0.0 – 2.0)</w:t>
      </w:r>
      <w:r w:rsidR="00C96CFE" w:rsidRPr="00957F1F">
        <w:rPr>
          <w:rFonts w:ascii="Helvetica" w:hAnsi="Helvetica"/>
          <w:sz w:val="22"/>
          <w:szCs w:val="22"/>
        </w:rPr>
        <w:t xml:space="preserve"> for 10,000 iterations of a 20 year </w:t>
      </w:r>
      <w:r w:rsidR="009C7629" w:rsidRPr="00957F1F">
        <w:rPr>
          <w:rFonts w:ascii="Helvetica" w:hAnsi="Helvetica"/>
          <w:sz w:val="22"/>
          <w:szCs w:val="22"/>
        </w:rPr>
        <w:t>simulation</w:t>
      </w:r>
      <w:r w:rsidR="00E31197" w:rsidRPr="00957F1F">
        <w:rPr>
          <w:rFonts w:ascii="Helvetica" w:hAnsi="Helvetica"/>
          <w:sz w:val="22"/>
          <w:szCs w:val="22"/>
        </w:rPr>
        <w:t xml:space="preserve"> star</w:t>
      </w:r>
      <w:ins w:id="13" w:author="Crow White" w:date="2015-09-25T14:45:00Z">
        <w:r w:rsidR="00963D6B">
          <w:rPr>
            <w:rFonts w:ascii="Helvetica" w:hAnsi="Helvetica"/>
            <w:sz w:val="22"/>
            <w:szCs w:val="22"/>
          </w:rPr>
          <w:t>t</w:t>
        </w:r>
      </w:ins>
      <w:r w:rsidR="00E31197" w:rsidRPr="00957F1F">
        <w:rPr>
          <w:rFonts w:ascii="Helvetica" w:hAnsi="Helvetica"/>
          <w:sz w:val="22"/>
          <w:szCs w:val="22"/>
        </w:rPr>
        <w:t xml:space="preserve">ing at </w:t>
      </w:r>
      <w:r w:rsidR="009C7629" w:rsidRPr="00957F1F">
        <w:rPr>
          <w:rFonts w:ascii="Helvetica" w:hAnsi="Helvetica"/>
          <w:sz w:val="22"/>
          <w:szCs w:val="22"/>
        </w:rPr>
        <w:t xml:space="preserve">population </w:t>
      </w:r>
      <w:r w:rsidR="00E31197" w:rsidRPr="00957F1F">
        <w:rPr>
          <w:rFonts w:ascii="Helvetica" w:hAnsi="Helvetica"/>
          <w:sz w:val="22"/>
          <w:szCs w:val="22"/>
        </w:rPr>
        <w:t>carrying capacity</w:t>
      </w:r>
      <w:r w:rsidR="00CE0882">
        <w:rPr>
          <w:rFonts w:ascii="Helvetica" w:hAnsi="Helvetica"/>
          <w:sz w:val="22"/>
          <w:szCs w:val="22"/>
        </w:rPr>
        <w:t>.</w:t>
      </w:r>
    </w:p>
    <w:p w14:paraId="3885E476" w14:textId="7DDA4DC9" w:rsidR="00E35113" w:rsidRDefault="00E35113" w:rsidP="00AA1176">
      <w:pPr>
        <w:pStyle w:val="ListParagraph"/>
        <w:numPr>
          <w:ilvl w:val="1"/>
          <w:numId w:val="9"/>
        </w:numPr>
        <w:rPr>
          <w:rFonts w:ascii="Helvetica" w:hAnsi="Helvetica"/>
          <w:sz w:val="22"/>
          <w:szCs w:val="22"/>
        </w:rPr>
      </w:pPr>
      <w:r>
        <w:rPr>
          <w:rFonts w:ascii="Helvetica" w:hAnsi="Helvetica"/>
          <w:sz w:val="22"/>
          <w:szCs w:val="22"/>
        </w:rPr>
        <w:t xml:space="preserve">We also quantified the risk measured as the probability of tipping across a biological threshold below  </w:t>
      </w:r>
    </w:p>
    <w:p w14:paraId="0F7E4EBF" w14:textId="190B89E0" w:rsidR="00AA1176" w:rsidRDefault="00AA1176" w:rsidP="00BF53CA">
      <w:pPr>
        <w:pStyle w:val="ListParagraph"/>
        <w:numPr>
          <w:ilvl w:val="0"/>
          <w:numId w:val="9"/>
        </w:numPr>
        <w:rPr>
          <w:rFonts w:ascii="Helvetica" w:hAnsi="Helvetica"/>
          <w:sz w:val="22"/>
          <w:szCs w:val="22"/>
        </w:rPr>
      </w:pPr>
      <w:r>
        <w:rPr>
          <w:rFonts w:ascii="Helvetica" w:hAnsi="Helvetica"/>
          <w:sz w:val="22"/>
          <w:szCs w:val="22"/>
        </w:rPr>
        <w:t>Results</w:t>
      </w:r>
    </w:p>
    <w:p w14:paraId="4737C8E6" w14:textId="47FED59B" w:rsidR="00D27AA4" w:rsidRPr="00D27AA4" w:rsidRDefault="00AA1176" w:rsidP="00AA1176">
      <w:pPr>
        <w:pStyle w:val="ListParagraph"/>
        <w:numPr>
          <w:ilvl w:val="1"/>
          <w:numId w:val="9"/>
        </w:numPr>
        <w:rPr>
          <w:rFonts w:ascii="Helvetica" w:hAnsi="Helvetica"/>
          <w:sz w:val="22"/>
          <w:szCs w:val="22"/>
        </w:rPr>
      </w:pPr>
      <w:r w:rsidRPr="00D27AA4">
        <w:rPr>
          <w:rFonts w:ascii="Helvetica" w:hAnsi="Helvetica"/>
          <w:sz w:val="22"/>
          <w:szCs w:val="22"/>
        </w:rPr>
        <w:t>We found evidence supporting our hypothesis that monitoring pre</w:t>
      </w:r>
      <w:r w:rsidR="00E35113" w:rsidRPr="00D27AA4">
        <w:rPr>
          <w:rFonts w:ascii="Helvetica" w:hAnsi="Helvetica"/>
          <w:sz w:val="22"/>
          <w:szCs w:val="22"/>
        </w:rPr>
        <w:t>cision is most beneficial under</w:t>
      </w:r>
      <w:r w:rsidRPr="00D27AA4">
        <w:rPr>
          <w:rFonts w:ascii="Helvetica" w:hAnsi="Helvetica"/>
          <w:sz w:val="22"/>
          <w:szCs w:val="22"/>
        </w:rPr>
        <w:t xml:space="preserve"> circumstances where maximum </w:t>
      </w:r>
      <w:r w:rsidR="00814137" w:rsidRPr="00D27AA4">
        <w:rPr>
          <w:rFonts w:ascii="Helvetica" w:hAnsi="Helvetica"/>
          <w:sz w:val="22"/>
          <w:szCs w:val="22"/>
        </w:rPr>
        <w:t>exploitation rate</w:t>
      </w:r>
      <w:r w:rsidRPr="00D27AA4">
        <w:rPr>
          <w:rFonts w:ascii="Helvetica" w:hAnsi="Helvetica"/>
          <w:sz w:val="22"/>
          <w:szCs w:val="22"/>
        </w:rPr>
        <w:t xml:space="preserve"> is high. </w:t>
      </w:r>
    </w:p>
    <w:p w14:paraId="78B377C0" w14:textId="1EF25E6A" w:rsidR="00D27AA4" w:rsidRDefault="001F74B9" w:rsidP="00AA1176">
      <w:pPr>
        <w:pStyle w:val="ListParagraph"/>
        <w:numPr>
          <w:ilvl w:val="1"/>
          <w:numId w:val="9"/>
        </w:numPr>
        <w:rPr>
          <w:rFonts w:ascii="Helvetica" w:hAnsi="Helvetica"/>
          <w:sz w:val="22"/>
          <w:szCs w:val="22"/>
        </w:rPr>
      </w:pPr>
      <w:r>
        <w:rPr>
          <w:rFonts w:ascii="Helvetica" w:hAnsi="Helvetica"/>
          <w:sz w:val="22"/>
          <w:szCs w:val="22"/>
        </w:rPr>
        <w:t xml:space="preserve">Across simulations the probability of tipping is low </w:t>
      </w:r>
      <w:r w:rsidR="00EC571F">
        <w:rPr>
          <w:rFonts w:ascii="Helvetica" w:hAnsi="Helvetica"/>
          <w:sz w:val="22"/>
          <w:szCs w:val="22"/>
        </w:rPr>
        <w:t xml:space="preserve">when monitoring precision is high, but increases at higher exploitation rates. </w:t>
      </w:r>
    </w:p>
    <w:p w14:paraId="6AB515D6" w14:textId="0C6817E7" w:rsidR="00AA1176" w:rsidRPr="00957F1F" w:rsidRDefault="00DB617C" w:rsidP="00AA1176">
      <w:pPr>
        <w:pStyle w:val="ListParagraph"/>
        <w:numPr>
          <w:ilvl w:val="1"/>
          <w:numId w:val="9"/>
        </w:numPr>
        <w:rPr>
          <w:rFonts w:ascii="Helvetica" w:hAnsi="Helvetica"/>
          <w:sz w:val="22"/>
          <w:szCs w:val="22"/>
        </w:rPr>
      </w:pPr>
      <w:r>
        <w:rPr>
          <w:rFonts w:ascii="Helvetica" w:hAnsi="Helvetica"/>
          <w:sz w:val="22"/>
          <w:szCs w:val="22"/>
        </w:rPr>
        <w:t>Net Present Value</w:t>
      </w:r>
      <w:r w:rsidR="00AA1176" w:rsidRPr="00957F1F">
        <w:rPr>
          <w:rFonts w:ascii="Helvetica" w:hAnsi="Helvetica"/>
          <w:sz w:val="22"/>
          <w:szCs w:val="22"/>
        </w:rPr>
        <w:t xml:space="preserve"> peaks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055097">
        <w:rPr>
          <w:rFonts w:ascii="Helvetica" w:hAnsi="Helvetica"/>
          <w:sz w:val="22"/>
          <w:szCs w:val="22"/>
        </w:rPr>
        <w:t xml:space="preserve"> </w:t>
      </w:r>
      <w:r w:rsidR="00AA1176" w:rsidRPr="00957F1F">
        <w:rPr>
          <w:rFonts w:ascii="Helvetica" w:hAnsi="Helvetica"/>
          <w:sz w:val="22"/>
          <w:szCs w:val="22"/>
        </w:rPr>
        <w:t>and is hi</w:t>
      </w:r>
      <w:r w:rsidR="0007073E">
        <w:rPr>
          <w:rFonts w:ascii="Helvetica" w:hAnsi="Helvetica"/>
          <w:sz w:val="22"/>
          <w:szCs w:val="22"/>
        </w:rPr>
        <w:t xml:space="preserve">ghest with precise </w:t>
      </w:r>
      <w:r w:rsidR="00AA1176" w:rsidRPr="00957F1F">
        <w:rPr>
          <w:rFonts w:ascii="Helvetica" w:hAnsi="Helvetica"/>
          <w:sz w:val="22"/>
          <w:szCs w:val="22"/>
        </w:rPr>
        <w:t>biomass</w:t>
      </w:r>
      <w:r w:rsidR="0007073E">
        <w:rPr>
          <w:rFonts w:ascii="Helvetica" w:hAnsi="Helvetica"/>
          <w:sz w:val="22"/>
          <w:szCs w:val="22"/>
        </w:rPr>
        <w:t xml:space="preserve"> estimates</w:t>
      </w:r>
      <w:r w:rsidR="00AA1176" w:rsidRPr="00957F1F">
        <w:rPr>
          <w:rFonts w:ascii="Helvetica" w:hAnsi="Helvetica"/>
          <w:sz w:val="22"/>
          <w:szCs w:val="22"/>
        </w:rPr>
        <w:t xml:space="preserve"> (CV = 0.1). The benefits of high monitoring precision (i.e.</w:t>
      </w:r>
      <w:r w:rsidR="00963D6B">
        <w:rPr>
          <w:rFonts w:ascii="Helvetica" w:hAnsi="Helvetica"/>
          <w:sz w:val="22"/>
          <w:szCs w:val="22"/>
        </w:rPr>
        <w:t>,</w:t>
      </w:r>
      <w:r w:rsidR="00AA1176" w:rsidRPr="00957F1F">
        <w:rPr>
          <w:rFonts w:ascii="Helvetica" w:hAnsi="Helvetica"/>
          <w:sz w:val="22"/>
          <w:szCs w:val="22"/>
        </w:rPr>
        <w:t xml:space="preserve"> CV = 0.1 relative to CV = 0.5) are minimal when the maximum </w:t>
      </w:r>
      <w:r w:rsidR="005F45F4">
        <w:rPr>
          <w:rFonts w:ascii="Helvetica" w:hAnsi="Helvetica"/>
          <w:sz w:val="22"/>
          <w:szCs w:val="22"/>
        </w:rPr>
        <w:t>harvest rate</w:t>
      </w:r>
      <w:r w:rsidR="00AA1176" w:rsidRPr="00957F1F">
        <w:rPr>
          <w:rFonts w:ascii="Helvetica" w:hAnsi="Helvetica"/>
          <w:sz w:val="22"/>
          <w:szCs w:val="22"/>
        </w:rPr>
        <w:t xml:space="preserve"> is low, but increase as </w:t>
      </w:r>
      <w:r w:rsidR="005F45F4">
        <w:rPr>
          <w:rFonts w:ascii="Helvetica" w:hAnsi="Helvetica"/>
          <w:sz w:val="22"/>
          <w:szCs w:val="22"/>
        </w:rPr>
        <w:t>harvest rate</w:t>
      </w:r>
      <w:r w:rsidR="000A7F71">
        <w:rPr>
          <w:rFonts w:ascii="Helvetica" w:hAnsi="Helvetica"/>
          <w:sz w:val="22"/>
          <w:szCs w:val="22"/>
        </w:rPr>
        <w:t xml:space="preserve"> exceeds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AA1176" w:rsidRPr="00957F1F">
        <w:rPr>
          <w:rFonts w:ascii="Helvetica" w:hAnsi="Helvetica"/>
          <w:sz w:val="22"/>
          <w:szCs w:val="22"/>
        </w:rPr>
        <w:t xml:space="preserve"> (Fig 2</w:t>
      </w:r>
      <w:r w:rsidR="00043C70">
        <w:rPr>
          <w:rFonts w:ascii="Helvetica" w:hAnsi="Helvetica"/>
          <w:sz w:val="22"/>
          <w:szCs w:val="22"/>
        </w:rPr>
        <w:t>b</w:t>
      </w:r>
      <w:r w:rsidR="00AA1176" w:rsidRPr="00957F1F">
        <w:rPr>
          <w:rFonts w:ascii="Helvetica" w:hAnsi="Helvetica"/>
          <w:sz w:val="22"/>
          <w:szCs w:val="22"/>
        </w:rPr>
        <w:t xml:space="preserve">).  </w:t>
      </w:r>
      <w:commentRangeStart w:id="14"/>
      <w:r w:rsidR="00014C60" w:rsidRPr="00957F1F">
        <w:rPr>
          <w:rFonts w:ascii="Helvetica" w:hAnsi="Helvetica"/>
          <w:sz w:val="22"/>
          <w:szCs w:val="22"/>
        </w:rPr>
        <w:t>F</w:t>
      </w:r>
      <w:commentRangeEnd w:id="14"/>
      <w:r w:rsidR="00014C60">
        <w:rPr>
          <w:rStyle w:val="CommentReference"/>
        </w:rPr>
        <w:commentReference w:id="14"/>
      </w:r>
    </w:p>
    <w:p w14:paraId="7C5BAC70" w14:textId="77777777" w:rsidR="00CE0882" w:rsidRPr="008641E2" w:rsidRDefault="00CE0882" w:rsidP="00726D79">
      <w:pPr>
        <w:pStyle w:val="ListParagraph"/>
        <w:numPr>
          <w:ilvl w:val="1"/>
          <w:numId w:val="9"/>
        </w:numPr>
        <w:rPr>
          <w:rFonts w:ascii="Helvetica" w:hAnsi="Helvetica"/>
          <w:sz w:val="22"/>
          <w:szCs w:val="22"/>
        </w:rPr>
      </w:pPr>
    </w:p>
    <w:p w14:paraId="2BB06F7E" w14:textId="4DEC42B0" w:rsidR="00726D79" w:rsidRPr="00957F1F" w:rsidRDefault="00D40542" w:rsidP="00726D79">
      <w:pPr>
        <w:rPr>
          <w:rFonts w:ascii="Helvetica" w:hAnsi="Helvetica"/>
          <w:i/>
          <w:sz w:val="22"/>
          <w:szCs w:val="22"/>
        </w:rPr>
      </w:pPr>
      <w:r>
        <w:rPr>
          <w:rFonts w:ascii="Helvetica" w:hAnsi="Helvetica"/>
          <w:i/>
          <w:sz w:val="22"/>
          <w:szCs w:val="22"/>
        </w:rPr>
        <w:t>Does the value of monitoring increase with proximity to</w:t>
      </w:r>
      <w:r w:rsidR="00963D6B">
        <w:rPr>
          <w:rFonts w:ascii="Helvetica" w:hAnsi="Helvetica"/>
          <w:i/>
          <w:sz w:val="22"/>
          <w:szCs w:val="22"/>
        </w:rPr>
        <w:t xml:space="preserve"> a</w:t>
      </w:r>
      <w:r>
        <w:rPr>
          <w:rFonts w:ascii="Helvetica" w:hAnsi="Helvetica"/>
          <w:i/>
          <w:sz w:val="22"/>
          <w:szCs w:val="22"/>
        </w:rPr>
        <w:t xml:space="preserve"> tipping point</w:t>
      </w:r>
      <w:r w:rsidR="00726D79" w:rsidRPr="00957F1F">
        <w:rPr>
          <w:rFonts w:ascii="Helvetica" w:hAnsi="Helvetica"/>
          <w:i/>
          <w:sz w:val="22"/>
          <w:szCs w:val="22"/>
        </w:rPr>
        <w:t>?</w:t>
      </w:r>
    </w:p>
    <w:p w14:paraId="570F862D" w14:textId="77777777" w:rsidR="00BB399F" w:rsidRDefault="00BB399F" w:rsidP="00957F1F">
      <w:pPr>
        <w:pStyle w:val="ListParagraph"/>
        <w:numPr>
          <w:ilvl w:val="0"/>
          <w:numId w:val="9"/>
        </w:numPr>
        <w:rPr>
          <w:rFonts w:ascii="Helvetica" w:hAnsi="Helvetica"/>
          <w:sz w:val="22"/>
          <w:szCs w:val="22"/>
        </w:rPr>
      </w:pPr>
      <w:r>
        <w:rPr>
          <w:rFonts w:ascii="Helvetica" w:hAnsi="Helvetica"/>
          <w:sz w:val="22"/>
          <w:szCs w:val="22"/>
        </w:rPr>
        <w:t>Methods</w:t>
      </w:r>
    </w:p>
    <w:p w14:paraId="063B3F1D" w14:textId="33A5F372" w:rsidR="00480363" w:rsidRPr="00957F1F" w:rsidRDefault="004D6F47" w:rsidP="00BB399F">
      <w:pPr>
        <w:pStyle w:val="ListParagraph"/>
        <w:numPr>
          <w:ilvl w:val="1"/>
          <w:numId w:val="9"/>
        </w:numPr>
        <w:rPr>
          <w:rFonts w:ascii="Helvetica" w:hAnsi="Helvetica"/>
          <w:sz w:val="22"/>
          <w:szCs w:val="22"/>
        </w:rPr>
      </w:pPr>
      <w:r w:rsidRPr="00957F1F">
        <w:rPr>
          <w:rFonts w:ascii="Helvetica" w:hAnsi="Helvetica"/>
          <w:sz w:val="22"/>
          <w:szCs w:val="22"/>
        </w:rPr>
        <w:t xml:space="preserve">Because imprecise estimates of population biomass are likely less damaging to a population when the population is healthy, we further hypothesized that the benefits of monitoring precision would increase in value when the population was proximate to either a management or biological tipping point. We therefore </w:t>
      </w:r>
      <w:r w:rsidR="00480363" w:rsidRPr="00957F1F">
        <w:rPr>
          <w:rFonts w:ascii="Helvetica" w:hAnsi="Helvetica"/>
          <w:sz w:val="22"/>
          <w:szCs w:val="22"/>
        </w:rPr>
        <w:t xml:space="preserve">evaluated the </w:t>
      </w:r>
      <w:r w:rsidR="006D283D" w:rsidRPr="00957F1F">
        <w:rPr>
          <w:rFonts w:ascii="Helvetica" w:hAnsi="Helvetica"/>
          <w:sz w:val="22"/>
          <w:szCs w:val="22"/>
        </w:rPr>
        <w:t xml:space="preserve">return on monitoring investment (measured as the </w:t>
      </w:r>
      <w:r w:rsidR="00480363" w:rsidRPr="00957F1F">
        <w:rPr>
          <w:rFonts w:ascii="Helvetica" w:hAnsi="Helvetica"/>
          <w:sz w:val="22"/>
          <w:szCs w:val="22"/>
        </w:rPr>
        <w:t>ratio of Net Present Value for simulations with high and low</w:t>
      </w:r>
      <w:r w:rsidR="00F37A73" w:rsidRPr="00957F1F">
        <w:rPr>
          <w:rFonts w:ascii="Helvetica" w:hAnsi="Helvetica"/>
          <w:sz w:val="22"/>
          <w:szCs w:val="22"/>
        </w:rPr>
        <w:t xml:space="preserve"> precision (CV = 0.1/CV = 0.5</w:t>
      </w:r>
      <w:r w:rsidR="007B77F1" w:rsidRPr="00957F1F">
        <w:rPr>
          <w:rFonts w:ascii="Helvetica" w:hAnsi="Helvetica"/>
          <w:sz w:val="22"/>
          <w:szCs w:val="22"/>
        </w:rPr>
        <w:t>)</w:t>
      </w:r>
      <w:r w:rsidR="006D283D" w:rsidRPr="00957F1F">
        <w:rPr>
          <w:rFonts w:ascii="Helvetica" w:hAnsi="Helvetica"/>
          <w:sz w:val="22"/>
          <w:szCs w:val="22"/>
        </w:rPr>
        <w:t>)</w:t>
      </w:r>
      <w:r w:rsidR="007B77F1" w:rsidRPr="00957F1F">
        <w:rPr>
          <w:rFonts w:ascii="Helvetica" w:hAnsi="Helvetica"/>
          <w:sz w:val="22"/>
          <w:szCs w:val="22"/>
        </w:rPr>
        <w:t xml:space="preserve"> for simulations with starting biomass ranging from just above the tipping point to starting at carrying capacity</w:t>
      </w:r>
      <w:r w:rsidR="00D42E6F" w:rsidRPr="00957F1F">
        <w:rPr>
          <w:rFonts w:ascii="Helvetica" w:hAnsi="Helvetica"/>
          <w:sz w:val="22"/>
          <w:szCs w:val="22"/>
        </w:rPr>
        <w:t xml:space="preserve"> and for a rang</w:t>
      </w:r>
      <w:r w:rsidR="00963D6B">
        <w:rPr>
          <w:rFonts w:ascii="Helvetica" w:hAnsi="Helvetica"/>
          <w:sz w:val="22"/>
          <w:szCs w:val="22"/>
        </w:rPr>
        <w:t>e</w:t>
      </w:r>
      <w:r w:rsidR="00D42E6F" w:rsidRPr="00957F1F">
        <w:rPr>
          <w:rFonts w:ascii="Helvetica" w:hAnsi="Helvetica"/>
          <w:sz w:val="22"/>
          <w:szCs w:val="22"/>
        </w:rPr>
        <w:t xml:space="preserve"> of maximum </w:t>
      </w:r>
      <w:r w:rsidR="009458F0" w:rsidRPr="00957F1F">
        <w:rPr>
          <w:rFonts w:ascii="Helvetica" w:hAnsi="Helvetica"/>
          <w:sz w:val="22"/>
          <w:szCs w:val="22"/>
        </w:rPr>
        <w:t>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9458F0" w:rsidRPr="00957F1F">
        <w:rPr>
          <w:rFonts w:ascii="Helvetica" w:hAnsi="Helvetica"/>
          <w:sz w:val="22"/>
          <w:szCs w:val="22"/>
        </w:rPr>
        <w:t>: 0.0 – 2.0</w:t>
      </w:r>
      <w:r w:rsidR="007A0F69" w:rsidRPr="00957F1F">
        <w:rPr>
          <w:rFonts w:ascii="Helvetica" w:hAnsi="Helvetica"/>
          <w:sz w:val="22"/>
          <w:szCs w:val="22"/>
        </w:rPr>
        <w:t>).</w:t>
      </w:r>
      <w:r w:rsidR="007B77F1" w:rsidRPr="00957F1F">
        <w:rPr>
          <w:rFonts w:ascii="Helvetica" w:hAnsi="Helvetica"/>
          <w:sz w:val="22"/>
          <w:szCs w:val="22"/>
        </w:rPr>
        <w:t xml:space="preserve"> We </w:t>
      </w:r>
      <w:r w:rsidR="006D283D" w:rsidRPr="00957F1F">
        <w:rPr>
          <w:rFonts w:ascii="Helvetica" w:hAnsi="Helvetica"/>
          <w:sz w:val="22"/>
          <w:szCs w:val="22"/>
        </w:rPr>
        <w:t xml:space="preserve">compare the </w:t>
      </w:r>
      <w:r w:rsidR="001C54B9" w:rsidRPr="00957F1F">
        <w:rPr>
          <w:rFonts w:ascii="Helvetica" w:hAnsi="Helvetica"/>
          <w:sz w:val="22"/>
          <w:szCs w:val="22"/>
        </w:rPr>
        <w:t>median return on investment for 10,000 iterations of a 20 year simulation</w:t>
      </w:r>
      <w:r w:rsidR="00CF7725" w:rsidRPr="00957F1F">
        <w:rPr>
          <w:rFonts w:ascii="Helvetica" w:hAnsi="Helvetica"/>
          <w:sz w:val="22"/>
          <w:szCs w:val="22"/>
        </w:rPr>
        <w:t>s. We evaluate</w:t>
      </w:r>
      <w:r w:rsidR="00963D6B">
        <w:rPr>
          <w:rFonts w:ascii="Helvetica" w:hAnsi="Helvetica"/>
          <w:sz w:val="22"/>
          <w:szCs w:val="22"/>
        </w:rPr>
        <w:t>d</w:t>
      </w:r>
      <w:r w:rsidR="00CF7725" w:rsidRPr="00957F1F">
        <w:rPr>
          <w:rFonts w:ascii="Helvetica" w:hAnsi="Helvetica"/>
          <w:sz w:val="22"/>
          <w:szCs w:val="22"/>
        </w:rPr>
        <w:t xml:space="preserve"> return on investment relative to a biological threshold of A = 10 (i.e. the biological threshold below which the </w:t>
      </w:r>
      <w:r w:rsidR="002414FD" w:rsidRPr="00957F1F">
        <w:rPr>
          <w:rFonts w:ascii="Helvetica" w:hAnsi="Helvetica"/>
          <w:sz w:val="22"/>
          <w:szCs w:val="22"/>
        </w:rPr>
        <w:t>population growth rate is negative) and a management threshold of 0.25Bmsy</w:t>
      </w:r>
      <w:r w:rsidR="007F2FC1" w:rsidRPr="00957F1F">
        <w:rPr>
          <w:rFonts w:ascii="Helvetica" w:hAnsi="Helvetica"/>
          <w:sz w:val="22"/>
          <w:szCs w:val="22"/>
        </w:rPr>
        <w:t xml:space="preserve"> (a common natur</w:t>
      </w:r>
      <w:r w:rsidR="00A8136F" w:rsidRPr="00957F1F">
        <w:rPr>
          <w:rFonts w:ascii="Helvetica" w:hAnsi="Helvetica"/>
          <w:sz w:val="22"/>
          <w:szCs w:val="22"/>
        </w:rPr>
        <w:t xml:space="preserve">al resource management target, CITE). </w:t>
      </w:r>
    </w:p>
    <w:p w14:paraId="29EEDB23" w14:textId="4AD1A09F" w:rsidR="00957F1F" w:rsidRDefault="00BB399F" w:rsidP="00957F1F">
      <w:pPr>
        <w:pStyle w:val="ListParagraph"/>
        <w:numPr>
          <w:ilvl w:val="0"/>
          <w:numId w:val="9"/>
        </w:numPr>
        <w:rPr>
          <w:rFonts w:ascii="Helvetica" w:hAnsi="Helvetica"/>
          <w:sz w:val="22"/>
          <w:szCs w:val="22"/>
        </w:rPr>
      </w:pPr>
      <w:r>
        <w:rPr>
          <w:rFonts w:ascii="Helvetica" w:hAnsi="Helvetica"/>
          <w:sz w:val="22"/>
          <w:szCs w:val="22"/>
        </w:rPr>
        <w:t>Results</w:t>
      </w:r>
    </w:p>
    <w:p w14:paraId="0DD38A38" w14:textId="5D8F7E81" w:rsidR="00D27AA4" w:rsidRPr="00957F1F" w:rsidRDefault="00D27AA4" w:rsidP="00D27AA4">
      <w:pPr>
        <w:pStyle w:val="ListParagraph"/>
        <w:numPr>
          <w:ilvl w:val="1"/>
          <w:numId w:val="9"/>
        </w:numPr>
        <w:rPr>
          <w:rFonts w:ascii="Helvetica" w:hAnsi="Helvetica"/>
          <w:sz w:val="22"/>
          <w:szCs w:val="22"/>
        </w:rPr>
      </w:pPr>
      <w:r w:rsidRPr="00957F1F">
        <w:rPr>
          <w:rFonts w:ascii="Helvetica" w:hAnsi="Helvetica"/>
          <w:sz w:val="22"/>
          <w:szCs w:val="22"/>
        </w:rPr>
        <w:t>We also found support for our hypothesis that the return on monitoring investment increase</w:t>
      </w:r>
      <w:r w:rsidR="002D6CA1">
        <w:rPr>
          <w:rFonts w:ascii="Helvetica" w:hAnsi="Helvetica"/>
          <w:sz w:val="22"/>
          <w:szCs w:val="22"/>
        </w:rPr>
        <w:t>s</w:t>
      </w:r>
      <w:r w:rsidRPr="00957F1F">
        <w:rPr>
          <w:rFonts w:ascii="Helvetica" w:hAnsi="Helvetica"/>
          <w:sz w:val="22"/>
          <w:szCs w:val="22"/>
        </w:rPr>
        <w:t xml:space="preserve"> when populations were closer to biological </w:t>
      </w:r>
      <w:r w:rsidR="00DC361F">
        <w:rPr>
          <w:rFonts w:ascii="Helvetica" w:hAnsi="Helvetica"/>
          <w:sz w:val="22"/>
          <w:szCs w:val="22"/>
        </w:rPr>
        <w:t>and</w:t>
      </w:r>
      <w:r w:rsidRPr="00957F1F">
        <w:rPr>
          <w:rFonts w:ascii="Helvetica" w:hAnsi="Helvetica"/>
          <w:sz w:val="22"/>
          <w:szCs w:val="22"/>
        </w:rPr>
        <w:t xml:space="preserve"> management </w:t>
      </w:r>
      <w:r w:rsidR="00DC361F">
        <w:rPr>
          <w:rFonts w:ascii="Helvetica" w:hAnsi="Helvetica"/>
          <w:sz w:val="22"/>
          <w:szCs w:val="22"/>
        </w:rPr>
        <w:t>tipping points</w:t>
      </w:r>
      <w:r w:rsidR="00055424">
        <w:rPr>
          <w:rFonts w:ascii="Helvetica" w:hAnsi="Helvetica"/>
          <w:sz w:val="22"/>
          <w:szCs w:val="22"/>
        </w:rPr>
        <w:t xml:space="preserve"> (Fig. 3). </w:t>
      </w:r>
      <w:r w:rsidR="00160AB3">
        <w:rPr>
          <w:rFonts w:ascii="Helvetica" w:hAnsi="Helvetica"/>
          <w:sz w:val="22"/>
          <w:szCs w:val="22"/>
        </w:rPr>
        <w:t>The increasing importance of monitoring precision is greatest when maximum extraction rate is highest.</w:t>
      </w:r>
    </w:p>
    <w:p w14:paraId="5E9ED85E" w14:textId="0EDF648B" w:rsidR="00BF53CA" w:rsidRPr="00957F1F" w:rsidRDefault="00BF53CA" w:rsidP="00F82B54">
      <w:pPr>
        <w:rPr>
          <w:rFonts w:ascii="Helvetica" w:hAnsi="Helvetica"/>
          <w:i/>
          <w:sz w:val="22"/>
          <w:szCs w:val="22"/>
        </w:rPr>
      </w:pPr>
    </w:p>
    <w:p w14:paraId="45E123DC" w14:textId="6ED9B573" w:rsidR="00722241" w:rsidRPr="00957F1F" w:rsidRDefault="00C80369" w:rsidP="00F82B54">
      <w:pPr>
        <w:rPr>
          <w:rFonts w:ascii="Helvetica" w:hAnsi="Helvetica"/>
          <w:i/>
          <w:sz w:val="22"/>
          <w:szCs w:val="22"/>
        </w:rPr>
      </w:pPr>
      <w:r>
        <w:rPr>
          <w:rFonts w:ascii="Helvetica" w:hAnsi="Helvetica"/>
          <w:i/>
          <w:sz w:val="22"/>
          <w:szCs w:val="22"/>
        </w:rPr>
        <w:t xml:space="preserve">Given </w:t>
      </w:r>
      <w:r w:rsidR="00F82B54" w:rsidRPr="00957F1F">
        <w:rPr>
          <w:rFonts w:ascii="Helvetica" w:hAnsi="Helvetica"/>
          <w:i/>
          <w:sz w:val="22"/>
          <w:szCs w:val="22"/>
        </w:rPr>
        <w:t>tipping poin</w:t>
      </w:r>
      <w:r>
        <w:rPr>
          <w:rFonts w:ascii="Helvetica" w:hAnsi="Helvetica"/>
          <w:i/>
          <w:sz w:val="22"/>
          <w:szCs w:val="22"/>
        </w:rPr>
        <w:t>ts emerge from low monitoring precision and heavy extraction pressure</w:t>
      </w:r>
      <w:r w:rsidR="00F82B54" w:rsidRPr="00957F1F">
        <w:rPr>
          <w:rFonts w:ascii="Helvetica" w:hAnsi="Helvetica"/>
          <w:i/>
          <w:sz w:val="22"/>
          <w:szCs w:val="22"/>
        </w:rPr>
        <w:t>,</w:t>
      </w:r>
      <w:r w:rsidR="00BC14C8">
        <w:rPr>
          <w:rFonts w:ascii="Helvetica" w:hAnsi="Helvetica"/>
          <w:i/>
          <w:sz w:val="22"/>
          <w:szCs w:val="22"/>
        </w:rPr>
        <w:t xml:space="preserve"> </w:t>
      </w:r>
      <w:r w:rsidR="00F82B54" w:rsidRPr="00957F1F">
        <w:rPr>
          <w:rFonts w:ascii="Helvetica" w:hAnsi="Helvetica"/>
          <w:i/>
          <w:sz w:val="22"/>
          <w:szCs w:val="22"/>
        </w:rPr>
        <w:t xml:space="preserve">what is the safe operating space? </w:t>
      </w:r>
    </w:p>
    <w:p w14:paraId="6E8BE9B8" w14:textId="77777777" w:rsidR="00933791" w:rsidRDefault="00933791" w:rsidP="005D4007">
      <w:pPr>
        <w:pStyle w:val="ListParagraph"/>
        <w:numPr>
          <w:ilvl w:val="0"/>
          <w:numId w:val="9"/>
        </w:numPr>
        <w:rPr>
          <w:rFonts w:ascii="Helvetica" w:hAnsi="Helvetica"/>
          <w:sz w:val="22"/>
          <w:szCs w:val="22"/>
        </w:rPr>
      </w:pPr>
      <w:r>
        <w:rPr>
          <w:rFonts w:ascii="Helvetica" w:hAnsi="Helvetica"/>
          <w:sz w:val="22"/>
          <w:szCs w:val="22"/>
        </w:rPr>
        <w:t>Methods</w:t>
      </w:r>
    </w:p>
    <w:p w14:paraId="6DDEE2BB" w14:textId="7AA088FF" w:rsidR="005D4007" w:rsidRPr="005D4007" w:rsidRDefault="009B2081" w:rsidP="00933791">
      <w:pPr>
        <w:pStyle w:val="ListParagraph"/>
        <w:numPr>
          <w:ilvl w:val="1"/>
          <w:numId w:val="9"/>
        </w:numPr>
        <w:rPr>
          <w:rFonts w:ascii="Helvetica" w:hAnsi="Helvetica"/>
          <w:sz w:val="22"/>
          <w:szCs w:val="22"/>
        </w:rPr>
      </w:pPr>
      <w:r>
        <w:rPr>
          <w:rFonts w:ascii="Helvetica" w:hAnsi="Helvetica"/>
          <w:sz w:val="22"/>
          <w:szCs w:val="22"/>
        </w:rPr>
        <w:t>Stakeholders vary in their aversion to risk. For example,</w:t>
      </w:r>
      <w:r w:rsidR="00EE634F">
        <w:rPr>
          <w:rFonts w:ascii="Helvetica" w:hAnsi="Helvetica"/>
          <w:sz w:val="22"/>
          <w:szCs w:val="22"/>
        </w:rPr>
        <w:t xml:space="preserve"> a</w:t>
      </w:r>
      <w:r w:rsidR="001C13E8">
        <w:rPr>
          <w:rFonts w:ascii="Helvetica" w:hAnsi="Helvetica"/>
          <w:sz w:val="22"/>
          <w:szCs w:val="22"/>
        </w:rPr>
        <w:t xml:space="preserve"> stakeholder</w:t>
      </w:r>
      <w:r>
        <w:rPr>
          <w:rFonts w:ascii="Helvetica" w:hAnsi="Helvetica"/>
          <w:sz w:val="22"/>
          <w:szCs w:val="22"/>
        </w:rPr>
        <w:t xml:space="preserve"> harvesting a diverse portfolio of natural resources might be interested in harvesting a resource more aggressively </w:t>
      </w:r>
      <w:r w:rsidR="000936DC">
        <w:rPr>
          <w:rFonts w:ascii="Helvetica" w:hAnsi="Helvetica"/>
          <w:sz w:val="22"/>
          <w:szCs w:val="22"/>
        </w:rPr>
        <w:t xml:space="preserve">and assuming a higher risk of crossing a biological or management threshold. We therefore calculated a safe operating space that defines </w:t>
      </w:r>
      <w:r w:rsidR="0071106A">
        <w:rPr>
          <w:rFonts w:ascii="Helvetica" w:hAnsi="Helvetica"/>
          <w:sz w:val="22"/>
          <w:szCs w:val="22"/>
        </w:rPr>
        <w:t xml:space="preserve">which </w:t>
      </w:r>
      <w:r w:rsidR="000936DC">
        <w:rPr>
          <w:rFonts w:ascii="Helvetica" w:hAnsi="Helvetica"/>
          <w:sz w:val="22"/>
          <w:szCs w:val="22"/>
        </w:rPr>
        <w:t>comb</w:t>
      </w:r>
      <w:r w:rsidR="0071106A">
        <w:rPr>
          <w:rFonts w:ascii="Helvetica" w:hAnsi="Helvetica"/>
          <w:sz w:val="22"/>
          <w:szCs w:val="22"/>
        </w:rPr>
        <w:t xml:space="preserve">inations of </w:t>
      </w:r>
      <w:r w:rsidR="004866D3">
        <w:rPr>
          <w:rFonts w:ascii="Helvetica" w:hAnsi="Helvetica"/>
          <w:sz w:val="22"/>
          <w:szCs w:val="22"/>
        </w:rPr>
        <w:t xml:space="preserve">monitoring precision and </w:t>
      </w:r>
      <w:r w:rsidR="0071106A">
        <w:rPr>
          <w:rFonts w:ascii="Helvetica" w:hAnsi="Helvetica"/>
          <w:sz w:val="22"/>
          <w:szCs w:val="22"/>
        </w:rPr>
        <w:t xml:space="preserve">resource extraction </w:t>
      </w:r>
      <w:r w:rsidR="002334F6">
        <w:rPr>
          <w:rFonts w:ascii="Helvetica" w:hAnsi="Helvetica"/>
          <w:sz w:val="22"/>
          <w:szCs w:val="22"/>
        </w:rPr>
        <w:t>rates</w:t>
      </w:r>
      <w:r w:rsidR="0071106A">
        <w:rPr>
          <w:rFonts w:ascii="Helvetica" w:hAnsi="Helvetica"/>
          <w:sz w:val="22"/>
          <w:szCs w:val="22"/>
        </w:rPr>
        <w:t xml:space="preserve"> </w:t>
      </w:r>
      <w:r w:rsidR="002334F6">
        <w:rPr>
          <w:rFonts w:ascii="Helvetica" w:hAnsi="Helvetica"/>
          <w:sz w:val="22"/>
          <w:szCs w:val="22"/>
        </w:rPr>
        <w:lastRenderedPageBreak/>
        <w:t>are safe</w:t>
      </w:r>
      <w:r w:rsidR="001D33B6">
        <w:rPr>
          <w:rFonts w:ascii="Helvetica" w:hAnsi="Helvetica"/>
          <w:sz w:val="22"/>
          <w:szCs w:val="22"/>
        </w:rPr>
        <w:t xml:space="preserve"> given the probability of crossing a tipping point. To do this we calculated the minimum precision (Max CV in estimated biomass) needed to avoid </w:t>
      </w:r>
      <w:r w:rsidR="00195F71">
        <w:rPr>
          <w:rFonts w:ascii="Helvetica" w:hAnsi="Helvetica"/>
          <w:sz w:val="22"/>
          <w:szCs w:val="22"/>
        </w:rPr>
        <w:t xml:space="preserve">crossing </w:t>
      </w:r>
      <w:r w:rsidR="001D33B6">
        <w:rPr>
          <w:rFonts w:ascii="Helvetica" w:hAnsi="Helvetica"/>
          <w:sz w:val="22"/>
          <w:szCs w:val="22"/>
        </w:rPr>
        <w:t xml:space="preserve">a </w:t>
      </w:r>
      <w:r>
        <w:rPr>
          <w:rFonts w:ascii="Helvetica" w:hAnsi="Helvetica"/>
          <w:sz w:val="22"/>
          <w:szCs w:val="22"/>
        </w:rPr>
        <w:t xml:space="preserve">tipping </w:t>
      </w:r>
      <w:r w:rsidR="001D33B6">
        <w:rPr>
          <w:rFonts w:ascii="Helvetica" w:hAnsi="Helvetica"/>
          <w:sz w:val="22"/>
          <w:szCs w:val="22"/>
        </w:rPr>
        <w:t>point</w:t>
      </w:r>
      <w:r w:rsidR="008B3245">
        <w:rPr>
          <w:rFonts w:ascii="Helvetica" w:hAnsi="Helvetica"/>
          <w:sz w:val="22"/>
          <w:szCs w:val="22"/>
        </w:rPr>
        <w:t>,</w:t>
      </w:r>
      <w:r w:rsidR="001D33B6">
        <w:rPr>
          <w:rFonts w:ascii="Helvetica" w:hAnsi="Helvetica"/>
          <w:sz w:val="22"/>
          <w:szCs w:val="22"/>
        </w:rPr>
        <w:t xml:space="preserve"> given </w:t>
      </w:r>
      <w:r w:rsidR="00195F71">
        <w:rPr>
          <w:rFonts w:ascii="Helvetica" w:hAnsi="Helvetica"/>
          <w:sz w:val="22"/>
          <w:szCs w:val="22"/>
        </w:rPr>
        <w:t xml:space="preserve">a </w:t>
      </w:r>
      <w:r w:rsidR="001D33B6">
        <w:rPr>
          <w:rFonts w:ascii="Helvetica" w:hAnsi="Helvetica"/>
          <w:sz w:val="22"/>
          <w:szCs w:val="22"/>
        </w:rPr>
        <w:t>resource extraction rate</w:t>
      </w:r>
      <w:r w:rsidR="002C2049">
        <w:rPr>
          <w:rFonts w:ascii="Helvetica" w:hAnsi="Helvetica"/>
          <w:sz w:val="22"/>
          <w:szCs w:val="22"/>
        </w:rPr>
        <w:t xml:space="preserve"> and assumed level of risk ranging from 1% to 20%</w:t>
      </w:r>
      <w:r w:rsidR="000D0C63">
        <w:rPr>
          <w:rFonts w:ascii="Helvetica" w:hAnsi="Helvetica"/>
          <w:sz w:val="22"/>
          <w:szCs w:val="22"/>
        </w:rPr>
        <w:t xml:space="preserve"> over the 20 year simulation</w:t>
      </w:r>
      <w:r w:rsidR="008B06A6">
        <w:rPr>
          <w:rFonts w:ascii="Helvetica" w:hAnsi="Helvetica"/>
          <w:sz w:val="22"/>
          <w:szCs w:val="22"/>
        </w:rPr>
        <w:t xml:space="preserve">. </w:t>
      </w:r>
      <w:r w:rsidR="009B4040">
        <w:rPr>
          <w:rFonts w:ascii="Helvetica" w:hAnsi="Helvetica"/>
          <w:sz w:val="22"/>
          <w:szCs w:val="22"/>
        </w:rPr>
        <w:t>The relationship between resource extraction rate and minimum precision needed to avoid tipping point defines a two-dimensional “safe” space above which lower monitoring precis</w:t>
      </w:r>
      <w:r w:rsidR="00CD6FF0">
        <w:rPr>
          <w:rFonts w:ascii="Helvetica" w:hAnsi="Helvetica"/>
          <w:sz w:val="22"/>
          <w:szCs w:val="22"/>
        </w:rPr>
        <w:t>ion and higher extraction rates</w:t>
      </w:r>
      <w:r w:rsidR="008B3245">
        <w:rPr>
          <w:rFonts w:ascii="Helvetica" w:hAnsi="Helvetica"/>
          <w:sz w:val="22"/>
          <w:szCs w:val="22"/>
        </w:rPr>
        <w:t xml:space="preserve"> cause the system to tip with probability greater than the assumed risk level</w:t>
      </w:r>
      <w:r w:rsidR="00CD6FF0">
        <w:rPr>
          <w:rFonts w:ascii="Helvetica" w:hAnsi="Helvetica"/>
          <w:sz w:val="22"/>
          <w:szCs w:val="22"/>
        </w:rPr>
        <w:t xml:space="preserve">. </w:t>
      </w:r>
      <w:r w:rsidR="005D4007">
        <w:rPr>
          <w:rFonts w:ascii="Helvetica" w:hAnsi="Helvetica"/>
          <w:sz w:val="22"/>
          <w:szCs w:val="22"/>
        </w:rPr>
        <w:t>Conversations between managers and stakeholder groups</w:t>
      </w:r>
      <w:r w:rsidR="005D4007" w:rsidRPr="005D4007">
        <w:rPr>
          <w:rFonts w:ascii="Helvetica" w:hAnsi="Helvetica"/>
          <w:sz w:val="22"/>
          <w:szCs w:val="22"/>
        </w:rPr>
        <w:t xml:space="preserve"> will be </w:t>
      </w:r>
      <w:r w:rsidR="005D4007">
        <w:rPr>
          <w:rFonts w:ascii="Helvetica" w:hAnsi="Helvetica"/>
          <w:sz w:val="22"/>
          <w:szCs w:val="22"/>
        </w:rPr>
        <w:t>required to build consensus on</w:t>
      </w:r>
      <w:r w:rsidR="005D4007" w:rsidRPr="005D4007">
        <w:rPr>
          <w:rFonts w:ascii="Helvetica" w:hAnsi="Helvetica"/>
          <w:sz w:val="22"/>
          <w:szCs w:val="22"/>
        </w:rPr>
        <w:t xml:space="preserve"> which combination of risk, monitoring costs, and extraction pressure are </w:t>
      </w:r>
      <w:r w:rsidR="005D4007">
        <w:rPr>
          <w:rFonts w:ascii="Helvetica" w:hAnsi="Helvetica"/>
          <w:sz w:val="22"/>
          <w:szCs w:val="22"/>
        </w:rPr>
        <w:t>best</w:t>
      </w:r>
      <w:r w:rsidR="005D4007" w:rsidRPr="005D4007">
        <w:rPr>
          <w:rFonts w:ascii="Helvetica" w:hAnsi="Helvetica"/>
          <w:sz w:val="22"/>
          <w:szCs w:val="22"/>
        </w:rPr>
        <w:t>, but having this safe operating space to choose from can</w:t>
      </w:r>
      <w:r w:rsidR="005D4007">
        <w:rPr>
          <w:rFonts w:ascii="Helvetica" w:hAnsi="Helvetica"/>
          <w:sz w:val="22"/>
          <w:szCs w:val="22"/>
        </w:rPr>
        <w:t xml:space="preserve"> help clarify the consequences of a given decision. </w:t>
      </w:r>
    </w:p>
    <w:p w14:paraId="142A8A09" w14:textId="42B69BB0" w:rsidR="003E3042" w:rsidRDefault="00933791" w:rsidP="007B04D3">
      <w:pPr>
        <w:pStyle w:val="ListParagraph"/>
        <w:numPr>
          <w:ilvl w:val="0"/>
          <w:numId w:val="9"/>
        </w:numPr>
        <w:rPr>
          <w:rFonts w:ascii="Helvetica" w:hAnsi="Helvetica"/>
          <w:sz w:val="22"/>
          <w:szCs w:val="22"/>
        </w:rPr>
      </w:pPr>
      <w:r>
        <w:rPr>
          <w:rFonts w:ascii="Helvetica" w:hAnsi="Helvetica"/>
          <w:sz w:val="22"/>
          <w:szCs w:val="22"/>
        </w:rPr>
        <w:t>Results</w:t>
      </w:r>
    </w:p>
    <w:p w14:paraId="6974D906" w14:textId="45B1F77A" w:rsidR="00933791" w:rsidRDefault="00933791" w:rsidP="00933791">
      <w:pPr>
        <w:pStyle w:val="ListParagraph"/>
        <w:numPr>
          <w:ilvl w:val="1"/>
          <w:numId w:val="9"/>
        </w:numPr>
        <w:rPr>
          <w:rFonts w:ascii="Helvetica" w:hAnsi="Helvetica"/>
          <w:sz w:val="22"/>
          <w:szCs w:val="22"/>
        </w:rPr>
      </w:pPr>
      <w:r>
        <w:rPr>
          <w:rFonts w:ascii="Helvetica" w:hAnsi="Helvetica"/>
          <w:sz w:val="22"/>
          <w:szCs w:val="22"/>
        </w:rPr>
        <w:t xml:space="preserve">The safe operating space defined by combinations of exploitation effort and the minimum precision required to avoid crossing a management or biological tipping point </w:t>
      </w:r>
      <w:r w:rsidR="00B3069E">
        <w:rPr>
          <w:rFonts w:ascii="Helvetica" w:hAnsi="Helvetica"/>
          <w:sz w:val="22"/>
          <w:szCs w:val="22"/>
        </w:rPr>
        <w:t xml:space="preserve">is narrower the more risk averse </w:t>
      </w:r>
      <w:r w:rsidR="00A53D50">
        <w:rPr>
          <w:rFonts w:ascii="Helvetica" w:hAnsi="Helvetica"/>
          <w:sz w:val="22"/>
          <w:szCs w:val="22"/>
        </w:rPr>
        <w:t>individuals</w:t>
      </w:r>
      <w:r w:rsidR="00CD6FF0">
        <w:rPr>
          <w:rFonts w:ascii="Helvetica" w:hAnsi="Helvetica"/>
          <w:sz w:val="22"/>
          <w:szCs w:val="22"/>
        </w:rPr>
        <w:t xml:space="preserve"> (Fig. 4).</w:t>
      </w:r>
      <w:r w:rsidR="00A53D50">
        <w:rPr>
          <w:rFonts w:ascii="Helvetica" w:hAnsi="Helvetica"/>
          <w:sz w:val="22"/>
          <w:szCs w:val="22"/>
        </w:rPr>
        <w:t xml:space="preserve"> Because the biomass for the management threshold (0.25Bmsy) is greater than the biomass than the biomass at the biological threshold, the safe operating space is narrower to avoid management tipping points than it is to avoid biological tipping points.  </w:t>
      </w:r>
    </w:p>
    <w:p w14:paraId="74E92BDD" w14:textId="77777777" w:rsidR="007B04D3" w:rsidRPr="00957F1F" w:rsidRDefault="007B04D3" w:rsidP="007B04D3">
      <w:pPr>
        <w:rPr>
          <w:rFonts w:ascii="Helvetica" w:hAnsi="Helvetica"/>
        </w:rPr>
      </w:pPr>
    </w:p>
    <w:p w14:paraId="772EF64C" w14:textId="16077DFE" w:rsidR="00C80369" w:rsidRPr="00957F1F" w:rsidRDefault="00577B65" w:rsidP="00C80369">
      <w:pPr>
        <w:rPr>
          <w:rFonts w:ascii="Helvetica" w:hAnsi="Helvetica"/>
          <w:i/>
          <w:sz w:val="22"/>
          <w:szCs w:val="22"/>
        </w:rPr>
      </w:pPr>
      <w:r>
        <w:rPr>
          <w:rFonts w:ascii="Helvetica" w:hAnsi="Helvetica"/>
          <w:i/>
          <w:sz w:val="22"/>
          <w:szCs w:val="22"/>
        </w:rPr>
        <w:t xml:space="preserve">Can Precautionary Buffers Save Monitoring Costs and Reduce Risk? </w:t>
      </w:r>
    </w:p>
    <w:p w14:paraId="1AB63494" w14:textId="77777777" w:rsidR="005116B5" w:rsidRPr="005116B5" w:rsidRDefault="005116B5" w:rsidP="005D4007">
      <w:pPr>
        <w:pStyle w:val="ListParagraph"/>
        <w:numPr>
          <w:ilvl w:val="0"/>
          <w:numId w:val="9"/>
        </w:numPr>
        <w:rPr>
          <w:rFonts w:ascii="Helvetica" w:hAnsi="Helvetica"/>
          <w:i/>
          <w:sz w:val="22"/>
          <w:szCs w:val="22"/>
        </w:rPr>
      </w:pPr>
      <w:r>
        <w:rPr>
          <w:rFonts w:ascii="Helvetica" w:hAnsi="Helvetica"/>
          <w:sz w:val="22"/>
          <w:szCs w:val="22"/>
        </w:rPr>
        <w:t>Methods</w:t>
      </w:r>
    </w:p>
    <w:p w14:paraId="4441151F" w14:textId="0F159697" w:rsidR="005D4007" w:rsidRPr="0050378A" w:rsidRDefault="005D4007" w:rsidP="005116B5">
      <w:pPr>
        <w:pStyle w:val="ListParagraph"/>
        <w:numPr>
          <w:ilvl w:val="1"/>
          <w:numId w:val="9"/>
        </w:numPr>
        <w:rPr>
          <w:rFonts w:ascii="Helvetica" w:hAnsi="Helvetica"/>
          <w:i/>
          <w:sz w:val="22"/>
          <w:szCs w:val="22"/>
        </w:rPr>
      </w:pPr>
      <w:r>
        <w:rPr>
          <w:rFonts w:ascii="Helvetica" w:hAnsi="Helvetica"/>
          <w:sz w:val="22"/>
          <w:szCs w:val="22"/>
        </w:rPr>
        <w:t xml:space="preserve">A key determinate of the chosen combination of monitoring precision and extraction pressure will be the relative cost of monitoring relative to the value of the </w:t>
      </w:r>
      <w:r w:rsidR="00FB2A4D">
        <w:rPr>
          <w:rFonts w:ascii="Helvetica" w:hAnsi="Helvetica"/>
          <w:sz w:val="22"/>
          <w:szCs w:val="22"/>
        </w:rPr>
        <w:t>resource after it is collected (i.e</w:t>
      </w:r>
      <w:r>
        <w:rPr>
          <w:rFonts w:ascii="Helvetica" w:hAnsi="Helvetica"/>
          <w:sz w:val="22"/>
          <w:szCs w:val="22"/>
        </w:rPr>
        <w:t>.</w:t>
      </w:r>
      <w:r w:rsidR="00FB2A4D">
        <w:rPr>
          <w:rFonts w:ascii="Helvetica" w:hAnsi="Helvetica"/>
          <w:sz w:val="22"/>
          <w:szCs w:val="22"/>
        </w:rPr>
        <w:t xml:space="preserve"> NPV). </w:t>
      </w:r>
      <w:r w:rsidR="003D4CC5">
        <w:rPr>
          <w:rFonts w:ascii="Helvetica" w:hAnsi="Helvetica"/>
          <w:sz w:val="22"/>
          <w:szCs w:val="22"/>
        </w:rPr>
        <w:t xml:space="preserve">It is clear that high precision monitoring yields the highest </w:t>
      </w:r>
      <w:r w:rsidR="005F45F4">
        <w:rPr>
          <w:rFonts w:ascii="Helvetica" w:hAnsi="Helvetica"/>
          <w:sz w:val="22"/>
          <w:szCs w:val="22"/>
        </w:rPr>
        <w:t>resource</w:t>
      </w:r>
      <w:r w:rsidR="003D4CC5">
        <w:rPr>
          <w:rFonts w:ascii="Helvetica" w:hAnsi="Helvetica"/>
          <w:sz w:val="22"/>
          <w:szCs w:val="22"/>
        </w:rPr>
        <w:t xml:space="preserve"> value as well as the lowest risk of crossing tipping points; however</w:t>
      </w:r>
      <w:r w:rsidR="00701617">
        <w:rPr>
          <w:rFonts w:ascii="Helvetica" w:hAnsi="Helvetica"/>
          <w:sz w:val="22"/>
          <w:szCs w:val="22"/>
        </w:rPr>
        <w:t>,</w:t>
      </w:r>
      <w:r w:rsidR="003D4CC5">
        <w:rPr>
          <w:rFonts w:ascii="Helvetica" w:hAnsi="Helvetica"/>
          <w:sz w:val="22"/>
          <w:szCs w:val="22"/>
        </w:rPr>
        <w:t xml:space="preserve"> high precision monitoring is expensive. </w:t>
      </w:r>
      <w:r w:rsidR="00685475">
        <w:rPr>
          <w:rFonts w:ascii="Helvetica" w:hAnsi="Helvetica"/>
          <w:sz w:val="22"/>
          <w:szCs w:val="22"/>
        </w:rPr>
        <w:t xml:space="preserve">One approach that might mitigate the cost of monitoring is a precautionary buffer </w:t>
      </w:r>
      <w:commentRangeStart w:id="15"/>
      <w:r w:rsidR="00685475">
        <w:rPr>
          <w:rFonts w:ascii="Helvetica" w:hAnsi="Helvetica"/>
          <w:sz w:val="22"/>
          <w:szCs w:val="22"/>
        </w:rPr>
        <w:t>below which monitoring is high precision and above which monitoring is low</w:t>
      </w:r>
      <w:r w:rsidR="005116B5">
        <w:rPr>
          <w:rFonts w:ascii="Helvetica" w:hAnsi="Helvetica"/>
          <w:sz w:val="22"/>
          <w:szCs w:val="22"/>
        </w:rPr>
        <w:t xml:space="preserve"> precision</w:t>
      </w:r>
      <w:commentRangeEnd w:id="15"/>
      <w:r w:rsidR="00701617">
        <w:rPr>
          <w:rStyle w:val="CommentReference"/>
        </w:rPr>
        <w:commentReference w:id="15"/>
      </w:r>
      <w:r w:rsidR="00685475">
        <w:rPr>
          <w:rFonts w:ascii="Helvetica" w:hAnsi="Helvetica"/>
          <w:sz w:val="22"/>
          <w:szCs w:val="22"/>
        </w:rPr>
        <w:t xml:space="preserve">. </w:t>
      </w:r>
      <w:r w:rsidR="00A70AD8">
        <w:rPr>
          <w:rFonts w:ascii="Helvetica" w:hAnsi="Helvetica"/>
          <w:sz w:val="22"/>
          <w:szCs w:val="22"/>
        </w:rPr>
        <w:t>P</w:t>
      </w:r>
      <w:r w:rsidR="00685475">
        <w:rPr>
          <w:rFonts w:ascii="Helvetica" w:hAnsi="Helvetica"/>
          <w:sz w:val="22"/>
          <w:szCs w:val="22"/>
        </w:rPr>
        <w:t>recautionary buffer</w:t>
      </w:r>
      <w:r w:rsidR="00A70AD8">
        <w:rPr>
          <w:rFonts w:ascii="Helvetica" w:hAnsi="Helvetica"/>
          <w:sz w:val="22"/>
          <w:szCs w:val="22"/>
        </w:rPr>
        <w:t>s are</w:t>
      </w:r>
      <w:r w:rsidR="00685475">
        <w:rPr>
          <w:rFonts w:ascii="Helvetica" w:hAnsi="Helvetica"/>
          <w:sz w:val="22"/>
          <w:szCs w:val="22"/>
        </w:rPr>
        <w:t xml:space="preserve"> an established principle in risk management </w:t>
      </w:r>
      <w:r w:rsidR="00F719FC">
        <w:rPr>
          <w:rFonts w:ascii="Helvetica" w:hAnsi="Helvetica"/>
          <w:sz w:val="22"/>
          <w:szCs w:val="22"/>
        </w:rPr>
        <w:t xml:space="preserve">of natural resources </w:t>
      </w:r>
      <w:r w:rsidR="00FC7BA4">
        <w:rPr>
          <w:rFonts w:ascii="Helvetica" w:hAnsi="Helvetica"/>
          <w:sz w:val="22"/>
          <w:szCs w:val="22"/>
        </w:rPr>
        <w:fldChar w:fldCharType="begin"/>
      </w:r>
      <w:r w:rsidR="00FC7BA4">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FC7BA4">
        <w:rPr>
          <w:rFonts w:ascii="Helvetica" w:hAnsi="Helvetica"/>
          <w:sz w:val="22"/>
          <w:szCs w:val="22"/>
        </w:rPr>
        <w:fldChar w:fldCharType="separate"/>
      </w:r>
      <w:r w:rsidR="00FC7BA4">
        <w:rPr>
          <w:rFonts w:ascii="Helvetica" w:hAnsi="Helvetica"/>
          <w:noProof/>
          <w:sz w:val="22"/>
          <w:szCs w:val="22"/>
        </w:rPr>
        <w:t>(Hilborn</w:t>
      </w:r>
      <w:r w:rsidR="00FC7BA4" w:rsidRPr="00FC7BA4">
        <w:rPr>
          <w:rFonts w:ascii="Helvetica" w:hAnsi="Helvetica"/>
          <w:i/>
          <w:noProof/>
          <w:sz w:val="22"/>
          <w:szCs w:val="22"/>
        </w:rPr>
        <w:t xml:space="preserve"> et al.</w:t>
      </w:r>
      <w:r w:rsidR="00FC7BA4">
        <w:rPr>
          <w:rFonts w:ascii="Helvetica" w:hAnsi="Helvetica"/>
          <w:noProof/>
          <w:sz w:val="22"/>
          <w:szCs w:val="22"/>
        </w:rPr>
        <w:t xml:space="preserve"> 2001)</w:t>
      </w:r>
      <w:r w:rsidR="00FC7BA4">
        <w:rPr>
          <w:rFonts w:ascii="Helvetica" w:hAnsi="Helvetica"/>
          <w:sz w:val="22"/>
          <w:szCs w:val="22"/>
        </w:rPr>
        <w:fldChar w:fldCharType="end"/>
      </w:r>
      <w:r w:rsidR="00F719FC">
        <w:rPr>
          <w:rFonts w:ascii="Helvetica" w:hAnsi="Helvetica"/>
          <w:sz w:val="22"/>
          <w:szCs w:val="22"/>
        </w:rPr>
        <w:t xml:space="preserve"> </w:t>
      </w:r>
      <w:r w:rsidR="00A70AD8">
        <w:rPr>
          <w:rFonts w:ascii="Helvetica" w:hAnsi="Helvetica"/>
          <w:sz w:val="22"/>
          <w:szCs w:val="22"/>
        </w:rPr>
        <w:t xml:space="preserve">and in the presence of tipping points </w:t>
      </w:r>
      <w:r w:rsidR="005116B5">
        <w:rPr>
          <w:rFonts w:ascii="Helvetica" w:hAnsi="Helvetica"/>
          <w:sz w:val="22"/>
          <w:szCs w:val="22"/>
        </w:rPr>
        <w:t>may be</w:t>
      </w:r>
      <w:r w:rsidR="00A70AD8">
        <w:rPr>
          <w:rFonts w:ascii="Helvetica" w:hAnsi="Helvetica"/>
          <w:sz w:val="22"/>
          <w:szCs w:val="22"/>
        </w:rPr>
        <w:t xml:space="preserve"> particularly beneficial. </w:t>
      </w:r>
      <w:r w:rsidR="00944FBA">
        <w:rPr>
          <w:rFonts w:ascii="Helvetica" w:hAnsi="Helvetica"/>
          <w:sz w:val="22"/>
          <w:szCs w:val="22"/>
        </w:rPr>
        <w:t>To demonstrate the utility of precautionary buffers as tools to reduce monitoring costs while remaining low risk, we quantified the net present value</w:t>
      </w:r>
      <w:r w:rsidR="00701617">
        <w:rPr>
          <w:rFonts w:ascii="Helvetica" w:hAnsi="Helvetica"/>
          <w:sz w:val="22"/>
          <w:szCs w:val="22"/>
        </w:rPr>
        <w:t>,</w:t>
      </w:r>
      <w:r w:rsidR="00944FBA">
        <w:rPr>
          <w:rFonts w:ascii="Helvetica" w:hAnsi="Helvetica"/>
          <w:sz w:val="22"/>
          <w:szCs w:val="22"/>
        </w:rPr>
        <w:t xml:space="preserve"> the </w:t>
      </w:r>
      <w:r w:rsidR="00944FBA" w:rsidRPr="0050378A">
        <w:rPr>
          <w:rFonts w:ascii="Helvetica" w:hAnsi="Helvetica"/>
          <w:sz w:val="22"/>
          <w:szCs w:val="22"/>
        </w:rPr>
        <w:t xml:space="preserve">probability of tipping, and the cost of the resource </w:t>
      </w:r>
      <w:r w:rsidR="008D4713" w:rsidRPr="0050378A">
        <w:rPr>
          <w:rFonts w:ascii="Helvetica" w:hAnsi="Helvetica"/>
          <w:sz w:val="22"/>
          <w:szCs w:val="22"/>
        </w:rPr>
        <w:t xml:space="preserve">given three monitoring </w:t>
      </w:r>
      <w:r w:rsidR="00E2412C" w:rsidRPr="0050378A">
        <w:rPr>
          <w:rFonts w:ascii="Helvetica" w:hAnsi="Helvetica"/>
          <w:sz w:val="22"/>
          <w:szCs w:val="22"/>
        </w:rPr>
        <w:t xml:space="preserve">approaches: 1) high precision (CV = 0.1), low precision (CV = 0.5), and </w:t>
      </w:r>
      <w:r w:rsidR="00E3658A" w:rsidRPr="0050378A">
        <w:rPr>
          <w:rFonts w:ascii="Helvetica" w:hAnsi="Helvetica"/>
          <w:sz w:val="22"/>
          <w:szCs w:val="22"/>
        </w:rPr>
        <w:t xml:space="preserve">a precautionary buffer where monitoring precision is </w:t>
      </w:r>
      <w:r w:rsidR="00CA58EE" w:rsidRPr="0050378A">
        <w:rPr>
          <w:rFonts w:ascii="Helvetica" w:hAnsi="Helvetica"/>
          <w:sz w:val="22"/>
          <w:szCs w:val="22"/>
        </w:rPr>
        <w:t>low</w:t>
      </w:r>
      <w:r w:rsidR="00E3658A" w:rsidRPr="0050378A">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00E3658A" w:rsidRPr="0050378A">
        <w:rPr>
          <w:rFonts w:ascii="Helvetica" w:hAnsi="Helvetica"/>
          <w:sz w:val="22"/>
          <w:szCs w:val="22"/>
        </w:rPr>
        <w:t xml:space="preserve">and is </w:t>
      </w:r>
      <w:r w:rsidR="001E24EF" w:rsidRPr="0050378A">
        <w:rPr>
          <w:rFonts w:ascii="Helvetica" w:hAnsi="Helvetica"/>
          <w:sz w:val="22"/>
          <w:szCs w:val="22"/>
        </w:rPr>
        <w:t>high</w:t>
      </w:r>
      <w:r w:rsidR="00E3658A" w:rsidRPr="0050378A">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B17E27" w:rsidRPr="0050378A">
        <w:rPr>
          <w:rFonts w:ascii="Helvetica" w:hAnsi="Helvetica"/>
          <w:sz w:val="22"/>
          <w:szCs w:val="22"/>
        </w:rPr>
        <w:t xml:space="preserve">. </w:t>
      </w:r>
    </w:p>
    <w:p w14:paraId="532AA04C" w14:textId="12785F02" w:rsidR="002B6213" w:rsidRPr="0050378A" w:rsidRDefault="005116B5" w:rsidP="002B6213">
      <w:pPr>
        <w:pStyle w:val="ListParagraph"/>
        <w:numPr>
          <w:ilvl w:val="0"/>
          <w:numId w:val="9"/>
        </w:numPr>
        <w:rPr>
          <w:rFonts w:ascii="Helvetica" w:hAnsi="Helvetica"/>
          <w:sz w:val="22"/>
          <w:szCs w:val="22"/>
        </w:rPr>
      </w:pPr>
      <w:r w:rsidRPr="0050378A">
        <w:rPr>
          <w:rFonts w:ascii="Helvetica" w:hAnsi="Helvetica"/>
          <w:sz w:val="22"/>
          <w:szCs w:val="22"/>
        </w:rPr>
        <w:t>Results</w:t>
      </w:r>
    </w:p>
    <w:p w14:paraId="11A61C85" w14:textId="275B4F02" w:rsidR="00EA70AE" w:rsidRPr="006C1856" w:rsidRDefault="0050378A" w:rsidP="00EA70AE">
      <w:pPr>
        <w:pStyle w:val="ListParagraph"/>
        <w:numPr>
          <w:ilvl w:val="1"/>
          <w:numId w:val="9"/>
        </w:numPr>
        <w:rPr>
          <w:rFonts w:ascii="Helvetica" w:hAnsi="Helvetica"/>
          <w:sz w:val="22"/>
          <w:szCs w:val="22"/>
        </w:rPr>
      </w:pPr>
      <w:r w:rsidRPr="006C1856">
        <w:rPr>
          <w:rFonts w:ascii="Helvetica" w:hAnsi="Helvetica"/>
          <w:sz w:val="22"/>
          <w:szCs w:val="22"/>
        </w:rPr>
        <w:t xml:space="preserve">Our simulation demonstrates the trade-off between monitoring cost and extraction benefit (NPV). </w:t>
      </w:r>
      <w:r w:rsidR="009E631B" w:rsidRPr="006C1856">
        <w:rPr>
          <w:rFonts w:ascii="Helvetica" w:hAnsi="Helvetica"/>
          <w:sz w:val="22"/>
          <w:szCs w:val="22"/>
        </w:rPr>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6C1856">
        <w:rPr>
          <w:rFonts w:ascii="Helvetica" w:hAnsi="Helvetica"/>
          <w:sz w:val="22"/>
          <w:szCs w:val="22"/>
        </w:rPr>
        <w:t>, n</w:t>
      </w:r>
      <w:r w:rsidRPr="006C1856">
        <w:rPr>
          <w:rFonts w:ascii="Helvetica" w:hAnsi="Helvetica"/>
          <w:sz w:val="22"/>
          <w:szCs w:val="22"/>
        </w:rPr>
        <w:t xml:space="preserve">et present value </w:t>
      </w:r>
      <w:r w:rsidR="00740EE9" w:rsidRPr="006C1856">
        <w:rPr>
          <w:rFonts w:ascii="Helvetica" w:hAnsi="Helvetica"/>
          <w:sz w:val="22"/>
          <w:szCs w:val="22"/>
        </w:rPr>
        <w:t>is greatest</w:t>
      </w:r>
      <w:r w:rsidR="00B82848" w:rsidRPr="006C1856">
        <w:rPr>
          <w:rFonts w:ascii="Helvetica" w:hAnsi="Helvetica"/>
          <w:sz w:val="22"/>
          <w:szCs w:val="22"/>
        </w:rPr>
        <w:t xml:space="preserve"> and the probability of tipping is lowest</w:t>
      </w:r>
      <w:r w:rsidRPr="006C1856">
        <w:rPr>
          <w:rFonts w:ascii="Helvetica" w:hAnsi="Helvetica"/>
          <w:sz w:val="22"/>
          <w:szCs w:val="22"/>
        </w:rPr>
        <w:t xml:space="preserve"> with high monitoring </w:t>
      </w:r>
      <w:r w:rsidR="00A262AC" w:rsidRPr="006C1856">
        <w:rPr>
          <w:rFonts w:ascii="Helvetica" w:hAnsi="Helvetica"/>
          <w:sz w:val="22"/>
          <w:szCs w:val="22"/>
        </w:rPr>
        <w:t xml:space="preserve">precision; however, </w:t>
      </w:r>
      <w:r w:rsidR="00B82848" w:rsidRPr="006C1856">
        <w:rPr>
          <w:rFonts w:ascii="Helvetica" w:hAnsi="Helvetica"/>
          <w:sz w:val="22"/>
          <w:szCs w:val="22"/>
        </w:rPr>
        <w:t>this is also when monitoring is most costly</w:t>
      </w:r>
      <w:r w:rsidR="00A262AC" w:rsidRPr="006C1856">
        <w:rPr>
          <w:rFonts w:ascii="Helvetica" w:hAnsi="Helvetica"/>
          <w:sz w:val="22"/>
          <w:szCs w:val="22"/>
        </w:rPr>
        <w:t>. In contrast, NPV is lowest</w:t>
      </w:r>
      <w:r w:rsidR="00701617">
        <w:rPr>
          <w:rFonts w:ascii="Helvetica" w:hAnsi="Helvetica"/>
          <w:sz w:val="22"/>
          <w:szCs w:val="22"/>
        </w:rPr>
        <w:t xml:space="preserve"> and</w:t>
      </w:r>
      <w:r w:rsidR="00A262AC" w:rsidRPr="006C1856">
        <w:rPr>
          <w:rFonts w:ascii="Helvetica" w:hAnsi="Helvetica"/>
          <w:sz w:val="22"/>
          <w:szCs w:val="22"/>
        </w:rPr>
        <w:t xml:space="preserve"> the probability of tipping is highest when monitoring precision is low, yet this is also the cheapest option for investing in monitoring. </w:t>
      </w:r>
      <w:r w:rsidR="00B764BD" w:rsidRPr="006C1856">
        <w:rPr>
          <w:rFonts w:ascii="Helvetica" w:hAnsi="Helvetica"/>
          <w:sz w:val="22"/>
          <w:szCs w:val="22"/>
        </w:rPr>
        <w:t xml:space="preserve">A precautionary buffer offers an intermediate approach where NPV is lower relative to </w:t>
      </w:r>
      <w:r w:rsidR="0012059B" w:rsidRPr="006C1856">
        <w:rPr>
          <w:rFonts w:ascii="Helvetica" w:hAnsi="Helvetica"/>
          <w:sz w:val="22"/>
          <w:szCs w:val="22"/>
        </w:rPr>
        <w:t xml:space="preserve">always monitoring with </w:t>
      </w:r>
      <w:r w:rsidR="00B764BD" w:rsidRPr="006C1856">
        <w:rPr>
          <w:rFonts w:ascii="Helvetica" w:hAnsi="Helvetica"/>
          <w:sz w:val="22"/>
          <w:szCs w:val="22"/>
        </w:rPr>
        <w:t xml:space="preserve">high precision, </w:t>
      </w:r>
      <w:r w:rsidR="0012059B" w:rsidRPr="006C1856">
        <w:rPr>
          <w:rFonts w:ascii="Helvetica" w:hAnsi="Helvetica"/>
          <w:sz w:val="22"/>
          <w:szCs w:val="22"/>
        </w:rPr>
        <w:t xml:space="preserve">is also slightly more risky (an X% increase in tipping probability), </w:t>
      </w:r>
      <w:r w:rsidR="00B764BD" w:rsidRPr="006C1856">
        <w:rPr>
          <w:rFonts w:ascii="Helvetica" w:hAnsi="Helvetica"/>
          <w:sz w:val="22"/>
          <w:szCs w:val="22"/>
        </w:rPr>
        <w:t xml:space="preserve">but </w:t>
      </w:r>
      <w:r w:rsidR="0012059B" w:rsidRPr="006C1856">
        <w:rPr>
          <w:rFonts w:ascii="Helvetica" w:hAnsi="Helvetica"/>
          <w:sz w:val="22"/>
          <w:szCs w:val="22"/>
        </w:rPr>
        <w:t xml:space="preserve">is also cheaper when it comes to monitoring </w:t>
      </w:r>
      <w:r w:rsidR="006C1856">
        <w:rPr>
          <w:rFonts w:ascii="Helvetica" w:hAnsi="Helvetica"/>
          <w:sz w:val="22"/>
          <w:szCs w:val="22"/>
        </w:rPr>
        <w:t xml:space="preserve">costs. Therefore a precautionary buffer approach may be an effective </w:t>
      </w:r>
      <w:r w:rsidR="007F159D">
        <w:rPr>
          <w:rFonts w:ascii="Helvetica" w:hAnsi="Helvetica"/>
          <w:sz w:val="22"/>
          <w:szCs w:val="22"/>
        </w:rPr>
        <w:t xml:space="preserve">approach </w:t>
      </w:r>
      <w:r w:rsidR="007F159D">
        <w:rPr>
          <w:rFonts w:ascii="Helvetica" w:hAnsi="Helvetica"/>
          <w:sz w:val="22"/>
          <w:szCs w:val="22"/>
        </w:rPr>
        <w:lastRenderedPageBreak/>
        <w:t xml:space="preserve">that maintains </w:t>
      </w:r>
      <w:r w:rsidR="00E70B4A">
        <w:rPr>
          <w:rFonts w:ascii="Helvetica" w:hAnsi="Helvetica"/>
          <w:sz w:val="22"/>
          <w:szCs w:val="22"/>
        </w:rPr>
        <w:t xml:space="preserve">relatively </w:t>
      </w:r>
      <w:r w:rsidR="007F159D">
        <w:rPr>
          <w:rFonts w:ascii="Helvetica" w:hAnsi="Helvetica"/>
          <w:sz w:val="22"/>
          <w:szCs w:val="22"/>
        </w:rPr>
        <w:t xml:space="preserve">high profits while minimizes monitoring costs and risk of population collapse. </w:t>
      </w:r>
      <w:r w:rsidR="006C1856">
        <w:rPr>
          <w:rFonts w:ascii="Helvetica" w:hAnsi="Helvetica"/>
          <w:sz w:val="22"/>
          <w:szCs w:val="22"/>
        </w:rPr>
        <w:t xml:space="preserve"> </w:t>
      </w:r>
    </w:p>
    <w:p w14:paraId="221CBC32" w14:textId="77777777" w:rsidR="00C25845" w:rsidRDefault="00C25845" w:rsidP="00956809">
      <w:pPr>
        <w:rPr>
          <w:rFonts w:ascii="Helvetica" w:hAnsi="Helvetica"/>
          <w:sz w:val="22"/>
          <w:szCs w:val="22"/>
        </w:rPr>
      </w:pPr>
    </w:p>
    <w:p w14:paraId="0EF0FD7C" w14:textId="2034C945" w:rsidR="001915FF" w:rsidRPr="00957F1F" w:rsidRDefault="001915FF" w:rsidP="002D7AB2">
      <w:pPr>
        <w:rPr>
          <w:rFonts w:ascii="Helvetica" w:hAnsi="Helvetica"/>
          <w:b/>
          <w:sz w:val="22"/>
          <w:szCs w:val="22"/>
        </w:rPr>
      </w:pPr>
      <w:r w:rsidRPr="00957F1F">
        <w:rPr>
          <w:rFonts w:ascii="Helvetica" w:hAnsi="Helvetica"/>
          <w:b/>
          <w:sz w:val="22"/>
          <w:szCs w:val="22"/>
        </w:rPr>
        <w:t xml:space="preserve">DISCUSSION </w:t>
      </w:r>
    </w:p>
    <w:p w14:paraId="1E835DAD" w14:textId="77777777" w:rsidR="00F6308A" w:rsidRPr="00957F1F" w:rsidRDefault="00F6308A" w:rsidP="002D7AB2">
      <w:pPr>
        <w:rPr>
          <w:rFonts w:ascii="Helvetica" w:hAnsi="Helvetica"/>
          <w:b/>
          <w:sz w:val="22"/>
          <w:szCs w:val="22"/>
        </w:rPr>
      </w:pPr>
    </w:p>
    <w:p w14:paraId="345133C3" w14:textId="77777777" w:rsidR="002A360C" w:rsidRPr="00957F1F" w:rsidRDefault="001915FF" w:rsidP="002A360C">
      <w:pPr>
        <w:pStyle w:val="ListParagraph"/>
        <w:numPr>
          <w:ilvl w:val="1"/>
          <w:numId w:val="1"/>
        </w:numPr>
        <w:rPr>
          <w:rFonts w:ascii="Helvetica" w:hAnsi="Helvetica"/>
          <w:sz w:val="22"/>
          <w:szCs w:val="22"/>
        </w:rPr>
      </w:pPr>
      <w:r w:rsidRPr="00957F1F">
        <w:rPr>
          <w:rFonts w:ascii="Helvetica" w:hAnsi="Helvetica"/>
          <w:b/>
          <w:sz w:val="22"/>
          <w:szCs w:val="22"/>
        </w:rPr>
        <w:t xml:space="preserve">Monitoring Investment in the real world rarely matches where our model predicts high value  </w:t>
      </w:r>
    </w:p>
    <w:p w14:paraId="00A8AC23" w14:textId="1CC79E77" w:rsidR="002A360C" w:rsidRPr="00957F1F" w:rsidRDefault="00FF0CDC" w:rsidP="002A360C">
      <w:pPr>
        <w:pStyle w:val="ListParagraph"/>
        <w:numPr>
          <w:ilvl w:val="2"/>
          <w:numId w:val="1"/>
        </w:numPr>
        <w:rPr>
          <w:rFonts w:ascii="Helvetica" w:hAnsi="Helvetica"/>
          <w:sz w:val="22"/>
          <w:szCs w:val="22"/>
        </w:rPr>
      </w:pPr>
      <w:r w:rsidRPr="00957F1F">
        <w:rPr>
          <w:rFonts w:ascii="Helvetica" w:hAnsi="Helvetica" w:cs="Helvetica Neue"/>
        </w:rPr>
        <w:t>T</w:t>
      </w:r>
      <w:r w:rsidR="002A360C" w:rsidRPr="00957F1F">
        <w:rPr>
          <w:rFonts w:ascii="Helvetica" w:hAnsi="Helvetica" w:cs="Helvetica Neue"/>
        </w:rPr>
        <w:t xml:space="preserve">he value of information increases as </w:t>
      </w:r>
      <w:r w:rsidRPr="00957F1F">
        <w:rPr>
          <w:rFonts w:ascii="Helvetica" w:hAnsi="Helvetica" w:cs="Helvetica Neue"/>
        </w:rPr>
        <w:t xml:space="preserve">the </w:t>
      </w:r>
      <w:r w:rsidR="002279DC" w:rsidRPr="00957F1F">
        <w:rPr>
          <w:rFonts w:ascii="Helvetica" w:hAnsi="Helvetica" w:cs="Helvetica Neue"/>
        </w:rPr>
        <w:t>resource becomes more exploited</w:t>
      </w:r>
      <w:r w:rsidR="002A360C" w:rsidRPr="00957F1F">
        <w:rPr>
          <w:rFonts w:ascii="Helvetica" w:hAnsi="Helvetica" w:cs="Helvetica Neue"/>
        </w:rPr>
        <w:t>. </w:t>
      </w:r>
    </w:p>
    <w:p w14:paraId="09159D53" w14:textId="5770B566" w:rsidR="002279DC" w:rsidRPr="00957F1F" w:rsidRDefault="002A360C" w:rsidP="002A360C">
      <w:pPr>
        <w:pStyle w:val="ListParagraph"/>
        <w:numPr>
          <w:ilvl w:val="2"/>
          <w:numId w:val="1"/>
        </w:numPr>
        <w:rPr>
          <w:rFonts w:ascii="Helvetica" w:hAnsi="Helvetica"/>
          <w:sz w:val="22"/>
          <w:szCs w:val="22"/>
        </w:rPr>
      </w:pPr>
      <w:proofErr w:type="gramStart"/>
      <w:r w:rsidRPr="00957F1F">
        <w:rPr>
          <w:rFonts w:ascii="Helvetica" w:hAnsi="Helvetica" w:cs="Helvetica Neue"/>
        </w:rPr>
        <w:t>while</w:t>
      </w:r>
      <w:proofErr w:type="gramEnd"/>
      <w:r w:rsidRPr="00957F1F">
        <w:rPr>
          <w:rFonts w:ascii="Helvetica" w:hAnsi="Helvetica" w:cs="Helvetica Neue"/>
        </w:rPr>
        <w:t xml:space="preserve"> this is intuitive  the value of monitoring is rarely used as a way to justify an increase or decrease monitoring levels. Instead it's more about finding cycles, availability of new technologies, personnel logistics and </w:t>
      </w:r>
      <w:r w:rsidR="002279DC" w:rsidRPr="00957F1F">
        <w:rPr>
          <w:rFonts w:ascii="Helvetica" w:hAnsi="Helvetica" w:cs="Helvetica Neue"/>
        </w:rPr>
        <w:t>lobbyists</w:t>
      </w:r>
      <w:r w:rsidRPr="00957F1F">
        <w:rPr>
          <w:rFonts w:ascii="Helvetica" w:hAnsi="Helvetica" w:cs="Helvetica Neue"/>
        </w:rPr>
        <w:t xml:space="preserve">. </w:t>
      </w:r>
    </w:p>
    <w:p w14:paraId="64B30E38" w14:textId="4EE71073" w:rsidR="00C97A6B" w:rsidRPr="006078BE" w:rsidRDefault="002279DC" w:rsidP="006078BE">
      <w:pPr>
        <w:pStyle w:val="ListParagraph"/>
        <w:numPr>
          <w:ilvl w:val="2"/>
          <w:numId w:val="1"/>
        </w:numPr>
        <w:rPr>
          <w:rFonts w:ascii="Helvetica" w:hAnsi="Helvetica"/>
          <w:sz w:val="22"/>
          <w:szCs w:val="22"/>
        </w:rPr>
      </w:pPr>
      <w:r w:rsidRPr="00957F1F">
        <w:rPr>
          <w:rFonts w:ascii="Helvetica" w:hAnsi="Helvetica" w:cs="Helvetica Neue"/>
        </w:rPr>
        <w:t>We should think about incorporating information value into discussions</w:t>
      </w:r>
      <w:r w:rsidR="00C97943" w:rsidRPr="00957F1F">
        <w:rPr>
          <w:rFonts w:ascii="Helvetica" w:hAnsi="Helvetica" w:cs="Helvetica Neue"/>
        </w:rPr>
        <w:t xml:space="preserve"> surrounding monitoring investment</w:t>
      </w:r>
    </w:p>
    <w:p w14:paraId="7EDD742A" w14:textId="20A5FA41" w:rsidR="00C97943" w:rsidRPr="00957F1F" w:rsidRDefault="001915FF" w:rsidP="00C97943">
      <w:pPr>
        <w:pStyle w:val="ListParagraph"/>
        <w:numPr>
          <w:ilvl w:val="1"/>
          <w:numId w:val="1"/>
        </w:numPr>
        <w:rPr>
          <w:rFonts w:ascii="Helvetica" w:hAnsi="Helvetica"/>
          <w:sz w:val="22"/>
          <w:szCs w:val="22"/>
        </w:rPr>
      </w:pPr>
      <w:r w:rsidRPr="00957F1F">
        <w:rPr>
          <w:rFonts w:ascii="Helvetica" w:hAnsi="Helvetica"/>
          <w:b/>
          <w:sz w:val="22"/>
          <w:szCs w:val="22"/>
        </w:rPr>
        <w:t xml:space="preserve">Value of </w:t>
      </w:r>
      <w:commentRangeStart w:id="16"/>
      <w:r w:rsidRPr="00957F1F">
        <w:rPr>
          <w:rFonts w:ascii="Helvetica" w:hAnsi="Helvetica"/>
          <w:b/>
          <w:sz w:val="22"/>
          <w:szCs w:val="22"/>
        </w:rPr>
        <w:t>monitoring</w:t>
      </w:r>
      <w:commentRangeEnd w:id="16"/>
      <w:r w:rsidR="006D4A73">
        <w:rPr>
          <w:rStyle w:val="CommentReference"/>
        </w:rPr>
        <w:commentReference w:id="16"/>
      </w:r>
      <w:r w:rsidRPr="00957F1F">
        <w:rPr>
          <w:rFonts w:ascii="Helvetica" w:hAnsi="Helvetica"/>
          <w:b/>
          <w:sz w:val="22"/>
          <w:szCs w:val="22"/>
        </w:rPr>
        <w:t xml:space="preserve"> is likely not in line with economic </w:t>
      </w:r>
      <w:r w:rsidR="00C97943" w:rsidRPr="00957F1F">
        <w:rPr>
          <w:rFonts w:ascii="Helvetica" w:hAnsi="Helvetica"/>
          <w:b/>
          <w:sz w:val="22"/>
          <w:szCs w:val="22"/>
        </w:rPr>
        <w:t>incentives</w:t>
      </w:r>
      <w:r w:rsidRPr="00957F1F">
        <w:rPr>
          <w:rFonts w:ascii="Helvetica" w:hAnsi="Helvetica"/>
          <w:b/>
          <w:sz w:val="22"/>
          <w:szCs w:val="22"/>
        </w:rPr>
        <w:t>, particularly when the industry is footing the bill for monitoring.</w:t>
      </w:r>
      <w:r w:rsidR="003808E3">
        <w:rPr>
          <w:rFonts w:ascii="Helvetica" w:hAnsi="Helvetica"/>
          <w:b/>
          <w:sz w:val="22"/>
          <w:szCs w:val="22"/>
        </w:rPr>
        <w:t xml:space="preserve"> Where is the </w:t>
      </w:r>
      <w:r w:rsidR="008769E3">
        <w:rPr>
          <w:rFonts w:ascii="Helvetica" w:hAnsi="Helvetica"/>
          <w:b/>
          <w:sz w:val="22"/>
          <w:szCs w:val="22"/>
        </w:rPr>
        <w:t>burden</w:t>
      </w:r>
      <w:r w:rsidR="003808E3">
        <w:rPr>
          <w:rFonts w:ascii="Helvetica" w:hAnsi="Helvetica"/>
          <w:b/>
          <w:sz w:val="22"/>
          <w:szCs w:val="22"/>
        </w:rPr>
        <w:t xml:space="preserve"> of proof? On the industry or on the public?</w:t>
      </w:r>
      <w:r w:rsidR="00FB078C" w:rsidRPr="00FB078C">
        <w:t xml:space="preserve"> </w:t>
      </w:r>
      <w:r w:rsidR="0078656A">
        <w:rPr>
          <w:rFonts w:ascii="Helvetica" w:hAnsi="Helvetica"/>
          <w:sz w:val="22"/>
          <w:szCs w:val="22"/>
        </w:rPr>
        <w:fldChar w:fldCharType="begin"/>
      </w:r>
      <w:r w:rsidR="0078656A">
        <w:rPr>
          <w:rFonts w:ascii="Helvetica" w:hAnsi="Helvetica"/>
          <w:sz w:val="22"/>
          <w:szCs w:val="22"/>
        </w:rPr>
        <w:instrText xml:space="preserve"> ADDIN EN.CITE &lt;EndNote&gt;&lt;Cite&gt;&lt;Author&gt;Hauser&lt;/Author&gt;&lt;Year&gt;2006&lt;/Year&gt;&lt;RecNum&gt;8154&lt;/RecNum&gt;&lt;DisplayText&gt;(Hauser&lt;style face="italic"&gt; et al.&lt;/style&gt; 2006)&lt;/DisplayText&gt;&lt;record&gt;&lt;rec-number&gt;8154&lt;/rec-number&gt;&lt;foreign-keys&gt;&lt;key app="EN" db-id="dsrza9wtbra05fevxvw5svf8d0a9a0ptptvp" timestamp="1443316768"&gt;8154&lt;/key&gt;&lt;/foreign-keys&gt;&lt;ref-type name="Journal Article"&gt;17&lt;/ref-type&gt;&lt;contributors&gt;&lt;authors&gt;&lt;author&gt;Hauser, Cindy E&lt;/author&gt;&lt;author&gt;Pople, Anthony R&lt;/author&gt;&lt;author&gt;Possingham, Hugh P&lt;/author&gt;&lt;/authors&gt;&lt;/contributors&gt;&lt;titles&gt;&lt;title&gt;Should managed populations be monitored every year?&lt;/title&gt;&lt;secondary-title&gt;Ecological Applications&lt;/secondary-title&gt;&lt;/titles&gt;&lt;periodical&gt;&lt;full-title&gt;Ecological Applications&lt;/full-title&gt;&lt;/periodical&gt;&lt;pages&gt;807-819&lt;/pages&gt;&lt;volume&gt;16&lt;/volume&gt;&lt;number&gt;2&lt;/number&gt;&lt;dates&gt;&lt;year&gt;2006&lt;/year&gt;&lt;/dates&gt;&lt;isbn&gt;1051-0761&lt;/isbn&gt;&lt;urls&gt;&lt;/urls&gt;&lt;/record&gt;&lt;/Cite&gt;&lt;/EndNote&gt;</w:instrText>
      </w:r>
      <w:r w:rsidR="0078656A">
        <w:rPr>
          <w:rFonts w:ascii="Helvetica" w:hAnsi="Helvetica"/>
          <w:sz w:val="22"/>
          <w:szCs w:val="22"/>
        </w:rPr>
        <w:fldChar w:fldCharType="separate"/>
      </w:r>
      <w:r w:rsidR="0078656A">
        <w:rPr>
          <w:rFonts w:ascii="Helvetica" w:hAnsi="Helvetica"/>
          <w:noProof/>
          <w:sz w:val="22"/>
          <w:szCs w:val="22"/>
        </w:rPr>
        <w:t>(Hauser</w:t>
      </w:r>
      <w:r w:rsidR="0078656A" w:rsidRPr="0078656A">
        <w:rPr>
          <w:rFonts w:ascii="Helvetica" w:hAnsi="Helvetica"/>
          <w:i/>
          <w:noProof/>
          <w:sz w:val="22"/>
          <w:szCs w:val="22"/>
        </w:rPr>
        <w:t xml:space="preserve"> et al.</w:t>
      </w:r>
      <w:r w:rsidR="0078656A">
        <w:rPr>
          <w:rFonts w:ascii="Helvetica" w:hAnsi="Helvetica"/>
          <w:noProof/>
          <w:sz w:val="22"/>
          <w:szCs w:val="22"/>
        </w:rPr>
        <w:t xml:space="preserve"> 2006)</w:t>
      </w:r>
      <w:r w:rsidR="0078656A">
        <w:rPr>
          <w:rFonts w:ascii="Helvetica" w:hAnsi="Helvetica"/>
          <w:sz w:val="22"/>
          <w:szCs w:val="22"/>
        </w:rPr>
        <w:fldChar w:fldCharType="end"/>
      </w:r>
      <w:r w:rsidR="00FB078C" w:rsidRPr="002C619E">
        <w:t xml:space="preserve"> </w:t>
      </w:r>
      <w:r w:rsidR="0078656A">
        <w:rPr>
          <w:rFonts w:ascii="Helvetica" w:hAnsi="Helvetica"/>
          <w:sz w:val="22"/>
          <w:szCs w:val="22"/>
        </w:rPr>
        <w:fldChar w:fldCharType="begin"/>
      </w:r>
      <w:r w:rsidR="0078656A">
        <w:rPr>
          <w:rFonts w:ascii="Helvetica" w:hAnsi="Helvetica"/>
          <w:sz w:val="22"/>
          <w:szCs w:val="22"/>
        </w:rPr>
        <w:instrText xml:space="preserve"> ADDIN EN.CITE &lt;EndNote&gt;&lt;Cite&gt;&lt;Author&gt;Drechsler&lt;/Author&gt;&lt;Year&gt;2006&lt;/Year&gt;&lt;RecNum&gt;8155&lt;/RecNum&gt;&lt;DisplayText&gt;(Drechsler&lt;style face="italic"&gt; et al.&lt;/style&gt; 2006)&lt;/DisplayText&gt;&lt;record&gt;&lt;rec-number&gt;8155&lt;/rec-number&gt;&lt;foreign-keys&gt;&lt;key app="EN" db-id="dsrza9wtbra05fevxvw5svf8d0a9a0ptptvp" timestamp="1443316807"&gt;8155&lt;/key&gt;&lt;/foreign-keys&gt;&lt;ref-type name="Journal Article"&gt;17&lt;/ref-type&gt;&lt;contributors&gt;&lt;authors&gt;&lt;author&gt;Drechsler, Martin&lt;/author&gt;&lt;author&gt;Johst, Karin&lt;/author&gt;&lt;author&gt;Wätzold, Frank&lt;/author&gt;&lt;author&gt;Westphal, Michael I&lt;/author&gt;&lt;/authors&gt;&lt;/contributors&gt;&lt;titles&gt;&lt;title&gt;Integrating economic costs into the analysis of flexible conservation management strategies&lt;/title&gt;&lt;secondary-title&gt;Ecological Applications&lt;/secondary-title&gt;&lt;/titles&gt;&lt;periodical&gt;&lt;full-title&gt;Ecological Applications&lt;/full-title&gt;&lt;/periodical&gt;&lt;pages&gt;1959-1966&lt;/pages&gt;&lt;volume&gt;16&lt;/volume&gt;&lt;number&gt;5&lt;/number&gt;&lt;dates&gt;&lt;year&gt;2006&lt;/year&gt;&lt;/dates&gt;&lt;isbn&gt;1051-0761&lt;/isbn&gt;&lt;urls&gt;&lt;/urls&gt;&lt;/record&gt;&lt;/Cite&gt;&lt;/EndNote&gt;</w:instrText>
      </w:r>
      <w:r w:rsidR="0078656A">
        <w:rPr>
          <w:rFonts w:ascii="Helvetica" w:hAnsi="Helvetica"/>
          <w:sz w:val="22"/>
          <w:szCs w:val="22"/>
        </w:rPr>
        <w:fldChar w:fldCharType="separate"/>
      </w:r>
      <w:r w:rsidR="0078656A">
        <w:rPr>
          <w:rFonts w:ascii="Helvetica" w:hAnsi="Helvetica"/>
          <w:noProof/>
          <w:sz w:val="22"/>
          <w:szCs w:val="22"/>
        </w:rPr>
        <w:t>(Drechsler</w:t>
      </w:r>
      <w:r w:rsidR="0078656A" w:rsidRPr="0078656A">
        <w:rPr>
          <w:rFonts w:ascii="Helvetica" w:hAnsi="Helvetica"/>
          <w:i/>
          <w:noProof/>
          <w:sz w:val="22"/>
          <w:szCs w:val="22"/>
        </w:rPr>
        <w:t xml:space="preserve"> et al.</w:t>
      </w:r>
      <w:r w:rsidR="0078656A">
        <w:rPr>
          <w:rFonts w:ascii="Helvetica" w:hAnsi="Helvetica"/>
          <w:noProof/>
          <w:sz w:val="22"/>
          <w:szCs w:val="22"/>
        </w:rPr>
        <w:t xml:space="preserve"> 2006)</w:t>
      </w:r>
      <w:r w:rsidR="0078656A">
        <w:rPr>
          <w:rFonts w:ascii="Helvetica" w:hAnsi="Helvetica"/>
          <w:sz w:val="22"/>
          <w:szCs w:val="22"/>
        </w:rPr>
        <w:fldChar w:fldCharType="end"/>
      </w:r>
      <w:r w:rsidR="0087083D" w:rsidRPr="0087083D">
        <w:t xml:space="preserve"> </w:t>
      </w:r>
      <w:r w:rsidR="0078656A">
        <w:rPr>
          <w:rFonts w:ascii="Helvetica" w:hAnsi="Helvetica"/>
          <w:sz w:val="22"/>
          <w:szCs w:val="22"/>
        </w:rPr>
        <w:fldChar w:fldCharType="begin"/>
      </w:r>
      <w:r w:rsidR="0078656A">
        <w:rPr>
          <w:rFonts w:ascii="Helvetica" w:hAnsi="Helvetica"/>
          <w:sz w:val="22"/>
          <w:szCs w:val="22"/>
        </w:rPr>
        <w:instrText xml:space="preserve"> ADDIN EN.CITE &lt;EndNote&gt;&lt;Cite&gt;&lt;Author&gt;Smith&lt;/Author&gt;&lt;Year&gt;2014&lt;/Year&gt;&lt;RecNum&gt;8156&lt;/RecNum&gt;&lt;DisplayText&gt;(Smith&lt;style face="italic"&gt; et al.&lt;/style&gt; 2014)&lt;/DisplayText&gt;&lt;record&gt;&lt;rec-number&gt;8156&lt;/rec-number&gt;&lt;foreign-keys&gt;&lt;key app="EN" db-id="dsrza9wtbra05fevxvw5svf8d0a9a0ptptvp" timestamp="1443316890"&gt;8156&lt;/key&gt;&lt;/foreign-keys&gt;&lt;ref-type name="Book Section"&gt;5&lt;/ref-type&gt;&lt;contributors&gt;&lt;authors&gt;&lt;author&gt;Smith, David R&lt;/author&gt;&lt;author&gt;Snyder, Craig D&lt;/author&gt;&lt;author&gt;Hitt, Nathaniel P&lt;/author&gt;&lt;author&gt;Geissler, Paul H&lt;/author&gt;&lt;/authors&gt;&lt;/contributors&gt;&lt;titles&gt;&lt;title&gt;Monitoring for Threshold-Dependent Decisions&lt;/title&gt;&lt;secondary-title&gt;Application of Threshold Concepts in Natural Resource Decision Making&lt;/secondary-title&gt;&lt;/titles&gt;&lt;pages&gt;87-100&lt;/pages&gt;&lt;dates&gt;&lt;year&gt;2014&lt;/year&gt;&lt;/dates&gt;&lt;publisher&gt;Springer&lt;/publisher&gt;&lt;isbn&gt;1489980407&lt;/isbn&gt;&lt;urls&gt;&lt;/urls&gt;&lt;/record&gt;&lt;/Cite&gt;&lt;/EndNote&gt;</w:instrText>
      </w:r>
      <w:r w:rsidR="0078656A">
        <w:rPr>
          <w:rFonts w:ascii="Helvetica" w:hAnsi="Helvetica"/>
          <w:sz w:val="22"/>
          <w:szCs w:val="22"/>
        </w:rPr>
        <w:fldChar w:fldCharType="separate"/>
      </w:r>
      <w:r w:rsidR="0078656A">
        <w:rPr>
          <w:rFonts w:ascii="Helvetica" w:hAnsi="Helvetica"/>
          <w:noProof/>
          <w:sz w:val="22"/>
          <w:szCs w:val="22"/>
        </w:rPr>
        <w:t>(Smith</w:t>
      </w:r>
      <w:r w:rsidR="0078656A" w:rsidRPr="0078656A">
        <w:rPr>
          <w:rFonts w:ascii="Helvetica" w:hAnsi="Helvetica"/>
          <w:i/>
          <w:noProof/>
          <w:sz w:val="22"/>
          <w:szCs w:val="22"/>
        </w:rPr>
        <w:t xml:space="preserve"> et al.</w:t>
      </w:r>
      <w:r w:rsidR="0078656A">
        <w:rPr>
          <w:rFonts w:ascii="Helvetica" w:hAnsi="Helvetica"/>
          <w:noProof/>
          <w:sz w:val="22"/>
          <w:szCs w:val="22"/>
        </w:rPr>
        <w:t xml:space="preserve"> 2014)</w:t>
      </w:r>
      <w:r w:rsidR="0078656A">
        <w:rPr>
          <w:rFonts w:ascii="Helvetica" w:hAnsi="Helvetica"/>
          <w:sz w:val="22"/>
          <w:szCs w:val="22"/>
        </w:rPr>
        <w:fldChar w:fldCharType="end"/>
      </w:r>
    </w:p>
    <w:p w14:paraId="5F36C940" w14:textId="0B85341B" w:rsidR="00C97943" w:rsidRPr="00957F1F" w:rsidRDefault="00C97943" w:rsidP="00C97943">
      <w:pPr>
        <w:pStyle w:val="ListParagraph"/>
        <w:numPr>
          <w:ilvl w:val="2"/>
          <w:numId w:val="1"/>
        </w:numPr>
        <w:rPr>
          <w:rFonts w:ascii="Helvetica" w:hAnsi="Helvetica"/>
          <w:sz w:val="22"/>
          <w:szCs w:val="22"/>
        </w:rPr>
      </w:pPr>
      <w:r w:rsidRPr="00957F1F">
        <w:rPr>
          <w:rFonts w:ascii="Helvetica" w:hAnsi="Helvetica" w:cs="Helvetica Neue"/>
        </w:rPr>
        <w:t xml:space="preserve">Theoretically when agencies pay monitoring bill agencies are seeking to minimize monitoring costs given tight budgets and industry is seeking to maximize precision to harvest the most possible. These incentives are opposite one another. </w:t>
      </w:r>
    </w:p>
    <w:p w14:paraId="6A4C820E" w14:textId="708F39A9" w:rsidR="00C97943" w:rsidRPr="00957F1F" w:rsidRDefault="00C97943" w:rsidP="00C97943">
      <w:pPr>
        <w:pStyle w:val="ListParagraph"/>
        <w:numPr>
          <w:ilvl w:val="2"/>
          <w:numId w:val="1"/>
        </w:numPr>
        <w:rPr>
          <w:rFonts w:ascii="Helvetica" w:hAnsi="Helvetica"/>
          <w:sz w:val="22"/>
          <w:szCs w:val="22"/>
        </w:rPr>
      </w:pPr>
      <w:r w:rsidRPr="00957F1F">
        <w:rPr>
          <w:rFonts w:ascii="Helvetica" w:hAnsi="Helvetica" w:cs="Helvetica Neue"/>
        </w:rPr>
        <w:t>This is further difficult when the industry is paying for the monitoring</w:t>
      </w:r>
      <w:r w:rsidR="00D122CA" w:rsidRPr="00957F1F">
        <w:rPr>
          <w:rFonts w:ascii="Helvetica" w:hAnsi="Helvetica" w:cs="Helvetica Neue"/>
        </w:rPr>
        <w:t xml:space="preserve">. </w:t>
      </w:r>
      <w:r w:rsidRPr="00957F1F">
        <w:rPr>
          <w:rFonts w:ascii="Helvetica" w:hAnsi="Helvetica" w:cs="Helvetica Neue"/>
        </w:rPr>
        <w:t>Finding a resolution can be hard but not impossible and likely in</w:t>
      </w:r>
      <w:r w:rsidR="001B43B3">
        <w:rPr>
          <w:rFonts w:ascii="Helvetica" w:hAnsi="Helvetica" w:cs="Helvetica Neue"/>
        </w:rPr>
        <w:t xml:space="preserve">volves an intermediate harvest rate </w:t>
      </w:r>
      <w:r w:rsidRPr="00957F1F">
        <w:rPr>
          <w:rFonts w:ascii="Helvetica" w:hAnsi="Helvetica" w:cs="Helvetica Neue"/>
        </w:rPr>
        <w:t>and monitoring </w:t>
      </w:r>
    </w:p>
    <w:p w14:paraId="292D319D" w14:textId="698B5F88" w:rsidR="00C97943" w:rsidRPr="00957F1F" w:rsidRDefault="00647F49" w:rsidP="0021032B">
      <w:pPr>
        <w:pStyle w:val="ListParagraph"/>
        <w:widowControl w:val="0"/>
        <w:numPr>
          <w:ilvl w:val="2"/>
          <w:numId w:val="1"/>
        </w:numPr>
        <w:autoSpaceDE w:val="0"/>
        <w:autoSpaceDN w:val="0"/>
        <w:adjustRightInd w:val="0"/>
        <w:spacing w:line="320" w:lineRule="atLeast"/>
        <w:rPr>
          <w:rFonts w:ascii="Helvetica" w:hAnsi="Helvetica" w:cs="Helvetica Neue"/>
        </w:rPr>
      </w:pPr>
      <w:r w:rsidRPr="00957F1F">
        <w:rPr>
          <w:rFonts w:ascii="Helvetica" w:hAnsi="Helvetica" w:cs="Helvetica Neue"/>
        </w:rPr>
        <w:t xml:space="preserve">The value of additional information likely varies among stakeholders. </w:t>
      </w:r>
      <w:proofErr w:type="gramStart"/>
      <w:r w:rsidRPr="00957F1F">
        <w:rPr>
          <w:rFonts w:ascii="Helvetica" w:hAnsi="Helvetica" w:cs="Helvetica Neue"/>
        </w:rPr>
        <w:t>because</w:t>
      </w:r>
      <w:proofErr w:type="gramEnd"/>
      <w:r w:rsidRPr="00957F1F">
        <w:rPr>
          <w:rFonts w:ascii="Helvetica" w:hAnsi="Helvetica" w:cs="Helvetica Neue"/>
        </w:rPr>
        <w:t xml:space="preserve"> they may be more or less </w:t>
      </w:r>
      <w:r w:rsidR="00905369">
        <w:rPr>
          <w:rFonts w:ascii="Helvetica" w:hAnsi="Helvetica" w:cs="Helvetica Neue"/>
        </w:rPr>
        <w:t xml:space="preserve">risk averse. A large industry </w:t>
      </w:r>
      <w:r w:rsidRPr="00957F1F">
        <w:rPr>
          <w:rFonts w:ascii="Helvetica" w:hAnsi="Helvetica" w:cs="Helvetica Neue"/>
        </w:rPr>
        <w:t xml:space="preserve">might be more willing to take on risk while a small subsistence </w:t>
      </w:r>
      <w:r w:rsidR="00905369">
        <w:rPr>
          <w:rFonts w:ascii="Helvetica" w:hAnsi="Helvetica" w:cs="Helvetica Neue"/>
        </w:rPr>
        <w:t>harvester</w:t>
      </w:r>
      <w:r w:rsidRPr="00957F1F">
        <w:rPr>
          <w:rFonts w:ascii="Helvetica" w:hAnsi="Helvetica" w:cs="Helvetica Neue"/>
        </w:rPr>
        <w:t xml:space="preserve"> might be more risk averse. </w:t>
      </w:r>
    </w:p>
    <w:p w14:paraId="12E8DFE0" w14:textId="77777777" w:rsidR="0021032B" w:rsidRPr="00957F1F" w:rsidRDefault="001915FF" w:rsidP="0021032B">
      <w:pPr>
        <w:pStyle w:val="ListParagraph"/>
        <w:numPr>
          <w:ilvl w:val="1"/>
          <w:numId w:val="1"/>
        </w:numPr>
        <w:rPr>
          <w:rFonts w:ascii="Helvetica" w:hAnsi="Helvetica"/>
          <w:sz w:val="22"/>
          <w:szCs w:val="22"/>
        </w:rPr>
      </w:pPr>
      <w:r w:rsidRPr="00957F1F">
        <w:rPr>
          <w:rFonts w:ascii="Helvetica" w:hAnsi="Helvetica"/>
          <w:b/>
          <w:sz w:val="22"/>
          <w:szCs w:val="22"/>
        </w:rPr>
        <w:t>The value of information, and willingness to risk crossing a tipping point likely varies with stakeholder perceptions</w:t>
      </w:r>
    </w:p>
    <w:p w14:paraId="64B953EC" w14:textId="3628BC63" w:rsidR="0021032B" w:rsidRPr="004A6454" w:rsidRDefault="0021032B" w:rsidP="0021032B">
      <w:pPr>
        <w:pStyle w:val="ListParagraph"/>
        <w:numPr>
          <w:ilvl w:val="2"/>
          <w:numId w:val="1"/>
        </w:numPr>
        <w:rPr>
          <w:rFonts w:ascii="Helvetica" w:hAnsi="Helvetica"/>
          <w:sz w:val="22"/>
          <w:szCs w:val="22"/>
        </w:rPr>
      </w:pPr>
      <w:proofErr w:type="gramStart"/>
      <w:r w:rsidRPr="00957F1F">
        <w:rPr>
          <w:rFonts w:ascii="Helvetica" w:hAnsi="Helvetica" w:cs="Helvetica Neue"/>
        </w:rPr>
        <w:t>the</w:t>
      </w:r>
      <w:proofErr w:type="gramEnd"/>
      <w:r w:rsidRPr="00957F1F">
        <w:rPr>
          <w:rFonts w:ascii="Helvetica" w:hAnsi="Helvetica" w:cs="Helvetica Neue"/>
        </w:rPr>
        <w:t xml:space="preserve"> value of additional information likely varies among stakeholders, because they may be more or less</w:t>
      </w:r>
      <w:r w:rsidR="008235B2">
        <w:rPr>
          <w:rFonts w:ascii="Helvetica" w:hAnsi="Helvetica" w:cs="Helvetica Neue"/>
        </w:rPr>
        <w:t xml:space="preserve"> risk averse. A large industry</w:t>
      </w:r>
      <w:r w:rsidRPr="00957F1F">
        <w:rPr>
          <w:rFonts w:ascii="Helvetica" w:hAnsi="Helvetica" w:cs="Helvetica Neue"/>
        </w:rPr>
        <w:t xml:space="preserve"> might be more willing to take on risk </w:t>
      </w:r>
      <w:r w:rsidR="008235B2">
        <w:rPr>
          <w:rFonts w:ascii="Helvetica" w:hAnsi="Helvetica" w:cs="Helvetica Neue"/>
        </w:rPr>
        <w:t xml:space="preserve">while a </w:t>
      </w:r>
      <w:r w:rsidR="00B40F2C">
        <w:rPr>
          <w:rFonts w:ascii="Helvetica" w:hAnsi="Helvetica" w:cs="Helvetica Neue"/>
        </w:rPr>
        <w:t>subsistence</w:t>
      </w:r>
      <w:r w:rsidR="008235B2">
        <w:rPr>
          <w:rFonts w:ascii="Helvetica" w:hAnsi="Helvetica" w:cs="Helvetica Neue"/>
        </w:rPr>
        <w:t xml:space="preserve"> harvest</w:t>
      </w:r>
      <w:r w:rsidRPr="00957F1F">
        <w:rPr>
          <w:rFonts w:ascii="Helvetica" w:hAnsi="Helvetica" w:cs="Helvetica Neue"/>
        </w:rPr>
        <w:t xml:space="preserve"> might be more risk averse. </w:t>
      </w:r>
    </w:p>
    <w:p w14:paraId="4328C284" w14:textId="0630FA46" w:rsidR="004A6454" w:rsidRPr="00957F1F" w:rsidRDefault="004A6454" w:rsidP="0021032B">
      <w:pPr>
        <w:pStyle w:val="ListParagraph"/>
        <w:numPr>
          <w:ilvl w:val="2"/>
          <w:numId w:val="1"/>
        </w:numPr>
        <w:rPr>
          <w:rFonts w:ascii="Helvetica" w:hAnsi="Helvetica"/>
          <w:sz w:val="22"/>
          <w:szCs w:val="22"/>
        </w:rPr>
      </w:pPr>
      <w:r>
        <w:rPr>
          <w:rFonts w:ascii="Helvetica" w:hAnsi="Helvetica" w:cs="Helvetica Neue"/>
        </w:rPr>
        <w:t xml:space="preserve">Furthermore, less certainty about the population leads to volatility, which can be particularly challenging for artisanal harvesters that may have lower mobility and limited capacity to take advantage of “boom” years or adapt to harvesting a new resource in “bust” years. </w:t>
      </w:r>
    </w:p>
    <w:p w14:paraId="43366617" w14:textId="3799CB6E" w:rsidR="0021032B" w:rsidRPr="00957F1F" w:rsidRDefault="0021032B" w:rsidP="0021032B">
      <w:pPr>
        <w:pStyle w:val="ListParagraph"/>
        <w:numPr>
          <w:ilvl w:val="2"/>
          <w:numId w:val="1"/>
        </w:numPr>
        <w:rPr>
          <w:rFonts w:ascii="Helvetica" w:hAnsi="Helvetica"/>
          <w:sz w:val="22"/>
          <w:szCs w:val="22"/>
        </w:rPr>
      </w:pPr>
      <w:r w:rsidRPr="00957F1F">
        <w:rPr>
          <w:rFonts w:ascii="Helvetica" w:hAnsi="Helvetica"/>
          <w:sz w:val="22"/>
          <w:szCs w:val="22"/>
        </w:rPr>
        <w:t xml:space="preserve">Accounting for variable levels of risk among stakeholders will be a critical step in including the value of information as a driver of monitoring investment  </w:t>
      </w:r>
    </w:p>
    <w:p w14:paraId="7C8C955B" w14:textId="4CAF645E" w:rsidR="000437E9" w:rsidRPr="00957F1F" w:rsidRDefault="0032699A" w:rsidP="000437E9">
      <w:pPr>
        <w:pStyle w:val="ListParagraph"/>
        <w:numPr>
          <w:ilvl w:val="1"/>
          <w:numId w:val="1"/>
        </w:numPr>
        <w:rPr>
          <w:rFonts w:ascii="Helvetica" w:hAnsi="Helvetica"/>
          <w:b/>
          <w:sz w:val="22"/>
          <w:szCs w:val="22"/>
        </w:rPr>
      </w:pPr>
      <w:r>
        <w:rPr>
          <w:rFonts w:ascii="Helvetica" w:hAnsi="Helvetica"/>
          <w:b/>
          <w:sz w:val="22"/>
          <w:szCs w:val="22"/>
        </w:rPr>
        <w:t xml:space="preserve">We assume we </w:t>
      </w:r>
      <w:r w:rsidR="00714BCA">
        <w:rPr>
          <w:rFonts w:ascii="Helvetica" w:hAnsi="Helvetica"/>
          <w:b/>
          <w:sz w:val="22"/>
          <w:szCs w:val="22"/>
        </w:rPr>
        <w:t>know where</w:t>
      </w:r>
      <w:r w:rsidR="00822127">
        <w:rPr>
          <w:rFonts w:ascii="Helvetica" w:hAnsi="Helvetica"/>
          <w:b/>
          <w:sz w:val="22"/>
          <w:szCs w:val="22"/>
        </w:rPr>
        <w:t xml:space="preserve"> the biological tipping point. </w:t>
      </w:r>
      <w:r w:rsidR="006E3884">
        <w:rPr>
          <w:rFonts w:ascii="Helvetica" w:hAnsi="Helvetica"/>
          <w:b/>
          <w:sz w:val="22"/>
          <w:szCs w:val="22"/>
        </w:rPr>
        <w:t>An adaptive approach (</w:t>
      </w:r>
      <w:proofErr w:type="spellStart"/>
      <w:r w:rsidR="006E3884">
        <w:rPr>
          <w:rFonts w:ascii="Helvetica" w:hAnsi="Helvetica"/>
          <w:b/>
          <w:sz w:val="22"/>
          <w:szCs w:val="22"/>
        </w:rPr>
        <w:t>sensu</w:t>
      </w:r>
      <w:proofErr w:type="spellEnd"/>
      <w:r w:rsidR="006E3884">
        <w:rPr>
          <w:rFonts w:ascii="Helvetica" w:hAnsi="Helvetica"/>
          <w:b/>
          <w:sz w:val="22"/>
          <w:szCs w:val="22"/>
        </w:rPr>
        <w:t xml:space="preserve"> </w:t>
      </w:r>
      <w:proofErr w:type="spellStart"/>
      <w:r w:rsidR="006E3884">
        <w:rPr>
          <w:rFonts w:ascii="Helvetica" w:hAnsi="Helvetica"/>
          <w:b/>
          <w:sz w:val="22"/>
          <w:szCs w:val="22"/>
        </w:rPr>
        <w:t>Bottinger</w:t>
      </w:r>
      <w:proofErr w:type="spellEnd"/>
      <w:r w:rsidR="006E3884">
        <w:rPr>
          <w:rFonts w:ascii="Helvetica" w:hAnsi="Helvetica"/>
          <w:b/>
          <w:sz w:val="22"/>
          <w:szCs w:val="22"/>
        </w:rPr>
        <w:t xml:space="preserve"> et al) </w:t>
      </w:r>
      <w:r w:rsidR="00822127">
        <w:rPr>
          <w:rFonts w:ascii="Helvetica" w:hAnsi="Helvetica"/>
          <w:b/>
          <w:sz w:val="22"/>
          <w:szCs w:val="22"/>
        </w:rPr>
        <w:t xml:space="preserve">that uses dynamic optimization to “learn” </w:t>
      </w:r>
      <w:r w:rsidR="00A8037E">
        <w:rPr>
          <w:rFonts w:ascii="Helvetica" w:hAnsi="Helvetica"/>
          <w:b/>
          <w:sz w:val="22"/>
          <w:szCs w:val="22"/>
        </w:rPr>
        <w:t>can help us figure that out.</w:t>
      </w:r>
    </w:p>
    <w:p w14:paraId="13A6EBFB" w14:textId="1649C204" w:rsidR="00672295" w:rsidRPr="00957F1F" w:rsidRDefault="00BF3DAE" w:rsidP="00672295">
      <w:pPr>
        <w:pStyle w:val="ListParagraph"/>
        <w:numPr>
          <w:ilvl w:val="2"/>
          <w:numId w:val="1"/>
        </w:numPr>
        <w:rPr>
          <w:rFonts w:ascii="Helvetica" w:hAnsi="Helvetica"/>
          <w:sz w:val="22"/>
          <w:szCs w:val="22"/>
        </w:rPr>
      </w:pPr>
      <w:r w:rsidRPr="00957F1F">
        <w:rPr>
          <w:rFonts w:ascii="Helvetica" w:hAnsi="Helvetica"/>
          <w:sz w:val="22"/>
          <w:szCs w:val="22"/>
        </w:rPr>
        <w:t xml:space="preserve">Our model is heuristic </w:t>
      </w:r>
      <w:r w:rsidR="00481EF0" w:rsidRPr="00957F1F">
        <w:rPr>
          <w:rFonts w:ascii="Helvetica" w:hAnsi="Helvetica"/>
          <w:sz w:val="22"/>
          <w:szCs w:val="22"/>
        </w:rPr>
        <w:t>in its evaluation of monitoring value in the presence of tipping point</w:t>
      </w:r>
      <w:r w:rsidR="00DE4C3D" w:rsidRPr="00957F1F">
        <w:rPr>
          <w:rFonts w:ascii="Helvetica" w:hAnsi="Helvetica"/>
          <w:sz w:val="22"/>
          <w:szCs w:val="22"/>
        </w:rPr>
        <w:t>.</w:t>
      </w:r>
      <w:r w:rsidR="00481EF0" w:rsidRPr="00957F1F">
        <w:rPr>
          <w:rFonts w:ascii="Helvetica" w:hAnsi="Helvetica"/>
          <w:sz w:val="22"/>
          <w:szCs w:val="22"/>
        </w:rPr>
        <w:t xml:space="preserve"> However, decision makers are rarely </w:t>
      </w:r>
      <w:r w:rsidR="000A53DB" w:rsidRPr="00957F1F">
        <w:rPr>
          <w:rFonts w:ascii="Helvetica" w:hAnsi="Helvetica"/>
          <w:sz w:val="22"/>
          <w:szCs w:val="22"/>
        </w:rPr>
        <w:t>fortunate</w:t>
      </w:r>
      <w:r w:rsidR="00481EF0" w:rsidRPr="00957F1F">
        <w:rPr>
          <w:rFonts w:ascii="Helvetica" w:hAnsi="Helvetica"/>
          <w:sz w:val="22"/>
          <w:szCs w:val="22"/>
        </w:rPr>
        <w:t xml:space="preserve"> </w:t>
      </w:r>
      <w:r w:rsidR="000A53DB" w:rsidRPr="00957F1F">
        <w:rPr>
          <w:rFonts w:ascii="Helvetica" w:hAnsi="Helvetica"/>
          <w:sz w:val="22"/>
          <w:szCs w:val="22"/>
        </w:rPr>
        <w:t>enough to</w:t>
      </w:r>
      <w:r w:rsidR="00481EF0" w:rsidRPr="00957F1F">
        <w:rPr>
          <w:rFonts w:ascii="Helvetica" w:hAnsi="Helvetica"/>
          <w:sz w:val="22"/>
          <w:szCs w:val="22"/>
        </w:rPr>
        <w:t xml:space="preserve"> have perfect knowledge of the system</w:t>
      </w:r>
      <w:r w:rsidR="002F1F04">
        <w:rPr>
          <w:rFonts w:ascii="Helvetica" w:hAnsi="Helvetica"/>
          <w:sz w:val="22"/>
          <w:szCs w:val="22"/>
        </w:rPr>
        <w:t xml:space="preserve">. </w:t>
      </w:r>
    </w:p>
    <w:p w14:paraId="035FED81" w14:textId="77777777" w:rsidR="0096669E" w:rsidRDefault="00E17360" w:rsidP="006215F7">
      <w:pPr>
        <w:pStyle w:val="ListParagraph"/>
        <w:numPr>
          <w:ilvl w:val="2"/>
          <w:numId w:val="1"/>
        </w:numPr>
        <w:rPr>
          <w:rFonts w:ascii="Helvetica" w:hAnsi="Helvetica"/>
          <w:sz w:val="22"/>
          <w:szCs w:val="22"/>
        </w:rPr>
      </w:pPr>
      <w:r w:rsidRPr="00957F1F">
        <w:rPr>
          <w:rFonts w:ascii="Helvetica" w:hAnsi="Helvetica"/>
          <w:sz w:val="22"/>
          <w:szCs w:val="22"/>
        </w:rPr>
        <w:t xml:space="preserve"> </w:t>
      </w:r>
      <w:proofErr w:type="gramStart"/>
      <w:r w:rsidRPr="00957F1F">
        <w:rPr>
          <w:rFonts w:ascii="Helvetica" w:hAnsi="Helvetica"/>
          <w:sz w:val="22"/>
          <w:szCs w:val="22"/>
        </w:rPr>
        <w:t>this</w:t>
      </w:r>
      <w:proofErr w:type="gramEnd"/>
      <w:r w:rsidRPr="00957F1F">
        <w:rPr>
          <w:rFonts w:ascii="Helvetica" w:hAnsi="Helvetica"/>
          <w:sz w:val="22"/>
          <w:szCs w:val="22"/>
        </w:rPr>
        <w:t xml:space="preserve"> uncertainty </w:t>
      </w:r>
      <w:r w:rsidR="000A53DB" w:rsidRPr="00957F1F">
        <w:rPr>
          <w:rFonts w:ascii="Helvetica" w:hAnsi="Helvetica"/>
          <w:sz w:val="22"/>
          <w:szCs w:val="22"/>
        </w:rPr>
        <w:t xml:space="preserve">presents </w:t>
      </w:r>
      <w:r w:rsidRPr="00957F1F">
        <w:rPr>
          <w:rFonts w:ascii="Helvetica" w:hAnsi="Helvetica"/>
          <w:sz w:val="22"/>
          <w:szCs w:val="22"/>
        </w:rPr>
        <w:t>challenges particularly in the face of global change</w:t>
      </w:r>
      <w:r w:rsidR="00714A4E">
        <w:rPr>
          <w:rFonts w:ascii="Helvetica" w:hAnsi="Helvetica"/>
          <w:sz w:val="22"/>
          <w:szCs w:val="22"/>
        </w:rPr>
        <w:t>, where</w:t>
      </w:r>
      <w:r w:rsidRPr="00957F1F">
        <w:rPr>
          <w:rFonts w:ascii="Helvetica" w:hAnsi="Helvetica"/>
          <w:sz w:val="22"/>
          <w:szCs w:val="22"/>
        </w:rPr>
        <w:t xml:space="preserve"> </w:t>
      </w:r>
      <w:r w:rsidR="00481EF0" w:rsidRPr="00957F1F">
        <w:rPr>
          <w:rFonts w:ascii="Helvetica" w:hAnsi="Helvetica"/>
          <w:sz w:val="22"/>
          <w:szCs w:val="22"/>
        </w:rPr>
        <w:t xml:space="preserve">the strength and location of thresholds may well change. </w:t>
      </w:r>
      <w:r w:rsidR="00DE4C3D" w:rsidRPr="00957F1F">
        <w:rPr>
          <w:rFonts w:ascii="Helvetica" w:hAnsi="Helvetica"/>
          <w:sz w:val="22"/>
          <w:szCs w:val="22"/>
        </w:rPr>
        <w:t xml:space="preserve"> We do not </w:t>
      </w:r>
      <w:r w:rsidR="00BF3DAE" w:rsidRPr="00957F1F">
        <w:rPr>
          <w:rFonts w:ascii="Helvetica" w:hAnsi="Helvetica"/>
          <w:sz w:val="22"/>
          <w:szCs w:val="22"/>
        </w:rPr>
        <w:t>address</w:t>
      </w:r>
      <w:r w:rsidR="000437E9" w:rsidRPr="00957F1F">
        <w:rPr>
          <w:rFonts w:ascii="Helvetica" w:hAnsi="Helvetica"/>
          <w:sz w:val="22"/>
          <w:szCs w:val="22"/>
        </w:rPr>
        <w:t xml:space="preserve"> with </w:t>
      </w:r>
      <w:r w:rsidR="006215F7" w:rsidRPr="00957F1F">
        <w:rPr>
          <w:rFonts w:ascii="Helvetica" w:hAnsi="Helvetica"/>
          <w:sz w:val="22"/>
          <w:szCs w:val="22"/>
        </w:rPr>
        <w:t xml:space="preserve">process </w:t>
      </w:r>
      <w:r w:rsidR="00BF3DAE" w:rsidRPr="00957F1F">
        <w:rPr>
          <w:rFonts w:ascii="Helvetica" w:hAnsi="Helvetica"/>
          <w:sz w:val="22"/>
          <w:szCs w:val="22"/>
        </w:rPr>
        <w:t xml:space="preserve">uncertainty (e.g. uncertainty in the </w:t>
      </w:r>
      <w:r w:rsidR="006215F7" w:rsidRPr="00957F1F">
        <w:rPr>
          <w:rFonts w:ascii="Helvetica" w:hAnsi="Helvetica"/>
          <w:sz w:val="22"/>
          <w:szCs w:val="22"/>
        </w:rPr>
        <w:t>location of the tipping point</w:t>
      </w:r>
      <w:r w:rsidR="00DE4C3D" w:rsidRPr="00957F1F">
        <w:rPr>
          <w:rFonts w:ascii="Helvetica" w:hAnsi="Helvetica"/>
          <w:sz w:val="22"/>
          <w:szCs w:val="22"/>
        </w:rPr>
        <w:t>);</w:t>
      </w:r>
      <w:r w:rsidR="00012A3D" w:rsidRPr="00957F1F">
        <w:rPr>
          <w:rFonts w:ascii="Helvetica" w:hAnsi="Helvetica"/>
          <w:sz w:val="22"/>
          <w:szCs w:val="22"/>
        </w:rPr>
        <w:t xml:space="preserve"> </w:t>
      </w:r>
      <w:r w:rsidR="00DE4C3D" w:rsidRPr="00957F1F">
        <w:rPr>
          <w:rFonts w:ascii="Helvetica" w:hAnsi="Helvetica"/>
          <w:sz w:val="22"/>
          <w:szCs w:val="22"/>
        </w:rPr>
        <w:t>however,</w:t>
      </w:r>
      <w:r w:rsidR="006215F7" w:rsidRPr="00957F1F">
        <w:rPr>
          <w:rFonts w:ascii="Helvetica" w:hAnsi="Helvetica"/>
          <w:sz w:val="22"/>
          <w:szCs w:val="22"/>
        </w:rPr>
        <w:t xml:space="preserve"> </w:t>
      </w:r>
      <w:r w:rsidR="003571BF">
        <w:rPr>
          <w:rFonts w:ascii="Helvetica" w:hAnsi="Helvetica"/>
          <w:sz w:val="22"/>
          <w:szCs w:val="22"/>
        </w:rPr>
        <w:lastRenderedPageBreak/>
        <w:t>theoretically gaining greater certainty about the location of a tipping point can be achieved through adaptive management. For example,</w:t>
      </w:r>
      <w:r w:rsidR="00481EF0" w:rsidRPr="00957F1F">
        <w:rPr>
          <w:rFonts w:ascii="Helvetica" w:hAnsi="Helvetica"/>
          <w:sz w:val="22"/>
          <w:szCs w:val="22"/>
        </w:rPr>
        <w:t xml:space="preserve"> </w:t>
      </w:r>
      <w:proofErr w:type="spellStart"/>
      <w:r w:rsidR="00992A4F" w:rsidRPr="00957F1F">
        <w:rPr>
          <w:rFonts w:ascii="Helvetica" w:hAnsi="Helvetica"/>
          <w:sz w:val="22"/>
          <w:szCs w:val="22"/>
        </w:rPr>
        <w:t>Boettinger</w:t>
      </w:r>
      <w:proofErr w:type="spellEnd"/>
      <w:r w:rsidR="00992A4F" w:rsidRPr="00957F1F">
        <w:rPr>
          <w:rFonts w:ascii="Helvetica" w:hAnsi="Helvetica"/>
          <w:sz w:val="22"/>
          <w:szCs w:val="22"/>
        </w:rPr>
        <w:t xml:space="preserve"> et al. </w:t>
      </w:r>
      <w:r w:rsidR="00FC7BA4">
        <w:rPr>
          <w:rFonts w:ascii="Helvetica" w:hAnsi="Helvetica"/>
          <w:sz w:val="22"/>
          <w:szCs w:val="22"/>
        </w:rPr>
        <w:fldChar w:fldCharType="begin"/>
      </w:r>
      <w:r w:rsidR="00FC7BA4">
        <w:rPr>
          <w:rFonts w:ascii="Helvetica" w:hAnsi="Helvetica"/>
          <w:sz w:val="22"/>
          <w:szCs w:val="22"/>
        </w:rPr>
        <w:instrText xml:space="preserve"> ADDIN EN.CITE &lt;EndNote&gt;&lt;Cite ExcludeAuth="1"&gt;&lt;Author&gt;Boettiger&lt;/Author&gt;&lt;Year&gt;2015&lt;/Year&gt;&lt;RecNum&gt;8126&lt;/RecNum&gt;&lt;DisplayText&gt;(2015)&lt;/DisplayText&gt;&lt;record&gt;&lt;rec-number&gt;8126&lt;/rec-number&gt;&lt;foreign-keys&gt;&lt;key app="EN" db-id="dsrza9wtbra05fevxvw5svf8d0a9a0ptptvp" timestamp="1440108763"&gt;8126&lt;/key&gt;&lt;/foreign-keys&gt;&lt;ref-type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00FC7BA4">
        <w:rPr>
          <w:rFonts w:ascii="Helvetica" w:hAnsi="Helvetica"/>
          <w:sz w:val="22"/>
          <w:szCs w:val="22"/>
        </w:rPr>
        <w:fldChar w:fldCharType="separate"/>
      </w:r>
      <w:r w:rsidR="00FC7BA4">
        <w:rPr>
          <w:rFonts w:ascii="Helvetica" w:hAnsi="Helvetica"/>
          <w:noProof/>
          <w:sz w:val="22"/>
          <w:szCs w:val="22"/>
        </w:rPr>
        <w:t>(2015)</w:t>
      </w:r>
      <w:r w:rsidR="00FC7BA4">
        <w:rPr>
          <w:rFonts w:ascii="Helvetica" w:hAnsi="Helvetica"/>
          <w:sz w:val="22"/>
          <w:szCs w:val="22"/>
        </w:rPr>
        <w:fldChar w:fldCharType="end"/>
      </w:r>
      <w:r w:rsidR="0068315A" w:rsidRPr="00957F1F">
        <w:rPr>
          <w:rFonts w:ascii="Helvetica" w:hAnsi="Helvetica"/>
          <w:sz w:val="22"/>
          <w:szCs w:val="22"/>
        </w:rPr>
        <w:t xml:space="preserve"> </w:t>
      </w:r>
      <w:r w:rsidR="003571BF">
        <w:rPr>
          <w:rFonts w:ascii="Helvetica" w:hAnsi="Helvetica"/>
          <w:sz w:val="22"/>
          <w:szCs w:val="22"/>
        </w:rPr>
        <w:t xml:space="preserve">recently described how </w:t>
      </w:r>
      <w:r w:rsidR="0068315A" w:rsidRPr="00957F1F">
        <w:rPr>
          <w:rFonts w:ascii="Helvetica" w:hAnsi="Helvetica"/>
          <w:sz w:val="22"/>
          <w:szCs w:val="22"/>
        </w:rPr>
        <w:t>Gaussian process stochastic dynamic programming</w:t>
      </w:r>
      <w:r w:rsidR="003571BF">
        <w:rPr>
          <w:rFonts w:ascii="Helvetica" w:hAnsi="Helvetica"/>
          <w:sz w:val="22"/>
          <w:szCs w:val="22"/>
        </w:rPr>
        <w:t xml:space="preserve"> can allow managers opportunities to learn more about threshold locations</w:t>
      </w:r>
      <w:r w:rsidR="0068315A" w:rsidRPr="00957F1F">
        <w:rPr>
          <w:rFonts w:ascii="Helvetica" w:hAnsi="Helvetica"/>
          <w:sz w:val="22"/>
          <w:szCs w:val="22"/>
        </w:rPr>
        <w:t>.</w:t>
      </w:r>
    </w:p>
    <w:p w14:paraId="3EBCA69E" w14:textId="02169034" w:rsidR="006B0DD7" w:rsidRDefault="0096669E" w:rsidP="0096669E">
      <w:pPr>
        <w:pStyle w:val="ListParagraph"/>
        <w:numPr>
          <w:ilvl w:val="2"/>
          <w:numId w:val="1"/>
        </w:numPr>
        <w:rPr>
          <w:rFonts w:ascii="Helvetica" w:hAnsi="Helvetica"/>
          <w:sz w:val="22"/>
          <w:szCs w:val="22"/>
        </w:rPr>
      </w:pPr>
      <w:r>
        <w:rPr>
          <w:rFonts w:ascii="Helvetica" w:hAnsi="Helvetica"/>
          <w:sz w:val="22"/>
          <w:szCs w:val="22"/>
        </w:rPr>
        <w:t xml:space="preserve">Some uncertainty can be reduced by better monitoring efforts and other pieces of uncertainty are irreducible </w:t>
      </w:r>
      <w:r w:rsidR="006C270B">
        <w:rPr>
          <w:rFonts w:ascii="Helvetica" w:hAnsi="Helvetica"/>
          <w:sz w:val="22"/>
          <w:szCs w:val="22"/>
        </w:rPr>
        <w:fldChar w:fldCharType="begin"/>
      </w:r>
      <w:r w:rsidR="006C270B">
        <w:rPr>
          <w:rFonts w:ascii="Helvetica" w:hAnsi="Helvetica"/>
          <w:sz w:val="22"/>
          <w:szCs w:val="22"/>
        </w:rPr>
        <w:instrText xml:space="preserve"> ADDIN EN.CITE &lt;EndNote&gt;&lt;Cite&gt;&lt;Author&gt;Mangel&lt;/Author&gt;&lt;Year&gt;2000&lt;/Year&gt;&lt;RecNum&gt;8150&lt;/RecNum&gt;&lt;DisplayText&gt;(Mangel 2000)&lt;/DisplayText&gt;&lt;record&gt;&lt;rec-number&gt;8150&lt;/rec-number&gt;&lt;foreign-keys&gt;&lt;key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006C270B">
        <w:rPr>
          <w:rFonts w:ascii="Helvetica" w:hAnsi="Helvetica"/>
          <w:sz w:val="22"/>
          <w:szCs w:val="22"/>
        </w:rPr>
        <w:fldChar w:fldCharType="separate"/>
      </w:r>
      <w:r w:rsidR="006C270B">
        <w:rPr>
          <w:rFonts w:ascii="Helvetica" w:hAnsi="Helvetica"/>
          <w:noProof/>
          <w:sz w:val="22"/>
          <w:szCs w:val="22"/>
        </w:rPr>
        <w:t>(Mangel 2000)</w:t>
      </w:r>
      <w:r w:rsidR="006C270B">
        <w:rPr>
          <w:rFonts w:ascii="Helvetica" w:hAnsi="Helvetica"/>
          <w:sz w:val="22"/>
          <w:szCs w:val="22"/>
        </w:rPr>
        <w:fldChar w:fldCharType="end"/>
      </w:r>
      <w:r>
        <w:rPr>
          <w:rFonts w:ascii="Helvetica" w:hAnsi="Helvetica"/>
          <w:sz w:val="22"/>
          <w:szCs w:val="22"/>
        </w:rPr>
        <w:t xml:space="preserve">. </w:t>
      </w:r>
    </w:p>
    <w:p w14:paraId="49BD2AA9" w14:textId="08138419" w:rsidR="0096669E" w:rsidRPr="00957F1F" w:rsidRDefault="006B0DD7" w:rsidP="0096669E">
      <w:pPr>
        <w:pStyle w:val="ListParagraph"/>
        <w:numPr>
          <w:ilvl w:val="2"/>
          <w:numId w:val="1"/>
        </w:numPr>
        <w:rPr>
          <w:rFonts w:ascii="Helvetica" w:hAnsi="Helvetica"/>
          <w:sz w:val="22"/>
          <w:szCs w:val="22"/>
        </w:rPr>
      </w:pPr>
      <w:r>
        <w:rPr>
          <w:rFonts w:ascii="Helvetica" w:hAnsi="Helvetica"/>
          <w:sz w:val="22"/>
          <w:szCs w:val="22"/>
        </w:rPr>
        <w:t>Therefore threshold management such as through the use of moderate harvest thresholds or precautionary buffers as proposed above may be effective ways to avoid crossing irreversible tipping points.</w:t>
      </w:r>
    </w:p>
    <w:p w14:paraId="76D7505E" w14:textId="0486FDA4" w:rsidR="00257D20" w:rsidRDefault="0068315A" w:rsidP="006215F7">
      <w:pPr>
        <w:pStyle w:val="ListParagraph"/>
        <w:numPr>
          <w:ilvl w:val="2"/>
          <w:numId w:val="1"/>
        </w:numPr>
        <w:rPr>
          <w:rFonts w:ascii="Helvetica" w:hAnsi="Helvetica"/>
          <w:sz w:val="22"/>
          <w:szCs w:val="22"/>
        </w:rPr>
      </w:pPr>
      <w:r w:rsidRPr="00957F1F">
        <w:rPr>
          <w:rFonts w:ascii="Helvetica" w:hAnsi="Helvetica"/>
          <w:sz w:val="22"/>
          <w:szCs w:val="22"/>
        </w:rPr>
        <w:t xml:space="preserve">  </w:t>
      </w:r>
    </w:p>
    <w:p w14:paraId="7DD85AA2" w14:textId="270F9903" w:rsidR="00915FB5" w:rsidRPr="00957F1F" w:rsidRDefault="00C11819" w:rsidP="00D7651D">
      <w:pPr>
        <w:pStyle w:val="ListParagraph"/>
        <w:numPr>
          <w:ilvl w:val="1"/>
          <w:numId w:val="1"/>
        </w:numPr>
        <w:rPr>
          <w:rFonts w:ascii="Helvetica" w:hAnsi="Helvetica"/>
          <w:b/>
          <w:sz w:val="22"/>
          <w:szCs w:val="22"/>
        </w:rPr>
      </w:pPr>
      <w:r>
        <w:rPr>
          <w:rFonts w:ascii="Helvetica" w:hAnsi="Helvetica"/>
          <w:b/>
          <w:sz w:val="22"/>
          <w:szCs w:val="22"/>
        </w:rPr>
        <w:t>Where do we go from here</w:t>
      </w:r>
    </w:p>
    <w:p w14:paraId="7547E81E" w14:textId="77777777" w:rsidR="006078BE" w:rsidRDefault="00D7651D" w:rsidP="006078BE">
      <w:pPr>
        <w:pStyle w:val="ListParagraph"/>
        <w:numPr>
          <w:ilvl w:val="2"/>
          <w:numId w:val="1"/>
        </w:numPr>
        <w:rPr>
          <w:rFonts w:ascii="Helvetica" w:hAnsi="Helvetica"/>
          <w:sz w:val="22"/>
          <w:szCs w:val="22"/>
        </w:rPr>
      </w:pPr>
      <w:proofErr w:type="gramStart"/>
      <w:r w:rsidRPr="00957F1F">
        <w:rPr>
          <w:rFonts w:ascii="Helvetica" w:hAnsi="Helvetica"/>
          <w:sz w:val="22"/>
          <w:szCs w:val="22"/>
        </w:rPr>
        <w:t>exploring</w:t>
      </w:r>
      <w:proofErr w:type="gramEnd"/>
      <w:r w:rsidRPr="00957F1F">
        <w:rPr>
          <w:rFonts w:ascii="Helvetica" w:hAnsi="Helvetica"/>
          <w:sz w:val="22"/>
          <w:szCs w:val="22"/>
        </w:rPr>
        <w:t xml:space="preserve"> management strategies to recover from tipping points. </w:t>
      </w:r>
    </w:p>
    <w:p w14:paraId="7550EFD0" w14:textId="50F55786" w:rsidR="006078BE" w:rsidRPr="00EE1701" w:rsidRDefault="006078BE" w:rsidP="00B64D13">
      <w:pPr>
        <w:pStyle w:val="ListParagraph"/>
        <w:numPr>
          <w:ilvl w:val="2"/>
          <w:numId w:val="1"/>
        </w:numPr>
        <w:rPr>
          <w:rFonts w:ascii="Helvetica" w:hAnsi="Helvetica"/>
          <w:sz w:val="22"/>
          <w:szCs w:val="22"/>
        </w:rPr>
      </w:pPr>
      <w:r w:rsidRPr="00EE1701">
        <w:rPr>
          <w:rFonts w:ascii="Helvetica" w:hAnsi="Helvetica"/>
          <w:sz w:val="22"/>
          <w:szCs w:val="22"/>
        </w:rPr>
        <w:t xml:space="preserve">What is cost of managing as if a TP exists when it does not? </w:t>
      </w:r>
    </w:p>
    <w:p w14:paraId="1023FE53" w14:textId="77777777" w:rsidR="00C1536D" w:rsidRPr="00957F1F" w:rsidRDefault="00C1536D">
      <w:pPr>
        <w:rPr>
          <w:rFonts w:ascii="Helvetica" w:hAnsi="Helvetica" w:cs="Times New Roman"/>
          <w:b/>
          <w:sz w:val="22"/>
          <w:szCs w:val="22"/>
        </w:rPr>
      </w:pPr>
      <w:r w:rsidRPr="00957F1F">
        <w:rPr>
          <w:rFonts w:ascii="Helvetica" w:hAnsi="Helvetica" w:cs="Times New Roman"/>
          <w:b/>
          <w:sz w:val="22"/>
          <w:szCs w:val="22"/>
        </w:rPr>
        <w:br w:type="page"/>
      </w:r>
    </w:p>
    <w:p w14:paraId="1AB3ED3E" w14:textId="3597805B"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14:paraId="03A131AD" w14:textId="217A3F89"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working group participants, the broader Ocean Tipping Points group, and colleagues at the NWFSC for valuable feedback and advice. </w:t>
      </w:r>
    </w:p>
    <w:p w14:paraId="1C3799E5" w14:textId="77777777" w:rsidR="007522A9" w:rsidRPr="00957F1F" w:rsidRDefault="007522A9" w:rsidP="002D7AB2">
      <w:pPr>
        <w:rPr>
          <w:rFonts w:ascii="Helvetica" w:hAnsi="Helvetica"/>
          <w:b/>
          <w:sz w:val="22"/>
          <w:szCs w:val="22"/>
        </w:rPr>
      </w:pPr>
    </w:p>
    <w:p w14:paraId="2B008DDE"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5557F735" w14:textId="77777777" w:rsidR="0078656A" w:rsidRPr="0078656A" w:rsidRDefault="00D106C7" w:rsidP="0078656A">
      <w:pPr>
        <w:pStyle w:val="EndNoteBibliography"/>
        <w:ind w:left="720" w:hanging="720"/>
        <w:rPr>
          <w:noProof/>
        </w:rPr>
      </w:pPr>
      <w:r>
        <w:fldChar w:fldCharType="begin"/>
      </w:r>
      <w:r>
        <w:instrText xml:space="preserve"> ADDIN EN.REFLIST </w:instrText>
      </w:r>
      <w:r>
        <w:fldChar w:fldCharType="separate"/>
      </w:r>
      <w:r w:rsidR="0078656A" w:rsidRPr="0078656A">
        <w:rPr>
          <w:noProof/>
        </w:rPr>
        <w:t>1.</w:t>
      </w:r>
    </w:p>
    <w:p w14:paraId="4323A44A" w14:textId="77777777" w:rsidR="0078656A" w:rsidRPr="0078656A" w:rsidRDefault="0078656A" w:rsidP="0078656A">
      <w:pPr>
        <w:pStyle w:val="EndNoteBibliography"/>
        <w:ind w:left="720" w:hanging="720"/>
        <w:rPr>
          <w:noProof/>
        </w:rPr>
      </w:pPr>
      <w:r w:rsidRPr="0078656A">
        <w:rPr>
          <w:noProof/>
        </w:rPr>
        <w:t xml:space="preserve">Boettiger, C., Mangel, M. &amp; Munch, S. (2015). Avoiding tipping points in fisheries management through Gaussian process dynamic programming. </w:t>
      </w:r>
      <w:r w:rsidRPr="0078656A">
        <w:rPr>
          <w:i/>
          <w:noProof/>
        </w:rPr>
        <w:t>Proceedings of the Royal Society of London B: Biological Sciences</w:t>
      </w:r>
      <w:r w:rsidRPr="0078656A">
        <w:rPr>
          <w:noProof/>
        </w:rPr>
        <w:t>, 282, 20141631.</w:t>
      </w:r>
    </w:p>
    <w:p w14:paraId="62CCC76A" w14:textId="77777777" w:rsidR="0078656A" w:rsidRPr="0078656A" w:rsidRDefault="0078656A" w:rsidP="0078656A">
      <w:pPr>
        <w:pStyle w:val="EndNoteBibliography"/>
        <w:ind w:left="720" w:hanging="720"/>
        <w:rPr>
          <w:noProof/>
        </w:rPr>
      </w:pPr>
      <w:r w:rsidRPr="0078656A">
        <w:rPr>
          <w:noProof/>
        </w:rPr>
        <w:t>2.</w:t>
      </w:r>
    </w:p>
    <w:p w14:paraId="43519261" w14:textId="77777777" w:rsidR="0078656A" w:rsidRPr="0078656A" w:rsidRDefault="0078656A" w:rsidP="0078656A">
      <w:pPr>
        <w:pStyle w:val="EndNoteBibliography"/>
        <w:ind w:left="720" w:hanging="720"/>
        <w:rPr>
          <w:noProof/>
        </w:rPr>
      </w:pPr>
      <w:r w:rsidRPr="0078656A">
        <w:rPr>
          <w:noProof/>
        </w:rPr>
        <w:t xml:space="preserve">Bunnefeld, N., Hoshino, E. &amp; Milner-Gulland, E.J. (2011). Management strategy evaluation: a powerful tool for conservation? </w:t>
      </w:r>
      <w:r w:rsidRPr="0078656A">
        <w:rPr>
          <w:i/>
          <w:noProof/>
        </w:rPr>
        <w:t>Trends in Ecology &amp; Evolution</w:t>
      </w:r>
      <w:r w:rsidRPr="0078656A">
        <w:rPr>
          <w:noProof/>
        </w:rPr>
        <w:t>, 26, 441-447.</w:t>
      </w:r>
    </w:p>
    <w:p w14:paraId="070EA3FE" w14:textId="77777777" w:rsidR="0078656A" w:rsidRPr="0078656A" w:rsidRDefault="0078656A" w:rsidP="0078656A">
      <w:pPr>
        <w:pStyle w:val="EndNoteBibliography"/>
        <w:ind w:left="720" w:hanging="720"/>
        <w:rPr>
          <w:noProof/>
        </w:rPr>
      </w:pPr>
      <w:r w:rsidRPr="0078656A">
        <w:rPr>
          <w:noProof/>
        </w:rPr>
        <w:t>3.</w:t>
      </w:r>
    </w:p>
    <w:p w14:paraId="39B01B00" w14:textId="77777777" w:rsidR="0078656A" w:rsidRPr="0078656A" w:rsidRDefault="0078656A" w:rsidP="0078656A">
      <w:pPr>
        <w:pStyle w:val="EndNoteBibliography"/>
        <w:ind w:left="720" w:hanging="720"/>
        <w:rPr>
          <w:noProof/>
        </w:rPr>
      </w:pPr>
      <w:r w:rsidRPr="0078656A">
        <w:rPr>
          <w:noProof/>
        </w:rPr>
        <w:t xml:space="preserve">Costello, C. &amp; Polasky, S. (2008). Optimal harvesting of stochastic spatial resources. </w:t>
      </w:r>
      <w:r w:rsidRPr="0078656A">
        <w:rPr>
          <w:i/>
          <w:noProof/>
        </w:rPr>
        <w:t>Journal of Environmental Economics and Management</w:t>
      </w:r>
      <w:r w:rsidRPr="0078656A">
        <w:rPr>
          <w:noProof/>
        </w:rPr>
        <w:t>, 56, 1-18.</w:t>
      </w:r>
    </w:p>
    <w:p w14:paraId="4AE0562D" w14:textId="77777777" w:rsidR="0078656A" w:rsidRPr="0078656A" w:rsidRDefault="0078656A" w:rsidP="0078656A">
      <w:pPr>
        <w:pStyle w:val="EndNoteBibliography"/>
        <w:ind w:left="720" w:hanging="720"/>
        <w:rPr>
          <w:noProof/>
        </w:rPr>
      </w:pPr>
      <w:r w:rsidRPr="0078656A">
        <w:rPr>
          <w:noProof/>
        </w:rPr>
        <w:t>4.</w:t>
      </w:r>
    </w:p>
    <w:p w14:paraId="6B52D8E7" w14:textId="77777777" w:rsidR="0078656A" w:rsidRPr="0078656A" w:rsidRDefault="0078656A" w:rsidP="0078656A">
      <w:pPr>
        <w:pStyle w:val="EndNoteBibliography"/>
        <w:ind w:left="720" w:hanging="720"/>
        <w:rPr>
          <w:noProof/>
        </w:rPr>
      </w:pPr>
      <w:r w:rsidRPr="0078656A">
        <w:rPr>
          <w:noProof/>
        </w:rPr>
        <w:t xml:space="preserve">Costello, C., Rassweiler, A., Siegel, D., De Leo, G., Micheli, F. &amp; Rosenberg, A. (2010). The value of spatial information in MPA network design. </w:t>
      </w:r>
      <w:r w:rsidRPr="0078656A">
        <w:rPr>
          <w:i/>
          <w:noProof/>
        </w:rPr>
        <w:t>Proceedings of the National Academy of Sciences</w:t>
      </w:r>
      <w:r w:rsidRPr="0078656A">
        <w:rPr>
          <w:noProof/>
        </w:rPr>
        <w:t>, 107, 18294-18299.</w:t>
      </w:r>
    </w:p>
    <w:p w14:paraId="7CCE8FDB" w14:textId="77777777" w:rsidR="0078656A" w:rsidRPr="0078656A" w:rsidRDefault="0078656A" w:rsidP="0078656A">
      <w:pPr>
        <w:pStyle w:val="EndNoteBibliography"/>
        <w:ind w:left="720" w:hanging="720"/>
        <w:rPr>
          <w:noProof/>
        </w:rPr>
      </w:pPr>
      <w:r w:rsidRPr="0078656A">
        <w:rPr>
          <w:noProof/>
        </w:rPr>
        <w:t>5.</w:t>
      </w:r>
    </w:p>
    <w:p w14:paraId="78A726CA" w14:textId="77777777" w:rsidR="0078656A" w:rsidRPr="0078656A" w:rsidRDefault="0078656A" w:rsidP="0078656A">
      <w:pPr>
        <w:pStyle w:val="EndNoteBibliography"/>
        <w:ind w:left="720" w:hanging="720"/>
        <w:rPr>
          <w:noProof/>
        </w:rPr>
      </w:pPr>
      <w:r w:rsidRPr="0078656A">
        <w:rPr>
          <w:noProof/>
        </w:rPr>
        <w:t xml:space="preserve">Courchamp, F., Berec, L. &amp; Gascoigne, J. (2008). </w:t>
      </w:r>
      <w:r w:rsidRPr="0078656A">
        <w:rPr>
          <w:i/>
          <w:noProof/>
        </w:rPr>
        <w:t>Allee effects in ecology and conservation</w:t>
      </w:r>
      <w:r w:rsidRPr="0078656A">
        <w:rPr>
          <w:noProof/>
        </w:rPr>
        <w:t>. Oxford University Press, New York.</w:t>
      </w:r>
    </w:p>
    <w:p w14:paraId="5EF77AC2" w14:textId="77777777" w:rsidR="0078656A" w:rsidRPr="0078656A" w:rsidRDefault="0078656A" w:rsidP="0078656A">
      <w:pPr>
        <w:pStyle w:val="EndNoteBibliography"/>
        <w:ind w:left="720" w:hanging="720"/>
        <w:rPr>
          <w:noProof/>
        </w:rPr>
      </w:pPr>
      <w:r w:rsidRPr="0078656A">
        <w:rPr>
          <w:noProof/>
        </w:rPr>
        <w:t>6.</w:t>
      </w:r>
    </w:p>
    <w:p w14:paraId="2D05AF06" w14:textId="77777777" w:rsidR="0078656A" w:rsidRPr="0078656A" w:rsidRDefault="0078656A" w:rsidP="0078656A">
      <w:pPr>
        <w:pStyle w:val="EndNoteBibliography"/>
        <w:ind w:left="720" w:hanging="720"/>
        <w:rPr>
          <w:noProof/>
        </w:rPr>
      </w:pPr>
      <w:r w:rsidRPr="0078656A">
        <w:rPr>
          <w:noProof/>
        </w:rPr>
        <w:t xml:space="preserve">Drechsler, M., Johst, K., Wätzold, F. &amp; Westphal, M.I. (2006). Integrating economic costs into the analysis of flexible conservation management strategies. </w:t>
      </w:r>
      <w:r w:rsidRPr="0078656A">
        <w:rPr>
          <w:i/>
          <w:noProof/>
        </w:rPr>
        <w:t>Ecological Applications</w:t>
      </w:r>
      <w:r w:rsidRPr="0078656A">
        <w:rPr>
          <w:noProof/>
        </w:rPr>
        <w:t>, 16, 1959-1966.</w:t>
      </w:r>
    </w:p>
    <w:p w14:paraId="1208689A" w14:textId="77777777" w:rsidR="0078656A" w:rsidRPr="0078656A" w:rsidRDefault="0078656A" w:rsidP="0078656A">
      <w:pPr>
        <w:pStyle w:val="EndNoteBibliography"/>
        <w:ind w:left="720" w:hanging="720"/>
        <w:rPr>
          <w:noProof/>
        </w:rPr>
      </w:pPr>
      <w:r w:rsidRPr="0078656A">
        <w:rPr>
          <w:noProof/>
        </w:rPr>
        <w:t>7.</w:t>
      </w:r>
    </w:p>
    <w:p w14:paraId="64FE2383" w14:textId="77777777" w:rsidR="0078656A" w:rsidRPr="0078656A" w:rsidRDefault="0078656A" w:rsidP="0078656A">
      <w:pPr>
        <w:pStyle w:val="EndNoteBibliography"/>
        <w:ind w:left="720" w:hanging="720"/>
        <w:rPr>
          <w:noProof/>
        </w:rPr>
      </w:pPr>
      <w:r w:rsidRPr="0078656A">
        <w:rPr>
          <w:noProof/>
        </w:rPr>
        <w:t xml:space="preserve">Fuller, M.M., Gross, L.J., Duke-Sylvester, S.M. &amp; Palmer, M. (2008). Testing the robustness of management decisions to uncertainty: Everglades restoration scenarios. </w:t>
      </w:r>
      <w:r w:rsidRPr="0078656A">
        <w:rPr>
          <w:i/>
          <w:noProof/>
        </w:rPr>
        <w:t>Ecological Applications</w:t>
      </w:r>
      <w:r w:rsidRPr="0078656A">
        <w:rPr>
          <w:noProof/>
        </w:rPr>
        <w:t>, 18, 711-723.</w:t>
      </w:r>
    </w:p>
    <w:p w14:paraId="5318FA46" w14:textId="77777777" w:rsidR="0078656A" w:rsidRPr="0078656A" w:rsidRDefault="0078656A" w:rsidP="0078656A">
      <w:pPr>
        <w:pStyle w:val="EndNoteBibliography"/>
        <w:ind w:left="720" w:hanging="720"/>
        <w:rPr>
          <w:noProof/>
        </w:rPr>
      </w:pPr>
      <w:r w:rsidRPr="0078656A">
        <w:rPr>
          <w:noProof/>
        </w:rPr>
        <w:t>8.</w:t>
      </w:r>
    </w:p>
    <w:p w14:paraId="222245C7" w14:textId="77777777" w:rsidR="0078656A" w:rsidRPr="0078656A" w:rsidRDefault="0078656A" w:rsidP="0078656A">
      <w:pPr>
        <w:pStyle w:val="EndNoteBibliography"/>
        <w:ind w:left="720" w:hanging="720"/>
        <w:rPr>
          <w:noProof/>
        </w:rPr>
      </w:pPr>
      <w:r w:rsidRPr="0078656A">
        <w:rPr>
          <w:noProof/>
        </w:rPr>
        <w:t xml:space="preserve">Grafton, R.Q., Kompas, T. &amp; Lindenmayer, D. (2005). Marine reserves with ecological uncertainty. </w:t>
      </w:r>
      <w:r w:rsidRPr="0078656A">
        <w:rPr>
          <w:i/>
          <w:noProof/>
        </w:rPr>
        <w:t>Bulletin of Mathematical Biology</w:t>
      </w:r>
      <w:r w:rsidRPr="0078656A">
        <w:rPr>
          <w:noProof/>
        </w:rPr>
        <w:t>, 67, 957-971.</w:t>
      </w:r>
    </w:p>
    <w:p w14:paraId="62C5CEFD" w14:textId="77777777" w:rsidR="0078656A" w:rsidRPr="0078656A" w:rsidRDefault="0078656A" w:rsidP="0078656A">
      <w:pPr>
        <w:pStyle w:val="EndNoteBibliography"/>
        <w:ind w:left="720" w:hanging="720"/>
        <w:rPr>
          <w:noProof/>
        </w:rPr>
      </w:pPr>
      <w:r w:rsidRPr="0078656A">
        <w:rPr>
          <w:noProof/>
        </w:rPr>
        <w:t>9.</w:t>
      </w:r>
    </w:p>
    <w:p w14:paraId="2A5636A5" w14:textId="77777777" w:rsidR="0078656A" w:rsidRPr="0078656A" w:rsidRDefault="0078656A" w:rsidP="0078656A">
      <w:pPr>
        <w:pStyle w:val="EndNoteBibliography"/>
        <w:ind w:left="720" w:hanging="720"/>
        <w:rPr>
          <w:noProof/>
        </w:rPr>
      </w:pPr>
      <w:r w:rsidRPr="0078656A">
        <w:rPr>
          <w:noProof/>
        </w:rPr>
        <w:t xml:space="preserve">Hauser, C.E., Pople, A.R. &amp; Possingham, H.P. (2006). Should managed populations be monitored every year? </w:t>
      </w:r>
      <w:r w:rsidRPr="0078656A">
        <w:rPr>
          <w:i/>
          <w:noProof/>
        </w:rPr>
        <w:t>Ecological Applications</w:t>
      </w:r>
      <w:r w:rsidRPr="0078656A">
        <w:rPr>
          <w:noProof/>
        </w:rPr>
        <w:t>, 16, 807-819.</w:t>
      </w:r>
    </w:p>
    <w:p w14:paraId="35CD7E63" w14:textId="77777777" w:rsidR="0078656A" w:rsidRPr="0078656A" w:rsidRDefault="0078656A" w:rsidP="0078656A">
      <w:pPr>
        <w:pStyle w:val="EndNoteBibliography"/>
        <w:ind w:left="720" w:hanging="720"/>
        <w:rPr>
          <w:noProof/>
        </w:rPr>
      </w:pPr>
      <w:r w:rsidRPr="0078656A">
        <w:rPr>
          <w:noProof/>
        </w:rPr>
        <w:t>10.</w:t>
      </w:r>
    </w:p>
    <w:p w14:paraId="6931598A" w14:textId="77777777" w:rsidR="0078656A" w:rsidRPr="0078656A" w:rsidRDefault="0078656A" w:rsidP="0078656A">
      <w:pPr>
        <w:pStyle w:val="EndNoteBibliography"/>
        <w:ind w:left="720" w:hanging="720"/>
        <w:rPr>
          <w:noProof/>
        </w:rPr>
      </w:pPr>
      <w:r w:rsidRPr="0078656A">
        <w:rPr>
          <w:noProof/>
        </w:rPr>
        <w:t xml:space="preserve">Higgins, P.A., Mastrandrea, M.D. &amp; Schneider, S.H. (2002). Dynamics of climate and ecosystem coupling: abrupt changes and multiple equilibria. </w:t>
      </w:r>
      <w:r w:rsidRPr="0078656A">
        <w:rPr>
          <w:i/>
          <w:noProof/>
        </w:rPr>
        <w:t>PHILOSOPHICAL TRANSACTIONS-ROYAL SOCIETY OF LONDON SERIES B BIOLOGICAL SCIENCES</w:t>
      </w:r>
      <w:r w:rsidRPr="0078656A">
        <w:rPr>
          <w:noProof/>
        </w:rPr>
        <w:t>, 357, 647-656.</w:t>
      </w:r>
    </w:p>
    <w:p w14:paraId="62BACD22" w14:textId="77777777" w:rsidR="0078656A" w:rsidRPr="0078656A" w:rsidRDefault="0078656A" w:rsidP="0078656A">
      <w:pPr>
        <w:pStyle w:val="EndNoteBibliography"/>
        <w:ind w:left="720" w:hanging="720"/>
        <w:rPr>
          <w:noProof/>
        </w:rPr>
      </w:pPr>
      <w:r w:rsidRPr="0078656A">
        <w:rPr>
          <w:noProof/>
        </w:rPr>
        <w:t>11.</w:t>
      </w:r>
    </w:p>
    <w:p w14:paraId="60A55A01" w14:textId="77777777" w:rsidR="0078656A" w:rsidRPr="0078656A" w:rsidRDefault="0078656A" w:rsidP="0078656A">
      <w:pPr>
        <w:pStyle w:val="EndNoteBibliography"/>
        <w:ind w:left="720" w:hanging="720"/>
        <w:rPr>
          <w:noProof/>
        </w:rPr>
      </w:pPr>
      <w:r w:rsidRPr="0078656A">
        <w:rPr>
          <w:noProof/>
        </w:rPr>
        <w:t xml:space="preserve">Hilborn, R., Maguire, J.-J., Parma, A.M. &amp; Rosenberg, A.A. (2001). The Precautionary Approach and risk management: can they increase the probability of successes in fishery management? </w:t>
      </w:r>
      <w:r w:rsidRPr="0078656A">
        <w:rPr>
          <w:i/>
          <w:noProof/>
        </w:rPr>
        <w:t>Canadian Journal of Fisheries and Aquatic Sciences</w:t>
      </w:r>
      <w:r w:rsidRPr="0078656A">
        <w:rPr>
          <w:noProof/>
        </w:rPr>
        <w:t>, 58, 99-107.</w:t>
      </w:r>
    </w:p>
    <w:p w14:paraId="7D320B96" w14:textId="77777777" w:rsidR="0078656A" w:rsidRPr="0078656A" w:rsidRDefault="0078656A" w:rsidP="0078656A">
      <w:pPr>
        <w:pStyle w:val="EndNoteBibliography"/>
        <w:ind w:left="720" w:hanging="720"/>
        <w:rPr>
          <w:noProof/>
        </w:rPr>
      </w:pPr>
      <w:r w:rsidRPr="0078656A">
        <w:rPr>
          <w:noProof/>
        </w:rPr>
        <w:t>12.</w:t>
      </w:r>
    </w:p>
    <w:p w14:paraId="2E963327" w14:textId="77777777" w:rsidR="0078656A" w:rsidRPr="0078656A" w:rsidRDefault="0078656A" w:rsidP="0078656A">
      <w:pPr>
        <w:pStyle w:val="EndNoteBibliography"/>
        <w:ind w:left="720" w:hanging="720"/>
        <w:rPr>
          <w:noProof/>
        </w:rPr>
      </w:pPr>
      <w:r w:rsidRPr="0078656A">
        <w:rPr>
          <w:noProof/>
        </w:rPr>
        <w:t>Kates, R.W., Clark, W.C., Corell, R., Hall, J.M., Jaeger, C.C., Lowe, I.</w:t>
      </w:r>
      <w:r w:rsidRPr="0078656A">
        <w:rPr>
          <w:i/>
          <w:noProof/>
        </w:rPr>
        <w:t xml:space="preserve"> et al.</w:t>
      </w:r>
      <w:r w:rsidRPr="0078656A">
        <w:rPr>
          <w:noProof/>
        </w:rPr>
        <w:t xml:space="preserve"> (2001). Sustainability Science. </w:t>
      </w:r>
      <w:r w:rsidRPr="0078656A">
        <w:rPr>
          <w:i/>
          <w:noProof/>
        </w:rPr>
        <w:t>Science</w:t>
      </w:r>
      <w:r w:rsidRPr="0078656A">
        <w:rPr>
          <w:noProof/>
        </w:rPr>
        <w:t>, 292, 641-642.</w:t>
      </w:r>
    </w:p>
    <w:p w14:paraId="3B96B660" w14:textId="77777777" w:rsidR="0078656A" w:rsidRPr="0078656A" w:rsidRDefault="0078656A" w:rsidP="0078656A">
      <w:pPr>
        <w:pStyle w:val="EndNoteBibliography"/>
        <w:ind w:left="720" w:hanging="720"/>
        <w:rPr>
          <w:noProof/>
        </w:rPr>
      </w:pPr>
      <w:r w:rsidRPr="0078656A">
        <w:rPr>
          <w:noProof/>
        </w:rPr>
        <w:lastRenderedPageBreak/>
        <w:t>13.</w:t>
      </w:r>
    </w:p>
    <w:p w14:paraId="31844DD8" w14:textId="77777777" w:rsidR="0078656A" w:rsidRPr="0078656A" w:rsidRDefault="0078656A" w:rsidP="0078656A">
      <w:pPr>
        <w:pStyle w:val="EndNoteBibliography"/>
        <w:ind w:left="720" w:hanging="720"/>
        <w:rPr>
          <w:noProof/>
        </w:rPr>
      </w:pPr>
      <w:r w:rsidRPr="0078656A">
        <w:rPr>
          <w:noProof/>
        </w:rPr>
        <w:t xml:space="preserve">Mangel, M. (2000). Irreducible uncertainties, sustainable fisheries and marine reserves. </w:t>
      </w:r>
      <w:r w:rsidRPr="0078656A">
        <w:rPr>
          <w:i/>
          <w:noProof/>
        </w:rPr>
        <w:t>Evolutionary Ecology Research</w:t>
      </w:r>
      <w:r w:rsidRPr="0078656A">
        <w:rPr>
          <w:noProof/>
        </w:rPr>
        <w:t>, 2, 547-557.</w:t>
      </w:r>
    </w:p>
    <w:p w14:paraId="3183F5E4" w14:textId="77777777" w:rsidR="0078656A" w:rsidRPr="0078656A" w:rsidRDefault="0078656A" w:rsidP="0078656A">
      <w:pPr>
        <w:pStyle w:val="EndNoteBibliography"/>
        <w:ind w:left="720" w:hanging="720"/>
        <w:rPr>
          <w:noProof/>
        </w:rPr>
      </w:pPr>
      <w:r w:rsidRPr="0078656A">
        <w:rPr>
          <w:noProof/>
        </w:rPr>
        <w:t>14.</w:t>
      </w:r>
    </w:p>
    <w:p w14:paraId="09F6A956" w14:textId="77777777" w:rsidR="0078656A" w:rsidRPr="0078656A" w:rsidRDefault="0078656A" w:rsidP="0078656A">
      <w:pPr>
        <w:pStyle w:val="EndNoteBibliography"/>
        <w:ind w:left="720" w:hanging="720"/>
        <w:rPr>
          <w:noProof/>
        </w:rPr>
      </w:pPr>
      <w:r w:rsidRPr="0078656A">
        <w:rPr>
          <w:noProof/>
        </w:rPr>
        <w:t xml:space="preserve">May, R.M. (1977). Thresholds and breakpoints in ecosystems with a multiplicity of stable states. </w:t>
      </w:r>
      <w:r w:rsidRPr="0078656A">
        <w:rPr>
          <w:i/>
          <w:noProof/>
        </w:rPr>
        <w:t>Nature</w:t>
      </w:r>
      <w:r w:rsidRPr="0078656A">
        <w:rPr>
          <w:noProof/>
        </w:rPr>
        <w:t>, 269, 471-477.</w:t>
      </w:r>
    </w:p>
    <w:p w14:paraId="44279384" w14:textId="77777777" w:rsidR="0078656A" w:rsidRPr="0078656A" w:rsidRDefault="0078656A" w:rsidP="0078656A">
      <w:pPr>
        <w:pStyle w:val="EndNoteBibliography"/>
        <w:ind w:left="720" w:hanging="720"/>
        <w:rPr>
          <w:noProof/>
        </w:rPr>
      </w:pPr>
      <w:r w:rsidRPr="0078656A">
        <w:rPr>
          <w:noProof/>
        </w:rPr>
        <w:t>15.</w:t>
      </w:r>
    </w:p>
    <w:p w14:paraId="3A52D7EB" w14:textId="77777777" w:rsidR="0078656A" w:rsidRPr="0078656A" w:rsidRDefault="0078656A" w:rsidP="0078656A">
      <w:pPr>
        <w:pStyle w:val="EndNoteBibliography"/>
        <w:ind w:left="720" w:hanging="720"/>
        <w:rPr>
          <w:noProof/>
        </w:rPr>
      </w:pPr>
      <w:r w:rsidRPr="0078656A">
        <w:rPr>
          <w:noProof/>
        </w:rPr>
        <w:t xml:space="preserve">Polasky, S., Carpenter, S.R., Folke, C. &amp; Keeler, B. (2011). Decision-making under great uncertainty: environmental management in an era of global change. </w:t>
      </w:r>
      <w:r w:rsidRPr="0078656A">
        <w:rPr>
          <w:i/>
          <w:noProof/>
        </w:rPr>
        <w:t>Trends in ecology &amp; evolution</w:t>
      </w:r>
      <w:r w:rsidRPr="0078656A">
        <w:rPr>
          <w:noProof/>
        </w:rPr>
        <w:t>, 26, 398-404.</w:t>
      </w:r>
    </w:p>
    <w:p w14:paraId="78C31D36" w14:textId="77777777" w:rsidR="0078656A" w:rsidRPr="0078656A" w:rsidRDefault="0078656A" w:rsidP="0078656A">
      <w:pPr>
        <w:pStyle w:val="EndNoteBibliography"/>
        <w:ind w:left="720" w:hanging="720"/>
        <w:rPr>
          <w:noProof/>
        </w:rPr>
      </w:pPr>
      <w:r w:rsidRPr="0078656A">
        <w:rPr>
          <w:noProof/>
        </w:rPr>
        <w:t>16.</w:t>
      </w:r>
    </w:p>
    <w:p w14:paraId="27987D99" w14:textId="77777777" w:rsidR="0078656A" w:rsidRPr="0078656A" w:rsidRDefault="0078656A" w:rsidP="0078656A">
      <w:pPr>
        <w:pStyle w:val="EndNoteBibliography"/>
        <w:ind w:left="720" w:hanging="720"/>
        <w:rPr>
          <w:noProof/>
        </w:rPr>
      </w:pPr>
      <w:r w:rsidRPr="0078656A">
        <w:rPr>
          <w:noProof/>
        </w:rPr>
        <w:t>Rockström, J., Steffen, W., Noone, K., Persson, Å., Chapin, F.S., Lambin, E.F.</w:t>
      </w:r>
      <w:r w:rsidRPr="0078656A">
        <w:rPr>
          <w:i/>
          <w:noProof/>
        </w:rPr>
        <w:t xml:space="preserve"> et al.</w:t>
      </w:r>
      <w:r w:rsidRPr="0078656A">
        <w:rPr>
          <w:noProof/>
        </w:rPr>
        <w:t xml:space="preserve"> (2009). A safe operating space for humanity. </w:t>
      </w:r>
      <w:r w:rsidRPr="0078656A">
        <w:rPr>
          <w:i/>
          <w:noProof/>
        </w:rPr>
        <w:t>Nature</w:t>
      </w:r>
      <w:r w:rsidRPr="0078656A">
        <w:rPr>
          <w:noProof/>
        </w:rPr>
        <w:t>, 461, 472-475.</w:t>
      </w:r>
    </w:p>
    <w:p w14:paraId="2FFAC6D6" w14:textId="77777777" w:rsidR="0078656A" w:rsidRPr="0078656A" w:rsidRDefault="0078656A" w:rsidP="0078656A">
      <w:pPr>
        <w:pStyle w:val="EndNoteBibliography"/>
        <w:ind w:left="720" w:hanging="720"/>
        <w:rPr>
          <w:noProof/>
        </w:rPr>
      </w:pPr>
      <w:r w:rsidRPr="0078656A">
        <w:rPr>
          <w:noProof/>
        </w:rPr>
        <w:t>17.</w:t>
      </w:r>
    </w:p>
    <w:p w14:paraId="2E2AE928" w14:textId="77777777" w:rsidR="0078656A" w:rsidRPr="0078656A" w:rsidRDefault="0078656A" w:rsidP="0078656A">
      <w:pPr>
        <w:pStyle w:val="EndNoteBibliography"/>
        <w:ind w:left="720" w:hanging="720"/>
        <w:rPr>
          <w:noProof/>
        </w:rPr>
      </w:pPr>
      <w:r w:rsidRPr="0078656A">
        <w:rPr>
          <w:noProof/>
        </w:rPr>
        <w:t xml:space="preserve">Scheffer, M., Carpenter, S., Foley, J.A., Folke, C. &amp; Walker, B. (2001). Catastrophic shifts in ecosystems. </w:t>
      </w:r>
      <w:r w:rsidRPr="0078656A">
        <w:rPr>
          <w:i/>
          <w:noProof/>
        </w:rPr>
        <w:t>Nature</w:t>
      </w:r>
      <w:r w:rsidRPr="0078656A">
        <w:rPr>
          <w:noProof/>
        </w:rPr>
        <w:t>, 413, 591-596.</w:t>
      </w:r>
    </w:p>
    <w:p w14:paraId="01381D02" w14:textId="77777777" w:rsidR="0078656A" w:rsidRPr="0078656A" w:rsidRDefault="0078656A" w:rsidP="0078656A">
      <w:pPr>
        <w:pStyle w:val="EndNoteBibliography"/>
        <w:ind w:left="720" w:hanging="720"/>
        <w:rPr>
          <w:noProof/>
        </w:rPr>
      </w:pPr>
      <w:r w:rsidRPr="0078656A">
        <w:rPr>
          <w:noProof/>
        </w:rPr>
        <w:t>18.</w:t>
      </w:r>
    </w:p>
    <w:p w14:paraId="67B5121D" w14:textId="77777777" w:rsidR="0078656A" w:rsidRPr="0078656A" w:rsidRDefault="0078656A" w:rsidP="0078656A">
      <w:pPr>
        <w:pStyle w:val="EndNoteBibliography"/>
        <w:ind w:left="720" w:hanging="720"/>
        <w:rPr>
          <w:noProof/>
        </w:rPr>
      </w:pPr>
      <w:r w:rsidRPr="0078656A">
        <w:rPr>
          <w:noProof/>
        </w:rPr>
        <w:t xml:space="preserve">Sethi, G., Costello, C., Fisher, A., Hanemann, M. &amp; Karp, L. (2005). Fishery management under multiple uncertainty. </w:t>
      </w:r>
      <w:r w:rsidRPr="0078656A">
        <w:rPr>
          <w:i/>
          <w:noProof/>
        </w:rPr>
        <w:t>Journal of Environmental Economics and Management</w:t>
      </w:r>
      <w:r w:rsidRPr="0078656A">
        <w:rPr>
          <w:noProof/>
        </w:rPr>
        <w:t>, 50, 300-318.</w:t>
      </w:r>
    </w:p>
    <w:p w14:paraId="0AADF8D9" w14:textId="77777777" w:rsidR="0078656A" w:rsidRPr="0078656A" w:rsidRDefault="0078656A" w:rsidP="0078656A">
      <w:pPr>
        <w:pStyle w:val="EndNoteBibliography"/>
        <w:ind w:left="720" w:hanging="720"/>
        <w:rPr>
          <w:noProof/>
        </w:rPr>
      </w:pPr>
      <w:r w:rsidRPr="0078656A">
        <w:rPr>
          <w:noProof/>
        </w:rPr>
        <w:t>19.</w:t>
      </w:r>
    </w:p>
    <w:p w14:paraId="4B5EFF5B" w14:textId="77777777" w:rsidR="0078656A" w:rsidRPr="0078656A" w:rsidRDefault="0078656A" w:rsidP="0078656A">
      <w:pPr>
        <w:pStyle w:val="EndNoteBibliography"/>
        <w:ind w:left="720" w:hanging="720"/>
        <w:rPr>
          <w:noProof/>
        </w:rPr>
      </w:pPr>
      <w:r w:rsidRPr="0078656A">
        <w:rPr>
          <w:noProof/>
        </w:rPr>
        <w:t xml:space="preserve">Smith, D.R., Snyder, C.D., Hitt, N.P. &amp; Geissler, P.H. (2014). Monitoring for Threshold-Dependent Decisions. In: </w:t>
      </w:r>
      <w:r w:rsidRPr="0078656A">
        <w:rPr>
          <w:i/>
          <w:noProof/>
        </w:rPr>
        <w:t>Application of Threshold Concepts in Natural Resource Decision Making</w:t>
      </w:r>
      <w:r w:rsidRPr="0078656A">
        <w:rPr>
          <w:noProof/>
        </w:rPr>
        <w:t>. Springer, pp. 87-100.</w:t>
      </w:r>
    </w:p>
    <w:p w14:paraId="7199DD09" w14:textId="77777777" w:rsidR="0078656A" w:rsidRPr="0078656A" w:rsidRDefault="0078656A" w:rsidP="0078656A">
      <w:pPr>
        <w:pStyle w:val="EndNoteBibliography"/>
        <w:ind w:left="720" w:hanging="720"/>
        <w:rPr>
          <w:noProof/>
        </w:rPr>
      </w:pPr>
      <w:r w:rsidRPr="0078656A">
        <w:rPr>
          <w:noProof/>
        </w:rPr>
        <w:t>20.</w:t>
      </w:r>
    </w:p>
    <w:p w14:paraId="07806560" w14:textId="77777777" w:rsidR="0078656A" w:rsidRPr="0078656A" w:rsidRDefault="0078656A" w:rsidP="0078656A">
      <w:pPr>
        <w:pStyle w:val="EndNoteBibliography"/>
        <w:ind w:left="720" w:hanging="720"/>
        <w:rPr>
          <w:noProof/>
        </w:rPr>
      </w:pPr>
      <w:r w:rsidRPr="0078656A">
        <w:rPr>
          <w:noProof/>
        </w:rPr>
        <w:t xml:space="preserve">Stefansson, G. &amp; Rosenberg, A.A. (2005). Combining control measures for more effective management of fisheries under uncertainty: quotas, effort limitation and protected areas. </w:t>
      </w:r>
      <w:r w:rsidRPr="0078656A">
        <w:rPr>
          <w:i/>
          <w:noProof/>
        </w:rPr>
        <w:t>Philosophical Transactions of the Royal Society B: Biological Sciences</w:t>
      </w:r>
      <w:r w:rsidRPr="0078656A">
        <w:rPr>
          <w:noProof/>
        </w:rPr>
        <w:t>, 360, 133-146.</w:t>
      </w:r>
    </w:p>
    <w:p w14:paraId="04A0C1D5" w14:textId="77777777" w:rsidR="0078656A" w:rsidRPr="0078656A" w:rsidRDefault="0078656A" w:rsidP="0078656A">
      <w:pPr>
        <w:pStyle w:val="EndNoteBibliography"/>
        <w:ind w:left="720" w:hanging="720"/>
        <w:rPr>
          <w:noProof/>
        </w:rPr>
      </w:pPr>
      <w:r w:rsidRPr="0078656A">
        <w:rPr>
          <w:noProof/>
        </w:rPr>
        <w:t>21.</w:t>
      </w:r>
    </w:p>
    <w:p w14:paraId="6C0F7542" w14:textId="77777777" w:rsidR="0078656A" w:rsidRPr="0078656A" w:rsidRDefault="0078656A" w:rsidP="0078656A">
      <w:pPr>
        <w:pStyle w:val="EndNoteBibliography"/>
        <w:ind w:left="720" w:hanging="720"/>
        <w:rPr>
          <w:noProof/>
        </w:rPr>
      </w:pPr>
      <w:r w:rsidRPr="0078656A">
        <w:rPr>
          <w:noProof/>
        </w:rPr>
        <w:t xml:space="preserve">Taylor, B.L. (1995). The reliability of using population viability analysis for risk classification of species. </w:t>
      </w:r>
      <w:r w:rsidRPr="0078656A">
        <w:rPr>
          <w:i/>
          <w:noProof/>
        </w:rPr>
        <w:t>Conservation Biology</w:t>
      </w:r>
      <w:r w:rsidRPr="0078656A">
        <w:rPr>
          <w:noProof/>
        </w:rPr>
        <w:t>, 9, 551-558.</w:t>
      </w:r>
    </w:p>
    <w:p w14:paraId="4BAC45DA" w14:textId="2638CCA4" w:rsidR="00A800CF" w:rsidRPr="00957F1F" w:rsidRDefault="00D106C7"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3461D2A0" w14:textId="26DA57D3" w:rsidR="00A800CF" w:rsidRPr="00957F1F" w:rsidRDefault="00746AF5" w:rsidP="00A800CF">
      <w:pPr>
        <w:rPr>
          <w:rFonts w:ascii="Helvetica" w:hAnsi="Helvetica"/>
          <w:b/>
          <w:sz w:val="22"/>
          <w:szCs w:val="22"/>
        </w:rPr>
      </w:pPr>
      <w:r w:rsidRPr="00957F1F">
        <w:rPr>
          <w:rFonts w:ascii="Helvetica" w:hAnsi="Helvetica"/>
          <w:b/>
          <w:sz w:val="22"/>
          <w:szCs w:val="22"/>
        </w:rPr>
        <w:lastRenderedPageBreak/>
        <w:t>FIGURES</w:t>
      </w:r>
    </w:p>
    <w:p w14:paraId="62A9DA9F" w14:textId="77777777" w:rsidR="00D44095" w:rsidRPr="00957F1F" w:rsidRDefault="00D44095" w:rsidP="00A800CF">
      <w:pPr>
        <w:rPr>
          <w:rFonts w:ascii="Helvetica" w:hAnsi="Helvetica"/>
          <w:b/>
          <w:sz w:val="22"/>
          <w:szCs w:val="22"/>
        </w:rPr>
      </w:pPr>
    </w:p>
    <w:p w14:paraId="4A3DF897" w14:textId="5293CD85" w:rsidR="00A800CF" w:rsidRPr="00957F1F" w:rsidRDefault="00A800CF" w:rsidP="00A800CF">
      <w:pPr>
        <w:rPr>
          <w:rFonts w:ascii="Helvetica" w:hAnsi="Helvetica"/>
          <w:sz w:val="22"/>
          <w:szCs w:val="22"/>
        </w:rPr>
      </w:pPr>
      <w:r w:rsidRPr="00957F1F">
        <w:rPr>
          <w:rFonts w:ascii="Helvetica" w:hAnsi="Helvetica"/>
          <w:b/>
          <w:sz w:val="22"/>
          <w:szCs w:val="22"/>
        </w:rPr>
        <w:t>Figure 1:</w:t>
      </w:r>
      <w:r w:rsidRPr="00957F1F">
        <w:rPr>
          <w:rFonts w:ascii="Helvetica" w:hAnsi="Helvetica"/>
          <w:sz w:val="22"/>
          <w:szCs w:val="22"/>
        </w:rPr>
        <w:t xml:space="preserve"> Description of the model configuration demonstrating: A) variation in the strength of the tipping point for continuous time version of the </w:t>
      </w:r>
      <w:proofErr w:type="spellStart"/>
      <w:r w:rsidRPr="00957F1F">
        <w:rPr>
          <w:rFonts w:ascii="Helvetica" w:hAnsi="Helvetica"/>
          <w:sz w:val="22"/>
          <w:szCs w:val="22"/>
        </w:rPr>
        <w:t>allee</w:t>
      </w:r>
      <w:proofErr w:type="spellEnd"/>
      <w:r w:rsidRPr="00957F1F">
        <w:rPr>
          <w:rFonts w:ascii="Helvetica" w:hAnsi="Helvetica"/>
          <w:sz w:val="22"/>
          <w:szCs w:val="22"/>
        </w:rPr>
        <w:t xml:space="preserve"> effect model.  B) </w:t>
      </w:r>
      <w:proofErr w:type="gramStart"/>
      <w:r w:rsidRPr="00957F1F">
        <w:rPr>
          <w:rFonts w:ascii="Helvetica" w:hAnsi="Helvetica"/>
          <w:sz w:val="22"/>
          <w:szCs w:val="22"/>
        </w:rPr>
        <w:t>the</w:t>
      </w:r>
      <w:proofErr w:type="gramEnd"/>
      <w:r w:rsidRPr="00957F1F">
        <w:rPr>
          <w:rFonts w:ascii="Helvetica" w:hAnsi="Helvetica"/>
          <w:sz w:val="22"/>
          <w:szCs w:val="22"/>
        </w:rPr>
        <w:t xml:space="preserve"> scaling relationship between the coefficient of variation (CV) and the degree to which the sampled biomass differs from the true biomass. C) The h</w:t>
      </w:r>
      <w:r w:rsidR="00AB6309" w:rsidRPr="00957F1F">
        <w:rPr>
          <w:rFonts w:ascii="Helvetica" w:hAnsi="Helvetica"/>
          <w:sz w:val="22"/>
          <w:szCs w:val="22"/>
        </w:rPr>
        <w:t xml:space="preserve">arvest control rule – a </w:t>
      </w:r>
      <w:r w:rsidRPr="00957F1F">
        <w:rPr>
          <w:rFonts w:ascii="Helvetica" w:hAnsi="Helvetica"/>
          <w:sz w:val="22"/>
          <w:szCs w:val="22"/>
        </w:rPr>
        <w:t xml:space="preserve">hockey stick function. D) Some example output describing how biomass, estimated biomass (dashed line), and Yield vary for low and high CV. – </w:t>
      </w:r>
      <w:r w:rsidRPr="00BB4FBD">
        <w:rPr>
          <w:rFonts w:ascii="Helvetica" w:hAnsi="Helvetica"/>
          <w:sz w:val="22"/>
          <w:szCs w:val="22"/>
          <w:highlight w:val="lightGray"/>
        </w:rPr>
        <w:t>Not included here, but potentially useful are a) the production function for yield to profit and b) the cost function for monitoring (i.e. how much does CV decrease with increasing investment in monitoring).</w:t>
      </w:r>
      <w:r w:rsidRPr="00957F1F">
        <w:rPr>
          <w:rFonts w:ascii="Helvetica" w:hAnsi="Helvetica"/>
          <w:sz w:val="22"/>
          <w:szCs w:val="22"/>
        </w:rPr>
        <w:t xml:space="preserve"> </w:t>
      </w:r>
      <w:r w:rsidR="00530EFF" w:rsidRPr="00957F1F">
        <w:rPr>
          <w:rFonts w:ascii="Helvetica" w:hAnsi="Helvetica"/>
          <w:b/>
          <w:noProof/>
          <w:sz w:val="22"/>
          <w:szCs w:val="22"/>
        </w:rPr>
        <w:drawing>
          <wp:inline distT="0" distB="0" distL="0" distR="0" wp14:anchorId="0B40428C" wp14:editId="5BFA0094">
            <wp:extent cx="5943600" cy="3829050"/>
            <wp:effectExtent l="0" t="0" r="0" b="6350"/>
            <wp:docPr id="1" name="Picture 1" descr="Macintosh HD:Users:AdrianStierMBP2015:Dropbox:Projects:In Progress:Value of Information:Code:Figures:Fig1_Conceptual Diagram:Fig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1_Conceptual Diagram:Fig1.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6C145138" w14:textId="282FF341" w:rsidR="00A800CF" w:rsidRPr="00957F1F" w:rsidRDefault="00A800CF" w:rsidP="000626DC">
      <w:pPr>
        <w:rPr>
          <w:rFonts w:ascii="Helvetica" w:hAnsi="Helvetica"/>
          <w:sz w:val="22"/>
          <w:szCs w:val="22"/>
        </w:rPr>
      </w:pPr>
      <w:r w:rsidRPr="00957F1F">
        <w:rPr>
          <w:rFonts w:ascii="Helvetica" w:hAnsi="Helvetica"/>
          <w:b/>
          <w:sz w:val="22"/>
          <w:szCs w:val="22"/>
        </w:rPr>
        <w:br w:type="page"/>
      </w:r>
    </w:p>
    <w:p w14:paraId="371E6AD1" w14:textId="209AB763" w:rsidR="00CE0882" w:rsidRDefault="00D64561" w:rsidP="00D64561">
      <w:pPr>
        <w:rPr>
          <w:rFonts w:ascii="Helvetica" w:hAnsi="Helvetica"/>
          <w:sz w:val="22"/>
          <w:szCs w:val="22"/>
        </w:rPr>
      </w:pPr>
      <w:r w:rsidRPr="00957F1F">
        <w:rPr>
          <w:rFonts w:ascii="Helvetica" w:hAnsi="Helvetica"/>
          <w:b/>
          <w:sz w:val="22"/>
          <w:szCs w:val="22"/>
        </w:rPr>
        <w:lastRenderedPageBreak/>
        <w:t xml:space="preserve">Figure </w:t>
      </w:r>
      <w:r w:rsidR="00AB3B51" w:rsidRPr="00957F1F">
        <w:rPr>
          <w:rFonts w:ascii="Helvetica" w:hAnsi="Helvetica"/>
          <w:b/>
          <w:sz w:val="22"/>
          <w:szCs w:val="22"/>
        </w:rPr>
        <w:t>2</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B0795D">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(NPV)</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lower </w:t>
      </w:r>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p>
    <w:p w14:paraId="53A3699F" w14:textId="77777777" w:rsidR="00393873" w:rsidRDefault="00393873" w:rsidP="00D64561">
      <w:pPr>
        <w:rPr>
          <w:rFonts w:ascii="Helvetica" w:hAnsi="Helvetica"/>
          <w:sz w:val="22"/>
          <w:szCs w:val="22"/>
        </w:rPr>
      </w:pPr>
    </w:p>
    <w:p w14:paraId="3F17D8D2" w14:textId="18E0AA8F" w:rsidR="00393873" w:rsidRDefault="00393873" w:rsidP="00D64561">
      <w:pPr>
        <w:rPr>
          <w:rFonts w:ascii="Helvetica" w:hAnsi="Helvetica"/>
          <w:sz w:val="22"/>
          <w:szCs w:val="22"/>
        </w:rPr>
      </w:pPr>
      <w:r w:rsidRPr="00393873">
        <w:rPr>
          <w:rFonts w:ascii="Helvetica" w:hAnsi="Helvetica"/>
          <w:sz w:val="22"/>
          <w:szCs w:val="22"/>
          <w:highlight w:val="lightGray"/>
        </w:rPr>
        <w:t>Add contour</w:t>
      </w:r>
      <w:r w:rsidR="00E45819">
        <w:rPr>
          <w:rFonts w:ascii="Helvetica" w:hAnsi="Helvetica"/>
          <w:sz w:val="22"/>
          <w:szCs w:val="22"/>
          <w:highlight w:val="lightGray"/>
        </w:rPr>
        <w:t>s</w:t>
      </w:r>
      <w:r w:rsidRPr="00393873">
        <w:rPr>
          <w:rFonts w:ascii="Helvetica" w:hAnsi="Helvetica"/>
          <w:sz w:val="22"/>
          <w:szCs w:val="22"/>
          <w:highlight w:val="lightGray"/>
        </w:rPr>
        <w:t xml:space="preserve"> </w:t>
      </w:r>
      <w:r w:rsidR="00E45819">
        <w:rPr>
          <w:rFonts w:ascii="Helvetica" w:hAnsi="Helvetica"/>
          <w:sz w:val="22"/>
          <w:szCs w:val="22"/>
          <w:highlight w:val="lightGray"/>
        </w:rPr>
        <w:t xml:space="preserve">for </w:t>
      </w:r>
      <w:proofErr w:type="spellStart"/>
      <w:r w:rsidR="00E45819">
        <w:rPr>
          <w:rFonts w:ascii="Helvetica" w:hAnsi="Helvetica"/>
          <w:sz w:val="22"/>
          <w:szCs w:val="22"/>
          <w:highlight w:val="lightGray"/>
        </w:rPr>
        <w:t>heatmap</w:t>
      </w:r>
      <w:proofErr w:type="spellEnd"/>
      <w:r w:rsidR="00E45819">
        <w:rPr>
          <w:rFonts w:ascii="Helvetica" w:hAnsi="Helvetica"/>
          <w:sz w:val="22"/>
          <w:szCs w:val="22"/>
          <w:highlight w:val="lightGray"/>
        </w:rPr>
        <w:t xml:space="preserve"> </w:t>
      </w:r>
      <w:r>
        <w:rPr>
          <w:rFonts w:ascii="Helvetica" w:hAnsi="Helvetica"/>
          <w:sz w:val="22"/>
          <w:szCs w:val="22"/>
          <w:highlight w:val="lightGray"/>
        </w:rPr>
        <w:t xml:space="preserve">and add </w:t>
      </w:r>
      <w:r w:rsidR="00E45819">
        <w:rPr>
          <w:rFonts w:ascii="Helvetica" w:hAnsi="Helvetica"/>
          <w:sz w:val="22"/>
          <w:szCs w:val="22"/>
          <w:highlight w:val="lightGray"/>
        </w:rPr>
        <w:t xml:space="preserve">third panel </w:t>
      </w:r>
      <w:r>
        <w:rPr>
          <w:rFonts w:ascii="Helvetica" w:hAnsi="Helvetica"/>
          <w:sz w:val="22"/>
          <w:szCs w:val="22"/>
          <w:highlight w:val="lightGray"/>
        </w:rPr>
        <w:t>p tip management</w:t>
      </w:r>
    </w:p>
    <w:p w14:paraId="20F4BCCE" w14:textId="0C87ABCA" w:rsidR="003E12CA" w:rsidRPr="00957F1F" w:rsidRDefault="003E12CA" w:rsidP="003E2FCD">
      <w:pPr>
        <w:ind w:firstLine="720"/>
        <w:rPr>
          <w:rFonts w:ascii="Helvetica" w:hAnsi="Helvetica"/>
          <w:sz w:val="22"/>
          <w:szCs w:val="22"/>
        </w:rPr>
      </w:pPr>
    </w:p>
    <w:p w14:paraId="2657EF36" w14:textId="222A4D6A" w:rsidR="00992EEE" w:rsidRPr="00957F1F" w:rsidRDefault="004D219F" w:rsidP="00D64561">
      <w:pPr>
        <w:rPr>
          <w:rFonts w:ascii="Helvetica" w:hAnsi="Helvetica"/>
          <w:sz w:val="22"/>
          <w:szCs w:val="22"/>
        </w:rPr>
      </w:pPr>
      <w:r>
        <w:rPr>
          <w:rFonts w:ascii="Helvetica" w:hAnsi="Helvetica"/>
          <w:noProof/>
          <w:sz w:val="22"/>
          <w:szCs w:val="22"/>
        </w:rPr>
        <w:drawing>
          <wp:inline distT="0" distB="0" distL="0" distR="0" wp14:anchorId="73054EFB" wp14:editId="2D22913B">
            <wp:extent cx="5833745" cy="3293745"/>
            <wp:effectExtent l="0" t="0" r="8255" b="0"/>
            <wp:docPr id="5" name="Picture 5" descr="Macintosh HD:Users:AdrianStierMBP2015:Dropbox:Projects:In Progress:Value of Information:Code:Figures:Fig3_Standing Biomass: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3_Standing Biomass:Probability_Tipping.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33745" cy="3293745"/>
                    </a:xfrm>
                    <a:prstGeom prst="rect">
                      <a:avLst/>
                    </a:prstGeom>
                    <a:noFill/>
                    <a:ln>
                      <a:noFill/>
                    </a:ln>
                  </pic:spPr>
                </pic:pic>
              </a:graphicData>
            </a:graphic>
          </wp:inline>
        </w:drawing>
      </w:r>
    </w:p>
    <w:p w14:paraId="1680B001" w14:textId="41E30C50" w:rsidR="00992EEE" w:rsidRPr="00957F1F" w:rsidRDefault="00992EEE" w:rsidP="00D64561">
      <w:pPr>
        <w:rPr>
          <w:rFonts w:ascii="Helvetica" w:hAnsi="Helvetica"/>
          <w:sz w:val="22"/>
          <w:szCs w:val="22"/>
        </w:rPr>
      </w:pPr>
    </w:p>
    <w:p w14:paraId="0220D24E" w14:textId="77777777" w:rsidR="00CA57AC" w:rsidRPr="00957F1F" w:rsidRDefault="00CA57AC">
      <w:pPr>
        <w:rPr>
          <w:rFonts w:ascii="Helvetica" w:hAnsi="Helvetica"/>
          <w:b/>
          <w:sz w:val="22"/>
          <w:szCs w:val="22"/>
        </w:rPr>
      </w:pPr>
      <w:r w:rsidRPr="00957F1F">
        <w:rPr>
          <w:rFonts w:ascii="Helvetica" w:hAnsi="Helvetica"/>
          <w:b/>
          <w:sz w:val="22"/>
          <w:szCs w:val="22"/>
        </w:rPr>
        <w:br w:type="page"/>
      </w:r>
    </w:p>
    <w:p w14:paraId="621E3389" w14:textId="1ABA8774" w:rsidR="003E2FCD" w:rsidRPr="00E35113" w:rsidRDefault="00894043" w:rsidP="003E2FCD">
      <w:pPr>
        <w:rPr>
          <w:rFonts w:ascii="Helvetica" w:hAnsi="Helvetica"/>
          <w:sz w:val="22"/>
          <w:szCs w:val="22"/>
        </w:rPr>
      </w:pPr>
      <w:r w:rsidRPr="00E35113">
        <w:rPr>
          <w:rFonts w:ascii="Helvetica" w:hAnsi="Helvetica"/>
          <w:b/>
          <w:sz w:val="22"/>
          <w:szCs w:val="22"/>
        </w:rPr>
        <w:lastRenderedPageBreak/>
        <w:t>Figure 3.</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 xml:space="preserve">maximum harvest </w:t>
      </w:r>
      <w:r w:rsidR="003A6B7F">
        <w:rPr>
          <w:rFonts w:ascii="Helvetica" w:hAnsi="Helvetica"/>
          <w:sz w:val="22"/>
          <w:szCs w:val="22"/>
        </w:rPr>
        <w:t xml:space="preserve">mortality </w:t>
      </w:r>
      <w:r w:rsidR="003D48B0" w:rsidRPr="00E35113">
        <w:rPr>
          <w:rFonts w:ascii="Helvetica" w:hAnsi="Helvetica"/>
          <w:sz w:val="22"/>
          <w:szCs w:val="22"/>
        </w:rPr>
        <w:t>ra</w:t>
      </w:r>
      <w:r w:rsidR="003E2FCD" w:rsidRPr="00E35113">
        <w:rPr>
          <w:rFonts w:ascii="Helvetica" w:hAnsi="Helvetica"/>
          <w:sz w:val="22"/>
          <w:szCs w:val="22"/>
        </w:rPr>
        <w:t xml:space="preserve">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3E2FCD" w:rsidRPr="00E35113">
        <w:rPr>
          <w:rFonts w:ascii="Helvetica" w:hAnsi="Helvetica"/>
          <w:sz w:val="22"/>
          <w:szCs w:val="22"/>
        </w:rPr>
        <w:t xml:space="preserve"> </w:t>
      </w:r>
      <w:r w:rsidR="00AA7668">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E2FCD" w:rsidRPr="00E35113">
        <w:rPr>
          <w:rFonts w:ascii="Helvetica" w:hAnsi="Helvetica"/>
          <w:sz w:val="22"/>
          <w:szCs w:val="22"/>
        </w:rPr>
        <w:t xml:space="preserve">) and across a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Note that return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minimum biomass level below which exploitation is zero (</w:t>
      </w:r>
      <w:r w:rsidR="00E72D49" w:rsidRPr="00E35113">
        <w:rPr>
          <w:rFonts w:ascii="Helvetica" w:hAnsi="Helvetica"/>
          <w:sz w:val="22"/>
          <w:szCs w:val="22"/>
        </w:rPr>
        <w:t xml:space="preserve">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E64CD0" w:rsidRPr="00E35113">
        <w:rPr>
          <w:rFonts w:ascii="Helvetica" w:hAnsi="Helvetica"/>
          <w:sz w:val="22"/>
          <w:szCs w:val="22"/>
        </w:rPr>
        <w:t xml:space="preserve">; </w:t>
      </w:r>
      <w:r w:rsidR="003E2FCD" w:rsidRPr="00E35113">
        <w:rPr>
          <w:rFonts w:ascii="Helvetica" w:hAnsi="Helvetica"/>
          <w:sz w:val="22"/>
          <w:szCs w:val="22"/>
        </w:rPr>
        <w:t xml:space="preserve">vertical grey short dash) and then continues to climb until the </w:t>
      </w:r>
      <w:r w:rsidR="002E03E3" w:rsidRPr="00E35113">
        <w:rPr>
          <w:rFonts w:ascii="Helvetica" w:hAnsi="Helvetica"/>
          <w:sz w:val="22"/>
          <w:szCs w:val="22"/>
        </w:rPr>
        <w:t xml:space="preserve">biological </w:t>
      </w:r>
      <w:r w:rsidR="003E2FCD" w:rsidRPr="00E35113">
        <w:rPr>
          <w:rFonts w:ascii="Helvetica" w:hAnsi="Helvetica"/>
          <w:sz w:val="22"/>
          <w:szCs w:val="22"/>
        </w:rPr>
        <w:t>tipping poi</w:t>
      </w:r>
      <w:r w:rsidR="00B24271" w:rsidRPr="00E35113">
        <w:rPr>
          <w:rFonts w:ascii="Helvetica" w:hAnsi="Helvetica"/>
          <w:sz w:val="22"/>
          <w:szCs w:val="22"/>
        </w:rPr>
        <w:t>nt (</w:t>
      </w:r>
      <w:r w:rsidR="00AA30AC" w:rsidRPr="00E35113">
        <w:rPr>
          <w:rFonts w:ascii="Helvetica" w:hAnsi="Helvetica"/>
          <w:sz w:val="22"/>
          <w:szCs w:val="22"/>
        </w:rPr>
        <w:t xml:space="preserve">A= 10, </w:t>
      </w:r>
      <w:r w:rsidR="00B24271" w:rsidRPr="00E35113">
        <w:rPr>
          <w:rFonts w:ascii="Helvetica" w:hAnsi="Helvetica"/>
          <w:sz w:val="22"/>
          <w:szCs w:val="22"/>
        </w:rPr>
        <w:t>vertical grey long dash at 10</w:t>
      </w:r>
      <w:r w:rsidR="003E2FCD" w:rsidRPr="00E35113">
        <w:rPr>
          <w:rFonts w:ascii="Helvetica" w:hAnsi="Helvetica"/>
          <w:sz w:val="22"/>
          <w:szCs w:val="22"/>
        </w:rPr>
        <w:t xml:space="preserve">). </w:t>
      </w:r>
      <w:r w:rsidR="004D219F">
        <w:rPr>
          <w:rFonts w:ascii="Helvetica" w:hAnsi="Helvetica"/>
          <w:noProof/>
          <w:sz w:val="22"/>
          <w:szCs w:val="22"/>
        </w:rPr>
        <w:drawing>
          <wp:inline distT="0" distB="0" distL="0" distR="0" wp14:anchorId="39092E70" wp14:editId="03B03A55">
            <wp:extent cx="4182745" cy="3293745"/>
            <wp:effectExtent l="0" t="0" r="0" b="0"/>
            <wp:docPr id="6" name="Picture 6" descr="Macintosh HD:Users:AdrianStierMBP2015:Dropbox:Projects:In Progress:Value of Information:Code:Figures:Fig3_Standing Biomass:ROI.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3_Standing Biomass:ROI.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82745" cy="3293745"/>
                    </a:xfrm>
                    <a:prstGeom prst="rect">
                      <a:avLst/>
                    </a:prstGeom>
                    <a:noFill/>
                    <a:ln>
                      <a:noFill/>
                    </a:ln>
                  </pic:spPr>
                </pic:pic>
              </a:graphicData>
            </a:graphic>
          </wp:inline>
        </w:drawing>
      </w:r>
    </w:p>
    <w:p w14:paraId="285E339E" w14:textId="00EB25F1" w:rsidR="003D48B0" w:rsidRDefault="003D48B0">
      <w:pPr>
        <w:rPr>
          <w:rFonts w:ascii="Helvetica" w:hAnsi="Helvetica"/>
          <w:sz w:val="22"/>
          <w:szCs w:val="22"/>
        </w:rPr>
      </w:pPr>
    </w:p>
    <w:p w14:paraId="2C082298" w14:textId="77777777" w:rsidR="003D48B0" w:rsidRDefault="003D48B0">
      <w:pPr>
        <w:rPr>
          <w:rFonts w:ascii="Helvetica" w:hAnsi="Helvetica"/>
          <w:sz w:val="22"/>
          <w:szCs w:val="22"/>
        </w:rPr>
      </w:pPr>
    </w:p>
    <w:p w14:paraId="064E5E6F" w14:textId="5E1CF69C"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65F36279" w14:textId="28D306E9" w:rsidR="00A800CF" w:rsidRPr="00957F1F" w:rsidRDefault="00894043" w:rsidP="000626DC">
      <w:pPr>
        <w:rPr>
          <w:rFonts w:ascii="Helvetica" w:hAnsi="Helvetica"/>
          <w:sz w:val="22"/>
          <w:szCs w:val="22"/>
        </w:rPr>
      </w:pPr>
      <w:r w:rsidRPr="00957F1F">
        <w:rPr>
          <w:rFonts w:ascii="Helvetica" w:hAnsi="Helvetica"/>
          <w:b/>
          <w:sz w:val="22"/>
          <w:szCs w:val="22"/>
        </w:rPr>
        <w:lastRenderedPageBreak/>
        <w:t xml:space="preserve">Figure </w:t>
      </w:r>
      <w:r>
        <w:rPr>
          <w:rFonts w:ascii="Helvetica" w:hAnsi="Helvetica"/>
          <w:b/>
          <w:sz w:val="22"/>
          <w:szCs w:val="22"/>
        </w:rPr>
        <w:t>4</w:t>
      </w:r>
      <w:r w:rsidRPr="00957F1F">
        <w:rPr>
          <w:rFonts w:ascii="Helvetica" w:hAnsi="Helvetica"/>
          <w:b/>
          <w:sz w:val="22"/>
          <w:szCs w:val="22"/>
        </w:rPr>
        <w:t xml:space="preserve">: </w:t>
      </w:r>
      <w:r w:rsidR="00F50088" w:rsidRPr="00957F1F">
        <w:rPr>
          <w:rFonts w:ascii="Helvetica" w:hAnsi="Helvetica"/>
          <w:sz w:val="22"/>
          <w:szCs w:val="22"/>
        </w:rPr>
        <w:t>Summary of 10,000 t</w:t>
      </w:r>
      <w:r w:rsidR="00A800CF" w:rsidRPr="00957F1F">
        <w:rPr>
          <w:rFonts w:ascii="Helvetica" w:hAnsi="Helvetica"/>
          <w:sz w:val="22"/>
          <w:szCs w:val="22"/>
        </w:rPr>
        <w:t xml:space="preserve">wenty-year simulations across a range of monitoring investment (CV of true biomass) and maximum harvest rate (percentage of </w:t>
      </w:r>
      <w:proofErr w:type="spellStart"/>
      <w:r w:rsidR="00A800CF" w:rsidRPr="00957F1F">
        <w:rPr>
          <w:rFonts w:ascii="Helvetica" w:hAnsi="Helvetica"/>
          <w:sz w:val="22"/>
          <w:szCs w:val="22"/>
        </w:rPr>
        <w:t>Fmsy</w:t>
      </w:r>
      <w:proofErr w:type="spellEnd"/>
      <w:r w:rsidR="00A800CF" w:rsidRPr="00957F1F">
        <w:rPr>
          <w:rFonts w:ascii="Helvetica" w:hAnsi="Helvetica"/>
          <w:sz w:val="22"/>
          <w:szCs w:val="22"/>
        </w:rPr>
        <w:t xml:space="preserve"> - </w:t>
      </w:r>
      <w:proofErr w:type="spellStart"/>
      <w:r w:rsidR="00A800CF" w:rsidRPr="00957F1F">
        <w:rPr>
          <w:rFonts w:ascii="Helvetica" w:hAnsi="Helvetica"/>
          <w:sz w:val="22"/>
          <w:szCs w:val="22"/>
        </w:rPr>
        <w:t>pFmsy</w:t>
      </w:r>
      <w:proofErr w:type="spellEnd"/>
      <w:r w:rsidR="00A800CF" w:rsidRPr="00957F1F">
        <w:rPr>
          <w:rFonts w:ascii="Helvetica" w:hAnsi="Helvetica"/>
          <w:sz w:val="22"/>
          <w:szCs w:val="22"/>
        </w:rPr>
        <w:t>). The maximum allowable CV needed to avoid a tipping point under four different risk scenarios (1%, 5%, 10%, and 20%</w:t>
      </w:r>
      <w:r w:rsidR="0003223B" w:rsidRPr="00957F1F">
        <w:rPr>
          <w:rFonts w:ascii="Helvetica" w:hAnsi="Helvetica"/>
          <w:sz w:val="22"/>
          <w:szCs w:val="22"/>
        </w:rPr>
        <w:t xml:space="preserve"> of crossing a tipping point</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accuracy of harvesting </w:t>
      </w:r>
      <w:r w:rsidR="00B97BB9" w:rsidRPr="00957F1F">
        <w:rPr>
          <w:rFonts w:ascii="Helvetica" w:hAnsi="Helvetica"/>
          <w:sz w:val="22"/>
          <w:szCs w:val="22"/>
        </w:rPr>
        <w:t>is required to</w:t>
      </w:r>
      <w:r w:rsidR="00A800CF" w:rsidRPr="00957F1F">
        <w:rPr>
          <w:rFonts w:ascii="Helvetica" w:hAnsi="Helvetica"/>
          <w:sz w:val="22"/>
          <w:szCs w:val="22"/>
        </w:rPr>
        <w:t xml:space="preserve"> avoid a low </w:t>
      </w:r>
      <w:r w:rsidR="00B97BB9" w:rsidRPr="00957F1F">
        <w:rPr>
          <w:rFonts w:ascii="Helvetica" w:hAnsi="Helvetica"/>
          <w:sz w:val="22"/>
          <w:szCs w:val="22"/>
        </w:rPr>
        <w:t xml:space="preserve">probability of a tipping point, thus as </w:t>
      </w:r>
      <w:r w:rsidR="008A62BB">
        <w:rPr>
          <w:rFonts w:ascii="Helvetica" w:hAnsi="Helvetica"/>
          <w:sz w:val="22"/>
          <w:szCs w:val="22"/>
        </w:rPr>
        <w:t>harvest rate</w:t>
      </w:r>
      <w:r w:rsidR="00B97BB9" w:rsidRPr="00957F1F">
        <w:rPr>
          <w:rFonts w:ascii="Helvetica" w:hAnsi="Helvetica"/>
          <w:sz w:val="22"/>
          <w:szCs w:val="22"/>
        </w:rPr>
        <w:t xml:space="preserve"> increases 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to avoid a collapse </w:t>
      </w:r>
      <w:r w:rsidR="00B97BB9" w:rsidRPr="00957F1F">
        <w:rPr>
          <w:rFonts w:ascii="Helvetica" w:hAnsi="Helvetica"/>
          <w:sz w:val="22"/>
          <w:szCs w:val="22"/>
        </w:rPr>
        <w:t xml:space="preserve">declines. </w:t>
      </w:r>
    </w:p>
    <w:p w14:paraId="45159A38" w14:textId="77777777" w:rsidR="00A800CF" w:rsidRPr="00957F1F" w:rsidRDefault="00A800CF" w:rsidP="000626DC">
      <w:pPr>
        <w:rPr>
          <w:rFonts w:ascii="Helvetica" w:hAnsi="Helvetica"/>
          <w:sz w:val="22"/>
          <w:szCs w:val="22"/>
        </w:rPr>
      </w:pPr>
    </w:p>
    <w:p w14:paraId="68CA1D26" w14:textId="6EF32EBA" w:rsidR="00A800CF" w:rsidRPr="00957F1F" w:rsidRDefault="00A800CF" w:rsidP="000626DC">
      <w:pPr>
        <w:rPr>
          <w:rFonts w:ascii="Helvetica" w:hAnsi="Helvetica"/>
          <w:sz w:val="22"/>
          <w:szCs w:val="22"/>
        </w:rPr>
      </w:pPr>
    </w:p>
    <w:p w14:paraId="2CCD2D99" w14:textId="6A36B2B3" w:rsidR="00B505A1" w:rsidRPr="00957F1F" w:rsidRDefault="00A4057C">
      <w:pPr>
        <w:rPr>
          <w:rFonts w:ascii="Helvetica" w:hAnsi="Helvetica"/>
          <w:b/>
          <w:sz w:val="22"/>
          <w:szCs w:val="22"/>
        </w:rPr>
      </w:pPr>
      <w:r>
        <w:rPr>
          <w:rFonts w:ascii="Helvetica" w:hAnsi="Helvetica"/>
          <w:b/>
          <w:noProof/>
          <w:sz w:val="22"/>
          <w:szCs w:val="22"/>
        </w:rPr>
        <w:drawing>
          <wp:inline distT="0" distB="0" distL="0" distR="0" wp14:anchorId="60C4495D" wp14:editId="55AD08C8">
            <wp:extent cx="5664200" cy="3674745"/>
            <wp:effectExtent l="0" t="0" r="0" b="0"/>
            <wp:docPr id="9" name="Picture 9" descr="Macintosh HD:Users:AdrianStierMBP2015:Dropbox:Projects:In Progress:Value of Information:Code:Figures:Fig3_Standing Biomass:Rplo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3_Standing Biomass:Rplot.pd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64200" cy="3674745"/>
                    </a:xfrm>
                    <a:prstGeom prst="rect">
                      <a:avLst/>
                    </a:prstGeom>
                    <a:noFill/>
                    <a:ln>
                      <a:noFill/>
                    </a:ln>
                  </pic:spPr>
                </pic:pic>
              </a:graphicData>
            </a:graphic>
          </wp:inline>
        </w:drawing>
      </w:r>
      <w:r w:rsidR="00A800CF" w:rsidRPr="00957F1F">
        <w:rPr>
          <w:rFonts w:ascii="Helvetica" w:hAnsi="Helvetica"/>
          <w:b/>
          <w:sz w:val="22"/>
          <w:szCs w:val="22"/>
        </w:rPr>
        <w:br w:type="page"/>
      </w:r>
    </w:p>
    <w:p w14:paraId="61C679DB" w14:textId="104A3FD5" w:rsidR="001C5893" w:rsidRDefault="00B505A1" w:rsidP="00FD53FD">
      <w:pPr>
        <w:rPr>
          <w:rFonts w:ascii="Helvetica" w:hAnsi="Helvetica"/>
          <w:sz w:val="22"/>
          <w:szCs w:val="22"/>
        </w:rPr>
      </w:pPr>
      <w:r w:rsidRPr="00957F1F">
        <w:rPr>
          <w:rFonts w:ascii="Helvetica" w:hAnsi="Helvetica"/>
          <w:b/>
          <w:sz w:val="22"/>
          <w:szCs w:val="22"/>
        </w:rPr>
        <w:lastRenderedPageBreak/>
        <w:t>Figure 4</w:t>
      </w:r>
      <w:r w:rsidR="00E853E9" w:rsidRPr="00957F1F">
        <w:rPr>
          <w:rFonts w:ascii="Helvetica" w:hAnsi="Helvetica"/>
          <w:sz w:val="22"/>
          <w:szCs w:val="22"/>
        </w:rPr>
        <w:t xml:space="preserve"> </w:t>
      </w:r>
      <w:r w:rsidR="002540BB" w:rsidRPr="00957F1F">
        <w:rPr>
          <w:rFonts w:ascii="Helvetica" w:hAnsi="Helvetica"/>
          <w:sz w:val="22"/>
          <w:szCs w:val="22"/>
        </w:rPr>
        <w:t>Cost</w:t>
      </w:r>
      <w:r w:rsidR="00091253" w:rsidRPr="00957F1F">
        <w:rPr>
          <w:rFonts w:ascii="Helvetica" w:hAnsi="Helvetica"/>
          <w:sz w:val="22"/>
          <w:szCs w:val="22"/>
        </w:rPr>
        <w:t xml:space="preserve"> (monitoring and probability of tipping)</w:t>
      </w:r>
      <w:r w:rsidR="002540BB" w:rsidRPr="00957F1F">
        <w:rPr>
          <w:rFonts w:ascii="Helvetica" w:hAnsi="Helvetica"/>
          <w:sz w:val="22"/>
          <w:szCs w:val="22"/>
        </w:rPr>
        <w:t xml:space="preserve"> and Benefits</w:t>
      </w:r>
      <w:r w:rsidR="00091253" w:rsidRPr="00957F1F">
        <w:rPr>
          <w:rFonts w:ascii="Helvetica" w:hAnsi="Helvetica"/>
          <w:sz w:val="22"/>
          <w:szCs w:val="22"/>
        </w:rPr>
        <w:t xml:space="preserve"> (</w:t>
      </w:r>
      <w:r w:rsidR="003A5CF9" w:rsidRPr="00957F1F">
        <w:rPr>
          <w:rFonts w:ascii="Helvetica" w:hAnsi="Helvetica"/>
          <w:sz w:val="22"/>
          <w:szCs w:val="22"/>
        </w:rPr>
        <w:t>Net Present Value)</w:t>
      </w:r>
      <w:r w:rsidR="00DB6F5F" w:rsidRPr="00957F1F">
        <w:rPr>
          <w:rFonts w:ascii="Helvetica" w:hAnsi="Helvetica"/>
          <w:sz w:val="22"/>
          <w:szCs w:val="22"/>
        </w:rPr>
        <w:t xml:space="preserve"> of four </w:t>
      </w:r>
      <w:r w:rsidR="002540BB" w:rsidRPr="00957F1F">
        <w:rPr>
          <w:rFonts w:ascii="Helvetica" w:hAnsi="Helvetica"/>
          <w:sz w:val="22"/>
          <w:szCs w:val="22"/>
        </w:rPr>
        <w:t xml:space="preserve">different monitoring </w:t>
      </w:r>
      <w:r w:rsidR="00091253" w:rsidRPr="00957F1F">
        <w:rPr>
          <w:rFonts w:ascii="Helvetica" w:hAnsi="Helvetica"/>
          <w:sz w:val="22"/>
          <w:szCs w:val="22"/>
        </w:rPr>
        <w:t xml:space="preserve">strategies. </w:t>
      </w:r>
      <w:r w:rsidR="001261A8" w:rsidRPr="00957F1F">
        <w:rPr>
          <w:rFonts w:ascii="Helvetica" w:hAnsi="Helvetica"/>
          <w:sz w:val="22"/>
          <w:szCs w:val="22"/>
        </w:rPr>
        <w:t>Imagine a scenario where you are comparing monitoring a constant amount (either a high amount [CV=0.1] or a low amount [CV=0.5])</w:t>
      </w:r>
      <w:r w:rsidR="00344A84" w:rsidRPr="00957F1F">
        <w:rPr>
          <w:rFonts w:ascii="Helvetica" w:hAnsi="Helvetica"/>
          <w:sz w:val="22"/>
          <w:szCs w:val="22"/>
        </w:rPr>
        <w:t xml:space="preserve">. </w:t>
      </w:r>
      <w:r w:rsidR="00B53FE8" w:rsidRPr="00957F1F">
        <w:rPr>
          <w:rFonts w:ascii="Helvetica" w:hAnsi="Helvetica"/>
          <w:sz w:val="22"/>
          <w:szCs w:val="22"/>
        </w:rPr>
        <w:t xml:space="preserve">Our results above show constant </w:t>
      </w:r>
      <w:r w:rsidR="00873F26" w:rsidRPr="00957F1F">
        <w:rPr>
          <w:rFonts w:ascii="Helvetica" w:hAnsi="Helvetica"/>
          <w:sz w:val="22"/>
          <w:szCs w:val="22"/>
        </w:rPr>
        <w:t>low</w:t>
      </w:r>
      <w:r w:rsidR="00B53FE8" w:rsidRPr="00957F1F">
        <w:rPr>
          <w:rFonts w:ascii="Helvetica" w:hAnsi="Helvetica"/>
          <w:sz w:val="22"/>
          <w:szCs w:val="22"/>
        </w:rPr>
        <w:t xml:space="preserve"> monitoring</w:t>
      </w:r>
      <w:r w:rsidR="00873F26" w:rsidRPr="00957F1F">
        <w:rPr>
          <w:rFonts w:ascii="Helvetica" w:hAnsi="Helvetica"/>
          <w:sz w:val="22"/>
          <w:szCs w:val="22"/>
        </w:rPr>
        <w:t xml:space="preserve"> (constant CV=0.5)</w:t>
      </w:r>
      <w:r w:rsidR="00B53FE8" w:rsidRPr="00957F1F">
        <w:rPr>
          <w:rFonts w:ascii="Helvetica" w:hAnsi="Helvetica"/>
          <w:sz w:val="22"/>
          <w:szCs w:val="22"/>
        </w:rPr>
        <w:t xml:space="preserve"> is going to be very risky (higher </w:t>
      </w:r>
      <w:proofErr w:type="spellStart"/>
      <w:r w:rsidR="00B53FE8" w:rsidRPr="00957F1F">
        <w:rPr>
          <w:rFonts w:ascii="Helvetica" w:hAnsi="Helvetica"/>
          <w:sz w:val="22"/>
          <w:szCs w:val="22"/>
        </w:rPr>
        <w:t>ptip</w:t>
      </w:r>
      <w:proofErr w:type="spellEnd"/>
      <w:r w:rsidR="00B53FE8" w:rsidRPr="00957F1F">
        <w:rPr>
          <w:rFonts w:ascii="Helvetica" w:hAnsi="Helvetica"/>
          <w:sz w:val="22"/>
          <w:szCs w:val="22"/>
        </w:rPr>
        <w:t>) and less profitable (lower NPV)</w:t>
      </w:r>
      <w:r w:rsidR="00873F26" w:rsidRPr="00957F1F">
        <w:rPr>
          <w:rFonts w:ascii="Helvetica" w:hAnsi="Helvetica"/>
          <w:sz w:val="22"/>
          <w:szCs w:val="22"/>
        </w:rPr>
        <w:t xml:space="preserve">, whereas a constant high </w:t>
      </w:r>
      <w:r w:rsidR="002C71C5">
        <w:rPr>
          <w:rFonts w:ascii="Helvetica" w:hAnsi="Helvetica"/>
          <w:sz w:val="22"/>
          <w:szCs w:val="22"/>
        </w:rPr>
        <w:t>monitoring</w:t>
      </w:r>
      <w:r w:rsidR="00873F26" w:rsidRPr="00957F1F">
        <w:rPr>
          <w:rFonts w:ascii="Helvetica" w:hAnsi="Helvetica"/>
          <w:sz w:val="22"/>
          <w:szCs w:val="22"/>
        </w:rPr>
        <w:t xml:space="preserve"> effort (CV = 0.1) is likely to be very costly. </w:t>
      </w:r>
      <w:r w:rsidR="00574F07" w:rsidRPr="00957F1F">
        <w:rPr>
          <w:rFonts w:ascii="Helvetica" w:hAnsi="Helvetica"/>
          <w:sz w:val="22"/>
          <w:szCs w:val="22"/>
        </w:rPr>
        <w:t xml:space="preserve">An alternative is to institute a precautionary buffer at </w:t>
      </w:r>
      <w:proofErr w:type="spellStart"/>
      <w:r w:rsidR="00574F07" w:rsidRPr="00957F1F">
        <w:rPr>
          <w:rFonts w:ascii="Helvetica" w:hAnsi="Helvetica"/>
          <w:sz w:val="22"/>
          <w:szCs w:val="22"/>
        </w:rPr>
        <w:t>Bmsy</w:t>
      </w:r>
      <w:proofErr w:type="spellEnd"/>
      <w:r w:rsidR="00574F07" w:rsidRPr="00957F1F">
        <w:rPr>
          <w:rFonts w:ascii="Helvetica" w:hAnsi="Helvetica"/>
          <w:sz w:val="22"/>
          <w:szCs w:val="22"/>
        </w:rPr>
        <w:t xml:space="preserve">, where any time the stock is estimated to be above </w:t>
      </w:r>
      <w:proofErr w:type="spellStart"/>
      <w:r w:rsidR="00574F07" w:rsidRPr="00957F1F">
        <w:rPr>
          <w:rFonts w:ascii="Helvetica" w:hAnsi="Helvetica"/>
          <w:sz w:val="22"/>
          <w:szCs w:val="22"/>
        </w:rPr>
        <w:t>Bmsy</w:t>
      </w:r>
      <w:proofErr w:type="spellEnd"/>
      <w:r w:rsidR="00574F07" w:rsidRPr="00957F1F">
        <w:rPr>
          <w:rFonts w:ascii="Helvetica" w:hAnsi="Helvetica"/>
          <w:sz w:val="22"/>
          <w:szCs w:val="22"/>
        </w:rPr>
        <w:t xml:space="preserve">, monitoring is low, and anytime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574F07" w:rsidRPr="00957F1F">
        <w:rPr>
          <w:rFonts w:ascii="Helvetica" w:hAnsi="Helvetica"/>
          <w:sz w:val="22"/>
          <w:szCs w:val="22"/>
        </w:rPr>
        <w:t xml:space="preserve">, monitoring is high. </w:t>
      </w:r>
      <w:r w:rsidR="0057211D" w:rsidRPr="00957F1F">
        <w:rPr>
          <w:rFonts w:ascii="Helvetica" w:hAnsi="Helvetica"/>
          <w:sz w:val="22"/>
          <w:szCs w:val="22"/>
        </w:rPr>
        <w:t xml:space="preserve">Below you can see the consequences of this precautionary buffer, which is a demonstrable alleviation of risk in </w:t>
      </w:r>
      <w:r w:rsidR="003623C0" w:rsidRPr="00957F1F">
        <w:rPr>
          <w:rFonts w:ascii="Helvetica" w:hAnsi="Helvetica"/>
          <w:sz w:val="22"/>
          <w:szCs w:val="22"/>
        </w:rPr>
        <w:t xml:space="preserve">tipping, but an increase in cost of monitoring. Therefore relative to low </w:t>
      </w:r>
      <w:r w:rsidR="00615C4D" w:rsidRPr="00957F1F">
        <w:rPr>
          <w:rFonts w:ascii="Helvetica" w:hAnsi="Helvetica"/>
          <w:sz w:val="22"/>
          <w:szCs w:val="22"/>
        </w:rPr>
        <w:t>monitoring</w:t>
      </w:r>
      <w:r w:rsidR="003623C0" w:rsidRPr="00957F1F">
        <w:rPr>
          <w:rFonts w:ascii="Helvetica" w:hAnsi="Helvetica"/>
          <w:sz w:val="22"/>
          <w:szCs w:val="22"/>
        </w:rPr>
        <w:t xml:space="preserve"> effort, </w:t>
      </w:r>
      <w:r w:rsidR="00BA6B19">
        <w:rPr>
          <w:rFonts w:ascii="Helvetica" w:hAnsi="Helvetica"/>
          <w:sz w:val="22"/>
          <w:szCs w:val="22"/>
        </w:rPr>
        <w:t>a precautionary buffer</w:t>
      </w:r>
      <w:r w:rsidR="003623C0" w:rsidRPr="00957F1F">
        <w:rPr>
          <w:rFonts w:ascii="Helvetica" w:hAnsi="Helvetica"/>
          <w:sz w:val="22"/>
          <w:szCs w:val="22"/>
        </w:rPr>
        <w:t xml:space="preserve"> </w:t>
      </w:r>
      <w:r w:rsidR="00615C4D" w:rsidRPr="00957F1F">
        <w:rPr>
          <w:rFonts w:ascii="Helvetica" w:hAnsi="Helvetica"/>
          <w:sz w:val="22"/>
          <w:szCs w:val="22"/>
        </w:rPr>
        <w:t xml:space="preserve">leads to higher profits, higher costs, and lower probability of tipping. </w:t>
      </w:r>
      <w:r w:rsidR="00BD25C8" w:rsidRPr="00957F1F">
        <w:rPr>
          <w:rFonts w:ascii="Helvetica" w:hAnsi="Helvetica"/>
          <w:sz w:val="22"/>
          <w:szCs w:val="22"/>
        </w:rPr>
        <w:t xml:space="preserve">In a perfect world, where the tipping points was known, we might imagine a fourth strategy, which is to monitor all of the time at a medium amount. A constant monitoring effort at the mean CV from the simulation with the precautionary buffer, you can see that this approach is slightly more costly than low monitoring, but has the greatest performance in reduced tipping risk. </w:t>
      </w:r>
    </w:p>
    <w:p w14:paraId="5C324FAD" w14:textId="53AB5E85" w:rsidR="00091253" w:rsidRPr="00957F1F" w:rsidRDefault="00D763C5">
      <w:pPr>
        <w:rPr>
          <w:rFonts w:ascii="Helvetica" w:hAnsi="Helvetica"/>
          <w:b/>
          <w:sz w:val="22"/>
          <w:szCs w:val="22"/>
        </w:rPr>
      </w:pPr>
      <w:r>
        <w:rPr>
          <w:rFonts w:ascii="Helvetica" w:hAnsi="Helvetica"/>
          <w:b/>
          <w:noProof/>
          <w:sz w:val="22"/>
          <w:szCs w:val="22"/>
        </w:rPr>
        <w:drawing>
          <wp:inline distT="0" distB="0" distL="0" distR="0" wp14:anchorId="719BB126" wp14:editId="2E13C9E2">
            <wp:extent cx="4343400" cy="5365376"/>
            <wp:effectExtent l="0" t="0" r="0" b="0"/>
            <wp:docPr id="3" name="Picture 3" descr="Macintosh HD:Users:AdrianStierMBP2015:Dropbox:Projects:In Progress:Value of Information:Code:Figures:Fig4_AdaptiveMonitoring:Rplo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4_AdaptiveMonitoring:Rplot.pd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43400" cy="5365376"/>
                    </a:xfrm>
                    <a:prstGeom prst="rect">
                      <a:avLst/>
                    </a:prstGeom>
                    <a:noFill/>
                    <a:ln>
                      <a:noFill/>
                    </a:ln>
                  </pic:spPr>
                </pic:pic>
              </a:graphicData>
            </a:graphic>
          </wp:inline>
        </w:drawing>
      </w:r>
    </w:p>
    <w:p w14:paraId="45B8A63B" w14:textId="77777777" w:rsidR="00091253" w:rsidRPr="00957F1F" w:rsidRDefault="00091253">
      <w:pPr>
        <w:rPr>
          <w:rFonts w:ascii="Helvetica" w:hAnsi="Helvetica"/>
          <w:b/>
          <w:sz w:val="22"/>
          <w:szCs w:val="22"/>
        </w:rPr>
      </w:pPr>
      <w:r w:rsidRPr="00957F1F">
        <w:rPr>
          <w:rFonts w:ascii="Helvetica" w:hAnsi="Helvetica"/>
          <w:b/>
          <w:sz w:val="22"/>
          <w:szCs w:val="22"/>
        </w:rPr>
        <w:br w:type="page"/>
      </w:r>
    </w:p>
    <w:p w14:paraId="1FCC1E46" w14:textId="60C714D6" w:rsidR="00A90388" w:rsidRPr="004D1678" w:rsidRDefault="00A90388" w:rsidP="00A90388">
      <w:pPr>
        <w:rPr>
          <w:rFonts w:ascii="Helvetica" w:hAnsi="Helvetica"/>
          <w:sz w:val="22"/>
          <w:szCs w:val="22"/>
        </w:rPr>
      </w:pPr>
      <w:r w:rsidRPr="004F63A4">
        <w:rPr>
          <w:rFonts w:ascii="Helvetica" w:hAnsi="Helvetica"/>
          <w:b/>
          <w:sz w:val="22"/>
          <w:szCs w:val="22"/>
        </w:rPr>
        <w:lastRenderedPageBreak/>
        <w:t>Figure 4s.</w:t>
      </w:r>
      <w:r w:rsidRPr="004D1678">
        <w:rPr>
          <w:rFonts w:ascii="Helvetica" w:hAnsi="Helvetica"/>
          <w:sz w:val="22"/>
          <w:szCs w:val="22"/>
        </w:rPr>
        <w:t xml:space="preserve"> </w:t>
      </w:r>
      <w:r w:rsidR="00DC0240" w:rsidRPr="004D1678">
        <w:rPr>
          <w:rFonts w:ascii="Helvetica" w:hAnsi="Helvetica"/>
          <w:sz w:val="22"/>
          <w:szCs w:val="22"/>
        </w:rPr>
        <w:t xml:space="preserve">A sensitivity analysis </w:t>
      </w:r>
      <w:r w:rsidRPr="004D1678">
        <w:rPr>
          <w:rFonts w:ascii="Helvetica" w:hAnsi="Helvetica"/>
          <w:sz w:val="22"/>
          <w:szCs w:val="22"/>
        </w:rPr>
        <w:t xml:space="preserve">of </w:t>
      </w:r>
      <w:r w:rsidR="00DC0240" w:rsidRPr="004D1678">
        <w:rPr>
          <w:rFonts w:ascii="Helvetica" w:hAnsi="Helvetica"/>
          <w:sz w:val="22"/>
          <w:szCs w:val="22"/>
        </w:rPr>
        <w:t>how a precautionary buffer</w:t>
      </w:r>
      <w:r w:rsidRPr="004D1678">
        <w:rPr>
          <w:rFonts w:ascii="Helvetica" w:hAnsi="Helvetica"/>
          <w:sz w:val="22"/>
          <w:szCs w:val="22"/>
        </w:rPr>
        <w:t xml:space="preserve"> </w:t>
      </w:r>
      <w:r w:rsidR="00DC0240" w:rsidRPr="004D1678">
        <w:rPr>
          <w:rFonts w:ascii="Helvetica" w:hAnsi="Helvetica"/>
          <w:sz w:val="22"/>
          <w:szCs w:val="22"/>
        </w:rPr>
        <w:t xml:space="preserve">might influence the trade off between monitoring costs and the </w:t>
      </w:r>
      <w:commentRangeStart w:id="17"/>
      <w:r w:rsidR="00DC0240" w:rsidRPr="004D1678">
        <w:rPr>
          <w:rFonts w:ascii="Helvetica" w:hAnsi="Helvetica"/>
          <w:sz w:val="22"/>
          <w:szCs w:val="22"/>
        </w:rPr>
        <w:t>benefits of resource extraction</w:t>
      </w:r>
      <w:commentRangeEnd w:id="17"/>
      <w:r w:rsidR="009C7059">
        <w:rPr>
          <w:rStyle w:val="CommentReference"/>
        </w:rPr>
        <w:commentReference w:id="17"/>
      </w:r>
      <w:r w:rsidR="00DC0240" w:rsidRPr="004D1678">
        <w:rPr>
          <w:rFonts w:ascii="Helvetica" w:hAnsi="Helvetica"/>
          <w:sz w:val="22"/>
          <w:szCs w:val="22"/>
        </w:rPr>
        <w:t>. The effects of two covariates are considered: 1) the shape of the monitoring cost function ranging from a linear function</w:t>
      </w:r>
      <w:r w:rsidR="00E37D4E" w:rsidRPr="004D1678">
        <w:rPr>
          <w:rFonts w:ascii="Helvetica" w:hAnsi="Helvetica"/>
          <w:sz w:val="22"/>
          <w:szCs w:val="22"/>
        </w:rPr>
        <w:t xml:space="preserve"> to exponentially more expensive as monitoring precision increases from (CV</w:t>
      </w:r>
      <w:r w:rsidR="004D1678">
        <w:rPr>
          <w:rFonts w:ascii="Helvetica" w:hAnsi="Helvetica"/>
          <w:sz w:val="22"/>
          <w:szCs w:val="22"/>
        </w:rPr>
        <w:t xml:space="preserve"> </w:t>
      </w:r>
      <w:r w:rsidR="00E37D4E" w:rsidRPr="004D1678">
        <w:rPr>
          <w:rFonts w:ascii="Helvetica" w:hAnsi="Helvetica"/>
          <w:sz w:val="22"/>
          <w:szCs w:val="22"/>
        </w:rPr>
        <w:t>=</w:t>
      </w:r>
      <w:r w:rsidR="004D1678">
        <w:rPr>
          <w:rFonts w:ascii="Helvetica" w:hAnsi="Helvetica"/>
          <w:sz w:val="22"/>
          <w:szCs w:val="22"/>
        </w:rPr>
        <w:t xml:space="preserve"> </w:t>
      </w:r>
      <w:r w:rsidR="00E37D4E" w:rsidRPr="004D1678">
        <w:rPr>
          <w:rFonts w:ascii="Helvetica" w:hAnsi="Helvetica"/>
          <w:sz w:val="22"/>
          <w:szCs w:val="22"/>
        </w:rPr>
        <w:t>0.5 to CV</w:t>
      </w:r>
      <w:r w:rsidR="004D1678">
        <w:rPr>
          <w:rFonts w:ascii="Helvetica" w:hAnsi="Helvetica"/>
          <w:sz w:val="22"/>
          <w:szCs w:val="22"/>
        </w:rPr>
        <w:t xml:space="preserve"> </w:t>
      </w:r>
      <w:r w:rsidR="00E37D4E" w:rsidRPr="004D1678">
        <w:rPr>
          <w:rFonts w:ascii="Helvetica" w:hAnsi="Helvetica"/>
          <w:sz w:val="22"/>
          <w:szCs w:val="22"/>
        </w:rPr>
        <w:t>=</w:t>
      </w:r>
      <w:r w:rsidR="004D1678">
        <w:rPr>
          <w:rFonts w:ascii="Helvetica" w:hAnsi="Helvetica"/>
          <w:sz w:val="22"/>
          <w:szCs w:val="22"/>
        </w:rPr>
        <w:t xml:space="preserve"> </w:t>
      </w:r>
      <w:r w:rsidR="00E37D4E" w:rsidRPr="004D1678">
        <w:rPr>
          <w:rFonts w:ascii="Helvetica" w:hAnsi="Helvetica"/>
          <w:sz w:val="22"/>
          <w:szCs w:val="22"/>
        </w:rPr>
        <w:t>0.1). Three scenarios (rows in the matrix below) represent linear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E37D4E" w:rsidRPr="004D1678">
        <w:rPr>
          <w:rFonts w:ascii="Helvetica" w:hAnsi="Helvetica"/>
          <w:sz w:val="22"/>
          <w:szCs w:val="22"/>
        </w:rPr>
        <w:t>)</w:t>
      </w:r>
      <w:r w:rsidR="003C59C5" w:rsidRPr="004D1678">
        <w:rPr>
          <w:rFonts w:ascii="Helvetica" w:hAnsi="Helvetica"/>
          <w:sz w:val="22"/>
          <w:szCs w:val="22"/>
        </w:rPr>
        <w:t>,</w:t>
      </w:r>
      <w:r w:rsidR="00E37D4E" w:rsidRPr="004D1678">
        <w:rPr>
          <w:rFonts w:ascii="Helvetica" w:hAnsi="Helvetica"/>
          <w:sz w:val="22"/>
          <w:szCs w:val="22"/>
        </w:rPr>
        <w:t xml:space="preserve"> moderately exponential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=5</m:t>
        </m:r>
      </m:oMath>
      <w:r w:rsidR="00E37D4E" w:rsidRPr="004D1678">
        <w:rPr>
          <w:rFonts w:ascii="Helvetica" w:hAnsi="Helvetica"/>
          <w:sz w:val="22"/>
          <w:szCs w:val="22"/>
        </w:rPr>
        <w:t xml:space="preserve">, and strongly exponential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=10</m:t>
        </m:r>
      </m:oMath>
      <w:r w:rsidR="00E37D4E" w:rsidRPr="004D1678">
        <w:rPr>
          <w:rFonts w:ascii="Helvetica" w:hAnsi="Helvetica"/>
          <w:sz w:val="22"/>
          <w:szCs w:val="22"/>
        </w:rPr>
        <w:t xml:space="preserve">. </w:t>
      </w:r>
      <w:r w:rsidR="003C59C5" w:rsidRPr="004D1678">
        <w:rPr>
          <w:rFonts w:ascii="Helvetica" w:hAnsi="Helvetica"/>
          <w:sz w:val="22"/>
          <w:szCs w:val="22"/>
        </w:rPr>
        <w:t>2) The proximity of the precautionary buffer to the management threshold where res</w:t>
      </w:r>
      <w:r w:rsidR="00A4057C">
        <w:rPr>
          <w:rFonts w:ascii="Helvetica" w:hAnsi="Helvetica"/>
          <w:sz w:val="22"/>
          <w:szCs w:val="22"/>
        </w:rPr>
        <w:t>ource extraction is closed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C59C5" w:rsidRPr="004D1678">
        <w:rPr>
          <w:rFonts w:ascii="Helvetica" w:hAnsi="Helvetica"/>
          <w:sz w:val="22"/>
          <w:szCs w:val="22"/>
        </w:rPr>
        <w:t xml:space="preserve">). We examine </w:t>
      </w:r>
      <w:r w:rsidR="00EA28CB" w:rsidRPr="004D1678">
        <w:rPr>
          <w:rFonts w:ascii="Helvetica" w:hAnsi="Helvetica"/>
          <w:sz w:val="22"/>
          <w:szCs w:val="22"/>
        </w:rPr>
        <w:t>three scenarios (columns in matrix below), where</w:t>
      </w:r>
      <w:r w:rsidR="003C59C5" w:rsidRPr="004D1678">
        <w:rPr>
          <w:rFonts w:ascii="Helvetica" w:hAnsi="Helvetica"/>
          <w:sz w:val="22"/>
          <w:szCs w:val="22"/>
        </w:rPr>
        <w:t xml:space="preserve"> the buffer lies at the management</w:t>
      </w:r>
      <w:r w:rsidR="00EA28CB" w:rsidRPr="004D1678">
        <w:rPr>
          <w:rFonts w:ascii="Helvetica" w:hAnsi="Helvetica"/>
          <w:sz w:val="22"/>
          <w:szCs w:val="22"/>
        </w:rPr>
        <w:t xml:space="preserve"> threshold a</w:t>
      </w:r>
      <w:r w:rsidR="000E50C6">
        <w:rPr>
          <w:rFonts w:ascii="Helvetica" w:hAnsi="Helvetica"/>
          <w:sz w:val="22"/>
          <w:szCs w:val="22"/>
        </w:rPr>
        <w:t xml:space="preserve">t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0E50C6">
        <w:rPr>
          <w:rFonts w:ascii="Helvetica" w:hAnsi="Helvetica"/>
          <w:sz w:val="22"/>
          <w:szCs w:val="22"/>
        </w:rPr>
        <w:t xml:space="preserve"> </w:t>
      </w:r>
      <w:r w:rsidR="002153B6">
        <w:rPr>
          <w:rFonts w:ascii="Helvetica" w:hAnsi="Helvetica"/>
          <w:sz w:val="22"/>
          <w:szCs w:val="22"/>
        </w:rPr>
        <w:t>and at</w:t>
      </w:r>
      <w:r w:rsidR="003C59C5" w:rsidRPr="004D1678">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1.25B</m:t>
            </m:r>
          </m:e>
          <m:sub>
            <m:r>
              <w:rPr>
                <w:rFonts w:ascii="Cambria Math" w:hAnsi="Cambria Math"/>
                <w:sz w:val="22"/>
                <w:szCs w:val="22"/>
              </w:rPr>
              <m:t>MSY</m:t>
            </m:r>
          </m:sub>
        </m:sSub>
      </m:oMath>
      <w:r w:rsidR="00EA28CB" w:rsidRPr="004D1678">
        <w:rPr>
          <w:rFonts w:ascii="Helvetica" w:hAnsi="Helvetica"/>
          <w:sz w:val="22"/>
          <w:szCs w:val="22"/>
        </w:rPr>
        <w:t>.</w:t>
      </w:r>
      <w:r w:rsidR="00DC0240" w:rsidRPr="004D1678">
        <w:rPr>
          <w:rFonts w:ascii="Helvetica" w:hAnsi="Helvetica"/>
          <w:sz w:val="22"/>
          <w:szCs w:val="22"/>
        </w:rPr>
        <w:t xml:space="preserve"> </w:t>
      </w:r>
      <w:r w:rsidR="007F29C8">
        <w:rPr>
          <w:rFonts w:ascii="Helvetica" w:hAnsi="Helvetica"/>
          <w:sz w:val="22"/>
          <w:szCs w:val="22"/>
        </w:rPr>
        <w:t>Three</w:t>
      </w:r>
      <w:r w:rsidR="00F33E20">
        <w:rPr>
          <w:rFonts w:ascii="Helvetica" w:hAnsi="Helvetica"/>
          <w:sz w:val="22"/>
          <w:szCs w:val="22"/>
        </w:rPr>
        <w:t xml:space="preserve"> different </w:t>
      </w:r>
      <w:r w:rsidR="003250F7">
        <w:rPr>
          <w:rFonts w:ascii="Helvetica" w:hAnsi="Helvetica"/>
          <w:sz w:val="22"/>
          <w:szCs w:val="22"/>
        </w:rPr>
        <w:t>scen</w:t>
      </w:r>
      <w:r w:rsidR="00512E82">
        <w:rPr>
          <w:rFonts w:ascii="Helvetica" w:hAnsi="Helvetica"/>
          <w:sz w:val="22"/>
          <w:szCs w:val="22"/>
        </w:rPr>
        <w:t xml:space="preserve">arios are plotted as different </w:t>
      </w:r>
      <w:r w:rsidR="003250F7">
        <w:rPr>
          <w:rFonts w:ascii="Helvetica" w:hAnsi="Helvetica"/>
          <w:sz w:val="22"/>
          <w:szCs w:val="22"/>
        </w:rPr>
        <w:t xml:space="preserve">shapes: 1) CV= 0.1 (circle), 2) </w:t>
      </w:r>
      <w:r w:rsidR="00F33E20">
        <w:rPr>
          <w:rFonts w:ascii="Helvetica" w:hAnsi="Helvetica"/>
          <w:sz w:val="22"/>
          <w:szCs w:val="22"/>
        </w:rPr>
        <w:t>CV = 0.5</w:t>
      </w:r>
      <w:r w:rsidR="003250F7">
        <w:rPr>
          <w:rFonts w:ascii="Helvetica" w:hAnsi="Helvetica"/>
          <w:sz w:val="22"/>
          <w:szCs w:val="22"/>
        </w:rPr>
        <w:t xml:space="preserve"> (triangle)</w:t>
      </w:r>
      <w:r w:rsidR="00F33E20">
        <w:rPr>
          <w:rFonts w:ascii="Helvetica" w:hAnsi="Helvetica"/>
          <w:sz w:val="22"/>
          <w:szCs w:val="22"/>
        </w:rPr>
        <w:t xml:space="preserve">, </w:t>
      </w:r>
      <w:r w:rsidR="00BA6B19">
        <w:rPr>
          <w:rFonts w:ascii="Helvetica" w:hAnsi="Helvetica"/>
          <w:sz w:val="22"/>
          <w:szCs w:val="22"/>
        </w:rPr>
        <w:t>precautionary buffer</w:t>
      </w:r>
      <w:r w:rsidR="00F33E20">
        <w:rPr>
          <w:rFonts w:ascii="Helvetica" w:hAnsi="Helvetica"/>
          <w:sz w:val="22"/>
          <w:szCs w:val="22"/>
        </w:rPr>
        <w:t xml:space="preserve"> CV</w:t>
      </w:r>
      <w:r w:rsidR="003250F7">
        <w:rPr>
          <w:rFonts w:ascii="Helvetica" w:hAnsi="Helvetica"/>
          <w:sz w:val="22"/>
          <w:szCs w:val="22"/>
        </w:rPr>
        <w:t xml:space="preserve"> (square)</w:t>
      </w:r>
      <w:r w:rsidR="00F33E20">
        <w:rPr>
          <w:rFonts w:ascii="Helvetica" w:hAnsi="Helvetica"/>
          <w:sz w:val="22"/>
          <w:szCs w:val="22"/>
        </w:rPr>
        <w:t xml:space="preserve"> where the critical value below which monitoring precision increases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Crit</m:t>
            </m:r>
          </m:sub>
        </m:sSub>
      </m:oMath>
      <w:r w:rsidR="003250F7">
        <w:rPr>
          <w:rFonts w:ascii="Helvetica" w:hAnsi="Helvetica"/>
          <w:sz w:val="22"/>
          <w:szCs w:val="22"/>
        </w:rPr>
        <w:t xml:space="preserve">, and the average of CVs for the </w:t>
      </w:r>
      <w:r w:rsidR="00BA6B19">
        <w:rPr>
          <w:rFonts w:ascii="Helvetica" w:hAnsi="Helvetica"/>
          <w:sz w:val="22"/>
          <w:szCs w:val="22"/>
        </w:rPr>
        <w:t>precautionary buffer</w:t>
      </w:r>
      <w:r w:rsidR="003250F7">
        <w:rPr>
          <w:rFonts w:ascii="Helvetica" w:hAnsi="Helvetica"/>
          <w:sz w:val="22"/>
          <w:szCs w:val="22"/>
        </w:rPr>
        <w:t xml:space="preserve"> monitoring CV</w:t>
      </w:r>
      <w:r w:rsidR="00B02E53">
        <w:rPr>
          <w:rFonts w:ascii="Helvetica" w:hAnsi="Helvetica"/>
          <w:sz w:val="22"/>
          <w:szCs w:val="22"/>
        </w:rPr>
        <w:t xml:space="preserve">. </w:t>
      </w:r>
    </w:p>
    <w:p w14:paraId="7407FBB2" w14:textId="5A1A9D72" w:rsidR="00A90388" w:rsidRDefault="00486187" w:rsidP="00A90388">
      <w:pPr>
        <w:rPr>
          <w:rFonts w:ascii="Helvetica" w:hAnsi="Helvetica"/>
        </w:rPr>
      </w:pPr>
      <w:r>
        <w:rPr>
          <w:rFonts w:ascii="Helvetica" w:hAnsi="Helvetica"/>
          <w:noProof/>
        </w:rPr>
        <w:drawing>
          <wp:inline distT="0" distB="0" distL="0" distR="0" wp14:anchorId="08D22C69" wp14:editId="68162C37">
            <wp:extent cx="5943600" cy="4681855"/>
            <wp:effectExtent l="0" t="0" r="0" b="0"/>
            <wp:docPr id="7" name="Picture 7" descr="Macintosh HD:Users:AdrianStierMBP2015:Dropbox:Projects:In Progress:Value of Information:Code:Figures:Fig4_AdaptiveMonitoring:Trade_Off_Cost_Benefi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4_AdaptiveMonitoring:Trade_Off_Cost_Benefit.pd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681855"/>
                    </a:xfrm>
                    <a:prstGeom prst="rect">
                      <a:avLst/>
                    </a:prstGeom>
                    <a:noFill/>
                    <a:ln>
                      <a:noFill/>
                    </a:ln>
                  </pic:spPr>
                </pic:pic>
              </a:graphicData>
            </a:graphic>
          </wp:inline>
        </w:drawing>
      </w:r>
    </w:p>
    <w:p w14:paraId="25FBC3BE" w14:textId="77777777" w:rsidR="0057298C" w:rsidRPr="00957F1F" w:rsidRDefault="0057298C">
      <w:pPr>
        <w:rPr>
          <w:rFonts w:ascii="Helvetica" w:hAnsi="Helvetica"/>
          <w:b/>
          <w:sz w:val="22"/>
          <w:szCs w:val="22"/>
        </w:rPr>
      </w:pPr>
    </w:p>
    <w:p w14:paraId="390DC3AF" w14:textId="77777777" w:rsidR="00A0237B" w:rsidRDefault="00A0237B">
      <w:pPr>
        <w:rPr>
          <w:rFonts w:ascii="Helvetica" w:hAnsi="Helvetica"/>
          <w:b/>
          <w:sz w:val="22"/>
          <w:szCs w:val="22"/>
        </w:rPr>
      </w:pPr>
      <w:r>
        <w:rPr>
          <w:rFonts w:ascii="Helvetica" w:hAnsi="Helvetica"/>
          <w:b/>
          <w:sz w:val="22"/>
          <w:szCs w:val="22"/>
        </w:rPr>
        <w:br w:type="page"/>
      </w:r>
    </w:p>
    <w:p w14:paraId="058174FB" w14:textId="77777777" w:rsidR="00783ACA" w:rsidRPr="00957F1F" w:rsidRDefault="00783ACA" w:rsidP="00783ACA">
      <w:pPr>
        <w:rPr>
          <w:rFonts w:ascii="Helvetica" w:hAnsi="Helvetica"/>
          <w:b/>
          <w:sz w:val="22"/>
          <w:szCs w:val="22"/>
        </w:rPr>
      </w:pPr>
      <w:r w:rsidRPr="004879B3">
        <w:rPr>
          <w:rFonts w:ascii="Helvetica" w:hAnsi="Helvetica"/>
          <w:b/>
          <w:sz w:val="22"/>
          <w:szCs w:val="22"/>
        </w:rPr>
        <w:lastRenderedPageBreak/>
        <w:t>IDEAS FOR</w:t>
      </w:r>
      <w:r>
        <w:rPr>
          <w:rFonts w:ascii="Helvetica" w:hAnsi="Helvetica"/>
          <w:sz w:val="22"/>
          <w:szCs w:val="22"/>
        </w:rPr>
        <w:t xml:space="preserve"> </w:t>
      </w:r>
      <w:r w:rsidRPr="00957F1F">
        <w:rPr>
          <w:rFonts w:ascii="Helvetica" w:hAnsi="Helvetica"/>
          <w:b/>
          <w:sz w:val="22"/>
          <w:szCs w:val="22"/>
        </w:rPr>
        <w:t xml:space="preserve">SUPPLEMENT FIGURES/TABLES </w:t>
      </w:r>
    </w:p>
    <w:p w14:paraId="52717E79"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Figures</w:t>
      </w:r>
    </w:p>
    <w:p w14:paraId="670DD81F"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NPV as Response</w:t>
      </w:r>
    </w:p>
    <w:p w14:paraId="19291A3F"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SSB as Response</w:t>
      </w:r>
    </w:p>
    <w:p w14:paraId="58E09576"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ROI: NPV.01/NPV.05 </w:t>
      </w:r>
      <w:proofErr w:type="spellStart"/>
      <w:r w:rsidRPr="00957F1F">
        <w:rPr>
          <w:rFonts w:ascii="Helvetica" w:hAnsi="Helvetica"/>
          <w:sz w:val="22"/>
          <w:szCs w:val="22"/>
        </w:rPr>
        <w:t>fcn</w:t>
      </w:r>
      <w:proofErr w:type="spellEnd"/>
      <w:r w:rsidRPr="00957F1F">
        <w:rPr>
          <w:rFonts w:ascii="Helvetica" w:hAnsi="Helvetica"/>
          <w:sz w:val="22"/>
          <w:szCs w:val="22"/>
        </w:rPr>
        <w:t xml:space="preserve"> of Distance between biomass limit and tipping point </w:t>
      </w:r>
    </w:p>
    <w:p w14:paraId="3AD2C102"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Evaluate different biomass limits (e.g. pretty good yield) </w:t>
      </w:r>
    </w:p>
    <w:p w14:paraId="42434E35"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Plot the risk profiles for </w:t>
      </w:r>
      <w:r>
        <w:rPr>
          <w:rFonts w:ascii="Helvetica" w:hAnsi="Helvetica"/>
          <w:sz w:val="22"/>
          <w:szCs w:val="22"/>
        </w:rPr>
        <w:t xml:space="preserve">resource harvest </w:t>
      </w:r>
      <w:r w:rsidRPr="00957F1F">
        <w:rPr>
          <w:rFonts w:ascii="Helvetica" w:hAnsi="Helvetica"/>
          <w:sz w:val="22"/>
          <w:szCs w:val="22"/>
        </w:rPr>
        <w:t xml:space="preserve">closures </w:t>
      </w:r>
      <w:r>
        <w:rPr>
          <w:rFonts w:ascii="Helvetica" w:hAnsi="Helvetica"/>
          <w:sz w:val="22"/>
          <w:szCs w:val="22"/>
        </w:rPr>
        <w:t xml:space="preserve">(i.e. 0.25Bmsy) </w:t>
      </w:r>
      <w:r w:rsidRPr="00957F1F">
        <w:rPr>
          <w:rFonts w:ascii="Helvetica" w:hAnsi="Helvetica"/>
          <w:sz w:val="22"/>
          <w:szCs w:val="22"/>
        </w:rPr>
        <w:t>as well as crossing biological TP</w:t>
      </w:r>
    </w:p>
    <w:p w14:paraId="2B1C10FC"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Tables</w:t>
      </w:r>
    </w:p>
    <w:p w14:paraId="6EC46331"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Parameter values</w:t>
      </w:r>
    </w:p>
    <w:p w14:paraId="359A8F8A" w14:textId="77777777" w:rsidR="00783ACA" w:rsidRDefault="00783ACA" w:rsidP="002D7AB2">
      <w:pPr>
        <w:rPr>
          <w:rFonts w:ascii="Helvetica" w:hAnsi="Helvetica"/>
          <w:b/>
          <w:sz w:val="22"/>
          <w:szCs w:val="22"/>
        </w:rPr>
      </w:pPr>
    </w:p>
    <w:p w14:paraId="7F1E5239" w14:textId="77777777" w:rsidR="00783ACA" w:rsidRDefault="00783ACA" w:rsidP="002D7AB2">
      <w:pPr>
        <w:rPr>
          <w:rFonts w:ascii="Helvetica" w:hAnsi="Helvetica"/>
          <w:b/>
          <w:sz w:val="22"/>
          <w:szCs w:val="22"/>
        </w:rPr>
      </w:pPr>
    </w:p>
    <w:p w14:paraId="46A8A7A7" w14:textId="5D26EAE2" w:rsidR="00257D20" w:rsidRPr="00957F1F" w:rsidRDefault="00BA33BA" w:rsidP="002D7AB2">
      <w:pPr>
        <w:rPr>
          <w:rFonts w:ascii="Helvetica" w:hAnsi="Helvetica"/>
          <w:b/>
          <w:sz w:val="22"/>
          <w:szCs w:val="22"/>
        </w:rPr>
      </w:pPr>
      <w:r w:rsidRPr="00957F1F">
        <w:rPr>
          <w:rFonts w:ascii="Helvetica" w:hAnsi="Helvetica"/>
          <w:b/>
          <w:sz w:val="22"/>
          <w:szCs w:val="22"/>
        </w:rPr>
        <w:t>OUTSTANDING ISSUES/THINGS TO ADDRESS</w:t>
      </w:r>
    </w:p>
    <w:p w14:paraId="7EE6BBE2" w14:textId="6C2388C2" w:rsidR="00A01EFD" w:rsidRDefault="00B15BAF" w:rsidP="00EC2B9C">
      <w:pPr>
        <w:pStyle w:val="ListParagraph"/>
        <w:numPr>
          <w:ilvl w:val="1"/>
          <w:numId w:val="1"/>
        </w:numPr>
        <w:rPr>
          <w:rFonts w:ascii="Helvetica" w:hAnsi="Helvetica"/>
          <w:sz w:val="22"/>
          <w:szCs w:val="22"/>
        </w:rPr>
      </w:pPr>
      <w:commentRangeStart w:id="18"/>
      <w:r w:rsidRPr="00B15BAF">
        <w:rPr>
          <w:rFonts w:ascii="Helvetica" w:hAnsi="Helvetica"/>
          <w:b/>
          <w:sz w:val="22"/>
          <w:szCs w:val="22"/>
        </w:rPr>
        <w:t>Should monitoring have a lag effect</w:t>
      </w:r>
      <w:r w:rsidR="007C6900">
        <w:rPr>
          <w:rFonts w:ascii="Helvetica" w:hAnsi="Helvetica"/>
          <w:b/>
          <w:sz w:val="22"/>
          <w:szCs w:val="22"/>
        </w:rPr>
        <w:t>:</w:t>
      </w:r>
      <w:r>
        <w:rPr>
          <w:rFonts w:ascii="Helvetica" w:hAnsi="Helvetica"/>
          <w:b/>
          <w:sz w:val="22"/>
          <w:szCs w:val="22"/>
        </w:rPr>
        <w:t xml:space="preserve"> </w:t>
      </w:r>
      <w:r w:rsidR="00405667" w:rsidRPr="00957F1F">
        <w:rPr>
          <w:rFonts w:ascii="Helvetica" w:hAnsi="Helvetica"/>
          <w:sz w:val="22"/>
          <w:szCs w:val="22"/>
        </w:rPr>
        <w:t>Add lag effect to monitoring model</w:t>
      </w:r>
      <w:r w:rsidR="006257E3" w:rsidRPr="00957F1F">
        <w:rPr>
          <w:rFonts w:ascii="Helvetica" w:hAnsi="Helvetica"/>
          <w:sz w:val="22"/>
          <w:szCs w:val="22"/>
        </w:rPr>
        <w:t xml:space="preserve"> so that it takes time to implement new monitoring strategy</w:t>
      </w:r>
      <w:commentRangeEnd w:id="18"/>
      <w:r w:rsidR="00923293">
        <w:rPr>
          <w:rStyle w:val="CommentReference"/>
        </w:rPr>
        <w:commentReference w:id="18"/>
      </w:r>
    </w:p>
    <w:p w14:paraId="4BCE9076" w14:textId="77777777" w:rsidR="00412FCD" w:rsidRPr="00957F1F" w:rsidRDefault="00412FCD" w:rsidP="00412FCD">
      <w:pPr>
        <w:pStyle w:val="ListParagraph"/>
        <w:ind w:left="360"/>
        <w:rPr>
          <w:rFonts w:ascii="Helvetica" w:hAnsi="Helvetica"/>
          <w:sz w:val="22"/>
          <w:szCs w:val="22"/>
        </w:rPr>
      </w:pPr>
    </w:p>
    <w:p w14:paraId="44C31739" w14:textId="4A258D3D" w:rsidR="00BA33BA" w:rsidRDefault="001840A1" w:rsidP="00BA33BA">
      <w:pPr>
        <w:pStyle w:val="ListParagraph"/>
        <w:numPr>
          <w:ilvl w:val="0"/>
          <w:numId w:val="7"/>
        </w:numPr>
        <w:rPr>
          <w:rFonts w:ascii="Helvetica" w:hAnsi="Helvetica"/>
          <w:sz w:val="22"/>
          <w:szCs w:val="22"/>
        </w:rPr>
      </w:pPr>
      <w:r>
        <w:rPr>
          <w:rFonts w:ascii="Helvetica" w:hAnsi="Helvetica"/>
          <w:b/>
          <w:sz w:val="22"/>
          <w:szCs w:val="22"/>
        </w:rPr>
        <w:t>Sensitivity of</w:t>
      </w:r>
      <w:r w:rsidR="00BA33BA" w:rsidRPr="00957F1F">
        <w:rPr>
          <w:rFonts w:ascii="Helvetica" w:hAnsi="Helvetica"/>
          <w:b/>
          <w:sz w:val="22"/>
          <w:szCs w:val="22"/>
        </w:rPr>
        <w:t xml:space="preserve"> risk of </w:t>
      </w:r>
      <w:r w:rsidR="008A62BB">
        <w:rPr>
          <w:rFonts w:ascii="Helvetica" w:hAnsi="Helvetica"/>
          <w:b/>
          <w:sz w:val="22"/>
          <w:szCs w:val="22"/>
        </w:rPr>
        <w:t>harvest</w:t>
      </w:r>
      <w:r w:rsidR="00BA33BA" w:rsidRPr="00957F1F">
        <w:rPr>
          <w:rFonts w:ascii="Helvetica" w:hAnsi="Helvetica"/>
          <w:b/>
          <w:sz w:val="22"/>
          <w:szCs w:val="22"/>
        </w:rPr>
        <w:t xml:space="preserve"> near the tipping point? </w:t>
      </w:r>
      <w:r w:rsidR="00BA33BA" w:rsidRPr="00957F1F">
        <w:rPr>
          <w:rFonts w:ascii="Helvetica" w:hAnsi="Helvetica"/>
          <w:sz w:val="22"/>
          <w:szCs w:val="22"/>
        </w:rPr>
        <w:t xml:space="preserve">Simulate the importance of the proximity of the tipping point to the Biomass limit for </w:t>
      </w:r>
      <w:r w:rsidR="005E3317">
        <w:rPr>
          <w:rFonts w:ascii="Helvetica" w:hAnsi="Helvetica"/>
          <w:sz w:val="22"/>
          <w:szCs w:val="22"/>
        </w:rPr>
        <w:t>harvest</w:t>
      </w:r>
      <w:r w:rsidR="00BA33BA" w:rsidRPr="00957F1F">
        <w:rPr>
          <w:rFonts w:ascii="Helvetica" w:hAnsi="Helvetica"/>
          <w:sz w:val="22"/>
          <w:szCs w:val="22"/>
        </w:rPr>
        <w:t xml:space="preserve">. E.g. for a given (or couple of </w:t>
      </w:r>
      <w:r w:rsidR="005E3317">
        <w:rPr>
          <w:rFonts w:ascii="Helvetica" w:hAnsi="Helvetica"/>
          <w:sz w:val="22"/>
          <w:szCs w:val="22"/>
        </w:rPr>
        <w:t>harvest rates</w:t>
      </w:r>
      <w:r w:rsidR="00BA33BA" w:rsidRPr="00957F1F">
        <w:rPr>
          <w:rFonts w:ascii="Helvetica" w:hAnsi="Helvetica"/>
          <w:sz w:val="22"/>
          <w:szCs w:val="22"/>
        </w:rPr>
        <w:t>), draw figure (ROI versus SSB) for different tipping point proximit</w:t>
      </w:r>
      <w:r w:rsidR="007E7F32">
        <w:rPr>
          <w:rFonts w:ascii="Helvetica" w:hAnsi="Helvetica"/>
          <w:sz w:val="22"/>
          <w:szCs w:val="22"/>
        </w:rPr>
        <w:t xml:space="preserve">y to the biomass limit. Or </w:t>
      </w:r>
      <w:proofErr w:type="spellStart"/>
      <w:r w:rsidR="007E7F32">
        <w:rPr>
          <w:rFonts w:ascii="Helvetica" w:hAnsi="Helvetica"/>
          <w:sz w:val="22"/>
          <w:szCs w:val="22"/>
        </w:rPr>
        <w:t>heat</w:t>
      </w:r>
      <w:r w:rsidR="00BA33BA" w:rsidRPr="00957F1F">
        <w:rPr>
          <w:rFonts w:ascii="Helvetica" w:hAnsi="Helvetica"/>
          <w:sz w:val="22"/>
          <w:szCs w:val="22"/>
        </w:rPr>
        <w:t>map</w:t>
      </w:r>
      <w:proofErr w:type="spellEnd"/>
      <w:r w:rsidR="00BA33BA" w:rsidRPr="00957F1F">
        <w:rPr>
          <w:rFonts w:ascii="Helvetica" w:hAnsi="Helvetica"/>
          <w:sz w:val="22"/>
          <w:szCs w:val="22"/>
        </w:rPr>
        <w:t xml:space="preserve"> of SSB versus delta of tipping point and </w:t>
      </w:r>
      <w:proofErr w:type="spellStart"/>
      <w:r w:rsidR="00BA33BA" w:rsidRPr="00957F1F">
        <w:rPr>
          <w:rFonts w:ascii="Helvetica" w:hAnsi="Helvetica"/>
          <w:sz w:val="22"/>
          <w:szCs w:val="22"/>
        </w:rPr>
        <w:t>blim</w:t>
      </w:r>
      <w:proofErr w:type="spellEnd"/>
      <w:r w:rsidR="00BA33BA" w:rsidRPr="00957F1F">
        <w:rPr>
          <w:rFonts w:ascii="Helvetica" w:hAnsi="Helvetica"/>
          <w:sz w:val="22"/>
          <w:szCs w:val="22"/>
        </w:rPr>
        <w:t xml:space="preserve"> and plot the ROI? </w:t>
      </w:r>
    </w:p>
    <w:p w14:paraId="567E7154" w14:textId="77777777" w:rsidR="00412FCD" w:rsidRPr="00957F1F" w:rsidRDefault="00412FCD" w:rsidP="00412FCD">
      <w:pPr>
        <w:pStyle w:val="ListParagraph"/>
        <w:ind w:left="360"/>
        <w:rPr>
          <w:rFonts w:ascii="Helvetica" w:hAnsi="Helvetica"/>
          <w:sz w:val="22"/>
          <w:szCs w:val="22"/>
        </w:rPr>
      </w:pPr>
    </w:p>
    <w:p w14:paraId="69798B8D" w14:textId="6D73C857" w:rsidR="00412FCD" w:rsidRDefault="00BA33BA" w:rsidP="00F91857">
      <w:pPr>
        <w:pStyle w:val="ListParagraph"/>
        <w:numPr>
          <w:ilvl w:val="1"/>
          <w:numId w:val="1"/>
        </w:numPr>
        <w:rPr>
          <w:rFonts w:ascii="Helvetica" w:hAnsi="Helvetica"/>
          <w:sz w:val="22"/>
          <w:szCs w:val="22"/>
        </w:rPr>
      </w:pPr>
      <w:commentRangeStart w:id="19"/>
      <w:r w:rsidRPr="00412FCD">
        <w:rPr>
          <w:rFonts w:ascii="Helvetica" w:hAnsi="Helvetica"/>
          <w:b/>
          <w:sz w:val="22"/>
          <w:szCs w:val="22"/>
        </w:rPr>
        <w:t>How many management strategies do we want to contrast?</w:t>
      </w:r>
      <w:r w:rsidRPr="00412FCD">
        <w:rPr>
          <w:rFonts w:ascii="Helvetica" w:hAnsi="Helvetica"/>
          <w:sz w:val="22"/>
          <w:szCs w:val="22"/>
        </w:rPr>
        <w:t xml:space="preserve"> In the initial abstract we distinguished between ad</w:t>
      </w:r>
      <w:r w:rsidR="00412FCD">
        <w:rPr>
          <w:rFonts w:ascii="Helvetica" w:hAnsi="Helvetica"/>
          <w:sz w:val="22"/>
          <w:szCs w:val="22"/>
        </w:rPr>
        <w:t>aptive and precautionary buffer. We could b</w:t>
      </w:r>
      <w:r w:rsidR="00412FCD" w:rsidRPr="00957F1F">
        <w:rPr>
          <w:rFonts w:ascii="Helvetica" w:hAnsi="Helvetica"/>
          <w:sz w:val="22"/>
          <w:szCs w:val="22"/>
        </w:rPr>
        <w:t xml:space="preserve">uild </w:t>
      </w:r>
      <w:r w:rsidR="00412FCD">
        <w:rPr>
          <w:rFonts w:ascii="Helvetica" w:hAnsi="Helvetica"/>
          <w:sz w:val="22"/>
          <w:szCs w:val="22"/>
        </w:rPr>
        <w:t xml:space="preserve">a truly </w:t>
      </w:r>
      <w:r w:rsidR="00412FCD" w:rsidRPr="00957F1F">
        <w:rPr>
          <w:rFonts w:ascii="Helvetica" w:hAnsi="Helvetica"/>
          <w:sz w:val="22"/>
          <w:szCs w:val="22"/>
        </w:rPr>
        <w:t xml:space="preserve">adaptive monitoring </w:t>
      </w:r>
      <w:r w:rsidR="00412FCD">
        <w:rPr>
          <w:rFonts w:ascii="Helvetica" w:hAnsi="Helvetica"/>
          <w:sz w:val="22"/>
          <w:szCs w:val="22"/>
        </w:rPr>
        <w:t>that learns through time, rather than the</w:t>
      </w:r>
      <w:r w:rsidR="00412FCD" w:rsidRPr="00957F1F">
        <w:rPr>
          <w:rFonts w:ascii="Helvetica" w:hAnsi="Helvetica"/>
          <w:sz w:val="22"/>
          <w:szCs w:val="22"/>
        </w:rPr>
        <w:t xml:space="preserve"> precautionary buffer </w:t>
      </w:r>
      <w:r w:rsidR="00412FCD">
        <w:rPr>
          <w:rFonts w:ascii="Helvetica" w:hAnsi="Helvetica"/>
          <w:sz w:val="22"/>
          <w:szCs w:val="22"/>
        </w:rPr>
        <w:t>that differs because it is dynamic but not adaptive in the Carl Walters Sense</w:t>
      </w:r>
      <w:r w:rsidR="00412FCD" w:rsidRPr="00957F1F">
        <w:rPr>
          <w:rFonts w:ascii="Helvetica" w:hAnsi="Helvetica"/>
          <w:sz w:val="22"/>
          <w:szCs w:val="22"/>
        </w:rPr>
        <w:t xml:space="preserve">. </w:t>
      </w:r>
      <w:r w:rsidR="00412FCD">
        <w:rPr>
          <w:rFonts w:ascii="Helvetica" w:hAnsi="Helvetica"/>
          <w:sz w:val="22"/>
          <w:szCs w:val="22"/>
        </w:rPr>
        <w:t>The solution would be more like a dynamics optimization.</w:t>
      </w:r>
      <w:commentRangeEnd w:id="19"/>
      <w:r w:rsidR="00BF77F3">
        <w:rPr>
          <w:rStyle w:val="CommentReference"/>
        </w:rPr>
        <w:commentReference w:id="19"/>
      </w:r>
    </w:p>
    <w:p w14:paraId="1ADCCD98" w14:textId="77777777" w:rsidR="00234A53" w:rsidRPr="00957F1F" w:rsidRDefault="00234A53" w:rsidP="00234A53">
      <w:pPr>
        <w:pStyle w:val="ListParagraph"/>
        <w:ind w:left="360"/>
        <w:rPr>
          <w:rFonts w:ascii="Helvetica" w:hAnsi="Helvetica"/>
          <w:sz w:val="22"/>
          <w:szCs w:val="22"/>
        </w:rPr>
      </w:pPr>
    </w:p>
    <w:p w14:paraId="17550365" w14:textId="0F961F33" w:rsidR="00331EB5" w:rsidRDefault="00FD6C95" w:rsidP="00331EB5">
      <w:pPr>
        <w:pStyle w:val="ListParagraph"/>
        <w:numPr>
          <w:ilvl w:val="0"/>
          <w:numId w:val="7"/>
        </w:numPr>
        <w:rPr>
          <w:rFonts w:ascii="Helvetica" w:hAnsi="Helvetica"/>
          <w:sz w:val="22"/>
          <w:szCs w:val="22"/>
        </w:rPr>
      </w:pPr>
      <w:r w:rsidRPr="00412FCD">
        <w:rPr>
          <w:rFonts w:ascii="Helvetica" w:hAnsi="Helvetica"/>
          <w:b/>
          <w:sz w:val="22"/>
          <w:szCs w:val="22"/>
        </w:rPr>
        <w:t>Improved Risk Analysis:</w:t>
      </w:r>
      <w:r w:rsidRPr="00412FCD">
        <w:rPr>
          <w:rFonts w:ascii="Helvetica" w:hAnsi="Helvetica"/>
          <w:sz w:val="22"/>
          <w:szCs w:val="22"/>
        </w:rPr>
        <w:t xml:space="preserve"> One definition of risk is the product of probability of a negative impact and how strong that effect is. One option is to plot the probability of tipping (</w:t>
      </w:r>
      <w:proofErr w:type="spellStart"/>
      <w:r w:rsidRPr="00412FCD">
        <w:rPr>
          <w:rFonts w:ascii="Helvetica" w:hAnsi="Helvetica"/>
          <w:sz w:val="22"/>
          <w:szCs w:val="22"/>
        </w:rPr>
        <w:t>prob</w:t>
      </w:r>
      <w:proofErr w:type="spellEnd"/>
      <w:r w:rsidRPr="00412FCD">
        <w:rPr>
          <w:rFonts w:ascii="Helvetica" w:hAnsi="Helvetica"/>
          <w:sz w:val="22"/>
          <w:szCs w:val="22"/>
        </w:rPr>
        <w:t xml:space="preserve"> risk) against net present value for different </w:t>
      </w:r>
      <w:r w:rsidR="003A7290" w:rsidRPr="00412FCD">
        <w:rPr>
          <w:rFonts w:ascii="Helvetica" w:hAnsi="Helvetica"/>
          <w:sz w:val="22"/>
          <w:szCs w:val="22"/>
        </w:rPr>
        <w:t>harvest rate</w:t>
      </w:r>
      <w:r w:rsidR="00331EB5">
        <w:rPr>
          <w:rFonts w:ascii="Helvetica" w:hAnsi="Helvetica"/>
          <w:sz w:val="22"/>
          <w:szCs w:val="22"/>
        </w:rPr>
        <w:t xml:space="preserve"> effects (loss of value).</w:t>
      </w:r>
    </w:p>
    <w:p w14:paraId="2B5C03FD" w14:textId="77777777" w:rsidR="00481E32" w:rsidRDefault="00481E32" w:rsidP="00481E32">
      <w:pPr>
        <w:pStyle w:val="ListParagraph"/>
        <w:ind w:left="360"/>
        <w:rPr>
          <w:rFonts w:ascii="Helvetica" w:hAnsi="Helvetica"/>
          <w:sz w:val="22"/>
          <w:szCs w:val="22"/>
        </w:rPr>
      </w:pPr>
    </w:p>
    <w:p w14:paraId="0D379FBA" w14:textId="1698507B" w:rsidR="00331EB5" w:rsidRDefault="00331EB5" w:rsidP="00331EB5">
      <w:pPr>
        <w:pStyle w:val="ListParagraph"/>
        <w:numPr>
          <w:ilvl w:val="0"/>
          <w:numId w:val="7"/>
        </w:numPr>
        <w:rPr>
          <w:rFonts w:ascii="Helvetica" w:hAnsi="Helvetica"/>
          <w:sz w:val="22"/>
          <w:szCs w:val="22"/>
        </w:rPr>
      </w:pPr>
      <w:r>
        <w:rPr>
          <w:rFonts w:ascii="Helvetica" w:hAnsi="Helvetica"/>
          <w:b/>
          <w:sz w:val="22"/>
          <w:szCs w:val="22"/>
        </w:rPr>
        <w:t>Recovery from tipping points:</w:t>
      </w:r>
      <w:r>
        <w:rPr>
          <w:rFonts w:ascii="Helvetica" w:hAnsi="Helvetica"/>
          <w:sz w:val="22"/>
          <w:szCs w:val="22"/>
        </w:rPr>
        <w:t xml:space="preserve"> we discussed the possibility of exploring recovery and with introducing some process noise into our model we could “rescue” the population (sometimes) with boom years that pull it above A. My personal opinion is that this would be fun to write a paper about with a reef case study and the </w:t>
      </w:r>
      <w:proofErr w:type="spellStart"/>
      <w:r>
        <w:rPr>
          <w:rFonts w:ascii="Helvetica" w:hAnsi="Helvetica"/>
          <w:sz w:val="22"/>
          <w:szCs w:val="22"/>
        </w:rPr>
        <w:t>mumby</w:t>
      </w:r>
      <w:proofErr w:type="spellEnd"/>
      <w:r>
        <w:rPr>
          <w:rFonts w:ascii="Helvetica" w:hAnsi="Helvetica"/>
          <w:sz w:val="22"/>
          <w:szCs w:val="22"/>
        </w:rPr>
        <w:t xml:space="preserve"> model. </w:t>
      </w:r>
    </w:p>
    <w:p w14:paraId="3AA470E0" w14:textId="77777777" w:rsidR="000807F2" w:rsidRPr="000807F2" w:rsidRDefault="000807F2" w:rsidP="000807F2">
      <w:pPr>
        <w:rPr>
          <w:rFonts w:ascii="Helvetica" w:hAnsi="Helvetica"/>
          <w:sz w:val="22"/>
          <w:szCs w:val="22"/>
        </w:rPr>
      </w:pPr>
    </w:p>
    <w:p w14:paraId="75E7047F" w14:textId="7F3F7F11" w:rsidR="000807F2" w:rsidRPr="000E4BC8" w:rsidRDefault="000807F2" w:rsidP="00331EB5">
      <w:pPr>
        <w:pStyle w:val="ListParagraph"/>
        <w:numPr>
          <w:ilvl w:val="0"/>
          <w:numId w:val="7"/>
        </w:numPr>
        <w:rPr>
          <w:rFonts w:ascii="Helvetica" w:hAnsi="Helvetica"/>
          <w:b/>
          <w:sz w:val="22"/>
          <w:szCs w:val="22"/>
        </w:rPr>
      </w:pPr>
      <w:r w:rsidRPr="000E4BC8">
        <w:rPr>
          <w:rFonts w:ascii="Helvetica" w:hAnsi="Helvetica"/>
          <w:b/>
          <w:sz w:val="22"/>
          <w:szCs w:val="22"/>
        </w:rPr>
        <w:t>POTENTIAL TO DO</w:t>
      </w:r>
      <w:r w:rsidR="002F64A9">
        <w:rPr>
          <w:rFonts w:ascii="Helvetica" w:hAnsi="Helvetica"/>
          <w:b/>
          <w:sz w:val="22"/>
          <w:szCs w:val="22"/>
        </w:rPr>
        <w:t xml:space="preserve"> LIST</w:t>
      </w:r>
      <w:r w:rsidRPr="000E4BC8">
        <w:rPr>
          <w:rFonts w:ascii="Helvetica" w:hAnsi="Helvetica"/>
          <w:b/>
          <w:sz w:val="22"/>
          <w:szCs w:val="22"/>
        </w:rPr>
        <w:t xml:space="preserve"> FOR OTP MEETING</w:t>
      </w:r>
      <w:r w:rsidR="00104868">
        <w:rPr>
          <w:rFonts w:ascii="Helvetica" w:hAnsi="Helvetica"/>
          <w:b/>
          <w:sz w:val="22"/>
          <w:szCs w:val="22"/>
        </w:rPr>
        <w:t xml:space="preserve"> SEPT 2015</w:t>
      </w:r>
    </w:p>
    <w:p w14:paraId="46C63EAB" w14:textId="77777777" w:rsidR="000807F2" w:rsidRPr="000807F2" w:rsidRDefault="000807F2" w:rsidP="000807F2">
      <w:pPr>
        <w:rPr>
          <w:rFonts w:ascii="Helvetica" w:hAnsi="Helvetica"/>
          <w:sz w:val="22"/>
          <w:szCs w:val="22"/>
        </w:rPr>
      </w:pPr>
    </w:p>
    <w:p w14:paraId="5916B06C" w14:textId="5519145B" w:rsidR="000807F2" w:rsidRDefault="000807F2" w:rsidP="000807F2">
      <w:pPr>
        <w:pStyle w:val="ListParagraph"/>
        <w:numPr>
          <w:ilvl w:val="1"/>
          <w:numId w:val="7"/>
        </w:numPr>
        <w:rPr>
          <w:rFonts w:ascii="Helvetica" w:hAnsi="Helvetica"/>
          <w:sz w:val="22"/>
          <w:szCs w:val="22"/>
        </w:rPr>
      </w:pPr>
      <w:r>
        <w:rPr>
          <w:rFonts w:ascii="Helvetica" w:hAnsi="Helvetica"/>
          <w:sz w:val="22"/>
          <w:szCs w:val="22"/>
        </w:rPr>
        <w:t>JL and</w:t>
      </w:r>
      <w:r w:rsidR="00176024">
        <w:rPr>
          <w:rFonts w:ascii="Helvetica" w:hAnsi="Helvetica"/>
          <w:sz w:val="22"/>
          <w:szCs w:val="22"/>
        </w:rPr>
        <w:t>/or</w:t>
      </w:r>
      <w:r>
        <w:rPr>
          <w:rFonts w:ascii="Helvetica" w:hAnsi="Helvetica"/>
          <w:sz w:val="22"/>
          <w:szCs w:val="22"/>
        </w:rPr>
        <w:t xml:space="preserve"> CW feedback on </w:t>
      </w:r>
      <w:r w:rsidR="00176024">
        <w:rPr>
          <w:rFonts w:ascii="Helvetica" w:hAnsi="Helvetica"/>
          <w:sz w:val="22"/>
          <w:szCs w:val="22"/>
        </w:rPr>
        <w:t xml:space="preserve">and </w:t>
      </w:r>
      <w:r>
        <w:rPr>
          <w:rFonts w:ascii="Helvetica" w:hAnsi="Helvetica"/>
          <w:sz w:val="22"/>
          <w:szCs w:val="22"/>
        </w:rPr>
        <w:t>writing</w:t>
      </w:r>
      <w:r w:rsidR="00176024">
        <w:rPr>
          <w:rFonts w:ascii="Helvetica" w:hAnsi="Helvetica"/>
          <w:sz w:val="22"/>
          <w:szCs w:val="22"/>
        </w:rPr>
        <w:t xml:space="preserve"> of discussion paragraph about incentives and economics of who pays for the fishery </w:t>
      </w:r>
    </w:p>
    <w:p w14:paraId="3EBD5585" w14:textId="0DD25232" w:rsidR="000807F2" w:rsidRDefault="008137EC" w:rsidP="000807F2">
      <w:pPr>
        <w:pStyle w:val="ListParagraph"/>
        <w:numPr>
          <w:ilvl w:val="1"/>
          <w:numId w:val="7"/>
        </w:numPr>
        <w:rPr>
          <w:rFonts w:ascii="Helvetica" w:hAnsi="Helvetica"/>
          <w:sz w:val="22"/>
          <w:szCs w:val="22"/>
        </w:rPr>
      </w:pPr>
      <w:r>
        <w:rPr>
          <w:rFonts w:ascii="Helvetica" w:hAnsi="Helvetica"/>
          <w:sz w:val="22"/>
          <w:szCs w:val="22"/>
        </w:rPr>
        <w:t>CW paragraph in introduction on MPAs as examples</w:t>
      </w:r>
      <w:r w:rsidR="00923E05">
        <w:rPr>
          <w:rFonts w:ascii="Helvetica" w:hAnsi="Helvetica"/>
          <w:sz w:val="22"/>
          <w:szCs w:val="22"/>
        </w:rPr>
        <w:t xml:space="preserve"> </w:t>
      </w:r>
    </w:p>
    <w:p w14:paraId="1664E0CE" w14:textId="257B1378" w:rsidR="00990F56" w:rsidRPr="00C83F8C" w:rsidRDefault="00990F56" w:rsidP="00C83F8C">
      <w:pPr>
        <w:pStyle w:val="ListParagraph"/>
        <w:numPr>
          <w:ilvl w:val="2"/>
          <w:numId w:val="7"/>
        </w:numPr>
        <w:rPr>
          <w:rFonts w:ascii="Helvetica" w:hAnsi="Helvetica"/>
          <w:sz w:val="22"/>
          <w:szCs w:val="22"/>
        </w:rPr>
      </w:pPr>
      <w:r>
        <w:rPr>
          <w:rFonts w:ascii="Helvetica" w:hAnsi="Helvetica"/>
          <w:sz w:val="22"/>
          <w:szCs w:val="22"/>
        </w:rPr>
        <w:t xml:space="preserve">MPA etc. Citations: </w:t>
      </w:r>
      <w:r w:rsidR="006C270B">
        <w:rPr>
          <w:rFonts w:ascii="Helvetica" w:hAnsi="Helvetica"/>
          <w:sz w:val="22"/>
          <w:szCs w:val="22"/>
        </w:rPr>
        <w:fldChar w:fldCharType="begin">
          <w:fldData xml:space="preserve">PEVuZE5vdGU+PENpdGU+PEF1dGhvcj5HcmFmdG9uPC9BdXRob3I+PFllYXI+MjAwNTwvWWVhcj48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</w:fldData>
        </w:fldChar>
      </w:r>
      <w:r w:rsidR="006C270B">
        <w:rPr>
          <w:rFonts w:ascii="Helvetica" w:hAnsi="Helvetica"/>
          <w:sz w:val="22"/>
          <w:szCs w:val="22"/>
        </w:rPr>
        <w:instrText xml:space="preserve"> ADDIN EN.CITE </w:instrText>
      </w:r>
      <w:r w:rsidR="006C270B">
        <w:rPr>
          <w:rFonts w:ascii="Helvetica" w:hAnsi="Helvetica"/>
          <w:sz w:val="22"/>
          <w:szCs w:val="22"/>
        </w:rPr>
        <w:fldChar w:fldCharType="begin">
          <w:fldData xml:space="preserve">PEVuZE5vdGU+PENpdGU+PEF1dGhvcj5HcmFmdG9uPC9BdXRob3I+PFllYXI+MjAwNTwvWWVhcj48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</w:fldData>
        </w:fldChar>
      </w:r>
      <w:r w:rsidR="006C270B">
        <w:rPr>
          <w:rFonts w:ascii="Helvetica" w:hAnsi="Helvetica"/>
          <w:sz w:val="22"/>
          <w:szCs w:val="22"/>
        </w:rPr>
        <w:instrText xml:space="preserve"> ADDIN EN.CITE.DATA </w:instrText>
      </w:r>
      <w:r w:rsidR="006C270B">
        <w:rPr>
          <w:rFonts w:ascii="Helvetica" w:hAnsi="Helvetica"/>
          <w:sz w:val="22"/>
          <w:szCs w:val="22"/>
        </w:rPr>
      </w:r>
      <w:r w:rsidR="006C270B">
        <w:rPr>
          <w:rFonts w:ascii="Helvetica" w:hAnsi="Helvetica"/>
          <w:sz w:val="22"/>
          <w:szCs w:val="22"/>
        </w:rPr>
        <w:fldChar w:fldCharType="end"/>
      </w:r>
      <w:r w:rsidR="006C270B">
        <w:rPr>
          <w:rFonts w:ascii="Helvetica" w:hAnsi="Helvetica"/>
          <w:sz w:val="22"/>
          <w:szCs w:val="22"/>
        </w:rPr>
      </w:r>
      <w:r w:rsidR="006C270B">
        <w:rPr>
          <w:rFonts w:ascii="Helvetica" w:hAnsi="Helvetica"/>
          <w:sz w:val="22"/>
          <w:szCs w:val="22"/>
        </w:rPr>
        <w:fldChar w:fldCharType="separate"/>
      </w:r>
      <w:r w:rsidR="006C270B">
        <w:rPr>
          <w:rFonts w:ascii="Helvetica" w:hAnsi="Helvetica"/>
          <w:noProof/>
          <w:sz w:val="22"/>
          <w:szCs w:val="22"/>
        </w:rPr>
        <w:t>(Grafton</w:t>
      </w:r>
      <w:r w:rsidR="006C270B" w:rsidRPr="006C270B">
        <w:rPr>
          <w:rFonts w:ascii="Helvetica" w:hAnsi="Helvetica"/>
          <w:i/>
          <w:noProof/>
          <w:sz w:val="22"/>
          <w:szCs w:val="22"/>
        </w:rPr>
        <w:t xml:space="preserve"> et al.</w:t>
      </w:r>
      <w:r w:rsidR="006C270B">
        <w:rPr>
          <w:rFonts w:ascii="Helvetica" w:hAnsi="Helvetica"/>
          <w:noProof/>
          <w:sz w:val="22"/>
          <w:szCs w:val="22"/>
        </w:rPr>
        <w:t xml:space="preserve"> 2005; Sethi</w:t>
      </w:r>
      <w:r w:rsidR="006C270B" w:rsidRPr="006C270B">
        <w:rPr>
          <w:rFonts w:ascii="Helvetica" w:hAnsi="Helvetica"/>
          <w:i/>
          <w:noProof/>
          <w:sz w:val="22"/>
          <w:szCs w:val="22"/>
        </w:rPr>
        <w:t xml:space="preserve"> et al.</w:t>
      </w:r>
      <w:r w:rsidR="006C270B">
        <w:rPr>
          <w:rFonts w:ascii="Helvetica" w:hAnsi="Helvetica"/>
          <w:noProof/>
          <w:sz w:val="22"/>
          <w:szCs w:val="22"/>
        </w:rPr>
        <w:t xml:space="preserve"> 2005; Costello &amp; Polasky 2008; Costello</w:t>
      </w:r>
      <w:r w:rsidR="006C270B" w:rsidRPr="006C270B">
        <w:rPr>
          <w:rFonts w:ascii="Helvetica" w:hAnsi="Helvetica"/>
          <w:i/>
          <w:noProof/>
          <w:sz w:val="22"/>
          <w:szCs w:val="22"/>
        </w:rPr>
        <w:t xml:space="preserve"> et al.</w:t>
      </w:r>
      <w:r w:rsidR="006C270B">
        <w:rPr>
          <w:rFonts w:ascii="Helvetica" w:hAnsi="Helvetica"/>
          <w:noProof/>
          <w:sz w:val="22"/>
          <w:szCs w:val="22"/>
        </w:rPr>
        <w:t xml:space="preserve"> 2010; Polasky</w:t>
      </w:r>
      <w:r w:rsidR="006C270B" w:rsidRPr="006C270B">
        <w:rPr>
          <w:rFonts w:ascii="Helvetica" w:hAnsi="Helvetica"/>
          <w:i/>
          <w:noProof/>
          <w:sz w:val="22"/>
          <w:szCs w:val="22"/>
        </w:rPr>
        <w:t xml:space="preserve"> et al.</w:t>
      </w:r>
      <w:r w:rsidR="006C270B">
        <w:rPr>
          <w:rFonts w:ascii="Helvetica" w:hAnsi="Helvetica"/>
          <w:noProof/>
          <w:sz w:val="22"/>
          <w:szCs w:val="22"/>
        </w:rPr>
        <w:t xml:space="preserve"> 2011)</w:t>
      </w:r>
      <w:r w:rsidR="006C270B">
        <w:rPr>
          <w:rFonts w:ascii="Helvetica" w:hAnsi="Helvetica"/>
          <w:sz w:val="22"/>
          <w:szCs w:val="22"/>
        </w:rPr>
        <w:fldChar w:fldCharType="end"/>
      </w:r>
      <w:r w:rsidRPr="005A02B5">
        <w:t xml:space="preserve"> </w:t>
      </w:r>
      <w:r w:rsidR="006C270B">
        <w:rPr>
          <w:rFonts w:ascii="Helvetica" w:hAnsi="Helvetica"/>
          <w:sz w:val="22"/>
          <w:szCs w:val="22"/>
        </w:rPr>
        <w:fldChar w:fldCharType="begin"/>
      </w:r>
      <w:r w:rsidR="006C270B">
        <w:rPr>
          <w:rFonts w:ascii="Helvetica" w:hAnsi="Helvetica"/>
          <w:sz w:val="22"/>
          <w:szCs w:val="22"/>
        </w:rPr>
        <w:instrText xml:space="preserve"> ADDIN EN.CITE &lt;EndNote&gt;&lt;Cite&gt;&lt;Author&gt;Mangel&lt;/Author&gt;&lt;Year&gt;2000&lt;/Year&gt;&lt;RecNum&gt;8150&lt;/RecNum&gt;&lt;DisplayText&gt;(Mangel 2000)&lt;/DisplayText&gt;&lt;record&gt;&lt;rec-number&gt;8150&lt;/rec-number&gt;&lt;foreign-keys&gt;&lt;key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006C270B">
        <w:rPr>
          <w:rFonts w:ascii="Helvetica" w:hAnsi="Helvetica"/>
          <w:sz w:val="22"/>
          <w:szCs w:val="22"/>
        </w:rPr>
        <w:fldChar w:fldCharType="separate"/>
      </w:r>
      <w:r w:rsidR="006C270B">
        <w:rPr>
          <w:rFonts w:ascii="Helvetica" w:hAnsi="Helvetica"/>
          <w:noProof/>
          <w:sz w:val="22"/>
          <w:szCs w:val="22"/>
        </w:rPr>
        <w:t>(Mangel 2000)</w:t>
      </w:r>
      <w:r w:rsidR="006C270B">
        <w:rPr>
          <w:rFonts w:ascii="Helvetica" w:hAnsi="Helvetica"/>
          <w:sz w:val="22"/>
          <w:szCs w:val="22"/>
        </w:rPr>
        <w:fldChar w:fldCharType="end"/>
      </w:r>
      <w:r w:rsidRPr="00DD6B45">
        <w:t xml:space="preserve"> </w:t>
      </w:r>
      <w:r w:rsidR="006C270B">
        <w:rPr>
          <w:rFonts w:ascii="Helvetica" w:hAnsi="Helvetica"/>
          <w:sz w:val="22"/>
          <w:szCs w:val="22"/>
        </w:rPr>
        <w:fldChar w:fldCharType="begin"/>
      </w:r>
      <w:r w:rsidR="006C270B">
        <w:rPr>
          <w:rFonts w:ascii="Helvetica" w:hAnsi="Helvetica"/>
          <w:sz w:val="22"/>
          <w:szCs w:val="22"/>
        </w:rPr>
        <w:instrText xml:space="preserve"> ADDIN EN.CITE &lt;EndNote&gt;&lt;Cite&gt;&lt;Author&gt;Stefansson&lt;/Author&gt;&lt;Year&gt;2005&lt;/Year&gt;&lt;RecNum&gt;8151&lt;/RecNum&gt;&lt;DisplayText&gt;(Stefansson &amp;amp; Rosenberg 2005)&lt;/DisplayText&gt;&lt;record&gt;&lt;rec-number&gt;8151&lt;/rec-number&gt;&lt;foreign-keys&gt;&lt;key app="EN" db-id="dsrza9wtbra05fevxvw5svf8d0a9a0ptptvp" timestamp="1443314775"&gt;8151&lt;/key&gt;&lt;/foreign-keys&gt;&lt;ref-type name="Journal Article"&gt;17&lt;/ref-type&gt;&lt;contributors&gt;&lt;authors&gt;&lt;author&gt;Stefansson, Gunnar&lt;/author&gt;&lt;author&gt;Rosenberg, Andrew A&lt;/author&gt;&lt;/authors&gt;&lt;/contributors&gt;&lt;titles&gt;&lt;title&gt;Combining control measures for more effective management of fisheries under uncertainty: quotas, effort limitation and protected areas&lt;/title&gt;&lt;secondary-title&gt;Philosophical Transactions of the Royal Society B: Biological Sciences&lt;/secondary-title&gt;&lt;/titles&gt;&lt;periodical&gt;&lt;full-title&gt;Philosophical Transactions of the Royal Society B: Biological Sciences&lt;/full-title&gt;&lt;/periodical&gt;&lt;pages&gt;133-146&lt;/pages&gt;&lt;volume&gt;360&lt;/volume&gt;&lt;number&gt;1453&lt;/number&gt;&lt;dates&gt;&lt;year&gt;2005&lt;/year&gt;&lt;/dates&gt;&lt;isbn&gt;0962-8436&lt;/isbn&gt;&lt;urls&gt;&lt;/urls&gt;&lt;/record&gt;&lt;/Cite&gt;&lt;/EndNote&gt;</w:instrText>
      </w:r>
      <w:r w:rsidR="006C270B">
        <w:rPr>
          <w:rFonts w:ascii="Helvetica" w:hAnsi="Helvetica"/>
          <w:sz w:val="22"/>
          <w:szCs w:val="22"/>
        </w:rPr>
        <w:fldChar w:fldCharType="separate"/>
      </w:r>
      <w:r w:rsidR="006C270B">
        <w:rPr>
          <w:rFonts w:ascii="Helvetica" w:hAnsi="Helvetica"/>
          <w:noProof/>
          <w:sz w:val="22"/>
          <w:szCs w:val="22"/>
        </w:rPr>
        <w:t>(Stefansson &amp; Rosenberg 2005)</w:t>
      </w:r>
      <w:r w:rsidR="006C270B">
        <w:rPr>
          <w:rFonts w:ascii="Helvetica" w:hAnsi="Helvetica"/>
          <w:sz w:val="22"/>
          <w:szCs w:val="22"/>
        </w:rPr>
        <w:fldChar w:fldCharType="end"/>
      </w:r>
    </w:p>
    <w:p w14:paraId="52CCAD9D" w14:textId="0B7AE1B6" w:rsidR="00607316" w:rsidRDefault="00015507" w:rsidP="000807F2">
      <w:pPr>
        <w:pStyle w:val="ListParagraph"/>
        <w:numPr>
          <w:ilvl w:val="1"/>
          <w:numId w:val="7"/>
        </w:numPr>
        <w:rPr>
          <w:rFonts w:ascii="Helvetica" w:hAnsi="Helvetica"/>
          <w:sz w:val="22"/>
          <w:szCs w:val="22"/>
        </w:rPr>
      </w:pPr>
      <w:r>
        <w:rPr>
          <w:rFonts w:ascii="Helvetica" w:hAnsi="Helvetica"/>
          <w:sz w:val="22"/>
          <w:szCs w:val="22"/>
        </w:rPr>
        <w:t>BH</w:t>
      </w:r>
      <w:r w:rsidR="00607316">
        <w:rPr>
          <w:rFonts w:ascii="Helvetica" w:hAnsi="Helvetica"/>
          <w:sz w:val="22"/>
          <w:szCs w:val="22"/>
        </w:rPr>
        <w:t xml:space="preserve"> paragraph in introduction defining safe operating space</w:t>
      </w:r>
      <w:r w:rsidR="004D7EBD" w:rsidRPr="004D7EBD">
        <w:t xml:space="preserve"> </w:t>
      </w:r>
      <w:r w:rsidR="006C270B">
        <w:rPr>
          <w:rFonts w:ascii="Helvetica" w:hAnsi="Helvetica"/>
          <w:sz w:val="22"/>
          <w:szCs w:val="22"/>
        </w:rPr>
        <w:fldChar w:fldCharType="begin"/>
      </w:r>
      <w:r w:rsidR="006C270B">
        <w:rPr>
          <w:rFonts w:ascii="Helvetica" w:hAnsi="Helvetica"/>
          <w:sz w:val="22"/>
          <w:szCs w:val="22"/>
        </w:rPr>
        <w:instrText xml:space="preserve"> ADDIN EN.CITE &lt;EndNote&gt;&lt;Cite&gt;&lt;Author&gt;Rockström&lt;/Author&gt;&lt;Year&gt;2009&lt;/Year&gt;&lt;RecNum&gt;8123&lt;/RecNum&gt;&lt;DisplayText&gt;(Rockström&lt;style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EndNote&gt;</w:instrText>
      </w:r>
      <w:r w:rsidR="006C270B">
        <w:rPr>
          <w:rFonts w:ascii="Helvetica" w:hAnsi="Helvetica"/>
          <w:sz w:val="22"/>
          <w:szCs w:val="22"/>
        </w:rPr>
        <w:fldChar w:fldCharType="separate"/>
      </w:r>
      <w:r w:rsidR="006C270B">
        <w:rPr>
          <w:rFonts w:ascii="Helvetica" w:hAnsi="Helvetica"/>
          <w:noProof/>
          <w:sz w:val="22"/>
          <w:szCs w:val="22"/>
        </w:rPr>
        <w:t>(Rockström</w:t>
      </w:r>
      <w:r w:rsidR="006C270B" w:rsidRPr="006C270B">
        <w:rPr>
          <w:rFonts w:ascii="Helvetica" w:hAnsi="Helvetica"/>
          <w:i/>
          <w:noProof/>
          <w:sz w:val="22"/>
          <w:szCs w:val="22"/>
        </w:rPr>
        <w:t xml:space="preserve"> et al.</w:t>
      </w:r>
      <w:r w:rsidR="006C270B">
        <w:rPr>
          <w:rFonts w:ascii="Helvetica" w:hAnsi="Helvetica"/>
          <w:noProof/>
          <w:sz w:val="22"/>
          <w:szCs w:val="22"/>
        </w:rPr>
        <w:t xml:space="preserve"> 2009)</w:t>
      </w:r>
      <w:r w:rsidR="006C270B">
        <w:rPr>
          <w:rFonts w:ascii="Helvetica" w:hAnsi="Helvetica"/>
          <w:sz w:val="22"/>
          <w:szCs w:val="22"/>
        </w:rPr>
        <w:fldChar w:fldCharType="end"/>
      </w:r>
    </w:p>
    <w:p w14:paraId="58A7EE00" w14:textId="14C5CA10" w:rsidR="00923E05" w:rsidRDefault="00923E05" w:rsidP="000807F2">
      <w:pPr>
        <w:pStyle w:val="ListParagraph"/>
        <w:numPr>
          <w:ilvl w:val="1"/>
          <w:numId w:val="7"/>
        </w:numPr>
        <w:rPr>
          <w:rFonts w:ascii="Helvetica" w:hAnsi="Helvetica"/>
          <w:sz w:val="22"/>
          <w:szCs w:val="22"/>
        </w:rPr>
      </w:pPr>
      <w:r>
        <w:rPr>
          <w:rFonts w:ascii="Helvetica" w:hAnsi="Helvetica"/>
          <w:sz w:val="22"/>
          <w:szCs w:val="22"/>
        </w:rPr>
        <w:t>PL</w:t>
      </w:r>
      <w:r w:rsidR="002F64A9">
        <w:rPr>
          <w:rFonts w:ascii="Helvetica" w:hAnsi="Helvetica"/>
          <w:sz w:val="22"/>
          <w:szCs w:val="22"/>
        </w:rPr>
        <w:t xml:space="preserve"> </w:t>
      </w:r>
      <w:r w:rsidR="009275F8">
        <w:rPr>
          <w:rFonts w:ascii="Helvetica" w:hAnsi="Helvetica"/>
          <w:sz w:val="22"/>
          <w:szCs w:val="22"/>
        </w:rPr>
        <w:t>and/</w:t>
      </w:r>
      <w:r w:rsidR="002F64A9">
        <w:rPr>
          <w:rFonts w:ascii="Helvetica" w:hAnsi="Helvetica"/>
          <w:sz w:val="22"/>
          <w:szCs w:val="22"/>
        </w:rPr>
        <w:t>or Ann S</w:t>
      </w:r>
      <w:r>
        <w:rPr>
          <w:rFonts w:ascii="Helvetica" w:hAnsi="Helvetica"/>
          <w:sz w:val="22"/>
          <w:szCs w:val="22"/>
        </w:rPr>
        <w:t xml:space="preserve"> paragraph in discussion about how value of information depends on the stakeholder</w:t>
      </w:r>
    </w:p>
    <w:p w14:paraId="0AF6CBD8" w14:textId="38F6C2B5" w:rsidR="00517F5E" w:rsidRDefault="00517F5E" w:rsidP="000807F2">
      <w:pPr>
        <w:pStyle w:val="ListParagraph"/>
        <w:numPr>
          <w:ilvl w:val="1"/>
          <w:numId w:val="7"/>
        </w:numPr>
        <w:rPr>
          <w:rFonts w:ascii="Helvetica" w:hAnsi="Helvetica"/>
          <w:sz w:val="22"/>
          <w:szCs w:val="22"/>
        </w:rPr>
      </w:pPr>
      <w:r>
        <w:rPr>
          <w:rFonts w:ascii="Helvetica" w:hAnsi="Helvetica"/>
          <w:sz w:val="22"/>
          <w:szCs w:val="22"/>
        </w:rPr>
        <w:t>Brainstorm on supplement list</w:t>
      </w:r>
    </w:p>
    <w:p w14:paraId="0429DEB7" w14:textId="3B2B6E52" w:rsidR="000E4BC8" w:rsidRDefault="000E4BC8" w:rsidP="000807F2">
      <w:pPr>
        <w:pStyle w:val="ListParagraph"/>
        <w:numPr>
          <w:ilvl w:val="1"/>
          <w:numId w:val="7"/>
        </w:numPr>
        <w:rPr>
          <w:rFonts w:ascii="Helvetica" w:hAnsi="Helvetica"/>
          <w:sz w:val="22"/>
          <w:szCs w:val="22"/>
        </w:rPr>
      </w:pPr>
      <w:r>
        <w:rPr>
          <w:rFonts w:ascii="Helvetica" w:hAnsi="Helvetica"/>
          <w:sz w:val="22"/>
          <w:szCs w:val="22"/>
        </w:rPr>
        <w:lastRenderedPageBreak/>
        <w:t xml:space="preserve">JS to dig into </w:t>
      </w:r>
      <w:proofErr w:type="spellStart"/>
      <w:r>
        <w:rPr>
          <w:rFonts w:ascii="Helvetica" w:hAnsi="Helvetica"/>
          <w:sz w:val="22"/>
          <w:szCs w:val="22"/>
        </w:rPr>
        <w:t>neubauer</w:t>
      </w:r>
      <w:proofErr w:type="spellEnd"/>
      <w:r>
        <w:rPr>
          <w:rFonts w:ascii="Helvetica" w:hAnsi="Helvetica"/>
          <w:sz w:val="22"/>
          <w:szCs w:val="22"/>
        </w:rPr>
        <w:t xml:space="preserve"> table to ask which </w:t>
      </w:r>
      <w:r w:rsidR="00B14EBC">
        <w:rPr>
          <w:rFonts w:ascii="Helvetica" w:hAnsi="Helvetica"/>
          <w:sz w:val="22"/>
          <w:szCs w:val="22"/>
        </w:rPr>
        <w:t>areas are getting hit hardest</w:t>
      </w:r>
    </w:p>
    <w:p w14:paraId="59732687" w14:textId="5B30E8BC" w:rsidR="000E4BC8" w:rsidRDefault="000E4BC8" w:rsidP="000807F2">
      <w:pPr>
        <w:pStyle w:val="ListParagraph"/>
        <w:numPr>
          <w:ilvl w:val="1"/>
          <w:numId w:val="7"/>
        </w:numPr>
        <w:rPr>
          <w:rFonts w:ascii="Helvetica" w:hAnsi="Helvetica"/>
          <w:sz w:val="22"/>
          <w:szCs w:val="22"/>
        </w:rPr>
      </w:pPr>
      <w:r>
        <w:rPr>
          <w:rFonts w:ascii="Helvetica" w:hAnsi="Helvetica"/>
          <w:sz w:val="22"/>
          <w:szCs w:val="22"/>
        </w:rPr>
        <w:t xml:space="preserve">RK to add section on policy challenges or opportunities associated with modifying </w:t>
      </w:r>
      <w:proofErr w:type="spellStart"/>
      <w:r>
        <w:rPr>
          <w:rFonts w:ascii="Helvetica" w:hAnsi="Helvetica"/>
          <w:sz w:val="22"/>
          <w:szCs w:val="22"/>
        </w:rPr>
        <w:t>Forrestry</w:t>
      </w:r>
      <w:proofErr w:type="spellEnd"/>
      <w:r>
        <w:rPr>
          <w:rFonts w:ascii="Helvetica" w:hAnsi="Helvetica"/>
          <w:sz w:val="22"/>
          <w:szCs w:val="22"/>
        </w:rPr>
        <w:t xml:space="preserve"> or Fisheries laws </w:t>
      </w:r>
      <w:r w:rsidR="00571D1B">
        <w:rPr>
          <w:rFonts w:ascii="Helvetica" w:hAnsi="Helvetica"/>
          <w:sz w:val="22"/>
          <w:szCs w:val="22"/>
        </w:rPr>
        <w:t>to include status dependent monitoring efforts</w:t>
      </w:r>
    </w:p>
    <w:p w14:paraId="3E2EB8BB" w14:textId="2171B753" w:rsidR="00176024" w:rsidRDefault="00176024" w:rsidP="000807F2">
      <w:pPr>
        <w:pStyle w:val="ListParagraph"/>
        <w:numPr>
          <w:ilvl w:val="1"/>
          <w:numId w:val="7"/>
        </w:numPr>
        <w:rPr>
          <w:rFonts w:ascii="Helvetica" w:hAnsi="Helvetica"/>
          <w:sz w:val="22"/>
          <w:szCs w:val="22"/>
        </w:rPr>
      </w:pPr>
      <w:r>
        <w:rPr>
          <w:rFonts w:ascii="Helvetica" w:hAnsi="Helvetica"/>
          <w:sz w:val="22"/>
          <w:szCs w:val="22"/>
        </w:rPr>
        <w:t xml:space="preserve">PL to write paragraph on </w:t>
      </w:r>
    </w:p>
    <w:p w14:paraId="7F7A7693" w14:textId="31BF58FE" w:rsidR="009275F8" w:rsidRPr="005A5E24" w:rsidRDefault="009275F8" w:rsidP="000807F2">
      <w:pPr>
        <w:pStyle w:val="ListParagraph"/>
        <w:numPr>
          <w:ilvl w:val="1"/>
          <w:numId w:val="7"/>
        </w:numPr>
        <w:rPr>
          <w:rFonts w:ascii="Helvetica" w:hAnsi="Helvetica"/>
          <w:sz w:val="22"/>
          <w:szCs w:val="22"/>
        </w:rPr>
      </w:pPr>
      <w:bookmarkStart w:id="20" w:name="_GoBack"/>
      <w:r w:rsidRPr="005A5E24">
        <w:rPr>
          <w:rFonts w:ascii="Helvetica" w:hAnsi="Helvetica"/>
          <w:sz w:val="22"/>
          <w:szCs w:val="22"/>
        </w:rPr>
        <w:t>BH: to add a paragraph in the Intro that frames the management decision as ‘keep in a safe operating space where monitoring needs are minimal’ vs. ‘push system towards optimal extraction levels’</w:t>
      </w:r>
    </w:p>
    <w:bookmarkEnd w:id="20"/>
    <w:p w14:paraId="4347FEA8" w14:textId="72CABF25" w:rsidR="004879B3" w:rsidRDefault="004879B3">
      <w:pPr>
        <w:rPr>
          <w:rFonts w:ascii="Helvetica" w:hAnsi="Helvetica"/>
          <w:sz w:val="22"/>
          <w:szCs w:val="22"/>
        </w:rPr>
      </w:pPr>
    </w:p>
    <w:sectPr w:rsidR="004879B3" w:rsidSect="00FA0F7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Crow White" w:date="2015-09-26T12:10:00Z" w:initials="CW">
    <w:p w14:paraId="1A734246" w14:textId="77777777" w:rsidR="0078656A" w:rsidRDefault="0078656A">
      <w:pPr>
        <w:pStyle w:val="CommentText"/>
      </w:pPr>
      <w:r>
        <w:rPr>
          <w:rStyle w:val="CommentReference"/>
        </w:rPr>
        <w:annotationRef/>
      </w:r>
      <w:r>
        <w:t>Colons are not allowed by some journals. Not sure on “s</w:t>
      </w:r>
    </w:p>
    <w:p w14:paraId="42010A0A" w14:textId="0D67222E" w:rsidR="0078656A" w:rsidRDefault="0078656A">
      <w:pPr>
        <w:pStyle w:val="CommentText"/>
      </w:pPr>
      <w:r>
        <w:t>Also, feel free to take or leave any of my edits….I won’t be offended.</w:t>
      </w:r>
    </w:p>
    <w:p w14:paraId="1C139FFD" w14:textId="77777777" w:rsidR="0078656A" w:rsidRDefault="0078656A">
      <w:pPr>
        <w:pStyle w:val="CommentText"/>
      </w:pPr>
    </w:p>
    <w:p w14:paraId="37ED696B" w14:textId="7C336786" w:rsidR="0078656A" w:rsidRDefault="0078656A">
      <w:pPr>
        <w:pStyle w:val="CommentText"/>
      </w:pPr>
      <w:r>
        <w:t>BSH: I don’t like titles with colons regardless, so let’s change.  How about ‘Using better monitoring strategies to avoid resource tipping points’</w:t>
      </w:r>
    </w:p>
  </w:comment>
  <w:comment w:id="1" w:author="Crow White" w:date="2015-09-26T12:17:00Z" w:initials="CW">
    <w:p w14:paraId="1E4DED1D" w14:textId="3287D0D2" w:rsidR="0078656A" w:rsidRDefault="0078656A">
      <w:pPr>
        <w:pStyle w:val="CommentText"/>
      </w:pPr>
      <w:r>
        <w:rPr>
          <w:rStyle w:val="CommentReference"/>
        </w:rPr>
        <w:annotationRef/>
      </w:r>
      <w:r>
        <w:t>True, but connection with our study needs to be made stronger</w:t>
      </w:r>
    </w:p>
    <w:p w14:paraId="50A915C4" w14:textId="77777777" w:rsidR="0078656A" w:rsidRDefault="0078656A">
      <w:pPr>
        <w:pStyle w:val="CommentText"/>
      </w:pPr>
    </w:p>
    <w:p w14:paraId="01B4D76C" w14:textId="11B90E33" w:rsidR="0078656A" w:rsidRDefault="0078656A">
      <w:pPr>
        <w:pStyle w:val="CommentText"/>
      </w:pPr>
      <w:r>
        <w:t>BSH: agreed</w:t>
      </w:r>
    </w:p>
  </w:comment>
  <w:comment w:id="2" w:author="halpern" w:date="2015-09-26T18:10:00Z" w:initials="h">
    <w:p w14:paraId="724CAC73" w14:textId="5165037B" w:rsidR="0078656A" w:rsidRDefault="0078656A" w:rsidP="00BF3D9A">
      <w:pPr>
        <w:pStyle w:val="CommentText"/>
      </w:pPr>
      <w:r>
        <w:rPr>
          <w:rStyle w:val="CommentReference"/>
        </w:rPr>
        <w:annotationRef/>
      </w:r>
      <w:r>
        <w:t xml:space="preserve">(1) </w:t>
      </w:r>
      <w:r>
        <w:rPr>
          <w:rStyle w:val="CommentReference"/>
        </w:rPr>
        <w:annotationRef/>
      </w:r>
      <w:r>
        <w:t>This intro and the paper overall focuses on cases of avoiding going over a tipping point.  At the meeting we also discussed monitoring needed for restoration efforts.  I don’t know if you want to go into all of that in this paper, but it might be useful as a framing device in the Intro and a discussion point.  Restoration also need monitoring to know whether investment is sufficiently pushing an ecosystem towards and past the tipping point back into the desired state.</w:t>
      </w:r>
    </w:p>
    <w:p w14:paraId="0280B2E3" w14:textId="77777777" w:rsidR="0078656A" w:rsidRDefault="0078656A">
      <w:pPr>
        <w:pStyle w:val="CommentText"/>
      </w:pPr>
    </w:p>
    <w:p w14:paraId="1E5B72BA" w14:textId="77777777" w:rsidR="0078656A" w:rsidRDefault="0078656A">
      <w:pPr>
        <w:pStyle w:val="CommentText"/>
      </w:pPr>
    </w:p>
    <w:p w14:paraId="18D9BBF9" w14:textId="60F9DCD7" w:rsidR="0078656A" w:rsidRDefault="0078656A">
      <w:pPr>
        <w:pStyle w:val="CommentText"/>
      </w:pPr>
      <w:r>
        <w:t>(2) This intro and the paper overall focuses on cases of avoiding going over a tipping point.  At the meeting we also discussed monitoring needed for restoration efforts.  I don’t know if you want to go into all of that in this paper, but it might be useful as a framing device in the Intro and a discussion point.  Restoration also need monitoring to know whether investment is sufficiently pushing an ecosystem towards and past the tipping point back into the desired state.</w:t>
      </w:r>
    </w:p>
    <w:p w14:paraId="7703FA82" w14:textId="77777777" w:rsidR="0078656A" w:rsidRDefault="0078656A">
      <w:pPr>
        <w:pStyle w:val="CommentText"/>
      </w:pPr>
    </w:p>
    <w:p w14:paraId="6EAE31A1" w14:textId="77777777" w:rsidR="0078656A" w:rsidRDefault="0078656A">
      <w:pPr>
        <w:pStyle w:val="CommentText"/>
      </w:pPr>
    </w:p>
  </w:comment>
  <w:comment w:id="3" w:author="Crow White" w:date="2015-09-25T13:14:00Z" w:initials="CW">
    <w:p w14:paraId="44480773" w14:textId="77777777" w:rsidR="0078656A" w:rsidRDefault="0078656A">
      <w:pPr>
        <w:pStyle w:val="CommentText"/>
      </w:pPr>
      <w:r>
        <w:rPr>
          <w:rStyle w:val="CommentReference"/>
        </w:rPr>
        <w:annotationRef/>
      </w:r>
      <w:r>
        <w:t>Costello et al. 2010 PNAS: Value of spatial information in designing MPAs to increase fisheries profits</w:t>
      </w:r>
    </w:p>
    <w:p w14:paraId="1A52A650" w14:textId="77777777" w:rsidR="0078656A" w:rsidRDefault="0078656A">
      <w:pPr>
        <w:pStyle w:val="CommentText"/>
      </w:pPr>
    </w:p>
    <w:p w14:paraId="6E9049E4" w14:textId="77777777" w:rsidR="0078656A" w:rsidRDefault="0078656A">
      <w:pPr>
        <w:pStyle w:val="CommentText"/>
      </w:pPr>
      <w:r>
        <w:t xml:space="preserve">Costello and </w:t>
      </w:r>
      <w:proofErr w:type="spellStart"/>
      <w:r>
        <w:t>Polasky</w:t>
      </w:r>
      <w:proofErr w:type="spellEnd"/>
      <w:r>
        <w:t xml:space="preserve"> 2008 JEEM: Optimal harvesting of stochastic spatial resources, which requires monitoring to identify the stochastic patterns, increases fisheries value</w:t>
      </w:r>
    </w:p>
    <w:p w14:paraId="15EF5CAC" w14:textId="77777777" w:rsidR="0078656A" w:rsidRDefault="0078656A">
      <w:pPr>
        <w:pStyle w:val="CommentText"/>
      </w:pPr>
    </w:p>
    <w:p w14:paraId="1AC2F4A6" w14:textId="443046B1" w:rsidR="0078656A" w:rsidRDefault="0078656A">
      <w:pPr>
        <w:pStyle w:val="CommentText"/>
      </w:pPr>
      <w:proofErr w:type="spellStart"/>
      <w:r>
        <w:t>Sethi</w:t>
      </w:r>
      <w:proofErr w:type="spellEnd"/>
      <w:r>
        <w:t xml:space="preserve"> et al. 2005 JEEM: Similar to C&amp;P 2008 JEEM</w:t>
      </w:r>
    </w:p>
    <w:p w14:paraId="306F9356" w14:textId="77777777" w:rsidR="0078656A" w:rsidRDefault="0078656A">
      <w:pPr>
        <w:pStyle w:val="CommentText"/>
      </w:pPr>
    </w:p>
    <w:p w14:paraId="78B4DB0B" w14:textId="114DEE1A" w:rsidR="0078656A" w:rsidRDefault="0078656A">
      <w:pPr>
        <w:pStyle w:val="CommentText"/>
      </w:pPr>
      <w:r>
        <w:t xml:space="preserve">See </w:t>
      </w:r>
      <w:proofErr w:type="spellStart"/>
      <w:r>
        <w:t>Polasky</w:t>
      </w:r>
      <w:proofErr w:type="spellEnd"/>
      <w:r>
        <w:t xml:space="preserve"> et al. 2011 TREE for discussion of how thresholds science changes (simplifies) the </w:t>
      </w:r>
      <w:proofErr w:type="spellStart"/>
      <w:r>
        <w:t>decisionspace</w:t>
      </w:r>
      <w:proofErr w:type="spellEnd"/>
      <w:r>
        <w:t xml:space="preserve"> for managers</w:t>
      </w:r>
    </w:p>
  </w:comment>
  <w:comment w:id="4" w:author="Crow White" w:date="2015-09-26T17:54:00Z" w:initials="CW">
    <w:p w14:paraId="51F73F3A" w14:textId="77777777" w:rsidR="0078656A" w:rsidRDefault="0078656A" w:rsidP="005C1861">
      <w:pPr>
        <w:pStyle w:val="CommentText"/>
      </w:pPr>
      <w:r>
        <w:rPr>
          <w:rStyle w:val="CommentReference"/>
        </w:rPr>
        <w:annotationRef/>
      </w:r>
      <w:r>
        <w:t>What about when a stock is collapsed? That triggers monitoring via the Magnuson–Stevens Act, correct?</w:t>
      </w:r>
    </w:p>
    <w:p w14:paraId="15417136" w14:textId="77777777" w:rsidR="0078656A" w:rsidRDefault="0078656A" w:rsidP="005C1861">
      <w:pPr>
        <w:pStyle w:val="CommentText"/>
      </w:pPr>
      <w:r>
        <w:t xml:space="preserve">AS: I think a paragraph about this in the intro or discussion would be great. Also maybe R. Kelly could help with this quickly? </w:t>
      </w:r>
    </w:p>
    <w:p w14:paraId="0AA0CFA1" w14:textId="77777777" w:rsidR="0078656A" w:rsidRDefault="0078656A" w:rsidP="005C1861">
      <w:pPr>
        <w:pStyle w:val="CommentText"/>
      </w:pPr>
      <w:r>
        <w:t xml:space="preserve">I’m thinking ESA listing also leads to a similar monitoring. But that’s monitoring after something bad happens. I think we're hoping to promote the idea of monitoring lots before and as you approach trouble. </w:t>
      </w:r>
      <w:proofErr w:type="gramStart"/>
      <w:r>
        <w:t>maybe</w:t>
      </w:r>
      <w:proofErr w:type="gramEnd"/>
      <w:r>
        <w:t xml:space="preserve"> that's the rub? </w:t>
      </w:r>
    </w:p>
  </w:comment>
  <w:comment w:id="5" w:author="Crow White" w:date="2015-09-26T17:45:00Z" w:initials="CW">
    <w:p w14:paraId="367907C5" w14:textId="77777777" w:rsidR="0078656A" w:rsidRDefault="0078656A">
      <w:pPr>
        <w:pStyle w:val="CommentText"/>
      </w:pPr>
      <w:r>
        <w:rPr>
          <w:rStyle w:val="CommentReference"/>
        </w:rPr>
        <w:annotationRef/>
      </w:r>
      <w:r>
        <w:t>Possibly some relevant literature:</w:t>
      </w:r>
    </w:p>
    <w:p w14:paraId="72DF7460" w14:textId="77777777" w:rsidR="0078656A" w:rsidRDefault="0078656A">
      <w:pPr>
        <w:pStyle w:val="CommentText"/>
      </w:pPr>
      <w:r>
        <w:t xml:space="preserve">Fuller et al. 2008 </w:t>
      </w:r>
      <w:proofErr w:type="spellStart"/>
      <w:r>
        <w:t>Ecol</w:t>
      </w:r>
      <w:proofErr w:type="spellEnd"/>
      <w:r>
        <w:t xml:space="preserve"> Apps</w:t>
      </w:r>
    </w:p>
    <w:p w14:paraId="01808848" w14:textId="77777777" w:rsidR="0078656A" w:rsidRDefault="0078656A">
      <w:pPr>
        <w:pStyle w:val="CommentText"/>
      </w:pPr>
    </w:p>
    <w:p w14:paraId="6C3E0CCD" w14:textId="082BA406" w:rsidR="0078656A" w:rsidRDefault="0078656A">
      <w:pPr>
        <w:pStyle w:val="CommentText"/>
      </w:pPr>
      <w:r>
        <w:t xml:space="preserve">Note: MPAs are a good example of a blunt management tool used to combat lowering stocks, as opposed to a more nuanced </w:t>
      </w:r>
      <w:proofErr w:type="spellStart"/>
      <w:r>
        <w:t>spatio</w:t>
      </w:r>
      <w:proofErr w:type="spellEnd"/>
      <w:r>
        <w:t xml:space="preserve">-temporal set of harvest regulations that are sharper and maybe more effective but require more info to set up. Maybe see Grafton et al. 2005 Bull Math </w:t>
      </w:r>
      <w:proofErr w:type="spellStart"/>
      <w:r>
        <w:t>Biol</w:t>
      </w:r>
      <w:proofErr w:type="spellEnd"/>
      <w:r>
        <w:t xml:space="preserve">, and </w:t>
      </w:r>
      <w:proofErr w:type="spellStart"/>
      <w:r>
        <w:t>Mangel</w:t>
      </w:r>
      <w:proofErr w:type="spellEnd"/>
      <w:r>
        <w:t xml:space="preserve"> 2000 EER (check it out alone for the second sentence in the Intro…”. Also </w:t>
      </w:r>
      <w:r w:rsidRPr="00B00779">
        <w:t>Stefansso</w:t>
      </w:r>
      <w:r>
        <w:t xml:space="preserve">n and </w:t>
      </w:r>
      <w:proofErr w:type="spellStart"/>
      <w:r>
        <w:t>Roesnberg</w:t>
      </w:r>
      <w:proofErr w:type="spellEnd"/>
      <w:r>
        <w:t xml:space="preserve"> 2005 Phil Trans Roy </w:t>
      </w:r>
      <w:proofErr w:type="spellStart"/>
      <w:r>
        <w:t>Soc</w:t>
      </w:r>
      <w:proofErr w:type="spellEnd"/>
      <w:r>
        <w:t xml:space="preserve"> B</w:t>
      </w:r>
    </w:p>
    <w:p w14:paraId="0D402E42" w14:textId="5D3791DE" w:rsidR="0078656A" w:rsidRDefault="0078656A">
      <w:pPr>
        <w:pStyle w:val="CommentText"/>
      </w:pPr>
    </w:p>
    <w:p w14:paraId="37E3C771" w14:textId="37D283DE" w:rsidR="0078656A" w:rsidRDefault="0078656A">
      <w:pPr>
        <w:pStyle w:val="CommentText"/>
      </w:pPr>
      <w:r>
        <w:t xml:space="preserve">AS: great points. </w:t>
      </w:r>
      <w:proofErr w:type="gramStart"/>
      <w:r>
        <w:t>lets</w:t>
      </w:r>
      <w:proofErr w:type="gramEnd"/>
      <w:r>
        <w:t xml:space="preserve"> add an MPA paragraph here somewhere, perhaps as a justification for promoting a precautionary buffer that is just generally conservative. </w:t>
      </w:r>
    </w:p>
  </w:comment>
  <w:comment w:id="6" w:author="Crow White" w:date="2015-09-26T12:22:00Z" w:initials="CW">
    <w:p w14:paraId="0C154A4C" w14:textId="7365B0D8" w:rsidR="0078656A" w:rsidRDefault="0078656A">
      <w:pPr>
        <w:pStyle w:val="CommentText"/>
      </w:pPr>
      <w:r>
        <w:rPr>
          <w:rStyle w:val="CommentReference"/>
        </w:rPr>
        <w:annotationRef/>
      </w:r>
      <w:r>
        <w:t>One might be able to argue the opposite if they approach the problem from a different perspective: With thresholds a manager may choose a particularly precautionary management strategy, which incidentally is quite resilient to having (or not) limited predictive power of the current/future state of the system.</w:t>
      </w:r>
    </w:p>
    <w:p w14:paraId="0B786542" w14:textId="77777777" w:rsidR="0078656A" w:rsidRDefault="0078656A">
      <w:pPr>
        <w:pStyle w:val="CommentText"/>
      </w:pPr>
    </w:p>
    <w:p w14:paraId="24D14322" w14:textId="0B094500" w:rsidR="0078656A" w:rsidRDefault="0078656A">
      <w:pPr>
        <w:pStyle w:val="CommentText"/>
      </w:pPr>
      <w:r>
        <w:t>BSH: right, so it is risky under normal (most) harvest strategies.</w:t>
      </w:r>
    </w:p>
  </w:comment>
  <w:comment w:id="7" w:author="Crow White" w:date="2015-09-26T14:38:00Z" w:initials="CW">
    <w:p w14:paraId="57C13DA9" w14:textId="3A10032E" w:rsidR="0078656A" w:rsidRDefault="0078656A">
      <w:pPr>
        <w:pStyle w:val="CommentText"/>
      </w:pPr>
      <w:r>
        <w:rPr>
          <w:rStyle w:val="CommentReference"/>
        </w:rPr>
        <w:annotationRef/>
      </w:r>
      <w:r>
        <w:t>Does the assessment model know the error, or just the estimate of the sample?</w:t>
      </w:r>
    </w:p>
    <w:p w14:paraId="57A8E41B" w14:textId="77777777" w:rsidR="0078656A" w:rsidRDefault="0078656A">
      <w:pPr>
        <w:pStyle w:val="CommentText"/>
      </w:pPr>
    </w:p>
    <w:p w14:paraId="0543C5CB" w14:textId="2F845EB9" w:rsidR="0078656A" w:rsidRDefault="0078656A">
      <w:pPr>
        <w:pStyle w:val="CommentText"/>
      </w:pPr>
      <w:r>
        <w:t xml:space="preserve"> AS: The assessment model only knows the estimate of the sample (</w:t>
      </w:r>
      <w:proofErr w:type="spellStart"/>
      <w:r>
        <w:t>Bhat</w:t>
      </w:r>
      <w:proofErr w:type="spellEnd"/>
      <w:r>
        <w:t>)</w:t>
      </w:r>
    </w:p>
  </w:comment>
  <w:comment w:id="8" w:author="Crow White" w:date="2015-09-26T14:40:00Z" w:initials="CW">
    <w:p w14:paraId="7B6A4E26" w14:textId="78300E36" w:rsidR="0078656A" w:rsidRDefault="0078656A">
      <w:pPr>
        <w:pStyle w:val="CommentText"/>
      </w:pPr>
      <w:r>
        <w:rPr>
          <w:rStyle w:val="CommentReference"/>
        </w:rPr>
        <w:annotationRef/>
      </w:r>
      <w:r>
        <w:t xml:space="preserve">Is there by chance a definitive (or at least most recognized) model of the </w:t>
      </w:r>
      <w:proofErr w:type="spellStart"/>
      <w:r>
        <w:t>Allee</w:t>
      </w:r>
      <w:proofErr w:type="spellEnd"/>
      <w:r>
        <w:t xml:space="preserve"> effect? I’ve seen multiple versions. E.g., dB/</w:t>
      </w:r>
      <w:proofErr w:type="spellStart"/>
      <w:r>
        <w:t>dt</w:t>
      </w:r>
      <w:proofErr w:type="spellEnd"/>
      <w:r>
        <w:t xml:space="preserve"> = </w:t>
      </w:r>
      <w:proofErr w:type="spellStart"/>
      <w:r>
        <w:t>rB</w:t>
      </w:r>
      <w:proofErr w:type="spellEnd"/>
      <w:r>
        <w:t xml:space="preserve">*(1-B/K)(1-A/B), by </w:t>
      </w:r>
      <w:proofErr w:type="spellStart"/>
      <w:r>
        <w:t>Courchamp</w:t>
      </w:r>
      <w:proofErr w:type="spellEnd"/>
      <w:r>
        <w:t xml:space="preserve"> et al. 2008:67</w:t>
      </w:r>
    </w:p>
    <w:p w14:paraId="67CA644D" w14:textId="77777777" w:rsidR="0078656A" w:rsidRDefault="0078656A">
      <w:pPr>
        <w:pStyle w:val="CommentText"/>
      </w:pPr>
    </w:p>
    <w:p w14:paraId="5A76CAB1" w14:textId="3E990E16" w:rsidR="0078656A" w:rsidRDefault="0078656A">
      <w:pPr>
        <w:pStyle w:val="CommentText"/>
      </w:pPr>
      <w:r>
        <w:t xml:space="preserve">AS: I like the </w:t>
      </w:r>
      <w:proofErr w:type="spellStart"/>
      <w:r>
        <w:t>courchamp</w:t>
      </w:r>
      <w:proofErr w:type="spellEnd"/>
      <w:r>
        <w:t xml:space="preserve"> one too, but I think we should stick with this one since it’s nice to have A as the tipping point location. Tim, I think had an additional thought. </w:t>
      </w:r>
    </w:p>
  </w:comment>
  <w:comment w:id="9" w:author="Crow White" w:date="2015-09-25T14:22:00Z" w:initials="CW">
    <w:p w14:paraId="1ACAD620" w14:textId="0062B3A2" w:rsidR="0078656A" w:rsidRDefault="0078656A">
      <w:pPr>
        <w:pStyle w:val="CommentText"/>
      </w:pPr>
      <w:r>
        <w:rPr>
          <w:rStyle w:val="CommentReference"/>
        </w:rPr>
        <w:annotationRef/>
      </w:r>
      <w:r>
        <w:t>This may be fine, but, technically, I think you mean fishing mortality rate, F, which is a function of effort and catchability: F=E*q</w:t>
      </w:r>
    </w:p>
  </w:comment>
  <w:comment w:id="10" w:author="Crow White" w:date="2015-09-26T14:47:00Z" w:initials="CW">
    <w:p w14:paraId="23341FCA" w14:textId="5CB4157A" w:rsidR="0078656A" w:rsidRDefault="0078656A">
      <w:pPr>
        <w:pStyle w:val="CommentText"/>
      </w:pPr>
      <w:r>
        <w:rPr>
          <w:rStyle w:val="CommentReference"/>
        </w:rPr>
        <w:annotationRef/>
      </w:r>
      <w:r>
        <w:t xml:space="preserve">You have </w:t>
      </w:r>
      <w:proofErr w:type="spellStart"/>
      <w:r>
        <w:t>suddently</w:t>
      </w:r>
      <w:proofErr w:type="spellEnd"/>
      <w:r>
        <w:t xml:space="preserve"> included catchability now, whereas I believe it needs to be in the calculation of MSY and </w:t>
      </w:r>
      <w:proofErr w:type="spellStart"/>
      <w:r>
        <w:t>Bmsy</w:t>
      </w:r>
      <w:proofErr w:type="spellEnd"/>
      <w:r>
        <w:t>, as described in my comment above.</w:t>
      </w:r>
    </w:p>
    <w:p w14:paraId="6099B082" w14:textId="77777777" w:rsidR="0078656A" w:rsidRDefault="0078656A">
      <w:pPr>
        <w:pStyle w:val="CommentText"/>
      </w:pPr>
    </w:p>
    <w:p w14:paraId="03155075" w14:textId="1C126195" w:rsidR="0078656A" w:rsidRDefault="0078656A">
      <w:pPr>
        <w:pStyle w:val="CommentText"/>
      </w:pPr>
      <w:r>
        <w:t xml:space="preserve">AS: you’re right. H is max harvest mortality H = Eq. </w:t>
      </w:r>
    </w:p>
  </w:comment>
  <w:comment w:id="11" w:author="halpern" w:date="2015-09-26T18:12:00Z" w:initials="h">
    <w:p w14:paraId="65E3029F" w14:textId="0CA4EB87" w:rsidR="0078656A" w:rsidRDefault="0078656A">
      <w:pPr>
        <w:pStyle w:val="CommentText"/>
      </w:pPr>
      <w:r>
        <w:rPr>
          <w:rStyle w:val="CommentReference"/>
        </w:rPr>
        <w:annotationRef/>
      </w:r>
      <w:r>
        <w:t xml:space="preserve">I’m lost on all the cost variables. </w:t>
      </w:r>
      <w:proofErr w:type="spellStart"/>
      <w:proofErr w:type="gramStart"/>
      <w:r>
        <w:t>c</w:t>
      </w:r>
      <w:proofErr w:type="gramEnd"/>
      <w:r>
        <w:t>_e</w:t>
      </w:r>
      <w:proofErr w:type="spellEnd"/>
      <w:r>
        <w:t xml:space="preserve"> is the per unit cost of extracting, right? What is ‘e’ in the sum equation (</w:t>
      </w:r>
      <w:proofErr w:type="spellStart"/>
      <w:r>
        <w:t>c_i</w:t>
      </w:r>
      <w:proofErr w:type="spellEnd"/>
      <w:r>
        <w:t>*</w:t>
      </w:r>
      <w:proofErr w:type="spellStart"/>
      <w:r>
        <w:t>e^c_s</w:t>
      </w:r>
      <w:proofErr w:type="spellEnd"/>
      <w:r>
        <w:t xml:space="preserve">*phi)? And what’s the big C in that equation and how does it relate to </w:t>
      </w:r>
      <w:proofErr w:type="spellStart"/>
      <w:r>
        <w:t>c_e</w:t>
      </w:r>
      <w:proofErr w:type="spellEnd"/>
      <w:r>
        <w:t>?</w:t>
      </w:r>
    </w:p>
    <w:p w14:paraId="747C55FF" w14:textId="77777777" w:rsidR="0078656A" w:rsidRDefault="0078656A">
      <w:pPr>
        <w:pStyle w:val="CommentText"/>
      </w:pPr>
    </w:p>
    <w:p w14:paraId="60FC1943" w14:textId="798886A5" w:rsidR="0078656A" w:rsidRDefault="0078656A">
      <w:pPr>
        <w:pStyle w:val="CommentText"/>
      </w:pPr>
      <w:r>
        <w:t xml:space="preserve">AS: I’ve edited to clarify a bit here. Cm is now cost of monitoring and </w:t>
      </w:r>
      <w:proofErr w:type="spellStart"/>
      <w:r>
        <w:t>Vt</w:t>
      </w:r>
      <w:proofErr w:type="spellEnd"/>
      <w:r>
        <w:t xml:space="preserve"> is the value. But maybe I should use different notation. The Cs in the first equation are independent of the </w:t>
      </w:r>
    </w:p>
  </w:comment>
  <w:comment w:id="12" w:author="Crow White" w:date="2015-09-26T18:16:00Z" w:initials="CW">
    <w:p w14:paraId="75ED6038" w14:textId="1AA36430" w:rsidR="0078656A" w:rsidRDefault="0078656A">
      <w:pPr>
        <w:pStyle w:val="CommentText"/>
      </w:pPr>
      <w:r>
        <w:rPr>
          <w:rStyle w:val="CommentReference"/>
        </w:rPr>
        <w:annotationRef/>
      </w:r>
      <w:r>
        <w:t xml:space="preserve">This could be a parameter that is varied as well.  Possibly even have it be multiplied by A so the management tipping point is explicitly linked to the biological tipping point. i.e., </w:t>
      </w:r>
      <w:proofErr w:type="spellStart"/>
      <w:r>
        <w:t>B_mgmtTP</w:t>
      </w:r>
      <w:proofErr w:type="spellEnd"/>
      <w:r>
        <w:t xml:space="preserve"> = omega*A, where omega is &gt;=1 and varied to reflect how cautionary management is </w:t>
      </w:r>
      <w:proofErr w:type="spellStart"/>
      <w:r>
        <w:t>wrt</w:t>
      </w:r>
      <w:proofErr w:type="spellEnd"/>
      <w:r>
        <w:t xml:space="preserve"> the TP.</w:t>
      </w:r>
    </w:p>
    <w:p w14:paraId="23D0B4F5" w14:textId="2E91350A" w:rsidR="0078656A" w:rsidRDefault="0078656A">
      <w:pPr>
        <w:pStyle w:val="CommentText"/>
      </w:pPr>
      <w:r>
        <w:t>Just a thought</w:t>
      </w:r>
    </w:p>
    <w:p w14:paraId="333BA923" w14:textId="77777777" w:rsidR="0078656A" w:rsidRDefault="0078656A">
      <w:pPr>
        <w:pStyle w:val="CommentText"/>
      </w:pPr>
    </w:p>
    <w:p w14:paraId="12D47610" w14:textId="625D2C53" w:rsidR="0078656A" w:rsidRDefault="0078656A">
      <w:pPr>
        <w:pStyle w:val="CommentText"/>
      </w:pPr>
      <w:r>
        <w:t xml:space="preserve">AS: I think that’s cleaner. </w:t>
      </w:r>
    </w:p>
  </w:comment>
  <w:comment w:id="14" w:author="Crow White" w:date="2015-09-26T18:17:00Z" w:initials="CW">
    <w:p w14:paraId="4C3D89B3" w14:textId="77777777" w:rsidR="0078656A" w:rsidRDefault="0078656A" w:rsidP="00014C60">
      <w:pPr>
        <w:pStyle w:val="CommentText"/>
      </w:pPr>
      <w:r>
        <w:rPr>
          <w:rStyle w:val="CommentReference"/>
        </w:rPr>
        <w:annotationRef/>
      </w:r>
      <w:r>
        <w:t>You’ve switched to “F”, which I think is correct</w:t>
      </w:r>
    </w:p>
    <w:p w14:paraId="2E3D5CC4" w14:textId="77777777" w:rsidR="0078656A" w:rsidRDefault="0078656A" w:rsidP="00014C60">
      <w:pPr>
        <w:pStyle w:val="CommentText"/>
      </w:pPr>
    </w:p>
    <w:p w14:paraId="031C8DBE" w14:textId="38AEB74A" w:rsidR="0078656A" w:rsidRDefault="0078656A" w:rsidP="00014C60">
      <w:pPr>
        <w:pStyle w:val="CommentText"/>
      </w:pPr>
      <w:r>
        <w:t>AS: I’ve switched the F’s to H’s in hopes of speaking to mangers everywhere rather than just fisheries managers</w:t>
      </w:r>
    </w:p>
  </w:comment>
  <w:comment w:id="15" w:author="Crow White" w:date="2015-09-25T14:57:00Z" w:initials="CW">
    <w:p w14:paraId="2D9CAEF2" w14:textId="358D76DC" w:rsidR="0078656A" w:rsidRDefault="0078656A">
      <w:pPr>
        <w:pStyle w:val="CommentText"/>
      </w:pPr>
      <w:r>
        <w:rPr>
          <w:rStyle w:val="CommentReference"/>
        </w:rPr>
        <w:annotationRef/>
      </w:r>
      <w:r>
        <w:t>Isn’t your point: “…</w:t>
      </w:r>
      <w:r>
        <w:rPr>
          <w:rFonts w:ascii="Helvetica" w:hAnsi="Helvetica"/>
          <w:sz w:val="22"/>
          <w:szCs w:val="22"/>
        </w:rPr>
        <w:t>above which monitoring is low precision but less valuable anyways.”</w:t>
      </w:r>
    </w:p>
  </w:comment>
  <w:comment w:id="16" w:author="Crow White" w:date="2015-09-25T15:17:00Z" w:initials="CW">
    <w:p w14:paraId="05AB0992" w14:textId="77777777" w:rsidR="0078656A" w:rsidRDefault="0078656A">
      <w:pPr>
        <w:pStyle w:val="CommentText"/>
      </w:pPr>
      <w:r>
        <w:rPr>
          <w:rStyle w:val="CommentReference"/>
        </w:rPr>
        <w:annotationRef/>
      </w:r>
      <w:r>
        <w:t>Some refs worth considering:</w:t>
      </w:r>
    </w:p>
    <w:p w14:paraId="07A3199F" w14:textId="77777777" w:rsidR="0078656A" w:rsidRDefault="0078656A">
      <w:pPr>
        <w:pStyle w:val="CommentText"/>
      </w:pPr>
    </w:p>
    <w:p w14:paraId="5CEA193A" w14:textId="0D9AD326" w:rsidR="0078656A" w:rsidRDefault="0078656A">
      <w:pPr>
        <w:pStyle w:val="CommentText"/>
      </w:pPr>
      <w:r>
        <w:t xml:space="preserve">Gerber et al. 2005 </w:t>
      </w:r>
      <w:proofErr w:type="spellStart"/>
      <w:r>
        <w:t>Ecol</w:t>
      </w:r>
      <w:proofErr w:type="spellEnd"/>
      <w:r>
        <w:t xml:space="preserve"> Lett</w:t>
      </w:r>
    </w:p>
    <w:p w14:paraId="171AA0D0" w14:textId="77777777" w:rsidR="0078656A" w:rsidRDefault="0078656A">
      <w:pPr>
        <w:pStyle w:val="CommentText"/>
      </w:pPr>
    </w:p>
    <w:p w14:paraId="7397F9F1" w14:textId="318BE736" w:rsidR="0078656A" w:rsidRDefault="0078656A" w:rsidP="00340075">
      <w:pPr>
        <w:pStyle w:val="CommentText"/>
      </w:pPr>
      <w:r>
        <w:t xml:space="preserve">Hauser et al. 2006 </w:t>
      </w:r>
      <w:proofErr w:type="spellStart"/>
      <w:r>
        <w:t>Ecol</w:t>
      </w:r>
      <w:proofErr w:type="spellEnd"/>
      <w:r>
        <w:t xml:space="preserve"> Apps: “a monitoring regime that varies according to the state of the system can outperform fixed-interval monitoring”</w:t>
      </w:r>
    </w:p>
    <w:p w14:paraId="5F31E273" w14:textId="5EAA021B" w:rsidR="0078656A" w:rsidRDefault="0078656A" w:rsidP="00340075">
      <w:pPr>
        <w:pStyle w:val="CommentText"/>
      </w:pPr>
      <w:r>
        <w:t>But see:</w:t>
      </w:r>
    </w:p>
    <w:p w14:paraId="1E091CFE" w14:textId="6D61D8DC" w:rsidR="0078656A" w:rsidRDefault="0078656A" w:rsidP="00340075">
      <w:pPr>
        <w:pStyle w:val="CommentText"/>
      </w:pPr>
      <w:proofErr w:type="spellStart"/>
      <w:r>
        <w:t>Drechsler</w:t>
      </w:r>
      <w:proofErr w:type="spellEnd"/>
      <w:r>
        <w:t xml:space="preserve"> et al. 2006 </w:t>
      </w:r>
      <w:proofErr w:type="spellStart"/>
      <w:r>
        <w:t>Ecol</w:t>
      </w:r>
      <w:proofErr w:type="spellEnd"/>
      <w:r>
        <w:t xml:space="preserve"> Apps: “the costs of flexible management may reverse the rank order of flexible and fixed conservation strategies, such that fixed strategies may lead to better ecological results than flexible ones for the same financial budget.”</w:t>
      </w:r>
    </w:p>
    <w:p w14:paraId="5DC95094" w14:textId="77777777" w:rsidR="0078656A" w:rsidRDefault="0078656A" w:rsidP="00340075">
      <w:pPr>
        <w:pStyle w:val="CommentText"/>
      </w:pPr>
    </w:p>
    <w:p w14:paraId="0F2523E5" w14:textId="65225AA4" w:rsidR="0078656A" w:rsidRDefault="0078656A" w:rsidP="00340075">
      <w:pPr>
        <w:pStyle w:val="CommentText"/>
      </w:pPr>
      <w:r>
        <w:t xml:space="preserve">Hiroyuki et al. 2014 </w:t>
      </w:r>
      <w:proofErr w:type="spellStart"/>
      <w:r>
        <w:t>Popul</w:t>
      </w:r>
      <w:proofErr w:type="spellEnd"/>
      <w:r>
        <w:t xml:space="preserve"> </w:t>
      </w:r>
      <w:proofErr w:type="spellStart"/>
      <w:r>
        <w:t>Ecol</w:t>
      </w:r>
      <w:proofErr w:type="spellEnd"/>
    </w:p>
    <w:p w14:paraId="1EDED1C6" w14:textId="77777777" w:rsidR="0078656A" w:rsidRDefault="0078656A" w:rsidP="00340075">
      <w:pPr>
        <w:pStyle w:val="CommentText"/>
      </w:pPr>
    </w:p>
    <w:p w14:paraId="71FC2AE1" w14:textId="371E899D" w:rsidR="0078656A" w:rsidRDefault="0078656A" w:rsidP="00340075">
      <w:pPr>
        <w:pStyle w:val="CommentText"/>
      </w:pPr>
      <w:r>
        <w:t>Smith et al. 2014 Monitoring for Threshold-Dependent Decisions (</w:t>
      </w:r>
      <w:hyperlink r:id="rId1" w:anchor="page-2" w:history="1">
        <w:r w:rsidRPr="00711A73">
          <w:rPr>
            <w:rStyle w:val="Hyperlink"/>
          </w:rPr>
          <w:t>http://link.springer.com/chapter/10.1007/978-1-4899-8041-0_6#page-2</w:t>
        </w:r>
      </w:hyperlink>
      <w:r>
        <w:t>)</w:t>
      </w:r>
    </w:p>
    <w:p w14:paraId="17C93BD5" w14:textId="77777777" w:rsidR="0078656A" w:rsidRDefault="0078656A" w:rsidP="00340075">
      <w:pPr>
        <w:pStyle w:val="CommentText"/>
      </w:pPr>
    </w:p>
  </w:comment>
  <w:comment w:id="17" w:author="Crow White" w:date="2015-09-25T15:11:00Z" w:initials="CW">
    <w:p w14:paraId="2B34F8E9" w14:textId="77777777" w:rsidR="0078656A" w:rsidRDefault="0078656A">
      <w:pPr>
        <w:pStyle w:val="CommentText"/>
      </w:pPr>
      <w:r>
        <w:rPr>
          <w:rStyle w:val="CommentReference"/>
        </w:rPr>
        <w:annotationRef/>
      </w:r>
      <w:r>
        <w:t xml:space="preserve">If you made the y-axis start at zero, the tradeoff in regard to NPV would no longer seem very severe. This potentially makes me wonder if instead you should focus the plots on </w:t>
      </w:r>
      <w:proofErr w:type="spellStart"/>
      <w:r>
        <w:t>Prob_tipping</w:t>
      </w:r>
      <w:proofErr w:type="spellEnd"/>
      <w:r>
        <w:t xml:space="preserve"> and monitoring costs (the two axes) and have NPV be the </w:t>
      </w:r>
      <w:proofErr w:type="spellStart"/>
      <w:r>
        <w:t>colorbar</w:t>
      </w:r>
      <w:proofErr w:type="spellEnd"/>
      <w:r>
        <w:t xml:space="preserve">. </w:t>
      </w:r>
    </w:p>
    <w:p w14:paraId="2A3DDAFD" w14:textId="77777777" w:rsidR="0078656A" w:rsidRDefault="0078656A">
      <w:pPr>
        <w:pStyle w:val="CommentText"/>
      </w:pPr>
    </w:p>
    <w:p w14:paraId="0C6D89AC" w14:textId="45E125F7" w:rsidR="0078656A" w:rsidRDefault="0078656A">
      <w:pPr>
        <w:pStyle w:val="CommentText"/>
      </w:pPr>
      <w:r>
        <w:t xml:space="preserve">Another thought is to combine NPV and monitoring cost into a single value, and plot how it trades off with </w:t>
      </w:r>
      <w:proofErr w:type="spellStart"/>
      <w:r>
        <w:t>Prob_tip</w:t>
      </w:r>
      <w:proofErr w:type="spellEnd"/>
      <w:r>
        <w:t>. Combining NPV and monitoring costs assumes that the fishery pays for the monitoring…</w:t>
      </w:r>
    </w:p>
  </w:comment>
  <w:comment w:id="18" w:author="halpern" w:date="2015-09-26T13:18:00Z" w:initials="h">
    <w:p w14:paraId="01A35DF7" w14:textId="22726300" w:rsidR="0078656A" w:rsidRDefault="0078656A">
      <w:pPr>
        <w:pStyle w:val="CommentText"/>
      </w:pPr>
      <w:r>
        <w:rPr>
          <w:rStyle w:val="CommentReference"/>
        </w:rPr>
        <w:annotationRef/>
      </w:r>
      <w:r>
        <w:t>I think this is a separate question and probably too much to put into this paper.</w:t>
      </w:r>
    </w:p>
  </w:comment>
  <w:comment w:id="19" w:author="halpern" w:date="2015-09-26T13:19:00Z" w:initials="h">
    <w:p w14:paraId="7F1B4199" w14:textId="7A970553" w:rsidR="0078656A" w:rsidRDefault="0078656A">
      <w:pPr>
        <w:pStyle w:val="CommentText"/>
      </w:pPr>
      <w:r>
        <w:rPr>
          <w:rStyle w:val="CommentReference"/>
        </w:rPr>
        <w:annotationRef/>
      </w:r>
      <w:r>
        <w:t>Dynamic optimization seems even more unlikely in the real world of monitoring than even what we are proposing here, so I would say we can skip this for now.</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2010A0A" w15:done="0"/>
  <w15:commentEx w15:paraId="4896EB5E" w15:done="0"/>
  <w15:commentEx w15:paraId="21D4C94F" w15:done="0"/>
  <w15:commentEx w15:paraId="1E4DED1D" w15:done="0"/>
  <w15:commentEx w15:paraId="78B4DB0B" w15:done="0"/>
  <w15:commentEx w15:paraId="75B406E7" w15:done="0"/>
  <w15:commentEx w15:paraId="46E1D6C7" w15:done="0"/>
  <w15:commentEx w15:paraId="6C3E0CCD" w15:done="0"/>
  <w15:commentEx w15:paraId="0C154A4C" w15:done="0"/>
  <w15:commentEx w15:paraId="57C13DA9" w15:done="0"/>
  <w15:commentEx w15:paraId="7B6A4E26" w15:done="0"/>
  <w15:commentEx w15:paraId="4D6F54C2" w15:done="0"/>
  <w15:commentEx w15:paraId="1ACAD620" w15:done="0"/>
  <w15:commentEx w15:paraId="23341FCA" w15:done="0"/>
  <w15:commentEx w15:paraId="3B8DD057" w15:done="0"/>
  <w15:commentEx w15:paraId="4B78EA85" w15:done="0"/>
  <w15:commentEx w15:paraId="23D0B4F5" w15:done="0"/>
  <w15:commentEx w15:paraId="68B37FC7" w15:done="0"/>
  <w15:commentEx w15:paraId="7B336C30" w15:done="0"/>
  <w15:commentEx w15:paraId="2D9CAEF2" w15:done="0"/>
  <w15:commentEx w15:paraId="17C93BD5" w15:done="0"/>
  <w15:commentEx w15:paraId="0C6D89AC"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9A97C4" w14:textId="77777777" w:rsidR="0078656A" w:rsidRDefault="0078656A" w:rsidP="00135D5C">
      <w:r>
        <w:separator/>
      </w:r>
    </w:p>
  </w:endnote>
  <w:endnote w:type="continuationSeparator" w:id="0">
    <w:p w14:paraId="67FA0943" w14:textId="77777777" w:rsidR="0078656A" w:rsidRDefault="0078656A"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Times">
    <w:panose1 w:val="02000500000000000000"/>
    <w:charset w:val="4D"/>
    <w:family w:val="roman"/>
    <w:notTrueType/>
    <w:pitch w:val="variable"/>
    <w:sig w:usb0="00000003" w:usb1="00000000" w:usb2="00000000" w:usb3="00000000" w:csb0="00000001" w:csb1="00000000"/>
  </w:font>
  <w:font w:name="Cambria Math">
    <w:panose1 w:val="0204050305040603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732CF2" w14:textId="77777777" w:rsidR="0078656A" w:rsidRDefault="0078656A" w:rsidP="00135D5C">
      <w:r>
        <w:separator/>
      </w:r>
    </w:p>
  </w:footnote>
  <w:footnote w:type="continuationSeparator" w:id="0">
    <w:p w14:paraId="18C06F3D" w14:textId="77777777" w:rsidR="0078656A" w:rsidRDefault="0078656A" w:rsidP="00135D5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0"/>
  </w:num>
  <w:num w:numId="4">
    <w:abstractNumId w:val="1"/>
  </w:num>
  <w:num w:numId="5">
    <w:abstractNumId w:val="5"/>
  </w:num>
  <w:num w:numId="6">
    <w:abstractNumId w:val="2"/>
  </w:num>
  <w:num w:numId="7">
    <w:abstractNumId w:val="7"/>
  </w:num>
  <w:num w:numId="8">
    <w:abstractNumId w:val="6"/>
  </w:num>
  <w:num w:numId="9">
    <w:abstractNumId w:val="8"/>
  </w:num>
  <w:num w:numId="10">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row White">
    <w15:presenceInfo w15:providerId="AD" w15:userId="S-1-5-21-361173292-92456484-2263411043-14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6671&lt;/item&gt;&lt;item&gt;8048&lt;/item&gt;&lt;item&gt;8077&lt;/item&gt;&lt;item&gt;8123&lt;/item&gt;&lt;item&gt;8124&lt;/item&gt;&lt;item&gt;8126&lt;/item&gt;&lt;item&gt;8127&lt;/item&gt;&lt;item&gt;8128&lt;/item&gt;&lt;item&gt;8132&lt;/item&gt;&lt;item&gt;8144&lt;/item&gt;&lt;item&gt;8145&lt;/item&gt;&lt;item&gt;8146&lt;/item&gt;&lt;item&gt;8147&lt;/item&gt;&lt;item&gt;8148&lt;/item&gt;&lt;item&gt;8149&lt;/item&gt;&lt;item&gt;8150&lt;/item&gt;&lt;item&gt;8151&lt;/item&gt;&lt;item&gt;8152&lt;/item&gt;&lt;item&gt;8153&lt;/item&gt;&lt;item&gt;8154&lt;/item&gt;&lt;item&gt;8155&lt;/item&gt;&lt;item&gt;8156&lt;/item&gt;&lt;/record-ids&gt;&lt;/item&gt;&lt;/Libraries&gt;"/>
  </w:docVars>
  <w:rsids>
    <w:rsidRoot w:val="00EA4926"/>
    <w:rsid w:val="00000104"/>
    <w:rsid w:val="00000733"/>
    <w:rsid w:val="00000928"/>
    <w:rsid w:val="00000D1E"/>
    <w:rsid w:val="00001AA5"/>
    <w:rsid w:val="000105EB"/>
    <w:rsid w:val="0001115B"/>
    <w:rsid w:val="00012A3D"/>
    <w:rsid w:val="00013C23"/>
    <w:rsid w:val="00014C60"/>
    <w:rsid w:val="00015507"/>
    <w:rsid w:val="0003223B"/>
    <w:rsid w:val="00035AE1"/>
    <w:rsid w:val="00035B6B"/>
    <w:rsid w:val="00036BA2"/>
    <w:rsid w:val="000418D3"/>
    <w:rsid w:val="000437E9"/>
    <w:rsid w:val="00043C70"/>
    <w:rsid w:val="00045D2C"/>
    <w:rsid w:val="000460B4"/>
    <w:rsid w:val="00051687"/>
    <w:rsid w:val="00055097"/>
    <w:rsid w:val="00055424"/>
    <w:rsid w:val="00056E95"/>
    <w:rsid w:val="0006213F"/>
    <w:rsid w:val="000626DC"/>
    <w:rsid w:val="00064856"/>
    <w:rsid w:val="00067023"/>
    <w:rsid w:val="0007003B"/>
    <w:rsid w:val="0007073E"/>
    <w:rsid w:val="000807F2"/>
    <w:rsid w:val="00081FA2"/>
    <w:rsid w:val="0008452C"/>
    <w:rsid w:val="000847BF"/>
    <w:rsid w:val="00084B2A"/>
    <w:rsid w:val="000869C2"/>
    <w:rsid w:val="00091253"/>
    <w:rsid w:val="000936DC"/>
    <w:rsid w:val="00097BDF"/>
    <w:rsid w:val="000A53DB"/>
    <w:rsid w:val="000A61E0"/>
    <w:rsid w:val="000A64FE"/>
    <w:rsid w:val="000A7411"/>
    <w:rsid w:val="000A75E1"/>
    <w:rsid w:val="000A7A56"/>
    <w:rsid w:val="000A7F71"/>
    <w:rsid w:val="000B15BE"/>
    <w:rsid w:val="000B21F8"/>
    <w:rsid w:val="000B4A7A"/>
    <w:rsid w:val="000B54F0"/>
    <w:rsid w:val="000B56BC"/>
    <w:rsid w:val="000C253D"/>
    <w:rsid w:val="000C489C"/>
    <w:rsid w:val="000C5D7B"/>
    <w:rsid w:val="000C6E81"/>
    <w:rsid w:val="000D0C63"/>
    <w:rsid w:val="000D1ADB"/>
    <w:rsid w:val="000D60B9"/>
    <w:rsid w:val="000D71E0"/>
    <w:rsid w:val="000D7A36"/>
    <w:rsid w:val="000E1CB4"/>
    <w:rsid w:val="000E4B23"/>
    <w:rsid w:val="000E4BC8"/>
    <w:rsid w:val="000E50C6"/>
    <w:rsid w:val="000E67EE"/>
    <w:rsid w:val="000E6926"/>
    <w:rsid w:val="000F2389"/>
    <w:rsid w:val="000F5FBD"/>
    <w:rsid w:val="000F66DC"/>
    <w:rsid w:val="000F7E36"/>
    <w:rsid w:val="00103088"/>
    <w:rsid w:val="001043D9"/>
    <w:rsid w:val="00104868"/>
    <w:rsid w:val="001051F9"/>
    <w:rsid w:val="00106445"/>
    <w:rsid w:val="0010719A"/>
    <w:rsid w:val="001107BC"/>
    <w:rsid w:val="001115EF"/>
    <w:rsid w:val="00113DB6"/>
    <w:rsid w:val="00114129"/>
    <w:rsid w:val="0011581A"/>
    <w:rsid w:val="0012059B"/>
    <w:rsid w:val="00123731"/>
    <w:rsid w:val="00125042"/>
    <w:rsid w:val="001261A8"/>
    <w:rsid w:val="00126284"/>
    <w:rsid w:val="001266FD"/>
    <w:rsid w:val="001277C0"/>
    <w:rsid w:val="00127FEE"/>
    <w:rsid w:val="00132E01"/>
    <w:rsid w:val="001341AD"/>
    <w:rsid w:val="00134761"/>
    <w:rsid w:val="00135D5C"/>
    <w:rsid w:val="001361AB"/>
    <w:rsid w:val="001372FE"/>
    <w:rsid w:val="001430DD"/>
    <w:rsid w:val="00143BB8"/>
    <w:rsid w:val="00146CDF"/>
    <w:rsid w:val="00153F6B"/>
    <w:rsid w:val="00155703"/>
    <w:rsid w:val="00160AB3"/>
    <w:rsid w:val="00160AFB"/>
    <w:rsid w:val="00161963"/>
    <w:rsid w:val="001704B9"/>
    <w:rsid w:val="00170B74"/>
    <w:rsid w:val="00174E19"/>
    <w:rsid w:val="00175C87"/>
    <w:rsid w:val="00176024"/>
    <w:rsid w:val="001761E2"/>
    <w:rsid w:val="00176CBD"/>
    <w:rsid w:val="00177457"/>
    <w:rsid w:val="001777EA"/>
    <w:rsid w:val="001801B3"/>
    <w:rsid w:val="00181EF6"/>
    <w:rsid w:val="001840A1"/>
    <w:rsid w:val="00185A27"/>
    <w:rsid w:val="001876E3"/>
    <w:rsid w:val="001915FF"/>
    <w:rsid w:val="00193870"/>
    <w:rsid w:val="001949D3"/>
    <w:rsid w:val="00195F71"/>
    <w:rsid w:val="00196608"/>
    <w:rsid w:val="001966A5"/>
    <w:rsid w:val="001968EB"/>
    <w:rsid w:val="00197742"/>
    <w:rsid w:val="001A61FF"/>
    <w:rsid w:val="001A7253"/>
    <w:rsid w:val="001A7D34"/>
    <w:rsid w:val="001B27C4"/>
    <w:rsid w:val="001B2DD7"/>
    <w:rsid w:val="001B43B3"/>
    <w:rsid w:val="001B4919"/>
    <w:rsid w:val="001B690A"/>
    <w:rsid w:val="001C13E8"/>
    <w:rsid w:val="001C46CB"/>
    <w:rsid w:val="001C54B9"/>
    <w:rsid w:val="001C5893"/>
    <w:rsid w:val="001C6065"/>
    <w:rsid w:val="001C7224"/>
    <w:rsid w:val="001D33B6"/>
    <w:rsid w:val="001D5301"/>
    <w:rsid w:val="001D7ECD"/>
    <w:rsid w:val="001E08B3"/>
    <w:rsid w:val="001E24EF"/>
    <w:rsid w:val="001F0907"/>
    <w:rsid w:val="001F0E38"/>
    <w:rsid w:val="001F1D2C"/>
    <w:rsid w:val="001F2F09"/>
    <w:rsid w:val="001F6772"/>
    <w:rsid w:val="001F74B9"/>
    <w:rsid w:val="00207CAC"/>
    <w:rsid w:val="0021032B"/>
    <w:rsid w:val="0021105A"/>
    <w:rsid w:val="00211779"/>
    <w:rsid w:val="00211D22"/>
    <w:rsid w:val="00212DD7"/>
    <w:rsid w:val="002153B6"/>
    <w:rsid w:val="002156DA"/>
    <w:rsid w:val="0021760A"/>
    <w:rsid w:val="00223B96"/>
    <w:rsid w:val="002259D7"/>
    <w:rsid w:val="00227285"/>
    <w:rsid w:val="002279DC"/>
    <w:rsid w:val="002334F6"/>
    <w:rsid w:val="00234836"/>
    <w:rsid w:val="00234A53"/>
    <w:rsid w:val="00236AD5"/>
    <w:rsid w:val="00236EBC"/>
    <w:rsid w:val="00240A1C"/>
    <w:rsid w:val="002414FD"/>
    <w:rsid w:val="00241882"/>
    <w:rsid w:val="002433F1"/>
    <w:rsid w:val="00247A7D"/>
    <w:rsid w:val="002540BB"/>
    <w:rsid w:val="00257D20"/>
    <w:rsid w:val="00260E11"/>
    <w:rsid w:val="00262AEF"/>
    <w:rsid w:val="002633A4"/>
    <w:rsid w:val="002671A2"/>
    <w:rsid w:val="002674AC"/>
    <w:rsid w:val="00280EBB"/>
    <w:rsid w:val="002818A7"/>
    <w:rsid w:val="002851F5"/>
    <w:rsid w:val="00285C11"/>
    <w:rsid w:val="002937D2"/>
    <w:rsid w:val="00294391"/>
    <w:rsid w:val="00295023"/>
    <w:rsid w:val="002956DD"/>
    <w:rsid w:val="002961C9"/>
    <w:rsid w:val="00296B45"/>
    <w:rsid w:val="002A360C"/>
    <w:rsid w:val="002A3B6B"/>
    <w:rsid w:val="002B37FB"/>
    <w:rsid w:val="002B6213"/>
    <w:rsid w:val="002B68BD"/>
    <w:rsid w:val="002B753F"/>
    <w:rsid w:val="002C2049"/>
    <w:rsid w:val="002C619E"/>
    <w:rsid w:val="002C6D5D"/>
    <w:rsid w:val="002C71C5"/>
    <w:rsid w:val="002D198C"/>
    <w:rsid w:val="002D30DC"/>
    <w:rsid w:val="002D6CA1"/>
    <w:rsid w:val="002D6F35"/>
    <w:rsid w:val="002D7259"/>
    <w:rsid w:val="002D7AB2"/>
    <w:rsid w:val="002E03E3"/>
    <w:rsid w:val="002E3961"/>
    <w:rsid w:val="002E7780"/>
    <w:rsid w:val="002F0F1B"/>
    <w:rsid w:val="002F1F04"/>
    <w:rsid w:val="002F5988"/>
    <w:rsid w:val="002F64A9"/>
    <w:rsid w:val="0030245C"/>
    <w:rsid w:val="00302537"/>
    <w:rsid w:val="003030A9"/>
    <w:rsid w:val="003041B4"/>
    <w:rsid w:val="00305441"/>
    <w:rsid w:val="00312C20"/>
    <w:rsid w:val="003250F7"/>
    <w:rsid w:val="0032699A"/>
    <w:rsid w:val="00331EB5"/>
    <w:rsid w:val="00332702"/>
    <w:rsid w:val="00335F01"/>
    <w:rsid w:val="00340075"/>
    <w:rsid w:val="003435AE"/>
    <w:rsid w:val="00344157"/>
    <w:rsid w:val="00344A84"/>
    <w:rsid w:val="00345A54"/>
    <w:rsid w:val="0034606C"/>
    <w:rsid w:val="003476B7"/>
    <w:rsid w:val="00356997"/>
    <w:rsid w:val="00357162"/>
    <w:rsid w:val="003571BF"/>
    <w:rsid w:val="0036192F"/>
    <w:rsid w:val="00362018"/>
    <w:rsid w:val="00362271"/>
    <w:rsid w:val="003623C0"/>
    <w:rsid w:val="00365CD0"/>
    <w:rsid w:val="00367A4C"/>
    <w:rsid w:val="003703B2"/>
    <w:rsid w:val="0037511D"/>
    <w:rsid w:val="003808E3"/>
    <w:rsid w:val="003842DD"/>
    <w:rsid w:val="00385CA7"/>
    <w:rsid w:val="0039037D"/>
    <w:rsid w:val="00393873"/>
    <w:rsid w:val="0039483D"/>
    <w:rsid w:val="00395369"/>
    <w:rsid w:val="00397162"/>
    <w:rsid w:val="00397E19"/>
    <w:rsid w:val="003A29D4"/>
    <w:rsid w:val="003A3718"/>
    <w:rsid w:val="003A5CF9"/>
    <w:rsid w:val="003A6B7F"/>
    <w:rsid w:val="003A7290"/>
    <w:rsid w:val="003A7B9F"/>
    <w:rsid w:val="003B60C5"/>
    <w:rsid w:val="003C10CF"/>
    <w:rsid w:val="003C2569"/>
    <w:rsid w:val="003C28DB"/>
    <w:rsid w:val="003C4513"/>
    <w:rsid w:val="003C49F2"/>
    <w:rsid w:val="003C513B"/>
    <w:rsid w:val="003C59C5"/>
    <w:rsid w:val="003D48B0"/>
    <w:rsid w:val="003D4CC5"/>
    <w:rsid w:val="003E12CA"/>
    <w:rsid w:val="003E2FCD"/>
    <w:rsid w:val="003E3042"/>
    <w:rsid w:val="003F11C0"/>
    <w:rsid w:val="003F3560"/>
    <w:rsid w:val="003F6580"/>
    <w:rsid w:val="00400DBD"/>
    <w:rsid w:val="00400F2A"/>
    <w:rsid w:val="0040141F"/>
    <w:rsid w:val="0040280B"/>
    <w:rsid w:val="00403E71"/>
    <w:rsid w:val="00404E42"/>
    <w:rsid w:val="00405667"/>
    <w:rsid w:val="00407CFB"/>
    <w:rsid w:val="004117F9"/>
    <w:rsid w:val="00412FCD"/>
    <w:rsid w:val="0041490E"/>
    <w:rsid w:val="004206B9"/>
    <w:rsid w:val="00421D99"/>
    <w:rsid w:val="00425F02"/>
    <w:rsid w:val="004271DD"/>
    <w:rsid w:val="00433F5A"/>
    <w:rsid w:val="00435DD9"/>
    <w:rsid w:val="00437F91"/>
    <w:rsid w:val="0044109F"/>
    <w:rsid w:val="00450605"/>
    <w:rsid w:val="00454793"/>
    <w:rsid w:val="0046187D"/>
    <w:rsid w:val="0046231B"/>
    <w:rsid w:val="004641FB"/>
    <w:rsid w:val="004676D2"/>
    <w:rsid w:val="00467F98"/>
    <w:rsid w:val="00473EB7"/>
    <w:rsid w:val="00476BB8"/>
    <w:rsid w:val="00480363"/>
    <w:rsid w:val="00480B70"/>
    <w:rsid w:val="00481E32"/>
    <w:rsid w:val="00481EF0"/>
    <w:rsid w:val="00483A26"/>
    <w:rsid w:val="00485EE6"/>
    <w:rsid w:val="00486187"/>
    <w:rsid w:val="004866D3"/>
    <w:rsid w:val="004879B3"/>
    <w:rsid w:val="00487E08"/>
    <w:rsid w:val="0049032F"/>
    <w:rsid w:val="0049083F"/>
    <w:rsid w:val="0049147E"/>
    <w:rsid w:val="00492F1C"/>
    <w:rsid w:val="00494745"/>
    <w:rsid w:val="004948F7"/>
    <w:rsid w:val="00494D2F"/>
    <w:rsid w:val="004A0E87"/>
    <w:rsid w:val="004A131B"/>
    <w:rsid w:val="004A23D3"/>
    <w:rsid w:val="004A6454"/>
    <w:rsid w:val="004B151D"/>
    <w:rsid w:val="004B4748"/>
    <w:rsid w:val="004B4FF8"/>
    <w:rsid w:val="004B5027"/>
    <w:rsid w:val="004C05AC"/>
    <w:rsid w:val="004C1101"/>
    <w:rsid w:val="004C1294"/>
    <w:rsid w:val="004C7606"/>
    <w:rsid w:val="004D042C"/>
    <w:rsid w:val="004D1678"/>
    <w:rsid w:val="004D219F"/>
    <w:rsid w:val="004D2470"/>
    <w:rsid w:val="004D6F47"/>
    <w:rsid w:val="004D7EBD"/>
    <w:rsid w:val="004E202B"/>
    <w:rsid w:val="004E297D"/>
    <w:rsid w:val="004E3FD4"/>
    <w:rsid w:val="004F1994"/>
    <w:rsid w:val="004F44F9"/>
    <w:rsid w:val="004F45A2"/>
    <w:rsid w:val="004F5277"/>
    <w:rsid w:val="004F63A4"/>
    <w:rsid w:val="004F6B19"/>
    <w:rsid w:val="004F79E2"/>
    <w:rsid w:val="00500122"/>
    <w:rsid w:val="00502291"/>
    <w:rsid w:val="0050378A"/>
    <w:rsid w:val="00505070"/>
    <w:rsid w:val="005116B5"/>
    <w:rsid w:val="00512E82"/>
    <w:rsid w:val="00513001"/>
    <w:rsid w:val="00517F5E"/>
    <w:rsid w:val="00522D02"/>
    <w:rsid w:val="005232F7"/>
    <w:rsid w:val="005234FF"/>
    <w:rsid w:val="00530EFF"/>
    <w:rsid w:val="00533EAD"/>
    <w:rsid w:val="005341A5"/>
    <w:rsid w:val="00534350"/>
    <w:rsid w:val="0054657C"/>
    <w:rsid w:val="0055021B"/>
    <w:rsid w:val="00550724"/>
    <w:rsid w:val="005510FC"/>
    <w:rsid w:val="0055146A"/>
    <w:rsid w:val="00555F85"/>
    <w:rsid w:val="00561D9B"/>
    <w:rsid w:val="00561FB2"/>
    <w:rsid w:val="005626B9"/>
    <w:rsid w:val="005635C0"/>
    <w:rsid w:val="00570929"/>
    <w:rsid w:val="00571058"/>
    <w:rsid w:val="005716D6"/>
    <w:rsid w:val="00571D1B"/>
    <w:rsid w:val="0057211D"/>
    <w:rsid w:val="0057298C"/>
    <w:rsid w:val="00574F07"/>
    <w:rsid w:val="00575FCC"/>
    <w:rsid w:val="00577B65"/>
    <w:rsid w:val="00580714"/>
    <w:rsid w:val="005821C1"/>
    <w:rsid w:val="00583724"/>
    <w:rsid w:val="005901B3"/>
    <w:rsid w:val="00590C63"/>
    <w:rsid w:val="0059227E"/>
    <w:rsid w:val="00592597"/>
    <w:rsid w:val="00593793"/>
    <w:rsid w:val="005952B2"/>
    <w:rsid w:val="00595F1A"/>
    <w:rsid w:val="005A02B5"/>
    <w:rsid w:val="005A07C7"/>
    <w:rsid w:val="005A5E24"/>
    <w:rsid w:val="005A61AA"/>
    <w:rsid w:val="005B13F6"/>
    <w:rsid w:val="005B69F7"/>
    <w:rsid w:val="005B7132"/>
    <w:rsid w:val="005C0E01"/>
    <w:rsid w:val="005C1861"/>
    <w:rsid w:val="005C7C2E"/>
    <w:rsid w:val="005D02E3"/>
    <w:rsid w:val="005D3254"/>
    <w:rsid w:val="005D4007"/>
    <w:rsid w:val="005D77D4"/>
    <w:rsid w:val="005E090B"/>
    <w:rsid w:val="005E0CEF"/>
    <w:rsid w:val="005E2CFA"/>
    <w:rsid w:val="005E3317"/>
    <w:rsid w:val="005E47EC"/>
    <w:rsid w:val="005E47FC"/>
    <w:rsid w:val="005E4F1D"/>
    <w:rsid w:val="005E6BCA"/>
    <w:rsid w:val="005E7A24"/>
    <w:rsid w:val="005E7BA4"/>
    <w:rsid w:val="005F17E4"/>
    <w:rsid w:val="005F1942"/>
    <w:rsid w:val="005F2D26"/>
    <w:rsid w:val="005F3761"/>
    <w:rsid w:val="005F45F4"/>
    <w:rsid w:val="005F4E8C"/>
    <w:rsid w:val="0060220F"/>
    <w:rsid w:val="00602A5F"/>
    <w:rsid w:val="00607316"/>
    <w:rsid w:val="006078BE"/>
    <w:rsid w:val="006106DB"/>
    <w:rsid w:val="006112ED"/>
    <w:rsid w:val="0061273E"/>
    <w:rsid w:val="00614769"/>
    <w:rsid w:val="00614BB8"/>
    <w:rsid w:val="00615385"/>
    <w:rsid w:val="00615C4D"/>
    <w:rsid w:val="006215F7"/>
    <w:rsid w:val="00621710"/>
    <w:rsid w:val="00621DB4"/>
    <w:rsid w:val="00622E61"/>
    <w:rsid w:val="006257E3"/>
    <w:rsid w:val="006270AF"/>
    <w:rsid w:val="006276F5"/>
    <w:rsid w:val="00640B72"/>
    <w:rsid w:val="00641C1C"/>
    <w:rsid w:val="00642EF9"/>
    <w:rsid w:val="0064383B"/>
    <w:rsid w:val="00645768"/>
    <w:rsid w:val="006462F3"/>
    <w:rsid w:val="00647F49"/>
    <w:rsid w:val="0065066F"/>
    <w:rsid w:val="00652914"/>
    <w:rsid w:val="00654100"/>
    <w:rsid w:val="00654636"/>
    <w:rsid w:val="00654A7D"/>
    <w:rsid w:val="0065689A"/>
    <w:rsid w:val="0065689D"/>
    <w:rsid w:val="0065744C"/>
    <w:rsid w:val="006601BD"/>
    <w:rsid w:val="00662941"/>
    <w:rsid w:val="00662BF4"/>
    <w:rsid w:val="006650A0"/>
    <w:rsid w:val="00672295"/>
    <w:rsid w:val="00673A69"/>
    <w:rsid w:val="00674346"/>
    <w:rsid w:val="00677931"/>
    <w:rsid w:val="00681484"/>
    <w:rsid w:val="0068315A"/>
    <w:rsid w:val="00685475"/>
    <w:rsid w:val="00690845"/>
    <w:rsid w:val="006921C0"/>
    <w:rsid w:val="006A2CEE"/>
    <w:rsid w:val="006A6686"/>
    <w:rsid w:val="006A798A"/>
    <w:rsid w:val="006B0DD7"/>
    <w:rsid w:val="006B1524"/>
    <w:rsid w:val="006B2DE9"/>
    <w:rsid w:val="006B5602"/>
    <w:rsid w:val="006B5E99"/>
    <w:rsid w:val="006C1856"/>
    <w:rsid w:val="006C270B"/>
    <w:rsid w:val="006C49AC"/>
    <w:rsid w:val="006C7181"/>
    <w:rsid w:val="006D0741"/>
    <w:rsid w:val="006D283D"/>
    <w:rsid w:val="006D43BE"/>
    <w:rsid w:val="006D4A47"/>
    <w:rsid w:val="006D4A73"/>
    <w:rsid w:val="006D4B25"/>
    <w:rsid w:val="006D6D3F"/>
    <w:rsid w:val="006D7714"/>
    <w:rsid w:val="006E37A9"/>
    <w:rsid w:val="006E3884"/>
    <w:rsid w:val="006E4F13"/>
    <w:rsid w:val="006E5826"/>
    <w:rsid w:val="00701617"/>
    <w:rsid w:val="00703C1A"/>
    <w:rsid w:val="00704500"/>
    <w:rsid w:val="0071106A"/>
    <w:rsid w:val="00714A4E"/>
    <w:rsid w:val="00714BCA"/>
    <w:rsid w:val="007165A5"/>
    <w:rsid w:val="00716896"/>
    <w:rsid w:val="00720779"/>
    <w:rsid w:val="00720D36"/>
    <w:rsid w:val="00722241"/>
    <w:rsid w:val="00722ACF"/>
    <w:rsid w:val="00726D79"/>
    <w:rsid w:val="007271B1"/>
    <w:rsid w:val="00730D6C"/>
    <w:rsid w:val="00740EE9"/>
    <w:rsid w:val="00745FD2"/>
    <w:rsid w:val="00746AF5"/>
    <w:rsid w:val="00751648"/>
    <w:rsid w:val="00751D71"/>
    <w:rsid w:val="007522A9"/>
    <w:rsid w:val="00756FD4"/>
    <w:rsid w:val="00757736"/>
    <w:rsid w:val="00763C8D"/>
    <w:rsid w:val="00767630"/>
    <w:rsid w:val="00771179"/>
    <w:rsid w:val="0077306C"/>
    <w:rsid w:val="00774CA4"/>
    <w:rsid w:val="00775AA8"/>
    <w:rsid w:val="00776AA3"/>
    <w:rsid w:val="007770BC"/>
    <w:rsid w:val="00781354"/>
    <w:rsid w:val="00781ACA"/>
    <w:rsid w:val="007830F7"/>
    <w:rsid w:val="00783ACA"/>
    <w:rsid w:val="0078656A"/>
    <w:rsid w:val="00786844"/>
    <w:rsid w:val="00795873"/>
    <w:rsid w:val="0079751B"/>
    <w:rsid w:val="007A09A4"/>
    <w:rsid w:val="007A0F69"/>
    <w:rsid w:val="007A744C"/>
    <w:rsid w:val="007B04D3"/>
    <w:rsid w:val="007B0895"/>
    <w:rsid w:val="007B46BC"/>
    <w:rsid w:val="007B77F1"/>
    <w:rsid w:val="007C0895"/>
    <w:rsid w:val="007C3306"/>
    <w:rsid w:val="007C6900"/>
    <w:rsid w:val="007D0B82"/>
    <w:rsid w:val="007D1B24"/>
    <w:rsid w:val="007D3BA8"/>
    <w:rsid w:val="007D6F08"/>
    <w:rsid w:val="007E1052"/>
    <w:rsid w:val="007E6BD4"/>
    <w:rsid w:val="007E7F32"/>
    <w:rsid w:val="007F159D"/>
    <w:rsid w:val="007F29C8"/>
    <w:rsid w:val="007F2FC1"/>
    <w:rsid w:val="007F61D2"/>
    <w:rsid w:val="007F6AB8"/>
    <w:rsid w:val="007F7C95"/>
    <w:rsid w:val="008058FB"/>
    <w:rsid w:val="008137EC"/>
    <w:rsid w:val="00814137"/>
    <w:rsid w:val="00814225"/>
    <w:rsid w:val="0081495D"/>
    <w:rsid w:val="00814C6A"/>
    <w:rsid w:val="00817BAB"/>
    <w:rsid w:val="0082087B"/>
    <w:rsid w:val="00822127"/>
    <w:rsid w:val="008235B2"/>
    <w:rsid w:val="00824946"/>
    <w:rsid w:val="00825E6A"/>
    <w:rsid w:val="00830792"/>
    <w:rsid w:val="00830A31"/>
    <w:rsid w:val="008324A7"/>
    <w:rsid w:val="0083534E"/>
    <w:rsid w:val="008357DB"/>
    <w:rsid w:val="00836E1D"/>
    <w:rsid w:val="008451D2"/>
    <w:rsid w:val="00845B10"/>
    <w:rsid w:val="00847B4D"/>
    <w:rsid w:val="00852921"/>
    <w:rsid w:val="008555BA"/>
    <w:rsid w:val="008579C9"/>
    <w:rsid w:val="00861B1D"/>
    <w:rsid w:val="008641E2"/>
    <w:rsid w:val="00865017"/>
    <w:rsid w:val="008653B4"/>
    <w:rsid w:val="0087083D"/>
    <w:rsid w:val="008717D1"/>
    <w:rsid w:val="00872C76"/>
    <w:rsid w:val="00873F26"/>
    <w:rsid w:val="00874394"/>
    <w:rsid w:val="0087657E"/>
    <w:rsid w:val="008769E3"/>
    <w:rsid w:val="0087797E"/>
    <w:rsid w:val="0088047E"/>
    <w:rsid w:val="008876F8"/>
    <w:rsid w:val="00887DEA"/>
    <w:rsid w:val="00892738"/>
    <w:rsid w:val="00893B1A"/>
    <w:rsid w:val="00894043"/>
    <w:rsid w:val="00894965"/>
    <w:rsid w:val="00894D75"/>
    <w:rsid w:val="0089795C"/>
    <w:rsid w:val="008A063E"/>
    <w:rsid w:val="008A0772"/>
    <w:rsid w:val="008A179C"/>
    <w:rsid w:val="008A5938"/>
    <w:rsid w:val="008A62BB"/>
    <w:rsid w:val="008A79AE"/>
    <w:rsid w:val="008B06A6"/>
    <w:rsid w:val="008B0BCB"/>
    <w:rsid w:val="008B2153"/>
    <w:rsid w:val="008B2608"/>
    <w:rsid w:val="008B2ED7"/>
    <w:rsid w:val="008B3245"/>
    <w:rsid w:val="008B7F3C"/>
    <w:rsid w:val="008D000D"/>
    <w:rsid w:val="008D4713"/>
    <w:rsid w:val="008D572B"/>
    <w:rsid w:val="008D7005"/>
    <w:rsid w:val="008E403D"/>
    <w:rsid w:val="008E4C18"/>
    <w:rsid w:val="008E64B1"/>
    <w:rsid w:val="008E77A7"/>
    <w:rsid w:val="008F273E"/>
    <w:rsid w:val="008F6443"/>
    <w:rsid w:val="0090182E"/>
    <w:rsid w:val="009018DE"/>
    <w:rsid w:val="00901DBA"/>
    <w:rsid w:val="00903261"/>
    <w:rsid w:val="00904C9C"/>
    <w:rsid w:val="00905369"/>
    <w:rsid w:val="0091246B"/>
    <w:rsid w:val="00913154"/>
    <w:rsid w:val="00913757"/>
    <w:rsid w:val="00913E3E"/>
    <w:rsid w:val="00913F9D"/>
    <w:rsid w:val="00915FB5"/>
    <w:rsid w:val="00922B3B"/>
    <w:rsid w:val="00923293"/>
    <w:rsid w:val="00923B4E"/>
    <w:rsid w:val="00923E05"/>
    <w:rsid w:val="009242C5"/>
    <w:rsid w:val="009275F8"/>
    <w:rsid w:val="00927D14"/>
    <w:rsid w:val="00930F61"/>
    <w:rsid w:val="0093151E"/>
    <w:rsid w:val="00933791"/>
    <w:rsid w:val="00934691"/>
    <w:rsid w:val="00936124"/>
    <w:rsid w:val="009365AC"/>
    <w:rsid w:val="009439A1"/>
    <w:rsid w:val="00944D13"/>
    <w:rsid w:val="00944FBA"/>
    <w:rsid w:val="00945667"/>
    <w:rsid w:val="009458F0"/>
    <w:rsid w:val="00952344"/>
    <w:rsid w:val="00952FA6"/>
    <w:rsid w:val="009550AB"/>
    <w:rsid w:val="00956203"/>
    <w:rsid w:val="00956809"/>
    <w:rsid w:val="00956AB4"/>
    <w:rsid w:val="00957471"/>
    <w:rsid w:val="00957F1F"/>
    <w:rsid w:val="00960816"/>
    <w:rsid w:val="0096111C"/>
    <w:rsid w:val="00961B11"/>
    <w:rsid w:val="00963D6B"/>
    <w:rsid w:val="00964A2D"/>
    <w:rsid w:val="00964B50"/>
    <w:rsid w:val="0096669E"/>
    <w:rsid w:val="0096685A"/>
    <w:rsid w:val="00971BD9"/>
    <w:rsid w:val="00972145"/>
    <w:rsid w:val="009732FF"/>
    <w:rsid w:val="009741A2"/>
    <w:rsid w:val="0097481E"/>
    <w:rsid w:val="009900D6"/>
    <w:rsid w:val="00990F56"/>
    <w:rsid w:val="00992A4F"/>
    <w:rsid w:val="00992EEE"/>
    <w:rsid w:val="0099664B"/>
    <w:rsid w:val="00996689"/>
    <w:rsid w:val="00997EC9"/>
    <w:rsid w:val="009A25CE"/>
    <w:rsid w:val="009A313F"/>
    <w:rsid w:val="009A6302"/>
    <w:rsid w:val="009B1019"/>
    <w:rsid w:val="009B1C48"/>
    <w:rsid w:val="009B2081"/>
    <w:rsid w:val="009B4040"/>
    <w:rsid w:val="009B6DE2"/>
    <w:rsid w:val="009B7010"/>
    <w:rsid w:val="009B7333"/>
    <w:rsid w:val="009C1AB2"/>
    <w:rsid w:val="009C25E1"/>
    <w:rsid w:val="009C7059"/>
    <w:rsid w:val="009C7629"/>
    <w:rsid w:val="009D19F0"/>
    <w:rsid w:val="009D280A"/>
    <w:rsid w:val="009D5844"/>
    <w:rsid w:val="009D6AEE"/>
    <w:rsid w:val="009E4C29"/>
    <w:rsid w:val="009E631B"/>
    <w:rsid w:val="009E7EA1"/>
    <w:rsid w:val="009F4787"/>
    <w:rsid w:val="009F4D90"/>
    <w:rsid w:val="009F736F"/>
    <w:rsid w:val="00A01EFD"/>
    <w:rsid w:val="00A0237B"/>
    <w:rsid w:val="00A065BA"/>
    <w:rsid w:val="00A126E5"/>
    <w:rsid w:val="00A155E2"/>
    <w:rsid w:val="00A16F31"/>
    <w:rsid w:val="00A20252"/>
    <w:rsid w:val="00A20A56"/>
    <w:rsid w:val="00A262AC"/>
    <w:rsid w:val="00A33B0A"/>
    <w:rsid w:val="00A4057C"/>
    <w:rsid w:val="00A42591"/>
    <w:rsid w:val="00A53937"/>
    <w:rsid w:val="00A53D50"/>
    <w:rsid w:val="00A55818"/>
    <w:rsid w:val="00A55BC6"/>
    <w:rsid w:val="00A56A78"/>
    <w:rsid w:val="00A64D09"/>
    <w:rsid w:val="00A66A28"/>
    <w:rsid w:val="00A70AD8"/>
    <w:rsid w:val="00A72F15"/>
    <w:rsid w:val="00A800CF"/>
    <w:rsid w:val="00A8037E"/>
    <w:rsid w:val="00A8136F"/>
    <w:rsid w:val="00A82A90"/>
    <w:rsid w:val="00A90388"/>
    <w:rsid w:val="00A94AF7"/>
    <w:rsid w:val="00AA1176"/>
    <w:rsid w:val="00AA30AC"/>
    <w:rsid w:val="00AA5908"/>
    <w:rsid w:val="00AA7668"/>
    <w:rsid w:val="00AB0BAD"/>
    <w:rsid w:val="00AB3B51"/>
    <w:rsid w:val="00AB50E2"/>
    <w:rsid w:val="00AB6309"/>
    <w:rsid w:val="00AC3212"/>
    <w:rsid w:val="00AC375B"/>
    <w:rsid w:val="00AC3C96"/>
    <w:rsid w:val="00AC44FD"/>
    <w:rsid w:val="00AC7FCC"/>
    <w:rsid w:val="00AD0D32"/>
    <w:rsid w:val="00AD3FB0"/>
    <w:rsid w:val="00AD4F07"/>
    <w:rsid w:val="00AD608E"/>
    <w:rsid w:val="00AD68A7"/>
    <w:rsid w:val="00AD75A7"/>
    <w:rsid w:val="00AD7FE0"/>
    <w:rsid w:val="00AE5F3B"/>
    <w:rsid w:val="00AE6EC0"/>
    <w:rsid w:val="00AE7ABA"/>
    <w:rsid w:val="00AF65DE"/>
    <w:rsid w:val="00B00779"/>
    <w:rsid w:val="00B02E53"/>
    <w:rsid w:val="00B056B9"/>
    <w:rsid w:val="00B06625"/>
    <w:rsid w:val="00B0795D"/>
    <w:rsid w:val="00B101E0"/>
    <w:rsid w:val="00B10D68"/>
    <w:rsid w:val="00B11A7A"/>
    <w:rsid w:val="00B1245F"/>
    <w:rsid w:val="00B14009"/>
    <w:rsid w:val="00B14CE4"/>
    <w:rsid w:val="00B14EBC"/>
    <w:rsid w:val="00B15BAF"/>
    <w:rsid w:val="00B15EE0"/>
    <w:rsid w:val="00B17E27"/>
    <w:rsid w:val="00B20480"/>
    <w:rsid w:val="00B22BB9"/>
    <w:rsid w:val="00B22FAB"/>
    <w:rsid w:val="00B24271"/>
    <w:rsid w:val="00B2465F"/>
    <w:rsid w:val="00B3069E"/>
    <w:rsid w:val="00B3217E"/>
    <w:rsid w:val="00B40F2C"/>
    <w:rsid w:val="00B44413"/>
    <w:rsid w:val="00B454E2"/>
    <w:rsid w:val="00B45C16"/>
    <w:rsid w:val="00B469CE"/>
    <w:rsid w:val="00B505A1"/>
    <w:rsid w:val="00B53FE8"/>
    <w:rsid w:val="00B54349"/>
    <w:rsid w:val="00B57C57"/>
    <w:rsid w:val="00B60AEC"/>
    <w:rsid w:val="00B61A5C"/>
    <w:rsid w:val="00B64BCB"/>
    <w:rsid w:val="00B64D13"/>
    <w:rsid w:val="00B66E0E"/>
    <w:rsid w:val="00B70217"/>
    <w:rsid w:val="00B73A47"/>
    <w:rsid w:val="00B74571"/>
    <w:rsid w:val="00B74C11"/>
    <w:rsid w:val="00B764BD"/>
    <w:rsid w:val="00B80A77"/>
    <w:rsid w:val="00B82848"/>
    <w:rsid w:val="00B84128"/>
    <w:rsid w:val="00B85510"/>
    <w:rsid w:val="00B85FD8"/>
    <w:rsid w:val="00B86217"/>
    <w:rsid w:val="00B90574"/>
    <w:rsid w:val="00B92114"/>
    <w:rsid w:val="00B9465F"/>
    <w:rsid w:val="00B964D1"/>
    <w:rsid w:val="00B97BB9"/>
    <w:rsid w:val="00BA33BA"/>
    <w:rsid w:val="00BA3612"/>
    <w:rsid w:val="00BA6B19"/>
    <w:rsid w:val="00BA74E8"/>
    <w:rsid w:val="00BB36F6"/>
    <w:rsid w:val="00BB399F"/>
    <w:rsid w:val="00BB408F"/>
    <w:rsid w:val="00BB45A6"/>
    <w:rsid w:val="00BB4FBD"/>
    <w:rsid w:val="00BB6D2F"/>
    <w:rsid w:val="00BC14C8"/>
    <w:rsid w:val="00BC2416"/>
    <w:rsid w:val="00BC6F8C"/>
    <w:rsid w:val="00BC7541"/>
    <w:rsid w:val="00BD12EC"/>
    <w:rsid w:val="00BD23C9"/>
    <w:rsid w:val="00BD25C8"/>
    <w:rsid w:val="00BD3299"/>
    <w:rsid w:val="00BD3DE4"/>
    <w:rsid w:val="00BD6545"/>
    <w:rsid w:val="00BD7FE0"/>
    <w:rsid w:val="00BE4FCC"/>
    <w:rsid w:val="00BE5A53"/>
    <w:rsid w:val="00BE5C03"/>
    <w:rsid w:val="00BE5D2A"/>
    <w:rsid w:val="00BF009C"/>
    <w:rsid w:val="00BF2AC1"/>
    <w:rsid w:val="00BF3D9A"/>
    <w:rsid w:val="00BF3DAE"/>
    <w:rsid w:val="00BF53CA"/>
    <w:rsid w:val="00BF77F3"/>
    <w:rsid w:val="00BF7BF0"/>
    <w:rsid w:val="00C01745"/>
    <w:rsid w:val="00C03B37"/>
    <w:rsid w:val="00C05BD5"/>
    <w:rsid w:val="00C10ECB"/>
    <w:rsid w:val="00C11819"/>
    <w:rsid w:val="00C1536D"/>
    <w:rsid w:val="00C21539"/>
    <w:rsid w:val="00C25845"/>
    <w:rsid w:val="00C27890"/>
    <w:rsid w:val="00C33FD4"/>
    <w:rsid w:val="00C35712"/>
    <w:rsid w:val="00C4598D"/>
    <w:rsid w:val="00C56B72"/>
    <w:rsid w:val="00C60394"/>
    <w:rsid w:val="00C63290"/>
    <w:rsid w:val="00C65543"/>
    <w:rsid w:val="00C6634C"/>
    <w:rsid w:val="00C66A9B"/>
    <w:rsid w:val="00C67A15"/>
    <w:rsid w:val="00C73CF2"/>
    <w:rsid w:val="00C761B9"/>
    <w:rsid w:val="00C80369"/>
    <w:rsid w:val="00C83F8C"/>
    <w:rsid w:val="00C878E2"/>
    <w:rsid w:val="00C9375F"/>
    <w:rsid w:val="00C96CFE"/>
    <w:rsid w:val="00C97943"/>
    <w:rsid w:val="00C97A6B"/>
    <w:rsid w:val="00CA1CE6"/>
    <w:rsid w:val="00CA1D34"/>
    <w:rsid w:val="00CA483C"/>
    <w:rsid w:val="00CA57AC"/>
    <w:rsid w:val="00CA58EE"/>
    <w:rsid w:val="00CA5C62"/>
    <w:rsid w:val="00CA5DF2"/>
    <w:rsid w:val="00CB00AD"/>
    <w:rsid w:val="00CB1094"/>
    <w:rsid w:val="00CC1EDB"/>
    <w:rsid w:val="00CC2731"/>
    <w:rsid w:val="00CD3379"/>
    <w:rsid w:val="00CD6A68"/>
    <w:rsid w:val="00CD6FF0"/>
    <w:rsid w:val="00CE0468"/>
    <w:rsid w:val="00CE063E"/>
    <w:rsid w:val="00CE0882"/>
    <w:rsid w:val="00CE2758"/>
    <w:rsid w:val="00CE35DE"/>
    <w:rsid w:val="00CE3806"/>
    <w:rsid w:val="00CE3B7C"/>
    <w:rsid w:val="00CE484B"/>
    <w:rsid w:val="00CF1F30"/>
    <w:rsid w:val="00CF24C4"/>
    <w:rsid w:val="00CF2EEA"/>
    <w:rsid w:val="00CF5CFE"/>
    <w:rsid w:val="00CF71F9"/>
    <w:rsid w:val="00CF750D"/>
    <w:rsid w:val="00CF7725"/>
    <w:rsid w:val="00D01620"/>
    <w:rsid w:val="00D04C9D"/>
    <w:rsid w:val="00D106C7"/>
    <w:rsid w:val="00D122CA"/>
    <w:rsid w:val="00D12698"/>
    <w:rsid w:val="00D1291F"/>
    <w:rsid w:val="00D12CEC"/>
    <w:rsid w:val="00D16468"/>
    <w:rsid w:val="00D176F1"/>
    <w:rsid w:val="00D2118A"/>
    <w:rsid w:val="00D23106"/>
    <w:rsid w:val="00D23591"/>
    <w:rsid w:val="00D27AA4"/>
    <w:rsid w:val="00D31A9E"/>
    <w:rsid w:val="00D33A38"/>
    <w:rsid w:val="00D37D10"/>
    <w:rsid w:val="00D40542"/>
    <w:rsid w:val="00D41902"/>
    <w:rsid w:val="00D42E6F"/>
    <w:rsid w:val="00D44095"/>
    <w:rsid w:val="00D52B99"/>
    <w:rsid w:val="00D5347B"/>
    <w:rsid w:val="00D5383C"/>
    <w:rsid w:val="00D55C20"/>
    <w:rsid w:val="00D615AD"/>
    <w:rsid w:val="00D63259"/>
    <w:rsid w:val="00D63914"/>
    <w:rsid w:val="00D64561"/>
    <w:rsid w:val="00D65CE1"/>
    <w:rsid w:val="00D66F55"/>
    <w:rsid w:val="00D71586"/>
    <w:rsid w:val="00D763C5"/>
    <w:rsid w:val="00D7651D"/>
    <w:rsid w:val="00D76B05"/>
    <w:rsid w:val="00D81948"/>
    <w:rsid w:val="00D81AE0"/>
    <w:rsid w:val="00D82142"/>
    <w:rsid w:val="00D85320"/>
    <w:rsid w:val="00D8585C"/>
    <w:rsid w:val="00D86E1F"/>
    <w:rsid w:val="00D87B47"/>
    <w:rsid w:val="00D931C7"/>
    <w:rsid w:val="00D94C0B"/>
    <w:rsid w:val="00DA3304"/>
    <w:rsid w:val="00DA36E2"/>
    <w:rsid w:val="00DA46F5"/>
    <w:rsid w:val="00DA5D1C"/>
    <w:rsid w:val="00DA7745"/>
    <w:rsid w:val="00DB617C"/>
    <w:rsid w:val="00DB6DA5"/>
    <w:rsid w:val="00DB6F5F"/>
    <w:rsid w:val="00DB75DE"/>
    <w:rsid w:val="00DC0240"/>
    <w:rsid w:val="00DC0C81"/>
    <w:rsid w:val="00DC1E0C"/>
    <w:rsid w:val="00DC2AD4"/>
    <w:rsid w:val="00DC3520"/>
    <w:rsid w:val="00DC361F"/>
    <w:rsid w:val="00DC3C77"/>
    <w:rsid w:val="00DC6532"/>
    <w:rsid w:val="00DC6F14"/>
    <w:rsid w:val="00DC6FCD"/>
    <w:rsid w:val="00DC795C"/>
    <w:rsid w:val="00DD6B45"/>
    <w:rsid w:val="00DD71BF"/>
    <w:rsid w:val="00DE4C3D"/>
    <w:rsid w:val="00DE4DA7"/>
    <w:rsid w:val="00DE5859"/>
    <w:rsid w:val="00DF0DCE"/>
    <w:rsid w:val="00DF1326"/>
    <w:rsid w:val="00DF1ADC"/>
    <w:rsid w:val="00DF5533"/>
    <w:rsid w:val="00E06FAF"/>
    <w:rsid w:val="00E076C2"/>
    <w:rsid w:val="00E105F4"/>
    <w:rsid w:val="00E132E3"/>
    <w:rsid w:val="00E142ED"/>
    <w:rsid w:val="00E14D63"/>
    <w:rsid w:val="00E17360"/>
    <w:rsid w:val="00E216FA"/>
    <w:rsid w:val="00E21B1B"/>
    <w:rsid w:val="00E22477"/>
    <w:rsid w:val="00E22888"/>
    <w:rsid w:val="00E22BBC"/>
    <w:rsid w:val="00E2412C"/>
    <w:rsid w:val="00E24DEF"/>
    <w:rsid w:val="00E306B2"/>
    <w:rsid w:val="00E30EE7"/>
    <w:rsid w:val="00E31197"/>
    <w:rsid w:val="00E3296F"/>
    <w:rsid w:val="00E344D7"/>
    <w:rsid w:val="00E34A8D"/>
    <w:rsid w:val="00E34D1E"/>
    <w:rsid w:val="00E35113"/>
    <w:rsid w:val="00E354D5"/>
    <w:rsid w:val="00E3658A"/>
    <w:rsid w:val="00E36C01"/>
    <w:rsid w:val="00E37D4E"/>
    <w:rsid w:val="00E37DAD"/>
    <w:rsid w:val="00E404A6"/>
    <w:rsid w:val="00E425D5"/>
    <w:rsid w:val="00E44576"/>
    <w:rsid w:val="00E45819"/>
    <w:rsid w:val="00E52A43"/>
    <w:rsid w:val="00E564B2"/>
    <w:rsid w:val="00E568A8"/>
    <w:rsid w:val="00E60F94"/>
    <w:rsid w:val="00E61DE3"/>
    <w:rsid w:val="00E628F0"/>
    <w:rsid w:val="00E63865"/>
    <w:rsid w:val="00E6416C"/>
    <w:rsid w:val="00E649CC"/>
    <w:rsid w:val="00E64CD0"/>
    <w:rsid w:val="00E64FA4"/>
    <w:rsid w:val="00E66E4C"/>
    <w:rsid w:val="00E67685"/>
    <w:rsid w:val="00E67907"/>
    <w:rsid w:val="00E70B4A"/>
    <w:rsid w:val="00E72D49"/>
    <w:rsid w:val="00E75DF8"/>
    <w:rsid w:val="00E8329B"/>
    <w:rsid w:val="00E853E9"/>
    <w:rsid w:val="00E8674A"/>
    <w:rsid w:val="00E86B1D"/>
    <w:rsid w:val="00E906D6"/>
    <w:rsid w:val="00E921EB"/>
    <w:rsid w:val="00EA077F"/>
    <w:rsid w:val="00EA0A44"/>
    <w:rsid w:val="00EA205C"/>
    <w:rsid w:val="00EA28CB"/>
    <w:rsid w:val="00EA325D"/>
    <w:rsid w:val="00EA3340"/>
    <w:rsid w:val="00EA4926"/>
    <w:rsid w:val="00EA4C5A"/>
    <w:rsid w:val="00EA70AE"/>
    <w:rsid w:val="00EA763F"/>
    <w:rsid w:val="00EB2C1C"/>
    <w:rsid w:val="00EB538F"/>
    <w:rsid w:val="00EB5778"/>
    <w:rsid w:val="00EB5880"/>
    <w:rsid w:val="00EB794C"/>
    <w:rsid w:val="00EC2B9C"/>
    <w:rsid w:val="00EC43CB"/>
    <w:rsid w:val="00EC55A4"/>
    <w:rsid w:val="00EC571F"/>
    <w:rsid w:val="00ED04AC"/>
    <w:rsid w:val="00ED2F94"/>
    <w:rsid w:val="00ED55AC"/>
    <w:rsid w:val="00ED55E0"/>
    <w:rsid w:val="00ED5868"/>
    <w:rsid w:val="00EE1701"/>
    <w:rsid w:val="00EE5999"/>
    <w:rsid w:val="00EE5B11"/>
    <w:rsid w:val="00EE634F"/>
    <w:rsid w:val="00EE6528"/>
    <w:rsid w:val="00EF1924"/>
    <w:rsid w:val="00EF3D70"/>
    <w:rsid w:val="00F06987"/>
    <w:rsid w:val="00F1039E"/>
    <w:rsid w:val="00F13BE1"/>
    <w:rsid w:val="00F23AFB"/>
    <w:rsid w:val="00F2486A"/>
    <w:rsid w:val="00F26E62"/>
    <w:rsid w:val="00F27BE6"/>
    <w:rsid w:val="00F3094E"/>
    <w:rsid w:val="00F318EF"/>
    <w:rsid w:val="00F3221E"/>
    <w:rsid w:val="00F33E20"/>
    <w:rsid w:val="00F35ABF"/>
    <w:rsid w:val="00F37A73"/>
    <w:rsid w:val="00F40657"/>
    <w:rsid w:val="00F43CFF"/>
    <w:rsid w:val="00F45A6B"/>
    <w:rsid w:val="00F47E3B"/>
    <w:rsid w:val="00F50088"/>
    <w:rsid w:val="00F50544"/>
    <w:rsid w:val="00F53651"/>
    <w:rsid w:val="00F61749"/>
    <w:rsid w:val="00F6308A"/>
    <w:rsid w:val="00F6430A"/>
    <w:rsid w:val="00F679CB"/>
    <w:rsid w:val="00F719FC"/>
    <w:rsid w:val="00F82B54"/>
    <w:rsid w:val="00F838F5"/>
    <w:rsid w:val="00F84536"/>
    <w:rsid w:val="00F8561F"/>
    <w:rsid w:val="00F858EE"/>
    <w:rsid w:val="00F876DD"/>
    <w:rsid w:val="00F9017C"/>
    <w:rsid w:val="00F91857"/>
    <w:rsid w:val="00F9417D"/>
    <w:rsid w:val="00F94636"/>
    <w:rsid w:val="00FA0F70"/>
    <w:rsid w:val="00FA2006"/>
    <w:rsid w:val="00FA2C42"/>
    <w:rsid w:val="00FA3F15"/>
    <w:rsid w:val="00FA4267"/>
    <w:rsid w:val="00FB078C"/>
    <w:rsid w:val="00FB2A4D"/>
    <w:rsid w:val="00FB3C24"/>
    <w:rsid w:val="00FB4775"/>
    <w:rsid w:val="00FC0413"/>
    <w:rsid w:val="00FC3BE2"/>
    <w:rsid w:val="00FC3E7C"/>
    <w:rsid w:val="00FC4547"/>
    <w:rsid w:val="00FC6CF1"/>
    <w:rsid w:val="00FC6ED7"/>
    <w:rsid w:val="00FC772B"/>
    <w:rsid w:val="00FC7BA4"/>
    <w:rsid w:val="00FD53FD"/>
    <w:rsid w:val="00FD6A66"/>
    <w:rsid w:val="00FD6C95"/>
    <w:rsid w:val="00FD7CE9"/>
    <w:rsid w:val="00FE30FB"/>
    <w:rsid w:val="00FE3779"/>
    <w:rsid w:val="00FE458A"/>
    <w:rsid w:val="00FE70D6"/>
    <w:rsid w:val="00FE74A9"/>
    <w:rsid w:val="00FF0C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A69294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9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9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comments.xml.rels><?xml version="1.0" encoding="UTF-8" standalone="yes"?>
<Relationships xmlns="http://schemas.openxmlformats.org/package/2006/relationships"><Relationship Id="rId1" Type="http://schemas.openxmlformats.org/officeDocument/2006/relationships/hyperlink" Target="http://link.springer.com/chapter/10.1007/978-1-4899-8041-0_6" TargetMode="External"/></Relationships>
</file>

<file path=word/_rels/document.xml.rels><?xml version="1.0" encoding="UTF-8" standalone="yes"?>
<Relationships xmlns="http://schemas.openxmlformats.org/package/2006/relationships"><Relationship Id="rId9" Type="http://schemas.openxmlformats.org/officeDocument/2006/relationships/comments" Target="comments.xml"/><Relationship Id="rId20" Type="http://schemas.openxmlformats.org/officeDocument/2006/relationships/image" Target="media/image3.emf"/><Relationship Id="rId21" Type="http://schemas.openxmlformats.org/officeDocument/2006/relationships/image" Target="media/image4.emf"/><Relationship Id="rId22" Type="http://schemas.openxmlformats.org/officeDocument/2006/relationships/image" Target="media/image5.emf"/><Relationship Id="rId23" Type="http://schemas.openxmlformats.org/officeDocument/2006/relationships/image" Target="media/image6.emf"/><Relationship Id="rId24" Type="http://schemas.openxmlformats.org/officeDocument/2006/relationships/fontTable" Target="fontTable.xml"/><Relationship Id="rId25" Type="http://schemas.openxmlformats.org/officeDocument/2006/relationships/theme" Target="theme/theme1.xml"/><Relationship Id="rId26" Type="http://schemas.microsoft.com/office/2011/relationships/people" Target="people.xml"/><Relationship Id="rId27" Type="http://schemas.microsoft.com/office/2011/relationships/commentsExtended" Target="commentsExtended.xml"/><Relationship Id="rId10" Type="http://schemas.openxmlformats.org/officeDocument/2006/relationships/hyperlink" Target="mailto:adrian.stier@gmail.com" TargetMode="External"/><Relationship Id="rId11" Type="http://schemas.openxmlformats.org/officeDocument/2006/relationships/hyperlink" Target="mailto:Jameal.Samhouri@noaa.gov" TargetMode="External"/><Relationship Id="rId12" Type="http://schemas.openxmlformats.org/officeDocument/2006/relationships/hyperlink" Target="mailto:essing@uw.edu" TargetMode="External"/><Relationship Id="rId13" Type="http://schemas.openxmlformats.org/officeDocument/2006/relationships/hyperlink" Target="mailto:cwhite31@calpoly.edu" TargetMode="External"/><Relationship Id="rId14" Type="http://schemas.openxmlformats.org/officeDocument/2006/relationships/hyperlink" Target="mailto:halpern@bren.ucsb.edu" TargetMode="External"/><Relationship Id="rId15" Type="http://schemas.openxmlformats.org/officeDocument/2006/relationships/hyperlink" Target="mailto:lynham@hawaii.edu" TargetMode="External"/><Relationship Id="rId16" Type="http://schemas.openxmlformats.org/officeDocument/2006/relationships/hyperlink" Target="mailto:anne.salomon@sfu.ca" TargetMode="External"/><Relationship Id="rId17" Type="http://schemas.openxmlformats.org/officeDocument/2006/relationships/hyperlink" Target="mailto:phil.levin@noaa.gov" TargetMode="External"/><Relationship Id="rId18" Type="http://schemas.openxmlformats.org/officeDocument/2006/relationships/image" Target="media/image1.emf"/><Relationship Id="rId19" Type="http://schemas.openxmlformats.org/officeDocument/2006/relationships/image" Target="media/image2.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15E9E9-ED8D-A343-BC7E-EA2051865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19</Pages>
  <Words>7869</Words>
  <Characters>44858</Characters>
  <Application>Microsoft Macintosh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177</cp:revision>
  <dcterms:created xsi:type="dcterms:W3CDTF">2015-09-26T21:32:00Z</dcterms:created>
  <dcterms:modified xsi:type="dcterms:W3CDTF">2015-09-28T04:13:00Z</dcterms:modified>
</cp:coreProperties>
</file>