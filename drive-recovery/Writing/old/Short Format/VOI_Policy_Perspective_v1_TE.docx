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937DA" w14:textId="25B3E27B" w:rsidR="00E33AB8" w:rsidRPr="00223CEE" w:rsidRDefault="00E33AB8" w:rsidP="00E33AB8">
      <w:pPr>
        <w:outlineLvl w:val="0"/>
        <w:rPr>
          <w:rFonts w:ascii="Helvetica" w:hAnsi="Helvetica" w:cs="Times New Roman"/>
          <w:b/>
          <w:bCs/>
          <w:sz w:val="22"/>
          <w:szCs w:val="22"/>
        </w:rPr>
      </w:pPr>
      <w:r w:rsidRPr="00223CEE">
        <w:rPr>
          <w:rFonts w:ascii="Helvetica" w:hAnsi="Helvetica"/>
          <w:b/>
          <w:sz w:val="22"/>
          <w:szCs w:val="22"/>
        </w:rPr>
        <w:t xml:space="preserve">Monitoring strategies to avoid </w:t>
      </w:r>
      <w:commentRangeStart w:id="0"/>
      <w:r w:rsidRPr="00223CEE">
        <w:rPr>
          <w:rFonts w:ascii="Helvetica" w:hAnsi="Helvetica"/>
          <w:b/>
          <w:sz w:val="22"/>
          <w:szCs w:val="22"/>
        </w:rPr>
        <w:t>resource tipping points</w:t>
      </w:r>
      <w:commentRangeEnd w:id="0"/>
      <w:r w:rsidR="00F669EE">
        <w:rPr>
          <w:rStyle w:val="CommentReference"/>
          <w:rFonts w:eastAsiaTheme="minorEastAsia"/>
          <w:lang w:eastAsia="ja-JP"/>
        </w:rPr>
        <w:commentReference w:id="0"/>
      </w:r>
    </w:p>
    <w:p w14:paraId="052D237A" w14:textId="77777777" w:rsidR="004C671C" w:rsidRDefault="004C671C" w:rsidP="004C671C">
      <w:pPr>
        <w:rPr>
          <w:rFonts w:ascii="Helvetica" w:hAnsi="Helvetica"/>
          <w:sz w:val="22"/>
          <w:szCs w:val="22"/>
        </w:rPr>
      </w:pPr>
    </w:p>
    <w:p w14:paraId="7E0481D3" w14:textId="781AC570" w:rsidR="00814B1F" w:rsidRPr="001949D3" w:rsidRDefault="00814B1F" w:rsidP="00814B1F">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Timothy E. Essington</w:t>
      </w:r>
      <w:r w:rsidRPr="00957F1F">
        <w:rPr>
          <w:rFonts w:ascii="Helvetica" w:hAnsi="Helvetica" w:cs="Times New Roman"/>
          <w:bCs/>
          <w:sz w:val="22"/>
          <w:szCs w:val="22"/>
          <w:vertAlign w:val="superscript"/>
        </w:rPr>
        <w:t>2</w:t>
      </w:r>
      <w:r w:rsidRPr="00957F1F">
        <w:rPr>
          <w:rFonts w:ascii="Helvetica" w:hAnsi="Helvetica" w:cs="Times New Roman"/>
          <w:bCs/>
          <w:sz w:val="22"/>
          <w:szCs w:val="22"/>
        </w:rPr>
        <w:t>, Jameal F. Samhouri</w:t>
      </w:r>
      <w:r w:rsidRPr="00957F1F">
        <w:rPr>
          <w:rFonts w:ascii="Helvetica" w:hAnsi="Helvetica" w:cs="Times New Roman"/>
          <w:bCs/>
          <w:sz w:val="22"/>
          <w:szCs w:val="22"/>
          <w:vertAlign w:val="superscript"/>
        </w:rPr>
        <w:t>3</w:t>
      </w:r>
      <w:r w:rsidRPr="00957F1F">
        <w:rPr>
          <w:rFonts w:ascii="Helvetica" w:hAnsi="Helvetica" w:cs="Times New Roman"/>
          <w:bCs/>
          <w:sz w:val="22"/>
          <w:szCs w:val="22"/>
        </w:rPr>
        <w:t>,</w:t>
      </w:r>
      <w:r>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1,5,6</w:t>
      </w:r>
      <w:r>
        <w:rPr>
          <w:rFonts w:ascii="Helvetica" w:hAnsi="Helvetica" w:cs="Times New Roman"/>
          <w:bCs/>
          <w:sz w:val="22"/>
          <w:szCs w:val="22"/>
        </w:rPr>
        <w:t xml:space="preserve">, </w:t>
      </w:r>
      <w:r w:rsidRPr="00957F1F">
        <w:rPr>
          <w:rFonts w:ascii="Helvetica" w:hAnsi="Helvetica" w:cs="Times New Roman"/>
          <w:bCs/>
          <w:sz w:val="22"/>
          <w:szCs w:val="22"/>
        </w:rPr>
        <w:t>Crow White</w:t>
      </w:r>
      <w:r w:rsidRPr="00957F1F">
        <w:rPr>
          <w:rFonts w:ascii="Helvetica" w:hAnsi="Helvetica" w:cs="Times New Roman"/>
          <w:bCs/>
          <w:sz w:val="22"/>
          <w:szCs w:val="22"/>
          <w:vertAlign w:val="superscript"/>
        </w:rPr>
        <w:t>4</w:t>
      </w:r>
      <w:r w:rsidRPr="00957F1F">
        <w:rPr>
          <w:rFonts w:ascii="Helvetica" w:hAnsi="Helvetica" w:cs="Times New Roman"/>
          <w:bCs/>
          <w:sz w:val="22"/>
          <w:szCs w:val="22"/>
        </w:rPr>
        <w:t>, John M. Lynham</w:t>
      </w:r>
      <w:r w:rsidRPr="00957F1F">
        <w:rPr>
          <w:rFonts w:ascii="Helvetica" w:hAnsi="Helvetica" w:cs="Times"/>
          <w:sz w:val="22"/>
          <w:szCs w:val="22"/>
          <w:vertAlign w:val="superscript"/>
        </w:rPr>
        <w:t>7</w:t>
      </w:r>
      <w:r w:rsidRPr="00957F1F">
        <w:rPr>
          <w:rFonts w:ascii="Helvetica" w:hAnsi="Helvetica" w:cs="Times New Roman"/>
          <w:bCs/>
          <w:sz w:val="22"/>
          <w:szCs w:val="22"/>
        </w:rPr>
        <w:t xml:space="preserve">, </w:t>
      </w:r>
      <w:r>
        <w:rPr>
          <w:rFonts w:ascii="Helvetica" w:hAnsi="Helvetica" w:cs="Times New Roman"/>
          <w:bCs/>
          <w:sz w:val="22"/>
          <w:szCs w:val="22"/>
        </w:rPr>
        <w:t>Anne K. Salomon</w:t>
      </w:r>
      <w:r>
        <w:rPr>
          <w:rFonts w:ascii="Helvetica" w:hAnsi="Helvetica" w:cs="Times"/>
          <w:sz w:val="22"/>
          <w:szCs w:val="22"/>
          <w:vertAlign w:val="superscript"/>
        </w:rPr>
        <w:t>8</w:t>
      </w:r>
      <w:r>
        <w:rPr>
          <w:rFonts w:ascii="Helvetica" w:hAnsi="Helvetica" w:cs="Times New Roman"/>
          <w:bCs/>
          <w:sz w:val="22"/>
          <w:szCs w:val="22"/>
        </w:rPr>
        <w:t xml:space="preserve">, </w:t>
      </w:r>
      <w:r w:rsidRPr="00957F1F">
        <w:rPr>
          <w:rFonts w:ascii="Helvetica" w:hAnsi="Helvetica" w:cs="Times New Roman"/>
          <w:bCs/>
          <w:sz w:val="22"/>
          <w:szCs w:val="22"/>
        </w:rPr>
        <w:t>and Phillip S. Levin</w:t>
      </w:r>
      <w:r w:rsidRPr="00957F1F">
        <w:rPr>
          <w:rFonts w:ascii="Helvetica" w:hAnsi="Helvetica" w:cs="Times New Roman"/>
          <w:bCs/>
          <w:sz w:val="22"/>
          <w:szCs w:val="22"/>
          <w:vertAlign w:val="superscript"/>
        </w:rPr>
        <w:t>3</w:t>
      </w:r>
      <w:r w:rsidRPr="00161963">
        <w:rPr>
          <w:rFonts w:ascii="Helvetica" w:hAnsi="Helvetica"/>
          <w:b/>
          <w:sz w:val="22"/>
          <w:szCs w:val="22"/>
        </w:rPr>
        <w:t xml:space="preserve"> </w:t>
      </w:r>
    </w:p>
    <w:p w14:paraId="0DF58766" w14:textId="77777777" w:rsidR="00814B1F" w:rsidRPr="00BE00F5" w:rsidRDefault="00814B1F" w:rsidP="00814B1F">
      <w:pPr>
        <w:widowControl w:val="0"/>
        <w:autoSpaceDE w:val="0"/>
        <w:autoSpaceDN w:val="0"/>
        <w:adjustRightInd w:val="0"/>
        <w:rPr>
          <w:rFonts w:ascii="Helvetica" w:hAnsi="Helvetica" w:cs="Times New Roman"/>
          <w:bCs/>
          <w:sz w:val="22"/>
          <w:szCs w:val="22"/>
          <w:vertAlign w:val="superscript"/>
        </w:rPr>
      </w:pPr>
    </w:p>
    <w:p w14:paraId="1F57FE64" w14:textId="77777777" w:rsidR="00814B1F" w:rsidRPr="00BE00F5" w:rsidRDefault="00814B1F" w:rsidP="00814B1F">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Pr="00030FE8">
        <w:rPr>
          <w:rFonts w:ascii="Helvetica" w:hAnsi="Helvetica" w:cs="Times New Roman"/>
          <w:sz w:val="22"/>
          <w:szCs w:val="22"/>
        </w:rPr>
        <w:t xml:space="preserve"> Department of Ecology, Evolution, and Marine Biology, University of California, Santa Barbara, CA 93106 USA</w:t>
      </w:r>
      <w:r w:rsidRPr="00BE00F5" w:rsidDel="00BE00F5">
        <w:rPr>
          <w:rFonts w:ascii="Helvetica" w:hAnsi="Helvetica" w:cs="Times New Roman"/>
          <w:iCs/>
          <w:sz w:val="22"/>
          <w:szCs w:val="22"/>
        </w:rPr>
        <w:t xml:space="preserve"> </w:t>
      </w:r>
    </w:p>
    <w:p w14:paraId="0DC70DDC" w14:textId="77777777" w:rsidR="00814B1F" w:rsidRPr="00957F1F" w:rsidRDefault="00814B1F" w:rsidP="00814B1F">
      <w:pPr>
        <w:widowControl w:val="0"/>
        <w:autoSpaceDE w:val="0"/>
        <w:autoSpaceDN w:val="0"/>
        <w:adjustRightInd w:val="0"/>
        <w:rPr>
          <w:rFonts w:ascii="Helvetica" w:hAnsi="Helvetica" w:cs="Times New Roman"/>
          <w:iCs/>
          <w:sz w:val="22"/>
          <w:szCs w:val="22"/>
        </w:rPr>
      </w:pPr>
    </w:p>
    <w:p w14:paraId="286B67FF"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B816885" w14:textId="77777777" w:rsidR="00814B1F" w:rsidRPr="00957F1F" w:rsidRDefault="00814B1F" w:rsidP="00814B1F">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E9389B6" w14:textId="77777777" w:rsidR="00814B1F" w:rsidRPr="00957F1F" w:rsidRDefault="00814B1F" w:rsidP="00814B1F">
      <w:pPr>
        <w:pStyle w:val="Header"/>
        <w:rPr>
          <w:rFonts w:ascii="Helvetica" w:hAnsi="Helvetica" w:cs="Times New Roman"/>
          <w:sz w:val="22"/>
          <w:szCs w:val="22"/>
          <w:vertAlign w:val="superscript"/>
        </w:rPr>
      </w:pPr>
    </w:p>
    <w:p w14:paraId="2D16EB54"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634EB1AE" w14:textId="77777777" w:rsidR="00814B1F" w:rsidRPr="00957F1F" w:rsidRDefault="00814B1F" w:rsidP="00814B1F">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5D035AF1" w14:textId="77777777" w:rsidR="00814B1F" w:rsidRPr="00957F1F" w:rsidRDefault="00814B1F" w:rsidP="00814B1F">
      <w:pPr>
        <w:pStyle w:val="Header"/>
        <w:rPr>
          <w:rFonts w:ascii="Helvetica" w:hAnsi="Helvetica" w:cs="Times New Roman"/>
          <w:sz w:val="22"/>
          <w:szCs w:val="22"/>
          <w:vertAlign w:val="superscript"/>
        </w:rPr>
      </w:pPr>
    </w:p>
    <w:p w14:paraId="64C4BD9E" w14:textId="77777777" w:rsidR="00814B1F" w:rsidRPr="00957F1F" w:rsidRDefault="00814B1F" w:rsidP="00814B1F">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6AAB5014"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492C0EDE" w14:textId="77777777" w:rsidR="00814B1F" w:rsidRPr="00957F1F" w:rsidRDefault="00814B1F" w:rsidP="00814B1F">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Pr="00957F1F">
        <w:rPr>
          <w:rFonts w:ascii="Helvetica" w:hAnsi="Helvetica" w:cs="Times"/>
          <w:sz w:val="22"/>
          <w:szCs w:val="22"/>
        </w:rPr>
        <w:t xml:space="preserve">Department of Economics, University of Hawaii at </w:t>
      </w:r>
      <w:proofErr w:type="spellStart"/>
      <w:r w:rsidRPr="00957F1F">
        <w:rPr>
          <w:rFonts w:ascii="Helvetica" w:hAnsi="Helvetica" w:cs="Times"/>
          <w:sz w:val="22"/>
          <w:szCs w:val="22"/>
        </w:rPr>
        <w:t>Manoa</w:t>
      </w:r>
      <w:proofErr w:type="spellEnd"/>
      <w:r w:rsidRPr="00957F1F">
        <w:rPr>
          <w:rFonts w:ascii="Helvetica" w:hAnsi="Helvetica" w:cs="Times"/>
          <w:sz w:val="22"/>
          <w:szCs w:val="22"/>
        </w:rPr>
        <w:t>, Honolulu, Hawaii 96822 USA </w:t>
      </w:r>
    </w:p>
    <w:p w14:paraId="3A43414D" w14:textId="77777777" w:rsidR="00814B1F" w:rsidRPr="001051F9" w:rsidRDefault="00814B1F" w:rsidP="00814B1F">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412CFAF8"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4D7F7CB7" w14:textId="6572B8B6" w:rsidR="00814B1F" w:rsidRPr="00957F1F" w:rsidRDefault="00814B1F" w:rsidP="00AB154E">
      <w:pPr>
        <w:widowControl w:val="0"/>
        <w:autoSpaceDE w:val="0"/>
        <w:autoSpaceDN w:val="0"/>
        <w:adjustRightInd w:val="0"/>
        <w:spacing w:after="24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Pr>
          <w:rFonts w:ascii="Helvetica" w:hAnsi="Helvetica" w:cs="Times New Roman"/>
          <w:sz w:val="22"/>
          <w:szCs w:val="22"/>
        </w:rPr>
        <w:t xml:space="preserve">r, </w:t>
      </w:r>
      <w:r w:rsidR="00AB154E">
        <w:rPr>
          <w:rFonts w:ascii="Helvetica" w:hAnsi="Helvetica" w:cs="Times New Roman"/>
          <w:sz w:val="22"/>
          <w:szCs w:val="22"/>
        </w:rPr>
        <w:t>University of California Santa Barbara, Santa Barbara, CA</w:t>
      </w:r>
      <w:r w:rsidR="00CD772B">
        <w:rPr>
          <w:rFonts w:ascii="Helvetica" w:hAnsi="Helvetica" w:cs="Times New Roman"/>
          <w:sz w:val="22"/>
          <w:szCs w:val="22"/>
        </w:rPr>
        <w:t xml:space="preserve">, </w:t>
      </w:r>
      <w:r w:rsidRPr="00957F1F">
        <w:rPr>
          <w:rFonts w:ascii="Helvetica" w:hAnsi="Helvetica" w:cs="Times New Roman"/>
          <w:sz w:val="22"/>
          <w:szCs w:val="22"/>
        </w:rPr>
        <w:t xml:space="preserve">USA. E-mail: </w:t>
      </w:r>
      <w:hyperlink r:id="rId9"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2EE04FEC" w14:textId="77777777" w:rsidR="00814B1F" w:rsidRPr="00957F1F" w:rsidRDefault="00814B1F" w:rsidP="00814B1F">
      <w:pPr>
        <w:widowControl w:val="0"/>
        <w:autoSpaceDE w:val="0"/>
        <w:autoSpaceDN w:val="0"/>
        <w:adjustRightInd w:val="0"/>
        <w:rPr>
          <w:rFonts w:ascii="Helvetica" w:hAnsi="Helvetica" w:cs="Times New Roman"/>
          <w:b/>
          <w:sz w:val="22"/>
          <w:szCs w:val="22"/>
        </w:rPr>
      </w:pPr>
    </w:p>
    <w:p w14:paraId="6E66E999" w14:textId="77777777" w:rsidR="00814B1F" w:rsidRPr="00957F1F" w:rsidRDefault="00814B1F" w:rsidP="00814B1F">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Pr>
          <w:rFonts w:ascii="Helvetica" w:hAnsi="Helvetica" w:cs="Times New Roman"/>
          <w:i/>
          <w:sz w:val="22"/>
          <w:szCs w:val="22"/>
        </w:rPr>
        <w:t>Value of Information</w:t>
      </w:r>
    </w:p>
    <w:p w14:paraId="1F000DE8" w14:textId="77777777" w:rsidR="00814B1F" w:rsidRDefault="00814B1F" w:rsidP="00814B1F">
      <w:pPr>
        <w:rPr>
          <w:rFonts w:ascii="Helvetica" w:hAnsi="Helvetica"/>
          <w:sz w:val="22"/>
          <w:szCs w:val="22"/>
          <w:u w:val="single"/>
        </w:rPr>
      </w:pPr>
    </w:p>
    <w:p w14:paraId="051D0254" w14:textId="4AC2C997" w:rsidR="00814B1F" w:rsidRPr="00223CEE" w:rsidRDefault="00814B1F" w:rsidP="00814B1F">
      <w:pPr>
        <w:rPr>
          <w:rFonts w:ascii="Helvetica" w:hAnsi="Helvetica"/>
          <w:sz w:val="22"/>
          <w:szCs w:val="22"/>
        </w:rPr>
      </w:pPr>
      <w:r w:rsidRPr="00814B1F">
        <w:rPr>
          <w:rFonts w:ascii="Helvetica" w:hAnsi="Helvetica"/>
          <w:b/>
          <w:sz w:val="22"/>
          <w:szCs w:val="22"/>
        </w:rPr>
        <w:t>One sentence summary:</w:t>
      </w:r>
      <w:r w:rsidRPr="00223CEE">
        <w:rPr>
          <w:rFonts w:ascii="Helvetica" w:hAnsi="Helvetica"/>
          <w:sz w:val="22"/>
          <w:szCs w:val="22"/>
        </w:rPr>
        <w:t xml:space="preserve"> </w:t>
      </w:r>
      <w:r>
        <w:rPr>
          <w:rFonts w:ascii="Helvetica" w:hAnsi="Helvetica"/>
          <w:sz w:val="22"/>
          <w:szCs w:val="22"/>
        </w:rPr>
        <w:t>I</w:t>
      </w:r>
      <w:r w:rsidR="00770A53">
        <w:rPr>
          <w:rFonts w:ascii="Helvetica" w:hAnsi="Helvetica"/>
          <w:sz w:val="22"/>
          <w:szCs w:val="22"/>
        </w:rPr>
        <w:t xml:space="preserve">nvestments in </w:t>
      </w:r>
      <w:r>
        <w:rPr>
          <w:rFonts w:ascii="Helvetica" w:hAnsi="Helvetica"/>
          <w:sz w:val="22"/>
          <w:szCs w:val="22"/>
        </w:rPr>
        <w:t>monitoring for</w:t>
      </w:r>
      <w:r w:rsidRPr="00223CEE">
        <w:rPr>
          <w:rFonts w:ascii="Helvetica" w:hAnsi="Helvetica"/>
          <w:sz w:val="22"/>
          <w:szCs w:val="22"/>
        </w:rPr>
        <w:t xml:space="preserve"> </w:t>
      </w:r>
      <w:r>
        <w:rPr>
          <w:rFonts w:ascii="Helvetica" w:hAnsi="Helvetica"/>
          <w:sz w:val="22"/>
          <w:szCs w:val="22"/>
        </w:rPr>
        <w:t>harvested ecosystems</w:t>
      </w:r>
      <w:r w:rsidRPr="00223CEE">
        <w:rPr>
          <w:rFonts w:ascii="Helvetica" w:hAnsi="Helvetica"/>
          <w:sz w:val="22"/>
          <w:szCs w:val="22"/>
        </w:rPr>
        <w:t xml:space="preserve"> can </w:t>
      </w:r>
      <w:r w:rsidR="00770A53">
        <w:rPr>
          <w:rFonts w:ascii="Helvetica" w:hAnsi="Helvetica"/>
          <w:sz w:val="22"/>
          <w:szCs w:val="22"/>
        </w:rPr>
        <w:t xml:space="preserve">have big payoffs, by </w:t>
      </w:r>
      <w:r>
        <w:rPr>
          <w:rFonts w:ascii="Helvetica" w:hAnsi="Helvetica"/>
          <w:sz w:val="22"/>
          <w:szCs w:val="22"/>
        </w:rPr>
        <w:t>minimiz</w:t>
      </w:r>
      <w:r w:rsidR="00770A53">
        <w:rPr>
          <w:rFonts w:ascii="Helvetica" w:hAnsi="Helvetica"/>
          <w:sz w:val="22"/>
          <w:szCs w:val="22"/>
        </w:rPr>
        <w:t>ing</w:t>
      </w:r>
      <w:r w:rsidRPr="00223CEE">
        <w:rPr>
          <w:rFonts w:ascii="Helvetica" w:hAnsi="Helvetica"/>
          <w:sz w:val="22"/>
          <w:szCs w:val="22"/>
        </w:rPr>
        <w:t xml:space="preserve"> risk of pushing </w:t>
      </w:r>
      <w:r w:rsidR="00770A53">
        <w:rPr>
          <w:rFonts w:ascii="Helvetica" w:hAnsi="Helvetica"/>
          <w:sz w:val="22"/>
          <w:szCs w:val="22"/>
        </w:rPr>
        <w:t>exploited populations</w:t>
      </w:r>
      <w:r w:rsidR="00770A53" w:rsidRPr="00223CEE">
        <w:rPr>
          <w:rFonts w:ascii="Helvetica" w:hAnsi="Helvetica"/>
          <w:sz w:val="22"/>
          <w:szCs w:val="22"/>
        </w:rPr>
        <w:t xml:space="preserve"> </w:t>
      </w:r>
      <w:r w:rsidRPr="00223CEE">
        <w:rPr>
          <w:rFonts w:ascii="Helvetica" w:hAnsi="Helvetica"/>
          <w:sz w:val="22"/>
          <w:szCs w:val="22"/>
        </w:rPr>
        <w:t>across critical thresholds.</w:t>
      </w:r>
    </w:p>
    <w:p w14:paraId="44EEFA2B" w14:textId="77777777" w:rsidR="00814B1F" w:rsidRDefault="00814B1F" w:rsidP="00814B1F">
      <w:pPr>
        <w:rPr>
          <w:rFonts w:ascii="Helvetica" w:hAnsi="Helvetica"/>
          <w:sz w:val="22"/>
          <w:szCs w:val="22"/>
        </w:rPr>
      </w:pPr>
    </w:p>
    <w:p w14:paraId="48EAE0CA" w14:textId="77777777" w:rsidR="00814B1F" w:rsidRPr="00957F1F" w:rsidRDefault="00814B1F" w:rsidP="00814B1F">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Pr>
          <w:rFonts w:ascii="Helvetica" w:hAnsi="Helvetica" w:cs="Times New Roman"/>
          <w:i/>
          <w:sz w:val="22"/>
          <w:szCs w:val="22"/>
        </w:rPr>
        <w:t xml:space="preserve">value of information, </w:t>
      </w:r>
      <w:r w:rsidRPr="00957F1F">
        <w:rPr>
          <w:rFonts w:ascii="Helvetica" w:hAnsi="Helvetica" w:cs="Times New Roman"/>
          <w:i/>
          <w:sz w:val="22"/>
          <w:szCs w:val="22"/>
        </w:rPr>
        <w:t xml:space="preserve">Adaptive Management; </w:t>
      </w:r>
      <w:r>
        <w:rPr>
          <w:rFonts w:ascii="Helvetica" w:hAnsi="Helvetica" w:cs="Times New Roman"/>
          <w:i/>
          <w:sz w:val="22"/>
          <w:szCs w:val="22"/>
        </w:rPr>
        <w:t xml:space="preserve">Precautionary Buffer; </w:t>
      </w:r>
      <w:r w:rsidRPr="00957F1F">
        <w:rPr>
          <w:rFonts w:ascii="Helvetica" w:hAnsi="Helvetica" w:cs="Times New Roman"/>
          <w:i/>
          <w:sz w:val="22"/>
          <w:szCs w:val="22"/>
        </w:rPr>
        <w:t>Tipping Points; Management Strategy Evaluation: Ecosystem</w:t>
      </w:r>
      <w:r>
        <w:rPr>
          <w:rFonts w:ascii="Helvetica" w:hAnsi="Helvetica" w:cs="Times New Roman"/>
          <w:i/>
          <w:sz w:val="22"/>
          <w:szCs w:val="22"/>
        </w:rPr>
        <w:t>-</w:t>
      </w:r>
      <w:r w:rsidRPr="00957F1F">
        <w:rPr>
          <w:rFonts w:ascii="Helvetica" w:hAnsi="Helvetica" w:cs="Times New Roman"/>
          <w:i/>
          <w:sz w:val="22"/>
          <w:szCs w:val="22"/>
        </w:rPr>
        <w:t>Based Management, Allee effect</w:t>
      </w:r>
    </w:p>
    <w:p w14:paraId="75BE75C7" w14:textId="77777777" w:rsidR="00814B1F" w:rsidRPr="00957F1F" w:rsidRDefault="00814B1F" w:rsidP="00814B1F">
      <w:pPr>
        <w:tabs>
          <w:tab w:val="left" w:pos="7020"/>
        </w:tabs>
        <w:rPr>
          <w:rFonts w:ascii="Helvetica" w:hAnsi="Helvetica" w:cs="Times New Roman"/>
          <w:b/>
          <w:sz w:val="22"/>
          <w:szCs w:val="22"/>
          <w:lang w:eastAsia="fr-FR"/>
        </w:rPr>
      </w:pPr>
    </w:p>
    <w:p w14:paraId="26B94FAD" w14:textId="77777777" w:rsidR="00814B1F" w:rsidRPr="00957F1F" w:rsidRDefault="00814B1F" w:rsidP="00814B1F">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2E326768" w14:textId="77777777" w:rsidR="00814B1F" w:rsidRPr="00957F1F" w:rsidRDefault="00814B1F" w:rsidP="00814B1F">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0" w:history="1">
        <w:r w:rsidRPr="00957F1F">
          <w:rPr>
            <w:rStyle w:val="Hyperlink"/>
            <w:rFonts w:ascii="Helvetica" w:eastAsia="Times New Roman" w:hAnsi="Helvetica" w:cs="Times New Roman"/>
            <w:sz w:val="22"/>
            <w:szCs w:val="22"/>
            <w:shd w:val="clear" w:color="auto" w:fill="FFFFFF"/>
          </w:rPr>
          <w:t>Jameal.Samhouri@noaa.gov</w:t>
        </w:r>
      </w:hyperlink>
    </w:p>
    <w:p w14:paraId="5EB5C62A" w14:textId="77777777" w:rsidR="00814B1F" w:rsidRPr="00957F1F" w:rsidRDefault="00814B1F" w:rsidP="00814B1F">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1" w:history="1">
        <w:r w:rsidRPr="00957F1F">
          <w:rPr>
            <w:rStyle w:val="Hyperlink"/>
            <w:rFonts w:ascii="Helvetica" w:hAnsi="Helvetica" w:cs="Times New Roman"/>
            <w:bCs/>
            <w:sz w:val="22"/>
            <w:szCs w:val="22"/>
          </w:rPr>
          <w:t>essing@uw.edu</w:t>
        </w:r>
      </w:hyperlink>
    </w:p>
    <w:p w14:paraId="7E801ABC" w14:textId="77777777" w:rsidR="00814B1F" w:rsidRPr="00957F1F" w:rsidRDefault="00814B1F" w:rsidP="00814B1F">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2" w:history="1">
        <w:r w:rsidRPr="00CB00AD">
          <w:rPr>
            <w:rStyle w:val="Hyperlink"/>
            <w:rFonts w:ascii="Helvetica" w:hAnsi="Helvetica" w:cs="Times New Roman"/>
            <w:bCs/>
            <w:sz w:val="22"/>
            <w:szCs w:val="22"/>
          </w:rPr>
          <w:t>cwhite31@calpoly.edu</w:t>
        </w:r>
      </w:hyperlink>
    </w:p>
    <w:p w14:paraId="138EAA91" w14:textId="77777777" w:rsidR="00814B1F" w:rsidRPr="00957F1F" w:rsidRDefault="00814B1F" w:rsidP="00814B1F">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Pr="00957F1F">
          <w:rPr>
            <w:rStyle w:val="Hyperlink"/>
            <w:rFonts w:ascii="Helvetica" w:eastAsia="Times New Roman" w:hAnsi="Helvetica" w:cs="Times New Roman"/>
            <w:sz w:val="22"/>
            <w:szCs w:val="22"/>
            <w:shd w:val="clear" w:color="auto" w:fill="FFFFFF"/>
          </w:rPr>
          <w:t>halpern@bren.ucsb.edu</w:t>
        </w:r>
      </w:hyperlink>
    </w:p>
    <w:p w14:paraId="63323159" w14:textId="77777777" w:rsidR="00814B1F" w:rsidRDefault="00814B1F" w:rsidP="00814B1F">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4" w:history="1">
        <w:r w:rsidRPr="00957F1F">
          <w:rPr>
            <w:rStyle w:val="Hyperlink"/>
            <w:rFonts w:ascii="Helvetica" w:hAnsi="Helvetica" w:cs="Times New Roman"/>
            <w:bCs/>
            <w:sz w:val="22"/>
            <w:szCs w:val="22"/>
          </w:rPr>
          <w:t>lynham@hawaii.edu</w:t>
        </w:r>
      </w:hyperlink>
    </w:p>
    <w:p w14:paraId="179C17C6" w14:textId="77777777" w:rsidR="00814B1F" w:rsidRDefault="00814B1F" w:rsidP="00814B1F">
      <w:pPr>
        <w:tabs>
          <w:tab w:val="center" w:pos="4680"/>
        </w:tabs>
        <w:rPr>
          <w:rStyle w:val="Hyperlink"/>
          <w:rFonts w:ascii="Helvetica" w:hAnsi="Helvetica" w:cs="Times New Roman"/>
          <w:bCs/>
          <w:sz w:val="22"/>
          <w:szCs w:val="22"/>
        </w:rPr>
      </w:pPr>
      <w:r w:rsidRPr="00814B1F">
        <w:rPr>
          <w:rStyle w:val="Hyperlink"/>
          <w:rFonts w:ascii="Helvetica" w:hAnsi="Helvetica" w:cs="Times New Roman"/>
          <w:bCs/>
          <w:sz w:val="22"/>
          <w:szCs w:val="22"/>
          <w:u w:val="none"/>
        </w:rPr>
        <w:t>Anne K. Salomon:</w:t>
      </w:r>
      <w:r w:rsidRPr="00E306B2">
        <w:rPr>
          <w:rStyle w:val="Hyperlink"/>
          <w:rFonts w:ascii="Helvetica" w:hAnsi="Helvetica" w:cs="Times New Roman"/>
          <w:bCs/>
          <w:sz w:val="22"/>
          <w:szCs w:val="22"/>
        </w:rPr>
        <w:t xml:space="preserve"> </w:t>
      </w:r>
      <w:hyperlink r:id="rId15" w:history="1">
        <w:r w:rsidRPr="006A5103">
          <w:rPr>
            <w:rStyle w:val="Hyperlink"/>
            <w:rFonts w:ascii="Helvetica" w:hAnsi="Helvetica" w:cs="Times New Roman"/>
            <w:bCs/>
            <w:sz w:val="22"/>
            <w:szCs w:val="22"/>
          </w:rPr>
          <w:t>anne.salomon@sfu.ca</w:t>
        </w:r>
      </w:hyperlink>
    </w:p>
    <w:p w14:paraId="6F6A2E94" w14:textId="6C686EAC" w:rsidR="00606EAA" w:rsidRDefault="00814B1F">
      <w:pPr>
        <w:rPr>
          <w:rFonts w:ascii="Helvetica" w:hAnsi="Helvetica"/>
          <w:sz w:val="22"/>
          <w:szCs w:val="22"/>
        </w:rPr>
      </w:pPr>
      <w:r w:rsidRPr="00957F1F">
        <w:rPr>
          <w:rFonts w:ascii="Helvetica" w:hAnsi="Helvetica" w:cs="Times New Roman"/>
          <w:bCs/>
          <w:sz w:val="22"/>
          <w:szCs w:val="22"/>
        </w:rPr>
        <w:t xml:space="preserve">Phillip S. Levin: </w:t>
      </w:r>
      <w:hyperlink r:id="rId16" w:history="1">
        <w:r w:rsidRPr="00957F1F">
          <w:rPr>
            <w:rStyle w:val="Hyperlink"/>
            <w:rFonts w:ascii="Helvetica" w:eastAsia="Times New Roman" w:hAnsi="Helvetica" w:cs="Times New Roman"/>
            <w:sz w:val="22"/>
            <w:szCs w:val="22"/>
            <w:shd w:val="clear" w:color="auto" w:fill="FFFFFF"/>
          </w:rPr>
          <w:t>phil.levin@noaa.gov</w:t>
        </w:r>
      </w:hyperlink>
      <w:r w:rsidR="00606EAA">
        <w:rPr>
          <w:rFonts w:ascii="Helvetica" w:hAnsi="Helvetica"/>
          <w:sz w:val="22"/>
          <w:szCs w:val="22"/>
        </w:rPr>
        <w:br w:type="page"/>
      </w:r>
    </w:p>
    <w:p w14:paraId="7228F5AC" w14:textId="0440492F" w:rsidR="00324B34" w:rsidRPr="00223CEE" w:rsidRDefault="00A56FEC" w:rsidP="00324B34">
      <w:pPr>
        <w:rPr>
          <w:rFonts w:ascii="Helvetica" w:hAnsi="Helvetica"/>
          <w:sz w:val="22"/>
          <w:szCs w:val="22"/>
        </w:rPr>
      </w:pPr>
      <w:r w:rsidRPr="00223CEE">
        <w:rPr>
          <w:rFonts w:ascii="Helvetica" w:eastAsia="Times New Roman" w:hAnsi="Helvetica" w:cs="Times New Roman"/>
          <w:sz w:val="22"/>
          <w:szCs w:val="22"/>
        </w:rPr>
        <w:lastRenderedPageBreak/>
        <w:t>Decision-makers</w:t>
      </w:r>
      <w:r w:rsidR="00DF0D93" w:rsidRPr="00223CEE">
        <w:rPr>
          <w:rFonts w:ascii="Helvetica" w:eastAsia="Times New Roman" w:hAnsi="Helvetica" w:cs="Times New Roman"/>
          <w:sz w:val="22"/>
          <w:szCs w:val="22"/>
        </w:rPr>
        <w:t xml:space="preserve"> seeking to avoid the collapse of financial, medical, or military defense systems often rely on detailed information to </w:t>
      </w:r>
      <w:r w:rsidR="00AB45E8">
        <w:rPr>
          <w:rFonts w:ascii="Helvetica" w:eastAsia="Times New Roman" w:hAnsi="Helvetica" w:cs="Times New Roman"/>
          <w:sz w:val="22"/>
          <w:szCs w:val="22"/>
        </w:rPr>
        <w:t>manage risk</w:t>
      </w:r>
      <w:r w:rsidR="00DF0D93" w:rsidRPr="00223CEE">
        <w:rPr>
          <w:rFonts w:ascii="Helvetica" w:eastAsia="Times New Roman" w:hAnsi="Helvetica" w:cs="Times New Roman"/>
          <w:sz w:val="22"/>
          <w:szCs w:val="22"/>
        </w:rPr>
        <w:t xml:space="preserve">. However, high precision </w:t>
      </w:r>
      <w:r w:rsidR="00AB45E8">
        <w:rPr>
          <w:rFonts w:ascii="Helvetica" w:eastAsia="Times New Roman" w:hAnsi="Helvetica" w:cs="Times New Roman"/>
          <w:sz w:val="22"/>
          <w:szCs w:val="22"/>
        </w:rPr>
        <w:t>monitoring of systems is</w:t>
      </w:r>
      <w:r w:rsidR="00DF0D93" w:rsidRPr="00223CEE">
        <w:rPr>
          <w:rFonts w:ascii="Helvetica" w:eastAsia="Times New Roman" w:hAnsi="Helvetica" w:cs="Times New Roman"/>
          <w:sz w:val="22"/>
          <w:szCs w:val="22"/>
        </w:rPr>
        <w:t xml:space="preserve"> often costly</w:t>
      </w:r>
      <w:r w:rsidR="00223CEE">
        <w:rPr>
          <w:rFonts w:ascii="Helvetica" w:eastAsia="Times New Roman" w:hAnsi="Helvetica" w:cs="Times New Roman"/>
          <w:sz w:val="22"/>
          <w:szCs w:val="22"/>
        </w:rPr>
        <w:t>, require</w:t>
      </w:r>
      <w:r w:rsidR="00AB45E8">
        <w:rPr>
          <w:rFonts w:ascii="Helvetica" w:eastAsia="Times New Roman" w:hAnsi="Helvetica" w:cs="Times New Roman"/>
          <w:sz w:val="22"/>
          <w:szCs w:val="22"/>
        </w:rPr>
        <w:t>s</w:t>
      </w:r>
      <w:r w:rsidR="00223CEE">
        <w:rPr>
          <w:rFonts w:ascii="Helvetica" w:eastAsia="Times New Roman" w:hAnsi="Helvetica" w:cs="Times New Roman"/>
          <w:sz w:val="22"/>
          <w:szCs w:val="22"/>
        </w:rPr>
        <w:t xml:space="preserve"> analysis </w:t>
      </w:r>
      <w:r w:rsidR="00F51CC5">
        <w:rPr>
          <w:rFonts w:ascii="Helvetica" w:eastAsia="Times New Roman" w:hAnsi="Helvetica" w:cs="Times New Roman"/>
          <w:sz w:val="22"/>
          <w:szCs w:val="22"/>
        </w:rPr>
        <w:t xml:space="preserve">and storage </w:t>
      </w:r>
      <w:r w:rsidR="00223CEE">
        <w:rPr>
          <w:rFonts w:ascii="Helvetica" w:eastAsia="Times New Roman" w:hAnsi="Helvetica" w:cs="Times New Roman"/>
          <w:sz w:val="22"/>
          <w:szCs w:val="22"/>
        </w:rPr>
        <w:t>of massive datasets,</w:t>
      </w:r>
      <w:r w:rsidR="00DF0D93" w:rsidRPr="00223CEE">
        <w:rPr>
          <w:rFonts w:ascii="Helvetica" w:eastAsia="Times New Roman" w:hAnsi="Helvetica" w:cs="Times New Roman"/>
          <w:sz w:val="22"/>
          <w:szCs w:val="22"/>
        </w:rPr>
        <w:t xml:space="preserve"> and </w:t>
      </w:r>
      <w:r w:rsidR="00223CEE">
        <w:rPr>
          <w:rFonts w:ascii="Helvetica" w:eastAsia="Times New Roman" w:hAnsi="Helvetica" w:cs="Times New Roman"/>
          <w:sz w:val="22"/>
          <w:szCs w:val="22"/>
        </w:rPr>
        <w:t>can</w:t>
      </w:r>
      <w:r w:rsidR="00DF0D93" w:rsidRPr="00223CEE">
        <w:rPr>
          <w:rFonts w:ascii="Helvetica" w:eastAsia="Times New Roman" w:hAnsi="Helvetica" w:cs="Times New Roman"/>
          <w:sz w:val="22"/>
          <w:szCs w:val="22"/>
        </w:rPr>
        <w:t xml:space="preserve"> delay decision making.</w:t>
      </w:r>
      <w:r w:rsidR="00324B34" w:rsidRPr="00223CEE">
        <w:rPr>
          <w:rFonts w:ascii="Helvetica" w:eastAsia="Times New Roman" w:hAnsi="Helvetica" w:cs="Times New Roman"/>
          <w:sz w:val="22"/>
          <w:szCs w:val="22"/>
        </w:rPr>
        <w:t xml:space="preserve"> </w:t>
      </w:r>
      <w:r w:rsidR="00770A53">
        <w:rPr>
          <w:rFonts w:ascii="Helvetica" w:eastAsia="Times New Roman" w:hAnsi="Helvetica" w:cs="Times New Roman"/>
          <w:sz w:val="22"/>
          <w:szCs w:val="22"/>
        </w:rPr>
        <w:t>I</w:t>
      </w:r>
      <w:r w:rsidR="00324B34" w:rsidRPr="00223CEE">
        <w:rPr>
          <w:rFonts w:ascii="Helvetica" w:hAnsi="Helvetica"/>
          <w:sz w:val="22"/>
          <w:szCs w:val="22"/>
        </w:rPr>
        <w:t xml:space="preserve">n </w:t>
      </w:r>
      <w:r w:rsidR="00770A53">
        <w:rPr>
          <w:rFonts w:ascii="Helvetica" w:hAnsi="Helvetica"/>
          <w:sz w:val="22"/>
          <w:szCs w:val="22"/>
        </w:rPr>
        <w:t>environmental</w:t>
      </w:r>
      <w:r w:rsidR="00324B34" w:rsidRPr="00223CEE">
        <w:rPr>
          <w:rFonts w:ascii="Helvetica" w:hAnsi="Helvetica"/>
          <w:sz w:val="22"/>
          <w:szCs w:val="22"/>
        </w:rPr>
        <w:t xml:space="preserve"> management</w:t>
      </w:r>
      <w:r w:rsidR="00770A53">
        <w:rPr>
          <w:rFonts w:ascii="Helvetica" w:hAnsi="Helvetica"/>
          <w:sz w:val="22"/>
          <w:szCs w:val="22"/>
        </w:rPr>
        <w:t>, a major question</w:t>
      </w:r>
      <w:r w:rsidR="00324B34" w:rsidRPr="00223CEE">
        <w:rPr>
          <w:rFonts w:ascii="Helvetica" w:hAnsi="Helvetica"/>
          <w:sz w:val="22"/>
          <w:szCs w:val="22"/>
        </w:rPr>
        <w:t xml:space="preserve"> </w:t>
      </w:r>
      <w:r w:rsidR="00D66FA1" w:rsidRPr="00223CEE">
        <w:rPr>
          <w:rFonts w:ascii="Helvetica" w:hAnsi="Helvetica"/>
          <w:sz w:val="22"/>
          <w:szCs w:val="22"/>
        </w:rPr>
        <w:t xml:space="preserve">is </w:t>
      </w:r>
      <w:r w:rsidRPr="00223CEE">
        <w:rPr>
          <w:rFonts w:ascii="Helvetica" w:hAnsi="Helvetica"/>
          <w:sz w:val="22"/>
          <w:szCs w:val="22"/>
        </w:rPr>
        <w:t xml:space="preserve">how much </w:t>
      </w:r>
      <w:r w:rsidR="00210142">
        <w:rPr>
          <w:rFonts w:ascii="Helvetica" w:hAnsi="Helvetica"/>
          <w:sz w:val="22"/>
          <w:szCs w:val="22"/>
        </w:rPr>
        <w:t>monitoring</w:t>
      </w:r>
      <w:r w:rsidRPr="00223CEE">
        <w:rPr>
          <w:rFonts w:ascii="Helvetica" w:hAnsi="Helvetica"/>
          <w:sz w:val="22"/>
          <w:szCs w:val="22"/>
        </w:rPr>
        <w:t xml:space="preserve"> </w:t>
      </w:r>
      <w:r w:rsidR="00241C79" w:rsidRPr="00223CEE">
        <w:rPr>
          <w:rFonts w:ascii="Helvetica" w:hAnsi="Helvetica"/>
          <w:sz w:val="22"/>
          <w:szCs w:val="22"/>
        </w:rPr>
        <w:t>is needed t</w:t>
      </w:r>
      <w:r w:rsidRPr="00223CEE">
        <w:rPr>
          <w:rFonts w:ascii="Helvetica" w:hAnsi="Helvetica"/>
          <w:sz w:val="22"/>
          <w:szCs w:val="22"/>
        </w:rPr>
        <w:t xml:space="preserve">o </w:t>
      </w:r>
      <w:r w:rsidR="00D66FA1" w:rsidRPr="00223CEE">
        <w:rPr>
          <w:rFonts w:ascii="Helvetica" w:hAnsi="Helvetica"/>
          <w:sz w:val="22"/>
          <w:szCs w:val="22"/>
        </w:rPr>
        <w:t>maximize delivery of ecosystem</w:t>
      </w:r>
      <w:r w:rsidR="008C578A">
        <w:rPr>
          <w:rFonts w:ascii="Helvetica" w:hAnsi="Helvetica"/>
          <w:sz w:val="22"/>
          <w:szCs w:val="22"/>
        </w:rPr>
        <w:t xml:space="preserve"> goods and</w:t>
      </w:r>
      <w:r w:rsidR="00D66FA1" w:rsidRPr="00223CEE">
        <w:rPr>
          <w:rFonts w:ascii="Helvetica" w:hAnsi="Helvetica"/>
          <w:sz w:val="22"/>
          <w:szCs w:val="22"/>
        </w:rPr>
        <w:t xml:space="preserve"> services while minimizing risk of </w:t>
      </w:r>
      <w:r w:rsidR="006B0DA7">
        <w:rPr>
          <w:rFonts w:ascii="Helvetica" w:hAnsi="Helvetica"/>
          <w:sz w:val="22"/>
          <w:szCs w:val="22"/>
        </w:rPr>
        <w:t>species or ecosystem collapse</w:t>
      </w:r>
      <w:r w:rsidR="00945433">
        <w:rPr>
          <w:rFonts w:ascii="Helvetica" w:hAnsi="Helvetica"/>
          <w:sz w:val="22"/>
          <w:szCs w:val="22"/>
        </w:rPr>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&lt;EndNote&gt;&lt;Cite&gt;&lt;Author&gt;Kates&lt;/Author&gt;&lt;Year&gt;2001&lt;/Year&gt;&lt;RecNum&gt;8077&lt;/RecNum&gt;&lt;DisplayText&gt;(&lt;style face="italic"&gt;1&lt;/style&gt;)&lt;/DisplayText&gt;&lt;record&gt;&lt;rec-number&gt;8077&lt;/rec-number&gt;&lt;foreign-keys&gt;&lt;key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w:t>
      </w:r>
      <w:r w:rsidR="00787ADA">
        <w:rPr>
          <w:rFonts w:ascii="Helvetica" w:hAnsi="Helvetica"/>
          <w:noProof/>
          <w:sz w:val="22"/>
          <w:szCs w:val="22"/>
        </w:rPr>
        <w:t>)</w:t>
      </w:r>
      <w:r w:rsidR="00787ADA">
        <w:rPr>
          <w:rFonts w:ascii="Helvetica" w:hAnsi="Helvetica"/>
          <w:sz w:val="22"/>
          <w:szCs w:val="22"/>
        </w:rPr>
        <w:fldChar w:fldCharType="end"/>
      </w:r>
      <w:r w:rsidR="00D66FA1" w:rsidRPr="00223CEE">
        <w:rPr>
          <w:rFonts w:ascii="Helvetica" w:hAnsi="Helvetica"/>
          <w:sz w:val="22"/>
          <w:szCs w:val="22"/>
        </w:rPr>
        <w:t>?</w:t>
      </w:r>
    </w:p>
    <w:p w14:paraId="03DB6E7E" w14:textId="77341AA1" w:rsidR="00F51CC5" w:rsidRDefault="008C578A" w:rsidP="009D71DB">
      <w:pPr>
        <w:ind w:firstLine="810"/>
        <w:rPr>
          <w:rFonts w:ascii="Helvetica" w:hAnsi="Helvetica"/>
          <w:sz w:val="22"/>
          <w:szCs w:val="22"/>
        </w:rPr>
      </w:pPr>
      <w:r>
        <w:rPr>
          <w:rFonts w:ascii="Helvetica" w:eastAsia="Times New Roman" w:hAnsi="Helvetica" w:cs="Times New Roman"/>
          <w:sz w:val="22"/>
          <w:szCs w:val="22"/>
        </w:rPr>
        <w:t>In natural resource management,</w:t>
      </w:r>
      <w:r w:rsidR="009D71DB">
        <w:rPr>
          <w:rFonts w:ascii="Helvetica" w:eastAsia="Times New Roman" w:hAnsi="Helvetica" w:cs="Times New Roman"/>
          <w:sz w:val="22"/>
          <w:szCs w:val="22"/>
        </w:rPr>
        <w:t xml:space="preserve"> </w:t>
      </w:r>
      <w:r>
        <w:rPr>
          <w:rFonts w:ascii="Helvetica" w:eastAsia="Times New Roman" w:hAnsi="Helvetica" w:cs="Times New Roman"/>
          <w:sz w:val="22"/>
          <w:szCs w:val="22"/>
        </w:rPr>
        <w:t>monitoring</w:t>
      </w:r>
      <w:r w:rsidR="009D71DB">
        <w:rPr>
          <w:rFonts w:ascii="Helvetica" w:eastAsia="Times New Roman" w:hAnsi="Helvetica" w:cs="Times New Roman"/>
          <w:sz w:val="22"/>
          <w:szCs w:val="22"/>
        </w:rPr>
        <w:t xml:space="preserve"> typically allows managers to assess the status of a species relative to a critical threshold </w:t>
      </w:r>
      <w:del w:id="1" w:author="Timothy Essington" w:date="2016-06-07T13:57:00Z">
        <w:r w:rsidR="009D71DB" w:rsidDel="00886566">
          <w:rPr>
            <w:rFonts w:ascii="Helvetica" w:eastAsia="Times New Roman" w:hAnsi="Helvetica" w:cs="Times New Roman"/>
            <w:sz w:val="22"/>
            <w:szCs w:val="22"/>
          </w:rPr>
          <w:delText>known</w:delText>
        </w:r>
      </w:del>
      <w:ins w:id="2" w:author="Timothy Essington" w:date="2016-06-07T13:57:00Z">
        <w:r w:rsidR="00886566">
          <w:rPr>
            <w:rFonts w:ascii="Helvetica" w:eastAsia="Times New Roman" w:hAnsi="Helvetica" w:cs="Times New Roman"/>
            <w:sz w:val="22"/>
            <w:szCs w:val="22"/>
          </w:rPr>
          <w:t>values below which the risk of collapse</w:t>
        </w:r>
      </w:ins>
      <w:ins w:id="3" w:author="Timothy Essington" w:date="2016-06-07T13:58:00Z">
        <w:r w:rsidR="00886566">
          <w:rPr>
            <w:rFonts w:ascii="Helvetica" w:eastAsia="Times New Roman" w:hAnsi="Helvetica" w:cs="Times New Roman"/>
            <w:sz w:val="22"/>
            <w:szCs w:val="22"/>
          </w:rPr>
          <w:t xml:space="preserve"> becomes high</w:t>
        </w:r>
      </w:ins>
      <w:del w:id="4" w:author="Timothy Essington" w:date="2016-06-07T13:47:00Z">
        <w:r w:rsidR="009D71DB" w:rsidDel="00886566">
          <w:rPr>
            <w:rFonts w:ascii="Helvetica" w:eastAsia="Times New Roman" w:hAnsi="Helvetica" w:cs="Times New Roman"/>
            <w:sz w:val="22"/>
            <w:szCs w:val="22"/>
          </w:rPr>
          <w:delText xml:space="preserve"> as</w:delText>
        </w:r>
        <w:r w:rsidR="00632662" w:rsidDel="00886566">
          <w:rPr>
            <w:rFonts w:ascii="Helvetica" w:eastAsia="Times New Roman" w:hAnsi="Helvetica" w:cs="Times New Roman"/>
            <w:sz w:val="22"/>
            <w:szCs w:val="22"/>
          </w:rPr>
          <w:delText xml:space="preserve"> a limit reference point</w:delText>
        </w:r>
      </w:del>
      <w:r w:rsidR="00632662">
        <w:rPr>
          <w:rFonts w:ascii="Helvetica" w:eastAsia="Times New Roman" w:hAnsi="Helvetica" w:cs="Times New Roman"/>
          <w:sz w:val="22"/>
          <w:szCs w:val="22"/>
        </w:rPr>
        <w:t xml:space="preserve">. For a resource like </w:t>
      </w:r>
      <w:r w:rsidR="009D71DB">
        <w:rPr>
          <w:rFonts w:ascii="Helvetica" w:eastAsia="Times New Roman" w:hAnsi="Helvetica" w:cs="Times New Roman"/>
          <w:sz w:val="22"/>
          <w:szCs w:val="22"/>
        </w:rPr>
        <w:t xml:space="preserve">fish, </w:t>
      </w:r>
      <w:del w:id="5" w:author="Timothy Essington" w:date="2016-06-07T13:48:00Z">
        <w:r w:rsidR="009D71DB" w:rsidDel="00886566">
          <w:rPr>
            <w:rFonts w:ascii="Helvetica" w:eastAsia="Times New Roman" w:hAnsi="Helvetica" w:cs="Times New Roman"/>
            <w:sz w:val="22"/>
            <w:szCs w:val="22"/>
          </w:rPr>
          <w:delText xml:space="preserve">limit </w:delText>
        </w:r>
        <w:r w:rsidR="00DB1501" w:rsidRPr="00223CEE" w:rsidDel="00886566">
          <w:rPr>
            <w:rFonts w:ascii="Helvetica" w:hAnsi="Helvetica"/>
            <w:sz w:val="22"/>
            <w:szCs w:val="22"/>
          </w:rPr>
          <w:delText>reference points</w:delText>
        </w:r>
      </w:del>
      <w:ins w:id="6" w:author="Timothy Essington" w:date="2016-06-07T13:48:00Z">
        <w:r w:rsidR="00886566">
          <w:rPr>
            <w:rFonts w:ascii="Helvetica" w:eastAsia="Times New Roman" w:hAnsi="Helvetica" w:cs="Times New Roman"/>
            <w:sz w:val="22"/>
            <w:szCs w:val="22"/>
          </w:rPr>
          <w:t xml:space="preserve">such management strategies often include lower population limits below </w:t>
        </w:r>
      </w:ins>
      <w:del w:id="7" w:author="Timothy Essington" w:date="2016-06-07T13:48:00Z">
        <w:r w:rsidR="009D71DB" w:rsidDel="00886566">
          <w:rPr>
            <w:rFonts w:ascii="Helvetica" w:hAnsi="Helvetica"/>
            <w:sz w:val="22"/>
            <w:szCs w:val="22"/>
          </w:rPr>
          <w:delText xml:space="preserve"> are defined as the </w:delText>
        </w:r>
        <w:r w:rsidR="00632662" w:rsidDel="00886566">
          <w:rPr>
            <w:rFonts w:ascii="Helvetica" w:hAnsi="Helvetica"/>
            <w:sz w:val="22"/>
            <w:szCs w:val="22"/>
          </w:rPr>
          <w:delText xml:space="preserve">fish </w:delText>
        </w:r>
        <w:r w:rsidDel="00886566">
          <w:rPr>
            <w:rFonts w:ascii="Helvetica" w:hAnsi="Helvetica"/>
            <w:sz w:val="22"/>
            <w:szCs w:val="22"/>
          </w:rPr>
          <w:delText xml:space="preserve">biomass threshold </w:delText>
        </w:r>
      </w:del>
      <w:r>
        <w:rPr>
          <w:rFonts w:ascii="Helvetica" w:hAnsi="Helvetica"/>
          <w:sz w:val="22"/>
          <w:szCs w:val="22"/>
        </w:rPr>
        <w:t xml:space="preserve">below which </w:t>
      </w:r>
      <w:r w:rsidR="00DB1501" w:rsidRPr="00223CEE">
        <w:rPr>
          <w:rFonts w:ascii="Helvetica" w:hAnsi="Helvetica"/>
          <w:sz w:val="22"/>
          <w:szCs w:val="22"/>
        </w:rPr>
        <w:t xml:space="preserve">harvest is </w:t>
      </w:r>
      <w:del w:id="8" w:author="Timothy Essington" w:date="2016-06-07T13:48:00Z">
        <w:r w:rsidR="00DB1501" w:rsidRPr="00223CEE" w:rsidDel="00886566">
          <w:rPr>
            <w:rFonts w:ascii="Helvetica" w:hAnsi="Helvetica"/>
            <w:sz w:val="22"/>
            <w:szCs w:val="22"/>
          </w:rPr>
          <w:delText>stopped</w:delText>
        </w:r>
      </w:del>
      <w:ins w:id="9" w:author="Timothy Essington" w:date="2016-06-07T13:48:00Z">
        <w:r w:rsidR="00886566">
          <w:rPr>
            <w:rFonts w:ascii="Helvetica" w:hAnsi="Helvetica"/>
            <w:sz w:val="22"/>
            <w:szCs w:val="22"/>
          </w:rPr>
          <w:t>suspended</w:t>
        </w:r>
      </w:ins>
      <w:r w:rsidR="007C5964">
        <w:rPr>
          <w:rFonts w:ascii="Helvetica" w:hAnsi="Helvetica"/>
          <w:sz w:val="22"/>
          <w:szCs w:val="22"/>
        </w:rPr>
        <w:t>,</w:t>
      </w:r>
      <w:r w:rsidR="00DB1501" w:rsidRPr="00223CEE">
        <w:rPr>
          <w:rFonts w:ascii="Helvetica" w:hAnsi="Helvetica"/>
          <w:sz w:val="22"/>
          <w:szCs w:val="22"/>
        </w:rPr>
        <w:t xml:space="preserve"> because the </w:t>
      </w:r>
      <w:ins w:id="10" w:author="Timothy Essington" w:date="2016-06-07T13:49:00Z">
        <w:r w:rsidR="00886566">
          <w:rPr>
            <w:rFonts w:ascii="Helvetica" w:hAnsi="Helvetica"/>
            <w:sz w:val="22"/>
            <w:szCs w:val="22"/>
          </w:rPr>
          <w:t xml:space="preserve">risk of </w:t>
        </w:r>
      </w:ins>
      <w:ins w:id="11" w:author="Timothy Essington" w:date="2016-06-07T13:56:00Z">
        <w:r w:rsidR="00886566">
          <w:rPr>
            <w:rFonts w:ascii="Helvetica" w:hAnsi="Helvetica"/>
            <w:sz w:val="22"/>
            <w:szCs w:val="22"/>
          </w:rPr>
          <w:t xml:space="preserve">serious or irreversible harm </w:t>
        </w:r>
      </w:ins>
      <w:ins w:id="12" w:author="Timothy Essington" w:date="2016-06-07T13:58:00Z">
        <w:r w:rsidR="00886566">
          <w:rPr>
            <w:rFonts w:ascii="Helvetica" w:hAnsi="Helvetica"/>
            <w:sz w:val="22"/>
            <w:szCs w:val="22"/>
          </w:rPr>
          <w:t xml:space="preserve">to populations, ecosystems, economies, and societies </w:t>
        </w:r>
      </w:ins>
      <w:ins w:id="13" w:author="Timothy Essington" w:date="2016-06-07T13:56:00Z">
        <w:r w:rsidR="00886566">
          <w:rPr>
            <w:rFonts w:ascii="Helvetica" w:hAnsi="Helvetica"/>
            <w:sz w:val="22"/>
            <w:szCs w:val="22"/>
          </w:rPr>
          <w:t>is greatly elevated</w:t>
        </w:r>
      </w:ins>
      <w:ins w:id="14" w:author="Timothy Essington" w:date="2016-06-07T13:49:00Z">
        <w:r w:rsidR="00886566">
          <w:rPr>
            <w:rFonts w:ascii="Helvetica" w:hAnsi="Helvetica"/>
            <w:sz w:val="22"/>
            <w:szCs w:val="22"/>
          </w:rPr>
          <w:t xml:space="preserve">. </w:t>
        </w:r>
      </w:ins>
      <w:del w:id="15" w:author="Timothy Essington" w:date="2016-06-07T13:50:00Z">
        <w:r w:rsidR="00DB1501" w:rsidRPr="00223CEE" w:rsidDel="00886566">
          <w:rPr>
            <w:rFonts w:ascii="Helvetica" w:hAnsi="Helvetica"/>
            <w:sz w:val="22"/>
            <w:szCs w:val="22"/>
          </w:rPr>
          <w:delText>resource is estimated to be at such low abundance that it</w:delText>
        </w:r>
        <w:r w:rsidRPr="008C578A" w:rsidDel="00886566">
          <w:rPr>
            <w:rFonts w:ascii="Helvetica" w:hAnsi="Helvetica"/>
            <w:sz w:val="22"/>
            <w:szCs w:val="22"/>
          </w:rPr>
          <w:delText xml:space="preserve"> </w:delText>
        </w:r>
      </w:del>
      <w:del w:id="16" w:author="Timothy Essington" w:date="2016-06-07T13:59:00Z">
        <w:r w:rsidRPr="00223CEE" w:rsidDel="00886566">
          <w:rPr>
            <w:rFonts w:ascii="Helvetica" w:hAnsi="Helvetica"/>
            <w:sz w:val="22"/>
            <w:szCs w:val="22"/>
          </w:rPr>
          <w:delText>precipitates ecological, economic and social disruptions</w:delText>
        </w:r>
        <w:r w:rsidDel="00886566">
          <w:rPr>
            <w:rFonts w:ascii="Helvetica" w:hAnsi="Helvetica"/>
            <w:sz w:val="22"/>
            <w:szCs w:val="22"/>
          </w:rPr>
          <w:delText>.</w:delText>
        </w:r>
        <w:r w:rsidR="00324B34" w:rsidRPr="00223CEE" w:rsidDel="00886566">
          <w:rPr>
            <w:rFonts w:ascii="Helvetica" w:hAnsi="Helvetica"/>
            <w:sz w:val="22"/>
            <w:szCs w:val="22"/>
          </w:rPr>
          <w:delText xml:space="preserve"> </w:delText>
        </w:r>
      </w:del>
      <w:r w:rsidR="00C61828" w:rsidRPr="00223CEE">
        <w:rPr>
          <w:rFonts w:ascii="Helvetica" w:hAnsi="Helvetica"/>
          <w:sz w:val="22"/>
          <w:szCs w:val="22"/>
        </w:rPr>
        <w:t xml:space="preserve">Intensive monitoring can facilitate the avoidance of </w:t>
      </w:r>
      <w:r>
        <w:rPr>
          <w:rFonts w:ascii="Helvetica" w:hAnsi="Helvetica"/>
          <w:sz w:val="22"/>
          <w:szCs w:val="22"/>
        </w:rPr>
        <w:t xml:space="preserve">this </w:t>
      </w:r>
      <w:r w:rsidR="00F51CC5">
        <w:rPr>
          <w:rFonts w:ascii="Helvetica" w:hAnsi="Helvetica"/>
          <w:sz w:val="22"/>
          <w:szCs w:val="22"/>
        </w:rPr>
        <w:t>threshold</w:t>
      </w:r>
      <w:r w:rsidR="00C61828" w:rsidRPr="00223CEE">
        <w:rPr>
          <w:rFonts w:ascii="Helvetica" w:hAnsi="Helvetica"/>
          <w:sz w:val="22"/>
          <w:szCs w:val="22"/>
        </w:rPr>
        <w:t xml:space="preserve"> </w:t>
      </w:r>
      <w:r>
        <w:rPr>
          <w:rFonts w:ascii="Helvetica" w:hAnsi="Helvetica"/>
          <w:sz w:val="22"/>
          <w:szCs w:val="22"/>
        </w:rPr>
        <w:t>and</w:t>
      </w:r>
      <w:r w:rsidR="00C61828" w:rsidRPr="00223CEE">
        <w:rPr>
          <w:rFonts w:ascii="Helvetica" w:hAnsi="Helvetica"/>
          <w:sz w:val="22"/>
          <w:szCs w:val="22"/>
        </w:rPr>
        <w:t xml:space="preserve"> </w:t>
      </w:r>
      <w:r>
        <w:rPr>
          <w:rFonts w:ascii="Helvetica" w:hAnsi="Helvetica"/>
          <w:sz w:val="22"/>
          <w:szCs w:val="22"/>
        </w:rPr>
        <w:t>ensure</w:t>
      </w:r>
      <w:r w:rsidR="00C61828" w:rsidRPr="00223CEE">
        <w:rPr>
          <w:rFonts w:ascii="Helvetica" w:hAnsi="Helvetica"/>
          <w:sz w:val="22"/>
          <w:szCs w:val="22"/>
        </w:rPr>
        <w:t xml:space="preserve"> the delivery of services</w:t>
      </w:r>
      <w:r>
        <w:rPr>
          <w:rFonts w:ascii="Helvetica" w:hAnsi="Helvetica"/>
          <w:sz w:val="22"/>
          <w:szCs w:val="22"/>
        </w:rPr>
        <w:t xml:space="preserve"> provided by a species, but can be very </w:t>
      </w:r>
      <w:commentRangeStart w:id="17"/>
      <w:r>
        <w:rPr>
          <w:rFonts w:ascii="Helvetica" w:hAnsi="Helvetica"/>
          <w:sz w:val="22"/>
          <w:szCs w:val="22"/>
        </w:rPr>
        <w:t>expensive</w:t>
      </w:r>
      <w:commentRangeEnd w:id="17"/>
      <w:r w:rsidR="00886566">
        <w:rPr>
          <w:rStyle w:val="CommentReference"/>
          <w:rFonts w:eastAsiaTheme="minorEastAsia"/>
          <w:lang w:eastAsia="ja-JP"/>
        </w:rPr>
        <w:commentReference w:id="17"/>
      </w:r>
      <w:r>
        <w:rPr>
          <w:rFonts w:ascii="Helvetica" w:hAnsi="Helvetica"/>
          <w:sz w:val="22"/>
          <w:szCs w:val="22"/>
        </w:rPr>
        <w:t>.</w:t>
      </w:r>
      <w:r w:rsidR="00C61828" w:rsidRPr="00223CEE">
        <w:rPr>
          <w:rFonts w:ascii="Helvetica" w:hAnsi="Helvetica"/>
          <w:sz w:val="22"/>
          <w:szCs w:val="22"/>
        </w:rPr>
        <w:t xml:space="preserve"> </w:t>
      </w:r>
    </w:p>
    <w:p w14:paraId="531B4377" w14:textId="399A52BA" w:rsidR="00673081" w:rsidRPr="009D71DB" w:rsidRDefault="00632662" w:rsidP="009D71DB">
      <w:pPr>
        <w:ind w:firstLine="810"/>
        <w:rPr>
          <w:rFonts w:ascii="Helvetica" w:eastAsia="Times New Roman" w:hAnsi="Helvetica" w:cs="Times New Roman"/>
          <w:sz w:val="22"/>
          <w:szCs w:val="22"/>
        </w:rPr>
      </w:pPr>
      <w:r>
        <w:rPr>
          <w:rFonts w:ascii="Helvetica" w:hAnsi="Helvetica"/>
          <w:sz w:val="22"/>
          <w:szCs w:val="22"/>
        </w:rPr>
        <w:t>Moreover</w:t>
      </w:r>
      <w:r w:rsidR="008C578A">
        <w:rPr>
          <w:rFonts w:ascii="Helvetica" w:hAnsi="Helvetica"/>
          <w:sz w:val="22"/>
          <w:szCs w:val="22"/>
        </w:rPr>
        <w:t>,</w:t>
      </w:r>
      <w:r w:rsidR="00875FAA" w:rsidRPr="00223CEE">
        <w:rPr>
          <w:rFonts w:ascii="Helvetica" w:hAnsi="Helvetica"/>
          <w:sz w:val="22"/>
          <w:szCs w:val="22"/>
        </w:rPr>
        <w:t xml:space="preserve"> even with </w:t>
      </w:r>
      <w:r w:rsidR="00445354">
        <w:rPr>
          <w:rFonts w:ascii="Helvetica" w:hAnsi="Helvetica"/>
          <w:sz w:val="22"/>
          <w:szCs w:val="22"/>
        </w:rPr>
        <w:t>time-</w:t>
      </w:r>
      <w:r w:rsidR="00673081" w:rsidRPr="00223CEE">
        <w:rPr>
          <w:rFonts w:ascii="Helvetica" w:hAnsi="Helvetica"/>
          <w:sz w:val="22"/>
          <w:szCs w:val="22"/>
        </w:rPr>
        <w:t>intensive</w:t>
      </w:r>
      <w:r w:rsidR="00875FAA" w:rsidRPr="00223CEE">
        <w:rPr>
          <w:rFonts w:ascii="Helvetica" w:hAnsi="Helvetica"/>
          <w:sz w:val="22"/>
          <w:szCs w:val="22"/>
        </w:rPr>
        <w:t xml:space="preserve"> </w:t>
      </w:r>
      <w:r w:rsidR="00154E29">
        <w:rPr>
          <w:rFonts w:ascii="Helvetica" w:hAnsi="Helvetica"/>
          <w:sz w:val="22"/>
          <w:szCs w:val="22"/>
        </w:rPr>
        <w:t xml:space="preserve">and expensive </w:t>
      </w:r>
      <w:r w:rsidR="00875FAA" w:rsidRPr="00223CEE">
        <w:rPr>
          <w:rFonts w:ascii="Helvetica" w:hAnsi="Helvetica"/>
          <w:sz w:val="22"/>
          <w:szCs w:val="22"/>
        </w:rPr>
        <w:t>monitoring, managers will never have perfe</w:t>
      </w:r>
      <w:r w:rsidR="009D5846" w:rsidRPr="00223CEE">
        <w:rPr>
          <w:rFonts w:ascii="Helvetica" w:hAnsi="Helvetica"/>
          <w:sz w:val="22"/>
          <w:szCs w:val="22"/>
        </w:rPr>
        <w:t xml:space="preserve">ct knowledge </w:t>
      </w:r>
      <w:r w:rsidR="00154E29">
        <w:rPr>
          <w:rFonts w:ascii="Helvetica" w:hAnsi="Helvetica"/>
          <w:sz w:val="22"/>
          <w:szCs w:val="22"/>
        </w:rPr>
        <w:t xml:space="preserve">of how </w:t>
      </w:r>
      <w:ins w:id="18" w:author="Timothy Essington" w:date="2016-06-07T13:59:00Z">
        <w:r w:rsidR="00886566">
          <w:rPr>
            <w:rFonts w:ascii="Helvetica" w:hAnsi="Helvetica"/>
            <w:sz w:val="22"/>
            <w:szCs w:val="22"/>
          </w:rPr>
          <w:t xml:space="preserve">the system state, the linkages and dynamics of the system, and </w:t>
        </w:r>
      </w:ins>
      <w:del w:id="19" w:author="Timothy Essington" w:date="2016-06-07T14:00:00Z">
        <w:r w:rsidR="00CF2329" w:rsidDel="00886566">
          <w:rPr>
            <w:rFonts w:ascii="Helvetica" w:hAnsi="Helvetica"/>
            <w:sz w:val="22"/>
            <w:szCs w:val="22"/>
          </w:rPr>
          <w:delText xml:space="preserve">a given biological system works and </w:delText>
        </w:r>
      </w:del>
      <w:r w:rsidR="00CF2329">
        <w:rPr>
          <w:rFonts w:ascii="Helvetica" w:hAnsi="Helvetica"/>
          <w:sz w:val="22"/>
          <w:szCs w:val="22"/>
        </w:rPr>
        <w:t>how close a system is to</w:t>
      </w:r>
      <w:r>
        <w:rPr>
          <w:rFonts w:ascii="Helvetica" w:hAnsi="Helvetica"/>
          <w:sz w:val="22"/>
          <w:szCs w:val="22"/>
        </w:rPr>
        <w:t xml:space="preserve"> crossing a </w:t>
      </w:r>
      <w:r w:rsidR="004C0860">
        <w:rPr>
          <w:rFonts w:ascii="Helvetica" w:hAnsi="Helvetica"/>
          <w:sz w:val="22"/>
          <w:szCs w:val="22"/>
        </w:rPr>
        <w:t>critical threshold</w:t>
      </w:r>
      <w:r w:rsidR="009D5846" w:rsidRPr="00223CEE">
        <w:rPr>
          <w:rFonts w:ascii="Helvetica" w:hAnsi="Helvetica"/>
          <w:sz w:val="22"/>
          <w:szCs w:val="22"/>
        </w:rPr>
        <w:t xml:space="preserve">. </w:t>
      </w:r>
      <w:r w:rsidR="00CF2329">
        <w:rPr>
          <w:rFonts w:ascii="Helvetica" w:hAnsi="Helvetica"/>
          <w:sz w:val="22"/>
          <w:szCs w:val="22"/>
        </w:rPr>
        <w:t xml:space="preserve">Two factors underlie this uncertainty. First, </w:t>
      </w:r>
      <w:r w:rsidR="00927C2E">
        <w:rPr>
          <w:rFonts w:ascii="Helvetica" w:hAnsi="Helvetica"/>
          <w:sz w:val="22"/>
          <w:szCs w:val="22"/>
        </w:rPr>
        <w:t>ecosystems are constantly under flux due to changes</w:t>
      </w:r>
      <w:ins w:id="20" w:author="Timothy Essington" w:date="2016-06-07T14:09:00Z">
        <w:r w:rsidR="007C2436">
          <w:rPr>
            <w:rFonts w:ascii="Helvetica" w:hAnsi="Helvetica"/>
            <w:sz w:val="22"/>
            <w:szCs w:val="22"/>
          </w:rPr>
          <w:t xml:space="preserve"> in external </w:t>
        </w:r>
      </w:ins>
      <w:ins w:id="21" w:author="Timothy Essington" w:date="2016-06-07T14:14:00Z">
        <w:r w:rsidR="007C2436">
          <w:rPr>
            <w:rFonts w:ascii="Helvetica" w:hAnsi="Helvetica"/>
            <w:sz w:val="22"/>
            <w:szCs w:val="22"/>
          </w:rPr>
          <w:t>drivers</w:t>
        </w:r>
      </w:ins>
      <w:del w:id="22" w:author="Timothy Essington" w:date="2016-06-07T14:09:00Z">
        <w:r w:rsidR="00927C2E" w:rsidDel="007C2436">
          <w:rPr>
            <w:rFonts w:ascii="Helvetica" w:hAnsi="Helvetica"/>
            <w:sz w:val="22"/>
            <w:szCs w:val="22"/>
          </w:rPr>
          <w:delText xml:space="preserve"> in the environment</w:delText>
        </w:r>
      </w:del>
      <w:r w:rsidR="00CF2329">
        <w:rPr>
          <w:rFonts w:ascii="Helvetica" w:hAnsi="Helvetica"/>
          <w:sz w:val="22"/>
          <w:szCs w:val="22"/>
        </w:rPr>
        <w:t xml:space="preserve">, which can </w:t>
      </w:r>
      <w:r w:rsidR="002479A1">
        <w:rPr>
          <w:rFonts w:ascii="Helvetica" w:hAnsi="Helvetica"/>
          <w:sz w:val="22"/>
          <w:szCs w:val="22"/>
        </w:rPr>
        <w:t>cause</w:t>
      </w:r>
      <w:r w:rsidR="00927C2E">
        <w:rPr>
          <w:rFonts w:ascii="Helvetica" w:hAnsi="Helvetica"/>
          <w:sz w:val="22"/>
          <w:szCs w:val="22"/>
        </w:rPr>
        <w:t xml:space="preserve"> </w:t>
      </w:r>
      <w:r w:rsidR="00875FAA" w:rsidRPr="00223CEE">
        <w:rPr>
          <w:rFonts w:ascii="Helvetica" w:hAnsi="Helvetica"/>
          <w:sz w:val="22"/>
          <w:szCs w:val="22"/>
        </w:rPr>
        <w:t xml:space="preserve">assessments </w:t>
      </w:r>
      <w:r w:rsidR="002479A1">
        <w:rPr>
          <w:rFonts w:ascii="Helvetica" w:hAnsi="Helvetica"/>
          <w:sz w:val="22"/>
          <w:szCs w:val="22"/>
        </w:rPr>
        <w:t>to be</w:t>
      </w:r>
      <w:r w:rsidR="00875FAA" w:rsidRPr="00223CEE">
        <w:rPr>
          <w:rFonts w:ascii="Helvetica" w:hAnsi="Helvetica"/>
          <w:sz w:val="22"/>
          <w:szCs w:val="22"/>
        </w:rPr>
        <w:t xml:space="preserve"> derived from imperfect knowledge about</w:t>
      </w:r>
      <w:r w:rsidR="00763328">
        <w:rPr>
          <w:rFonts w:ascii="Helvetica" w:hAnsi="Helvetica"/>
          <w:sz w:val="22"/>
          <w:szCs w:val="22"/>
        </w:rPr>
        <w:t xml:space="preserve"> the location of a threshold before it is crossed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&lt;EndNote&gt;&lt;Cite&gt;&lt;Author&gt;Mangel&lt;/Author&gt;&lt;Year&gt;2000&lt;/Year&gt;&lt;RecNum&gt;4361&lt;/RecNum&gt;&lt;DisplayText&gt;(&lt;style face="italic"&gt;2&lt;/style&gt;)&lt;/DisplayText&gt;&lt;record&gt;&lt;rec-number&gt;4361&lt;/rec-number&gt;&lt;foreign-keys&gt;&lt;key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2</w:t>
      </w:r>
      <w:r w:rsidR="00787ADA">
        <w:rPr>
          <w:rFonts w:ascii="Helvetica" w:hAnsi="Helvetica"/>
          <w:noProof/>
          <w:sz w:val="22"/>
          <w:szCs w:val="22"/>
        </w:rPr>
        <w:t>)</w:t>
      </w:r>
      <w:r w:rsidR="00787ADA">
        <w:rPr>
          <w:rFonts w:ascii="Helvetica" w:hAnsi="Helvetica"/>
          <w:sz w:val="22"/>
          <w:szCs w:val="22"/>
        </w:rPr>
        <w:fldChar w:fldCharType="end"/>
      </w:r>
      <w:r w:rsidR="00927C2E">
        <w:rPr>
          <w:rFonts w:ascii="Helvetica" w:hAnsi="Helvetica"/>
          <w:sz w:val="22"/>
          <w:szCs w:val="22"/>
        </w:rPr>
        <w:t>.</w:t>
      </w:r>
      <w:r w:rsidR="00CF2329">
        <w:rPr>
          <w:rFonts w:ascii="Helvetica" w:hAnsi="Helvetica"/>
          <w:sz w:val="22"/>
          <w:szCs w:val="22"/>
        </w:rPr>
        <w:t xml:space="preserve"> Second, no matter what instrument is used, there is always measurement error.</w:t>
      </w:r>
      <w:r w:rsidR="00927C2E">
        <w:rPr>
          <w:rFonts w:ascii="Helvetica" w:hAnsi="Helvetica"/>
          <w:sz w:val="22"/>
          <w:szCs w:val="22"/>
        </w:rPr>
        <w:t xml:space="preserve"> </w:t>
      </w:r>
      <w:r w:rsidR="00CF2329">
        <w:rPr>
          <w:rFonts w:ascii="Helvetica" w:hAnsi="Helvetica"/>
          <w:sz w:val="22"/>
          <w:szCs w:val="22"/>
        </w:rPr>
        <w:t>Both of these sources of</w:t>
      </w:r>
      <w:r w:rsidR="00875FAA" w:rsidRPr="00223CEE">
        <w:rPr>
          <w:rFonts w:ascii="Helvetica" w:hAnsi="Helvetica"/>
          <w:sz w:val="22"/>
          <w:szCs w:val="22"/>
        </w:rPr>
        <w:t xml:space="preserve"> uncertainty </w:t>
      </w:r>
      <w:r w:rsidR="00CF2329">
        <w:rPr>
          <w:rFonts w:ascii="Helvetica" w:hAnsi="Helvetica"/>
          <w:sz w:val="22"/>
          <w:szCs w:val="22"/>
        </w:rPr>
        <w:t xml:space="preserve">are problematic, </w:t>
      </w:r>
      <w:r w:rsidR="00875FAA" w:rsidRPr="00223CEE">
        <w:rPr>
          <w:rFonts w:ascii="Helvetica" w:hAnsi="Helvetica"/>
          <w:sz w:val="22"/>
          <w:szCs w:val="22"/>
        </w:rPr>
        <w:t xml:space="preserve">because </w:t>
      </w:r>
      <w:r w:rsidR="008C578A">
        <w:rPr>
          <w:rFonts w:ascii="Helvetica" w:hAnsi="Helvetica"/>
          <w:sz w:val="22"/>
          <w:szCs w:val="22"/>
        </w:rPr>
        <w:t xml:space="preserve">an assessment </w:t>
      </w:r>
      <w:r w:rsidR="00875FAA" w:rsidRPr="00223CEE">
        <w:rPr>
          <w:rFonts w:ascii="Helvetica" w:hAnsi="Helvetica"/>
          <w:sz w:val="22"/>
          <w:szCs w:val="22"/>
        </w:rPr>
        <w:t xml:space="preserve">might </w:t>
      </w:r>
      <w:r w:rsidR="00CF2329">
        <w:rPr>
          <w:rFonts w:ascii="Helvetica" w:hAnsi="Helvetica"/>
          <w:sz w:val="22"/>
          <w:szCs w:val="22"/>
        </w:rPr>
        <w:t xml:space="preserve">incorrectly </w:t>
      </w:r>
      <w:r w:rsidR="008C578A">
        <w:rPr>
          <w:rFonts w:ascii="Helvetica" w:hAnsi="Helvetica"/>
          <w:sz w:val="22"/>
          <w:szCs w:val="22"/>
        </w:rPr>
        <w:t>categorize a</w:t>
      </w:r>
      <w:r w:rsidR="00875FAA" w:rsidRPr="00223CEE">
        <w:rPr>
          <w:rFonts w:ascii="Helvetica" w:hAnsi="Helvetica"/>
          <w:sz w:val="22"/>
          <w:szCs w:val="22"/>
        </w:rPr>
        <w:t xml:space="preserve"> </w:t>
      </w:r>
      <w:r w:rsidR="00673081" w:rsidRPr="00223CEE">
        <w:rPr>
          <w:rFonts w:ascii="Helvetica" w:hAnsi="Helvetica"/>
          <w:sz w:val="22"/>
          <w:szCs w:val="22"/>
        </w:rPr>
        <w:t>syste</w:t>
      </w:r>
      <w:bookmarkStart w:id="23" w:name="_GoBack"/>
      <w:bookmarkEnd w:id="23"/>
      <w:r w:rsidR="00673081" w:rsidRPr="00223CEE">
        <w:rPr>
          <w:rFonts w:ascii="Helvetica" w:hAnsi="Helvetica"/>
          <w:sz w:val="22"/>
          <w:szCs w:val="22"/>
        </w:rPr>
        <w:t xml:space="preserve">m </w:t>
      </w:r>
      <w:r w:rsidR="008C578A">
        <w:rPr>
          <w:rFonts w:ascii="Helvetica" w:hAnsi="Helvetica"/>
          <w:sz w:val="22"/>
          <w:szCs w:val="22"/>
        </w:rPr>
        <w:t>as</w:t>
      </w:r>
      <w:r w:rsidR="00CF2329">
        <w:rPr>
          <w:rFonts w:ascii="Helvetica" w:hAnsi="Helvetica"/>
          <w:sz w:val="22"/>
          <w:szCs w:val="22"/>
        </w:rPr>
        <w:t xml:space="preserve"> being a</w:t>
      </w:r>
      <w:r w:rsidR="00875FAA" w:rsidRPr="00223CEE">
        <w:rPr>
          <w:rFonts w:ascii="Helvetica" w:hAnsi="Helvetica"/>
          <w:sz w:val="22"/>
          <w:szCs w:val="22"/>
        </w:rPr>
        <w:t xml:space="preserve"> </w:t>
      </w:r>
      <w:r w:rsidR="00927C2E">
        <w:rPr>
          <w:rFonts w:ascii="Helvetica" w:hAnsi="Helvetica"/>
          <w:sz w:val="22"/>
          <w:szCs w:val="22"/>
        </w:rPr>
        <w:t>“safe”</w:t>
      </w:r>
      <w:r w:rsidR="00CF2329">
        <w:rPr>
          <w:rFonts w:ascii="Helvetica" w:hAnsi="Helvetica"/>
          <w:sz w:val="22"/>
          <w:szCs w:val="22"/>
        </w:rPr>
        <w:t xml:space="preserve"> distance from a </w:t>
      </w:r>
      <w:r w:rsidR="00927C2E">
        <w:rPr>
          <w:rFonts w:ascii="Helvetica" w:hAnsi="Helvetica"/>
          <w:sz w:val="22"/>
          <w:szCs w:val="22"/>
        </w:rPr>
        <w:t>threshold</w:t>
      </w:r>
      <w:r w:rsidR="00875FAA" w:rsidRPr="00223CEE">
        <w:rPr>
          <w:rFonts w:ascii="Helvetica" w:hAnsi="Helvetica"/>
          <w:sz w:val="22"/>
          <w:szCs w:val="22"/>
        </w:rPr>
        <w:t xml:space="preserve">, when in reality the system is </w:t>
      </w:r>
      <w:r w:rsidR="00927C2E">
        <w:rPr>
          <w:rFonts w:ascii="Helvetica" w:hAnsi="Helvetica"/>
          <w:sz w:val="22"/>
          <w:szCs w:val="22"/>
        </w:rPr>
        <w:t>at</w:t>
      </w:r>
      <w:r w:rsidR="00875FAA" w:rsidRPr="00223CEE">
        <w:rPr>
          <w:rFonts w:ascii="Helvetica" w:hAnsi="Helvetica"/>
          <w:sz w:val="22"/>
          <w:szCs w:val="22"/>
        </w:rPr>
        <w:t xml:space="preserve"> </w:t>
      </w:r>
      <w:r w:rsidR="00813C2A" w:rsidRPr="00223CEE">
        <w:rPr>
          <w:rFonts w:ascii="Helvetica" w:hAnsi="Helvetica"/>
          <w:sz w:val="22"/>
          <w:szCs w:val="22"/>
        </w:rPr>
        <w:t xml:space="preserve">or </w:t>
      </w:r>
      <w:r w:rsidR="00927C2E">
        <w:rPr>
          <w:rFonts w:ascii="Helvetica" w:hAnsi="Helvetica"/>
          <w:sz w:val="22"/>
          <w:szCs w:val="22"/>
        </w:rPr>
        <w:t>past</w:t>
      </w:r>
      <w:r w:rsidR="00813C2A" w:rsidRPr="00223CEE">
        <w:rPr>
          <w:rFonts w:ascii="Helvetica" w:hAnsi="Helvetica"/>
          <w:sz w:val="22"/>
          <w:szCs w:val="22"/>
        </w:rPr>
        <w:t xml:space="preserve"> a </w:t>
      </w:r>
      <w:r w:rsidR="00875FAA" w:rsidRPr="00223CEE">
        <w:rPr>
          <w:rFonts w:ascii="Helvetica" w:hAnsi="Helvetica"/>
          <w:sz w:val="22"/>
          <w:szCs w:val="22"/>
        </w:rPr>
        <w:t>threshold</w:t>
      </w:r>
      <w:r w:rsidR="00813C2A" w:rsidRPr="00223CEE">
        <w:rPr>
          <w:rFonts w:ascii="Helvetica" w:hAnsi="Helvetica"/>
          <w:sz w:val="22"/>
          <w:szCs w:val="22"/>
        </w:rPr>
        <w:t xml:space="preserve"> </w:t>
      </w:r>
      <w:r w:rsidR="00673081" w:rsidRPr="00223CEE">
        <w:rPr>
          <w:rFonts w:ascii="Helvetica" w:hAnsi="Helvetica"/>
          <w:sz w:val="22"/>
          <w:szCs w:val="22"/>
        </w:rPr>
        <w:t>beyond which it will take decades to recover</w:t>
      </w:r>
      <w:r w:rsidR="00813C2A" w:rsidRPr="00223CEE">
        <w:rPr>
          <w:rFonts w:ascii="Helvetica" w:hAnsi="Helvetica"/>
          <w:sz w:val="22"/>
          <w:szCs w:val="22"/>
        </w:rPr>
        <w:t xml:space="preserve">. </w:t>
      </w:r>
      <w:r w:rsidR="00875FAA" w:rsidRPr="00223CEE">
        <w:rPr>
          <w:rFonts w:ascii="Helvetica" w:hAnsi="Helvetica"/>
          <w:sz w:val="22"/>
          <w:szCs w:val="22"/>
        </w:rPr>
        <w:t xml:space="preserve">Therefore, when </w:t>
      </w:r>
      <w:r w:rsidR="00CF2329">
        <w:rPr>
          <w:rFonts w:ascii="Helvetica" w:hAnsi="Helvetica"/>
          <w:sz w:val="22"/>
          <w:szCs w:val="22"/>
        </w:rPr>
        <w:t xml:space="preserve">resources are </w:t>
      </w:r>
      <w:r w:rsidR="002479A1">
        <w:rPr>
          <w:rFonts w:ascii="Helvetica" w:hAnsi="Helvetica"/>
          <w:sz w:val="22"/>
          <w:szCs w:val="22"/>
        </w:rPr>
        <w:t>limited</w:t>
      </w:r>
      <w:r w:rsidR="00CF2329">
        <w:rPr>
          <w:rFonts w:ascii="Helvetica" w:hAnsi="Helvetica"/>
          <w:sz w:val="22"/>
          <w:szCs w:val="22"/>
        </w:rPr>
        <w:t xml:space="preserve"> and our knowledge of an ecosystem is incomplete, </w:t>
      </w:r>
      <w:r w:rsidR="00875FAA" w:rsidRPr="00223CEE">
        <w:rPr>
          <w:rFonts w:ascii="Helvetica" w:hAnsi="Helvetica"/>
          <w:sz w:val="22"/>
          <w:szCs w:val="22"/>
        </w:rPr>
        <w:t xml:space="preserve">what is the appropriate monitoring strategy that </w:t>
      </w:r>
      <w:r w:rsidR="00CF2329">
        <w:rPr>
          <w:rFonts w:ascii="Helvetica" w:hAnsi="Helvetica"/>
          <w:sz w:val="22"/>
          <w:szCs w:val="22"/>
        </w:rPr>
        <w:t>will allow managers</w:t>
      </w:r>
      <w:r w:rsidR="00875FAA" w:rsidRPr="00223CEE">
        <w:rPr>
          <w:rFonts w:ascii="Helvetica" w:hAnsi="Helvetica"/>
          <w:sz w:val="22"/>
          <w:szCs w:val="22"/>
        </w:rPr>
        <w:t xml:space="preserve"> to </w:t>
      </w:r>
      <w:r w:rsidR="00CF2329">
        <w:rPr>
          <w:rFonts w:ascii="Helvetica" w:hAnsi="Helvetica"/>
          <w:sz w:val="22"/>
          <w:szCs w:val="22"/>
        </w:rPr>
        <w:t>maximize the services ecosystems provide without</w:t>
      </w:r>
      <w:r w:rsidR="00875FAA" w:rsidRPr="00223CEE">
        <w:rPr>
          <w:rFonts w:ascii="Helvetica" w:hAnsi="Helvetica"/>
          <w:sz w:val="22"/>
          <w:szCs w:val="22"/>
        </w:rPr>
        <w:t xml:space="preserve"> crossing a </w:t>
      </w:r>
      <w:r w:rsidR="00813C2A" w:rsidRPr="00223CEE">
        <w:rPr>
          <w:rFonts w:ascii="Helvetica" w:hAnsi="Helvetica"/>
          <w:sz w:val="22"/>
          <w:szCs w:val="22"/>
        </w:rPr>
        <w:t>threshold</w:t>
      </w:r>
      <w:r w:rsidR="00875FAA" w:rsidRPr="00223CEE">
        <w:rPr>
          <w:rFonts w:ascii="Helvetica" w:hAnsi="Helvetica"/>
          <w:sz w:val="22"/>
          <w:szCs w:val="22"/>
        </w:rPr>
        <w:t xml:space="preserve">? </w:t>
      </w:r>
    </w:p>
    <w:p w14:paraId="55A7E8F6" w14:textId="77777777" w:rsidR="00673081" w:rsidRDefault="00673081" w:rsidP="00673081">
      <w:pPr>
        <w:rPr>
          <w:rFonts w:ascii="Helvetica" w:hAnsi="Helvetica"/>
          <w:sz w:val="22"/>
          <w:szCs w:val="22"/>
        </w:rPr>
      </w:pPr>
    </w:p>
    <w:p w14:paraId="261069CA" w14:textId="745BD7EE" w:rsidR="00C77E01" w:rsidRPr="00223CEE" w:rsidRDefault="009C4F14" w:rsidP="00673081">
      <w:pPr>
        <w:rPr>
          <w:rFonts w:ascii="Helvetica" w:hAnsi="Helvetica"/>
          <w:sz w:val="22"/>
          <w:szCs w:val="22"/>
        </w:rPr>
      </w:pPr>
      <w:r>
        <w:rPr>
          <w:rFonts w:ascii="Helvetica" w:hAnsi="Helvetica"/>
          <w:sz w:val="22"/>
          <w:szCs w:val="22"/>
        </w:rPr>
        <w:t>For managers seeking to optimize monitoring investment for</w:t>
      </w:r>
      <w:r w:rsidRPr="00223CEE">
        <w:rPr>
          <w:rFonts w:ascii="Helvetica" w:hAnsi="Helvetica"/>
          <w:sz w:val="22"/>
          <w:szCs w:val="22"/>
        </w:rPr>
        <w:t xml:space="preserve"> </w:t>
      </w:r>
      <w:r>
        <w:rPr>
          <w:rFonts w:ascii="Helvetica" w:hAnsi="Helvetica"/>
          <w:sz w:val="22"/>
          <w:szCs w:val="22"/>
        </w:rPr>
        <w:t>harvested ecosystems we recommend</w:t>
      </w:r>
      <w:r w:rsidR="00C77E01" w:rsidRPr="00223CEE">
        <w:rPr>
          <w:rFonts w:ascii="Helvetica" w:hAnsi="Helvetica"/>
          <w:sz w:val="22"/>
          <w:szCs w:val="22"/>
        </w:rPr>
        <w:t xml:space="preserve"> a set of </w:t>
      </w:r>
      <w:r w:rsidR="008B45CD">
        <w:rPr>
          <w:rFonts w:ascii="Helvetica" w:hAnsi="Helvetica"/>
          <w:sz w:val="22"/>
          <w:szCs w:val="22"/>
        </w:rPr>
        <w:t>three</w:t>
      </w:r>
      <w:r w:rsidR="00EE3ADA" w:rsidRPr="00223CEE">
        <w:rPr>
          <w:rFonts w:ascii="Helvetica" w:hAnsi="Helvetica"/>
          <w:sz w:val="22"/>
          <w:szCs w:val="22"/>
        </w:rPr>
        <w:t xml:space="preserve"> principles</w:t>
      </w:r>
      <w:r w:rsidR="00C77E01" w:rsidRPr="00223CEE">
        <w:rPr>
          <w:rFonts w:ascii="Helvetica" w:hAnsi="Helvetica"/>
          <w:sz w:val="22"/>
          <w:szCs w:val="22"/>
        </w:rPr>
        <w:t xml:space="preserve"> for rational decision-making </w:t>
      </w:r>
      <w:r w:rsidR="00EE3ADA" w:rsidRPr="00223CEE">
        <w:rPr>
          <w:rFonts w:ascii="Helvetica" w:hAnsi="Helvetica"/>
          <w:sz w:val="22"/>
          <w:szCs w:val="22"/>
        </w:rPr>
        <w:t xml:space="preserve">surrounding the value of monitoring information in ecosystems with thresholds. </w:t>
      </w:r>
      <w:r w:rsidR="004D681B">
        <w:rPr>
          <w:rFonts w:ascii="Helvetica" w:hAnsi="Helvetica"/>
          <w:sz w:val="22"/>
          <w:szCs w:val="22"/>
        </w:rPr>
        <w:t xml:space="preserve">A model </w:t>
      </w:r>
      <w:r w:rsidR="00B2417A">
        <w:rPr>
          <w:rFonts w:ascii="Helvetica" w:hAnsi="Helvetica"/>
          <w:sz w:val="22"/>
          <w:szCs w:val="22"/>
        </w:rPr>
        <w:t>formalizing the intuition motivating</w:t>
      </w:r>
      <w:r w:rsidR="004D681B">
        <w:rPr>
          <w:rFonts w:ascii="Helvetica" w:hAnsi="Helvetica"/>
          <w:sz w:val="22"/>
          <w:szCs w:val="22"/>
        </w:rPr>
        <w:t xml:space="preserve"> these </w:t>
      </w:r>
      <w:r w:rsidR="00B633BA">
        <w:rPr>
          <w:rFonts w:ascii="Helvetica" w:hAnsi="Helvetica"/>
          <w:sz w:val="22"/>
          <w:szCs w:val="22"/>
        </w:rPr>
        <w:t>three</w:t>
      </w:r>
      <w:r w:rsidR="004D681B">
        <w:rPr>
          <w:rFonts w:ascii="Helvetica" w:hAnsi="Helvetica"/>
          <w:sz w:val="22"/>
          <w:szCs w:val="22"/>
        </w:rPr>
        <w:t xml:space="preserve"> principles can be found in </w:t>
      </w:r>
      <w:r w:rsidR="00632662">
        <w:rPr>
          <w:rFonts w:ascii="Helvetica" w:hAnsi="Helvetica"/>
          <w:sz w:val="22"/>
          <w:szCs w:val="22"/>
        </w:rPr>
        <w:t xml:space="preserve">the </w:t>
      </w:r>
      <w:r w:rsidR="004D681B">
        <w:rPr>
          <w:rFonts w:ascii="Helvetica" w:hAnsi="Helvetica"/>
          <w:sz w:val="22"/>
          <w:szCs w:val="22"/>
        </w:rPr>
        <w:t>Supplemen</w:t>
      </w:r>
      <w:r w:rsidR="00B2417A">
        <w:rPr>
          <w:rFonts w:ascii="Helvetica" w:hAnsi="Helvetica"/>
          <w:sz w:val="22"/>
          <w:szCs w:val="22"/>
        </w:rPr>
        <w:t xml:space="preserve">t. </w:t>
      </w:r>
    </w:p>
    <w:p w14:paraId="06714E0E" w14:textId="77777777" w:rsidR="00324B34" w:rsidRPr="00223CEE" w:rsidRDefault="00324B34" w:rsidP="00324B34">
      <w:pPr>
        <w:ind w:firstLine="810"/>
        <w:rPr>
          <w:rFonts w:ascii="Helvetica" w:hAnsi="Helvetica"/>
          <w:sz w:val="22"/>
          <w:szCs w:val="22"/>
        </w:rPr>
      </w:pPr>
    </w:p>
    <w:p w14:paraId="13A8B397" w14:textId="4A2D604C" w:rsidR="00261D80" w:rsidRPr="003E0CA1" w:rsidRDefault="004803DA" w:rsidP="00261D80">
      <w:pPr>
        <w:pStyle w:val="ListParagraph"/>
        <w:numPr>
          <w:ilvl w:val="0"/>
          <w:numId w:val="4"/>
        </w:numPr>
        <w:rPr>
          <w:rFonts w:ascii="Helvetica" w:hAnsi="Helvetica" w:cs="Helvetica Neue"/>
          <w:sz w:val="22"/>
          <w:szCs w:val="22"/>
        </w:rPr>
      </w:pPr>
      <w:r>
        <w:rPr>
          <w:rFonts w:ascii="Helvetica" w:hAnsi="Helvetica"/>
          <w:sz w:val="22"/>
          <w:szCs w:val="22"/>
          <w:u w:val="single"/>
        </w:rPr>
        <w:t>Define</w:t>
      </w:r>
      <w:r w:rsidR="00261D80" w:rsidRPr="003E0CA1">
        <w:rPr>
          <w:rFonts w:ascii="Helvetica" w:hAnsi="Helvetica"/>
          <w:sz w:val="22"/>
          <w:szCs w:val="22"/>
          <w:u w:val="single"/>
        </w:rPr>
        <w:t xml:space="preserve"> a safe operating space.</w:t>
      </w:r>
      <w:r w:rsidR="00261D80" w:rsidRPr="003E0CA1">
        <w:rPr>
          <w:rFonts w:ascii="Helvetica" w:hAnsi="Helvetica"/>
          <w:sz w:val="22"/>
          <w:szCs w:val="22"/>
        </w:rPr>
        <w:t xml:space="preserve"> For a given level of assumed risk</w:t>
      </w:r>
      <w:r w:rsidR="00261D80">
        <w:rPr>
          <w:rFonts w:ascii="Helvetica" w:hAnsi="Helvetica"/>
          <w:sz w:val="22"/>
          <w:szCs w:val="22"/>
        </w:rPr>
        <w:t xml:space="preserve"> of crossing a limit reference point</w:t>
      </w:r>
      <w:r w:rsidR="00261D80" w:rsidRPr="003E0CA1">
        <w:rPr>
          <w:rFonts w:ascii="Helvetica" w:hAnsi="Helvetica"/>
          <w:sz w:val="22"/>
          <w:szCs w:val="22"/>
        </w:rPr>
        <w:t xml:space="preserve">, numerous combinations of resource extraction pressure and monitoring precision can be defined as “safe” </w:t>
      </w:r>
      <w:r w:rsidR="00261D80">
        <w:rPr>
          <w:rFonts w:ascii="Helvetica" w:hAnsi="Helvetica"/>
          <w:sz w:val="22"/>
          <w:szCs w:val="22"/>
        </w:rPr>
        <w:fldChar w:fldCharType="begin"/>
      </w:r>
      <w:r w:rsidR="00261D80">
        <w:rPr>
          <w:rFonts w:ascii="Helvetica" w:hAnsi="Helvetica"/>
          <w:sz w:val="22"/>
          <w:szCs w:val="22"/>
        </w:rPr>
        <w:instrText xml:space="preserve"> ADDIN EN.CITE &lt;EndNote&gt;&lt;Cite&gt;&lt;Author&gt;Scheffer&lt;/Author&gt;&lt;Year&gt;2015&lt;/Year&gt;&lt;RecNum&gt;8371&lt;/RecNum&gt;&lt;DisplayText&gt;(&lt;style face="italic"&gt;3&lt;/style&gt;)&lt;/DisplayText&gt;&lt;record&gt;&lt;rec-number&gt;8371&lt;/rec-number&gt;&lt;foreign-keys&gt;&lt;key app="EN" db-id="dsrza9wtbra05fevxvw5svf8d0a9a0ptptvp" timestamp="1463612788"&gt;8371&lt;/key&gt;&lt;/foreign-keys&gt;&lt;ref-type name="Journal Article"&gt;17&lt;/ref-type&gt;&lt;contributors&gt;&lt;authors&gt;&lt;author&gt;Scheffer, M.&lt;/author&gt;&lt;author&gt;Barrett, S.&lt;/author&gt;&lt;author&gt;Carpenter, S. R.&lt;/author&gt;&lt;author&gt;Folke, C.&lt;/author&gt;&lt;author&gt;Green, A. J.&lt;/author&gt;&lt;author&gt;Holmgren, M.&lt;/author&gt;&lt;author&gt;Hughes, T. P.&lt;/author&gt;&lt;author&gt;Kosten, S.&lt;/author&gt;&lt;author&gt;van de Leemput, I. A.&lt;/author&gt;&lt;author&gt;Nepstad, D. C.&lt;/author&gt;&lt;author&gt;van Nes, E. H.&lt;/author&gt;&lt;author&gt;Peeters, E. T. H. M.&lt;/author&gt;&lt;author&gt;Walker, B.&lt;/author&gt;&lt;/authors&gt;&lt;/contributors&gt;&lt;titles&gt;&lt;title&gt;Creating a safe operating space for iconic ecosystems&lt;/title&gt;&lt;secondary-title&gt;Science&lt;/secondary-title&gt;&lt;/titles&gt;&lt;periodical&gt;&lt;full-title&gt;Science&lt;/full-title&gt;&lt;/periodical&gt;&lt;pages&gt;1317-1319&lt;/pages&gt;&lt;volume&gt;347&lt;/volume&gt;&lt;number&gt;6228&lt;/number&gt;&lt;dates&gt;&lt;year&gt;2015&lt;/year&gt;&lt;pub-dates&gt;&lt;date&gt;2015-03-20 00:00:00&lt;/date&gt;&lt;/pub-dates&gt;&lt;/dates&gt;&lt;urls&gt;&lt;related-urls&gt;&lt;url&gt;http://science.sciencemag.org/content/sci/347/6228/1317.full.pdf&lt;/url&gt;&lt;/related-urls&gt;&lt;/urls&gt;&lt;electronic-resource-num&gt;10.1126/science.aaa3769&lt;/electronic-resource-num&gt;&lt;/record&gt;&lt;/Cite&gt;&lt;/EndNote&gt;</w:instrText>
      </w:r>
      <w:r w:rsidR="00261D80">
        <w:rPr>
          <w:rFonts w:ascii="Helvetica" w:hAnsi="Helvetica"/>
          <w:sz w:val="22"/>
          <w:szCs w:val="22"/>
        </w:rPr>
        <w:fldChar w:fldCharType="separate"/>
      </w:r>
      <w:r w:rsidR="00261D80">
        <w:rPr>
          <w:rFonts w:ascii="Helvetica" w:hAnsi="Helvetica"/>
          <w:noProof/>
          <w:sz w:val="22"/>
          <w:szCs w:val="22"/>
        </w:rPr>
        <w:t>(</w:t>
      </w:r>
      <w:r w:rsidR="00261D80" w:rsidRPr="00261D80">
        <w:rPr>
          <w:rFonts w:ascii="Helvetica" w:hAnsi="Helvetica"/>
          <w:i/>
          <w:noProof/>
          <w:sz w:val="22"/>
          <w:szCs w:val="22"/>
        </w:rPr>
        <w:t>3</w:t>
      </w:r>
      <w:r w:rsidR="00261D80">
        <w:rPr>
          <w:rFonts w:ascii="Helvetica" w:hAnsi="Helvetica"/>
          <w:noProof/>
          <w:sz w:val="22"/>
          <w:szCs w:val="22"/>
        </w:rPr>
        <w:t>)</w:t>
      </w:r>
      <w:r w:rsidR="00261D80">
        <w:rPr>
          <w:rFonts w:ascii="Helvetica" w:hAnsi="Helvetica"/>
          <w:sz w:val="22"/>
          <w:szCs w:val="22"/>
        </w:rPr>
        <w:fldChar w:fldCharType="end"/>
      </w:r>
      <w:r w:rsidR="00261D80" w:rsidRPr="003E0CA1">
        <w:rPr>
          <w:rFonts w:ascii="Helvetica" w:hAnsi="Helvetica"/>
          <w:sz w:val="22"/>
          <w:szCs w:val="22"/>
        </w:rPr>
        <w:t>.</w:t>
      </w:r>
      <w:r w:rsidR="00261D80" w:rsidRPr="003E0CA1">
        <w:rPr>
          <w:rFonts w:ascii="Helvetica" w:hAnsi="Helvetica" w:cs="Helvetica"/>
          <w:sz w:val="22"/>
          <w:szCs w:val="22"/>
        </w:rPr>
        <w:t xml:space="preserve"> </w:t>
      </w:r>
      <w:commentRangeStart w:id="24"/>
      <w:r w:rsidR="00261D80" w:rsidRPr="003E0CA1">
        <w:rPr>
          <w:rFonts w:ascii="Helvetica" w:hAnsi="Helvetica" w:cs="Helvetica"/>
          <w:sz w:val="22"/>
          <w:szCs w:val="22"/>
        </w:rPr>
        <w:t>Defining</w:t>
      </w:r>
      <w:commentRangeEnd w:id="24"/>
      <w:r w:rsidR="00F669EE">
        <w:rPr>
          <w:rStyle w:val="CommentReference"/>
          <w:rFonts w:eastAsiaTheme="minorEastAsia"/>
          <w:lang w:eastAsia="ja-JP"/>
        </w:rPr>
        <w:commentReference w:id="24"/>
      </w:r>
      <w:r w:rsidR="00261D80" w:rsidRPr="003E0CA1">
        <w:rPr>
          <w:rFonts w:ascii="Helvetica" w:hAnsi="Helvetica" w:cs="Helvetica"/>
          <w:sz w:val="22"/>
          <w:szCs w:val="22"/>
        </w:rPr>
        <w:t xml:space="preserve"> this safe operating space and identifying monitoring and management strategies that cause the system to stay within that safe space, can help minimize the probability that management policy will cause an ecosystem to undergo unexpected </w:t>
      </w:r>
      <w:commentRangeStart w:id="25"/>
      <w:r w:rsidR="00261D80" w:rsidRPr="003E0CA1">
        <w:rPr>
          <w:rFonts w:ascii="Helvetica" w:hAnsi="Helvetica" w:cs="Helvetica"/>
          <w:sz w:val="22"/>
          <w:szCs w:val="22"/>
        </w:rPr>
        <w:t>collapse</w:t>
      </w:r>
      <w:commentRangeEnd w:id="25"/>
      <w:r w:rsidR="00F669EE">
        <w:rPr>
          <w:rStyle w:val="CommentReference"/>
          <w:rFonts w:eastAsiaTheme="minorEastAsia"/>
          <w:lang w:eastAsia="ja-JP"/>
        </w:rPr>
        <w:commentReference w:id="25"/>
      </w:r>
      <w:r w:rsidR="00261D80">
        <w:rPr>
          <w:rFonts w:ascii="Helvetica" w:hAnsi="Helvetica" w:cs="Helvetica"/>
          <w:sz w:val="22"/>
          <w:szCs w:val="22"/>
        </w:rPr>
        <w:t>. Furthermore, estimating this safe operating space will help visualize the ne</w:t>
      </w:r>
      <w:del w:id="26" w:author="Tim Essington" w:date="2016-06-07T14:19:00Z">
        <w:r w:rsidR="00763328" w:rsidDel="00F669EE">
          <w:rPr>
            <w:rFonts w:ascii="Helvetica" w:hAnsi="Helvetica" w:cs="Helvetica"/>
            <w:sz w:val="22"/>
            <w:szCs w:val="22"/>
          </w:rPr>
          <w:delText>t</w:delText>
        </w:r>
      </w:del>
      <w:r w:rsidR="00261D80">
        <w:rPr>
          <w:rFonts w:ascii="Helvetica" w:hAnsi="Helvetica" w:cs="Helvetica"/>
          <w:sz w:val="22"/>
          <w:szCs w:val="22"/>
        </w:rPr>
        <w:t>ed for stakeholders to define their willingness to risk collapse and clarify the trade-off between monitoring precision and harvest rates</w:t>
      </w:r>
      <w:r w:rsidR="00261D80" w:rsidRPr="003E0CA1">
        <w:rPr>
          <w:rFonts w:ascii="Helvetica" w:hAnsi="Helvetica" w:cs="Helvetica"/>
          <w:sz w:val="22"/>
          <w:szCs w:val="22"/>
        </w:rPr>
        <w:t>.</w:t>
      </w:r>
      <w:r w:rsidR="00261D80">
        <w:rPr>
          <w:rFonts w:ascii="Helvetica" w:hAnsi="Helvetica" w:cs="Helvetica"/>
          <w:sz w:val="22"/>
          <w:szCs w:val="22"/>
        </w:rPr>
        <w:t xml:space="preserve"> </w:t>
      </w:r>
    </w:p>
    <w:p w14:paraId="49FE66CC" w14:textId="77777777" w:rsidR="00261D80" w:rsidRPr="00261D80" w:rsidRDefault="00261D80" w:rsidP="00261D80">
      <w:pPr>
        <w:pStyle w:val="ListParagraph"/>
        <w:rPr>
          <w:rFonts w:ascii="Helvetica" w:hAnsi="Helvetica"/>
          <w:sz w:val="22"/>
          <w:szCs w:val="22"/>
        </w:rPr>
      </w:pPr>
    </w:p>
    <w:p w14:paraId="4307C992" w14:textId="1C339A36" w:rsidR="003E0CA1" w:rsidRPr="00582669" w:rsidRDefault="00582669" w:rsidP="00582669">
      <w:pPr>
        <w:pStyle w:val="ListParagraph"/>
        <w:numPr>
          <w:ilvl w:val="0"/>
          <w:numId w:val="4"/>
        </w:numPr>
        <w:rPr>
          <w:rFonts w:ascii="Helvetica" w:hAnsi="Helvetica"/>
          <w:sz w:val="22"/>
          <w:szCs w:val="22"/>
        </w:rPr>
      </w:pPr>
      <w:r w:rsidRPr="00582669">
        <w:rPr>
          <w:rFonts w:ascii="Helvetica" w:hAnsi="Helvetica"/>
          <w:sz w:val="22"/>
          <w:szCs w:val="22"/>
          <w:u w:val="single"/>
        </w:rPr>
        <w:t>Invest in monitoring based on the value of information</w:t>
      </w:r>
      <w:r w:rsidR="002D1194">
        <w:rPr>
          <w:rFonts w:ascii="Helvetica" w:hAnsi="Helvetica"/>
          <w:sz w:val="22"/>
          <w:szCs w:val="22"/>
        </w:rPr>
        <w:t>.</w:t>
      </w:r>
      <w:r>
        <w:rPr>
          <w:rFonts w:ascii="Helvetica" w:hAnsi="Helvetica"/>
          <w:sz w:val="22"/>
          <w:szCs w:val="22"/>
        </w:rPr>
        <w:t xml:space="preserve"> </w:t>
      </w:r>
      <w:r w:rsidR="00FA02FB">
        <w:rPr>
          <w:rFonts w:ascii="Helvetica" w:hAnsi="Helvetica"/>
          <w:sz w:val="22"/>
          <w:szCs w:val="22"/>
        </w:rPr>
        <w:t>H</w:t>
      </w:r>
      <w:r w:rsidR="00FA02FB" w:rsidRPr="00582669">
        <w:rPr>
          <w:rFonts w:ascii="Helvetica" w:hAnsi="Helvetica"/>
          <w:sz w:val="22"/>
          <w:szCs w:val="22"/>
        </w:rPr>
        <w:t xml:space="preserve">igh precision </w:t>
      </w:r>
      <w:r w:rsidR="00FA02FB">
        <w:rPr>
          <w:rFonts w:ascii="Helvetica" w:hAnsi="Helvetica"/>
          <w:sz w:val="22"/>
          <w:szCs w:val="22"/>
        </w:rPr>
        <w:t>m</w:t>
      </w:r>
      <w:r w:rsidR="00FA02FB" w:rsidRPr="00582669">
        <w:rPr>
          <w:rFonts w:ascii="Helvetica" w:hAnsi="Helvetica"/>
          <w:sz w:val="22"/>
          <w:szCs w:val="22"/>
        </w:rPr>
        <w:t xml:space="preserve">onitoring </w:t>
      </w:r>
      <w:r w:rsidR="00FA02FB">
        <w:rPr>
          <w:rFonts w:ascii="Helvetica" w:hAnsi="Helvetica"/>
          <w:sz w:val="22"/>
          <w:szCs w:val="22"/>
        </w:rPr>
        <w:t xml:space="preserve">is increasingly valuable </w:t>
      </w:r>
      <w:r w:rsidR="00EE3ADA" w:rsidRPr="00582669">
        <w:rPr>
          <w:rFonts w:ascii="Helvetica" w:hAnsi="Helvetica"/>
          <w:sz w:val="22"/>
          <w:szCs w:val="22"/>
        </w:rPr>
        <w:t xml:space="preserve">as a species or </w:t>
      </w:r>
      <w:r w:rsidR="007B54A0">
        <w:rPr>
          <w:rFonts w:ascii="Helvetica" w:hAnsi="Helvetica"/>
          <w:sz w:val="22"/>
          <w:szCs w:val="22"/>
        </w:rPr>
        <w:t xml:space="preserve">ecosystem approaches a </w:t>
      </w:r>
      <w:del w:id="27" w:author="Tim Essington" w:date="2016-06-07T14:19:00Z">
        <w:r w:rsidR="007B54A0" w:rsidDel="00F669EE">
          <w:rPr>
            <w:rFonts w:ascii="Helvetica" w:hAnsi="Helvetica"/>
            <w:sz w:val="22"/>
            <w:szCs w:val="22"/>
          </w:rPr>
          <w:delText>limit reference point</w:delText>
        </w:r>
      </w:del>
      <w:ins w:id="28" w:author="Tim Essington" w:date="2016-06-07T14:19:00Z">
        <w:r w:rsidR="00F669EE">
          <w:rPr>
            <w:rFonts w:ascii="Helvetica" w:hAnsi="Helvetica"/>
            <w:sz w:val="22"/>
            <w:szCs w:val="22"/>
          </w:rPr>
          <w:t>biological limit</w:t>
        </w:r>
      </w:ins>
      <w:r w:rsidR="00EE3ADA" w:rsidRPr="00582669">
        <w:rPr>
          <w:rFonts w:ascii="Helvetica" w:hAnsi="Helvetica"/>
          <w:sz w:val="22"/>
          <w:szCs w:val="22"/>
        </w:rPr>
        <w:t xml:space="preserve">. </w:t>
      </w:r>
      <w:r w:rsidR="00CF2B6B">
        <w:rPr>
          <w:rFonts w:ascii="Helvetica" w:hAnsi="Helvetica"/>
          <w:sz w:val="22"/>
          <w:szCs w:val="22"/>
        </w:rPr>
        <w:t>However</w:t>
      </w:r>
      <w:r w:rsidR="005171F5" w:rsidRPr="00582669">
        <w:rPr>
          <w:rFonts w:ascii="Helvetica" w:hAnsi="Helvetica"/>
          <w:sz w:val="22"/>
          <w:szCs w:val="22"/>
        </w:rPr>
        <w:t>,</w:t>
      </w:r>
      <w:r w:rsidR="00823A61">
        <w:rPr>
          <w:rFonts w:ascii="Helvetica" w:hAnsi="Helvetica"/>
          <w:sz w:val="22"/>
          <w:szCs w:val="22"/>
        </w:rPr>
        <w:t xml:space="preserve"> monitoring investment</w:t>
      </w:r>
      <w:ins w:id="29" w:author="Tim Essington" w:date="2016-06-07T14:25:00Z">
        <w:r w:rsidR="00F669EE">
          <w:rPr>
            <w:rFonts w:ascii="Helvetica" w:hAnsi="Helvetica"/>
            <w:sz w:val="22"/>
            <w:szCs w:val="22"/>
          </w:rPr>
          <w:t xml:space="preserve"> decisions</w:t>
        </w:r>
      </w:ins>
      <w:r w:rsidR="00823A61">
        <w:rPr>
          <w:rFonts w:ascii="Helvetica" w:hAnsi="Helvetica"/>
          <w:sz w:val="22"/>
          <w:szCs w:val="22"/>
        </w:rPr>
        <w:t xml:space="preserve"> </w:t>
      </w:r>
      <w:del w:id="30" w:author="Tim Essington" w:date="2016-06-07T14:25:00Z">
        <w:r w:rsidR="00823A61" w:rsidDel="00F669EE">
          <w:rPr>
            <w:rFonts w:ascii="Helvetica" w:hAnsi="Helvetica"/>
            <w:sz w:val="22"/>
            <w:szCs w:val="22"/>
          </w:rPr>
          <w:delText xml:space="preserve">is </w:delText>
        </w:r>
      </w:del>
      <w:ins w:id="31" w:author="Tim Essington" w:date="2016-06-07T14:25:00Z">
        <w:r w:rsidR="00F669EE">
          <w:rPr>
            <w:rFonts w:ascii="Helvetica" w:hAnsi="Helvetica"/>
            <w:sz w:val="22"/>
            <w:szCs w:val="22"/>
          </w:rPr>
          <w:t xml:space="preserve">are </w:t>
        </w:r>
      </w:ins>
      <w:r w:rsidR="00823A61">
        <w:rPr>
          <w:rFonts w:ascii="Helvetica" w:hAnsi="Helvetica"/>
          <w:sz w:val="22"/>
          <w:szCs w:val="22"/>
        </w:rPr>
        <w:t xml:space="preserve">rarely </w:t>
      </w:r>
      <w:del w:id="32" w:author="Tim Essington" w:date="2016-06-07T14:25:00Z">
        <w:r w:rsidR="00823A61" w:rsidDel="00F669EE">
          <w:rPr>
            <w:rFonts w:ascii="Helvetica" w:hAnsi="Helvetica"/>
            <w:sz w:val="22"/>
            <w:szCs w:val="22"/>
          </w:rPr>
          <w:delText xml:space="preserve">justified </w:delText>
        </w:r>
      </w:del>
      <w:r w:rsidR="00823A61">
        <w:rPr>
          <w:rFonts w:ascii="Helvetica" w:hAnsi="Helvetica"/>
          <w:sz w:val="22"/>
          <w:szCs w:val="22"/>
        </w:rPr>
        <w:t>based on the</w:t>
      </w:r>
      <w:r w:rsidR="005171F5" w:rsidRPr="00582669">
        <w:rPr>
          <w:rFonts w:ascii="Helvetica" w:hAnsi="Helvetica"/>
          <w:sz w:val="22"/>
          <w:szCs w:val="22"/>
        </w:rPr>
        <w:t xml:space="preserve"> t</w:t>
      </w:r>
      <w:r w:rsidR="00C56F12" w:rsidRPr="00582669">
        <w:rPr>
          <w:rFonts w:ascii="Helvetica" w:hAnsi="Helvetica" w:cs="Helvetica Neue"/>
          <w:sz w:val="22"/>
          <w:szCs w:val="22"/>
        </w:rPr>
        <w:t>he value of monitoring information</w:t>
      </w:r>
      <w:r w:rsidR="006E5D16" w:rsidRPr="00582669">
        <w:rPr>
          <w:rFonts w:ascii="Helvetica" w:hAnsi="Helvetica" w:cs="Helvetica Neue"/>
          <w:sz w:val="22"/>
          <w:szCs w:val="22"/>
        </w:rPr>
        <w:t xml:space="preserve">. Instead, monitoring investment </w:t>
      </w:r>
      <w:ins w:id="33" w:author="Tim Essington" w:date="2016-06-07T14:25:00Z">
        <w:r w:rsidR="00F669EE">
          <w:rPr>
            <w:rFonts w:ascii="Helvetica" w:hAnsi="Helvetica" w:cs="Helvetica Neue"/>
            <w:sz w:val="22"/>
            <w:szCs w:val="22"/>
          </w:rPr>
          <w:t xml:space="preserve">decisions </w:t>
        </w:r>
      </w:ins>
      <w:del w:id="34" w:author="Tim Essington" w:date="2016-06-07T14:25:00Z">
        <w:r w:rsidR="006E5D16" w:rsidRPr="00582669" w:rsidDel="00F669EE">
          <w:rPr>
            <w:rFonts w:ascii="Helvetica" w:hAnsi="Helvetica" w:cs="Helvetica Neue"/>
            <w:sz w:val="22"/>
            <w:szCs w:val="22"/>
          </w:rPr>
          <w:delText>often is</w:delText>
        </w:r>
      </w:del>
      <w:ins w:id="35" w:author="Tim Essington" w:date="2016-06-07T14:25:00Z">
        <w:r w:rsidR="00F669EE">
          <w:rPr>
            <w:rFonts w:ascii="Helvetica" w:hAnsi="Helvetica" w:cs="Helvetica Neue"/>
            <w:sz w:val="22"/>
            <w:szCs w:val="22"/>
          </w:rPr>
          <w:t>are typically</w:t>
        </w:r>
      </w:ins>
      <w:r w:rsidR="006E5D16" w:rsidRPr="00582669">
        <w:rPr>
          <w:rFonts w:ascii="Helvetica" w:hAnsi="Helvetica" w:cs="Helvetica Neue"/>
          <w:sz w:val="22"/>
          <w:szCs w:val="22"/>
        </w:rPr>
        <w:t xml:space="preserve"> a </w:t>
      </w:r>
      <w:r w:rsidR="002440F8" w:rsidRPr="00582669">
        <w:rPr>
          <w:rFonts w:ascii="Helvetica" w:hAnsi="Helvetica" w:cs="Helvetica Neue"/>
          <w:sz w:val="22"/>
          <w:szCs w:val="22"/>
        </w:rPr>
        <w:t xml:space="preserve">product of funding availability, </w:t>
      </w:r>
      <w:r w:rsidR="006E5D16" w:rsidRPr="00582669">
        <w:rPr>
          <w:rFonts w:ascii="Helvetica" w:hAnsi="Helvetica" w:cs="Helvetica Neue"/>
          <w:sz w:val="22"/>
          <w:szCs w:val="22"/>
        </w:rPr>
        <w:t>technology, personnel logistics</w:t>
      </w:r>
      <w:commentRangeStart w:id="36"/>
      <w:r w:rsidR="006E5D16" w:rsidRPr="00582669">
        <w:rPr>
          <w:rFonts w:ascii="Helvetica" w:hAnsi="Helvetica" w:cs="Helvetica Neue"/>
          <w:sz w:val="22"/>
          <w:szCs w:val="22"/>
        </w:rPr>
        <w:t xml:space="preserve">, and perceptions of risk among managers and resource users. </w:t>
      </w:r>
      <w:commentRangeEnd w:id="36"/>
      <w:r w:rsidR="00F669EE">
        <w:rPr>
          <w:rStyle w:val="CommentReference"/>
          <w:rFonts w:eastAsiaTheme="minorEastAsia"/>
          <w:lang w:eastAsia="ja-JP"/>
        </w:rPr>
        <w:commentReference w:id="36"/>
      </w:r>
      <w:r w:rsidR="005171F5" w:rsidRPr="00582669">
        <w:rPr>
          <w:rFonts w:ascii="Helvetica" w:hAnsi="Helvetica" w:cs="Helvetica Neue"/>
          <w:sz w:val="22"/>
          <w:szCs w:val="22"/>
        </w:rPr>
        <w:t xml:space="preserve">We suggest managers </w:t>
      </w:r>
      <w:r w:rsidR="008B45CD">
        <w:rPr>
          <w:rFonts w:ascii="Helvetica" w:hAnsi="Helvetica" w:cs="Helvetica Neue"/>
          <w:sz w:val="22"/>
          <w:szCs w:val="22"/>
        </w:rPr>
        <w:t xml:space="preserve">take a </w:t>
      </w:r>
      <w:commentRangeStart w:id="37"/>
      <w:r w:rsidR="008B45CD">
        <w:rPr>
          <w:rFonts w:ascii="Helvetica" w:hAnsi="Helvetica" w:cs="Helvetica Neue"/>
          <w:sz w:val="22"/>
          <w:szCs w:val="22"/>
        </w:rPr>
        <w:t xml:space="preserve">precautionary approach </w:t>
      </w:r>
      <w:commentRangeEnd w:id="37"/>
      <w:r w:rsidR="00F669EE">
        <w:rPr>
          <w:rStyle w:val="CommentReference"/>
          <w:rFonts w:eastAsiaTheme="minorEastAsia"/>
          <w:lang w:eastAsia="ja-JP"/>
        </w:rPr>
        <w:commentReference w:id="37"/>
      </w:r>
      <w:r w:rsidR="008B45CD">
        <w:rPr>
          <w:rFonts w:ascii="Helvetica" w:hAnsi="Helvetica" w:cs="Helvetica Neue"/>
          <w:sz w:val="22"/>
          <w:szCs w:val="22"/>
        </w:rPr>
        <w:t xml:space="preserve">by </w:t>
      </w:r>
      <w:r w:rsidR="00CF2B6B">
        <w:rPr>
          <w:rFonts w:ascii="Helvetica" w:hAnsi="Helvetica" w:cs="Helvetica Neue"/>
          <w:sz w:val="22"/>
          <w:szCs w:val="22"/>
        </w:rPr>
        <w:t>invest</w:t>
      </w:r>
      <w:r w:rsidR="008B45CD">
        <w:rPr>
          <w:rFonts w:ascii="Helvetica" w:hAnsi="Helvetica" w:cs="Helvetica Neue"/>
          <w:sz w:val="22"/>
          <w:szCs w:val="22"/>
        </w:rPr>
        <w:t>ing</w:t>
      </w:r>
      <w:r w:rsidR="00CF2B6B">
        <w:rPr>
          <w:rFonts w:ascii="Helvetica" w:hAnsi="Helvetica" w:cs="Helvetica Neue"/>
          <w:sz w:val="22"/>
          <w:szCs w:val="22"/>
        </w:rPr>
        <w:t xml:space="preserve"> in monitoring based on its value. </w:t>
      </w:r>
      <w:r w:rsidR="00823A61">
        <w:rPr>
          <w:rFonts w:ascii="Helvetica" w:hAnsi="Helvetica" w:cs="Helvetica Neue"/>
          <w:sz w:val="22"/>
          <w:szCs w:val="22"/>
        </w:rPr>
        <w:t xml:space="preserve">In particular, </w:t>
      </w:r>
      <w:r w:rsidR="004845C4">
        <w:rPr>
          <w:rFonts w:ascii="Helvetica" w:hAnsi="Helvetica" w:cs="Helvetica Neue"/>
          <w:sz w:val="22"/>
          <w:szCs w:val="22"/>
        </w:rPr>
        <w:t>managers seeking to improve monitoring investment can ask</w:t>
      </w:r>
      <w:r w:rsidR="00823A61">
        <w:rPr>
          <w:rFonts w:ascii="Helvetica" w:hAnsi="Helvetica" w:cs="Helvetica Neue"/>
          <w:sz w:val="22"/>
          <w:szCs w:val="22"/>
        </w:rPr>
        <w:t>: how much return to a</w:t>
      </w:r>
      <w:r w:rsidR="00632662">
        <w:rPr>
          <w:rFonts w:ascii="Helvetica" w:hAnsi="Helvetica" w:cs="Helvetica Neue"/>
          <w:sz w:val="22"/>
          <w:szCs w:val="22"/>
        </w:rPr>
        <w:t>n</w:t>
      </w:r>
      <w:r w:rsidR="00823A61">
        <w:rPr>
          <w:rFonts w:ascii="Helvetica" w:hAnsi="Helvetica" w:cs="Helvetica Neue"/>
          <w:sz w:val="22"/>
          <w:szCs w:val="22"/>
        </w:rPr>
        <w:t xml:space="preserve"> ecological, social, or economic system can be achieved with </w:t>
      </w:r>
      <w:proofErr w:type="spellStart"/>
      <w:r w:rsidR="00823A61">
        <w:rPr>
          <w:rFonts w:ascii="Helvetica" w:hAnsi="Helvetica" w:cs="Helvetica Neue"/>
          <w:sz w:val="22"/>
          <w:szCs w:val="22"/>
        </w:rPr>
        <w:t>a</w:t>
      </w:r>
      <w:proofErr w:type="spellEnd"/>
      <w:r w:rsidR="00823A61">
        <w:rPr>
          <w:rFonts w:ascii="Helvetica" w:hAnsi="Helvetica" w:cs="Helvetica Neue"/>
          <w:sz w:val="22"/>
          <w:szCs w:val="22"/>
        </w:rPr>
        <w:t xml:space="preserve"> </w:t>
      </w:r>
      <w:del w:id="38" w:author="Tim Essington" w:date="2016-06-07T14:27:00Z">
        <w:r w:rsidR="00823A61" w:rsidDel="00F669EE">
          <w:rPr>
            <w:rFonts w:ascii="Helvetica" w:hAnsi="Helvetica" w:cs="Helvetica Neue"/>
            <w:sz w:val="22"/>
            <w:szCs w:val="22"/>
          </w:rPr>
          <w:delText xml:space="preserve">unit </w:delText>
        </w:r>
      </w:del>
      <w:r w:rsidR="00823A61">
        <w:rPr>
          <w:rFonts w:ascii="Helvetica" w:hAnsi="Helvetica" w:cs="Helvetica Neue"/>
          <w:sz w:val="22"/>
          <w:szCs w:val="22"/>
        </w:rPr>
        <w:t>increase</w:t>
      </w:r>
      <w:ins w:id="39" w:author="Tim Essington" w:date="2016-06-07T14:27:00Z">
        <w:r w:rsidR="00F669EE">
          <w:rPr>
            <w:rFonts w:ascii="Helvetica" w:hAnsi="Helvetica" w:cs="Helvetica Neue"/>
            <w:sz w:val="22"/>
            <w:szCs w:val="22"/>
          </w:rPr>
          <w:t>d</w:t>
        </w:r>
      </w:ins>
      <w:del w:id="40" w:author="Tim Essington" w:date="2016-06-07T14:27:00Z">
        <w:r w:rsidR="00823A61" w:rsidDel="00F669EE">
          <w:rPr>
            <w:rFonts w:ascii="Helvetica" w:hAnsi="Helvetica" w:cs="Helvetica Neue"/>
            <w:sz w:val="22"/>
            <w:szCs w:val="22"/>
          </w:rPr>
          <w:delText xml:space="preserve"> in</w:delText>
        </w:r>
      </w:del>
      <w:r w:rsidR="00823A61">
        <w:rPr>
          <w:rFonts w:ascii="Helvetica" w:hAnsi="Helvetica" w:cs="Helvetica Neue"/>
          <w:sz w:val="22"/>
          <w:szCs w:val="22"/>
        </w:rPr>
        <w:t xml:space="preserve"> monitoring investment? </w:t>
      </w:r>
      <w:r w:rsidR="008B45CD">
        <w:rPr>
          <w:rFonts w:ascii="Helvetica" w:hAnsi="Helvetica" w:cs="Helvetica Neue"/>
          <w:sz w:val="22"/>
          <w:szCs w:val="22"/>
        </w:rPr>
        <w:t xml:space="preserve">From a practical perspective, managers </w:t>
      </w:r>
      <w:r w:rsidR="00632662">
        <w:rPr>
          <w:rFonts w:ascii="Helvetica" w:hAnsi="Helvetica" w:cs="Helvetica Neue"/>
          <w:sz w:val="22"/>
          <w:szCs w:val="22"/>
        </w:rPr>
        <w:t>do not</w:t>
      </w:r>
      <w:r w:rsidR="008B45CD">
        <w:rPr>
          <w:rFonts w:ascii="Helvetica" w:hAnsi="Helvetica" w:cs="Helvetica Neue"/>
          <w:sz w:val="22"/>
          <w:szCs w:val="22"/>
        </w:rPr>
        <w:t xml:space="preserve"> know the exact status of the resource; therefore a precautionary buffer that ramps up monitoring investment as a system approaches an </w:t>
      </w:r>
      <w:commentRangeStart w:id="41"/>
      <w:r w:rsidR="008B45CD">
        <w:rPr>
          <w:rFonts w:ascii="Helvetica" w:hAnsi="Helvetica" w:cs="Helvetica Neue"/>
          <w:sz w:val="22"/>
          <w:szCs w:val="22"/>
        </w:rPr>
        <w:t xml:space="preserve">undesired </w:t>
      </w:r>
      <w:commentRangeEnd w:id="41"/>
      <w:r w:rsidR="00F669EE">
        <w:rPr>
          <w:rStyle w:val="CommentReference"/>
          <w:rFonts w:eastAsiaTheme="minorEastAsia"/>
          <w:lang w:eastAsia="ja-JP"/>
        </w:rPr>
        <w:commentReference w:id="41"/>
      </w:r>
      <w:r w:rsidR="008B45CD">
        <w:rPr>
          <w:rFonts w:ascii="Helvetica" w:hAnsi="Helvetica" w:cs="Helvetica Neue"/>
          <w:sz w:val="22"/>
          <w:szCs w:val="22"/>
        </w:rPr>
        <w:t xml:space="preserve">state can help to minimize risk </w:t>
      </w:r>
      <w:r w:rsidR="008B45CD" w:rsidRPr="00C87525">
        <w:rPr>
          <w:rFonts w:ascii="Helvetica" w:hAnsi="Helvetica"/>
          <w:sz w:val="22"/>
          <w:szCs w:val="22"/>
        </w:rPr>
        <w:fldChar w:fldCharType="begin"/>
      </w:r>
      <w:r w:rsidR="008B45CD">
        <w:rPr>
          <w:rFonts w:ascii="Helvetica" w:hAnsi="Helvetica"/>
          <w:sz w:val="22"/>
          <w:szCs w:val="22"/>
        </w:rPr>
        <w:instrText xml:space="preserve"> ADDIN EN.CITE &lt;EndNote&gt;&lt;Cite&gt;&lt;Author&gt;Hilborn&lt;/Author&gt;&lt;Year&gt;2001&lt;/Year&gt;&lt;RecNum&gt;8132&lt;/RecNum&gt;&lt;DisplayText&gt;(&lt;style face="italic"&gt;4&lt;/style&gt;)&lt;/DisplayText&gt;&lt;record&gt;&lt;rec-number&gt;8132&lt;/rec-number&gt;&lt;foreign-keys&gt;&lt;key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8B45CD" w:rsidRPr="00C87525">
        <w:rPr>
          <w:rFonts w:ascii="Helvetica" w:hAnsi="Helvetica"/>
          <w:sz w:val="22"/>
          <w:szCs w:val="22"/>
        </w:rPr>
        <w:fldChar w:fldCharType="separate"/>
      </w:r>
      <w:r w:rsidR="008B45CD">
        <w:rPr>
          <w:rFonts w:ascii="Helvetica" w:hAnsi="Helvetica"/>
          <w:noProof/>
          <w:sz w:val="22"/>
          <w:szCs w:val="22"/>
        </w:rPr>
        <w:t>(</w:t>
      </w:r>
      <w:r w:rsidR="008B45CD" w:rsidRPr="00261D80">
        <w:rPr>
          <w:rFonts w:ascii="Helvetica" w:hAnsi="Helvetica"/>
          <w:i/>
          <w:noProof/>
          <w:sz w:val="22"/>
          <w:szCs w:val="22"/>
        </w:rPr>
        <w:t>4</w:t>
      </w:r>
      <w:r w:rsidR="008B45CD">
        <w:rPr>
          <w:rFonts w:ascii="Helvetica" w:hAnsi="Helvetica"/>
          <w:noProof/>
          <w:sz w:val="22"/>
          <w:szCs w:val="22"/>
        </w:rPr>
        <w:t>)</w:t>
      </w:r>
      <w:r w:rsidR="008B45CD" w:rsidRPr="00C87525">
        <w:rPr>
          <w:rFonts w:ascii="Helvetica" w:hAnsi="Helvetica"/>
          <w:sz w:val="22"/>
          <w:szCs w:val="22"/>
        </w:rPr>
        <w:fldChar w:fldCharType="end"/>
      </w:r>
      <w:r w:rsidR="008B45CD" w:rsidRPr="00C87525">
        <w:rPr>
          <w:rFonts w:ascii="Helvetica" w:hAnsi="Helvetica"/>
          <w:sz w:val="22"/>
          <w:szCs w:val="22"/>
        </w:rPr>
        <w:t>.</w:t>
      </w:r>
      <w:r w:rsidR="008B45CD">
        <w:rPr>
          <w:rFonts w:ascii="Helvetica" w:hAnsi="Helvetica" w:cs="Helvetica Neue"/>
          <w:sz w:val="22"/>
          <w:szCs w:val="22"/>
        </w:rPr>
        <w:t xml:space="preserve"> </w:t>
      </w:r>
      <w:r w:rsidR="008B45CD" w:rsidRPr="00C87525">
        <w:rPr>
          <w:rFonts w:ascii="Helvetica" w:hAnsi="Helvetica"/>
          <w:sz w:val="22"/>
          <w:szCs w:val="22"/>
        </w:rPr>
        <w:t>Such an ad</w:t>
      </w:r>
      <w:r w:rsidR="008B45CD" w:rsidRPr="00C87525">
        <w:rPr>
          <w:rFonts w:ascii="Helvetica" w:hAnsi="Helvetica" w:cs="Helvetica"/>
          <w:sz w:val="22"/>
          <w:szCs w:val="22"/>
        </w:rPr>
        <w:t xml:space="preserve">aptive monitoring program that buffers thresholds </w:t>
      </w:r>
      <w:r w:rsidR="008B45CD">
        <w:rPr>
          <w:rFonts w:ascii="Helvetica" w:hAnsi="Helvetica" w:cs="Helvetica"/>
          <w:sz w:val="22"/>
          <w:szCs w:val="22"/>
        </w:rPr>
        <w:t xml:space="preserve">with high precision monitoring </w:t>
      </w:r>
      <w:r w:rsidR="008B45CD" w:rsidRPr="00C87525">
        <w:rPr>
          <w:rFonts w:ascii="Helvetica" w:hAnsi="Helvetica" w:cs="Helvetica"/>
          <w:sz w:val="22"/>
          <w:szCs w:val="22"/>
        </w:rPr>
        <w:t>can minimize monitoring costs and maximize profits</w:t>
      </w:r>
      <w:r w:rsidR="008B45CD">
        <w:rPr>
          <w:rFonts w:ascii="Helvetica" w:hAnsi="Helvetica" w:cs="Helvetica"/>
          <w:sz w:val="22"/>
          <w:szCs w:val="22"/>
        </w:rPr>
        <w:t>.</w:t>
      </w:r>
    </w:p>
    <w:p w14:paraId="26EEC452" w14:textId="77777777" w:rsidR="00C87525" w:rsidRPr="008B45CD" w:rsidRDefault="00C87525" w:rsidP="008B45CD">
      <w:pPr>
        <w:rPr>
          <w:rFonts w:ascii="Helvetica" w:hAnsi="Helvetica" w:cs="Helvetica Neue"/>
          <w:sz w:val="22"/>
          <w:szCs w:val="22"/>
        </w:rPr>
      </w:pPr>
    </w:p>
    <w:p w14:paraId="613804E9" w14:textId="5900C943" w:rsidR="00AC21D9" w:rsidRPr="004663BF" w:rsidRDefault="007D51D4" w:rsidP="000E346F">
      <w:pPr>
        <w:pStyle w:val="ListParagraph"/>
        <w:numPr>
          <w:ilvl w:val="0"/>
          <w:numId w:val="4"/>
        </w:numPr>
        <w:rPr>
          <w:rFonts w:ascii="Helvetica" w:hAnsi="Helvetica" w:cs="Helvetica Neue"/>
          <w:sz w:val="22"/>
          <w:szCs w:val="22"/>
          <w:u w:val="single"/>
        </w:rPr>
      </w:pPr>
      <w:r w:rsidRPr="000E346F">
        <w:rPr>
          <w:rFonts w:ascii="Helvetica" w:hAnsi="Helvetica" w:cs="Helvetica Neue"/>
          <w:sz w:val="22"/>
          <w:szCs w:val="22"/>
          <w:u w:val="single"/>
        </w:rPr>
        <w:t>Minimize moral hazards</w:t>
      </w:r>
      <w:r w:rsidR="00CD6733">
        <w:rPr>
          <w:rFonts w:ascii="Helvetica" w:hAnsi="Helvetica" w:cs="Helvetica Neue"/>
          <w:sz w:val="22"/>
          <w:szCs w:val="22"/>
          <w:u w:val="single"/>
        </w:rPr>
        <w:t xml:space="preserve"> </w:t>
      </w:r>
      <w:r w:rsidR="00F26B2D">
        <w:rPr>
          <w:rFonts w:ascii="Helvetica" w:hAnsi="Helvetica" w:cs="Helvetica Neue"/>
          <w:sz w:val="22"/>
          <w:szCs w:val="22"/>
          <w:u w:val="single"/>
        </w:rPr>
        <w:t>to</w:t>
      </w:r>
      <w:r w:rsidR="00CD6733">
        <w:rPr>
          <w:rFonts w:ascii="Helvetica" w:hAnsi="Helvetica" w:cs="Helvetica Neue"/>
          <w:sz w:val="22"/>
          <w:szCs w:val="22"/>
          <w:u w:val="single"/>
        </w:rPr>
        <w:t xml:space="preserve"> incentivize </w:t>
      </w:r>
      <w:r w:rsidR="00B50123">
        <w:rPr>
          <w:rFonts w:ascii="Helvetica" w:hAnsi="Helvetica" w:cs="Helvetica Neue"/>
          <w:sz w:val="22"/>
          <w:szCs w:val="22"/>
          <w:u w:val="single"/>
        </w:rPr>
        <w:t>stakeholders</w:t>
      </w:r>
      <w:r w:rsidR="002D1194">
        <w:rPr>
          <w:rFonts w:ascii="Helvetica" w:hAnsi="Helvetica" w:cs="Helvetica Neue"/>
          <w:sz w:val="22"/>
          <w:szCs w:val="22"/>
          <w:u w:val="single"/>
        </w:rPr>
        <w:t>.</w:t>
      </w:r>
      <w:r w:rsidR="00B23854" w:rsidRPr="000E346F">
        <w:rPr>
          <w:rFonts w:ascii="Helvetica" w:hAnsi="Helvetica"/>
          <w:sz w:val="22"/>
          <w:szCs w:val="22"/>
        </w:rPr>
        <w:t xml:space="preserve"> </w:t>
      </w:r>
      <w:r w:rsidR="008663EB">
        <w:rPr>
          <w:rFonts w:ascii="Helvetica" w:hAnsi="Helvetica"/>
          <w:sz w:val="22"/>
          <w:szCs w:val="22"/>
        </w:rPr>
        <w:t xml:space="preserve">The payment </w:t>
      </w:r>
      <w:r w:rsidR="00B46EFE">
        <w:rPr>
          <w:rFonts w:ascii="Helvetica" w:hAnsi="Helvetica"/>
          <w:sz w:val="22"/>
          <w:szCs w:val="22"/>
        </w:rPr>
        <w:t xml:space="preserve">system </w:t>
      </w:r>
      <w:r w:rsidR="008663EB">
        <w:rPr>
          <w:rFonts w:ascii="Helvetica" w:hAnsi="Helvetica"/>
          <w:sz w:val="22"/>
          <w:szCs w:val="22"/>
        </w:rPr>
        <w:t xml:space="preserve">for natural resource monitoring </w:t>
      </w:r>
      <w:r w:rsidR="00E27687" w:rsidRPr="000E346F">
        <w:rPr>
          <w:rFonts w:ascii="Helvetica" w:hAnsi="Helvetica"/>
          <w:sz w:val="22"/>
          <w:szCs w:val="22"/>
        </w:rPr>
        <w:t>is</w:t>
      </w:r>
      <w:r w:rsidR="00AC21D9" w:rsidRPr="000E346F">
        <w:rPr>
          <w:rFonts w:ascii="Helvetica" w:hAnsi="Helvetica"/>
          <w:sz w:val="22"/>
          <w:szCs w:val="22"/>
        </w:rPr>
        <w:t xml:space="preserve"> </w:t>
      </w:r>
      <w:r w:rsidR="00B46EFE">
        <w:rPr>
          <w:rFonts w:ascii="Helvetica" w:hAnsi="Helvetica"/>
          <w:sz w:val="22"/>
          <w:szCs w:val="22"/>
        </w:rPr>
        <w:t xml:space="preserve">often </w:t>
      </w:r>
      <w:r w:rsidR="00AC21D9" w:rsidRPr="000E346F">
        <w:rPr>
          <w:rFonts w:ascii="Helvetica" w:hAnsi="Helvetica"/>
          <w:sz w:val="22"/>
          <w:szCs w:val="22"/>
        </w:rPr>
        <w:t>a ‘moral hazard’</w:t>
      </w:r>
      <w:r w:rsidR="008663EB">
        <w:rPr>
          <w:rFonts w:ascii="Helvetica" w:hAnsi="Helvetica"/>
          <w:sz w:val="22"/>
          <w:szCs w:val="22"/>
        </w:rPr>
        <w:t xml:space="preserve">, </w:t>
      </w:r>
      <w:r w:rsidR="00AC21D9" w:rsidRPr="000E346F">
        <w:rPr>
          <w:rFonts w:ascii="Helvetica" w:hAnsi="Helvetica"/>
          <w:sz w:val="22"/>
          <w:szCs w:val="22"/>
        </w:rPr>
        <w:t xml:space="preserve">where one organization (e.g. industry) is involved in a </w:t>
      </w:r>
      <w:commentRangeStart w:id="42"/>
      <w:r w:rsidR="00AC21D9" w:rsidRPr="000E346F">
        <w:rPr>
          <w:rFonts w:ascii="Helvetica" w:hAnsi="Helvetica"/>
          <w:sz w:val="22"/>
          <w:szCs w:val="22"/>
        </w:rPr>
        <w:t xml:space="preserve">risky activity </w:t>
      </w:r>
      <w:commentRangeEnd w:id="42"/>
      <w:r w:rsidR="00F669EE">
        <w:rPr>
          <w:rStyle w:val="CommentReference"/>
          <w:rFonts w:eastAsiaTheme="minorEastAsia"/>
          <w:lang w:eastAsia="ja-JP"/>
        </w:rPr>
        <w:commentReference w:id="42"/>
      </w:r>
      <w:r w:rsidR="00AC21D9" w:rsidRPr="000E346F">
        <w:rPr>
          <w:rFonts w:ascii="Helvetica" w:hAnsi="Helvetica"/>
          <w:sz w:val="22"/>
          <w:szCs w:val="22"/>
        </w:rPr>
        <w:t xml:space="preserve">(harvest) but is protected against risk by another party that </w:t>
      </w:r>
      <w:commentRangeStart w:id="43"/>
      <w:r w:rsidR="00AC21D9" w:rsidRPr="000E346F">
        <w:rPr>
          <w:rFonts w:ascii="Helvetica" w:hAnsi="Helvetica"/>
          <w:sz w:val="22"/>
          <w:szCs w:val="22"/>
        </w:rPr>
        <w:t xml:space="preserve">incurs the </w:t>
      </w:r>
      <w:commentRangeEnd w:id="43"/>
      <w:r w:rsidR="00F669EE">
        <w:rPr>
          <w:rStyle w:val="CommentReference"/>
          <w:rFonts w:eastAsiaTheme="minorEastAsia"/>
          <w:lang w:eastAsia="ja-JP"/>
        </w:rPr>
        <w:commentReference w:id="43"/>
      </w:r>
      <w:r w:rsidR="00AC21D9" w:rsidRPr="000E346F">
        <w:rPr>
          <w:rFonts w:ascii="Helvetica" w:hAnsi="Helvetica"/>
          <w:sz w:val="22"/>
          <w:szCs w:val="22"/>
        </w:rPr>
        <w:t xml:space="preserve">cost (e.g. government)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&lt;EndNote&gt;&lt;Cite&gt;&lt;Author&gt;Hölmstrom&lt;/Author&gt;&lt;Year&gt;1979&lt;/Year&gt;&lt;RecNum&gt;8293&lt;/RecNum&gt;&lt;DisplayText&gt;(&lt;style face="italic"&gt;5&lt;/style&gt;)&lt;/DisplayText&gt;&lt;record&gt;&lt;rec-number&gt;8293&lt;/rec-number&gt;&lt;foreign-keys&gt;&lt;key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5</w:t>
      </w:r>
      <w:r w:rsidR="00787ADA">
        <w:rPr>
          <w:rFonts w:ascii="Helvetica" w:hAnsi="Helvetica"/>
          <w:noProof/>
          <w:sz w:val="22"/>
          <w:szCs w:val="22"/>
        </w:rPr>
        <w:t>)</w:t>
      </w:r>
      <w:r w:rsidR="00787ADA">
        <w:rPr>
          <w:rFonts w:ascii="Helvetica" w:hAnsi="Helvetica"/>
          <w:sz w:val="22"/>
          <w:szCs w:val="22"/>
        </w:rPr>
        <w:fldChar w:fldCharType="end"/>
      </w:r>
      <w:r w:rsidR="00AC21D9" w:rsidRPr="000E346F">
        <w:rPr>
          <w:rFonts w:ascii="Helvetica" w:hAnsi="Helvetica"/>
          <w:sz w:val="22"/>
          <w:szCs w:val="22"/>
        </w:rPr>
        <w:t>.</w:t>
      </w:r>
      <w:r w:rsidR="0099709C">
        <w:rPr>
          <w:rFonts w:ascii="Helvetica" w:hAnsi="Helvetica"/>
          <w:sz w:val="22"/>
          <w:szCs w:val="22"/>
        </w:rPr>
        <w:t xml:space="preserve"> L</w:t>
      </w:r>
      <w:r w:rsidR="00AC21D9" w:rsidRPr="000E346F">
        <w:rPr>
          <w:rFonts w:ascii="Helvetica" w:hAnsi="Helvetica"/>
          <w:sz w:val="22"/>
          <w:szCs w:val="22"/>
        </w:rPr>
        <w:t xml:space="preserve">ower precision monitoring combined with shared risk among multiple parties </w:t>
      </w:r>
      <w:r w:rsidR="0099709C">
        <w:rPr>
          <w:rFonts w:ascii="Helvetica" w:hAnsi="Helvetica"/>
          <w:sz w:val="22"/>
          <w:szCs w:val="22"/>
        </w:rPr>
        <w:t>can help resolve</w:t>
      </w:r>
      <w:r w:rsidR="00AC21D9" w:rsidRPr="000E346F">
        <w:rPr>
          <w:rFonts w:ascii="Helvetica" w:hAnsi="Helvetica"/>
          <w:sz w:val="22"/>
          <w:szCs w:val="22"/>
        </w:rPr>
        <w:t xml:space="preserve"> </w:t>
      </w:r>
      <w:r w:rsidR="0099709C">
        <w:rPr>
          <w:rFonts w:ascii="Helvetica" w:hAnsi="Helvetica"/>
          <w:sz w:val="22"/>
          <w:szCs w:val="22"/>
        </w:rPr>
        <w:t xml:space="preserve">such </w:t>
      </w:r>
      <w:r w:rsidR="00AC21D9" w:rsidRPr="000E346F">
        <w:rPr>
          <w:rFonts w:ascii="Helvetica" w:hAnsi="Helvetica"/>
          <w:sz w:val="22"/>
          <w:szCs w:val="22"/>
        </w:rPr>
        <w:t>moral hazards.</w:t>
      </w:r>
      <w:r w:rsidR="00324B34" w:rsidRPr="000E346F">
        <w:rPr>
          <w:rFonts w:ascii="Helvetica" w:hAnsi="Helvetica"/>
          <w:sz w:val="22"/>
          <w:szCs w:val="22"/>
        </w:rPr>
        <w:t xml:space="preserve"> </w:t>
      </w:r>
      <w:r w:rsidR="00127A68">
        <w:rPr>
          <w:rFonts w:ascii="Helvetica" w:hAnsi="Helvetica"/>
          <w:sz w:val="22"/>
          <w:szCs w:val="22"/>
        </w:rPr>
        <w:t>S</w:t>
      </w:r>
      <w:r w:rsidR="00127A68" w:rsidRPr="000E346F">
        <w:rPr>
          <w:rFonts w:ascii="Helvetica" w:hAnsi="Helvetica"/>
          <w:sz w:val="22"/>
          <w:szCs w:val="22"/>
        </w:rPr>
        <w:t xml:space="preserve">hared risk strategies </w:t>
      </w:r>
      <w:r w:rsidR="00127A68">
        <w:rPr>
          <w:rFonts w:ascii="Helvetica" w:hAnsi="Helvetica"/>
          <w:sz w:val="22"/>
          <w:szCs w:val="22"/>
        </w:rPr>
        <w:t xml:space="preserve">can balance stakeholder needs </w:t>
      </w:r>
      <w:r w:rsidR="000E346F">
        <w:rPr>
          <w:rFonts w:ascii="Helvetica" w:hAnsi="Helvetica"/>
          <w:sz w:val="22"/>
          <w:szCs w:val="22"/>
        </w:rPr>
        <w:t xml:space="preserve">where industry and government agencies share </w:t>
      </w:r>
      <w:r w:rsidR="00AC21D9" w:rsidRPr="000E346F">
        <w:rPr>
          <w:rFonts w:ascii="Helvetica" w:hAnsi="Helvetica"/>
          <w:sz w:val="22"/>
          <w:szCs w:val="22"/>
        </w:rPr>
        <w:t>monitoring costs</w:t>
      </w:r>
      <w:r w:rsidR="0099709C">
        <w:rPr>
          <w:rFonts w:ascii="Helvetica" w:hAnsi="Helvetica"/>
          <w:sz w:val="22"/>
          <w:szCs w:val="22"/>
        </w:rPr>
        <w:t xml:space="preserve">. </w:t>
      </w:r>
      <w:r w:rsidR="00B46EFE">
        <w:rPr>
          <w:rFonts w:ascii="Helvetica" w:hAnsi="Helvetica"/>
          <w:sz w:val="22"/>
          <w:szCs w:val="22"/>
        </w:rPr>
        <w:t xml:space="preserve">We </w:t>
      </w:r>
      <w:r w:rsidR="000E346F">
        <w:rPr>
          <w:rFonts w:ascii="Helvetica" w:hAnsi="Helvetica"/>
          <w:sz w:val="22"/>
          <w:szCs w:val="22"/>
        </w:rPr>
        <w:t xml:space="preserve">caution that </w:t>
      </w:r>
      <w:r w:rsidR="00AC21D9" w:rsidRPr="000E346F">
        <w:rPr>
          <w:rFonts w:ascii="Helvetica" w:hAnsi="Helvetica"/>
          <w:sz w:val="22"/>
          <w:szCs w:val="22"/>
        </w:rPr>
        <w:t>shared monitoring costs</w:t>
      </w:r>
      <w:r w:rsidR="0099709C">
        <w:rPr>
          <w:rFonts w:ascii="Helvetica" w:hAnsi="Helvetica"/>
          <w:sz w:val="22"/>
          <w:szCs w:val="22"/>
        </w:rPr>
        <w:t xml:space="preserve"> among industry and government</w:t>
      </w:r>
      <w:r w:rsidR="00AC21D9" w:rsidRPr="000E346F">
        <w:rPr>
          <w:rFonts w:ascii="Helvetica" w:hAnsi="Helvetica"/>
          <w:sz w:val="22"/>
          <w:szCs w:val="22"/>
        </w:rPr>
        <w:t xml:space="preserve"> are not always in</w:t>
      </w:r>
      <w:r w:rsidR="00770A53">
        <w:rPr>
          <w:rFonts w:ascii="Helvetica" w:hAnsi="Helvetica"/>
          <w:sz w:val="22"/>
          <w:szCs w:val="22"/>
        </w:rPr>
        <w:t xml:space="preserve"> </w:t>
      </w:r>
      <w:r w:rsidR="00AC21D9" w:rsidRPr="000E346F">
        <w:rPr>
          <w:rFonts w:ascii="Helvetica" w:hAnsi="Helvetica"/>
          <w:sz w:val="22"/>
          <w:szCs w:val="22"/>
        </w:rPr>
        <w:t xml:space="preserve">line with economic incentives. </w:t>
      </w:r>
      <w:r w:rsidR="0099709C">
        <w:rPr>
          <w:rFonts w:ascii="Helvetica" w:hAnsi="Helvetica"/>
          <w:sz w:val="22"/>
          <w:szCs w:val="22"/>
        </w:rPr>
        <w:t>A</w:t>
      </w:r>
      <w:r w:rsidR="00AC21D9" w:rsidRPr="000E346F">
        <w:rPr>
          <w:rFonts w:ascii="Helvetica" w:hAnsi="Helvetica"/>
          <w:sz w:val="22"/>
          <w:szCs w:val="22"/>
        </w:rPr>
        <w:t xml:space="preserve">gencies often have limited resources to provide high precision monitoring, </w:t>
      </w:r>
      <w:commentRangeStart w:id="44"/>
      <w:r w:rsidR="00AC21D9" w:rsidRPr="000E346F">
        <w:rPr>
          <w:rFonts w:ascii="Helvetica" w:hAnsi="Helvetica"/>
          <w:sz w:val="22"/>
          <w:szCs w:val="22"/>
        </w:rPr>
        <w:t xml:space="preserve">while the industry is often incentivized to harvest as much of the resource as possible at the lowest cost. </w:t>
      </w:r>
      <w:commentRangeEnd w:id="44"/>
      <w:r w:rsidR="006266F0">
        <w:rPr>
          <w:rStyle w:val="CommentReference"/>
          <w:rFonts w:eastAsiaTheme="minorEastAsia"/>
          <w:lang w:eastAsia="ja-JP"/>
        </w:rPr>
        <w:commentReference w:id="44"/>
      </w:r>
      <w:r w:rsidR="00AC21D9" w:rsidRPr="000E346F">
        <w:rPr>
          <w:rFonts w:ascii="Helvetica" w:hAnsi="Helvetica"/>
          <w:sz w:val="22"/>
          <w:szCs w:val="22"/>
        </w:rPr>
        <w:t>Thus, it is critical that we seek solutions that are economically viable</w:t>
      </w:r>
      <w:r w:rsidR="00632662">
        <w:rPr>
          <w:rFonts w:ascii="Helvetica" w:hAnsi="Helvetica"/>
          <w:sz w:val="22"/>
          <w:szCs w:val="22"/>
        </w:rPr>
        <w:t xml:space="preserve"> for industry </w:t>
      </w:r>
      <w:r w:rsidR="0099709C">
        <w:rPr>
          <w:rFonts w:ascii="Helvetica" w:hAnsi="Helvetica"/>
          <w:sz w:val="22"/>
          <w:szCs w:val="22"/>
        </w:rPr>
        <w:t>and governments</w:t>
      </w:r>
      <w:r w:rsidR="00AC21D9" w:rsidRPr="000E346F">
        <w:rPr>
          <w:rFonts w:ascii="Helvetica" w:hAnsi="Helvetica"/>
          <w:sz w:val="22"/>
          <w:szCs w:val="22"/>
        </w:rPr>
        <w:t xml:space="preserve"> </w:t>
      </w:r>
      <w:r w:rsidR="00632662">
        <w:rPr>
          <w:rFonts w:ascii="Helvetica" w:hAnsi="Helvetica"/>
          <w:sz w:val="22"/>
          <w:szCs w:val="22"/>
        </w:rPr>
        <w:t>and</w:t>
      </w:r>
      <w:r w:rsidR="00AC21D9" w:rsidRPr="000E346F">
        <w:rPr>
          <w:rFonts w:ascii="Helvetica" w:hAnsi="Helvetica"/>
          <w:sz w:val="22"/>
          <w:szCs w:val="22"/>
        </w:rPr>
        <w:t xml:space="preserve"> incentivize environmental </w:t>
      </w:r>
      <w:commentRangeStart w:id="45"/>
      <w:r w:rsidR="00AC21D9" w:rsidRPr="000E346F">
        <w:rPr>
          <w:rFonts w:ascii="Helvetica" w:hAnsi="Helvetica"/>
          <w:sz w:val="22"/>
          <w:szCs w:val="22"/>
        </w:rPr>
        <w:t>protection</w:t>
      </w:r>
      <w:commentRangeEnd w:id="45"/>
      <w:r w:rsidR="006266F0">
        <w:rPr>
          <w:rStyle w:val="CommentReference"/>
          <w:rFonts w:eastAsiaTheme="minorEastAsia"/>
          <w:lang w:eastAsia="ja-JP"/>
        </w:rPr>
        <w:commentReference w:id="45"/>
      </w:r>
      <w:r w:rsidR="00AC21D9" w:rsidRPr="000E346F">
        <w:rPr>
          <w:rFonts w:ascii="Helvetica" w:hAnsi="Helvetica"/>
          <w:sz w:val="22"/>
          <w:szCs w:val="22"/>
        </w:rPr>
        <w:t xml:space="preserve">. </w:t>
      </w:r>
    </w:p>
    <w:p w14:paraId="254C7496" w14:textId="77777777" w:rsidR="00600E60" w:rsidRDefault="00600E60" w:rsidP="008663EB">
      <w:pPr>
        <w:rPr>
          <w:rFonts w:ascii="Helvetica" w:hAnsi="Helvetica" w:cs="Helvetica Neue"/>
          <w:sz w:val="22"/>
          <w:szCs w:val="22"/>
          <w:u w:val="single"/>
        </w:rPr>
      </w:pPr>
    </w:p>
    <w:p w14:paraId="15F124D3" w14:textId="150785F3" w:rsidR="00661DD0" w:rsidRDefault="001011B1" w:rsidP="00D900D1">
      <w:pPr>
        <w:ind w:firstLine="360"/>
        <w:rPr>
          <w:rFonts w:ascii="Helvetica" w:hAnsi="Helvetica"/>
          <w:sz w:val="22"/>
          <w:szCs w:val="22"/>
        </w:rPr>
      </w:pPr>
      <w:r w:rsidRPr="00055FB3">
        <w:rPr>
          <w:rFonts w:ascii="Helvetica" w:hAnsi="Helvetica"/>
          <w:sz w:val="22"/>
          <w:szCs w:val="22"/>
        </w:rPr>
        <w:t xml:space="preserve">We advocate for integrating these </w:t>
      </w:r>
      <w:r w:rsidR="00B633BA">
        <w:rPr>
          <w:rFonts w:ascii="Helvetica" w:hAnsi="Helvetica"/>
          <w:sz w:val="22"/>
          <w:szCs w:val="22"/>
        </w:rPr>
        <w:t>three</w:t>
      </w:r>
      <w:r w:rsidRPr="00055FB3">
        <w:rPr>
          <w:rFonts w:ascii="Helvetica" w:hAnsi="Helvetica"/>
          <w:sz w:val="22"/>
          <w:szCs w:val="22"/>
        </w:rPr>
        <w:t xml:space="preserve"> principles into natural resource management</w:t>
      </w:r>
      <w:r w:rsidR="009A7DAD">
        <w:rPr>
          <w:rFonts w:ascii="Helvetica" w:hAnsi="Helvetica"/>
          <w:sz w:val="22"/>
          <w:szCs w:val="22"/>
        </w:rPr>
        <w:t xml:space="preserve"> as a way to avoid crossing </w:t>
      </w:r>
      <w:r w:rsidR="009568B2">
        <w:rPr>
          <w:rFonts w:ascii="Helvetica" w:hAnsi="Helvetica"/>
          <w:sz w:val="22"/>
          <w:szCs w:val="22"/>
        </w:rPr>
        <w:t xml:space="preserve">thresholds </w:t>
      </w:r>
      <w:r w:rsidR="00BB0225">
        <w:rPr>
          <w:rFonts w:ascii="Helvetica" w:hAnsi="Helvetica"/>
          <w:sz w:val="22"/>
          <w:szCs w:val="22"/>
        </w:rPr>
        <w:t>below which ecological and socio-economic</w:t>
      </w:r>
      <w:r w:rsidR="009A7DAD">
        <w:rPr>
          <w:rFonts w:ascii="Helvetica" w:hAnsi="Helvetica"/>
          <w:sz w:val="22"/>
          <w:szCs w:val="22"/>
        </w:rPr>
        <w:t xml:space="preserve"> disruptions can occur. We </w:t>
      </w:r>
      <w:r w:rsidR="000B78D4" w:rsidRPr="00055FB3">
        <w:rPr>
          <w:rFonts w:ascii="Helvetica" w:hAnsi="Helvetica"/>
          <w:sz w:val="22"/>
          <w:szCs w:val="22"/>
        </w:rPr>
        <w:t>sugg</w:t>
      </w:r>
      <w:r w:rsidR="004F78A0" w:rsidRPr="00055FB3">
        <w:rPr>
          <w:rFonts w:ascii="Helvetica" w:hAnsi="Helvetica"/>
          <w:sz w:val="22"/>
          <w:szCs w:val="22"/>
        </w:rPr>
        <w:t xml:space="preserve">est that these principles </w:t>
      </w:r>
      <w:r w:rsidR="009568B2">
        <w:rPr>
          <w:rFonts w:ascii="Helvetica" w:hAnsi="Helvetica"/>
          <w:sz w:val="22"/>
          <w:szCs w:val="22"/>
        </w:rPr>
        <w:t>are broadly applicable to the</w:t>
      </w:r>
      <w:r w:rsidR="000B78D4" w:rsidRPr="00055FB3">
        <w:rPr>
          <w:rFonts w:ascii="Helvetica" w:hAnsi="Helvetica"/>
          <w:sz w:val="22"/>
          <w:szCs w:val="22"/>
        </w:rPr>
        <w:t xml:space="preserve"> </w:t>
      </w:r>
      <w:r w:rsidR="009568B2">
        <w:rPr>
          <w:rFonts w:ascii="Helvetica" w:hAnsi="Helvetica"/>
          <w:sz w:val="22"/>
          <w:szCs w:val="22"/>
        </w:rPr>
        <w:t>management of</w:t>
      </w:r>
      <w:r w:rsidR="009A7DAD">
        <w:rPr>
          <w:rFonts w:ascii="Helvetica" w:hAnsi="Helvetica"/>
          <w:sz w:val="22"/>
          <w:szCs w:val="22"/>
        </w:rPr>
        <w:t xml:space="preserve"> </w:t>
      </w:r>
      <w:r w:rsidR="00DC3760">
        <w:rPr>
          <w:rFonts w:ascii="Helvetica" w:hAnsi="Helvetica"/>
          <w:sz w:val="22"/>
          <w:szCs w:val="22"/>
        </w:rPr>
        <w:t>biological systems</w:t>
      </w:r>
      <w:r w:rsidR="009F01B0" w:rsidRPr="00055FB3">
        <w:rPr>
          <w:rFonts w:ascii="Helvetica" w:hAnsi="Helvetica"/>
          <w:sz w:val="22"/>
          <w:szCs w:val="22"/>
        </w:rPr>
        <w:t xml:space="preserve"> </w:t>
      </w:r>
      <w:r w:rsidR="00BB0225">
        <w:rPr>
          <w:rFonts w:ascii="Helvetica" w:hAnsi="Helvetica"/>
          <w:sz w:val="22"/>
          <w:szCs w:val="22"/>
        </w:rPr>
        <w:t xml:space="preserve">where human pressures or environmental shifts can cause </w:t>
      </w:r>
      <w:r w:rsidR="009A7DAD">
        <w:rPr>
          <w:rFonts w:ascii="Helvetica" w:hAnsi="Helvetica"/>
          <w:sz w:val="22"/>
          <w:szCs w:val="22"/>
        </w:rPr>
        <w:t>large</w:t>
      </w:r>
      <w:r w:rsidR="005766C4" w:rsidRPr="00055FB3">
        <w:rPr>
          <w:rFonts w:ascii="Helvetica" w:hAnsi="Helvetica"/>
          <w:sz w:val="22"/>
          <w:szCs w:val="22"/>
        </w:rPr>
        <w:t xml:space="preserve"> and often abrupt change</w:t>
      </w:r>
      <w:r w:rsidR="00386108">
        <w:rPr>
          <w:rFonts w:ascii="Helvetica" w:hAnsi="Helvetica"/>
          <w:sz w:val="22"/>
          <w:szCs w:val="22"/>
        </w:rPr>
        <w:t>s</w:t>
      </w:r>
      <w:r w:rsidR="00DC3760">
        <w:rPr>
          <w:rFonts w:ascii="Helvetica" w:hAnsi="Helvetica"/>
          <w:sz w:val="22"/>
          <w:szCs w:val="22"/>
        </w:rPr>
        <w:t xml:space="preserve"> in a species or ecosystem</w:t>
      </w:r>
      <w:r w:rsidR="005766C4" w:rsidRPr="00055FB3">
        <w:rPr>
          <w:rFonts w:ascii="Helvetica" w:hAnsi="Helvetica"/>
          <w:sz w:val="22"/>
          <w:szCs w:val="22"/>
        </w:rPr>
        <w:t xml:space="preserve"> </w:t>
      </w:r>
      <w:r w:rsidR="00BB0225">
        <w:rPr>
          <w:rFonts w:ascii="Helvetica" w:hAnsi="Helvetica"/>
          <w:sz w:val="22"/>
          <w:szCs w:val="22"/>
        </w:rPr>
        <w:t>(i.e. a</w:t>
      </w:r>
      <w:r w:rsidR="00316649">
        <w:rPr>
          <w:rFonts w:ascii="Helvetica" w:hAnsi="Helvetica"/>
          <w:sz w:val="22"/>
          <w:szCs w:val="22"/>
        </w:rPr>
        <w:t xml:space="preserve"> biological</w:t>
      </w:r>
      <w:r w:rsidR="00BB0225">
        <w:rPr>
          <w:rFonts w:ascii="Helvetica" w:hAnsi="Helvetica"/>
          <w:sz w:val="22"/>
          <w:szCs w:val="22"/>
        </w:rPr>
        <w:t xml:space="preserve"> ‘tipping point’)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&lt;EndNote&gt;&lt;Cite&gt;&lt;Author&gt;Scheffer&lt;/Author&gt;&lt;Year&gt;2012&lt;/Year&gt;&lt;RecNum&gt;8372&lt;/RecNum&gt;&lt;DisplayText&gt;(&lt;style face="italic"&gt;6&lt;/style&gt;)&lt;/DisplayText&gt;&lt;record&gt;&lt;rec-number&gt;8372&lt;/rec-number&gt;&lt;foreign-keys&gt;&lt;key app="EN" db-id="dsrza9wtbra05fevxvw5svf8d0a9a0ptptvp" timestamp="1463612978"&gt;8372&lt;/key&gt;&lt;/foreign-keys&gt;&lt;ref-type name="Journal Article"&gt;17&lt;/ref-type&gt;&lt;contributors&gt;&lt;authors&gt;&lt;author&gt;Scheffer, Marten&lt;/author&gt;&lt;author&gt;Carpenter, Stephen R.&lt;/author&gt;&lt;author&gt;Lenton, Timothy M.&lt;/author&gt;&lt;author&gt;Bascompte, Jordi&lt;/author&gt;&lt;author&gt;Brock, William&lt;/author&gt;&lt;author&gt;Dakos, Vasilis&lt;/author&gt;&lt;author&gt;van de Koppel, Johan&lt;/author&gt;&lt;author&gt;van de Leemput, Ingrid A.&lt;/author&gt;&lt;author&gt;Levin, Simon A.&lt;/author&gt;&lt;author&gt;van Nes, Egbert H.&lt;/author&gt;&lt;author&gt;Pascual, Mercedes&lt;/author&gt;&lt;author&gt;Vandermeer, John&lt;/author&gt;&lt;/authors&gt;&lt;/contributors&gt;&lt;titles&gt;&lt;title&gt;Anticipating Critical Transitions&lt;/title&gt;&lt;secondary-title&gt;Science&lt;/secondary-title&gt;&lt;/titles&gt;&lt;periodical&gt;&lt;full-title&gt;Science&lt;/full-title&gt;&lt;/periodical&gt;&lt;pages&gt;344-348&lt;/pages&gt;&lt;volume&gt;338&lt;/volume&gt;&lt;number&gt;6105&lt;/number&gt;&lt;dates&gt;&lt;year&gt;2012&lt;/year&gt;&lt;/dates&gt;&lt;work-type&gt;10.1126/science.1225244&lt;/work-type&gt;&lt;urls&gt;&lt;related-urls&gt;&lt;url&gt;http://science.sciencemag.org/content/338/6105/344.abstract&lt;/url&gt;&lt;/related-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6</w:t>
      </w:r>
      <w:r w:rsidR="00787ADA">
        <w:rPr>
          <w:rFonts w:ascii="Helvetica" w:hAnsi="Helvetica"/>
          <w:noProof/>
          <w:sz w:val="22"/>
          <w:szCs w:val="22"/>
        </w:rPr>
        <w:t>)</w:t>
      </w:r>
      <w:r w:rsidR="00787ADA">
        <w:rPr>
          <w:rFonts w:ascii="Helvetica" w:hAnsi="Helvetica"/>
          <w:sz w:val="22"/>
          <w:szCs w:val="22"/>
        </w:rPr>
        <w:fldChar w:fldCharType="end"/>
      </w:r>
      <w:r w:rsidR="005766C4" w:rsidRPr="00055FB3">
        <w:rPr>
          <w:rFonts w:ascii="Helvetica" w:hAnsi="Helvetica"/>
          <w:sz w:val="22"/>
          <w:szCs w:val="22"/>
        </w:rPr>
        <w:t>.</w:t>
      </w:r>
      <w:r w:rsidR="00055FB3">
        <w:rPr>
          <w:rFonts w:ascii="Helvetica" w:hAnsi="Helvetica"/>
          <w:sz w:val="22"/>
          <w:szCs w:val="22"/>
        </w:rPr>
        <w:t xml:space="preserve"> </w:t>
      </w:r>
      <w:r w:rsidR="00647816">
        <w:rPr>
          <w:rFonts w:ascii="Helvetica" w:hAnsi="Helvetica"/>
          <w:sz w:val="22"/>
          <w:szCs w:val="22"/>
        </w:rPr>
        <w:t>For example, numerous species</w:t>
      </w:r>
      <w:r w:rsidR="00647816" w:rsidRPr="00647816">
        <w:rPr>
          <w:rFonts w:ascii="Helvetica" w:hAnsi="Helvetica"/>
          <w:sz w:val="22"/>
          <w:szCs w:val="22"/>
        </w:rPr>
        <w:t xml:space="preserve"> </w:t>
      </w:r>
      <w:r w:rsidR="00647816">
        <w:rPr>
          <w:rFonts w:ascii="Helvetica" w:hAnsi="Helvetica"/>
          <w:sz w:val="22"/>
          <w:szCs w:val="22"/>
        </w:rPr>
        <w:t>can recover following minor harvest rates, but when high harvest rates depress a population to very low abundance, inbreeding, the loss of group vigilance, or an inability to find mates can cause populations to go extinct</w:t>
      </w:r>
      <w:r w:rsidR="00647816" w:rsidRPr="00055FB3">
        <w:rPr>
          <w:rFonts w:ascii="Helvetica" w:hAnsi="Helvetica"/>
          <w:sz w:val="22"/>
          <w:szCs w:val="22"/>
        </w:rPr>
        <w:t xml:space="preserve"> </w:t>
      </w:r>
      <w:commentRangeStart w:id="46"/>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&lt;EndNote&gt;&lt;Cite&gt;&lt;Author&gt;Courchamp&lt;/Author&gt;&lt;Year&gt;1999&lt;/Year&gt;&lt;RecNum&gt;4246&lt;/RecNum&gt;&lt;DisplayText&gt;(&lt;style face="italic"&gt;7&lt;/style&gt;)&lt;/DisplayText&gt;&lt;record&gt;&lt;rec-number&gt;4246&lt;/rec-number&gt;&lt;foreign-keys&gt;&lt;key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7</w:t>
      </w:r>
      <w:r w:rsidR="00787ADA">
        <w:rPr>
          <w:rFonts w:ascii="Helvetica" w:hAnsi="Helvetica"/>
          <w:noProof/>
          <w:sz w:val="22"/>
          <w:szCs w:val="22"/>
        </w:rPr>
        <w:t>)</w:t>
      </w:r>
      <w:r w:rsidR="00787ADA">
        <w:rPr>
          <w:rFonts w:ascii="Helvetica" w:hAnsi="Helvetica"/>
          <w:sz w:val="22"/>
          <w:szCs w:val="22"/>
        </w:rPr>
        <w:fldChar w:fldCharType="end"/>
      </w:r>
      <w:r w:rsidR="00647816">
        <w:rPr>
          <w:rFonts w:ascii="Helvetica" w:hAnsi="Helvetica"/>
          <w:sz w:val="22"/>
          <w:szCs w:val="22"/>
        </w:rPr>
        <w:t>.</w:t>
      </w:r>
      <w:r w:rsidR="00316649">
        <w:rPr>
          <w:rFonts w:ascii="Helvetica" w:hAnsi="Helvetica"/>
          <w:sz w:val="22"/>
          <w:szCs w:val="22"/>
        </w:rPr>
        <w:t xml:space="preserve"> </w:t>
      </w:r>
      <w:r w:rsidR="009C22F2">
        <w:rPr>
          <w:rFonts w:ascii="Helvetica" w:hAnsi="Helvetica"/>
          <w:sz w:val="22"/>
          <w:szCs w:val="22"/>
        </w:rPr>
        <w:t xml:space="preserve">For </w:t>
      </w:r>
      <w:r w:rsidR="00BF2E7D">
        <w:rPr>
          <w:rFonts w:ascii="Helvetica" w:hAnsi="Helvetica"/>
          <w:sz w:val="22"/>
          <w:szCs w:val="22"/>
        </w:rPr>
        <w:t xml:space="preserve">managers of harvested species </w:t>
      </w:r>
      <w:r w:rsidR="00534E10">
        <w:rPr>
          <w:rFonts w:ascii="Helvetica" w:hAnsi="Helvetica"/>
          <w:sz w:val="22"/>
          <w:szCs w:val="22"/>
        </w:rPr>
        <w:t>that exhibit</w:t>
      </w:r>
      <w:r w:rsidR="00BF2E7D">
        <w:rPr>
          <w:rFonts w:ascii="Helvetica" w:hAnsi="Helvetica"/>
          <w:sz w:val="22"/>
          <w:szCs w:val="22"/>
        </w:rPr>
        <w:t xml:space="preserve"> destabilizing dynamics at low densities (e.g. Atlantic Cod</w:t>
      </w:r>
      <w:commentRangeEnd w:id="46"/>
      <w:r w:rsidR="006266F0">
        <w:rPr>
          <w:rStyle w:val="CommentReference"/>
          <w:rFonts w:eastAsiaTheme="minorEastAsia"/>
          <w:lang w:eastAsia="ja-JP"/>
        </w:rPr>
        <w:commentReference w:id="46"/>
      </w:r>
      <w:r w:rsidR="00660043">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&lt;EndNote&gt;&lt;Cite&gt;&lt;Author&gt;Kuparinen&lt;/Author&gt;&lt;Year&gt;2014&lt;/Year&gt;&lt;RecNum&gt;8374&lt;/RecNum&gt;&lt;DisplayText&gt;(&lt;style face="italic"&gt;8&lt;/style&gt;)&lt;/DisplayText&gt;&lt;record&gt;&lt;rec-number&gt;8374&lt;/rec-number&gt;&lt;foreign-keys&gt;&lt;key app="EN" db-id="dsrza9wtbra05fevxvw5svf8d0a9a0ptptvp" timestamp="1464719986"&gt;8374&lt;/key&gt;&lt;/foreign-keys&gt;&lt;ref-type name="Journal Article"&gt;17&lt;/ref-type&gt;&lt;contributors&gt;&lt;authors&gt;&lt;author&gt;Kuparinen, Anna&lt;/author&gt;&lt;author&gt;Hutchings, Jeffrey A.&lt;/author&gt;&lt;/authors&gt;&lt;/contributors&gt;&lt;titles&gt;&lt;title&gt;Increased natural mortality at low abundance can generate an Allee effect in a marine fish&lt;/title&gt;&lt;secondary-title&gt;Royal Society Open Science&lt;/secondary-title&gt;&lt;/titles&gt;&lt;periodical&gt;&lt;full-title&gt;Royal Society Open Science&lt;/full-title&gt;&lt;/periodical&gt;&lt;volume&gt;1&lt;/volume&gt;&lt;number&gt;2&lt;/number&gt;&lt;dates&gt;&lt;year&gt;2014&lt;/year&gt;&lt;/dates&gt;&lt;work-type&gt;10.1098/rsos.140075&lt;/work-type&gt;&lt;urls&gt;&lt;related-urls&gt;&lt;url&gt;http://rsos.royalsocietypublishing.org/content/1/2/140075.abstract&lt;/url&gt;&lt;/related-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8</w:t>
      </w:r>
      <w:r w:rsidR="00787ADA">
        <w:rPr>
          <w:rFonts w:ascii="Helvetica" w:hAnsi="Helvetica"/>
          <w:noProof/>
          <w:sz w:val="22"/>
          <w:szCs w:val="22"/>
        </w:rPr>
        <w:t>)</w:t>
      </w:r>
      <w:r w:rsidR="00787ADA">
        <w:rPr>
          <w:rFonts w:ascii="Helvetica" w:hAnsi="Helvetica"/>
          <w:sz w:val="22"/>
          <w:szCs w:val="22"/>
        </w:rPr>
        <w:fldChar w:fldCharType="end"/>
      </w:r>
      <w:r w:rsidR="00BF2E7D">
        <w:rPr>
          <w:rFonts w:ascii="Helvetica" w:hAnsi="Helvetica"/>
          <w:sz w:val="22"/>
          <w:szCs w:val="22"/>
        </w:rPr>
        <w:t>, a</w:t>
      </w:r>
      <w:r w:rsidR="004501D3">
        <w:rPr>
          <w:rFonts w:ascii="Helvetica" w:hAnsi="Helvetica"/>
          <w:sz w:val="22"/>
          <w:szCs w:val="22"/>
        </w:rPr>
        <w:t>djusting investment in monitoring and management to avoid</w:t>
      </w:r>
      <w:r w:rsidR="00661DD0">
        <w:rPr>
          <w:rFonts w:ascii="Helvetica" w:hAnsi="Helvetica"/>
          <w:sz w:val="22"/>
          <w:szCs w:val="22"/>
        </w:rPr>
        <w:t xml:space="preserve"> crossing</w:t>
      </w:r>
      <w:r w:rsidR="004501D3">
        <w:rPr>
          <w:rFonts w:ascii="Helvetica" w:hAnsi="Helvetica"/>
          <w:sz w:val="22"/>
          <w:szCs w:val="22"/>
        </w:rPr>
        <w:t xml:space="preserve"> </w:t>
      </w:r>
      <w:r w:rsidR="00661DD0">
        <w:rPr>
          <w:rFonts w:ascii="Helvetica" w:hAnsi="Helvetica"/>
          <w:sz w:val="22"/>
          <w:szCs w:val="22"/>
        </w:rPr>
        <w:t xml:space="preserve">both </w:t>
      </w:r>
      <w:commentRangeStart w:id="47"/>
      <w:r w:rsidR="00661DD0">
        <w:rPr>
          <w:rFonts w:ascii="Helvetica" w:hAnsi="Helvetica"/>
          <w:sz w:val="22"/>
          <w:szCs w:val="22"/>
        </w:rPr>
        <w:t>limit reference points</w:t>
      </w:r>
      <w:commentRangeEnd w:id="47"/>
      <w:r w:rsidR="006266F0">
        <w:rPr>
          <w:rStyle w:val="CommentReference"/>
          <w:rFonts w:eastAsiaTheme="minorEastAsia"/>
          <w:lang w:eastAsia="ja-JP"/>
        </w:rPr>
        <w:commentReference w:id="47"/>
      </w:r>
      <w:r w:rsidR="00661DD0">
        <w:rPr>
          <w:rFonts w:ascii="Helvetica" w:hAnsi="Helvetica"/>
          <w:sz w:val="22"/>
          <w:szCs w:val="22"/>
        </w:rPr>
        <w:t xml:space="preserve"> and b</w:t>
      </w:r>
      <w:r w:rsidR="004501D3">
        <w:rPr>
          <w:rFonts w:ascii="Helvetica" w:hAnsi="Helvetica"/>
          <w:sz w:val="22"/>
          <w:szCs w:val="22"/>
        </w:rPr>
        <w:t xml:space="preserve">iological </w:t>
      </w:r>
      <w:r w:rsidR="00BF2E7D">
        <w:rPr>
          <w:rFonts w:ascii="Helvetica" w:hAnsi="Helvetica"/>
          <w:sz w:val="22"/>
          <w:szCs w:val="22"/>
        </w:rPr>
        <w:t>tipping points</w:t>
      </w:r>
      <w:r w:rsidR="004501D3">
        <w:rPr>
          <w:rFonts w:ascii="Helvetica" w:hAnsi="Helvetica"/>
          <w:sz w:val="22"/>
          <w:szCs w:val="22"/>
        </w:rPr>
        <w:t xml:space="preserve"> </w:t>
      </w:r>
      <w:r w:rsidR="002615BE">
        <w:rPr>
          <w:rFonts w:ascii="Helvetica" w:hAnsi="Helvetica"/>
          <w:sz w:val="22"/>
          <w:szCs w:val="22"/>
        </w:rPr>
        <w:t>is essential to sustainable management</w:t>
      </w:r>
      <w:r w:rsidR="00660043">
        <w:rPr>
          <w:rFonts w:ascii="Helvetica" w:hAnsi="Helvetica"/>
          <w:sz w:val="22"/>
          <w:szCs w:val="22"/>
        </w:rPr>
        <w:t xml:space="preserve">. </w:t>
      </w:r>
    </w:p>
    <w:p w14:paraId="614EDEEB" w14:textId="704BD80B" w:rsidR="00C21E2E" w:rsidRPr="00D900D1" w:rsidRDefault="0044069C" w:rsidP="00D900D1">
      <w:pPr>
        <w:ind w:firstLine="360"/>
        <w:rPr>
          <w:rFonts w:ascii="Helvetica" w:hAnsi="Helvetica"/>
          <w:sz w:val="22"/>
          <w:szCs w:val="22"/>
        </w:rPr>
      </w:pPr>
      <w:r>
        <w:rPr>
          <w:rFonts w:ascii="Helvetica" w:hAnsi="Helvetica"/>
          <w:sz w:val="22"/>
          <w:szCs w:val="22"/>
        </w:rPr>
        <w:t>T</w:t>
      </w:r>
      <w:r w:rsidR="001011B1">
        <w:rPr>
          <w:rFonts w:ascii="Helvetica" w:hAnsi="Helvetica"/>
          <w:sz w:val="22"/>
          <w:szCs w:val="22"/>
        </w:rPr>
        <w:t>he existence</w:t>
      </w:r>
      <w:r w:rsidR="00526467">
        <w:rPr>
          <w:rFonts w:ascii="Helvetica" w:hAnsi="Helvetica"/>
          <w:sz w:val="22"/>
          <w:szCs w:val="22"/>
        </w:rPr>
        <w:t xml:space="preserve"> and exact location</w:t>
      </w:r>
      <w:r w:rsidR="001011B1">
        <w:rPr>
          <w:rFonts w:ascii="Helvetica" w:hAnsi="Helvetica"/>
          <w:sz w:val="22"/>
          <w:szCs w:val="22"/>
        </w:rPr>
        <w:t xml:space="preserve"> of these</w:t>
      </w:r>
      <w:r w:rsidR="00526467">
        <w:rPr>
          <w:rFonts w:ascii="Helvetica" w:hAnsi="Helvetica"/>
          <w:sz w:val="22"/>
          <w:szCs w:val="22"/>
        </w:rPr>
        <w:t xml:space="preserve"> biological</w:t>
      </w:r>
      <w:r w:rsidR="001011B1">
        <w:rPr>
          <w:rFonts w:ascii="Helvetica" w:hAnsi="Helvetica"/>
          <w:sz w:val="22"/>
          <w:szCs w:val="22"/>
        </w:rPr>
        <w:t xml:space="preserve"> tipping points can be </w:t>
      </w:r>
      <w:r w:rsidR="00AD0418">
        <w:rPr>
          <w:rFonts w:ascii="Helvetica" w:hAnsi="Helvetica"/>
          <w:sz w:val="22"/>
          <w:szCs w:val="22"/>
        </w:rPr>
        <w:t xml:space="preserve">difficult to detect, and </w:t>
      </w:r>
      <w:r w:rsidR="00C21E2E" w:rsidRPr="00660043">
        <w:rPr>
          <w:rFonts w:ascii="Helvetica" w:hAnsi="Helvetica"/>
          <w:sz w:val="22"/>
          <w:szCs w:val="22"/>
        </w:rPr>
        <w:t xml:space="preserve">decision makers are rarely fortunate enough </w:t>
      </w:r>
      <w:r w:rsidR="001B0A54">
        <w:rPr>
          <w:rFonts w:ascii="Helvetica" w:hAnsi="Helvetica"/>
          <w:sz w:val="22"/>
          <w:szCs w:val="22"/>
        </w:rPr>
        <w:t>to become aware of biological tipping points</w:t>
      </w:r>
      <w:r w:rsidR="00C21E2E" w:rsidRPr="00660043">
        <w:rPr>
          <w:rFonts w:ascii="Helvetica" w:hAnsi="Helvetica"/>
          <w:sz w:val="22"/>
          <w:szCs w:val="22"/>
        </w:rPr>
        <w:t xml:space="preserve"> until after the threshold has been crossed</w:t>
      </w:r>
      <w:r w:rsidR="00C21E2E" w:rsidRPr="00EE0FF8">
        <w:t xml:space="preserv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&lt;EndNote&gt;&lt;Cite&gt;&lt;Author&gt;Ludwig&lt;/Author&gt;&lt;Year&gt;1993&lt;/Year&gt;&lt;RecNum&gt;8167&lt;/RecNum&gt;&lt;DisplayText&gt;(&lt;style face="italic"&gt;9&lt;/style&gt;)&lt;/DisplayText&gt;&lt;record&gt;&lt;rec-number&gt;8167&lt;/rec-number&gt;&lt;foreign-keys&gt;&lt;key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9</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Gaining greater certainty about</w:t>
      </w:r>
      <w:r w:rsidR="00F51FBB">
        <w:rPr>
          <w:rFonts w:ascii="Helvetica" w:hAnsi="Helvetica"/>
          <w:sz w:val="22"/>
          <w:szCs w:val="22"/>
        </w:rPr>
        <w:t xml:space="preserve"> basic biological dynamics of a system as well as</w:t>
      </w:r>
      <w:r w:rsidR="00C21E2E" w:rsidRPr="00660043">
        <w:rPr>
          <w:rFonts w:ascii="Helvetica" w:hAnsi="Helvetica"/>
          <w:sz w:val="22"/>
          <w:szCs w:val="22"/>
        </w:rPr>
        <w:t xml:space="preserve"> the location of a tipping point can be achieved </w:t>
      </w:r>
      <w:r w:rsidR="00F51FBB">
        <w:rPr>
          <w:rFonts w:ascii="Helvetica" w:hAnsi="Helvetica"/>
          <w:sz w:val="22"/>
          <w:szCs w:val="22"/>
        </w:rPr>
        <w:t>by developing policy to allow</w:t>
      </w:r>
      <w:r w:rsidR="004D6530">
        <w:rPr>
          <w:rFonts w:ascii="Helvetica" w:hAnsi="Helvetica"/>
          <w:sz w:val="22"/>
          <w:szCs w:val="22"/>
        </w:rPr>
        <w:t xml:space="preserve"> flexible</w:t>
      </w:r>
      <w:r w:rsidR="00C21E2E" w:rsidRPr="00660043">
        <w:rPr>
          <w:rFonts w:ascii="Helvetica" w:hAnsi="Helvetica"/>
          <w:sz w:val="22"/>
          <w:szCs w:val="22"/>
        </w:rPr>
        <w:t xml:space="preserve"> management </w:t>
      </w:r>
      <w:r w:rsidR="004D6530">
        <w:rPr>
          <w:rFonts w:ascii="Helvetica" w:hAnsi="Helvetica"/>
          <w:sz w:val="22"/>
          <w:szCs w:val="22"/>
        </w:rPr>
        <w:t xml:space="preserve">strategies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&lt;EndNote&gt;&lt;Cite&gt;&lt;Author&gt;Walters&lt;/Author&gt;&lt;Year&gt;1978&lt;/Year&gt;&lt;RecNum&gt;7947&lt;/RecNum&gt;&lt;DisplayText&gt;(&lt;style face="italic"&gt;10&lt;/style&gt;)&lt;/DisplayText&gt;&lt;record&gt;&lt;rec-number&gt;7947&lt;/rec-number&gt;&lt;foreign-keys&gt;&lt;key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10</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xml:space="preserve">. For example, </w:t>
      </w:r>
      <w:proofErr w:type="spellStart"/>
      <w:r w:rsidR="00C21E2E" w:rsidRPr="00660043">
        <w:rPr>
          <w:rFonts w:ascii="Helvetica" w:hAnsi="Helvetica"/>
          <w:sz w:val="22"/>
          <w:szCs w:val="22"/>
        </w:rPr>
        <w:t>Boettinger</w:t>
      </w:r>
      <w:proofErr w:type="spellEnd"/>
      <w:r w:rsidR="00C21E2E" w:rsidRPr="00660043">
        <w:rPr>
          <w:rFonts w:ascii="Helvetica" w:hAnsi="Helvetica"/>
          <w:sz w:val="22"/>
          <w:szCs w:val="22"/>
        </w:rPr>
        <w:t xml:space="preserve"> et al. </w:t>
      </w:r>
      <w:r w:rsidR="00787ADA">
        <w:rPr>
          <w:rFonts w:ascii="Helvetica" w:hAnsi="Helvetica"/>
          <w:sz w:val="22"/>
          <w:szCs w:val="22"/>
        </w:rPr>
        <w:fldChar w:fldCharType="begin"/>
      </w:r>
      <w:r w:rsidR="00787ADA">
        <w:rPr>
          <w:rFonts w:ascii="Helvetica" w:hAnsi="Helvetica"/>
          <w:sz w:val="22"/>
          <w:szCs w:val="22"/>
        </w:rPr>
        <w:instrText xml:space="preserve"> ADDIN EN.CITE &lt;EndNote&gt;&lt;Cite ExcludeAuth="1"&gt;&lt;Author&gt;Boettiger&lt;/Author&gt;&lt;Year&gt;2015&lt;/Year&gt;&lt;RecNum&gt;8126&lt;/RecNum&gt;&lt;DisplayText&gt;(&lt;style face="italic"&gt;11&lt;/style&gt;)&lt;/DisplayText&gt;&lt;record&gt;&lt;rec-number&gt;8126&lt;/rec-number&gt;&lt;foreign-keys&gt;&lt;key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11</w:t>
      </w:r>
      <w:r w:rsidR="00787ADA">
        <w:rPr>
          <w:rFonts w:ascii="Helvetica" w:hAnsi="Helvetica"/>
          <w:noProof/>
          <w:sz w:val="22"/>
          <w:szCs w:val="22"/>
        </w:rPr>
        <w:t>)</w:t>
      </w:r>
      <w:r w:rsidR="00787ADA">
        <w:rPr>
          <w:rFonts w:ascii="Helvetica" w:hAnsi="Helvetica"/>
          <w:sz w:val="22"/>
          <w:szCs w:val="22"/>
        </w:rPr>
        <w:fldChar w:fldCharType="end"/>
      </w:r>
      <w:r w:rsidR="00C21E2E" w:rsidRPr="00660043">
        <w:rPr>
          <w:rFonts w:ascii="Helvetica" w:hAnsi="Helvetica"/>
          <w:sz w:val="22"/>
          <w:szCs w:val="22"/>
        </w:rPr>
        <w:t xml:space="preserve"> recently described how stochastic dynamic programming can allow managers opportunities to learn more about</w:t>
      </w:r>
      <w:r w:rsidR="00F51FBB">
        <w:rPr>
          <w:rFonts w:ascii="Helvetica" w:hAnsi="Helvetica"/>
          <w:sz w:val="22"/>
          <w:szCs w:val="22"/>
        </w:rPr>
        <w:t xml:space="preserve"> their system and</w:t>
      </w:r>
      <w:r w:rsidR="00C21E2E" w:rsidRPr="00660043">
        <w:rPr>
          <w:rFonts w:ascii="Helvetica" w:hAnsi="Helvetica"/>
          <w:sz w:val="22"/>
          <w:szCs w:val="22"/>
        </w:rPr>
        <w:t xml:space="preserve"> threshold locations</w:t>
      </w:r>
      <w:r w:rsidR="00F51FBB">
        <w:rPr>
          <w:rFonts w:ascii="Helvetica" w:hAnsi="Helvetica"/>
          <w:sz w:val="22"/>
          <w:szCs w:val="22"/>
        </w:rPr>
        <w:t xml:space="preserve"> as data becomes increasingly available</w:t>
      </w:r>
      <w:r w:rsidR="00C21E2E" w:rsidRPr="00660043">
        <w:rPr>
          <w:rFonts w:ascii="Helvetica" w:hAnsi="Helvetica"/>
          <w:sz w:val="22"/>
          <w:szCs w:val="22"/>
        </w:rPr>
        <w:t xml:space="preserve">. </w:t>
      </w:r>
      <w:r w:rsidR="00661DD0">
        <w:rPr>
          <w:rFonts w:ascii="Helvetica" w:hAnsi="Helvetica"/>
          <w:sz w:val="22"/>
          <w:szCs w:val="22"/>
        </w:rPr>
        <w:t xml:space="preserve">Yet, even with better monitoring, improved </w:t>
      </w:r>
      <w:r w:rsidR="00C21E2E" w:rsidRPr="00660043">
        <w:rPr>
          <w:rFonts w:ascii="Helvetica" w:hAnsi="Helvetica"/>
          <w:sz w:val="22"/>
          <w:szCs w:val="22"/>
        </w:rPr>
        <w:t>analysis</w:t>
      </w:r>
      <w:r w:rsidR="00661DD0">
        <w:rPr>
          <w:rFonts w:ascii="Helvetica" w:hAnsi="Helvetica"/>
          <w:sz w:val="22"/>
          <w:szCs w:val="22"/>
        </w:rPr>
        <w:t>,</w:t>
      </w:r>
      <w:r w:rsidR="00F51FBB">
        <w:rPr>
          <w:rFonts w:ascii="Helvetica" w:hAnsi="Helvetica"/>
          <w:sz w:val="22"/>
          <w:szCs w:val="22"/>
        </w:rPr>
        <w:t xml:space="preserve"> and more data</w:t>
      </w:r>
      <w:r w:rsidR="00C21E2E" w:rsidRPr="00660043">
        <w:rPr>
          <w:rFonts w:ascii="Helvetica" w:hAnsi="Helvetica"/>
          <w:sz w:val="22"/>
          <w:szCs w:val="22"/>
        </w:rPr>
        <w:t>,</w:t>
      </w:r>
      <w:r w:rsidR="00F51FBB">
        <w:rPr>
          <w:rFonts w:ascii="Helvetica" w:hAnsi="Helvetica"/>
          <w:sz w:val="22"/>
          <w:szCs w:val="22"/>
        </w:rPr>
        <w:t xml:space="preserve"> caution is still required,</w:t>
      </w:r>
      <w:r w:rsidR="00BB79F3" w:rsidRPr="00660043">
        <w:rPr>
          <w:rFonts w:ascii="Helvetica" w:hAnsi="Helvetica"/>
          <w:sz w:val="22"/>
          <w:szCs w:val="22"/>
        </w:rPr>
        <w:t xml:space="preserve"> because</w:t>
      </w:r>
      <w:r w:rsidR="00C21E2E" w:rsidRPr="00660043">
        <w:rPr>
          <w:rFonts w:ascii="Helvetica" w:hAnsi="Helvetica"/>
          <w:sz w:val="22"/>
          <w:szCs w:val="22"/>
        </w:rPr>
        <w:t xml:space="preserve"> some uncertainty is irreducible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&lt;EndNote&gt;&lt;Cite&gt;&lt;Author&gt;Mangel&lt;/Author&gt;&lt;Year&gt;2000&lt;/Year&gt;&lt;RecNum&gt;4361&lt;/RecNum&gt;&lt;DisplayText&gt;(&lt;style face="italic"&gt;2&lt;/style&gt;)&lt;/DisplayText&gt;&lt;record&gt;&lt;rec-number&gt;4361&lt;/rec-number&gt;&lt;foreign-keys&gt;&lt;key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2</w:t>
      </w:r>
      <w:r w:rsidR="00787ADA">
        <w:rPr>
          <w:rFonts w:ascii="Helvetica" w:hAnsi="Helvetica"/>
          <w:noProof/>
          <w:sz w:val="22"/>
          <w:szCs w:val="22"/>
        </w:rPr>
        <w:t>)</w:t>
      </w:r>
      <w:r w:rsidR="00787ADA">
        <w:rPr>
          <w:rFonts w:ascii="Helvetica" w:hAnsi="Helvetica"/>
          <w:sz w:val="22"/>
          <w:szCs w:val="22"/>
        </w:rPr>
        <w:fldChar w:fldCharType="end"/>
      </w:r>
      <w:r w:rsidR="00D330F3">
        <w:rPr>
          <w:rFonts w:ascii="Helvetica" w:hAnsi="Helvetica"/>
          <w:sz w:val="22"/>
          <w:szCs w:val="22"/>
        </w:rPr>
        <w:t xml:space="preserve">. </w:t>
      </w:r>
    </w:p>
    <w:p w14:paraId="08A07BCF" w14:textId="453FBD82" w:rsidR="00DF3222" w:rsidRPr="00A60252" w:rsidRDefault="00753C46" w:rsidP="00661DD0">
      <w:pPr>
        <w:ind w:firstLine="720"/>
        <w:rPr>
          <w:rFonts w:ascii="Helvetica" w:hAnsi="Helvetica"/>
          <w:sz w:val="22"/>
          <w:szCs w:val="22"/>
        </w:rPr>
      </w:pPr>
      <w:r w:rsidRPr="0092332A">
        <w:rPr>
          <w:rFonts w:ascii="Helvetica" w:hAnsi="Helvetica"/>
          <w:sz w:val="22"/>
          <w:szCs w:val="22"/>
        </w:rPr>
        <w:t xml:space="preserve">Lastly, the utility </w:t>
      </w:r>
      <w:r w:rsidR="00660043" w:rsidRPr="0092332A">
        <w:rPr>
          <w:rFonts w:ascii="Helvetica" w:hAnsi="Helvetica"/>
          <w:sz w:val="22"/>
          <w:szCs w:val="22"/>
        </w:rPr>
        <w:t xml:space="preserve">of these </w:t>
      </w:r>
      <w:r w:rsidR="00B633BA">
        <w:rPr>
          <w:rFonts w:ascii="Helvetica" w:hAnsi="Helvetica"/>
          <w:sz w:val="22"/>
          <w:szCs w:val="22"/>
        </w:rPr>
        <w:t>three</w:t>
      </w:r>
      <w:r w:rsidR="00660043" w:rsidRPr="0092332A">
        <w:rPr>
          <w:rFonts w:ascii="Helvetica" w:hAnsi="Helvetica"/>
          <w:sz w:val="22"/>
          <w:szCs w:val="22"/>
        </w:rPr>
        <w:t xml:space="preserve"> principles </w:t>
      </w:r>
      <w:r w:rsidRPr="0092332A">
        <w:rPr>
          <w:rFonts w:ascii="Helvetica" w:hAnsi="Helvetica"/>
          <w:sz w:val="22"/>
          <w:szCs w:val="22"/>
        </w:rPr>
        <w:t xml:space="preserve">will require the </w:t>
      </w:r>
      <w:r w:rsidR="00660043" w:rsidRPr="0092332A">
        <w:rPr>
          <w:rFonts w:ascii="Helvetica" w:hAnsi="Helvetica"/>
          <w:sz w:val="22"/>
          <w:szCs w:val="22"/>
        </w:rPr>
        <w:t>integration of</w:t>
      </w:r>
      <w:r w:rsidR="0031575C" w:rsidRPr="0092332A">
        <w:rPr>
          <w:rFonts w:ascii="Helvetica" w:hAnsi="Helvetica"/>
          <w:sz w:val="22"/>
          <w:szCs w:val="22"/>
        </w:rPr>
        <w:t xml:space="preserve"> </w:t>
      </w:r>
      <w:r w:rsidR="007B260B" w:rsidRPr="0092332A">
        <w:rPr>
          <w:rFonts w:ascii="Helvetica" w:hAnsi="Helvetica"/>
          <w:sz w:val="22"/>
          <w:szCs w:val="22"/>
        </w:rPr>
        <w:t xml:space="preserve">diverse stakeholder </w:t>
      </w:r>
      <w:r w:rsidR="007B0144" w:rsidRPr="0092332A">
        <w:rPr>
          <w:rFonts w:ascii="Helvetica" w:hAnsi="Helvetica"/>
          <w:sz w:val="22"/>
          <w:szCs w:val="22"/>
        </w:rPr>
        <w:t>perspectives</w:t>
      </w:r>
      <w:r w:rsidRPr="0092332A">
        <w:rPr>
          <w:rFonts w:ascii="Helvetica" w:hAnsi="Helvetica"/>
          <w:sz w:val="22"/>
          <w:szCs w:val="22"/>
        </w:rPr>
        <w:t xml:space="preserve"> into management</w:t>
      </w:r>
      <w:r w:rsidR="007B0144" w:rsidRPr="0092332A">
        <w:rPr>
          <w:rFonts w:ascii="Helvetica" w:hAnsi="Helvetica"/>
          <w:sz w:val="22"/>
          <w:szCs w:val="22"/>
        </w:rPr>
        <w:t xml:space="preserve">. </w:t>
      </w:r>
      <w:r w:rsidRPr="0092332A">
        <w:rPr>
          <w:rFonts w:ascii="Helvetica" w:hAnsi="Helvetica"/>
          <w:sz w:val="22"/>
          <w:szCs w:val="22"/>
        </w:rPr>
        <w:t xml:space="preserve">The policy that defines </w:t>
      </w:r>
      <w:r w:rsidR="00ED1986" w:rsidRPr="0092332A">
        <w:rPr>
          <w:rFonts w:ascii="Helvetica" w:hAnsi="Helvetica"/>
          <w:sz w:val="22"/>
          <w:szCs w:val="22"/>
        </w:rPr>
        <w:t>sustainable resource extraction</w:t>
      </w:r>
      <w:r w:rsidRPr="0092332A">
        <w:rPr>
          <w:rFonts w:ascii="Helvetica" w:hAnsi="Helvetica"/>
          <w:sz w:val="22"/>
          <w:szCs w:val="22"/>
        </w:rPr>
        <w:t xml:space="preserve"> may </w:t>
      </w:r>
      <w:r w:rsidR="00ED1986" w:rsidRPr="0092332A">
        <w:rPr>
          <w:rFonts w:ascii="Helvetica" w:hAnsi="Helvetica"/>
          <w:sz w:val="22"/>
          <w:szCs w:val="22"/>
        </w:rPr>
        <w:t>differ</w:t>
      </w:r>
      <w:r w:rsidRPr="0092332A">
        <w:rPr>
          <w:rFonts w:ascii="Helvetica" w:hAnsi="Helvetica"/>
          <w:sz w:val="22"/>
          <w:szCs w:val="22"/>
        </w:rPr>
        <w:t xml:space="preserve"> among stakeholders. </w:t>
      </w:r>
      <w:r w:rsidR="0092332A">
        <w:rPr>
          <w:rFonts w:ascii="Helvetica" w:hAnsi="Helvetica"/>
          <w:sz w:val="22"/>
          <w:szCs w:val="22"/>
        </w:rPr>
        <w:t xml:space="preserve">A large corporation might place limited value on monitoring information and be more willing to take on the risk of crossing a limit reference point than a small subsistence harvester. This is </w:t>
      </w:r>
      <w:r w:rsidR="00B60E82" w:rsidRPr="0092332A">
        <w:rPr>
          <w:rFonts w:ascii="Helvetica" w:hAnsi="Helvetica" w:cs="Helvetica Neue"/>
          <w:sz w:val="22"/>
          <w:szCs w:val="22"/>
        </w:rPr>
        <w:t xml:space="preserve">because </w:t>
      </w:r>
      <w:r w:rsidR="0092332A">
        <w:rPr>
          <w:rFonts w:ascii="Helvetica" w:hAnsi="Helvetica" w:cs="Helvetica Neue"/>
          <w:sz w:val="22"/>
          <w:szCs w:val="22"/>
        </w:rPr>
        <w:t>large corporations often have</w:t>
      </w:r>
      <w:r w:rsidR="00DD106E" w:rsidRPr="0092332A">
        <w:rPr>
          <w:rFonts w:ascii="Helvetica" w:hAnsi="Helvetica" w:cs="Helvetica Neue"/>
          <w:sz w:val="22"/>
          <w:szCs w:val="22"/>
        </w:rPr>
        <w:t xml:space="preserve"> high travel capacity to harvest in another location where</w:t>
      </w:r>
      <w:r w:rsidR="00661DD0">
        <w:rPr>
          <w:rFonts w:ascii="Helvetica" w:hAnsi="Helvetica" w:cs="Helvetica Neue"/>
          <w:sz w:val="22"/>
          <w:szCs w:val="22"/>
        </w:rPr>
        <w:t xml:space="preserve"> the resource remains plentiful, </w:t>
      </w:r>
      <w:r w:rsidR="00DD106E" w:rsidRPr="0092332A">
        <w:rPr>
          <w:rFonts w:ascii="Helvetica" w:hAnsi="Helvetica" w:cs="Helvetica Neue"/>
          <w:sz w:val="22"/>
          <w:szCs w:val="22"/>
        </w:rPr>
        <w:t xml:space="preserve">or are capable of investing in the gear and infrastructure needed to switch to harvesting a different resource. </w:t>
      </w:r>
      <w:r w:rsidR="00AC21D9" w:rsidRPr="0092332A">
        <w:rPr>
          <w:rFonts w:ascii="Helvetica" w:hAnsi="Helvetica" w:cs="Helvetica Neue"/>
          <w:sz w:val="22"/>
          <w:szCs w:val="22"/>
        </w:rPr>
        <w:t>In contrast, a small subsistence harvester might be more risk averse</w:t>
      </w:r>
      <w:r w:rsidR="00484B55" w:rsidRPr="0092332A">
        <w:rPr>
          <w:rFonts w:ascii="Helvetica" w:hAnsi="Helvetica" w:cs="Helvetica Neue"/>
          <w:sz w:val="22"/>
          <w:szCs w:val="22"/>
        </w:rPr>
        <w:t xml:space="preserve"> and value monitoring information more</w:t>
      </w:r>
      <w:r w:rsidR="00AC21D9" w:rsidRPr="0092332A">
        <w:rPr>
          <w:rFonts w:ascii="Helvetica" w:hAnsi="Helvetica" w:cs="Helvetica Neue"/>
          <w:sz w:val="22"/>
          <w:szCs w:val="22"/>
        </w:rPr>
        <w:t xml:space="preserve">, because they are more constrained to search for the resource and might not have the same level of occupational multiplicity. For example,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787ADA">
        <w:rPr>
          <w:rFonts w:ascii="Helvetica" w:hAnsi="Helvetica"/>
          <w:sz w:val="22"/>
          <w:szCs w:val="22"/>
        </w:rPr>
        <w:fldChar w:fldCharType="begin"/>
      </w:r>
      <w:r w:rsidR="00787ADA">
        <w:rPr>
          <w:rFonts w:ascii="Helvetica" w:hAnsi="Helvetica"/>
          <w:sz w:val="22"/>
          <w:szCs w:val="22"/>
        </w:rPr>
        <w:instrText xml:space="preserve"> ADDIN EN.CITE &lt;EndNote&gt;&lt;Cite&gt;&lt;Author&gt;Cinner&lt;/Author&gt;&lt;Year&gt;2009&lt;/Year&gt;&lt;RecNum&gt;8170&lt;/RecNum&gt;&lt;DisplayText&gt;(&lt;style face="italic"&gt;12&lt;/style&gt;)&lt;/DisplayText&gt;&lt;record&gt;&lt;rec-number&gt;8170&lt;/rec-number&gt;&lt;foreign-keys&gt;&lt;key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787ADA">
        <w:rPr>
          <w:rFonts w:ascii="Helvetica" w:hAnsi="Helvetica"/>
          <w:sz w:val="22"/>
          <w:szCs w:val="22"/>
        </w:rPr>
        <w:fldChar w:fldCharType="separate"/>
      </w:r>
      <w:r w:rsidR="00787ADA">
        <w:rPr>
          <w:rFonts w:ascii="Helvetica" w:hAnsi="Helvetica"/>
          <w:noProof/>
          <w:sz w:val="22"/>
          <w:szCs w:val="22"/>
        </w:rPr>
        <w:t>(</w:t>
      </w:r>
      <w:r w:rsidR="00787ADA" w:rsidRPr="00787ADA">
        <w:rPr>
          <w:rFonts w:ascii="Helvetica" w:hAnsi="Helvetica"/>
          <w:i/>
          <w:noProof/>
          <w:sz w:val="22"/>
          <w:szCs w:val="22"/>
        </w:rPr>
        <w:t>12</w:t>
      </w:r>
      <w:r w:rsidR="00787ADA">
        <w:rPr>
          <w:rFonts w:ascii="Helvetica" w:hAnsi="Helvetica"/>
          <w:noProof/>
          <w:sz w:val="22"/>
          <w:szCs w:val="22"/>
        </w:rPr>
        <w:t>)</w:t>
      </w:r>
      <w:r w:rsidR="00787ADA">
        <w:rPr>
          <w:rFonts w:ascii="Helvetica" w:hAnsi="Helvetica"/>
          <w:sz w:val="22"/>
          <w:szCs w:val="22"/>
        </w:rPr>
        <w:fldChar w:fldCharType="end"/>
      </w:r>
      <w:r w:rsidR="00AC21D9" w:rsidRPr="0092332A">
        <w:rPr>
          <w:rFonts w:ascii="Helvetica" w:hAnsi="Helvetica" w:cs="Helvetica Neue"/>
          <w:sz w:val="22"/>
          <w:szCs w:val="22"/>
        </w:rPr>
        <w:t>. To achieve equity among stakeholders, management will need to account</w:t>
      </w:r>
      <w:r w:rsidR="00AC21D9" w:rsidRPr="0092332A">
        <w:rPr>
          <w:rFonts w:ascii="Helvetica" w:hAnsi="Helvetica"/>
          <w:sz w:val="22"/>
          <w:szCs w:val="22"/>
        </w:rPr>
        <w:t xml:space="preserve"> for variable levels of risk aversion among stakeholders, which in turn will be a critical step in integrating the value of information as a driver of monitoring investment</w:t>
      </w:r>
      <w:r w:rsidR="00E916ED" w:rsidRPr="0092332A">
        <w:rPr>
          <w:rFonts w:ascii="Helvetica" w:hAnsi="Helvetica"/>
          <w:sz w:val="22"/>
          <w:szCs w:val="22"/>
        </w:rPr>
        <w:t>.</w:t>
      </w:r>
    </w:p>
    <w:p w14:paraId="11A90023" w14:textId="45EB2929" w:rsidR="009636B0" w:rsidRPr="009636B0" w:rsidRDefault="009636B0" w:rsidP="00661DD0">
      <w:pPr>
        <w:ind w:firstLine="720"/>
        <w:rPr>
          <w:rFonts w:ascii="Helvetica" w:hAnsi="Helvetica"/>
          <w:sz w:val="22"/>
          <w:szCs w:val="22"/>
        </w:rPr>
      </w:pPr>
      <w:r w:rsidRPr="009636B0">
        <w:rPr>
          <w:rFonts w:ascii="Helvetica" w:hAnsi="Helvetica"/>
          <w:sz w:val="22"/>
          <w:szCs w:val="22"/>
        </w:rPr>
        <w:t xml:space="preserve">Our </w:t>
      </w:r>
      <w:r w:rsidR="00B633BA">
        <w:rPr>
          <w:rFonts w:ascii="Helvetica" w:hAnsi="Helvetica"/>
          <w:sz w:val="22"/>
          <w:szCs w:val="22"/>
        </w:rPr>
        <w:t>three</w:t>
      </w:r>
      <w:r w:rsidRPr="009636B0">
        <w:rPr>
          <w:rFonts w:ascii="Helvetica" w:hAnsi="Helvetica"/>
          <w:sz w:val="22"/>
          <w:szCs w:val="22"/>
        </w:rPr>
        <w:t xml:space="preserve"> core principles to improving monitoring provide a necessary foundation for building monitoring strategies that promote sustainable harvest of natural resources and increase food security. </w:t>
      </w:r>
      <w:r w:rsidRPr="009636B0">
        <w:rPr>
          <w:rFonts w:ascii="Helvetica" w:hAnsi="Helvetica" w:cs="Helvetica Neue"/>
          <w:sz w:val="22"/>
          <w:szCs w:val="22"/>
        </w:rPr>
        <w:t>Man</w:t>
      </w:r>
      <w:r w:rsidR="00770A53">
        <w:rPr>
          <w:rFonts w:ascii="Helvetica" w:hAnsi="Helvetica" w:cs="Helvetica Neue"/>
          <w:sz w:val="22"/>
          <w:szCs w:val="22"/>
        </w:rPr>
        <w:t>a</w:t>
      </w:r>
      <w:r w:rsidRPr="009636B0">
        <w:rPr>
          <w:rFonts w:ascii="Helvetica" w:hAnsi="Helvetica" w:cs="Helvetica Neue"/>
          <w:sz w:val="22"/>
          <w:szCs w:val="22"/>
        </w:rPr>
        <w:t xml:space="preserve">gers and policy makers will benefit from generating purposeful connections between monitoring investment, the state of a system, and the value set of the resource to different stakeholders. Embracing these </w:t>
      </w:r>
      <w:r w:rsidR="00B633BA">
        <w:rPr>
          <w:rFonts w:ascii="Helvetica" w:hAnsi="Helvetica" w:cs="Helvetica Neue"/>
          <w:sz w:val="22"/>
          <w:szCs w:val="22"/>
        </w:rPr>
        <w:t>three</w:t>
      </w:r>
      <w:r w:rsidRPr="009636B0">
        <w:rPr>
          <w:rFonts w:ascii="Helvetica" w:hAnsi="Helvetica" w:cs="Helvetica Neue"/>
          <w:sz w:val="22"/>
          <w:szCs w:val="22"/>
        </w:rPr>
        <w:t xml:space="preserve"> principles will promote investment in monitoring when it is most valuable, thereby improving conservation and increasing sustainable </w:t>
      </w:r>
      <w:r w:rsidR="00637B2E">
        <w:rPr>
          <w:rFonts w:ascii="Helvetica" w:hAnsi="Helvetica" w:cs="Helvetica Neue"/>
          <w:sz w:val="22"/>
          <w:szCs w:val="22"/>
        </w:rPr>
        <w:t>resource management.</w:t>
      </w:r>
    </w:p>
    <w:p w14:paraId="7F30F273" w14:textId="77777777" w:rsidR="00787ADA" w:rsidRDefault="00787ADA" w:rsidP="00324B34">
      <w:pPr>
        <w:rPr>
          <w:rFonts w:ascii="Helvetica" w:hAnsi="Helvetica"/>
          <w:sz w:val="22"/>
          <w:szCs w:val="22"/>
        </w:rPr>
      </w:pPr>
    </w:p>
    <w:p w14:paraId="7D89D391" w14:textId="5BD53212" w:rsidR="00787ADA" w:rsidRPr="00D900D1" w:rsidRDefault="00D900D1" w:rsidP="00324B34">
      <w:pPr>
        <w:rPr>
          <w:rFonts w:ascii="Helvetica" w:hAnsi="Helvetica"/>
          <w:b/>
          <w:sz w:val="22"/>
          <w:szCs w:val="22"/>
        </w:rPr>
      </w:pPr>
      <w:r>
        <w:rPr>
          <w:rFonts w:ascii="Helvetica" w:hAnsi="Helvetica"/>
          <w:b/>
          <w:sz w:val="22"/>
          <w:szCs w:val="22"/>
        </w:rPr>
        <w:t>REFERENCES AND NOTES</w:t>
      </w:r>
    </w:p>
    <w:p w14:paraId="02C47E08" w14:textId="77777777" w:rsidR="00D900D1" w:rsidRDefault="00D900D1" w:rsidP="00324B34">
      <w:pPr>
        <w:rPr>
          <w:rFonts w:ascii="Helvetica" w:hAnsi="Helvetica"/>
          <w:sz w:val="22"/>
          <w:szCs w:val="22"/>
        </w:rPr>
      </w:pPr>
    </w:p>
    <w:p w14:paraId="11436425" w14:textId="77777777" w:rsidR="00261D80" w:rsidRPr="00261D80" w:rsidRDefault="00787ADA" w:rsidP="00261D80">
      <w:pPr>
        <w:pStyle w:val="EndNoteBibliography"/>
        <w:ind w:left="720" w:hanging="720"/>
        <w:rPr>
          <w:noProof/>
        </w:rPr>
      </w:pPr>
      <w:r>
        <w:rPr>
          <w:rFonts w:ascii="Helvetica" w:hAnsi="Helvetica"/>
          <w:sz w:val="22"/>
          <w:szCs w:val="22"/>
        </w:rPr>
        <w:fldChar w:fldCharType="begin"/>
      </w:r>
      <w:r>
        <w:rPr>
          <w:rFonts w:ascii="Helvetica" w:hAnsi="Helvetica"/>
          <w:sz w:val="22"/>
          <w:szCs w:val="22"/>
        </w:rPr>
        <w:instrText xml:space="preserve"> ADDIN EN.REFLIST </w:instrText>
      </w:r>
      <w:r>
        <w:rPr>
          <w:rFonts w:ascii="Helvetica" w:hAnsi="Helvetica"/>
          <w:sz w:val="22"/>
          <w:szCs w:val="22"/>
        </w:rPr>
        <w:fldChar w:fldCharType="separate"/>
      </w:r>
      <w:r w:rsidR="00261D80" w:rsidRPr="00261D80">
        <w:rPr>
          <w:noProof/>
        </w:rPr>
        <w:t>1.</w:t>
      </w:r>
      <w:r w:rsidR="00261D80" w:rsidRPr="00261D80">
        <w:rPr>
          <w:noProof/>
        </w:rPr>
        <w:tab/>
        <w:t>R. W. Kates</w:t>
      </w:r>
      <w:r w:rsidR="00261D80" w:rsidRPr="00261D80">
        <w:rPr>
          <w:i/>
          <w:noProof/>
        </w:rPr>
        <w:t xml:space="preserve"> et al.</w:t>
      </w:r>
      <w:r w:rsidR="00261D80" w:rsidRPr="00261D80">
        <w:rPr>
          <w:noProof/>
        </w:rPr>
        <w:t xml:space="preserve">, Sustainability Science. </w:t>
      </w:r>
      <w:r w:rsidR="00261D80" w:rsidRPr="00261D80">
        <w:rPr>
          <w:i/>
          <w:noProof/>
        </w:rPr>
        <w:t>Science</w:t>
      </w:r>
      <w:r w:rsidR="00261D80" w:rsidRPr="00261D80">
        <w:rPr>
          <w:noProof/>
        </w:rPr>
        <w:t xml:space="preserve"> </w:t>
      </w:r>
      <w:r w:rsidR="00261D80" w:rsidRPr="00261D80">
        <w:rPr>
          <w:b/>
          <w:noProof/>
        </w:rPr>
        <w:t>292</w:t>
      </w:r>
      <w:r w:rsidR="00261D80" w:rsidRPr="00261D80">
        <w:rPr>
          <w:noProof/>
        </w:rPr>
        <w:t>, 641-642 (2001).</w:t>
      </w:r>
    </w:p>
    <w:p w14:paraId="0FC51E6D" w14:textId="77777777" w:rsidR="00261D80" w:rsidRPr="00261D80" w:rsidRDefault="00261D80" w:rsidP="00261D80">
      <w:pPr>
        <w:pStyle w:val="EndNoteBibliography"/>
        <w:ind w:left="720" w:hanging="720"/>
        <w:rPr>
          <w:noProof/>
        </w:rPr>
      </w:pPr>
      <w:r w:rsidRPr="00261D80">
        <w:rPr>
          <w:noProof/>
        </w:rPr>
        <w:t>2.</w:t>
      </w:r>
      <w:r w:rsidRPr="00261D80">
        <w:rPr>
          <w:noProof/>
        </w:rPr>
        <w:tab/>
        <w:t xml:space="preserve">M. Mangel, Irreducible uncertainties, sustainable fisheries and marine reserves. </w:t>
      </w:r>
      <w:r w:rsidRPr="00261D80">
        <w:rPr>
          <w:i/>
          <w:noProof/>
        </w:rPr>
        <w:t>Evolutionary Ecology Research</w:t>
      </w:r>
      <w:r w:rsidRPr="00261D80">
        <w:rPr>
          <w:noProof/>
        </w:rPr>
        <w:t xml:space="preserve"> </w:t>
      </w:r>
      <w:r w:rsidRPr="00261D80">
        <w:rPr>
          <w:b/>
          <w:noProof/>
        </w:rPr>
        <w:t>2</w:t>
      </w:r>
      <w:r w:rsidRPr="00261D80">
        <w:rPr>
          <w:noProof/>
        </w:rPr>
        <w:t>, 547-557 (2000).</w:t>
      </w:r>
    </w:p>
    <w:p w14:paraId="15F3C516" w14:textId="77777777" w:rsidR="00261D80" w:rsidRPr="00261D80" w:rsidRDefault="00261D80" w:rsidP="00261D80">
      <w:pPr>
        <w:pStyle w:val="EndNoteBibliography"/>
        <w:ind w:left="720" w:hanging="720"/>
        <w:rPr>
          <w:noProof/>
        </w:rPr>
      </w:pPr>
      <w:r w:rsidRPr="00261D80">
        <w:rPr>
          <w:noProof/>
        </w:rPr>
        <w:t>3.</w:t>
      </w:r>
      <w:r w:rsidRPr="00261D80">
        <w:rPr>
          <w:noProof/>
        </w:rPr>
        <w:tab/>
        <w:t>M. Scheffer</w:t>
      </w:r>
      <w:r w:rsidRPr="00261D80">
        <w:rPr>
          <w:i/>
          <w:noProof/>
        </w:rPr>
        <w:t xml:space="preserve"> et al.</w:t>
      </w:r>
      <w:r w:rsidRPr="00261D80">
        <w:rPr>
          <w:noProof/>
        </w:rPr>
        <w:t xml:space="preserve">, Creating a safe operating space for iconic ecosystems. </w:t>
      </w:r>
      <w:r w:rsidRPr="00261D80">
        <w:rPr>
          <w:i/>
          <w:noProof/>
        </w:rPr>
        <w:t>Science</w:t>
      </w:r>
      <w:r w:rsidRPr="00261D80">
        <w:rPr>
          <w:noProof/>
        </w:rPr>
        <w:t xml:space="preserve"> </w:t>
      </w:r>
      <w:r w:rsidRPr="00261D80">
        <w:rPr>
          <w:b/>
          <w:noProof/>
        </w:rPr>
        <w:t>347</w:t>
      </w:r>
      <w:r w:rsidRPr="00261D80">
        <w:rPr>
          <w:noProof/>
        </w:rPr>
        <w:t>, 1317-1319 (2015).</w:t>
      </w:r>
    </w:p>
    <w:p w14:paraId="7AB84E72" w14:textId="77777777" w:rsidR="00261D80" w:rsidRPr="00261D80" w:rsidRDefault="00261D80" w:rsidP="00261D80">
      <w:pPr>
        <w:pStyle w:val="EndNoteBibliography"/>
        <w:ind w:left="720" w:hanging="720"/>
        <w:rPr>
          <w:noProof/>
        </w:rPr>
      </w:pPr>
      <w:r w:rsidRPr="00261D80">
        <w:rPr>
          <w:noProof/>
        </w:rPr>
        <w:t>4.</w:t>
      </w:r>
      <w:r w:rsidRPr="00261D80">
        <w:rPr>
          <w:noProof/>
        </w:rPr>
        <w:tab/>
        <w:t xml:space="preserve">R. Hilborn, J.-J. Maguire, A. M. Parma, A. A. Rosenberg, The Precautionary Approach and risk management: can they increase the probability of successes in fishery management? </w:t>
      </w:r>
      <w:r w:rsidRPr="00261D80">
        <w:rPr>
          <w:i/>
          <w:noProof/>
        </w:rPr>
        <w:t>Canadian Journal of Fisheries and Aquatic Sciences</w:t>
      </w:r>
      <w:r w:rsidRPr="00261D80">
        <w:rPr>
          <w:noProof/>
        </w:rPr>
        <w:t xml:space="preserve"> </w:t>
      </w:r>
      <w:r w:rsidRPr="00261D80">
        <w:rPr>
          <w:b/>
          <w:noProof/>
        </w:rPr>
        <w:t>58</w:t>
      </w:r>
      <w:r w:rsidRPr="00261D80">
        <w:rPr>
          <w:noProof/>
        </w:rPr>
        <w:t>, 99-107 (2001).</w:t>
      </w:r>
    </w:p>
    <w:p w14:paraId="0BBD4FAA" w14:textId="77777777" w:rsidR="00261D80" w:rsidRPr="00261D80" w:rsidRDefault="00261D80" w:rsidP="00261D80">
      <w:pPr>
        <w:pStyle w:val="EndNoteBibliography"/>
        <w:ind w:left="720" w:hanging="720"/>
        <w:rPr>
          <w:noProof/>
        </w:rPr>
      </w:pPr>
      <w:r w:rsidRPr="00261D80">
        <w:rPr>
          <w:noProof/>
        </w:rPr>
        <w:t>5.</w:t>
      </w:r>
      <w:r w:rsidRPr="00261D80">
        <w:rPr>
          <w:noProof/>
        </w:rPr>
        <w:tab/>
        <w:t xml:space="preserve">B. Hölmstrom, Moral hazard and observability. </w:t>
      </w:r>
      <w:r w:rsidRPr="00261D80">
        <w:rPr>
          <w:i/>
          <w:noProof/>
        </w:rPr>
        <w:t>The Bell journal of economics</w:t>
      </w:r>
      <w:r w:rsidRPr="00261D80">
        <w:rPr>
          <w:noProof/>
        </w:rPr>
        <w:t>, 74-91 (1979).</w:t>
      </w:r>
    </w:p>
    <w:p w14:paraId="0F64464A" w14:textId="77777777" w:rsidR="00261D80" w:rsidRPr="00261D80" w:rsidRDefault="00261D80" w:rsidP="00261D80">
      <w:pPr>
        <w:pStyle w:val="EndNoteBibliography"/>
        <w:ind w:left="720" w:hanging="720"/>
        <w:rPr>
          <w:noProof/>
        </w:rPr>
      </w:pPr>
      <w:r w:rsidRPr="00261D80">
        <w:rPr>
          <w:noProof/>
        </w:rPr>
        <w:t>6.</w:t>
      </w:r>
      <w:r w:rsidRPr="00261D80">
        <w:rPr>
          <w:noProof/>
        </w:rPr>
        <w:tab/>
        <w:t>M. Scheffer</w:t>
      </w:r>
      <w:r w:rsidRPr="00261D80">
        <w:rPr>
          <w:i/>
          <w:noProof/>
        </w:rPr>
        <w:t xml:space="preserve"> et al.</w:t>
      </w:r>
      <w:r w:rsidRPr="00261D80">
        <w:rPr>
          <w:noProof/>
        </w:rPr>
        <w:t xml:space="preserve">, Anticipating Critical Transitions. </w:t>
      </w:r>
      <w:r w:rsidRPr="00261D80">
        <w:rPr>
          <w:i/>
          <w:noProof/>
        </w:rPr>
        <w:t>Science</w:t>
      </w:r>
      <w:r w:rsidRPr="00261D80">
        <w:rPr>
          <w:noProof/>
        </w:rPr>
        <w:t xml:space="preserve"> </w:t>
      </w:r>
      <w:r w:rsidRPr="00261D80">
        <w:rPr>
          <w:b/>
          <w:noProof/>
        </w:rPr>
        <w:t>338</w:t>
      </w:r>
      <w:r w:rsidRPr="00261D80">
        <w:rPr>
          <w:noProof/>
        </w:rPr>
        <w:t>, 344-348 (2012).</w:t>
      </w:r>
    </w:p>
    <w:p w14:paraId="675AA8C5" w14:textId="77777777" w:rsidR="00261D80" w:rsidRPr="00261D80" w:rsidRDefault="00261D80" w:rsidP="00261D80">
      <w:pPr>
        <w:pStyle w:val="EndNoteBibliography"/>
        <w:ind w:left="720" w:hanging="720"/>
        <w:rPr>
          <w:noProof/>
        </w:rPr>
      </w:pPr>
      <w:r w:rsidRPr="00261D80">
        <w:rPr>
          <w:noProof/>
        </w:rPr>
        <w:t>7.</w:t>
      </w:r>
      <w:r w:rsidRPr="00261D80">
        <w:rPr>
          <w:noProof/>
        </w:rPr>
        <w:tab/>
        <w:t xml:space="preserve">F. Courchamp, T. Clutton-Brock, B. Grenfell, Inverse density dependence and the Allee effect. </w:t>
      </w:r>
      <w:r w:rsidRPr="00261D80">
        <w:rPr>
          <w:i/>
          <w:noProof/>
        </w:rPr>
        <w:t>Trends in Ecology &amp; Evolution</w:t>
      </w:r>
      <w:r w:rsidRPr="00261D80">
        <w:rPr>
          <w:noProof/>
        </w:rPr>
        <w:t xml:space="preserve"> </w:t>
      </w:r>
      <w:r w:rsidRPr="00261D80">
        <w:rPr>
          <w:b/>
          <w:noProof/>
        </w:rPr>
        <w:t>14</w:t>
      </w:r>
      <w:r w:rsidRPr="00261D80">
        <w:rPr>
          <w:noProof/>
        </w:rPr>
        <w:t>, 405-410 (1999).</w:t>
      </w:r>
    </w:p>
    <w:p w14:paraId="437D4EC6" w14:textId="77777777" w:rsidR="00261D80" w:rsidRPr="00261D80" w:rsidRDefault="00261D80" w:rsidP="00261D80">
      <w:pPr>
        <w:pStyle w:val="EndNoteBibliography"/>
        <w:ind w:left="720" w:hanging="720"/>
        <w:rPr>
          <w:noProof/>
        </w:rPr>
      </w:pPr>
      <w:r w:rsidRPr="00261D80">
        <w:rPr>
          <w:noProof/>
        </w:rPr>
        <w:t>8.</w:t>
      </w:r>
      <w:r w:rsidRPr="00261D80">
        <w:rPr>
          <w:noProof/>
        </w:rPr>
        <w:tab/>
        <w:t xml:space="preserve">A. Kuparinen, J. A. Hutchings, Increased natural mortality at low abundance can generate an Allee effect in a marine fish. </w:t>
      </w:r>
      <w:r w:rsidRPr="00261D80">
        <w:rPr>
          <w:i/>
          <w:noProof/>
        </w:rPr>
        <w:t>Royal Society Open Science</w:t>
      </w:r>
      <w:r w:rsidRPr="00261D80">
        <w:rPr>
          <w:noProof/>
        </w:rPr>
        <w:t xml:space="preserve"> </w:t>
      </w:r>
      <w:r w:rsidRPr="00261D80">
        <w:rPr>
          <w:b/>
          <w:noProof/>
        </w:rPr>
        <w:t>1</w:t>
      </w:r>
      <w:r w:rsidRPr="00261D80">
        <w:rPr>
          <w:noProof/>
        </w:rPr>
        <w:t>,  (2014).</w:t>
      </w:r>
    </w:p>
    <w:p w14:paraId="7CD9D4A6" w14:textId="77777777" w:rsidR="00261D80" w:rsidRPr="00261D80" w:rsidRDefault="00261D80" w:rsidP="00261D80">
      <w:pPr>
        <w:pStyle w:val="EndNoteBibliography"/>
        <w:ind w:left="720" w:hanging="720"/>
        <w:rPr>
          <w:noProof/>
        </w:rPr>
      </w:pPr>
      <w:r w:rsidRPr="00261D80">
        <w:rPr>
          <w:noProof/>
        </w:rPr>
        <w:t>9.</w:t>
      </w:r>
      <w:r w:rsidRPr="00261D80">
        <w:rPr>
          <w:noProof/>
        </w:rPr>
        <w:tab/>
        <w:t xml:space="preserve">D. Ludwig, R. Hilborn, C. Walters, Uncertainty, resource exploitation, and conservation: lessons from history. </w:t>
      </w:r>
      <w:r w:rsidRPr="00261D80">
        <w:rPr>
          <w:i/>
          <w:noProof/>
        </w:rPr>
        <w:t>Science</w:t>
      </w:r>
      <w:r w:rsidRPr="00261D80">
        <w:rPr>
          <w:noProof/>
        </w:rPr>
        <w:t xml:space="preserve"> </w:t>
      </w:r>
      <w:r w:rsidRPr="00261D80">
        <w:rPr>
          <w:b/>
          <w:noProof/>
        </w:rPr>
        <w:t>260</w:t>
      </w:r>
      <w:r w:rsidRPr="00261D80">
        <w:rPr>
          <w:noProof/>
        </w:rPr>
        <w:t>, 17 (1993).</w:t>
      </w:r>
    </w:p>
    <w:p w14:paraId="06BC4796" w14:textId="77777777" w:rsidR="00261D80" w:rsidRPr="00261D80" w:rsidRDefault="00261D80" w:rsidP="00261D80">
      <w:pPr>
        <w:pStyle w:val="EndNoteBibliography"/>
        <w:ind w:left="720" w:hanging="720"/>
        <w:rPr>
          <w:noProof/>
        </w:rPr>
      </w:pPr>
      <w:r w:rsidRPr="00261D80">
        <w:rPr>
          <w:noProof/>
        </w:rPr>
        <w:t>10.</w:t>
      </w:r>
      <w:r w:rsidRPr="00261D80">
        <w:rPr>
          <w:noProof/>
        </w:rPr>
        <w:tab/>
        <w:t xml:space="preserve">C. J. Walters, R. Hilborn, Ecological optimization and adaptive management. </w:t>
      </w:r>
      <w:r w:rsidRPr="00261D80">
        <w:rPr>
          <w:i/>
          <w:noProof/>
        </w:rPr>
        <w:t>Annual review of Ecology and Systematics</w:t>
      </w:r>
      <w:r w:rsidRPr="00261D80">
        <w:rPr>
          <w:noProof/>
        </w:rPr>
        <w:t>, 157-188 (1978).</w:t>
      </w:r>
    </w:p>
    <w:p w14:paraId="53C7B47A" w14:textId="77777777" w:rsidR="00261D80" w:rsidRPr="00261D80" w:rsidRDefault="00261D80" w:rsidP="00261D80">
      <w:pPr>
        <w:pStyle w:val="EndNoteBibliography"/>
        <w:ind w:left="720" w:hanging="720"/>
        <w:rPr>
          <w:noProof/>
        </w:rPr>
      </w:pPr>
      <w:r w:rsidRPr="00261D80">
        <w:rPr>
          <w:noProof/>
        </w:rPr>
        <w:t>11.</w:t>
      </w:r>
      <w:r w:rsidRPr="00261D80">
        <w:rPr>
          <w:noProof/>
        </w:rPr>
        <w:tab/>
        <w:t xml:space="preserve">C. Boettiger, M. Mangel, S. Munch, Avoiding tipping points in fisheries management through Gaussian process dynamic programming. </w:t>
      </w:r>
      <w:r w:rsidRPr="00261D80">
        <w:rPr>
          <w:i/>
          <w:noProof/>
        </w:rPr>
        <w:t>Proceedings of the Royal Society of London B: Biological Sciences</w:t>
      </w:r>
      <w:r w:rsidRPr="00261D80">
        <w:rPr>
          <w:noProof/>
        </w:rPr>
        <w:t xml:space="preserve"> </w:t>
      </w:r>
      <w:r w:rsidRPr="00261D80">
        <w:rPr>
          <w:b/>
          <w:noProof/>
        </w:rPr>
        <w:t>282</w:t>
      </w:r>
      <w:r w:rsidRPr="00261D80">
        <w:rPr>
          <w:noProof/>
        </w:rPr>
        <w:t>, 20141631 (2015).</w:t>
      </w:r>
    </w:p>
    <w:p w14:paraId="1ADC0503" w14:textId="77777777" w:rsidR="00261D80" w:rsidRPr="00261D80" w:rsidRDefault="00261D80" w:rsidP="00261D80">
      <w:pPr>
        <w:pStyle w:val="EndNoteBibliography"/>
        <w:ind w:left="720" w:hanging="720"/>
        <w:rPr>
          <w:noProof/>
        </w:rPr>
      </w:pPr>
      <w:r w:rsidRPr="00261D80">
        <w:rPr>
          <w:noProof/>
        </w:rPr>
        <w:t>12.</w:t>
      </w:r>
      <w:r w:rsidRPr="00261D80">
        <w:rPr>
          <w:noProof/>
        </w:rPr>
        <w:tab/>
        <w:t xml:space="preserve">J. Cinner, T. Daw, T. McClanahan, Socioeconomic factors that affect artisanal fishers’ readiness to exit a declining fishery. </w:t>
      </w:r>
      <w:r w:rsidRPr="00261D80">
        <w:rPr>
          <w:i/>
          <w:noProof/>
        </w:rPr>
        <w:t>Conservation Biology</w:t>
      </w:r>
      <w:r w:rsidRPr="00261D80">
        <w:rPr>
          <w:noProof/>
        </w:rPr>
        <w:t xml:space="preserve"> </w:t>
      </w:r>
      <w:r w:rsidRPr="00261D80">
        <w:rPr>
          <w:b/>
          <w:noProof/>
        </w:rPr>
        <w:t>23</w:t>
      </w:r>
      <w:r w:rsidRPr="00261D80">
        <w:rPr>
          <w:noProof/>
        </w:rPr>
        <w:t>, 124-130 (2009).</w:t>
      </w:r>
    </w:p>
    <w:p w14:paraId="24156997" w14:textId="7507DB94" w:rsidR="00814B1F" w:rsidRDefault="00787ADA" w:rsidP="00324B34">
      <w:pPr>
        <w:rPr>
          <w:rFonts w:ascii="Helvetica" w:hAnsi="Helvetica"/>
          <w:sz w:val="22"/>
          <w:szCs w:val="22"/>
        </w:rPr>
      </w:pPr>
      <w:r>
        <w:rPr>
          <w:rFonts w:ascii="Helvetica" w:hAnsi="Helvetica"/>
          <w:sz w:val="22"/>
          <w:szCs w:val="22"/>
        </w:rPr>
        <w:fldChar w:fldCharType="end"/>
      </w:r>
    </w:p>
    <w:p w14:paraId="497FA823" w14:textId="77777777" w:rsidR="00814B1F" w:rsidRDefault="00814B1F">
      <w:pPr>
        <w:rPr>
          <w:rFonts w:ascii="Helvetica" w:hAnsi="Helvetica"/>
          <w:sz w:val="22"/>
          <w:szCs w:val="22"/>
        </w:rPr>
      </w:pPr>
      <w:r>
        <w:rPr>
          <w:rFonts w:ascii="Helvetica" w:hAnsi="Helvetica"/>
          <w:sz w:val="22"/>
          <w:szCs w:val="22"/>
        </w:rPr>
        <w:br w:type="page"/>
      </w:r>
    </w:p>
    <w:p w14:paraId="234347A0" w14:textId="764F3375" w:rsidR="00361911" w:rsidRDefault="00361911">
      <w:pPr>
        <w:rPr>
          <w:rFonts w:ascii="Helvetica" w:hAnsi="Helvetica"/>
          <w:b/>
          <w:sz w:val="22"/>
          <w:szCs w:val="22"/>
        </w:rPr>
      </w:pPr>
      <w:r>
        <w:rPr>
          <w:rFonts w:ascii="Helvetica" w:hAnsi="Helvetica"/>
          <w:b/>
          <w:sz w:val="22"/>
          <w:szCs w:val="22"/>
        </w:rPr>
        <w:t xml:space="preserve">Figure 1. </w:t>
      </w:r>
    </w:p>
    <w:p w14:paraId="74963324" w14:textId="1DB35AC3" w:rsidR="00361911" w:rsidRPr="007900E1" w:rsidRDefault="00497A49" w:rsidP="00361911">
      <w:pPr>
        <w:rPr>
          <w:rFonts w:ascii="Helvetica" w:hAnsi="Helvetica"/>
          <w:b/>
          <w:sz w:val="22"/>
          <w:szCs w:val="22"/>
        </w:rPr>
      </w:pPr>
      <w:r>
        <w:rPr>
          <w:rFonts w:ascii="Helvetica" w:hAnsi="Helvetica"/>
          <w:sz w:val="22"/>
          <w:szCs w:val="22"/>
        </w:rPr>
        <w:t>Investments in monitoring for</w:t>
      </w:r>
      <w:r w:rsidRPr="00223CEE">
        <w:rPr>
          <w:rFonts w:ascii="Helvetica" w:hAnsi="Helvetica"/>
          <w:sz w:val="22"/>
          <w:szCs w:val="22"/>
        </w:rPr>
        <w:t xml:space="preserve"> </w:t>
      </w:r>
      <w:r>
        <w:rPr>
          <w:rFonts w:ascii="Helvetica" w:hAnsi="Helvetica"/>
          <w:sz w:val="22"/>
          <w:szCs w:val="22"/>
        </w:rPr>
        <w:t>harvested ecosystems</w:t>
      </w:r>
      <w:r w:rsidRPr="00223CEE">
        <w:rPr>
          <w:rFonts w:ascii="Helvetica" w:hAnsi="Helvetica"/>
          <w:sz w:val="22"/>
          <w:szCs w:val="22"/>
        </w:rPr>
        <w:t xml:space="preserve"> can </w:t>
      </w:r>
      <w:r>
        <w:rPr>
          <w:rFonts w:ascii="Helvetica" w:hAnsi="Helvetica"/>
          <w:sz w:val="22"/>
          <w:szCs w:val="22"/>
        </w:rPr>
        <w:t>have big payoffs, when a spe</w:t>
      </w:r>
      <w:r w:rsidR="007900E1">
        <w:rPr>
          <w:rFonts w:ascii="Helvetica" w:hAnsi="Helvetica"/>
          <w:sz w:val="22"/>
          <w:szCs w:val="22"/>
        </w:rPr>
        <w:t xml:space="preserve">cies or ecosystem is close to a threshold (A). </w:t>
      </w:r>
      <w:r w:rsidR="00361911">
        <w:rPr>
          <w:rFonts w:ascii="Helvetica" w:hAnsi="Helvetica"/>
          <w:sz w:val="22"/>
          <w:szCs w:val="22"/>
        </w:rPr>
        <w:t>Schematic illustration of a safe operating space</w:t>
      </w:r>
      <w:r w:rsidR="00B17F02">
        <w:rPr>
          <w:rFonts w:ascii="Helvetica" w:hAnsi="Helvetica"/>
          <w:sz w:val="22"/>
          <w:szCs w:val="22"/>
        </w:rPr>
        <w:t xml:space="preserve"> made up of </w:t>
      </w:r>
      <w:r w:rsidR="005B1B16">
        <w:rPr>
          <w:rFonts w:ascii="Helvetica" w:hAnsi="Helvetica"/>
          <w:sz w:val="22"/>
          <w:szCs w:val="22"/>
        </w:rPr>
        <w:t>combinations</w:t>
      </w:r>
      <w:r w:rsidR="00B17F02">
        <w:rPr>
          <w:rFonts w:ascii="Helvetica" w:hAnsi="Helvetica"/>
          <w:sz w:val="22"/>
          <w:szCs w:val="22"/>
        </w:rPr>
        <w:t xml:space="preserve"> of monitoring investment and </w:t>
      </w:r>
      <w:r w:rsidR="005B1B16">
        <w:rPr>
          <w:rFonts w:ascii="Helvetica" w:hAnsi="Helvetica"/>
          <w:sz w:val="22"/>
          <w:szCs w:val="22"/>
        </w:rPr>
        <w:t>harvest</w:t>
      </w:r>
      <w:r w:rsidR="00B17F02">
        <w:rPr>
          <w:rFonts w:ascii="Helvetica" w:hAnsi="Helvetica"/>
          <w:sz w:val="22"/>
          <w:szCs w:val="22"/>
        </w:rPr>
        <w:t xml:space="preserve"> rates (B)</w:t>
      </w:r>
      <w:r w:rsidR="00361911">
        <w:rPr>
          <w:rFonts w:ascii="Helvetica" w:hAnsi="Helvetica"/>
          <w:sz w:val="22"/>
          <w:szCs w:val="22"/>
        </w:rPr>
        <w:t>. In ecosystems at risk of col</w:t>
      </w:r>
      <w:r w:rsidR="007900E1">
        <w:rPr>
          <w:rFonts w:ascii="Helvetica" w:hAnsi="Helvetica"/>
          <w:sz w:val="22"/>
          <w:szCs w:val="22"/>
        </w:rPr>
        <w:t xml:space="preserve">lapse, a </w:t>
      </w:r>
      <w:r w:rsidR="00B17F02">
        <w:rPr>
          <w:rFonts w:ascii="Helvetica" w:hAnsi="Helvetica"/>
          <w:sz w:val="22"/>
          <w:szCs w:val="22"/>
        </w:rPr>
        <w:t xml:space="preserve">number </w:t>
      </w:r>
      <w:r w:rsidR="007900E1">
        <w:rPr>
          <w:rFonts w:ascii="Helvetica" w:hAnsi="Helvetica"/>
          <w:sz w:val="22"/>
          <w:szCs w:val="22"/>
        </w:rPr>
        <w:t>of harvest rates-monitoring investment combinations</w:t>
      </w:r>
      <w:r w:rsidR="00361911">
        <w:rPr>
          <w:rFonts w:ascii="Helvetica" w:hAnsi="Helvetica"/>
          <w:sz w:val="22"/>
          <w:szCs w:val="22"/>
        </w:rPr>
        <w:t xml:space="preserve"> are “safe”</w:t>
      </w:r>
      <w:r w:rsidR="00B17F02">
        <w:rPr>
          <w:rFonts w:ascii="Helvetica" w:hAnsi="Helvetica"/>
          <w:sz w:val="22"/>
          <w:szCs w:val="22"/>
        </w:rPr>
        <w:t xml:space="preserve"> (green)</w:t>
      </w:r>
      <w:r w:rsidR="007900E1">
        <w:rPr>
          <w:rFonts w:ascii="Helvetica" w:hAnsi="Helvetica"/>
          <w:sz w:val="22"/>
          <w:szCs w:val="22"/>
        </w:rPr>
        <w:t>, with a</w:t>
      </w:r>
      <w:r w:rsidR="00361911" w:rsidRPr="00957F1F">
        <w:rPr>
          <w:rFonts w:ascii="Helvetica" w:hAnsi="Helvetica"/>
          <w:sz w:val="22"/>
          <w:szCs w:val="22"/>
        </w:rPr>
        <w:t xml:space="preserve"> higher </w:t>
      </w:r>
      <w:r w:rsidR="00361911">
        <w:rPr>
          <w:rFonts w:ascii="Helvetica" w:hAnsi="Helvetica"/>
          <w:sz w:val="22"/>
          <w:szCs w:val="22"/>
        </w:rPr>
        <w:t xml:space="preserve">monitoring investment is required for aggressive harvest rates </w:t>
      </w:r>
      <w:r w:rsidR="00361911" w:rsidRPr="00957F1F">
        <w:rPr>
          <w:rFonts w:ascii="Helvetica" w:hAnsi="Helvetica"/>
          <w:sz w:val="22"/>
          <w:szCs w:val="22"/>
        </w:rPr>
        <w:t xml:space="preserve">to </w:t>
      </w:r>
      <w:r w:rsidR="00361911">
        <w:rPr>
          <w:rFonts w:ascii="Helvetica" w:hAnsi="Helvetica"/>
          <w:sz w:val="22"/>
          <w:szCs w:val="22"/>
        </w:rPr>
        <w:t>produce</w:t>
      </w:r>
      <w:r w:rsidR="00361911" w:rsidRPr="00957F1F">
        <w:rPr>
          <w:rFonts w:ascii="Helvetica" w:hAnsi="Helvetica"/>
          <w:sz w:val="22"/>
          <w:szCs w:val="22"/>
        </w:rPr>
        <w:t xml:space="preserve"> a low probability of </w:t>
      </w:r>
      <w:r w:rsidR="00361911">
        <w:rPr>
          <w:rFonts w:ascii="Helvetica" w:hAnsi="Helvetica"/>
          <w:sz w:val="22"/>
          <w:szCs w:val="22"/>
        </w:rPr>
        <w:t>collapse</w:t>
      </w:r>
      <w:r w:rsidR="007900E1">
        <w:rPr>
          <w:rFonts w:ascii="Helvetica" w:hAnsi="Helvetica"/>
          <w:sz w:val="22"/>
          <w:szCs w:val="22"/>
        </w:rPr>
        <w:t xml:space="preserve">. </w:t>
      </w:r>
      <w:r w:rsidR="009C4F14">
        <w:rPr>
          <w:rFonts w:ascii="Helvetica" w:hAnsi="Helvetica"/>
          <w:sz w:val="22"/>
          <w:szCs w:val="22"/>
        </w:rPr>
        <w:t xml:space="preserve">When combinations of harvest rate and monitoring investment are high and nearby a threshold (red), a precautionary buffer (yellow) within which monitoring rates are very high, can help avoid a resource collapse. </w:t>
      </w:r>
    </w:p>
    <w:p w14:paraId="1930EDCA" w14:textId="11214979" w:rsidR="00361911" w:rsidRPr="00361911" w:rsidRDefault="00B17F02">
      <w:pPr>
        <w:rPr>
          <w:rFonts w:ascii="Helvetica" w:hAnsi="Helvetica"/>
          <w:sz w:val="22"/>
          <w:szCs w:val="22"/>
        </w:rPr>
      </w:pPr>
      <w:r>
        <w:rPr>
          <w:rFonts w:ascii="Helvetica" w:hAnsi="Helvetica"/>
          <w:noProof/>
          <w:sz w:val="22"/>
          <w:szCs w:val="22"/>
        </w:rPr>
        <w:drawing>
          <wp:inline distT="0" distB="0" distL="0" distR="0" wp14:anchorId="7555EA46" wp14:editId="7587F33A">
            <wp:extent cx="3579605" cy="5225171"/>
            <wp:effectExtent l="0" t="0" r="0" b="0"/>
            <wp:docPr id="6" name="Picture 6" descr="Fig.%2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201.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6064" cy="5234600"/>
                    </a:xfrm>
                    <a:prstGeom prst="rect">
                      <a:avLst/>
                    </a:prstGeom>
                    <a:noFill/>
                    <a:ln>
                      <a:noFill/>
                    </a:ln>
                  </pic:spPr>
                </pic:pic>
              </a:graphicData>
            </a:graphic>
          </wp:inline>
        </w:drawing>
      </w:r>
    </w:p>
    <w:p w14:paraId="671F7BE5" w14:textId="450C5869" w:rsidR="00361911" w:rsidRDefault="00361911">
      <w:pPr>
        <w:rPr>
          <w:rFonts w:ascii="Helvetica" w:hAnsi="Helvetica"/>
          <w:b/>
          <w:sz w:val="22"/>
          <w:szCs w:val="22"/>
        </w:rPr>
      </w:pPr>
    </w:p>
    <w:p w14:paraId="6E70BEA8" w14:textId="1A555E44" w:rsidR="00361911" w:rsidRDefault="00361911">
      <w:pPr>
        <w:rPr>
          <w:rFonts w:ascii="Helvetica" w:hAnsi="Helvetica"/>
          <w:b/>
          <w:sz w:val="22"/>
          <w:szCs w:val="22"/>
        </w:rPr>
      </w:pPr>
    </w:p>
    <w:p w14:paraId="6B61D55D" w14:textId="2B923DA5" w:rsidR="00361911" w:rsidRDefault="00361911">
      <w:pPr>
        <w:rPr>
          <w:ins w:id="48" w:author="Adrian Stier" w:date="2016-06-03T15:05:00Z"/>
          <w:rFonts w:ascii="Helvetica" w:hAnsi="Helvetica"/>
          <w:b/>
          <w:sz w:val="22"/>
          <w:szCs w:val="22"/>
        </w:rPr>
      </w:pPr>
      <w:ins w:id="49" w:author="Adrian Stier" w:date="2016-06-03T15:05:00Z">
        <w:r>
          <w:rPr>
            <w:rFonts w:ascii="Helvetica" w:hAnsi="Helvetica"/>
            <w:b/>
            <w:sz w:val="22"/>
            <w:szCs w:val="22"/>
          </w:rPr>
          <w:br w:type="page"/>
        </w:r>
      </w:ins>
    </w:p>
    <w:p w14:paraId="41622BCB" w14:textId="62803443" w:rsidR="00814B1F" w:rsidRPr="001A3229" w:rsidRDefault="00614998" w:rsidP="00814B1F">
      <w:pPr>
        <w:rPr>
          <w:rFonts w:ascii="Helvetica" w:hAnsi="Helvetica"/>
          <w:b/>
          <w:sz w:val="22"/>
          <w:szCs w:val="22"/>
        </w:rPr>
      </w:pPr>
      <w:r>
        <w:rPr>
          <w:rFonts w:ascii="Helvetica" w:hAnsi="Helvetica"/>
          <w:b/>
          <w:sz w:val="22"/>
          <w:szCs w:val="22"/>
        </w:rPr>
        <w:t xml:space="preserve">SHORT </w:t>
      </w:r>
      <w:r w:rsidR="00814B1F" w:rsidRPr="001A3229">
        <w:rPr>
          <w:rFonts w:ascii="Helvetica" w:hAnsi="Helvetica"/>
          <w:b/>
          <w:sz w:val="22"/>
          <w:szCs w:val="22"/>
        </w:rPr>
        <w:t>OUTLINE</w:t>
      </w:r>
    </w:p>
    <w:p w14:paraId="6E36E5DB" w14:textId="77777777" w:rsidR="00814B1F" w:rsidRDefault="00814B1F" w:rsidP="00814B1F">
      <w:pPr>
        <w:pStyle w:val="ListParagraph"/>
        <w:numPr>
          <w:ilvl w:val="0"/>
          <w:numId w:val="7"/>
        </w:numPr>
        <w:rPr>
          <w:rFonts w:ascii="Helvetica" w:eastAsia="Times New Roman" w:hAnsi="Helvetica" w:cs="Times New Roman"/>
          <w:sz w:val="22"/>
          <w:szCs w:val="22"/>
        </w:rPr>
      </w:pPr>
      <w:r>
        <w:rPr>
          <w:rFonts w:ascii="Helvetica" w:eastAsia="Times New Roman" w:hAnsi="Helvetica" w:cs="Times New Roman"/>
          <w:sz w:val="22"/>
          <w:szCs w:val="22"/>
        </w:rPr>
        <w:t>How do we maximize deliver of services while minimizing risk</w:t>
      </w:r>
    </w:p>
    <w:p w14:paraId="4B1CFDF7"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Intensive monitoring can help minimize risk but can be very expensive</w:t>
      </w:r>
    </w:p>
    <w:p w14:paraId="3247CCDD" w14:textId="77777777" w:rsidR="00814B1F" w:rsidRDefault="00814B1F" w:rsidP="00814B1F">
      <w:pPr>
        <w:pStyle w:val="ListParagraph"/>
        <w:numPr>
          <w:ilvl w:val="0"/>
          <w:numId w:val="7"/>
        </w:numPr>
        <w:rPr>
          <w:rFonts w:ascii="Helvetica" w:hAnsi="Helvetica"/>
          <w:sz w:val="22"/>
          <w:szCs w:val="22"/>
        </w:rPr>
      </w:pPr>
      <w:r>
        <w:rPr>
          <w:rFonts w:ascii="Helvetica" w:hAnsi="Helvetica"/>
          <w:sz w:val="22"/>
          <w:szCs w:val="22"/>
        </w:rPr>
        <w:t>Additionally, no matter how much you invest in monitoring, you still won’t have perfect knowledge of the system</w:t>
      </w:r>
    </w:p>
    <w:p w14:paraId="078B15DA"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 xml:space="preserve">Given that knowledge is imperfect, we proposed managers should follow these three principles: </w:t>
      </w:r>
    </w:p>
    <w:p w14:paraId="7DD1FE52" w14:textId="77777777" w:rsidR="00814B1F" w:rsidRPr="00D70AA9" w:rsidRDefault="00814B1F" w:rsidP="00814B1F">
      <w:pPr>
        <w:pStyle w:val="ListParagraph"/>
        <w:numPr>
          <w:ilvl w:val="1"/>
          <w:numId w:val="7"/>
        </w:numPr>
        <w:rPr>
          <w:rFonts w:ascii="Helvetica" w:hAnsi="Helvetica"/>
          <w:sz w:val="22"/>
          <w:szCs w:val="22"/>
        </w:rPr>
      </w:pPr>
      <w:r>
        <w:rPr>
          <w:rFonts w:ascii="Helvetica" w:hAnsi="Helvetica"/>
          <w:sz w:val="22"/>
          <w:szCs w:val="22"/>
          <w:u w:val="single"/>
        </w:rPr>
        <w:t>Estimate</w:t>
      </w:r>
      <w:r w:rsidRPr="003E0CA1">
        <w:rPr>
          <w:rFonts w:ascii="Helvetica" w:hAnsi="Helvetica"/>
          <w:sz w:val="22"/>
          <w:szCs w:val="22"/>
          <w:u w:val="single"/>
        </w:rPr>
        <w:t xml:space="preserve"> a safe operating space.</w:t>
      </w:r>
    </w:p>
    <w:p w14:paraId="7C167D7B" w14:textId="77777777" w:rsidR="00814B1F" w:rsidRPr="00926DD0" w:rsidRDefault="00814B1F" w:rsidP="00814B1F">
      <w:pPr>
        <w:pStyle w:val="ListParagraph"/>
        <w:numPr>
          <w:ilvl w:val="1"/>
          <w:numId w:val="7"/>
        </w:numPr>
        <w:rPr>
          <w:rFonts w:ascii="Helvetica" w:hAnsi="Helvetica"/>
          <w:sz w:val="22"/>
          <w:szCs w:val="22"/>
        </w:rPr>
      </w:pPr>
      <w:r>
        <w:rPr>
          <w:rFonts w:ascii="Helvetica" w:hAnsi="Helvetica"/>
          <w:sz w:val="22"/>
          <w:szCs w:val="22"/>
          <w:u w:val="single"/>
        </w:rPr>
        <w:t>I</w:t>
      </w:r>
      <w:r w:rsidRPr="00582669">
        <w:rPr>
          <w:rFonts w:ascii="Helvetica" w:hAnsi="Helvetica"/>
          <w:sz w:val="22"/>
          <w:szCs w:val="22"/>
          <w:u w:val="single"/>
        </w:rPr>
        <w:t>nvest in monitoring based on the value of information</w:t>
      </w:r>
    </w:p>
    <w:p w14:paraId="05D8D4E5" w14:textId="77777777" w:rsidR="00814B1F" w:rsidRPr="004C671C" w:rsidRDefault="00814B1F" w:rsidP="00814B1F">
      <w:pPr>
        <w:pStyle w:val="ListParagraph"/>
        <w:numPr>
          <w:ilvl w:val="1"/>
          <w:numId w:val="7"/>
        </w:numPr>
        <w:rPr>
          <w:rFonts w:ascii="Helvetica" w:hAnsi="Helvetica"/>
          <w:sz w:val="22"/>
          <w:szCs w:val="22"/>
        </w:rPr>
      </w:pPr>
      <w:r w:rsidRPr="000E346F">
        <w:rPr>
          <w:rFonts w:ascii="Helvetica" w:hAnsi="Helvetica" w:cs="Helvetica Neue"/>
          <w:sz w:val="22"/>
          <w:szCs w:val="22"/>
          <w:u w:val="single"/>
        </w:rPr>
        <w:t>Minimize moral hazards</w:t>
      </w:r>
      <w:r>
        <w:rPr>
          <w:rFonts w:ascii="Helvetica" w:hAnsi="Helvetica" w:cs="Helvetica Neue"/>
          <w:sz w:val="22"/>
          <w:szCs w:val="22"/>
          <w:u w:val="single"/>
        </w:rPr>
        <w:t xml:space="preserve"> to incentivize stakeholders</w:t>
      </w:r>
      <w:r w:rsidRPr="000E346F">
        <w:rPr>
          <w:rFonts w:ascii="Helvetica" w:hAnsi="Helvetica"/>
          <w:sz w:val="22"/>
          <w:szCs w:val="22"/>
        </w:rPr>
        <w:t xml:space="preserve"> </w:t>
      </w:r>
    </w:p>
    <w:p w14:paraId="6A6BF662" w14:textId="77777777" w:rsidR="00814B1F" w:rsidRPr="004C671C" w:rsidRDefault="00814B1F" w:rsidP="00814B1F">
      <w:pPr>
        <w:pStyle w:val="ListParagraph"/>
        <w:numPr>
          <w:ilvl w:val="0"/>
          <w:numId w:val="7"/>
        </w:numPr>
        <w:rPr>
          <w:rFonts w:ascii="Helvetica" w:hAnsi="Helvetica"/>
          <w:sz w:val="22"/>
          <w:szCs w:val="22"/>
        </w:rPr>
      </w:pPr>
      <w:r>
        <w:rPr>
          <w:rFonts w:ascii="Helvetica" w:hAnsi="Helvetica"/>
          <w:sz w:val="22"/>
          <w:szCs w:val="22"/>
        </w:rPr>
        <w:t xml:space="preserve">Our results apply broadly. We will always be chasing sustainability and a deeper understanding ecosystems and their thresholds, so manage adaptively. </w:t>
      </w:r>
    </w:p>
    <w:p w14:paraId="4AD7F959" w14:textId="77777777" w:rsidR="00814B1F" w:rsidRDefault="00814B1F" w:rsidP="00814B1F">
      <w:pPr>
        <w:pStyle w:val="ListParagraph"/>
        <w:numPr>
          <w:ilvl w:val="0"/>
          <w:numId w:val="7"/>
        </w:numPr>
        <w:rPr>
          <w:rFonts w:ascii="Helvetica" w:eastAsia="Times New Roman" w:hAnsi="Helvetica" w:cs="Times New Roman"/>
          <w:sz w:val="22"/>
          <w:szCs w:val="22"/>
        </w:rPr>
      </w:pPr>
      <w:r>
        <w:rPr>
          <w:rFonts w:ascii="Helvetica" w:eastAsia="Times New Roman" w:hAnsi="Helvetica" w:cs="Times New Roman"/>
          <w:sz w:val="22"/>
          <w:szCs w:val="22"/>
        </w:rPr>
        <w:t xml:space="preserve">Success of these principles requires consideration of the social dimension, particularly the consideration of how different stakeholders experience risk </w:t>
      </w:r>
    </w:p>
    <w:p w14:paraId="3907A313" w14:textId="412E2C75" w:rsidR="00945433" w:rsidRDefault="00EC6524" w:rsidP="00324B34">
      <w:pPr>
        <w:pStyle w:val="ListParagraph"/>
        <w:numPr>
          <w:ilvl w:val="0"/>
          <w:numId w:val="7"/>
        </w:numPr>
        <w:outlineLvl w:val="0"/>
        <w:rPr>
          <w:rFonts w:ascii="Helvetica" w:hAnsi="Helvetica" w:cs="Times New Roman"/>
          <w:bCs/>
          <w:sz w:val="22"/>
          <w:szCs w:val="22"/>
        </w:rPr>
      </w:pPr>
      <w:r>
        <w:rPr>
          <w:rFonts w:ascii="Helvetica" w:hAnsi="Helvetica" w:cs="Times New Roman"/>
          <w:bCs/>
          <w:sz w:val="22"/>
          <w:szCs w:val="22"/>
        </w:rPr>
        <w:t xml:space="preserve">Conclusion: </w:t>
      </w:r>
      <w:r w:rsidR="00814B1F">
        <w:rPr>
          <w:rFonts w:ascii="Helvetica" w:hAnsi="Helvetica" w:cs="Times New Roman"/>
          <w:bCs/>
          <w:sz w:val="22"/>
          <w:szCs w:val="22"/>
        </w:rPr>
        <w:t xml:space="preserve">use our </w:t>
      </w:r>
      <w:r>
        <w:rPr>
          <w:rFonts w:ascii="Helvetica" w:hAnsi="Helvetica" w:cs="Times New Roman"/>
          <w:bCs/>
          <w:sz w:val="22"/>
          <w:szCs w:val="22"/>
        </w:rPr>
        <w:t>three principles</w:t>
      </w:r>
      <w:r w:rsidR="00814B1F">
        <w:rPr>
          <w:rFonts w:ascii="Helvetica" w:hAnsi="Helvetica" w:cs="Times New Roman"/>
          <w:bCs/>
          <w:sz w:val="22"/>
          <w:szCs w:val="22"/>
        </w:rPr>
        <w:t xml:space="preserve"> to increase food security and reduce risk. </w:t>
      </w:r>
    </w:p>
    <w:p w14:paraId="48666427" w14:textId="77777777" w:rsidR="00AF056E" w:rsidRDefault="00AF056E" w:rsidP="00AF056E">
      <w:pPr>
        <w:outlineLvl w:val="0"/>
        <w:rPr>
          <w:rFonts w:ascii="Helvetica" w:hAnsi="Helvetica" w:cs="Times New Roman"/>
          <w:bCs/>
          <w:sz w:val="22"/>
          <w:szCs w:val="22"/>
        </w:rPr>
      </w:pPr>
    </w:p>
    <w:p w14:paraId="04A9733F" w14:textId="77777777" w:rsidR="00AF056E" w:rsidRDefault="00AF056E" w:rsidP="00AF056E">
      <w:pPr>
        <w:outlineLvl w:val="0"/>
        <w:rPr>
          <w:rFonts w:ascii="Helvetica" w:hAnsi="Helvetica" w:cs="Times New Roman"/>
          <w:bCs/>
          <w:sz w:val="22"/>
          <w:szCs w:val="22"/>
        </w:rPr>
      </w:pPr>
    </w:p>
    <w:p w14:paraId="73B6DA0D" w14:textId="2610753A" w:rsidR="00AF056E" w:rsidRDefault="00AF056E" w:rsidP="00AF056E">
      <w:pPr>
        <w:outlineLvl w:val="0"/>
        <w:rPr>
          <w:rFonts w:ascii="Helvetica" w:hAnsi="Helvetica" w:cs="Times New Roman"/>
          <w:bCs/>
          <w:sz w:val="22"/>
          <w:szCs w:val="22"/>
        </w:rPr>
      </w:pPr>
      <w:r>
        <w:rPr>
          <w:rFonts w:ascii="Helvetica" w:hAnsi="Helvetica" w:cs="Times New Roman"/>
          <w:bCs/>
          <w:sz w:val="22"/>
          <w:szCs w:val="22"/>
        </w:rPr>
        <w:t xml:space="preserve">Potential Science Editors for </w:t>
      </w:r>
      <w:proofErr w:type="spellStart"/>
      <w:r>
        <w:rPr>
          <w:rFonts w:ascii="Helvetica" w:hAnsi="Helvetica" w:cs="Times New Roman"/>
          <w:bCs/>
          <w:sz w:val="22"/>
          <w:szCs w:val="22"/>
        </w:rPr>
        <w:t>Presubmisison</w:t>
      </w:r>
      <w:proofErr w:type="spellEnd"/>
      <w:r>
        <w:rPr>
          <w:rFonts w:ascii="Helvetica" w:hAnsi="Helvetica" w:cs="Times New Roman"/>
          <w:bCs/>
          <w:sz w:val="22"/>
          <w:szCs w:val="22"/>
        </w:rPr>
        <w:t xml:space="preserve"> Inquiry </w:t>
      </w:r>
    </w:p>
    <w:p w14:paraId="11AD6402" w14:textId="19BBAFB2" w:rsidR="00AF056E" w:rsidRDefault="00AF056E" w:rsidP="00AF056E">
      <w:pPr>
        <w:shd w:val="clear" w:color="auto" w:fill="FFFFFF"/>
        <w:spacing w:after="225"/>
        <w:outlineLvl w:val="0"/>
        <w:rPr>
          <w:rFonts w:ascii="Helvetica" w:eastAsia="Times New Roman" w:hAnsi="Helvetica" w:cs="Times New Roman"/>
          <w:bCs/>
          <w:color w:val="333333"/>
          <w:kern w:val="36"/>
          <w:sz w:val="22"/>
          <w:szCs w:val="22"/>
        </w:rPr>
      </w:pPr>
      <w:r w:rsidRPr="00AF056E">
        <w:rPr>
          <w:rFonts w:ascii="Helvetica" w:eastAsia="Times New Roman" w:hAnsi="Helvetica" w:cs="Times New Roman"/>
          <w:bCs/>
          <w:color w:val="333333"/>
          <w:kern w:val="36"/>
          <w:sz w:val="22"/>
          <w:szCs w:val="22"/>
        </w:rPr>
        <w:t xml:space="preserve">Sacha </w:t>
      </w:r>
      <w:proofErr w:type="spellStart"/>
      <w:r w:rsidRPr="00AF056E">
        <w:rPr>
          <w:rFonts w:ascii="Helvetica" w:eastAsia="Times New Roman" w:hAnsi="Helvetica" w:cs="Times New Roman"/>
          <w:bCs/>
          <w:color w:val="333333"/>
          <w:kern w:val="36"/>
          <w:sz w:val="22"/>
          <w:szCs w:val="22"/>
        </w:rPr>
        <w:t>Vignieri</w:t>
      </w:r>
      <w:proofErr w:type="spellEnd"/>
      <w:r w:rsidR="00D13966" w:rsidRPr="00D13966">
        <w:rPr>
          <w:rFonts w:ascii="Helvetica" w:eastAsia="Times New Roman" w:hAnsi="Helvetica" w:cs="Times New Roman"/>
          <w:bCs/>
          <w:color w:val="333333"/>
          <w:kern w:val="36"/>
          <w:sz w:val="22"/>
          <w:szCs w:val="22"/>
        </w:rPr>
        <w:t xml:space="preserve"> (</w:t>
      </w:r>
      <w:hyperlink r:id="rId18" w:history="1">
        <w:r w:rsidR="00F8753B" w:rsidRPr="00BE03FE">
          <w:rPr>
            <w:rStyle w:val="Hyperlink"/>
            <w:rFonts w:ascii="Helvetica" w:eastAsia="Times New Roman" w:hAnsi="Helvetica" w:cs="Times New Roman"/>
            <w:bCs/>
            <w:kern w:val="36"/>
            <w:sz w:val="22"/>
            <w:szCs w:val="22"/>
          </w:rPr>
          <w:t>svignier@aaas.org)</w:t>
        </w:r>
      </w:hyperlink>
      <w:r w:rsidR="00C92361">
        <w:rPr>
          <w:rFonts w:ascii="Helvetica" w:eastAsia="Times New Roman" w:hAnsi="Helvetica" w:cs="Times New Roman"/>
          <w:bCs/>
          <w:color w:val="333333"/>
          <w:kern w:val="36"/>
          <w:sz w:val="22"/>
          <w:szCs w:val="22"/>
        </w:rPr>
        <w:br/>
        <w:t xml:space="preserve">Andrew </w:t>
      </w:r>
      <w:proofErr w:type="spellStart"/>
      <w:r w:rsidR="00C92361">
        <w:rPr>
          <w:rFonts w:ascii="Helvetica" w:eastAsia="Times New Roman" w:hAnsi="Helvetica" w:cs="Times New Roman"/>
          <w:bCs/>
          <w:color w:val="333333"/>
          <w:kern w:val="36"/>
          <w:sz w:val="22"/>
          <w:szCs w:val="22"/>
        </w:rPr>
        <w:t>Sugden</w:t>
      </w:r>
      <w:proofErr w:type="spellEnd"/>
      <w:r w:rsidR="00C92361">
        <w:rPr>
          <w:rFonts w:ascii="Helvetica" w:eastAsia="Times New Roman" w:hAnsi="Helvetica" w:cs="Times New Roman"/>
          <w:bCs/>
          <w:color w:val="333333"/>
          <w:kern w:val="36"/>
          <w:sz w:val="22"/>
          <w:szCs w:val="22"/>
        </w:rPr>
        <w:t xml:space="preserve">: </w:t>
      </w:r>
      <w:hyperlink r:id="rId19" w:history="1">
        <w:r w:rsidR="00C92361" w:rsidRPr="00BE03FE">
          <w:rPr>
            <w:rStyle w:val="Hyperlink"/>
            <w:rFonts w:ascii="Helvetica" w:eastAsia="Times New Roman" w:hAnsi="Helvetica" w:cs="Times New Roman"/>
            <w:bCs/>
            <w:kern w:val="36"/>
            <w:sz w:val="22"/>
            <w:szCs w:val="22"/>
          </w:rPr>
          <w:t>asugden@science-int.co.uk</w:t>
        </w:r>
      </w:hyperlink>
    </w:p>
    <w:p w14:paraId="47BBBA96" w14:textId="77777777" w:rsidR="00F8753B" w:rsidRDefault="00F8753B" w:rsidP="00AF056E">
      <w:pPr>
        <w:shd w:val="clear" w:color="auto" w:fill="FFFFFF"/>
        <w:spacing w:after="225"/>
        <w:outlineLvl w:val="0"/>
        <w:rPr>
          <w:rFonts w:ascii="Helvetica" w:eastAsia="Times New Roman" w:hAnsi="Helvetica" w:cs="Times New Roman"/>
          <w:bCs/>
          <w:color w:val="333333"/>
          <w:kern w:val="36"/>
          <w:sz w:val="22"/>
          <w:szCs w:val="22"/>
        </w:rPr>
      </w:pPr>
    </w:p>
    <w:p w14:paraId="4F8B7084" w14:textId="77777777" w:rsidR="00C92361" w:rsidRDefault="00C92361" w:rsidP="00C92361">
      <w:pPr>
        <w:pStyle w:val="NormalWeb"/>
        <w:shd w:val="clear" w:color="auto" w:fill="FFFFFF"/>
        <w:spacing w:before="225" w:beforeAutospacing="0" w:after="225" w:afterAutospacing="0"/>
        <w:rPr>
          <w:rFonts w:ascii="Helvetica Neue" w:hAnsi="Helvetica Neue"/>
          <w:color w:val="333333"/>
        </w:rPr>
      </w:pPr>
      <w:r>
        <w:rPr>
          <w:rStyle w:val="Strong"/>
          <w:rFonts w:ascii="Helvetica Neue" w:hAnsi="Helvetica Neue"/>
          <w:color w:val="333333"/>
        </w:rPr>
        <w:t xml:space="preserve">Sacha </w:t>
      </w:r>
      <w:proofErr w:type="spellStart"/>
      <w:r>
        <w:rPr>
          <w:rStyle w:val="Strong"/>
          <w:rFonts w:ascii="Helvetica Neue" w:hAnsi="Helvetica Neue"/>
          <w:color w:val="333333"/>
        </w:rPr>
        <w:t>Vignieri</w:t>
      </w:r>
      <w:proofErr w:type="spellEnd"/>
      <w:r>
        <w:rPr>
          <w:rFonts w:ascii="Helvetica Neue" w:hAnsi="Helvetica Neue"/>
          <w:color w:val="333333"/>
        </w:rPr>
        <w:br/>
        <w:t>Senior Editor</w:t>
      </w:r>
      <w:r>
        <w:rPr>
          <w:rFonts w:ascii="Helvetica Neue" w:hAnsi="Helvetica Neue"/>
          <w:color w:val="333333"/>
        </w:rPr>
        <w:br/>
        <w:t>Education: B.A., University of California, Berkeley; Ph.D., University of Washington</w:t>
      </w:r>
      <w:r>
        <w:rPr>
          <w:rFonts w:ascii="Helvetica Neue" w:hAnsi="Helvetica Neue"/>
          <w:color w:val="333333"/>
        </w:rPr>
        <w:br/>
        <w:t>Areas of responsibility: Organismal biology, behavioral ecology, evolutionary biology, conservation biology, zoology, paleontology</w:t>
      </w:r>
      <w:r>
        <w:rPr>
          <w:rFonts w:ascii="Helvetica Neue" w:hAnsi="Helvetica Neue"/>
          <w:color w:val="333333"/>
        </w:rPr>
        <w:br/>
        <w:t>E-Mail:</w:t>
      </w:r>
      <w:r>
        <w:rPr>
          <w:rStyle w:val="apple-converted-space"/>
          <w:rFonts w:ascii="Helvetica Neue" w:hAnsi="Helvetica Neue"/>
          <w:color w:val="333333"/>
        </w:rPr>
        <w:t> </w:t>
      </w:r>
      <w:hyperlink r:id="rId20" w:history="1">
        <w:r>
          <w:rPr>
            <w:rStyle w:val="Hyperlink"/>
            <w:rFonts w:ascii="Helvetica Neue" w:hAnsi="Helvetica Neue"/>
            <w:b/>
            <w:bCs/>
            <w:color w:val="37588A"/>
          </w:rPr>
          <w:t>svignier@aaas.org</w:t>
        </w:r>
      </w:hyperlink>
    </w:p>
    <w:p w14:paraId="3368486D" w14:textId="77777777" w:rsidR="00C92361" w:rsidRDefault="00C92361" w:rsidP="00C92361">
      <w:pPr>
        <w:rPr>
          <w:rFonts w:ascii="Times New Roman" w:eastAsia="Times New Roman" w:hAnsi="Times New Roman"/>
        </w:rPr>
      </w:pPr>
    </w:p>
    <w:p w14:paraId="1CCD21D7" w14:textId="77777777" w:rsidR="00C92361" w:rsidRDefault="00C92361" w:rsidP="00C92361">
      <w:pPr>
        <w:rPr>
          <w:rFonts w:eastAsia="Times New Roman"/>
        </w:rPr>
      </w:pPr>
      <w:r>
        <w:rPr>
          <w:rStyle w:val="Strong"/>
          <w:rFonts w:ascii="Helvetica Neue" w:eastAsia="Times New Roman" w:hAnsi="Helvetica Neue"/>
          <w:color w:val="333333"/>
          <w:shd w:val="clear" w:color="auto" w:fill="FFFFFF"/>
        </w:rPr>
        <w:t xml:space="preserve">Andrew M. </w:t>
      </w:r>
      <w:proofErr w:type="spellStart"/>
      <w:r>
        <w:rPr>
          <w:rStyle w:val="Strong"/>
          <w:rFonts w:ascii="Helvetica Neue" w:eastAsia="Times New Roman" w:hAnsi="Helvetica Neue"/>
          <w:color w:val="333333"/>
          <w:shd w:val="clear" w:color="auto" w:fill="FFFFFF"/>
        </w:rPr>
        <w:t>Sugden</w:t>
      </w:r>
      <w:proofErr w:type="spellEnd"/>
      <w:r>
        <w:rPr>
          <w:rFonts w:ascii="Helvetica Neue" w:eastAsia="Times New Roman" w:hAnsi="Helvetica Neue"/>
          <w:color w:val="333333"/>
        </w:rPr>
        <w:br/>
      </w:r>
      <w:r>
        <w:rPr>
          <w:rFonts w:ascii="Helvetica Neue" w:eastAsia="Times New Roman" w:hAnsi="Helvetica Neue"/>
          <w:color w:val="333333"/>
          <w:shd w:val="clear" w:color="auto" w:fill="FFFFFF"/>
        </w:rPr>
        <w:t>Deputy Editor, Research; International Managing Editor</w:t>
      </w:r>
      <w:r>
        <w:rPr>
          <w:rFonts w:ascii="Helvetica Neue" w:eastAsia="Times New Roman" w:hAnsi="Helvetica Neue"/>
          <w:color w:val="333333"/>
        </w:rPr>
        <w:br/>
      </w:r>
      <w:r>
        <w:rPr>
          <w:rFonts w:ascii="Helvetica Neue" w:eastAsia="Times New Roman" w:hAnsi="Helvetica Neue"/>
          <w:color w:val="333333"/>
          <w:shd w:val="clear" w:color="auto" w:fill="FFFFFF"/>
        </w:rPr>
        <w:t>Education: B.A., D.Phil., University of Oxford</w:t>
      </w:r>
      <w:r>
        <w:rPr>
          <w:rFonts w:ascii="Helvetica Neue" w:eastAsia="Times New Roman" w:hAnsi="Helvetica Neue"/>
          <w:color w:val="333333"/>
        </w:rPr>
        <w:br/>
      </w:r>
      <w:r>
        <w:rPr>
          <w:rFonts w:ascii="Helvetica Neue" w:eastAsia="Times New Roman" w:hAnsi="Helvetica Neue"/>
          <w:color w:val="333333"/>
          <w:shd w:val="clear" w:color="auto" w:fill="FFFFFF"/>
        </w:rPr>
        <w:t>Areas of responsibility: General inquiries about editorial procedures and policies (environmental, life and social sciences); ecology, paleoecology, archaeology, anthropology, conservation</w:t>
      </w:r>
      <w:r>
        <w:rPr>
          <w:rFonts w:ascii="Helvetica Neue" w:eastAsia="Times New Roman" w:hAnsi="Helvetica Neue"/>
          <w:color w:val="333333"/>
        </w:rPr>
        <w:br/>
      </w:r>
      <w:r>
        <w:rPr>
          <w:rFonts w:ascii="Helvetica Neue" w:eastAsia="Times New Roman" w:hAnsi="Helvetica Neue"/>
          <w:color w:val="333333"/>
          <w:shd w:val="clear" w:color="auto" w:fill="FFFFFF"/>
        </w:rPr>
        <w:t>E-Mail:</w:t>
      </w:r>
      <w:r>
        <w:rPr>
          <w:rStyle w:val="apple-converted-space"/>
          <w:rFonts w:ascii="Helvetica Neue" w:eastAsia="Times New Roman" w:hAnsi="Helvetica Neue"/>
          <w:color w:val="333333"/>
          <w:shd w:val="clear" w:color="auto" w:fill="FFFFFF"/>
        </w:rPr>
        <w:t> </w:t>
      </w:r>
      <w:hyperlink r:id="rId21" w:history="1">
        <w:r>
          <w:rPr>
            <w:rStyle w:val="Hyperlink"/>
            <w:rFonts w:ascii="Helvetica Neue" w:eastAsia="Times New Roman" w:hAnsi="Helvetica Neue"/>
            <w:b/>
            <w:bCs/>
            <w:color w:val="37588A"/>
            <w:shd w:val="clear" w:color="auto" w:fill="FFFFFF"/>
          </w:rPr>
          <w:t>asugden@science-int.co.uk</w:t>
        </w:r>
      </w:hyperlink>
    </w:p>
    <w:p w14:paraId="221E9669" w14:textId="77777777" w:rsidR="00F8753B" w:rsidRDefault="00F8753B" w:rsidP="00C92361">
      <w:pPr>
        <w:shd w:val="clear" w:color="auto" w:fill="FFFFFF"/>
        <w:spacing w:after="225"/>
        <w:outlineLvl w:val="0"/>
        <w:rPr>
          <w:rFonts w:ascii="Helvetica" w:eastAsia="Times New Roman" w:hAnsi="Helvetica" w:cs="Times New Roman"/>
          <w:bCs/>
          <w:color w:val="333333"/>
          <w:kern w:val="36"/>
          <w:sz w:val="22"/>
          <w:szCs w:val="22"/>
        </w:rPr>
      </w:pPr>
    </w:p>
    <w:p w14:paraId="756CE1AA" w14:textId="77777777" w:rsidR="00F8753B" w:rsidRPr="00AF056E" w:rsidRDefault="00F8753B" w:rsidP="00AF056E">
      <w:pPr>
        <w:shd w:val="clear" w:color="auto" w:fill="FFFFFF"/>
        <w:spacing w:after="225"/>
        <w:outlineLvl w:val="0"/>
        <w:rPr>
          <w:rFonts w:ascii="Helvetica" w:eastAsia="Times New Roman" w:hAnsi="Helvetica" w:cs="Times New Roman"/>
          <w:bCs/>
          <w:color w:val="333333"/>
          <w:kern w:val="36"/>
          <w:sz w:val="22"/>
          <w:szCs w:val="22"/>
        </w:rPr>
      </w:pPr>
    </w:p>
    <w:sectPr w:rsidR="00F8753B" w:rsidRPr="00AF056E" w:rsidSect="00C054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im Essington" w:date="2016-06-07T14:18:00Z" w:initials="TEE">
    <w:p w14:paraId="554B4552" w14:textId="699AD950" w:rsidR="00F669EE" w:rsidRDefault="00F669EE">
      <w:pPr>
        <w:pStyle w:val="CommentText"/>
      </w:pPr>
      <w:r>
        <w:rPr>
          <w:rStyle w:val="CommentReference"/>
        </w:rPr>
        <w:annotationRef/>
      </w:r>
      <w:r>
        <w:t>Just noticing that the first few paragraphs aren’t really about tipping points in the conventional sense.</w:t>
      </w:r>
    </w:p>
  </w:comment>
  <w:comment w:id="17" w:author="Timothy Essington" w:date="2016-06-07T14:09:00Z" w:initials="TE">
    <w:p w14:paraId="56A37FE1" w14:textId="325C493A" w:rsidR="00886566" w:rsidRDefault="00886566">
      <w:pPr>
        <w:pStyle w:val="CommentText"/>
      </w:pPr>
      <w:r>
        <w:rPr>
          <w:rStyle w:val="CommentReference"/>
        </w:rPr>
        <w:annotationRef/>
      </w:r>
      <w:r>
        <w:t>My guess is that someone will note that the thresholds here in fisheries and those in the context of population restructuring are very different.  In US at least, the lower biomass limit is though to be were recruitment becomes impaired, not</w:t>
      </w:r>
      <w:r w:rsidR="007C2436">
        <w:t xml:space="preserve"> when it crosses a threshold where systems reorganize.  Just need to be careful in the use of language</w:t>
      </w:r>
    </w:p>
  </w:comment>
  <w:comment w:id="24" w:author="Tim Essington" w:date="2016-06-07T14:24:00Z" w:initials="TEE">
    <w:p w14:paraId="5234FD71" w14:textId="45306B92" w:rsidR="00F669EE" w:rsidRDefault="00F669EE">
      <w:pPr>
        <w:pStyle w:val="CommentText"/>
      </w:pPr>
      <w:r>
        <w:rPr>
          <w:rStyle w:val="CommentReference"/>
        </w:rPr>
        <w:annotationRef/>
      </w:r>
      <w:r>
        <w:t xml:space="preserve">I suppose the </w:t>
      </w:r>
      <w:proofErr w:type="gramStart"/>
      <w:r>
        <w:t>million dollar</w:t>
      </w:r>
      <w:proofErr w:type="gramEnd"/>
      <w:r>
        <w:t xml:space="preserve"> question is “how”.</w:t>
      </w:r>
    </w:p>
  </w:comment>
  <w:comment w:id="25" w:author="Tim Essington" w:date="2016-06-07T14:24:00Z" w:initials="TEE">
    <w:p w14:paraId="6D9BA424" w14:textId="79924350" w:rsidR="00F669EE" w:rsidRDefault="00F669EE">
      <w:pPr>
        <w:pStyle w:val="CommentText"/>
      </w:pPr>
      <w:r>
        <w:rPr>
          <w:rStyle w:val="CommentReference"/>
        </w:rPr>
        <w:annotationRef/>
      </w:r>
      <w:r>
        <w:t>Isn’t this pretty much what all decision science does?</w:t>
      </w:r>
    </w:p>
  </w:comment>
  <w:comment w:id="36" w:author="Tim Essington" w:date="2016-06-07T14:26:00Z" w:initials="TEE">
    <w:p w14:paraId="1F59A2A4" w14:textId="4C91C83E" w:rsidR="00F669EE" w:rsidRDefault="00F669EE">
      <w:pPr>
        <w:pStyle w:val="CommentText"/>
      </w:pPr>
      <w:r>
        <w:rPr>
          <w:rStyle w:val="CommentReference"/>
        </w:rPr>
        <w:annotationRef/>
      </w:r>
      <w:r>
        <w:t>Isn’t this implicitly “the value of information”</w:t>
      </w:r>
    </w:p>
  </w:comment>
  <w:comment w:id="37" w:author="Tim Essington" w:date="2016-06-07T14:26:00Z" w:initials="TEE">
    <w:p w14:paraId="0FBBCCE4" w14:textId="67B337E6" w:rsidR="00F669EE" w:rsidRDefault="00F669EE">
      <w:pPr>
        <w:pStyle w:val="CommentText"/>
      </w:pPr>
      <w:r>
        <w:rPr>
          <w:rStyle w:val="CommentReference"/>
        </w:rPr>
        <w:annotationRef/>
      </w:r>
      <w:r>
        <w:t>Don’t think this is a precautionary approach, at least not based on usual definitions (e.g. burden on proof to show no harm)</w:t>
      </w:r>
    </w:p>
  </w:comment>
  <w:comment w:id="41" w:author="Tim Essington" w:date="2016-06-07T14:20:00Z" w:initials="TEE">
    <w:p w14:paraId="191976C7" w14:textId="29C3A8F1" w:rsidR="00F669EE" w:rsidRDefault="00F669EE">
      <w:pPr>
        <w:pStyle w:val="CommentText"/>
      </w:pPr>
      <w:r>
        <w:rPr>
          <w:rStyle w:val="CommentReference"/>
        </w:rPr>
        <w:annotationRef/>
      </w:r>
      <w:r>
        <w:t>Earlier we say that these are not known.  Suggest putting this in terms of risk – when risk is elevated.  Risk is a combination of uncertainty and consequence, so either could make for high risk.</w:t>
      </w:r>
    </w:p>
  </w:comment>
  <w:comment w:id="42" w:author="Tim Essington" w:date="2016-06-07T14:28:00Z" w:initials="TEE">
    <w:p w14:paraId="02AFDB38" w14:textId="1FFDC744" w:rsidR="00F669EE" w:rsidRDefault="00F669EE">
      <w:pPr>
        <w:pStyle w:val="CommentText"/>
      </w:pPr>
      <w:r>
        <w:rPr>
          <w:rStyle w:val="CommentReference"/>
        </w:rPr>
        <w:annotationRef/>
      </w:r>
      <w:r>
        <w:t>Why is this intrinsically risky?  There are risks to government regulation as well?</w:t>
      </w:r>
    </w:p>
  </w:comment>
  <w:comment w:id="43" w:author="Tim Essington" w:date="2016-06-07T14:28:00Z" w:initials="TEE">
    <w:p w14:paraId="65D243B6" w14:textId="5EEE5147" w:rsidR="00F669EE" w:rsidRDefault="00F669EE">
      <w:pPr>
        <w:pStyle w:val="CommentText"/>
      </w:pPr>
      <w:r>
        <w:rPr>
          <w:rStyle w:val="CommentReference"/>
        </w:rPr>
        <w:annotationRef/>
      </w:r>
      <w:r w:rsidR="006266F0">
        <w:t>Pretty</w:t>
      </w:r>
      <w:r>
        <w:t xml:space="preserve"> sure this is </w:t>
      </w:r>
      <w:r w:rsidR="006266F0">
        <w:t xml:space="preserve">not </w:t>
      </w:r>
      <w:r>
        <w:t>the case.  Government covers cost of management but does not cover costs of collapse.  This statement presumes that fisheries are like the big banks that take huge risks but know they will be bailed out if the risks fail</w:t>
      </w:r>
    </w:p>
  </w:comment>
  <w:comment w:id="44" w:author="Tim Essington" w:date="2016-06-07T14:34:00Z" w:initials="TEE">
    <w:p w14:paraId="77B0EC6D" w14:textId="4C4AB12A" w:rsidR="006266F0" w:rsidRDefault="006266F0">
      <w:pPr>
        <w:pStyle w:val="CommentText"/>
      </w:pPr>
      <w:r>
        <w:rPr>
          <w:rStyle w:val="CommentReference"/>
        </w:rPr>
        <w:annotationRef/>
      </w:r>
      <w:r>
        <w:t xml:space="preserve">This is not at all true in many fisheries – perhaps only common pool resources and open access is this the case.  </w:t>
      </w:r>
    </w:p>
  </w:comment>
  <w:comment w:id="45" w:author="Tim Essington" w:date="2016-06-07T14:35:00Z" w:initials="TEE">
    <w:p w14:paraId="687B7145" w14:textId="59D6D664" w:rsidR="006266F0" w:rsidRDefault="006266F0">
      <w:pPr>
        <w:pStyle w:val="CommentText"/>
      </w:pPr>
      <w:r>
        <w:rPr>
          <w:rStyle w:val="CommentReference"/>
        </w:rPr>
        <w:annotationRef/>
      </w:r>
      <w:r>
        <w:t>By and large I don’t agree with the points raised in this paragraph.</w:t>
      </w:r>
    </w:p>
  </w:comment>
  <w:comment w:id="46" w:author="Tim Essington" w:date="2016-06-07T14:36:00Z" w:initials="TEE">
    <w:p w14:paraId="21EBA063" w14:textId="7091AC6E" w:rsidR="006266F0" w:rsidRDefault="006266F0">
      <w:pPr>
        <w:pStyle w:val="CommentText"/>
      </w:pPr>
      <w:r>
        <w:rPr>
          <w:rStyle w:val="CommentReference"/>
        </w:rPr>
        <w:annotationRef/>
      </w:r>
      <w:r>
        <w:t xml:space="preserve">This one is pretty controversial.  There is not plenty of evidence that the collapse was a mix of overfishing with </w:t>
      </w:r>
      <w:proofErr w:type="spellStart"/>
      <w:proofErr w:type="gramStart"/>
      <w:r>
        <w:t>a</w:t>
      </w:r>
      <w:proofErr w:type="spellEnd"/>
      <w:proofErr w:type="gramEnd"/>
      <w:r>
        <w:t xml:space="preserve"> environmental change that affected their primary prey capelin.  See George Rose’s recent stuff on this.</w:t>
      </w:r>
    </w:p>
  </w:comment>
  <w:comment w:id="47" w:author="Tim Essington" w:date="2016-06-07T14:37:00Z" w:initials="TEE">
    <w:p w14:paraId="1F90DE04" w14:textId="680206E1" w:rsidR="006266F0" w:rsidRDefault="006266F0">
      <w:pPr>
        <w:pStyle w:val="CommentText"/>
      </w:pPr>
      <w:r>
        <w:rPr>
          <w:rStyle w:val="CommentReference"/>
        </w:rPr>
        <w:annotationRef/>
      </w:r>
      <w:r>
        <w:t xml:space="preserve">I’ve been editing these just because this language is a can of worms.  There are the limit reference points used in a harvest control rule, and then there are limit reference points in terms of “we don’t want the </w:t>
      </w:r>
      <w:proofErr w:type="gramStart"/>
      <w:r>
        <w:t>system  to</w:t>
      </w:r>
      <w:proofErr w:type="gramEnd"/>
      <w:r>
        <w:t xml:space="preserve"> get to here”.  These are not necessarily the same but most folks don’t distinguish.</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4B4552" w15:done="0"/>
  <w15:commentEx w15:paraId="56A37FE1" w15:done="0"/>
  <w15:commentEx w15:paraId="5234FD71" w15:done="0"/>
  <w15:commentEx w15:paraId="6D9BA424" w15:done="0"/>
  <w15:commentEx w15:paraId="1F59A2A4" w15:done="0"/>
  <w15:commentEx w15:paraId="0FBBCCE4" w15:done="0"/>
  <w15:commentEx w15:paraId="191976C7" w15:done="0"/>
  <w15:commentEx w15:paraId="02AFDB38" w15:done="0"/>
  <w15:commentEx w15:paraId="65D243B6" w15:done="0"/>
  <w15:commentEx w15:paraId="77B0EC6D" w15:done="0"/>
  <w15:commentEx w15:paraId="687B7145" w15:done="0"/>
  <w15:commentEx w15:paraId="21EBA063" w15:done="0"/>
  <w15:commentEx w15:paraId="1F90DE0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17472" w14:textId="77777777" w:rsidR="00973391" w:rsidRDefault="00973391" w:rsidP="00F73414">
      <w:r>
        <w:separator/>
      </w:r>
    </w:p>
  </w:endnote>
  <w:endnote w:type="continuationSeparator" w:id="0">
    <w:p w14:paraId="1929C1D0" w14:textId="77777777" w:rsidR="00973391" w:rsidRDefault="00973391" w:rsidP="00F73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25EE00" w14:textId="77777777" w:rsidR="00973391" w:rsidRDefault="00973391" w:rsidP="00F73414">
      <w:r>
        <w:separator/>
      </w:r>
    </w:p>
  </w:footnote>
  <w:footnote w:type="continuationSeparator" w:id="0">
    <w:p w14:paraId="5A33FCDE" w14:textId="77777777" w:rsidR="00973391" w:rsidRDefault="00973391" w:rsidP="00F7341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E0196"/>
    <w:multiLevelType w:val="hybridMultilevel"/>
    <w:tmpl w:val="30849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CD4280"/>
    <w:multiLevelType w:val="hybridMultilevel"/>
    <w:tmpl w:val="E2544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126262"/>
    <w:multiLevelType w:val="hybridMultilevel"/>
    <w:tmpl w:val="3AAE7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B162F6"/>
    <w:multiLevelType w:val="hybridMultilevel"/>
    <w:tmpl w:val="4D5A0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126D95"/>
    <w:multiLevelType w:val="hybridMultilevel"/>
    <w:tmpl w:val="FC48DE46"/>
    <w:lvl w:ilvl="0" w:tplc="8438EFBE">
      <w:start w:val="1"/>
      <w:numFmt w:val="decimal"/>
      <w:lvlText w:val="%1)"/>
      <w:lvlJc w:val="left"/>
      <w:pPr>
        <w:ind w:left="720" w:hanging="360"/>
      </w:pPr>
      <w:rPr>
        <w:rFonts w:asciiTheme="minorHAnsi" w:hAnsiTheme="minorHAnsi" w:cstheme="minorBidi"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895DF5"/>
    <w:multiLevelType w:val="hybridMultilevel"/>
    <w:tmpl w:val="85DC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715D83"/>
    <w:multiLevelType w:val="hybridMultilevel"/>
    <w:tmpl w:val="03A89C7A"/>
    <w:lvl w:ilvl="0" w:tplc="04090001">
      <w:start w:val="1"/>
      <w:numFmt w:val="bullet"/>
      <w:lvlText w:val=""/>
      <w:lvlJc w:val="left"/>
      <w:pPr>
        <w:ind w:left="720" w:hanging="360"/>
      </w:pPr>
      <w:rPr>
        <w:rFonts w:ascii="Symbol" w:hAnsi="Symbol" w:hint="default"/>
      </w:rPr>
    </w:lvl>
    <w:lvl w:ilvl="1" w:tplc="82B4C1D2">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77&lt;/item&gt;&lt;item&gt;8126&lt;/item&gt;&lt;item&gt;8132&lt;/item&gt;&lt;item&gt;8167&lt;/item&gt;&lt;item&gt;8170&lt;/item&gt;&lt;item&gt;8293&lt;/item&gt;&lt;item&gt;8371&lt;/item&gt;&lt;item&gt;8372&lt;/item&gt;&lt;item&gt;8374&lt;/item&gt;&lt;/record-ids&gt;&lt;/item&gt;&lt;/Libraries&gt;"/>
  </w:docVars>
  <w:rsids>
    <w:rsidRoot w:val="00BE549E"/>
    <w:rsid w:val="000035E0"/>
    <w:rsid w:val="0000556E"/>
    <w:rsid w:val="00007CE4"/>
    <w:rsid w:val="00016668"/>
    <w:rsid w:val="00016B15"/>
    <w:rsid w:val="00017564"/>
    <w:rsid w:val="000302EA"/>
    <w:rsid w:val="0004176F"/>
    <w:rsid w:val="00047284"/>
    <w:rsid w:val="00052406"/>
    <w:rsid w:val="00055A05"/>
    <w:rsid w:val="00055FB3"/>
    <w:rsid w:val="0006420E"/>
    <w:rsid w:val="00082017"/>
    <w:rsid w:val="00084D8E"/>
    <w:rsid w:val="000860D7"/>
    <w:rsid w:val="00087831"/>
    <w:rsid w:val="0009313F"/>
    <w:rsid w:val="000A634F"/>
    <w:rsid w:val="000B32AD"/>
    <w:rsid w:val="000B78D4"/>
    <w:rsid w:val="000C3E82"/>
    <w:rsid w:val="000D0254"/>
    <w:rsid w:val="000D410B"/>
    <w:rsid w:val="000D6E4C"/>
    <w:rsid w:val="000E219C"/>
    <w:rsid w:val="000E346F"/>
    <w:rsid w:val="000F51E3"/>
    <w:rsid w:val="001011B1"/>
    <w:rsid w:val="00107810"/>
    <w:rsid w:val="0011557B"/>
    <w:rsid w:val="00123FE9"/>
    <w:rsid w:val="00127720"/>
    <w:rsid w:val="00127A68"/>
    <w:rsid w:val="00145963"/>
    <w:rsid w:val="0014598B"/>
    <w:rsid w:val="00154160"/>
    <w:rsid w:val="00154E29"/>
    <w:rsid w:val="0016051B"/>
    <w:rsid w:val="00171072"/>
    <w:rsid w:val="00186A7E"/>
    <w:rsid w:val="00196228"/>
    <w:rsid w:val="001A3229"/>
    <w:rsid w:val="001B059C"/>
    <w:rsid w:val="001B0A54"/>
    <w:rsid w:val="001B6CB0"/>
    <w:rsid w:val="001C0094"/>
    <w:rsid w:val="001C39EE"/>
    <w:rsid w:val="001E3010"/>
    <w:rsid w:val="00204B38"/>
    <w:rsid w:val="00204D3E"/>
    <w:rsid w:val="0020589D"/>
    <w:rsid w:val="002068A8"/>
    <w:rsid w:val="00210142"/>
    <w:rsid w:val="00223CEE"/>
    <w:rsid w:val="00235A2A"/>
    <w:rsid w:val="0024131C"/>
    <w:rsid w:val="00241C79"/>
    <w:rsid w:val="002440F8"/>
    <w:rsid w:val="002479A1"/>
    <w:rsid w:val="002502D1"/>
    <w:rsid w:val="00256148"/>
    <w:rsid w:val="002615BE"/>
    <w:rsid w:val="00261D80"/>
    <w:rsid w:val="002636EE"/>
    <w:rsid w:val="002639C4"/>
    <w:rsid w:val="00264FA8"/>
    <w:rsid w:val="00272D5F"/>
    <w:rsid w:val="0027743D"/>
    <w:rsid w:val="00277792"/>
    <w:rsid w:val="002863E2"/>
    <w:rsid w:val="00286C71"/>
    <w:rsid w:val="0029173A"/>
    <w:rsid w:val="0029723B"/>
    <w:rsid w:val="002A35AA"/>
    <w:rsid w:val="002A456A"/>
    <w:rsid w:val="002A5F70"/>
    <w:rsid w:val="002A64AF"/>
    <w:rsid w:val="002A76A0"/>
    <w:rsid w:val="002A785F"/>
    <w:rsid w:val="002B23D7"/>
    <w:rsid w:val="002B664A"/>
    <w:rsid w:val="002C260B"/>
    <w:rsid w:val="002D1194"/>
    <w:rsid w:val="002D4E33"/>
    <w:rsid w:val="002D6556"/>
    <w:rsid w:val="002E14C6"/>
    <w:rsid w:val="002E5EB9"/>
    <w:rsid w:val="002E6B66"/>
    <w:rsid w:val="002E7B2D"/>
    <w:rsid w:val="002F7DF2"/>
    <w:rsid w:val="00307730"/>
    <w:rsid w:val="00311A38"/>
    <w:rsid w:val="003120F2"/>
    <w:rsid w:val="003130EB"/>
    <w:rsid w:val="00314558"/>
    <w:rsid w:val="0031575C"/>
    <w:rsid w:val="00316649"/>
    <w:rsid w:val="00320C9C"/>
    <w:rsid w:val="00323B92"/>
    <w:rsid w:val="00324B34"/>
    <w:rsid w:val="00335917"/>
    <w:rsid w:val="00344B4D"/>
    <w:rsid w:val="00346BC4"/>
    <w:rsid w:val="0035344A"/>
    <w:rsid w:val="00356FCB"/>
    <w:rsid w:val="0035790C"/>
    <w:rsid w:val="00361911"/>
    <w:rsid w:val="00362FB8"/>
    <w:rsid w:val="003719EA"/>
    <w:rsid w:val="003811EE"/>
    <w:rsid w:val="00384E6E"/>
    <w:rsid w:val="00386108"/>
    <w:rsid w:val="003A06AF"/>
    <w:rsid w:val="003A2E84"/>
    <w:rsid w:val="003A331E"/>
    <w:rsid w:val="003B1AEF"/>
    <w:rsid w:val="003C07A4"/>
    <w:rsid w:val="003C29E0"/>
    <w:rsid w:val="003C4087"/>
    <w:rsid w:val="003D2BDA"/>
    <w:rsid w:val="003D549E"/>
    <w:rsid w:val="003D7588"/>
    <w:rsid w:val="003D7B8F"/>
    <w:rsid w:val="003E0CA1"/>
    <w:rsid w:val="003E3138"/>
    <w:rsid w:val="00400E38"/>
    <w:rsid w:val="0040313B"/>
    <w:rsid w:val="00406EAE"/>
    <w:rsid w:val="004108C8"/>
    <w:rsid w:val="0041310E"/>
    <w:rsid w:val="00422572"/>
    <w:rsid w:val="00424453"/>
    <w:rsid w:val="00435600"/>
    <w:rsid w:val="0044069C"/>
    <w:rsid w:val="00445354"/>
    <w:rsid w:val="004501D3"/>
    <w:rsid w:val="004643B3"/>
    <w:rsid w:val="00465D84"/>
    <w:rsid w:val="004663BF"/>
    <w:rsid w:val="00472210"/>
    <w:rsid w:val="004803DA"/>
    <w:rsid w:val="00483234"/>
    <w:rsid w:val="004845C4"/>
    <w:rsid w:val="00484B55"/>
    <w:rsid w:val="004938ED"/>
    <w:rsid w:val="00497A49"/>
    <w:rsid w:val="004A03A4"/>
    <w:rsid w:val="004B22EB"/>
    <w:rsid w:val="004B2618"/>
    <w:rsid w:val="004B5CA6"/>
    <w:rsid w:val="004C0860"/>
    <w:rsid w:val="004C62DB"/>
    <w:rsid w:val="004C671C"/>
    <w:rsid w:val="004D1E57"/>
    <w:rsid w:val="004D28EE"/>
    <w:rsid w:val="004D6530"/>
    <w:rsid w:val="004D681B"/>
    <w:rsid w:val="004E1626"/>
    <w:rsid w:val="004E4ADE"/>
    <w:rsid w:val="004F0457"/>
    <w:rsid w:val="004F04C0"/>
    <w:rsid w:val="004F0603"/>
    <w:rsid w:val="004F78A0"/>
    <w:rsid w:val="005013A4"/>
    <w:rsid w:val="00502997"/>
    <w:rsid w:val="005057F6"/>
    <w:rsid w:val="00510112"/>
    <w:rsid w:val="0051032A"/>
    <w:rsid w:val="00512AC2"/>
    <w:rsid w:val="005146E9"/>
    <w:rsid w:val="005171F5"/>
    <w:rsid w:val="00517A9C"/>
    <w:rsid w:val="00526467"/>
    <w:rsid w:val="00530140"/>
    <w:rsid w:val="00534E10"/>
    <w:rsid w:val="005377A6"/>
    <w:rsid w:val="0055001F"/>
    <w:rsid w:val="00551B26"/>
    <w:rsid w:val="00552E68"/>
    <w:rsid w:val="00553A64"/>
    <w:rsid w:val="00553FEF"/>
    <w:rsid w:val="00554E29"/>
    <w:rsid w:val="005612FA"/>
    <w:rsid w:val="00571255"/>
    <w:rsid w:val="005766C4"/>
    <w:rsid w:val="00582323"/>
    <w:rsid w:val="00582669"/>
    <w:rsid w:val="00585C66"/>
    <w:rsid w:val="005915C3"/>
    <w:rsid w:val="00593E71"/>
    <w:rsid w:val="00597C4E"/>
    <w:rsid w:val="005A17F7"/>
    <w:rsid w:val="005A3A6F"/>
    <w:rsid w:val="005B05D0"/>
    <w:rsid w:val="005B1B16"/>
    <w:rsid w:val="005E319C"/>
    <w:rsid w:val="005E47A1"/>
    <w:rsid w:val="00600E60"/>
    <w:rsid w:val="00604940"/>
    <w:rsid w:val="00606EAA"/>
    <w:rsid w:val="0060718B"/>
    <w:rsid w:val="00614998"/>
    <w:rsid w:val="006221C8"/>
    <w:rsid w:val="006266F0"/>
    <w:rsid w:val="00630AA0"/>
    <w:rsid w:val="00632662"/>
    <w:rsid w:val="00637B2E"/>
    <w:rsid w:val="00640AAA"/>
    <w:rsid w:val="006443FC"/>
    <w:rsid w:val="00644657"/>
    <w:rsid w:val="00647816"/>
    <w:rsid w:val="00660043"/>
    <w:rsid w:val="00660BBA"/>
    <w:rsid w:val="00661DD0"/>
    <w:rsid w:val="00673081"/>
    <w:rsid w:val="00673568"/>
    <w:rsid w:val="00677141"/>
    <w:rsid w:val="0068188D"/>
    <w:rsid w:val="00681AD6"/>
    <w:rsid w:val="00683889"/>
    <w:rsid w:val="006852F0"/>
    <w:rsid w:val="00692AA9"/>
    <w:rsid w:val="00694E1D"/>
    <w:rsid w:val="0069582B"/>
    <w:rsid w:val="00697063"/>
    <w:rsid w:val="006A1B1F"/>
    <w:rsid w:val="006B0DA7"/>
    <w:rsid w:val="006E5D16"/>
    <w:rsid w:val="006E5D69"/>
    <w:rsid w:val="006F7260"/>
    <w:rsid w:val="007045D7"/>
    <w:rsid w:val="00705E96"/>
    <w:rsid w:val="00707147"/>
    <w:rsid w:val="00715278"/>
    <w:rsid w:val="007202D1"/>
    <w:rsid w:val="00721153"/>
    <w:rsid w:val="00724960"/>
    <w:rsid w:val="007269B2"/>
    <w:rsid w:val="0073796E"/>
    <w:rsid w:val="00744C76"/>
    <w:rsid w:val="0074547D"/>
    <w:rsid w:val="00753C46"/>
    <w:rsid w:val="00761B4F"/>
    <w:rsid w:val="00763328"/>
    <w:rsid w:val="00770A53"/>
    <w:rsid w:val="00775807"/>
    <w:rsid w:val="00787ADA"/>
    <w:rsid w:val="007900E1"/>
    <w:rsid w:val="00790B26"/>
    <w:rsid w:val="007922C7"/>
    <w:rsid w:val="00795AF8"/>
    <w:rsid w:val="007B0144"/>
    <w:rsid w:val="007B260B"/>
    <w:rsid w:val="007B54A0"/>
    <w:rsid w:val="007C2436"/>
    <w:rsid w:val="007C5964"/>
    <w:rsid w:val="007C5D09"/>
    <w:rsid w:val="007D455D"/>
    <w:rsid w:val="007D51D4"/>
    <w:rsid w:val="007E2AC6"/>
    <w:rsid w:val="00801603"/>
    <w:rsid w:val="008124F6"/>
    <w:rsid w:val="00813C2A"/>
    <w:rsid w:val="0081430C"/>
    <w:rsid w:val="00814B1F"/>
    <w:rsid w:val="00817191"/>
    <w:rsid w:val="00823A61"/>
    <w:rsid w:val="00824B7C"/>
    <w:rsid w:val="00832AEC"/>
    <w:rsid w:val="008454A5"/>
    <w:rsid w:val="00853B5C"/>
    <w:rsid w:val="008542DF"/>
    <w:rsid w:val="008663EB"/>
    <w:rsid w:val="00873159"/>
    <w:rsid w:val="00874902"/>
    <w:rsid w:val="00875FAA"/>
    <w:rsid w:val="00877919"/>
    <w:rsid w:val="00886566"/>
    <w:rsid w:val="008909D5"/>
    <w:rsid w:val="00893EEC"/>
    <w:rsid w:val="008A1434"/>
    <w:rsid w:val="008B45CD"/>
    <w:rsid w:val="008C578A"/>
    <w:rsid w:val="008D3BA4"/>
    <w:rsid w:val="008D3F36"/>
    <w:rsid w:val="008E201E"/>
    <w:rsid w:val="008E50AA"/>
    <w:rsid w:val="008E5552"/>
    <w:rsid w:val="008E70D0"/>
    <w:rsid w:val="008F08F2"/>
    <w:rsid w:val="00900E80"/>
    <w:rsid w:val="00901FB4"/>
    <w:rsid w:val="00910A61"/>
    <w:rsid w:val="0092332A"/>
    <w:rsid w:val="00926234"/>
    <w:rsid w:val="00926DD0"/>
    <w:rsid w:val="00927C2E"/>
    <w:rsid w:val="0093781D"/>
    <w:rsid w:val="00943254"/>
    <w:rsid w:val="00943F4E"/>
    <w:rsid w:val="00945433"/>
    <w:rsid w:val="00952A19"/>
    <w:rsid w:val="009568B2"/>
    <w:rsid w:val="009636B0"/>
    <w:rsid w:val="00965BE6"/>
    <w:rsid w:val="00973391"/>
    <w:rsid w:val="00986DE0"/>
    <w:rsid w:val="00987A43"/>
    <w:rsid w:val="00987DF2"/>
    <w:rsid w:val="00992B11"/>
    <w:rsid w:val="00996437"/>
    <w:rsid w:val="0099709C"/>
    <w:rsid w:val="009A068D"/>
    <w:rsid w:val="009A796C"/>
    <w:rsid w:val="009A7DAD"/>
    <w:rsid w:val="009B0A2C"/>
    <w:rsid w:val="009B6D66"/>
    <w:rsid w:val="009B6EBC"/>
    <w:rsid w:val="009C22F2"/>
    <w:rsid w:val="009C4F14"/>
    <w:rsid w:val="009C6634"/>
    <w:rsid w:val="009D5846"/>
    <w:rsid w:val="009D71DB"/>
    <w:rsid w:val="009D73D6"/>
    <w:rsid w:val="009E465D"/>
    <w:rsid w:val="009F003A"/>
    <w:rsid w:val="009F01B0"/>
    <w:rsid w:val="00A07E53"/>
    <w:rsid w:val="00A11282"/>
    <w:rsid w:val="00A1203A"/>
    <w:rsid w:val="00A145DF"/>
    <w:rsid w:val="00A20835"/>
    <w:rsid w:val="00A217A2"/>
    <w:rsid w:val="00A252BF"/>
    <w:rsid w:val="00A302EF"/>
    <w:rsid w:val="00A36F9A"/>
    <w:rsid w:val="00A43154"/>
    <w:rsid w:val="00A53A11"/>
    <w:rsid w:val="00A547F8"/>
    <w:rsid w:val="00A55635"/>
    <w:rsid w:val="00A56FEC"/>
    <w:rsid w:val="00A60252"/>
    <w:rsid w:val="00A61517"/>
    <w:rsid w:val="00A62A7E"/>
    <w:rsid w:val="00A71C5D"/>
    <w:rsid w:val="00A75BE7"/>
    <w:rsid w:val="00A77378"/>
    <w:rsid w:val="00A81EA6"/>
    <w:rsid w:val="00A86B03"/>
    <w:rsid w:val="00A90B26"/>
    <w:rsid w:val="00A96E6A"/>
    <w:rsid w:val="00AA083F"/>
    <w:rsid w:val="00AB154E"/>
    <w:rsid w:val="00AB45E8"/>
    <w:rsid w:val="00AB4C6B"/>
    <w:rsid w:val="00AC21D9"/>
    <w:rsid w:val="00AC7B76"/>
    <w:rsid w:val="00AD0418"/>
    <w:rsid w:val="00AD2265"/>
    <w:rsid w:val="00AD3052"/>
    <w:rsid w:val="00AD7538"/>
    <w:rsid w:val="00AE6BC7"/>
    <w:rsid w:val="00AF056E"/>
    <w:rsid w:val="00AF2423"/>
    <w:rsid w:val="00B0305F"/>
    <w:rsid w:val="00B06491"/>
    <w:rsid w:val="00B17F02"/>
    <w:rsid w:val="00B23854"/>
    <w:rsid w:val="00B2417A"/>
    <w:rsid w:val="00B27C60"/>
    <w:rsid w:val="00B353EA"/>
    <w:rsid w:val="00B411B6"/>
    <w:rsid w:val="00B46170"/>
    <w:rsid w:val="00B46EFE"/>
    <w:rsid w:val="00B478FD"/>
    <w:rsid w:val="00B50123"/>
    <w:rsid w:val="00B56FE9"/>
    <w:rsid w:val="00B571B9"/>
    <w:rsid w:val="00B60E82"/>
    <w:rsid w:val="00B624B1"/>
    <w:rsid w:val="00B633BA"/>
    <w:rsid w:val="00B643DB"/>
    <w:rsid w:val="00B77D7A"/>
    <w:rsid w:val="00B92493"/>
    <w:rsid w:val="00BA6E45"/>
    <w:rsid w:val="00BB0225"/>
    <w:rsid w:val="00BB1D98"/>
    <w:rsid w:val="00BB79F3"/>
    <w:rsid w:val="00BC02DC"/>
    <w:rsid w:val="00BC677C"/>
    <w:rsid w:val="00BC7C37"/>
    <w:rsid w:val="00BE549E"/>
    <w:rsid w:val="00BF1E08"/>
    <w:rsid w:val="00BF2E7D"/>
    <w:rsid w:val="00BF7513"/>
    <w:rsid w:val="00C0182C"/>
    <w:rsid w:val="00C04219"/>
    <w:rsid w:val="00C054A1"/>
    <w:rsid w:val="00C1054C"/>
    <w:rsid w:val="00C16A4D"/>
    <w:rsid w:val="00C21E2E"/>
    <w:rsid w:val="00C23589"/>
    <w:rsid w:val="00C24956"/>
    <w:rsid w:val="00C3058C"/>
    <w:rsid w:val="00C36D06"/>
    <w:rsid w:val="00C41E3F"/>
    <w:rsid w:val="00C44733"/>
    <w:rsid w:val="00C52329"/>
    <w:rsid w:val="00C559B7"/>
    <w:rsid w:val="00C5682F"/>
    <w:rsid w:val="00C56F12"/>
    <w:rsid w:val="00C579AD"/>
    <w:rsid w:val="00C61828"/>
    <w:rsid w:val="00C64CC9"/>
    <w:rsid w:val="00C77E01"/>
    <w:rsid w:val="00C83029"/>
    <w:rsid w:val="00C87525"/>
    <w:rsid w:val="00C92018"/>
    <w:rsid w:val="00C92361"/>
    <w:rsid w:val="00C93C49"/>
    <w:rsid w:val="00CA47E2"/>
    <w:rsid w:val="00CA78AE"/>
    <w:rsid w:val="00CB15AC"/>
    <w:rsid w:val="00CB60C7"/>
    <w:rsid w:val="00CC288E"/>
    <w:rsid w:val="00CC4EE7"/>
    <w:rsid w:val="00CC7005"/>
    <w:rsid w:val="00CD6733"/>
    <w:rsid w:val="00CD772B"/>
    <w:rsid w:val="00CE1EFE"/>
    <w:rsid w:val="00CE574C"/>
    <w:rsid w:val="00CF2329"/>
    <w:rsid w:val="00CF2B6B"/>
    <w:rsid w:val="00CF3BDC"/>
    <w:rsid w:val="00D1053B"/>
    <w:rsid w:val="00D11712"/>
    <w:rsid w:val="00D13966"/>
    <w:rsid w:val="00D13BEA"/>
    <w:rsid w:val="00D16E9E"/>
    <w:rsid w:val="00D24783"/>
    <w:rsid w:val="00D2792F"/>
    <w:rsid w:val="00D27ADC"/>
    <w:rsid w:val="00D31F72"/>
    <w:rsid w:val="00D330F3"/>
    <w:rsid w:val="00D3771B"/>
    <w:rsid w:val="00D403C4"/>
    <w:rsid w:val="00D43345"/>
    <w:rsid w:val="00D4460E"/>
    <w:rsid w:val="00D50062"/>
    <w:rsid w:val="00D509BB"/>
    <w:rsid w:val="00D642AF"/>
    <w:rsid w:val="00D66C2C"/>
    <w:rsid w:val="00D66FA1"/>
    <w:rsid w:val="00D70AA9"/>
    <w:rsid w:val="00D717FC"/>
    <w:rsid w:val="00D900D1"/>
    <w:rsid w:val="00D90FA5"/>
    <w:rsid w:val="00D92914"/>
    <w:rsid w:val="00D95083"/>
    <w:rsid w:val="00D95D00"/>
    <w:rsid w:val="00DB1501"/>
    <w:rsid w:val="00DC2C7F"/>
    <w:rsid w:val="00DC3760"/>
    <w:rsid w:val="00DD106E"/>
    <w:rsid w:val="00DD26A3"/>
    <w:rsid w:val="00DD7BDB"/>
    <w:rsid w:val="00DF0D93"/>
    <w:rsid w:val="00DF2AFE"/>
    <w:rsid w:val="00DF3222"/>
    <w:rsid w:val="00DF5AC7"/>
    <w:rsid w:val="00E00CFB"/>
    <w:rsid w:val="00E05C72"/>
    <w:rsid w:val="00E06254"/>
    <w:rsid w:val="00E10FD0"/>
    <w:rsid w:val="00E118A6"/>
    <w:rsid w:val="00E130D4"/>
    <w:rsid w:val="00E27687"/>
    <w:rsid w:val="00E33315"/>
    <w:rsid w:val="00E33AB8"/>
    <w:rsid w:val="00E4214F"/>
    <w:rsid w:val="00E47CD0"/>
    <w:rsid w:val="00E50FA9"/>
    <w:rsid w:val="00E55393"/>
    <w:rsid w:val="00E7278D"/>
    <w:rsid w:val="00E806CE"/>
    <w:rsid w:val="00E916ED"/>
    <w:rsid w:val="00E93CB3"/>
    <w:rsid w:val="00E96D1E"/>
    <w:rsid w:val="00EA0247"/>
    <w:rsid w:val="00EA0A7A"/>
    <w:rsid w:val="00EA495B"/>
    <w:rsid w:val="00EB0F87"/>
    <w:rsid w:val="00EB26F7"/>
    <w:rsid w:val="00EB37D0"/>
    <w:rsid w:val="00EC6524"/>
    <w:rsid w:val="00ED1986"/>
    <w:rsid w:val="00EE3ADA"/>
    <w:rsid w:val="00EF2046"/>
    <w:rsid w:val="00EF62F5"/>
    <w:rsid w:val="00F164CA"/>
    <w:rsid w:val="00F2334B"/>
    <w:rsid w:val="00F23401"/>
    <w:rsid w:val="00F26B2D"/>
    <w:rsid w:val="00F3710F"/>
    <w:rsid w:val="00F51714"/>
    <w:rsid w:val="00F51CC5"/>
    <w:rsid w:val="00F51FBB"/>
    <w:rsid w:val="00F60533"/>
    <w:rsid w:val="00F62D72"/>
    <w:rsid w:val="00F643C8"/>
    <w:rsid w:val="00F669EE"/>
    <w:rsid w:val="00F73414"/>
    <w:rsid w:val="00F81F37"/>
    <w:rsid w:val="00F829BB"/>
    <w:rsid w:val="00F8753B"/>
    <w:rsid w:val="00F9612A"/>
    <w:rsid w:val="00FA02FB"/>
    <w:rsid w:val="00FA1213"/>
    <w:rsid w:val="00FA1E89"/>
    <w:rsid w:val="00FA4E76"/>
    <w:rsid w:val="00FA64A0"/>
    <w:rsid w:val="00FE5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83403C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D0254"/>
  </w:style>
  <w:style w:type="paragraph" w:styleId="Heading1">
    <w:name w:val="heading 1"/>
    <w:basedOn w:val="Normal"/>
    <w:link w:val="Heading1Char"/>
    <w:uiPriority w:val="9"/>
    <w:qFormat/>
    <w:rsid w:val="00AF056E"/>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549E"/>
    <w:pPr>
      <w:ind w:left="720"/>
      <w:contextualSpacing/>
    </w:pPr>
  </w:style>
  <w:style w:type="paragraph" w:styleId="CommentText">
    <w:name w:val="annotation text"/>
    <w:basedOn w:val="Normal"/>
    <w:link w:val="CommentTextChar"/>
    <w:uiPriority w:val="99"/>
    <w:unhideWhenUsed/>
    <w:rsid w:val="00154160"/>
    <w:rPr>
      <w:rFonts w:eastAsiaTheme="minorEastAsia"/>
      <w:lang w:eastAsia="ja-JP"/>
    </w:rPr>
  </w:style>
  <w:style w:type="character" w:customStyle="1" w:styleId="CommentTextChar">
    <w:name w:val="Comment Text Char"/>
    <w:basedOn w:val="DefaultParagraphFont"/>
    <w:link w:val="CommentText"/>
    <w:uiPriority w:val="99"/>
    <w:rsid w:val="00154160"/>
    <w:rPr>
      <w:rFonts w:eastAsiaTheme="minorEastAsia"/>
      <w:lang w:eastAsia="ja-JP"/>
    </w:rPr>
  </w:style>
  <w:style w:type="character" w:styleId="CommentReference">
    <w:name w:val="annotation reference"/>
    <w:basedOn w:val="DefaultParagraphFont"/>
    <w:uiPriority w:val="99"/>
    <w:semiHidden/>
    <w:unhideWhenUsed/>
    <w:rsid w:val="002C260B"/>
    <w:rPr>
      <w:sz w:val="18"/>
      <w:szCs w:val="18"/>
    </w:rPr>
  </w:style>
  <w:style w:type="paragraph" w:styleId="BalloonText">
    <w:name w:val="Balloon Text"/>
    <w:basedOn w:val="Normal"/>
    <w:link w:val="BalloonTextChar"/>
    <w:uiPriority w:val="99"/>
    <w:semiHidden/>
    <w:unhideWhenUsed/>
    <w:rsid w:val="002C260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C260B"/>
    <w:rPr>
      <w:rFonts w:ascii="Times New Roman" w:hAnsi="Times New Roman" w:cs="Times New Roman"/>
      <w:sz w:val="18"/>
      <w:szCs w:val="18"/>
    </w:rPr>
  </w:style>
  <w:style w:type="paragraph" w:customStyle="1" w:styleId="EndNoteBibliography">
    <w:name w:val="EndNote Bibliography"/>
    <w:basedOn w:val="Normal"/>
    <w:rsid w:val="00264FA8"/>
    <w:rPr>
      <w:rFonts w:ascii="Calibri" w:eastAsiaTheme="minorEastAsia" w:hAnsi="Calibri"/>
      <w:lang w:eastAsia="ja-JP"/>
    </w:rPr>
  </w:style>
  <w:style w:type="paragraph" w:styleId="CommentSubject">
    <w:name w:val="annotation subject"/>
    <w:basedOn w:val="CommentText"/>
    <w:next w:val="CommentText"/>
    <w:link w:val="CommentSubjectChar"/>
    <w:uiPriority w:val="99"/>
    <w:semiHidden/>
    <w:unhideWhenUsed/>
    <w:rsid w:val="00877919"/>
    <w:rPr>
      <w:rFonts w:eastAsiaTheme="minorHAnsi"/>
      <w:b/>
      <w:bCs/>
      <w:sz w:val="20"/>
      <w:szCs w:val="20"/>
      <w:lang w:eastAsia="en-US"/>
    </w:rPr>
  </w:style>
  <w:style w:type="character" w:customStyle="1" w:styleId="CommentSubjectChar">
    <w:name w:val="Comment Subject Char"/>
    <w:basedOn w:val="CommentTextChar"/>
    <w:link w:val="CommentSubject"/>
    <w:uiPriority w:val="99"/>
    <w:semiHidden/>
    <w:rsid w:val="00877919"/>
    <w:rPr>
      <w:rFonts w:eastAsiaTheme="minorEastAsia"/>
      <w:b/>
      <w:bCs/>
      <w:sz w:val="20"/>
      <w:szCs w:val="20"/>
      <w:lang w:eastAsia="ja-JP"/>
    </w:rPr>
  </w:style>
  <w:style w:type="paragraph" w:styleId="Header">
    <w:name w:val="header"/>
    <w:basedOn w:val="Normal"/>
    <w:link w:val="HeaderChar"/>
    <w:uiPriority w:val="99"/>
    <w:unhideWhenUsed/>
    <w:rsid w:val="00F73414"/>
    <w:pPr>
      <w:tabs>
        <w:tab w:val="center" w:pos="4680"/>
        <w:tab w:val="right" w:pos="9360"/>
      </w:tabs>
    </w:pPr>
  </w:style>
  <w:style w:type="character" w:customStyle="1" w:styleId="HeaderChar">
    <w:name w:val="Header Char"/>
    <w:basedOn w:val="DefaultParagraphFont"/>
    <w:link w:val="Header"/>
    <w:uiPriority w:val="99"/>
    <w:rsid w:val="00F73414"/>
  </w:style>
  <w:style w:type="paragraph" w:styleId="Footer">
    <w:name w:val="footer"/>
    <w:basedOn w:val="Normal"/>
    <w:link w:val="FooterChar"/>
    <w:uiPriority w:val="99"/>
    <w:unhideWhenUsed/>
    <w:rsid w:val="00F73414"/>
    <w:pPr>
      <w:tabs>
        <w:tab w:val="center" w:pos="4680"/>
        <w:tab w:val="right" w:pos="9360"/>
      </w:tabs>
    </w:pPr>
  </w:style>
  <w:style w:type="character" w:customStyle="1" w:styleId="FooterChar">
    <w:name w:val="Footer Char"/>
    <w:basedOn w:val="DefaultParagraphFont"/>
    <w:link w:val="Footer"/>
    <w:uiPriority w:val="99"/>
    <w:rsid w:val="00F73414"/>
  </w:style>
  <w:style w:type="paragraph" w:customStyle="1" w:styleId="EndNoteBibliographyTitle">
    <w:name w:val="EndNote Bibliography Title"/>
    <w:basedOn w:val="Normal"/>
    <w:rsid w:val="00945433"/>
    <w:pPr>
      <w:jc w:val="center"/>
    </w:pPr>
    <w:rPr>
      <w:rFonts w:ascii="Calibri" w:hAnsi="Calibri"/>
    </w:rPr>
  </w:style>
  <w:style w:type="character" w:styleId="Hyperlink">
    <w:name w:val="Hyperlink"/>
    <w:rsid w:val="00814B1F"/>
    <w:rPr>
      <w:u w:val="single"/>
    </w:rPr>
  </w:style>
  <w:style w:type="character" w:customStyle="1" w:styleId="Heading1Char">
    <w:name w:val="Heading 1 Char"/>
    <w:basedOn w:val="DefaultParagraphFont"/>
    <w:link w:val="Heading1"/>
    <w:uiPriority w:val="9"/>
    <w:rsid w:val="00AF056E"/>
    <w:rPr>
      <w:rFonts w:ascii="Times New Roman" w:hAnsi="Times New Roman" w:cs="Times New Roman"/>
      <w:b/>
      <w:bCs/>
      <w:kern w:val="36"/>
      <w:sz w:val="48"/>
      <w:szCs w:val="48"/>
    </w:rPr>
  </w:style>
  <w:style w:type="paragraph" w:styleId="NormalWeb">
    <w:name w:val="Normal (Web)"/>
    <w:basedOn w:val="Normal"/>
    <w:uiPriority w:val="99"/>
    <w:semiHidden/>
    <w:unhideWhenUsed/>
    <w:rsid w:val="00F8753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F8753B"/>
    <w:rPr>
      <w:b/>
      <w:bCs/>
    </w:rPr>
  </w:style>
  <w:style w:type="character" w:customStyle="1" w:styleId="apple-converted-space">
    <w:name w:val="apple-converted-space"/>
    <w:basedOn w:val="DefaultParagraphFont"/>
    <w:rsid w:val="00F87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946852">
      <w:bodyDiv w:val="1"/>
      <w:marLeft w:val="0"/>
      <w:marRight w:val="0"/>
      <w:marTop w:val="0"/>
      <w:marBottom w:val="0"/>
      <w:divBdr>
        <w:top w:val="none" w:sz="0" w:space="0" w:color="auto"/>
        <w:left w:val="none" w:sz="0" w:space="0" w:color="auto"/>
        <w:bottom w:val="none" w:sz="0" w:space="0" w:color="auto"/>
        <w:right w:val="none" w:sz="0" w:space="0" w:color="auto"/>
      </w:divBdr>
    </w:div>
    <w:div w:id="533812727">
      <w:bodyDiv w:val="1"/>
      <w:marLeft w:val="0"/>
      <w:marRight w:val="0"/>
      <w:marTop w:val="0"/>
      <w:marBottom w:val="0"/>
      <w:divBdr>
        <w:top w:val="none" w:sz="0" w:space="0" w:color="auto"/>
        <w:left w:val="none" w:sz="0" w:space="0" w:color="auto"/>
        <w:bottom w:val="none" w:sz="0" w:space="0" w:color="auto"/>
        <w:right w:val="none" w:sz="0" w:space="0" w:color="auto"/>
      </w:divBdr>
    </w:div>
    <w:div w:id="690650046">
      <w:bodyDiv w:val="1"/>
      <w:marLeft w:val="0"/>
      <w:marRight w:val="0"/>
      <w:marTop w:val="0"/>
      <w:marBottom w:val="0"/>
      <w:divBdr>
        <w:top w:val="none" w:sz="0" w:space="0" w:color="auto"/>
        <w:left w:val="none" w:sz="0" w:space="0" w:color="auto"/>
        <w:bottom w:val="none" w:sz="0" w:space="0" w:color="auto"/>
        <w:right w:val="none" w:sz="0" w:space="0" w:color="auto"/>
      </w:divBdr>
    </w:div>
    <w:div w:id="966205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adrian.stier@gmail.com" TargetMode="External"/><Relationship Id="rId20" Type="http://schemas.openxmlformats.org/officeDocument/2006/relationships/hyperlink" Target="mailto:svignier@aaas.org" TargetMode="External"/><Relationship Id="rId21" Type="http://schemas.openxmlformats.org/officeDocument/2006/relationships/hyperlink" Target="mailto:asugden@science-int.co.uk" TargetMode="External"/><Relationship Id="rId22" Type="http://schemas.openxmlformats.org/officeDocument/2006/relationships/fontTable" Target="fontTable.xml"/><Relationship Id="rId23" Type="http://schemas.microsoft.com/office/2011/relationships/people" Target="people.xml"/><Relationship Id="rId24" Type="http://schemas.openxmlformats.org/officeDocument/2006/relationships/theme" Target="theme/theme1.xml"/><Relationship Id="rId10" Type="http://schemas.openxmlformats.org/officeDocument/2006/relationships/hyperlink" Target="mailto:Jameal.Samhouri@noaa.gov" TargetMode="External"/><Relationship Id="rId11" Type="http://schemas.openxmlformats.org/officeDocument/2006/relationships/hyperlink" Target="mailto:essing@uw.edu" TargetMode="External"/><Relationship Id="rId12" Type="http://schemas.openxmlformats.org/officeDocument/2006/relationships/hyperlink" Target="mailto:cwhite31@calpoly.edu" TargetMode="External"/><Relationship Id="rId13" Type="http://schemas.openxmlformats.org/officeDocument/2006/relationships/hyperlink" Target="mailto:halpern@bren.ucsb.edu" TargetMode="External"/><Relationship Id="rId14" Type="http://schemas.openxmlformats.org/officeDocument/2006/relationships/hyperlink" Target="mailto:lynham@hawaii.edu" TargetMode="External"/><Relationship Id="rId15" Type="http://schemas.openxmlformats.org/officeDocument/2006/relationships/hyperlink" Target="mailto:anne.salomon@sfu.ca" TargetMode="External"/><Relationship Id="rId16" Type="http://schemas.openxmlformats.org/officeDocument/2006/relationships/hyperlink" Target="mailto:phil.levin@noaa.gov" TargetMode="External"/><Relationship Id="rId17" Type="http://schemas.openxmlformats.org/officeDocument/2006/relationships/image" Target="media/image1.emf"/><Relationship Id="rId18" Type="http://schemas.openxmlformats.org/officeDocument/2006/relationships/hyperlink" Target="mailto:svignier@aaas.org)" TargetMode="External"/><Relationship Id="rId19" Type="http://schemas.openxmlformats.org/officeDocument/2006/relationships/hyperlink" Target="mailto:asugden@science-int.co.uk"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4454</Words>
  <Characters>25391</Characters>
  <Application>Microsoft Macintosh Word</Application>
  <DocSecurity>0</DocSecurity>
  <Lines>211</Lines>
  <Paragraphs>59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Monitoring strategies to avoid resource tipping points </vt:lpstr>
      <vt:lpstr>Adrian C. Stier1*, Timothy E. Essington2, Jameal F. Samhouri3, Benjamin S. Halpe</vt:lpstr>
      <vt:lpstr>Coauthor emails: </vt:lpstr>
      <vt:lpstr>Conclusion: use our three principles to increase food security and reduce risk. </vt:lpstr>
      <vt:lpstr/>
      <vt:lpstr/>
      <vt:lpstr>Potential Science Editors for Presubmisison Inquiry </vt:lpstr>
      <vt:lpstr>Sacha Vignieri (svignier@aaas.org) Andrew Sugden: asugden@science-int.co.uk</vt:lpstr>
      <vt:lpstr/>
      <vt:lpstr/>
      <vt:lpstr/>
    </vt:vector>
  </TitlesOfParts>
  <Company>University of Washington</Company>
  <LinksUpToDate>false</LinksUpToDate>
  <CharactersWithSpaces>29786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6</cp:revision>
  <dcterms:created xsi:type="dcterms:W3CDTF">2016-06-07T21:14:00Z</dcterms:created>
  <dcterms:modified xsi:type="dcterms:W3CDTF">2016-10-05T19:38:00Z</dcterms:modified>
</cp:coreProperties>
</file>