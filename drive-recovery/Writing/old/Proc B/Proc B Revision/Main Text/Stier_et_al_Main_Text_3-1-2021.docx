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588A0" w14:textId="6E346723" w:rsidR="006937E3" w:rsidRDefault="006937E3" w:rsidP="00074268">
      <w:pPr>
        <w:pStyle w:val="CommentText"/>
        <w:rPr>
          <w:rFonts w:ascii="Helvetica" w:hAnsi="Helvetica"/>
          <w:b/>
          <w:sz w:val="22"/>
          <w:szCs w:val="22"/>
        </w:rPr>
      </w:pPr>
      <w:r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Pr="003805EE">
        <w:rPr>
          <w:rFonts w:ascii="Helvetica" w:hAnsi="Helvetica"/>
          <w:b/>
          <w:sz w:val="22"/>
          <w:szCs w:val="22"/>
        </w:rPr>
        <w:t xml:space="preserve"> Through Effective Monitoring</w:t>
      </w:r>
    </w:p>
    <w:p w14:paraId="53822485" w14:textId="77777777" w:rsidR="00AA0FD2" w:rsidRPr="003805EE" w:rsidRDefault="00AA0FD2" w:rsidP="00074268">
      <w:pPr>
        <w:pStyle w:val="CommentText"/>
        <w:rPr>
          <w:rFonts w:ascii="Helvetica" w:hAnsi="Helvetica"/>
          <w:b/>
          <w:sz w:val="22"/>
          <w:szCs w:val="22"/>
        </w:rPr>
      </w:pPr>
    </w:p>
    <w:p w14:paraId="65FE7E07" w14:textId="3256B279" w:rsidR="00903261" w:rsidRPr="003805EE" w:rsidRDefault="00903261" w:rsidP="00074268">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5429B1" w:rsidRPr="003805EE">
        <w:rPr>
          <w:rFonts w:ascii="Helvetica" w:hAnsi="Helvetica"/>
          <w:bCs/>
          <w:sz w:val="22"/>
          <w:szCs w:val="22"/>
        </w:rPr>
        <w:t>White</w:t>
      </w:r>
      <w:r w:rsidR="005429B1">
        <w:rPr>
          <w:rFonts w:ascii="Helvetica" w:hAnsi="Helvetica"/>
          <w:bCs/>
          <w:sz w:val="22"/>
          <w:szCs w:val="22"/>
          <w:vertAlign w:val="superscript"/>
        </w:rPr>
        <w:t>6</w:t>
      </w:r>
      <w:r w:rsidR="00045D2C" w:rsidRPr="003805EE">
        <w:rPr>
          <w:rFonts w:ascii="Helvetica" w:hAnsi="Helvetica"/>
          <w:bCs/>
          <w:sz w:val="22"/>
          <w:szCs w:val="22"/>
        </w:rPr>
        <w:t xml:space="preserve">, John M. </w:t>
      </w:r>
      <w:r w:rsidR="005429B1" w:rsidRPr="003805EE">
        <w:rPr>
          <w:rFonts w:ascii="Helvetica" w:hAnsi="Helvetica"/>
          <w:bCs/>
          <w:sz w:val="22"/>
          <w:szCs w:val="22"/>
        </w:rPr>
        <w:t>Lynham</w:t>
      </w:r>
      <w:r w:rsidR="005429B1">
        <w:rPr>
          <w:rFonts w:ascii="Helvetica" w:hAnsi="Helvetica" w:cs="Times"/>
          <w:sz w:val="22"/>
          <w:szCs w:val="22"/>
          <w:vertAlign w:val="superscript"/>
        </w:rPr>
        <w:t>7</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5429B1" w:rsidRPr="003805EE">
        <w:rPr>
          <w:rFonts w:ascii="Helvetica" w:hAnsi="Helvetica"/>
          <w:bCs/>
          <w:sz w:val="22"/>
          <w:szCs w:val="22"/>
        </w:rPr>
        <w:t>Salomon</w:t>
      </w:r>
      <w:r w:rsidR="005429B1">
        <w:rPr>
          <w:rFonts w:ascii="Helvetica" w:hAnsi="Helvetica" w:cs="Times"/>
          <w:sz w:val="22"/>
          <w:szCs w:val="22"/>
          <w:vertAlign w:val="superscript"/>
        </w:rPr>
        <w:t>8</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3474ED">
        <w:rPr>
          <w:rFonts w:ascii="Helvetica" w:hAnsi="Helvetica"/>
          <w:bCs/>
          <w:sz w:val="22"/>
          <w:szCs w:val="22"/>
          <w:vertAlign w:val="superscript"/>
        </w:rPr>
        <w:t>3,</w:t>
      </w:r>
      <w:r w:rsidR="005429B1">
        <w:rPr>
          <w:rFonts w:ascii="Helvetica" w:hAnsi="Helvetica"/>
          <w:bCs/>
          <w:sz w:val="22"/>
          <w:szCs w:val="22"/>
          <w:vertAlign w:val="superscript"/>
        </w:rPr>
        <w:t>9</w:t>
      </w:r>
      <w:r w:rsidR="00161963" w:rsidRPr="003805EE">
        <w:rPr>
          <w:rFonts w:ascii="Helvetica" w:hAnsi="Helvetica"/>
          <w:b/>
          <w:sz w:val="22"/>
          <w:szCs w:val="22"/>
        </w:rPr>
        <w:t xml:space="preserve"> </w:t>
      </w:r>
    </w:p>
    <w:p w14:paraId="466497CC"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074268">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074268">
      <w:pPr>
        <w:widowControl w:val="0"/>
        <w:autoSpaceDE w:val="0"/>
        <w:autoSpaceDN w:val="0"/>
        <w:adjustRightInd w:val="0"/>
        <w:rPr>
          <w:rFonts w:ascii="Helvetica" w:hAnsi="Helvetica"/>
          <w:iCs/>
          <w:sz w:val="22"/>
          <w:szCs w:val="22"/>
        </w:rPr>
      </w:pPr>
    </w:p>
    <w:p w14:paraId="7765ED21" w14:textId="77777777" w:rsidR="00BB7440" w:rsidRPr="00D13868" w:rsidRDefault="00BB7440" w:rsidP="00074268">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rsidP="00074268">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rsidP="00074268">
      <w:pPr>
        <w:widowControl w:val="0"/>
        <w:autoSpaceDE w:val="0"/>
        <w:autoSpaceDN w:val="0"/>
        <w:adjustRightInd w:val="0"/>
        <w:rPr>
          <w:rFonts w:ascii="Helvetica" w:hAnsi="Helvetica"/>
          <w:iCs/>
          <w:sz w:val="22"/>
          <w:szCs w:val="22"/>
        </w:rPr>
      </w:pPr>
    </w:p>
    <w:p w14:paraId="054C331E" w14:textId="757C1D29" w:rsidR="00BB7440" w:rsidRPr="003805EE" w:rsidRDefault="00C315B9" w:rsidP="00074268">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rsidP="00074268">
      <w:pPr>
        <w:pStyle w:val="Header"/>
        <w:rPr>
          <w:rFonts w:ascii="Helvetica" w:hAnsi="Helvetica" w:cs="Times New Roman"/>
          <w:sz w:val="22"/>
          <w:szCs w:val="22"/>
          <w:vertAlign w:val="superscript"/>
        </w:rPr>
      </w:pPr>
    </w:p>
    <w:p w14:paraId="656FD6DA" w14:textId="08943ADF" w:rsidR="00903261" w:rsidRPr="003805EE" w:rsidRDefault="002C23FC" w:rsidP="00074268">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7B9D7707" w14:textId="77777777" w:rsidR="002C23FC" w:rsidRPr="003805EE" w:rsidRDefault="002C23FC" w:rsidP="00074268">
      <w:pPr>
        <w:pStyle w:val="Header"/>
        <w:rPr>
          <w:rFonts w:ascii="Helvetica" w:hAnsi="Helvetica" w:cs="Times New Roman"/>
          <w:sz w:val="22"/>
          <w:szCs w:val="22"/>
        </w:rPr>
      </w:pPr>
    </w:p>
    <w:p w14:paraId="334C035E" w14:textId="71AD0266" w:rsidR="00EA6027" w:rsidRPr="003805EE" w:rsidRDefault="005429B1" w:rsidP="00EA6027">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6</w:t>
      </w:r>
      <w:r w:rsidR="00EA6027" w:rsidRPr="003805EE">
        <w:rPr>
          <w:rFonts w:ascii="Helvetica" w:hAnsi="Helvetica" w:cs="Times"/>
          <w:sz w:val="22"/>
          <w:szCs w:val="22"/>
        </w:rPr>
        <w:t>Biological Sciences Department, California Polytechnic State University, San Luis Obispo, California 93407 USA</w:t>
      </w:r>
    </w:p>
    <w:p w14:paraId="3F142CC4" w14:textId="0629F1C9" w:rsidR="00A66A28" w:rsidRPr="003805EE" w:rsidRDefault="005429B1" w:rsidP="0007426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7</w:t>
      </w:r>
      <w:r w:rsidRPr="003805EE">
        <w:rPr>
          <w:rFonts w:ascii="Helvetica" w:hAnsi="Helvetica" w:cs="Times"/>
          <w:sz w:val="22"/>
          <w:szCs w:val="22"/>
        </w:rPr>
        <w:t xml:space="preserve">Department </w:t>
      </w:r>
      <w:r w:rsidR="00A66A28" w:rsidRPr="003805EE">
        <w:rPr>
          <w:rFonts w:ascii="Helvetica" w:hAnsi="Helvetica" w:cs="Times"/>
          <w:sz w:val="22"/>
          <w:szCs w:val="22"/>
        </w:rPr>
        <w:t>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35DC87ED" w:rsidR="00A66A28" w:rsidRDefault="005429B1" w:rsidP="0007426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3805EE">
        <w:rPr>
          <w:rFonts w:ascii="Helvetica" w:hAnsi="Helvetica" w:cs="Times"/>
          <w:sz w:val="22"/>
          <w:szCs w:val="22"/>
        </w:rPr>
        <w:t xml:space="preserve">School </w:t>
      </w:r>
      <w:r w:rsidR="001051F9" w:rsidRPr="003805EE">
        <w:rPr>
          <w:rFonts w:ascii="Helvetica" w:hAnsi="Helvetica" w:cs="Times"/>
          <w:sz w:val="22"/>
          <w:szCs w:val="22"/>
        </w:rPr>
        <w:t xml:space="preserve">of Resource and Environmental Management, Simon Fraser University, Burnaby, British Columbia V5A 1S6 Canada </w:t>
      </w:r>
    </w:p>
    <w:p w14:paraId="73899451" w14:textId="7C5051A2" w:rsidR="00C315B9" w:rsidRPr="003805EE" w:rsidRDefault="005429B1" w:rsidP="00074268">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9</w:t>
      </w:r>
      <w:r w:rsidRPr="00C315B9">
        <w:rPr>
          <w:rFonts w:ascii="Helvetica" w:hAnsi="Helvetica" w:cs="Times"/>
          <w:sz w:val="22"/>
          <w:szCs w:val="22"/>
        </w:rPr>
        <w:t xml:space="preserve">University </w:t>
      </w:r>
      <w:r w:rsidR="00C315B9" w:rsidRPr="00C315B9">
        <w:rPr>
          <w:rFonts w:ascii="Helvetica" w:hAnsi="Helvetica" w:cs="Times"/>
          <w:sz w:val="22"/>
          <w:szCs w:val="22"/>
        </w:rPr>
        <w:t xml:space="preserve">of Washington, School of Environmental and </w:t>
      </w:r>
      <w:r w:rsidR="00C315B9" w:rsidRPr="0060127E">
        <w:rPr>
          <w:rFonts w:ascii="Helvetica" w:hAnsi="Helvetica" w:cs="Times"/>
          <w:sz w:val="22"/>
          <w:szCs w:val="22"/>
        </w:rPr>
        <w:t>Sciences, Box 355020, Seattle, Washington 98195 USA, and The Nature Conservancy, 74 Wall St. Seattle</w:t>
      </w:r>
      <w:r w:rsidR="00C315B9" w:rsidRPr="003805EE">
        <w:rPr>
          <w:rFonts w:ascii="Helvetica" w:hAnsi="Helvetica" w:cs="Times"/>
          <w:sz w:val="22"/>
          <w:szCs w:val="22"/>
        </w:rPr>
        <w:t>, WA USA</w:t>
      </w:r>
    </w:p>
    <w:p w14:paraId="6F6E904C" w14:textId="39CCE382" w:rsidR="00903261" w:rsidRPr="003805EE" w:rsidRDefault="00903261" w:rsidP="00074268">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rsidP="00074268">
      <w:pPr>
        <w:widowControl w:val="0"/>
        <w:autoSpaceDE w:val="0"/>
        <w:autoSpaceDN w:val="0"/>
        <w:adjustRightInd w:val="0"/>
        <w:rPr>
          <w:rFonts w:ascii="Helvetica" w:hAnsi="Helvetica"/>
          <w:b/>
          <w:sz w:val="22"/>
          <w:szCs w:val="22"/>
        </w:rPr>
      </w:pPr>
    </w:p>
    <w:p w14:paraId="413FF799" w14:textId="77777777" w:rsidR="00903261" w:rsidRPr="003805EE" w:rsidRDefault="00903261" w:rsidP="00074268">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Jameal F. Samhouri: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rsidP="00074268">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rsidP="00074268">
      <w:pPr>
        <w:rPr>
          <w:rFonts w:ascii="Helvetica" w:hAnsi="Helvetica"/>
          <w:bCs/>
          <w:sz w:val="22"/>
          <w:szCs w:val="22"/>
        </w:rPr>
      </w:pPr>
      <w:r w:rsidRPr="00D13868">
        <w:rPr>
          <w:rStyle w:val="Hyperlink"/>
          <w:rFonts w:ascii="Helvetica" w:hAnsi="Helvetica"/>
          <w:bCs/>
          <w:sz w:val="22"/>
          <w:szCs w:val="22"/>
          <w:u w:val="none"/>
        </w:rPr>
        <w:t xml:space="preserve">Margaret C. Siple: </w:t>
      </w:r>
      <w:r>
        <w:rPr>
          <w:rStyle w:val="Hyperlink"/>
          <w:rFonts w:ascii="Helvetica" w:hAnsi="Helvetica"/>
          <w:bCs/>
          <w:sz w:val="22"/>
          <w:szCs w:val="22"/>
        </w:rPr>
        <w:t>Margaret.Siple@noaa.gov</w:t>
      </w:r>
    </w:p>
    <w:p w14:paraId="290F115E" w14:textId="77777777" w:rsidR="007F6AB8" w:rsidRPr="003805EE" w:rsidRDefault="002937D2" w:rsidP="00074268">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rsidP="00074268">
      <w:pPr>
        <w:rPr>
          <w:rStyle w:val="Hyperlink"/>
          <w:rFonts w:ascii="Helvetica" w:hAnsi="Helvetica"/>
          <w:bCs/>
          <w:sz w:val="22"/>
          <w:szCs w:val="22"/>
        </w:rPr>
      </w:pPr>
      <w:r w:rsidRPr="003805EE">
        <w:rPr>
          <w:rFonts w:ascii="Helvetica" w:hAnsi="Helvetica"/>
          <w:bCs/>
          <w:sz w:val="22"/>
          <w:szCs w:val="22"/>
        </w:rPr>
        <w:t xml:space="preserve">John M. Lynham: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rsidP="00074268">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rsidP="00074268">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0A134658" w14:textId="77777777" w:rsidR="00D81948" w:rsidRPr="003805EE" w:rsidRDefault="00D81948" w:rsidP="00074268">
      <w:pPr>
        <w:rPr>
          <w:rFonts w:ascii="Helvetica" w:hAnsi="Helvetica"/>
          <w:sz w:val="22"/>
          <w:szCs w:val="22"/>
          <w:shd w:val="clear" w:color="auto" w:fill="FFFFFF"/>
        </w:rPr>
      </w:pPr>
    </w:p>
    <w:p w14:paraId="1A68D13C" w14:textId="406FF9AA" w:rsidR="007B3D8E" w:rsidRDefault="00984E98" w:rsidP="00074268">
      <w:pPr>
        <w:pStyle w:val="CommentText"/>
        <w:rPr>
          <w:rFonts w:ascii="Helvetica" w:hAnsi="Helvetica"/>
          <w:sz w:val="22"/>
          <w:szCs w:val="22"/>
        </w:rPr>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DE079A" w:rsidRPr="003805EE">
        <w:rPr>
          <w:rFonts w:ascii="Helvetica" w:hAnsi="Helvetica"/>
          <w:sz w:val="22"/>
          <w:szCs w:val="22"/>
        </w:rPr>
        <w:t xml:space="preserve">A major challenge in sustainability science is </w:t>
      </w:r>
      <w:r w:rsidR="00DE079A">
        <w:rPr>
          <w:rFonts w:ascii="Helvetica" w:hAnsi="Helvetica"/>
          <w:sz w:val="22"/>
          <w:szCs w:val="22"/>
        </w:rPr>
        <w:t>identifying</w:t>
      </w:r>
      <w:r w:rsidR="00DE079A" w:rsidRPr="003805EE">
        <w:rPr>
          <w:rFonts w:ascii="Helvetica" w:hAnsi="Helvetica"/>
          <w:sz w:val="22"/>
          <w:szCs w:val="22"/>
        </w:rPr>
        <w:t xml:space="preserve"> </w:t>
      </w:r>
      <w:r w:rsidR="00924D45">
        <w:rPr>
          <w:rFonts w:ascii="Helvetica" w:hAnsi="Helvetica"/>
          <w:sz w:val="22"/>
          <w:szCs w:val="22"/>
        </w:rPr>
        <w:t>targets</w:t>
      </w:r>
      <w:r w:rsidR="00DE079A" w:rsidRPr="003805EE">
        <w:rPr>
          <w:rFonts w:ascii="Helvetica" w:hAnsi="Helvetica"/>
          <w:sz w:val="22"/>
          <w:szCs w:val="22"/>
        </w:rPr>
        <w:t xml:space="preserve"> that maximize ecosystem </w:t>
      </w:r>
      <w:r w:rsidR="00DE079A">
        <w:rPr>
          <w:rFonts w:ascii="Helvetica" w:hAnsi="Helvetica"/>
          <w:sz w:val="22"/>
          <w:szCs w:val="22"/>
        </w:rPr>
        <w:t>benefits</w:t>
      </w:r>
      <w:r w:rsidR="00DE079A" w:rsidRPr="003805EE">
        <w:rPr>
          <w:rFonts w:ascii="Helvetica" w:hAnsi="Helvetica"/>
          <w:sz w:val="22"/>
          <w:szCs w:val="22"/>
        </w:rPr>
        <w:t xml:space="preserve"> </w:t>
      </w:r>
      <w:r w:rsidR="00DE079A">
        <w:rPr>
          <w:rFonts w:ascii="Helvetica" w:hAnsi="Helvetica"/>
          <w:sz w:val="22"/>
          <w:szCs w:val="22"/>
        </w:rPr>
        <w:t xml:space="preserve">to humanity </w:t>
      </w:r>
      <w:r w:rsidR="00DE079A" w:rsidRPr="003805EE">
        <w:rPr>
          <w:rFonts w:ascii="Helvetica" w:hAnsi="Helvetica"/>
          <w:sz w:val="22"/>
          <w:szCs w:val="22"/>
        </w:rPr>
        <w:t xml:space="preserve">while minimizing risk of </w:t>
      </w:r>
      <w:r w:rsidR="00DE079A">
        <w:rPr>
          <w:rFonts w:ascii="Helvetica" w:hAnsi="Helvetica"/>
          <w:sz w:val="22"/>
          <w:szCs w:val="22"/>
        </w:rPr>
        <w:t>crossing</w:t>
      </w:r>
      <w:r w:rsidR="00DE079A" w:rsidRPr="003805EE">
        <w:rPr>
          <w:rFonts w:ascii="Helvetica" w:hAnsi="Helvetica"/>
          <w:sz w:val="22"/>
          <w:szCs w:val="22"/>
        </w:rPr>
        <w:t xml:space="preserve"> critical </w:t>
      </w:r>
      <w:r w:rsidR="00DE079A">
        <w:rPr>
          <w:rFonts w:ascii="Helvetica" w:hAnsi="Helvetica"/>
          <w:sz w:val="22"/>
          <w:szCs w:val="22"/>
        </w:rPr>
        <w:t xml:space="preserve">system </w:t>
      </w:r>
      <w:r w:rsidR="00DE079A" w:rsidRPr="003805EE">
        <w:rPr>
          <w:rFonts w:ascii="Helvetica" w:hAnsi="Helvetica"/>
          <w:sz w:val="22"/>
          <w:szCs w:val="22"/>
        </w:rPr>
        <w:t xml:space="preserve">thresholds. </w:t>
      </w:r>
      <w:r w:rsidR="008A4116">
        <w:rPr>
          <w:rFonts w:ascii="Helvetica" w:hAnsi="Helvetica"/>
          <w:sz w:val="22"/>
          <w:szCs w:val="22"/>
        </w:rPr>
        <w:t xml:space="preserve">One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w:t>
      </w:r>
      <w:r w:rsidR="00924D45">
        <w:rPr>
          <w:rFonts w:ascii="Helvetica" w:hAnsi="Helvetica" w:cs="Helvetica"/>
          <w:sz w:val="22"/>
          <w:szCs w:val="22"/>
        </w:rPr>
        <w:t xml:space="preserve">the value of </w:t>
      </w:r>
      <w:r w:rsidRPr="003805EE">
        <w:rPr>
          <w:rFonts w:ascii="Helvetica" w:hAnsi="Helvetica" w:cs="Helvetica"/>
          <w:sz w:val="22"/>
          <w:szCs w:val="22"/>
        </w:rPr>
        <w:t xml:space="preserve">monitoring information increases as </w:t>
      </w:r>
      <w:r w:rsidR="00BB3E78" w:rsidRPr="003805EE">
        <w:rPr>
          <w:rFonts w:ascii="Helvetica" w:hAnsi="Helvetica" w:cs="Helvetica"/>
          <w:sz w:val="22"/>
          <w:szCs w:val="22"/>
        </w:rPr>
        <w:t xml:space="preserve">a </w:t>
      </w:r>
      <w:r w:rsidR="00053CE0">
        <w:rPr>
          <w:rFonts w:ascii="Helvetica" w:hAnsi="Helvetica" w:cs="Helvetica"/>
          <w:sz w:val="22"/>
          <w:szCs w:val="22"/>
        </w:rPr>
        <w:t xml:space="preserve">natural </w:t>
      </w:r>
      <w:r w:rsidR="00B84A6B">
        <w:rPr>
          <w:rFonts w:ascii="Helvetica" w:hAnsi="Helvetica" w:cs="Helvetica"/>
          <w:sz w:val="22"/>
          <w:szCs w:val="22"/>
        </w:rPr>
        <w:t xml:space="preserve">resource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5429B1">
        <w:rPr>
          <w:rFonts w:ascii="Helvetica" w:hAnsi="Helvetica" w:cs="Helvetica"/>
          <w:sz w:val="22"/>
          <w:szCs w:val="22"/>
        </w:rPr>
        <w:t xml:space="preserve">. This benefit emerges, </w:t>
      </w:r>
      <w:r w:rsidR="003C1DFD">
        <w:rPr>
          <w:rFonts w:ascii="Helvetica" w:hAnsi="Helvetica" w:cs="Helvetica"/>
          <w:sz w:val="22"/>
          <w:szCs w:val="22"/>
        </w:rPr>
        <w:t xml:space="preserve">because higher monitoring precision promotes higher yield and </w:t>
      </w:r>
      <w:r w:rsidR="005429B1">
        <w:rPr>
          <w:rFonts w:ascii="Helvetica" w:hAnsi="Helvetica" w:cs="Helvetica"/>
          <w:sz w:val="22"/>
          <w:szCs w:val="22"/>
        </w:rPr>
        <w:t>a greater capacity to recover from</w:t>
      </w:r>
      <w:r w:rsidR="003C1DFD">
        <w:rPr>
          <w:rFonts w:ascii="Helvetica" w:hAnsi="Helvetica" w:cs="Helvetica"/>
          <w:sz w:val="22"/>
          <w:szCs w:val="22"/>
        </w:rPr>
        <w:t xml:space="preserve"> overharvest</w:t>
      </w:r>
      <w:r w:rsidR="005429B1">
        <w:rPr>
          <w:rFonts w:ascii="Helvetica" w:hAnsi="Helvetica" w:cs="Helvetica"/>
          <w:sz w:val="22"/>
          <w:szCs w:val="22"/>
        </w:rPr>
        <w:t>.</w:t>
      </w:r>
      <w:r w:rsidR="00674856">
        <w:rPr>
          <w:rFonts w:ascii="Helvetica" w:hAnsi="Helvetica" w:cs="Helvetica"/>
          <w:sz w:val="22"/>
          <w:szCs w:val="22"/>
        </w:rPr>
        <w:t xml:space="preserve"> </w:t>
      </w:r>
      <w:r w:rsidR="00580AEA">
        <w:rPr>
          <w:rFonts w:ascii="Helvetica" w:hAnsi="Helvetica" w:cs="Helvetica"/>
          <w:sz w:val="22"/>
          <w:szCs w:val="22"/>
        </w:rPr>
        <w:t>We show that p</w:t>
      </w:r>
      <w:r w:rsidR="00D45DB1" w:rsidRPr="003805EE">
        <w:rPr>
          <w:rFonts w:ascii="Helvetica" w:hAnsi="Helvetica" w:cs="Helvetica"/>
          <w:sz w:val="22"/>
          <w:szCs w:val="22"/>
        </w:rPr>
        <w:t>recautionary buffers</w:t>
      </w:r>
      <w:r w:rsidR="009307CE" w:rsidRPr="003805EE">
        <w:rPr>
          <w:rFonts w:ascii="Helvetica" w:hAnsi="Helvetica" w:cs="Helvetica"/>
          <w:sz w:val="22"/>
          <w:szCs w:val="22"/>
        </w:rPr>
        <w:t xml:space="preserve"> </w:t>
      </w:r>
      <w:r w:rsidR="00674856">
        <w:rPr>
          <w:rFonts w:ascii="Helvetica" w:hAnsi="Helvetica" w:cs="Helvetica"/>
          <w:sz w:val="22"/>
          <w:szCs w:val="22"/>
        </w:rPr>
        <w:t>that</w:t>
      </w:r>
      <w:r w:rsidR="00915035">
        <w:rPr>
          <w:rFonts w:ascii="Helvetica" w:hAnsi="Helvetica" w:cs="Helvetica"/>
          <w:sz w:val="22"/>
          <w:szCs w:val="22"/>
        </w:rPr>
        <w:t xml:space="preserve"> trigger increased </w:t>
      </w:r>
      <w:r w:rsidR="00DB3FD6">
        <w:rPr>
          <w:rFonts w:ascii="Helvetica" w:hAnsi="Helvetica" w:cs="Helvetica"/>
          <w:sz w:val="22"/>
          <w:szCs w:val="22"/>
        </w:rPr>
        <w:t xml:space="preserve">monitoring </w:t>
      </w:r>
      <w:r w:rsidR="003C1DFD">
        <w:rPr>
          <w:rFonts w:ascii="Helvetica" w:hAnsi="Helvetica" w:cs="Helvetica"/>
          <w:sz w:val="22"/>
          <w:szCs w:val="22"/>
        </w:rPr>
        <w:t>precision as resource levels decline</w:t>
      </w:r>
      <w:r w:rsidR="00674856">
        <w:rPr>
          <w:rFonts w:ascii="Helvetica" w:hAnsi="Helvetica" w:cs="Helvetica"/>
          <w:sz w:val="22"/>
          <w:szCs w:val="22"/>
        </w:rPr>
        <w:t xml:space="preserve"> may </w:t>
      </w:r>
      <w:r w:rsidR="001F5098">
        <w:rPr>
          <w:rFonts w:ascii="Helvetica" w:hAnsi="Helvetica" w:cs="Helvetica"/>
          <w:sz w:val="22"/>
          <w:szCs w:val="22"/>
        </w:rPr>
        <w:t xml:space="preserve">offer </w:t>
      </w:r>
      <w:r w:rsidR="0014326C">
        <w:rPr>
          <w:rFonts w:ascii="Helvetica" w:hAnsi="Helvetica" w:cs="Helvetica"/>
          <w:sz w:val="22"/>
          <w:szCs w:val="22"/>
        </w:rPr>
        <w:t>a</w:t>
      </w:r>
      <w:r w:rsidR="00580AEA">
        <w:rPr>
          <w:rFonts w:ascii="Helvetica" w:hAnsi="Helvetica" w:cs="Helvetica"/>
          <w:sz w:val="22"/>
          <w:szCs w:val="22"/>
        </w:rPr>
        <w:t xml:space="preserve"> </w:t>
      </w:r>
      <w:r w:rsidR="001F5098">
        <w:rPr>
          <w:rFonts w:ascii="Helvetica" w:hAnsi="Helvetica" w:cs="Helvetica"/>
          <w:sz w:val="22"/>
          <w:szCs w:val="22"/>
        </w:rPr>
        <w:t>way to</w:t>
      </w:r>
      <w:r w:rsidR="003C1DFD">
        <w:rPr>
          <w:rFonts w:ascii="Helvetica" w:hAnsi="Helvetica" w:cs="Helvetica"/>
          <w:sz w:val="22"/>
          <w:szCs w:val="22"/>
        </w:rPr>
        <w:t xml:space="preserve"> </w:t>
      </w:r>
      <w:r w:rsidR="009307CE" w:rsidRPr="003805EE">
        <w:rPr>
          <w:rFonts w:ascii="Helvetica" w:hAnsi="Helvetica" w:cs="Helvetica"/>
          <w:sz w:val="22"/>
          <w:szCs w:val="22"/>
        </w:rPr>
        <w:t>minimize monitoring costs</w:t>
      </w:r>
      <w:r w:rsidR="00674856">
        <w:rPr>
          <w:rFonts w:ascii="Helvetica" w:hAnsi="Helvetica" w:cs="Helvetica"/>
          <w:sz w:val="22"/>
          <w:szCs w:val="22"/>
        </w:rPr>
        <w:t xml:space="preserve"> and </w:t>
      </w:r>
      <w:r w:rsidR="009307CE" w:rsidRPr="003805EE">
        <w:rPr>
          <w:rFonts w:ascii="Helvetica" w:hAnsi="Helvetica" w:cs="Helvetica"/>
          <w:sz w:val="22"/>
          <w:szCs w:val="22"/>
        </w:rPr>
        <w:t>maximize profits</w:t>
      </w:r>
      <w:r w:rsidR="00674856">
        <w:rPr>
          <w:rFonts w:ascii="Helvetica" w:hAnsi="Helvetica" w:cs="Helvetica"/>
          <w:sz w:val="22"/>
          <w:szCs w:val="22"/>
        </w:rPr>
        <w:t xml:space="preserve">. </w:t>
      </w:r>
      <w:r w:rsidRPr="003805EE">
        <w:rPr>
          <w:rFonts w:ascii="Helvetica" w:hAnsi="Helvetica" w:cs="Helvetica"/>
          <w:sz w:val="22"/>
          <w:szCs w:val="22"/>
        </w:rPr>
        <w:t>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7B3D8E" w:rsidRPr="003805EE">
        <w:rPr>
          <w:rFonts w:ascii="Helvetica" w:hAnsi="Helvetica"/>
          <w:sz w:val="22"/>
          <w:szCs w:val="22"/>
        </w:rPr>
        <w:t>resource agencies and the human communities that shoulder the burden of these economic</w:t>
      </w:r>
      <w:r w:rsidR="00580AEA">
        <w:rPr>
          <w:rFonts w:ascii="Helvetica" w:hAnsi="Helvetica"/>
          <w:sz w:val="22"/>
          <w:szCs w:val="22"/>
        </w:rPr>
        <w:t xml:space="preserve"> and social</w:t>
      </w:r>
      <w:r w:rsidR="007B3D8E" w:rsidRPr="003805EE">
        <w:rPr>
          <w:rFonts w:ascii="Helvetica" w:hAnsi="Helvetica"/>
          <w:sz w:val="22"/>
          <w:szCs w:val="22"/>
        </w:rPr>
        <w:t xml:space="preserve"> costs.</w:t>
      </w:r>
    </w:p>
    <w:p w14:paraId="112FF56A" w14:textId="77777777" w:rsidR="00302D43" w:rsidRPr="003805EE" w:rsidRDefault="00302D43" w:rsidP="00074268">
      <w:pPr>
        <w:pStyle w:val="CommentText"/>
        <w:rPr>
          <w:rFonts w:ascii="Helvetica" w:hAnsi="Helvetica"/>
          <w:sz w:val="22"/>
          <w:szCs w:val="22"/>
        </w:rPr>
      </w:pPr>
    </w:p>
    <w:p w14:paraId="5C1239BB" w14:textId="0092B6D1" w:rsidR="00F34D59" w:rsidRDefault="00302D43"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rsidP="00074268">
      <w:pPr>
        <w:rPr>
          <w:rFonts w:ascii="Helvetica" w:hAnsi="Helvetica"/>
          <w:i/>
          <w:sz w:val="22"/>
          <w:szCs w:val="22"/>
        </w:rPr>
      </w:pPr>
    </w:p>
    <w:p w14:paraId="01E65A67" w14:textId="77777777" w:rsidR="000B3150" w:rsidRDefault="000B3150" w:rsidP="00074268">
      <w:pPr>
        <w:rPr>
          <w:rFonts w:ascii="Helvetica" w:hAnsi="Helvetica"/>
          <w:iCs/>
          <w:sz w:val="22"/>
          <w:szCs w:val="22"/>
        </w:rPr>
      </w:pPr>
    </w:p>
    <w:p w14:paraId="01367DF9" w14:textId="07490769" w:rsidR="0054533D" w:rsidRDefault="0054533D" w:rsidP="00074268">
      <w:pPr>
        <w:rPr>
          <w:rFonts w:ascii="Helvetica" w:hAnsi="Helvetica"/>
          <w:iCs/>
          <w:sz w:val="22"/>
          <w:szCs w:val="22"/>
        </w:rPr>
      </w:pPr>
    </w:p>
    <w:p w14:paraId="17AE0E54" w14:textId="77777777" w:rsidR="000B3150" w:rsidRDefault="000B3150" w:rsidP="00074268">
      <w:pPr>
        <w:rPr>
          <w:rFonts w:ascii="Helvetica" w:hAnsi="Helvetica"/>
          <w:iCs/>
          <w:sz w:val="22"/>
          <w:szCs w:val="22"/>
        </w:rPr>
      </w:pPr>
    </w:p>
    <w:p w14:paraId="4903C843" w14:textId="140205A1" w:rsidR="0054533D" w:rsidRDefault="00302D43" w:rsidP="00074268">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074268">
      <w:pPr>
        <w:widowControl w:val="0"/>
        <w:autoSpaceDE w:val="0"/>
        <w:autoSpaceDN w:val="0"/>
        <w:adjustRightInd w:val="0"/>
        <w:rPr>
          <w:rFonts w:ascii="Helvetica" w:hAnsi="Helvetica"/>
          <w:b/>
          <w:sz w:val="22"/>
          <w:szCs w:val="22"/>
        </w:rPr>
      </w:pPr>
      <w:r w:rsidRPr="003805EE">
        <w:rPr>
          <w:rFonts w:ascii="Helvetica" w:hAnsi="Helvetica"/>
          <w:b/>
          <w:sz w:val="22"/>
          <w:szCs w:val="22"/>
        </w:rPr>
        <w:lastRenderedPageBreak/>
        <w:t>INTRODUCTION</w:t>
      </w:r>
    </w:p>
    <w:p w14:paraId="2AE3240F" w14:textId="57888EBD" w:rsidR="005E722B" w:rsidRPr="003805EE" w:rsidRDefault="005E722B" w:rsidP="00074268">
      <w:pPr>
        <w:rPr>
          <w:rFonts w:ascii="Helvetica" w:hAnsi="Helvetica"/>
          <w:sz w:val="22"/>
          <w:szCs w:val="22"/>
        </w:rPr>
      </w:pPr>
      <w:r w:rsidRPr="003805EE">
        <w:rPr>
          <w:rFonts w:ascii="Helvetica" w:hAnsi="Helvetica"/>
          <w:sz w:val="22"/>
          <w:szCs w:val="22"/>
        </w:rPr>
        <w:t xml:space="preserve">Decision-makers seeking to avoid the collapse of financial, </w:t>
      </w:r>
      <w:r w:rsidR="00E512D2">
        <w:rPr>
          <w:rFonts w:ascii="Helvetica" w:hAnsi="Helvetica"/>
          <w:sz w:val="22"/>
          <w:szCs w:val="22"/>
        </w:rPr>
        <w:t>public health</w:t>
      </w:r>
      <w:r w:rsidRPr="003805EE">
        <w:rPr>
          <w:rFonts w:ascii="Helvetica" w:hAnsi="Helvetica"/>
          <w:sz w:val="22"/>
          <w:szCs w:val="22"/>
        </w:rPr>
        <w:t xml:space="preserve">,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massive datasets, and can delay decision making. In environmental 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w:t>
      </w:r>
      <w:r w:rsidR="00DE079A">
        <w:rPr>
          <w:rFonts w:ascii="Helvetica" w:hAnsi="Helvetica"/>
          <w:sz w:val="22"/>
          <w:szCs w:val="22"/>
        </w:rPr>
        <w:t>benefits to people</w:t>
      </w:r>
      <w:r w:rsidRPr="003805EE">
        <w:rPr>
          <w:rFonts w:ascii="Helvetica" w:hAnsi="Helvetica"/>
          <w:sz w:val="22"/>
          <w:szCs w:val="22"/>
        </w:rPr>
        <w:t xml:space="preserve">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Y051bT41OTM3PC9SZWNOdW0+PERpc3BsYXlUZXh0PjxzdHlsZSBmYWNlPSJzdXBlcnNjcmlwdCI+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</w:fldData>
        </w:fldChar>
      </w:r>
      <w:r w:rsidR="00EE63D8">
        <w:rPr>
          <w:rFonts w:ascii="Helvetica" w:hAnsi="Helvetica"/>
          <w:sz w:val="22"/>
          <w:szCs w:val="22"/>
        </w:rPr>
        <w:instrText xml:space="preserve"> ADDIN EN.CITE </w:instrText>
      </w:r>
      <w:r w:rsidR="00EE63D8">
        <w:rPr>
          <w:rFonts w:ascii="Helvetica" w:hAnsi="Helvetica"/>
          <w:sz w:val="22"/>
          <w:szCs w:val="22"/>
        </w:rPr>
        <w:fldChar w:fldCharType="begin">
          <w:fldData xml:space="preserve">PEVuZE5vdGU+PENpdGU+PEF1dGhvcj5LYXRlczwvQXV0aG9yPjxZZWFyPjIwMDE8L1llYXI+PFJl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</w:fldData>
        </w:fldChar>
      </w:r>
      <w:r w:rsidR="00EE63D8">
        <w:rPr>
          <w:rFonts w:ascii="Helvetica" w:hAnsi="Helvetica"/>
          <w:sz w:val="22"/>
          <w:szCs w:val="22"/>
        </w:rPr>
        <w:instrText xml:space="preserve"> ADDIN EN.CITE.DATA </w:instrText>
      </w:r>
      <w:r w:rsidR="00EE63D8">
        <w:rPr>
          <w:rFonts w:ascii="Helvetica" w:hAnsi="Helvetica"/>
          <w:sz w:val="22"/>
          <w:szCs w:val="22"/>
        </w:rPr>
      </w:r>
      <w:r w:rsidR="00EE63D8">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072FC5" w:rsidRPr="00072FC5">
        <w:rPr>
          <w:rFonts w:ascii="Helvetica" w:hAnsi="Helvetica"/>
          <w:noProof/>
          <w:sz w:val="22"/>
          <w:szCs w:val="22"/>
          <w:vertAlign w:val="superscript"/>
        </w:rPr>
        <w:t>1-3</w:t>
      </w:r>
      <w:r w:rsidR="000E0CF2" w:rsidRPr="003805EE">
        <w:rPr>
          <w:rFonts w:ascii="Helvetica" w:hAnsi="Helvetica"/>
          <w:sz w:val="22"/>
          <w:szCs w:val="22"/>
        </w:rPr>
        <w:fldChar w:fldCharType="end"/>
      </w:r>
      <w:r w:rsidRPr="003805EE">
        <w:rPr>
          <w:rFonts w:ascii="Helvetica" w:hAnsi="Helvetica"/>
          <w:sz w:val="22"/>
          <w:szCs w:val="22"/>
        </w:rPr>
        <w:t>?</w:t>
      </w:r>
    </w:p>
    <w:p w14:paraId="09CF6B81" w14:textId="5575A47F" w:rsidR="00642DF6" w:rsidRDefault="008F57EE" w:rsidP="00074268">
      <w:pPr>
        <w:ind w:firstLine="810"/>
        <w:rPr>
          <w:rFonts w:ascii="Helvetica" w:hAnsi="Helvetica"/>
          <w:color w:val="000000" w:themeColor="text1"/>
          <w:sz w:val="22"/>
          <w:szCs w:val="22"/>
        </w:rPr>
      </w:pPr>
      <w:r w:rsidRPr="00053CE0">
        <w:rPr>
          <w:rFonts w:ascii="Helvetica" w:hAnsi="Helvetica"/>
          <w:sz w:val="22"/>
          <w:szCs w:val="22"/>
        </w:rPr>
        <w:t xml:space="preserve">In natural resource management, the status of a species </w:t>
      </w:r>
      <w:r w:rsidR="00F658A3" w:rsidRPr="00053CE0">
        <w:rPr>
          <w:rFonts w:ascii="Helvetica" w:hAnsi="Helvetica"/>
          <w:sz w:val="22"/>
          <w:szCs w:val="22"/>
        </w:rPr>
        <w:t>or ecosystem</w:t>
      </w:r>
      <w:r w:rsidR="005F6D6D" w:rsidRPr="00053CE0">
        <w:rPr>
          <w:rFonts w:ascii="Helvetica" w:hAnsi="Helvetica"/>
          <w:sz w:val="22"/>
          <w:szCs w:val="22"/>
        </w:rPr>
        <w:t xml:space="preserve"> is determined from monitoring or survey data, and assessed</w:t>
      </w:r>
      <w:r w:rsidR="00F658A3" w:rsidRPr="00053CE0">
        <w:rPr>
          <w:rFonts w:ascii="Helvetica" w:hAnsi="Helvetica"/>
          <w:sz w:val="22"/>
          <w:szCs w:val="22"/>
        </w:rPr>
        <w:t xml:space="preserve"> </w:t>
      </w:r>
      <w:r w:rsidR="00604B57" w:rsidRPr="00053CE0">
        <w:rPr>
          <w:rFonts w:ascii="Helvetica" w:hAnsi="Helvetica"/>
          <w:sz w:val="22"/>
          <w:szCs w:val="22"/>
        </w:rPr>
        <w:t>relative to one or more</w:t>
      </w:r>
      <w:r w:rsidR="00D13868" w:rsidRPr="00053CE0">
        <w:rPr>
          <w:rFonts w:ascii="Helvetica" w:hAnsi="Helvetica"/>
          <w:sz w:val="22"/>
          <w:szCs w:val="22"/>
        </w:rPr>
        <w:t xml:space="preserve"> </w:t>
      </w:r>
      <w:r w:rsidR="00D442C2" w:rsidRPr="00053CE0">
        <w:rPr>
          <w:rFonts w:ascii="Helvetica" w:hAnsi="Helvetica"/>
          <w:sz w:val="22"/>
          <w:szCs w:val="22"/>
        </w:rPr>
        <w:t>minimum thresholds</w:t>
      </w:r>
      <w:r w:rsidR="00FE78AB" w:rsidRPr="00053CE0">
        <w:rPr>
          <w:rFonts w:ascii="Helvetica" w:hAnsi="Helvetica"/>
          <w:sz w:val="22"/>
          <w:szCs w:val="22"/>
        </w:rPr>
        <w:t>,</w:t>
      </w:r>
      <w:r w:rsidRPr="00053CE0">
        <w:rPr>
          <w:rFonts w:ascii="Helvetica" w:hAnsi="Helvetica"/>
          <w:sz w:val="22"/>
          <w:szCs w:val="22"/>
        </w:rPr>
        <w:t xml:space="preserve"> below which the risk</w:t>
      </w:r>
      <w:r w:rsidR="00A82596" w:rsidRPr="00053CE0">
        <w:rPr>
          <w:rFonts w:ascii="Helvetica" w:hAnsi="Helvetica"/>
          <w:sz w:val="22"/>
          <w:szCs w:val="22"/>
        </w:rPr>
        <w:t xml:space="preserve"> of </w:t>
      </w:r>
      <w:r w:rsidR="00604B57" w:rsidRPr="00053CE0">
        <w:rPr>
          <w:rFonts w:ascii="Helvetica" w:hAnsi="Helvetica"/>
          <w:sz w:val="22"/>
          <w:szCs w:val="22"/>
        </w:rPr>
        <w:t xml:space="preserve">resource or socio-economic </w:t>
      </w:r>
      <w:r w:rsidR="00A82596" w:rsidRPr="00053CE0">
        <w:rPr>
          <w:rFonts w:ascii="Helvetica" w:hAnsi="Helvetica"/>
          <w:sz w:val="22"/>
          <w:szCs w:val="22"/>
        </w:rPr>
        <w:t xml:space="preserve">collapse becomes high. For </w:t>
      </w:r>
      <w:r w:rsidR="003947CD" w:rsidRPr="00053CE0">
        <w:rPr>
          <w:rFonts w:ascii="Helvetica" w:hAnsi="Helvetica"/>
          <w:sz w:val="22"/>
          <w:szCs w:val="22"/>
        </w:rPr>
        <w:t xml:space="preserve">example, in the </w:t>
      </w:r>
      <w:r w:rsidR="00A82596" w:rsidRPr="00053CE0">
        <w:rPr>
          <w:rFonts w:ascii="Helvetica" w:hAnsi="Helvetica"/>
          <w:sz w:val="22"/>
          <w:szCs w:val="22"/>
        </w:rPr>
        <w:t>management of a single</w:t>
      </w:r>
      <w:r w:rsidR="00A82596" w:rsidRPr="003805EE">
        <w:rPr>
          <w:rFonts w:ascii="Helvetica" w:hAnsi="Helvetica"/>
          <w:sz w:val="22"/>
          <w:szCs w:val="22"/>
        </w:rPr>
        <w:t xml:space="preserve"> </w:t>
      </w:r>
      <w:r w:rsidR="00053CE0">
        <w:rPr>
          <w:rFonts w:ascii="Helvetica" w:hAnsi="Helvetica"/>
          <w:sz w:val="22"/>
          <w:szCs w:val="22"/>
        </w:rPr>
        <w:t xml:space="preserve">natural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(i.e. a ‘limit reference point’). 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00B84A6B">
        <w:rPr>
          <w:rFonts w:ascii="Helvetica" w:hAnsi="Helvetica"/>
          <w:color w:val="000000" w:themeColor="text1"/>
          <w:sz w:val="22"/>
          <w:szCs w:val="22"/>
        </w:rPr>
        <w:t xml:space="preserve">, in part, </w:t>
      </w:r>
      <w:r w:rsidRPr="003805EE">
        <w:rPr>
          <w:rFonts w:ascii="Helvetica" w:hAnsi="Helvetica"/>
          <w:color w:val="000000" w:themeColor="text1"/>
          <w:sz w:val="22"/>
          <w:szCs w:val="22"/>
        </w:rPr>
        <w:t>because</w:t>
      </w:r>
      <w:r w:rsidR="003947CD" w:rsidRPr="003805EE">
        <w:rPr>
          <w:rFonts w:ascii="Helvetica" w:hAnsi="Helvetica"/>
          <w:color w:val="000000" w:themeColor="text1"/>
          <w:sz w:val="22"/>
          <w:szCs w:val="22"/>
        </w:rPr>
        <w:t xml:space="preserve"> managers </w:t>
      </w:r>
      <w:r w:rsidR="00915035">
        <w:rPr>
          <w:rFonts w:ascii="Helvetica" w:hAnsi="Helvetica"/>
          <w:color w:val="000000" w:themeColor="text1"/>
          <w:sz w:val="22"/>
          <w:szCs w:val="22"/>
        </w:rPr>
        <w:t>recognize</w:t>
      </w:r>
      <w:r w:rsidR="00915035" w:rsidRPr="003805EE">
        <w:rPr>
          <w:rFonts w:ascii="Helvetica" w:hAnsi="Helvetica"/>
          <w:color w:val="000000" w:themeColor="text1"/>
          <w:sz w:val="22"/>
          <w:szCs w:val="22"/>
        </w:rPr>
        <w:t xml:space="preser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promote sustainable harvest, but also to</w:t>
      </w:r>
      <w:r w:rsidR="00C33441">
        <w:rPr>
          <w:rFonts w:ascii="Helvetica" w:hAnsi="Helvetica"/>
          <w:color w:val="000000" w:themeColor="text1"/>
          <w:sz w:val="22"/>
          <w:szCs w:val="22"/>
        </w:rPr>
        <w:t xml:space="preserve"> prevent the population from crossing a 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w:t>
      </w:r>
      <w:r w:rsidR="00EA6027" w:rsidRPr="00EA6027">
        <w:t xml:space="preserve"> </w:t>
      </w:r>
      <w:r w:rsidR="009437F6">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&lt;EndNote&gt;&lt;Cite&gt;&lt;Author&gt;Froese&lt;/Author&gt;&lt;Year&gt;2011&lt;/Year&gt;&lt;RecNum&gt;6507&lt;/RecNum&gt;&lt;DisplayText&gt;&lt;style face="superscript"&gt;4&lt;/style&gt;&lt;/DisplayText&gt;&lt;record&gt;&lt;rec-number&gt;6507&lt;/rec-number&gt;&lt;foreign-keys&gt;&lt;key app="EN" db-id="x0w5wa9airxrfze0ft2x20vgz0w5wpet5ftz" timestamp="1614606960" guid="2f5c86e6-a94b-435c-9578-b44550c16a25"&gt;6507&lt;/key&gt;&lt;/foreign-keys&gt;&lt;ref-type name="Journal Article"&gt;17&lt;/ref-type&gt;&lt;contributors&gt;&lt;authors&gt;&lt;author&gt;Froese, Rainer&lt;/author&gt;&lt;author&gt;Branch, Trevor A&lt;/author&gt;&lt;author&gt;Proelß, Alexander&lt;/author&gt;&lt;author&gt;Quaas, Martin&lt;/author&gt;&lt;author&gt;Sainsbury, Keith&lt;/author&gt;&lt;author&gt;Zimmermann, Christopher&lt;/author&gt;&lt;/authors&gt;&lt;/contributors&gt;&lt;titles&gt;&lt;title&gt;Generic harvest control rules for European fisheries&lt;/title&gt;&lt;secondary-title&gt;Fish and fisheries&lt;/secondary-title&gt;&lt;/titles&gt;&lt;periodical&gt;&lt;full-title&gt;Fish and Fisheries&lt;/full-title&gt;&lt;/periodical&gt;&lt;pages&gt;340-351&lt;/pages&gt;&lt;volume&gt;12&lt;/volume&gt;&lt;number&gt;3&lt;/number&gt;&lt;dates&gt;&lt;year&gt;2011&lt;/year&gt;&lt;/dates&gt;&lt;isbn&gt;1467-2960&lt;/isbn&gt;&lt;urls&gt;&lt;/urls&gt;&lt;/record&gt;&lt;/Cite&gt;&lt;/EndNote&gt;</w:instrText>
      </w:r>
      <w:r w:rsidR="009437F6">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4</w:t>
      </w:r>
      <w:r w:rsidR="009437F6">
        <w:rPr>
          <w:rFonts w:ascii="Helvetica" w:hAnsi="Helvetica"/>
          <w:color w:val="000000" w:themeColor="text1"/>
          <w:sz w:val="22"/>
          <w:szCs w:val="22"/>
        </w:rPr>
        <w:fldChar w:fldCharType="end"/>
      </w:r>
      <w:r w:rsidR="00825267">
        <w:rPr>
          <w:rFonts w:ascii="Helvetica" w:hAnsi="Helvetica"/>
          <w:color w:val="000000" w:themeColor="text1"/>
          <w:sz w:val="22"/>
          <w:szCs w:val="22"/>
        </w:rPr>
        <w:t>.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DE079A">
        <w:rPr>
          <w:rFonts w:ascii="Helvetica" w:hAnsi="Helvetica"/>
          <w:color w:val="000000" w:themeColor="text1"/>
          <w:sz w:val="22"/>
          <w:szCs w:val="22"/>
        </w:rPr>
        <w:t>, predator pits,</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&lt;EndNote&gt;&lt;Cite&gt;&lt;Author&gt;Courchamp&lt;/Author&gt;&lt;Year&gt;1999&lt;/Year&gt;&lt;RecNum&gt;2348&lt;/RecNum&gt;&lt;DisplayText&gt;&lt;style face="superscript"&gt;5&lt;/style&gt;&lt;/DisplayText&gt;&lt;record&gt;&lt;rec-number&gt;2348&lt;/rec-number&gt;&lt;foreign-keys&gt;&lt;key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5</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r w:rsidR="00642DF6">
        <w:rPr>
          <w:rFonts w:ascii="Helvetica" w:hAnsi="Helvetica"/>
          <w:color w:val="000000" w:themeColor="text1"/>
          <w:sz w:val="22"/>
          <w:szCs w:val="22"/>
        </w:rPr>
        <w:t xml:space="preserve">The consequences of crossing some thresholds, such as depensation thresholds are greater, because depensation can cause irreversible population collapse. </w:t>
      </w:r>
      <w:r w:rsidR="00450434">
        <w:rPr>
          <w:rFonts w:ascii="Helvetica" w:hAnsi="Helvetica"/>
          <w:color w:val="000000" w:themeColor="text1"/>
          <w:sz w:val="22"/>
          <w:szCs w:val="22"/>
        </w:rPr>
        <w:t>The c</w:t>
      </w:r>
      <w:r w:rsidR="00642DF6">
        <w:rPr>
          <w:rFonts w:ascii="Helvetica" w:hAnsi="Helvetica"/>
          <w:color w:val="000000" w:themeColor="text1"/>
          <w:sz w:val="22"/>
          <w:szCs w:val="22"/>
        </w:rPr>
        <w:t xml:space="preserve">rossing </w:t>
      </w:r>
      <w:r w:rsidR="00450434">
        <w:rPr>
          <w:rFonts w:ascii="Helvetica" w:hAnsi="Helvetica"/>
          <w:color w:val="000000" w:themeColor="text1"/>
          <w:sz w:val="22"/>
          <w:szCs w:val="22"/>
        </w:rPr>
        <w:t xml:space="preserve">of </w:t>
      </w:r>
      <w:r w:rsidR="00642DF6">
        <w:rPr>
          <w:rFonts w:ascii="Helvetica" w:hAnsi="Helvetica"/>
          <w:color w:val="000000" w:themeColor="text1"/>
          <w:sz w:val="22"/>
          <w:szCs w:val="22"/>
        </w:rPr>
        <w:t xml:space="preserve">other thresholds such as limit reference points </w:t>
      </w:r>
      <w:r w:rsidR="00450434">
        <w:rPr>
          <w:rFonts w:ascii="Helvetica" w:hAnsi="Helvetica"/>
          <w:color w:val="000000" w:themeColor="text1"/>
          <w:sz w:val="22"/>
          <w:szCs w:val="22"/>
        </w:rPr>
        <w:t xml:space="preserve">is often reversible, but can also have devastating social and economic consequences particularly when crossing triggers cessation of harvest or reduced access.  </w:t>
      </w:r>
    </w:p>
    <w:p w14:paraId="0B02ADA4" w14:textId="464B83DF" w:rsidR="008F57EE" w:rsidRPr="003805EE" w:rsidRDefault="00450434" w:rsidP="00074268">
      <w:pPr>
        <w:pStyle w:val="p1"/>
        <w:ind w:firstLine="720"/>
        <w:rPr>
          <w:rFonts w:ascii="Helvetica" w:hAnsi="Helvetica"/>
          <w:color w:val="000000" w:themeColor="text1"/>
          <w:sz w:val="22"/>
          <w:szCs w:val="22"/>
        </w:rPr>
      </w:pPr>
      <w:r>
        <w:rPr>
          <w:rFonts w:ascii="Helvetica" w:hAnsi="Helvetica"/>
          <w:color w:val="000000" w:themeColor="text1"/>
          <w:sz w:val="22"/>
          <w:szCs w:val="22"/>
        </w:rPr>
        <w:t>H</w:t>
      </w:r>
      <w:r w:rsidR="00CF10E3">
        <w:rPr>
          <w:rFonts w:ascii="Helvetica" w:hAnsi="Helvetica"/>
          <w:color w:val="000000" w:themeColor="text1"/>
          <w:sz w:val="22"/>
          <w:szCs w:val="22"/>
        </w:rPr>
        <w:t>igh precision</w:t>
      </w:r>
      <w:r w:rsidR="008F57EE" w:rsidRPr="003805EE">
        <w:rPr>
          <w:rFonts w:ascii="Helvetica" w:hAnsi="Helvetica"/>
          <w:color w:val="000000" w:themeColor="text1"/>
          <w:sz w:val="22"/>
          <w:szCs w:val="22"/>
        </w:rPr>
        <w:t xml:space="preserve"> 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sidR="00CF10E3">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ZWNOdW0+NjQ3NzwvUmVjTnVtPjxEaXNwbGF5VGV4dD48c3R5bGUgZmFjZT0ic3VwZXJzY3JpcHQi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=
</w:fldData>
        </w:fldChar>
      </w:r>
      <w:r w:rsidR="00EE63D8">
        <w:rPr>
          <w:rFonts w:ascii="Helvetica" w:hAnsi="Helvetica"/>
          <w:color w:val="000000" w:themeColor="text1"/>
          <w:sz w:val="22"/>
          <w:szCs w:val="22"/>
        </w:rPr>
        <w:instrText xml:space="preserve"> ADDIN EN.CITE </w:instrText>
      </w:r>
      <w:r w:rsidR="00EE63D8">
        <w:rPr>
          <w:rFonts w:ascii="Helvetica" w:hAnsi="Helvetica"/>
          <w:color w:val="000000" w:themeColor="text1"/>
          <w:sz w:val="22"/>
          <w:szCs w:val="22"/>
        </w:rPr>
        <w:fldChar w:fldCharType="begin">
          <w:fldData xml:space="preserve">PEVuZE5vdGU+PENpdGU+PEF1dGhvcj5XaW50bGU8L0F1dGhvcj48WWVhcj4yMDEwPC9ZZWFyPjxS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=
</w:fldData>
        </w:fldChar>
      </w:r>
      <w:r w:rsidR="00EE63D8">
        <w:rPr>
          <w:rFonts w:ascii="Helvetica" w:hAnsi="Helvetica"/>
          <w:color w:val="000000" w:themeColor="text1"/>
          <w:sz w:val="22"/>
          <w:szCs w:val="22"/>
        </w:rPr>
        <w:instrText xml:space="preserve"> ADDIN EN.CITE.DATA </w:instrText>
      </w:r>
      <w:r w:rsidR="00EE63D8">
        <w:rPr>
          <w:rFonts w:ascii="Helvetica" w:hAnsi="Helvetica"/>
          <w:color w:val="000000" w:themeColor="text1"/>
          <w:sz w:val="22"/>
          <w:szCs w:val="22"/>
        </w:rPr>
      </w:r>
      <w:r w:rsidR="00EE63D8">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2,3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w:t>
      </w:r>
      <w:r w:rsidR="00422FAC">
        <w:rPr>
          <w:rFonts w:ascii="Helvetica" w:hAnsi="Helvetica"/>
          <w:color w:val="000000" w:themeColor="text1"/>
          <w:sz w:val="22"/>
          <w:szCs w:val="22"/>
        </w:rPr>
        <w:t>consistent and intensive</w:t>
      </w:r>
      <w:r w:rsidR="00F84D49"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monitoring, managers </w:t>
      </w:r>
      <w:r w:rsidR="00053CE0">
        <w:rPr>
          <w:rFonts w:ascii="Helvetica" w:hAnsi="Helvetica"/>
          <w:color w:val="000000" w:themeColor="text1"/>
          <w:sz w:val="22"/>
          <w:szCs w:val="22"/>
        </w:rPr>
        <w:t>may</w:t>
      </w:r>
      <w:r w:rsidR="00053CE0"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to crossing a </w:t>
      </w:r>
      <w:r w:rsidR="00223FC7">
        <w:rPr>
          <w:rFonts w:ascii="Helvetica" w:hAnsi="Helvetica"/>
          <w:color w:val="000000" w:themeColor="text1"/>
          <w:sz w:val="22"/>
          <w:szCs w:val="22"/>
        </w:rPr>
        <w:t>critical threshold</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w:t>
      </w:r>
      <w:r w:rsidR="00422FAC" w:rsidRPr="00450434">
        <w:rPr>
          <w:rFonts w:ascii="Helvetica" w:hAnsi="Helvetica"/>
          <w:color w:val="000000" w:themeColor="text1"/>
          <w:sz w:val="22"/>
          <w:szCs w:val="22"/>
        </w:rPr>
        <w:t>natural</w:t>
      </w:r>
      <w:r w:rsidR="00422FAC">
        <w:rPr>
          <w:rFonts w:ascii="Helvetica" w:hAnsi="Helvetica"/>
          <w:color w:val="000000" w:themeColor="text1"/>
          <w:sz w:val="22"/>
          <w:szCs w:val="22"/>
        </w:rPr>
        <w:t xml:space="preserve"> populations</w:t>
      </w:r>
      <w:r w:rsidR="002E6B2A">
        <w:rPr>
          <w:rFonts w:ascii="Helvetica" w:hAnsi="Helvetica"/>
          <w:color w:val="000000" w:themeColor="text1"/>
          <w:sz w:val="22"/>
          <w:szCs w:val="22"/>
        </w:rPr>
        <w:t xml:space="preserve"> (e.g.</w:t>
      </w:r>
      <w:r w:rsidR="00BA0B4E">
        <w:rPr>
          <w:rFonts w:ascii="Helvetica" w:hAnsi="Helvetica"/>
          <w:color w:val="000000" w:themeColor="text1"/>
          <w:sz w:val="22"/>
          <w:szCs w:val="22"/>
        </w:rPr>
        <w:t>,</w:t>
      </w:r>
      <w:r w:rsidR="002E6B2A">
        <w:rPr>
          <w:rFonts w:ascii="Helvetica" w:hAnsi="Helvetica"/>
          <w:color w:val="000000" w:themeColor="text1"/>
          <w:sz w:val="22"/>
          <w:szCs w:val="22"/>
        </w:rPr>
        <w:t xml:space="preserve">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&lt;EndNote&gt;&lt;Cite&gt;&lt;Author&gt;Mangel&lt;/Author&gt;&lt;Year&gt;2000&lt;/Year&gt;&lt;RecNum&gt;2455&lt;/RecNum&gt;&lt;DisplayText&gt;&lt;style face="superscript"&gt;6&lt;/style&gt;&lt;/DisplayText&gt;&lt;record&gt;&lt;rec-number&gt;2455&lt;/rec-number&gt;&lt;foreign-keys&gt;&lt;key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6</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ins w:id="0" w:author="Jameal Samhouri" w:date="2021-02-25T06:49:00Z">
        <w:r w:rsidR="00671A36">
          <w:rPr>
            <w:rFonts w:ascii="Helvetica" w:hAnsi="Helvetica"/>
            <w:color w:val="000000" w:themeColor="text1"/>
            <w:sz w:val="22"/>
            <w:szCs w:val="22"/>
          </w:rPr>
          <w:t xml:space="preserve"> </w:t>
        </w:r>
      </w:ins>
      <w:r w:rsidR="008F57EE" w:rsidRPr="003805EE">
        <w:rPr>
          <w:rFonts w:ascii="Helvetica" w:hAnsi="Helvetica"/>
          <w:color w:val="000000" w:themeColor="text1"/>
          <w:sz w:val="22"/>
          <w:szCs w:val="22"/>
        </w:rPr>
        <w:t xml:space="preserve">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w:t>
      </w:r>
      <w:r w:rsidR="004470BA">
        <w:rPr>
          <w:rFonts w:ascii="Helvetica" w:hAnsi="Helvetica"/>
          <w:color w:val="000000" w:themeColor="text1"/>
          <w:sz w:val="22"/>
          <w:szCs w:val="22"/>
        </w:rPr>
        <w:t xml:space="preserve">populations </w:t>
      </w:r>
      <w:r w:rsidR="00422FAC">
        <w:rPr>
          <w:rFonts w:ascii="Helvetica" w:hAnsi="Helvetica"/>
          <w:color w:val="000000" w:themeColor="text1"/>
          <w:sz w:val="22"/>
          <w:szCs w:val="22"/>
        </w:rPr>
        <w:t xml:space="preserve">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as being a </w:t>
      </w:r>
      <w:r w:rsidR="00915035">
        <w:rPr>
          <w:rFonts w:ascii="Helvetica" w:hAnsi="Helvetica"/>
          <w:color w:val="000000" w:themeColor="text1"/>
          <w:sz w:val="22"/>
          <w:szCs w:val="22"/>
        </w:rPr>
        <w:t>‘</w:t>
      </w:r>
      <w:r w:rsidR="008F57EE" w:rsidRPr="003805EE">
        <w:rPr>
          <w:rFonts w:ascii="Helvetica" w:hAnsi="Helvetica"/>
          <w:color w:val="000000" w:themeColor="text1"/>
          <w:sz w:val="22"/>
          <w:szCs w:val="22"/>
        </w:rPr>
        <w:t>safe</w:t>
      </w:r>
      <w:r w:rsidR="00915035">
        <w:rPr>
          <w:rFonts w:ascii="Helvetica" w:hAnsi="Helvetica"/>
          <w:color w:val="000000" w:themeColor="text1"/>
          <w:sz w:val="22"/>
          <w:szCs w:val="22"/>
        </w:rPr>
        <w:t>’</w:t>
      </w:r>
      <w:r w:rsidR="00915035"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distance from a threshold, when in reality the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at or past a threshold beyond which it will take decades to recover. </w:t>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DE079A">
        <w:rPr>
          <w:rFonts w:ascii="Helvetica" w:hAnsi="Helvetica"/>
          <w:color w:val="000000" w:themeColor="text1"/>
          <w:sz w:val="22"/>
          <w:szCs w:val="22"/>
        </w:rPr>
        <w:t>s</w:t>
      </w:r>
      <w:r w:rsidR="00354C4C">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p>
    <w:p w14:paraId="5CA2BD05" w14:textId="22F56509" w:rsidR="009C366A" w:rsidRPr="003805EE" w:rsidRDefault="00BE073F" w:rsidP="00074268">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9437F6">
        <w:rPr>
          <w:rFonts w:ascii="Helvetica" w:hAnsi="Helvetica"/>
          <w:sz w:val="22"/>
          <w:szCs w:val="22"/>
        </w:rPr>
        <w:fldChar w:fldCharType="begin">
          <w:fldData xml:space="preserve">PEVuZE5vdGU+PENpdGU+PEF1dGhvcj5NY0RvbmFsZC1NYWRkZW48L0F1dGhvcj48WWVhcj4yMDEw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</w:fldData>
        </w:fldChar>
      </w:r>
      <w:r w:rsidR="009437F6">
        <w:rPr>
          <w:rFonts w:ascii="Helvetica" w:hAnsi="Helvetica"/>
          <w:sz w:val="22"/>
          <w:szCs w:val="22"/>
        </w:rPr>
        <w:instrText xml:space="preserve"> ADDIN EN.CITE </w:instrText>
      </w:r>
      <w:r w:rsidR="009437F6">
        <w:rPr>
          <w:rFonts w:ascii="Helvetica" w:hAnsi="Helvetica"/>
          <w:sz w:val="22"/>
          <w:szCs w:val="22"/>
        </w:rPr>
        <w:fldChar w:fldCharType="begin">
          <w:fldData xml:space="preserve">PEVuZE5vdGU+PENpdGU+PEF1dGhvcj5NY0RvbmFsZC1NYWRkZW48L0F1dGhvcj48WWVhcj4yMDEw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</w:fldData>
        </w:fldChar>
      </w:r>
      <w:r w:rsidR="009437F6">
        <w:rPr>
          <w:rFonts w:ascii="Helvetica" w:hAnsi="Helvetica"/>
          <w:sz w:val="22"/>
          <w:szCs w:val="22"/>
        </w:rPr>
        <w:instrText xml:space="preserve"> ADDIN EN.CITE.DATA </w:instrText>
      </w:r>
      <w:r w:rsidR="009437F6">
        <w:rPr>
          <w:rFonts w:ascii="Helvetica" w:hAnsi="Helvetica"/>
          <w:sz w:val="22"/>
          <w:szCs w:val="22"/>
        </w:rPr>
      </w:r>
      <w:r w:rsidR="009437F6">
        <w:rPr>
          <w:rFonts w:ascii="Helvetica" w:hAnsi="Helvetica"/>
          <w:sz w:val="22"/>
          <w:szCs w:val="22"/>
        </w:rPr>
        <w:fldChar w:fldCharType="end"/>
      </w:r>
      <w:r w:rsidR="009437F6">
        <w:rPr>
          <w:rFonts w:ascii="Helvetica" w:hAnsi="Helvetica"/>
          <w:sz w:val="22"/>
          <w:szCs w:val="22"/>
        </w:rPr>
      </w:r>
      <w:r w:rsidR="009437F6">
        <w:rPr>
          <w:rFonts w:ascii="Helvetica" w:hAnsi="Helvetica"/>
          <w:sz w:val="22"/>
          <w:szCs w:val="22"/>
        </w:rPr>
        <w:fldChar w:fldCharType="separate"/>
      </w:r>
      <w:r w:rsidR="009437F6" w:rsidRPr="009437F6">
        <w:rPr>
          <w:rFonts w:ascii="Helvetica" w:hAnsi="Helvetica"/>
          <w:noProof/>
          <w:sz w:val="22"/>
          <w:szCs w:val="22"/>
          <w:vertAlign w:val="superscript"/>
        </w:rPr>
        <w:t>3,7,8</w:t>
      </w:r>
      <w:r w:rsidR="009437F6">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&lt;EndNote&gt;&lt;Cite&gt;&lt;Author&gt;Chadès&lt;/Author&gt;&lt;Year&gt;2008&lt;/Year&gt;&lt;RecNum&gt;8545&lt;/RecNum&gt;&lt;DisplayText&gt;&lt;style face="superscript"&gt;9&lt;/style&gt;&lt;/DisplayText&gt;&lt;record&gt;&lt;rec-number&gt;8545&lt;/rec-number&gt;&lt;foreign-keys&gt;&lt;key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9437F6" w:rsidRPr="009437F6">
        <w:rPr>
          <w:rFonts w:ascii="Helvetica" w:hAnsi="Helvetica"/>
          <w:noProof/>
          <w:sz w:val="22"/>
          <w:szCs w:val="22"/>
          <w:vertAlign w:val="superscript"/>
        </w:rPr>
        <w:t>9</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w:t>
      </w:r>
      <w:r w:rsidR="00915035">
        <w:rPr>
          <w:rFonts w:ascii="Helvetica" w:hAnsi="Helvetica"/>
          <w:sz w:val="22"/>
          <w:szCs w:val="22"/>
        </w:rPr>
        <w:t xml:space="preserve">or </w:t>
      </w:r>
      <w:r w:rsidR="005654D0">
        <w:rPr>
          <w:rFonts w:ascii="Helvetica" w:hAnsi="Helvetica"/>
          <w:sz w:val="22"/>
          <w:szCs w:val="22"/>
        </w:rPr>
        <w:t>monitoring a proportion of the population that does not provide an accurate index of abundance</w:t>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w:t>
      </w:r>
      <w:r w:rsidR="00EA6027">
        <w:rPr>
          <w:rFonts w:ascii="Helvetica" w:hAnsi="Helvetica"/>
          <w:sz w:val="22"/>
          <w:szCs w:val="22"/>
        </w:rPr>
        <w:t xml:space="preserve">for harvested </w:t>
      </w:r>
      <w:r w:rsidR="004470BA">
        <w:rPr>
          <w:rFonts w:ascii="Helvetica" w:hAnsi="Helvetica"/>
          <w:sz w:val="22"/>
          <w:szCs w:val="22"/>
        </w:rPr>
        <w:t>populations</w:t>
      </w:r>
      <w:r w:rsidR="004470BA" w:rsidRPr="003805EE">
        <w:rPr>
          <w:rFonts w:ascii="Helvetica" w:hAnsi="Helvetica"/>
          <w:sz w:val="22"/>
          <w:szCs w:val="22"/>
        </w:rPr>
        <w:t xml:space="preserve"> </w:t>
      </w:r>
      <w:r w:rsidR="003663AE" w:rsidRPr="003805EE">
        <w:rPr>
          <w:rFonts w:ascii="Helvetica" w:hAnsi="Helvetica"/>
          <w:sz w:val="22"/>
          <w:szCs w:val="22"/>
        </w:rPr>
        <w:t>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w:t>
      </w:r>
      <w:r w:rsidR="00D442C2">
        <w:rPr>
          <w:rFonts w:ascii="Helvetica" w:hAnsi="Helvetica"/>
          <w:sz w:val="22"/>
          <w:szCs w:val="22"/>
        </w:rPr>
        <w:t xml:space="preserve">not only on how far a population is from the threshold, but also </w:t>
      </w:r>
      <w:r w:rsidR="006533A9">
        <w:rPr>
          <w:rFonts w:ascii="Helvetica" w:hAnsi="Helvetica"/>
          <w:sz w:val="22"/>
          <w:szCs w:val="22"/>
        </w:rPr>
        <w:t xml:space="preserve">on </w:t>
      </w:r>
      <w:r w:rsidR="004470BA">
        <w:rPr>
          <w:rFonts w:ascii="Helvetica" w:hAnsi="Helvetica"/>
          <w:sz w:val="22"/>
          <w:szCs w:val="22"/>
        </w:rPr>
        <w:t xml:space="preserve">population </w:t>
      </w:r>
      <w:r w:rsidR="006533A9">
        <w:rPr>
          <w:rFonts w:ascii="Helvetica" w:hAnsi="Helvetica"/>
          <w:sz w:val="22"/>
          <w:szCs w:val="22"/>
        </w:rPr>
        <w:t xml:space="preserve">state, whereby a </w:t>
      </w:r>
      <w:r w:rsidR="004470BA">
        <w:rPr>
          <w:rFonts w:ascii="Helvetica" w:hAnsi="Helvetica"/>
          <w:sz w:val="22"/>
          <w:szCs w:val="22"/>
        </w:rPr>
        <w:t xml:space="preserve">population </w:t>
      </w:r>
      <w:r w:rsidR="00B62951">
        <w:rPr>
          <w:rFonts w:ascii="Helvetica" w:hAnsi="Helvetica"/>
          <w:sz w:val="22"/>
          <w:szCs w:val="22"/>
        </w:rPr>
        <w:t xml:space="preserve">that spends more time </w:t>
      </w:r>
      <w:r w:rsidR="006533A9">
        <w:rPr>
          <w:rFonts w:ascii="Helvetica" w:hAnsi="Helvetica"/>
          <w:sz w:val="22"/>
          <w:szCs w:val="22"/>
        </w:rPr>
        <w:t xml:space="preserve">close to a </w:t>
      </w:r>
      <w:r w:rsidR="0016490E">
        <w:rPr>
          <w:rFonts w:ascii="Helvetica" w:hAnsi="Helvetica"/>
          <w:sz w:val="22"/>
          <w:szCs w:val="22"/>
        </w:rPr>
        <w:t>critical threshold</w:t>
      </w:r>
      <w:r w:rsidR="006533A9">
        <w:rPr>
          <w:rFonts w:ascii="Helvetica" w:hAnsi="Helvetica"/>
          <w:sz w:val="22"/>
          <w:szCs w:val="22"/>
        </w:rPr>
        <w:t xml:space="preserve"> benefits more from precise monitoring than one</w:t>
      </w:r>
      <w:r w:rsidR="00915035">
        <w:rPr>
          <w:rFonts w:ascii="Helvetica" w:hAnsi="Helvetica"/>
          <w:sz w:val="22"/>
          <w:szCs w:val="22"/>
        </w:rPr>
        <w:t xml:space="preserve"> that spends time</w:t>
      </w:r>
      <w:r w:rsidR="006533A9">
        <w:rPr>
          <w:rFonts w:ascii="Helvetica" w:hAnsi="Helvetica"/>
          <w:sz w:val="22"/>
          <w:szCs w:val="22"/>
        </w:rPr>
        <w:t xml:space="preserve"> far from it</w:t>
      </w:r>
      <w:r w:rsidR="00915035">
        <w:rPr>
          <w:rFonts w:ascii="Helvetica" w:hAnsi="Helvetica"/>
          <w:sz w:val="22"/>
          <w:szCs w:val="22"/>
        </w:rPr>
        <w:t>,</w:t>
      </w:r>
      <w:r w:rsidR="00C06DC7">
        <w:rPr>
          <w:rFonts w:ascii="Helvetica" w:hAnsi="Helvetica"/>
          <w:sz w:val="22"/>
          <w:szCs w:val="22"/>
        </w:rPr>
        <w:t xml:space="preserve"> and that precise monitoring </w:t>
      </w:r>
      <w:r w:rsidR="00C06DC7" w:rsidRPr="004470BA">
        <w:rPr>
          <w:rFonts w:ascii="Helvetica" w:hAnsi="Helvetica"/>
          <w:sz w:val="22"/>
          <w:szCs w:val="22"/>
        </w:rPr>
        <w:t>will promote the resilience of degraded populations when they are overexploited.</w:t>
      </w:r>
      <w:r w:rsidR="006533A9" w:rsidRPr="004470BA">
        <w:rPr>
          <w:rFonts w:ascii="Helvetica" w:hAnsi="Helvetica"/>
          <w:sz w:val="22"/>
          <w:szCs w:val="22"/>
        </w:rPr>
        <w:t xml:space="preserve"> However, </w:t>
      </w:r>
      <w:r w:rsidR="00C06DC7" w:rsidRPr="004470BA">
        <w:rPr>
          <w:rFonts w:ascii="Helvetica" w:hAnsi="Helvetica"/>
          <w:sz w:val="22"/>
          <w:szCs w:val="22"/>
        </w:rPr>
        <w:t>these</w:t>
      </w:r>
      <w:r w:rsidR="006533A9" w:rsidRPr="004470BA">
        <w:rPr>
          <w:rFonts w:ascii="Helvetica" w:hAnsi="Helvetica"/>
          <w:sz w:val="22"/>
          <w:szCs w:val="22"/>
        </w:rPr>
        <w:t xml:space="preserve"> simple expectation</w:t>
      </w:r>
      <w:r w:rsidR="00C06DC7" w:rsidRPr="004470BA">
        <w:rPr>
          <w:rFonts w:ascii="Helvetica" w:hAnsi="Helvetica"/>
          <w:sz w:val="22"/>
          <w:szCs w:val="22"/>
        </w:rPr>
        <w:t>s</w:t>
      </w:r>
      <w:r w:rsidR="006533A9" w:rsidRPr="004470BA">
        <w:rPr>
          <w:rFonts w:ascii="Helvetica" w:hAnsi="Helvetica"/>
          <w:sz w:val="22"/>
          <w:szCs w:val="22"/>
        </w:rPr>
        <w:t xml:space="preserve"> may not be fully borne out in a dynamic system. Thus, we seek to explore </w:t>
      </w:r>
      <w:r w:rsidR="006533A9" w:rsidRPr="004470BA">
        <w:rPr>
          <w:rFonts w:ascii="Helvetica" w:hAnsi="Helvetica"/>
          <w:sz w:val="22"/>
          <w:szCs w:val="22"/>
        </w:rPr>
        <w:lastRenderedPageBreak/>
        <w:t>when and where our expecta</w:t>
      </w:r>
      <w:r w:rsidR="001E691A" w:rsidRPr="004470BA">
        <w:rPr>
          <w:rFonts w:ascii="Helvetica" w:hAnsi="Helvetica"/>
          <w:sz w:val="22"/>
          <w:szCs w:val="22"/>
        </w:rPr>
        <w:t>t</w:t>
      </w:r>
      <w:r w:rsidR="006533A9" w:rsidRPr="004470BA">
        <w:rPr>
          <w:rFonts w:ascii="Helvetica" w:hAnsi="Helvetica"/>
          <w:sz w:val="22"/>
          <w:szCs w:val="22"/>
        </w:rPr>
        <w:t xml:space="preserve">ion holds, and what elements of a natural resource system </w:t>
      </w:r>
      <w:r w:rsidR="001E691A" w:rsidRPr="004470BA">
        <w:rPr>
          <w:rFonts w:ascii="Helvetica" w:hAnsi="Helvetica"/>
          <w:sz w:val="22"/>
          <w:szCs w:val="22"/>
        </w:rPr>
        <w:t>strengthen</w:t>
      </w:r>
      <w:r w:rsidR="001E691A">
        <w:rPr>
          <w:rFonts w:ascii="Helvetica" w:hAnsi="Helvetica"/>
          <w:sz w:val="22"/>
          <w:szCs w:val="22"/>
        </w:rPr>
        <w:t xml:space="preserve"> the benefit of state-dependent monitoring.  We do this by asking</w:t>
      </w:r>
      <w:r w:rsidR="00852921" w:rsidRPr="003805EE">
        <w:rPr>
          <w:rFonts w:ascii="Helvetica" w:hAnsi="Helvetica"/>
          <w:sz w:val="22"/>
          <w:szCs w:val="22"/>
        </w:rPr>
        <w:t xml:space="preserve"> </w:t>
      </w:r>
      <w:r w:rsidR="0079739E">
        <w:rPr>
          <w:rFonts w:ascii="Helvetica" w:hAnsi="Helvetica"/>
          <w:sz w:val="22"/>
          <w:szCs w:val="22"/>
        </w:rPr>
        <w:t>four</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074268">
      <w:pPr>
        <w:ind w:firstLine="720"/>
        <w:rPr>
          <w:rFonts w:ascii="Helvetica" w:hAnsi="Helvetica"/>
          <w:sz w:val="22"/>
          <w:szCs w:val="22"/>
        </w:rPr>
      </w:pPr>
    </w:p>
    <w:p w14:paraId="13D6F7E0" w14:textId="77777777" w:rsidR="00717C45" w:rsidRPr="00717C45" w:rsidRDefault="00717C45" w:rsidP="00074268">
      <w:pPr>
        <w:pStyle w:val="ListParagraph"/>
        <w:numPr>
          <w:ilvl w:val="0"/>
          <w:numId w:val="12"/>
        </w:numPr>
        <w:rPr>
          <w:rFonts w:ascii="Helvetica" w:hAnsi="Helvetica"/>
          <w:iCs/>
          <w:sz w:val="22"/>
          <w:szCs w:val="22"/>
        </w:rPr>
      </w:pPr>
      <w:r w:rsidRPr="00717C45">
        <w:rPr>
          <w:rFonts w:ascii="Helvetica" w:hAnsi="Helvetica"/>
          <w:iCs/>
          <w:sz w:val="22"/>
          <w:szCs w:val="22"/>
        </w:rPr>
        <w:t xml:space="preserve">How do monitoring precision and harvest rate affect the risk of population collapse and the value of the resource?  </w:t>
      </w:r>
    </w:p>
    <w:p w14:paraId="6A3A57EF" w14:textId="48D5B8D9" w:rsidR="00DB58A9" w:rsidRPr="003805EE" w:rsidRDefault="0079739E" w:rsidP="00074268">
      <w:pPr>
        <w:pStyle w:val="ListParagraph"/>
        <w:numPr>
          <w:ilvl w:val="0"/>
          <w:numId w:val="12"/>
        </w:numPr>
        <w:ind w:left="360" w:hanging="360"/>
        <w:rPr>
          <w:rFonts w:ascii="Helvetica" w:hAnsi="Helvetica"/>
          <w:sz w:val="22"/>
          <w:szCs w:val="22"/>
        </w:rPr>
      </w:pPr>
      <w:r>
        <w:rPr>
          <w:rFonts w:ascii="Helvetica" w:hAnsi="Helvetica"/>
          <w:sz w:val="22"/>
          <w:szCs w:val="22"/>
        </w:rPr>
        <w:t>H</w:t>
      </w:r>
      <w:r w:rsidR="002D198C" w:rsidRPr="003805EE">
        <w:rPr>
          <w:rFonts w:ascii="Helvetica" w:hAnsi="Helvetica"/>
          <w:sz w:val="22"/>
          <w:szCs w:val="22"/>
        </w:rPr>
        <w:t xml:space="preserve">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6A61EDC1" w:rsidR="00EE6B88" w:rsidRPr="00EE6B88" w:rsidRDefault="00DB6AF1" w:rsidP="00074268">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ins w:id="1" w:author="Megsie Siple" w:date="2021-02-04T11:55:00Z">
        <w:r w:rsidR="00566EA7">
          <w:rPr>
            <w:rFonts w:ascii="Helvetica" w:hAnsi="Helvetica"/>
            <w:sz w:val="22"/>
            <w:szCs w:val="22"/>
          </w:rPr>
          <w:t>?</w:t>
        </w:r>
      </w:ins>
    </w:p>
    <w:p w14:paraId="2F25AEC4" w14:textId="798C08E0" w:rsidR="00EE6B88" w:rsidRPr="00D13868" w:rsidRDefault="00EE6B88" w:rsidP="00074268">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074268">
      <w:pPr>
        <w:rPr>
          <w:rFonts w:ascii="Helvetica" w:hAnsi="Helvetica"/>
          <w:b/>
          <w:sz w:val="22"/>
          <w:szCs w:val="22"/>
        </w:rPr>
      </w:pPr>
    </w:p>
    <w:p w14:paraId="0E253EA7" w14:textId="77777777" w:rsidR="002D7AB2" w:rsidRPr="003805EE" w:rsidRDefault="00F838F5" w:rsidP="00074268">
      <w:pPr>
        <w:rPr>
          <w:rFonts w:ascii="Helvetica" w:hAnsi="Helvetica"/>
          <w:b/>
          <w:sz w:val="22"/>
          <w:szCs w:val="22"/>
        </w:rPr>
      </w:pPr>
      <w:r w:rsidRPr="003805EE">
        <w:rPr>
          <w:rFonts w:ascii="Helvetica" w:hAnsi="Helvetica"/>
          <w:b/>
          <w:sz w:val="22"/>
          <w:szCs w:val="22"/>
        </w:rPr>
        <w:t>METHODS</w:t>
      </w:r>
    </w:p>
    <w:p w14:paraId="20CE3169" w14:textId="77777777" w:rsidR="0079618D" w:rsidRPr="0079618D" w:rsidRDefault="0079618D" w:rsidP="00074268">
      <w:pPr>
        <w:tabs>
          <w:tab w:val="left" w:pos="2760"/>
        </w:tabs>
        <w:rPr>
          <w:rFonts w:ascii="Helvetica" w:hAnsi="Helvetica"/>
          <w:iCs/>
          <w:sz w:val="22"/>
          <w:szCs w:val="22"/>
        </w:rPr>
      </w:pPr>
    </w:p>
    <w:p w14:paraId="6DF93684" w14:textId="6C051FE5" w:rsidR="0036192F" w:rsidRPr="00336865" w:rsidRDefault="0036192F" w:rsidP="00074268">
      <w:pPr>
        <w:tabs>
          <w:tab w:val="left" w:pos="2760"/>
        </w:tabs>
        <w:rPr>
          <w:rFonts w:ascii="Helvetica" w:hAnsi="Helvetica"/>
          <w:i/>
          <w:sz w:val="22"/>
          <w:szCs w:val="22"/>
        </w:rPr>
      </w:pPr>
      <w:r w:rsidRPr="00336865">
        <w:rPr>
          <w:rFonts w:ascii="Helvetica" w:hAnsi="Helvetica"/>
          <w:i/>
          <w:sz w:val="22"/>
          <w:szCs w:val="22"/>
        </w:rPr>
        <w:t>Management Strategy Evaluation</w:t>
      </w:r>
      <w:r w:rsidR="003476B7" w:rsidRPr="00336865">
        <w:rPr>
          <w:rFonts w:ascii="Helvetica" w:hAnsi="Helvetica"/>
          <w:i/>
          <w:sz w:val="22"/>
          <w:szCs w:val="22"/>
        </w:rPr>
        <w:t xml:space="preserve"> Overview</w:t>
      </w:r>
    </w:p>
    <w:p w14:paraId="4AA24B29" w14:textId="66227891" w:rsidR="00C404D8" w:rsidRPr="003805EE" w:rsidRDefault="00730E93" w:rsidP="00074268">
      <w:pPr>
        <w:tabs>
          <w:tab w:val="left" w:pos="2760"/>
        </w:tabs>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evaluates the likely consequence of applying a harvest strategy, given 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r w:rsidR="00747F7D">
        <w:rPr>
          <w:rFonts w:ascii="Helvetica" w:hAnsi="Helvetica"/>
          <w:sz w:val="22"/>
          <w:szCs w:val="22"/>
        </w:rPr>
        <w:fldChar w:fldCharType="begin"/>
      </w:r>
      <w:r w:rsidR="009437F6">
        <w:rPr>
          <w:rFonts w:ascii="Helvetica" w:hAnsi="Helvetica"/>
          <w:sz w:val="22"/>
          <w:szCs w:val="22"/>
        </w:rPr>
        <w:instrText xml:space="preserve"> ADDIN EN.CITE &lt;EndNote&gt;&lt;Cite&gt;&lt;Author&gt;Smith&lt;/Author&gt;&lt;Year&gt;1994&lt;/Year&gt;&lt;RecNum&gt;6500&lt;/RecNum&gt;&lt;IDText&gt;Management strategy evaluation: the light on the hill&lt;/IDText&gt;&lt;DisplayText&gt;&lt;style face="superscript"&gt;10&lt;/style&gt;&lt;/DisplayText&gt;&lt;record&gt;&lt;rec-number&gt;6500&lt;/rec-number&gt;&lt;foreign-keys&gt;&lt;key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Pr>
          <w:rFonts w:ascii="Helvetica" w:hAnsi="Helvetica"/>
          <w:sz w:val="22"/>
          <w:szCs w:val="22"/>
        </w:rPr>
        <w:fldChar w:fldCharType="separate"/>
      </w:r>
      <w:r w:rsidR="009437F6" w:rsidRPr="009437F6">
        <w:rPr>
          <w:rFonts w:ascii="Helvetica" w:hAnsi="Helvetica"/>
          <w:noProof/>
          <w:sz w:val="22"/>
          <w:szCs w:val="22"/>
          <w:vertAlign w:val="superscript"/>
        </w:rPr>
        <w:t>10</w:t>
      </w:r>
      <w:r w:rsidR="00747F7D">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critical thresholds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w:t>
      </w:r>
      <w:r w:rsidR="00BE3AB7">
        <w:rPr>
          <w:rFonts w:ascii="Helvetica" w:hAnsi="Helvetica"/>
          <w:sz w:val="22"/>
          <w:szCs w:val="22"/>
        </w:rPr>
        <w:t xml:space="preserve">set of heuristic </w:t>
      </w:r>
      <w:r w:rsidR="00DA3304" w:rsidRPr="003805EE">
        <w:rPr>
          <w:rFonts w:ascii="Helvetica" w:hAnsi="Helvetica"/>
          <w:sz w:val="22"/>
          <w:szCs w:val="22"/>
        </w:rPr>
        <w:t>biological</w:t>
      </w:r>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825267">
        <w:rPr>
          <w:rFonts w:ascii="Helvetica" w:hAnsi="Helvetica"/>
          <w:sz w:val="22"/>
          <w:szCs w:val="22"/>
        </w:rPr>
        <w:t>MSE</w:t>
      </w:r>
      <w:r w:rsidR="009D7096" w:rsidRPr="003805EE">
        <w:rPr>
          <w:rFonts w:ascii="Helvetica" w:hAnsi="Helvetica"/>
          <w:sz w:val="22"/>
          <w:szCs w:val="22"/>
        </w:rPr>
        <w:t xml:space="preserv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DB7E29">
        <w:rPr>
          <w:rFonts w:ascii="Helvetica" w:hAnsi="Helvetica"/>
          <w:sz w:val="22"/>
          <w:szCs w:val="22"/>
        </w:rPr>
        <w:t xml:space="preserve">a </w:t>
      </w:r>
      <w:r w:rsidR="00810974">
        <w:rPr>
          <w:rFonts w:ascii="Helvetica" w:hAnsi="Helvetica"/>
          <w:sz w:val="22"/>
          <w:szCs w:val="22"/>
        </w:rPr>
        <w:t>monitoring</w:t>
      </w:r>
      <w:r w:rsidR="00DB7E29">
        <w:rPr>
          <w:rFonts w:ascii="Helvetica" w:hAnsi="Helvetica"/>
          <w:sz w:val="22"/>
          <w:szCs w:val="22"/>
        </w:rPr>
        <w:t xml:space="preserve"> process</w:t>
      </w:r>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w:t>
      </w:r>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r w:rsidR="00DB7E29">
        <w:rPr>
          <w:rFonts w:ascii="Helvetica" w:hAnsi="Helvetica"/>
          <w:sz w:val="22"/>
          <w:szCs w:val="22"/>
        </w:rPr>
        <w:t>.</w:t>
      </w:r>
    </w:p>
    <w:p w14:paraId="474B7BF5" w14:textId="77777777" w:rsidR="00A140A9" w:rsidRPr="003805EE" w:rsidRDefault="00A140A9" w:rsidP="00074268">
      <w:pPr>
        <w:tabs>
          <w:tab w:val="left" w:pos="2760"/>
        </w:tabs>
        <w:rPr>
          <w:rFonts w:ascii="Helvetica" w:hAnsi="Helvetica"/>
          <w:sz w:val="22"/>
          <w:szCs w:val="22"/>
        </w:rPr>
      </w:pPr>
    </w:p>
    <w:p w14:paraId="5751637A" w14:textId="4C815887" w:rsidR="00B70217" w:rsidRPr="009E18AC" w:rsidRDefault="004C02ED" w:rsidP="00074268">
      <w:pPr>
        <w:rPr>
          <w:rFonts w:ascii="Helvetica" w:hAnsi="Helvetica"/>
          <w:i/>
          <w:sz w:val="22"/>
          <w:szCs w:val="22"/>
        </w:rPr>
      </w:pPr>
      <w:r w:rsidRPr="00336865">
        <w:rPr>
          <w:rFonts w:ascii="Helvetica" w:hAnsi="Helvetica"/>
          <w:i/>
          <w:sz w:val="22"/>
          <w:szCs w:val="22"/>
        </w:rPr>
        <w:t xml:space="preserve">Modeling a </w:t>
      </w:r>
      <w:r w:rsidRPr="00DC4075">
        <w:rPr>
          <w:rFonts w:ascii="Helvetica" w:hAnsi="Helvetica"/>
          <w:i/>
          <w:sz w:val="22"/>
          <w:szCs w:val="22"/>
        </w:rPr>
        <w:t>Natural Resource</w:t>
      </w:r>
      <w:r w:rsidRPr="009E18AC">
        <w:rPr>
          <w:rFonts w:ascii="Helvetica" w:hAnsi="Helvetica"/>
          <w:i/>
          <w:sz w:val="22"/>
          <w:szCs w:val="22"/>
        </w:rPr>
        <w:t xml:space="preserve"> with </w:t>
      </w:r>
      <w:r w:rsidR="0079618D" w:rsidRPr="009E18AC">
        <w:rPr>
          <w:rFonts w:ascii="Helvetica" w:hAnsi="Helvetica"/>
          <w:i/>
          <w:sz w:val="22"/>
          <w:szCs w:val="22"/>
        </w:rPr>
        <w:t>Critical Biological Threshold</w:t>
      </w:r>
      <w:r w:rsidRPr="009E18AC">
        <w:rPr>
          <w:rFonts w:ascii="Helvetica" w:hAnsi="Helvetica"/>
          <w:i/>
          <w:sz w:val="22"/>
          <w:szCs w:val="22"/>
        </w:rPr>
        <w:t xml:space="preserve"> </w:t>
      </w:r>
    </w:p>
    <w:p w14:paraId="3544369A" w14:textId="52F8E519" w:rsidR="00286FDA" w:rsidRPr="003805EE" w:rsidRDefault="00286FDA" w:rsidP="00074268">
      <w:pPr>
        <w:rPr>
          <w:rFonts w:ascii="Helvetica" w:hAnsi="Helvetica"/>
          <w:sz w:val="22"/>
          <w:szCs w:val="22"/>
        </w:rPr>
      </w:pPr>
      <w:r w:rsidRPr="009E18AC">
        <w:rPr>
          <w:rFonts w:ascii="Helvetica" w:hAnsi="Helvetica"/>
          <w:sz w:val="22"/>
          <w:szCs w:val="22"/>
        </w:rPr>
        <w:t>Biological Process Model</w:t>
      </w:r>
      <w:r w:rsidRPr="009E18AC">
        <w:rPr>
          <w:rFonts w:ascii="Helvetica" w:hAnsi="Helvetica"/>
          <w:i/>
          <w:sz w:val="22"/>
          <w:szCs w:val="22"/>
        </w:rPr>
        <w:t xml:space="preserve">: </w:t>
      </w:r>
      <w:r w:rsidRPr="009E18AC">
        <w:rPr>
          <w:rFonts w:ascii="Helvetica" w:hAnsi="Helvetica"/>
          <w:sz w:val="22"/>
          <w:szCs w:val="22"/>
        </w:rPr>
        <w:t>To describe how monitoring investment is related to thresholds we focus</w:t>
      </w:r>
      <w:r w:rsidR="00BE5502" w:rsidRPr="009E18AC">
        <w:rPr>
          <w:rFonts w:ascii="Helvetica" w:hAnsi="Helvetica"/>
          <w:sz w:val="22"/>
          <w:szCs w:val="22"/>
        </w:rPr>
        <w:t>ed</w:t>
      </w:r>
      <w:r w:rsidRPr="009E18AC">
        <w:rPr>
          <w:rFonts w:ascii="Helvetica" w:hAnsi="Helvetica"/>
          <w:sz w:val="22"/>
          <w:szCs w:val="22"/>
        </w:rPr>
        <w:t xml:space="preserve"> on a</w:t>
      </w:r>
      <w:r w:rsidR="001E691A" w:rsidRPr="009E18AC">
        <w:rPr>
          <w:rFonts w:ascii="Helvetica" w:hAnsi="Helvetica"/>
          <w:sz w:val="22"/>
          <w:szCs w:val="22"/>
        </w:rPr>
        <w:t xml:space="preserve"> </w:t>
      </w:r>
      <w:r w:rsidR="001E691A" w:rsidRPr="00DC4075">
        <w:rPr>
          <w:rFonts w:ascii="Helvetica" w:hAnsi="Helvetica"/>
          <w:sz w:val="22"/>
          <w:szCs w:val="22"/>
        </w:rPr>
        <w:t>natural resource</w:t>
      </w:r>
      <w:r w:rsidR="001E691A" w:rsidRPr="009E18AC">
        <w:rPr>
          <w:rFonts w:ascii="Helvetica" w:hAnsi="Helvetica"/>
          <w:sz w:val="22"/>
          <w:szCs w:val="22"/>
        </w:rPr>
        <w:t xml:space="preserve"> system targeting a single species</w:t>
      </w:r>
      <w:r w:rsidR="000E4A0C">
        <w:rPr>
          <w:rFonts w:ascii="Helvetica" w:hAnsi="Helvetica"/>
          <w:sz w:val="22"/>
          <w:szCs w:val="22"/>
        </w:rPr>
        <w:t xml:space="preserve"> –</w:t>
      </w:r>
      <w:r w:rsidR="008F3641" w:rsidRPr="009E18AC">
        <w:rPr>
          <w:rFonts w:ascii="Helvetica" w:hAnsi="Helvetica"/>
          <w:sz w:val="22"/>
          <w:szCs w:val="22"/>
        </w:rPr>
        <w:t xml:space="preserve"> a</w:t>
      </w:r>
      <w:r w:rsidR="005416A8" w:rsidRPr="009E18AC">
        <w:rPr>
          <w:rFonts w:ascii="Helvetica" w:hAnsi="Helvetica"/>
          <w:sz w:val="22"/>
          <w:szCs w:val="22"/>
        </w:rPr>
        <w:t xml:space="preserve"> management </w:t>
      </w:r>
      <w:r w:rsidR="008F3641" w:rsidRPr="009E18AC">
        <w:rPr>
          <w:rFonts w:ascii="Helvetica" w:hAnsi="Helvetica"/>
          <w:sz w:val="22"/>
          <w:szCs w:val="22"/>
        </w:rPr>
        <w:t xml:space="preserve">system </w:t>
      </w:r>
      <w:r w:rsidR="005416A8" w:rsidRPr="009E18AC">
        <w:rPr>
          <w:rFonts w:ascii="Helvetica" w:hAnsi="Helvetica"/>
          <w:sz w:val="22"/>
          <w:szCs w:val="22"/>
        </w:rPr>
        <w:t xml:space="preserve">inspired by </w:t>
      </w:r>
      <w:r w:rsidR="008F3641" w:rsidRPr="009E18AC">
        <w:rPr>
          <w:rFonts w:ascii="Helvetica" w:hAnsi="Helvetica"/>
          <w:sz w:val="22"/>
          <w:szCs w:val="22"/>
        </w:rPr>
        <w:t>a fishery</w:t>
      </w:r>
      <w:r w:rsidRPr="009E18AC">
        <w:rPr>
          <w:rFonts w:ascii="Helvetica" w:hAnsi="Helvetica"/>
          <w:sz w:val="22"/>
          <w:szCs w:val="22"/>
        </w:rPr>
        <w:t>. We specifically modele</w:t>
      </w:r>
      <w:r w:rsidRPr="003805EE">
        <w:rPr>
          <w:rFonts w:ascii="Helvetica" w:hAnsi="Helvetica"/>
          <w:sz w:val="22"/>
          <w:szCs w:val="22"/>
        </w:rPr>
        <w:t xml:space="preserve">d species biomass through time using a </w:t>
      </w:r>
      <w:r w:rsidR="00907DBA" w:rsidRPr="003805EE">
        <w:rPr>
          <w:rFonts w:ascii="Helvetica" w:hAnsi="Helvetica"/>
          <w:sz w:val="22"/>
          <w:szCs w:val="22"/>
        </w:rPr>
        <w:t>reparametrized</w:t>
      </w:r>
      <w:r w:rsidRPr="003805EE">
        <w:rPr>
          <w:rFonts w:ascii="Helvetica" w:hAnsi="Helvetica"/>
          <w:sz w:val="22"/>
          <w:szCs w:val="22"/>
        </w:rPr>
        <w:t xml:space="preserve"> logistic model with </w:t>
      </w:r>
      <w:r w:rsidR="004B23E1">
        <w:rPr>
          <w:rFonts w:ascii="Helvetica" w:hAnsi="Helvetica"/>
          <w:sz w:val="22"/>
          <w:szCs w:val="22"/>
        </w:rPr>
        <w:t>depensation</w:t>
      </w:r>
      <w:r w:rsidRPr="003805EE">
        <w:rPr>
          <w:rFonts w:ascii="Helvetica" w:hAnsi="Helvetica"/>
          <w:sz w:val="22"/>
          <w:szCs w:val="22"/>
        </w:rPr>
        <w:t xml:space="preserve"> and resource removal </w:t>
      </w:r>
      <w:r w:rsidR="00747F7D">
        <w:rPr>
          <w:rFonts w:ascii="Helvetica" w:hAnsi="Helvetica"/>
          <w:sz w:val="22"/>
          <w:szCs w:val="22"/>
        </w:rPr>
        <w:fldChar w:fldCharType="begin"/>
      </w:r>
      <w:r w:rsidR="009437F6">
        <w:rPr>
          <w:rFonts w:ascii="Helvetica" w:hAnsi="Helvetica"/>
          <w:sz w:val="22"/>
          <w:szCs w:val="22"/>
        </w:rPr>
        <w:instrText xml:space="preserve"> ADDIN EN.CITE &lt;EndNote&gt;&lt;Cite&gt;&lt;Author&gt;Lewis&lt;/Author&gt;&lt;Year&gt;1993&lt;/Year&gt;&lt;RecNum&gt;6501&lt;/RecNum&gt;&lt;IDText&gt;Allee dynamics and the spread of invading organisms&lt;/IDText&gt;&lt;DisplayText&gt;&lt;style face="superscript"&gt;11&lt;/style&gt;&lt;/DisplayText&gt;&lt;record&gt;&lt;rec-number&gt;6501&lt;/rec-number&gt;&lt;foreign-keys&gt;&lt;key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Pr>
          <w:rFonts w:ascii="Helvetica" w:hAnsi="Helvetica"/>
          <w:sz w:val="22"/>
          <w:szCs w:val="22"/>
        </w:rPr>
        <w:fldChar w:fldCharType="separate"/>
      </w:r>
      <w:r w:rsidR="009437F6" w:rsidRPr="009437F6">
        <w:rPr>
          <w:rFonts w:ascii="Helvetica" w:hAnsi="Helvetica"/>
          <w:noProof/>
          <w:sz w:val="22"/>
          <w:szCs w:val="22"/>
          <w:vertAlign w:val="superscript"/>
        </w:rPr>
        <w:t>11</w:t>
      </w:r>
      <w:r w:rsidR="00747F7D">
        <w:rPr>
          <w:rFonts w:ascii="Helvetica" w:hAnsi="Helvetica"/>
          <w:sz w:val="22"/>
          <w:szCs w:val="22"/>
        </w:rPr>
        <w:fldChar w:fldCharType="end"/>
      </w:r>
      <w:r w:rsidRPr="003805EE">
        <w:rPr>
          <w:rFonts w:ascii="Helvetica" w:hAnsi="Helvetica"/>
          <w:sz w:val="22"/>
          <w:szCs w:val="22"/>
        </w:rPr>
        <w:t>:</w:t>
      </w:r>
    </w:p>
    <w:p w14:paraId="14EF6FD7" w14:textId="77777777" w:rsidR="00286FDA" w:rsidRPr="003805EE" w:rsidRDefault="00286FDA" w:rsidP="00074268">
      <w:pPr>
        <w:rPr>
          <w:rFonts w:ascii="Helvetica" w:hAnsi="Helvetica"/>
          <w:sz w:val="22"/>
          <w:szCs w:val="22"/>
        </w:rPr>
      </w:pPr>
    </w:p>
    <w:p w14:paraId="40A23FEE" w14:textId="2ACDA8A1" w:rsidR="00286FDA" w:rsidRPr="003805EE" w:rsidRDefault="00286FDA" w:rsidP="00074268">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074268">
      <w:pPr>
        <w:rPr>
          <w:rFonts w:ascii="Helvetica" w:hAnsi="Helvetica"/>
          <w:sz w:val="22"/>
          <w:szCs w:val="22"/>
        </w:rPr>
      </w:pPr>
    </w:p>
    <w:p w14:paraId="388A22E5" w14:textId="2BB1F84A" w:rsidR="00286FDA" w:rsidRPr="006C7FC8" w:rsidRDefault="00286FDA" w:rsidP="00074268">
      <w:pPr>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w:t>
      </w:r>
      <w:r w:rsidR="00B84A6B">
        <w:rPr>
          <w:rFonts w:ascii="Helvetica" w:hAnsi="Helvetica"/>
          <w:sz w:val="22"/>
          <w:szCs w:val="22"/>
        </w:rPr>
        <w:t xml:space="preserve"> even in the absence of harvest or other removals</w:t>
      </w:r>
      <w:r w:rsidRPr="003805EE">
        <w:rPr>
          <w:rFonts w:ascii="Helvetica" w:hAnsi="Helvetica"/>
          <w:sz w:val="22"/>
          <w:szCs w:val="22"/>
        </w:rPr>
        <w:t xml:space="preserve"> (i.e. the </w:t>
      </w:r>
      <w:r w:rsidR="009576BA">
        <w:rPr>
          <w:rFonts w:ascii="Helvetica" w:hAnsi="Helvetica"/>
          <w:sz w:val="22"/>
          <w:szCs w:val="22"/>
        </w:rPr>
        <w:t>critical biological threshold</w:t>
      </w:r>
      <w:r w:rsidR="004B23E1">
        <w:rPr>
          <w:rFonts w:ascii="Helvetica" w:hAnsi="Helvetica"/>
          <w:sz w:val="22"/>
          <w:szCs w:val="22"/>
        </w:rPr>
        <w:t xml:space="preserve">, also known as an </w:t>
      </w:r>
      <w:r w:rsidR="004B23E1" w:rsidRPr="003805EE">
        <w:rPr>
          <w:rFonts w:ascii="Helvetica" w:hAnsi="Helvetica"/>
          <w:sz w:val="22"/>
          <w:szCs w:val="22"/>
        </w:rPr>
        <w:t xml:space="preserve">Allee </w:t>
      </w:r>
      <w:r w:rsidR="004B23E1">
        <w:rPr>
          <w:rFonts w:ascii="Helvetica" w:hAnsi="Helvetica"/>
          <w:sz w:val="22"/>
          <w:szCs w:val="22"/>
        </w:rPr>
        <w:t>effect</w:t>
      </w:r>
      <w:r w:rsidR="00B84A6B">
        <w:rPr>
          <w:rFonts w:ascii="Helvetica" w:hAnsi="Helvetica"/>
          <w:sz w:val="22"/>
          <w:szCs w:val="22"/>
        </w:rPr>
        <w:t>)</w:t>
      </w:r>
      <w:r w:rsidR="00034531">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034531">
        <w:rPr>
          <w:rFonts w:ascii="Helvetica" w:hAnsi="Helvetica"/>
          <w:sz w:val="22"/>
          <w:szCs w:val="22"/>
        </w:rPr>
        <w:t xml:space="preserve"> is the yield of harvested biomass at time </w:t>
      </w:r>
      <w:r w:rsidR="00034531" w:rsidRPr="00034531">
        <w:rPr>
          <w:rFonts w:ascii="Helvetica" w:hAnsi="Helvetica"/>
          <w:i/>
          <w:iCs/>
          <w:sz w:val="22"/>
          <w:szCs w:val="22"/>
        </w:rPr>
        <w:t>t</w:t>
      </w:r>
      <w:r w:rsidRPr="003805EE">
        <w:rPr>
          <w:rFonts w:ascii="Helvetica" w:hAnsi="Helvetica"/>
          <w:sz w:val="22"/>
          <w:szCs w:val="22"/>
        </w:rPr>
        <w:t xml:space="preserve"> (Fig. S1). The strength of the </w:t>
      </w:r>
      <w:r w:rsidR="00B84A6B">
        <w:rPr>
          <w:rFonts w:ascii="Helvetica" w:hAnsi="Helvetica"/>
          <w:sz w:val="22"/>
          <w:szCs w:val="22"/>
        </w:rPr>
        <w:t xml:space="preserve">Allee effect is governed by the value of </w:t>
      </w:r>
      <w:r w:rsidRPr="003805EE">
        <w:rPr>
          <w:rFonts w:ascii="Helvetica" w:hAnsi="Helvetica"/>
          <w:i/>
          <w:sz w:val="22"/>
          <w:szCs w:val="22"/>
        </w:rPr>
        <w:t>A</w:t>
      </w:r>
      <w:r w:rsidR="00B84A6B">
        <w:rPr>
          <w:rFonts w:ascii="Helvetica" w:hAnsi="Helvetica"/>
          <w:i/>
          <w:sz w:val="22"/>
          <w:szCs w:val="22"/>
        </w:rPr>
        <w:t xml:space="preserve">: </w:t>
      </w:r>
      <w:r w:rsidR="00B84A6B">
        <w:rPr>
          <w:rFonts w:ascii="Helvetica" w:hAnsi="Helvetica"/>
          <w:sz w:val="22"/>
          <w:szCs w:val="22"/>
        </w:rPr>
        <w:t>values</w:t>
      </w:r>
      <w:r w:rsidRPr="003805EE">
        <w:rPr>
          <w:rFonts w:ascii="Helvetica" w:hAnsi="Helvetica"/>
          <w:sz w:val="22"/>
          <w:szCs w:val="22"/>
        </w:rPr>
        <w:t xml:space="preserve"> </w:t>
      </w:r>
      <w:r w:rsidRPr="003805EE">
        <w:rPr>
          <w:rFonts w:ascii="Helvetica" w:hAnsi="Helvetica" w:cs="Helvetica"/>
          <w:sz w:val="22"/>
          <w:szCs w:val="22"/>
        </w:rPr>
        <w:t xml:space="preserve">≤ </w:t>
      </w:r>
      <w:r w:rsidRPr="003805EE">
        <w:rPr>
          <w:rFonts w:ascii="Helvetica" w:hAnsi="Helvetica"/>
          <w:sz w:val="22"/>
          <w:szCs w:val="22"/>
        </w:rPr>
        <w:t>0</w:t>
      </w:r>
      <w:r w:rsidR="00F0621A">
        <w:rPr>
          <w:rFonts w:ascii="Helvetica" w:hAnsi="Helvetica"/>
          <w:sz w:val="22"/>
          <w:szCs w:val="22"/>
        </w:rPr>
        <w:t xml:space="preserve"> to</w:t>
      </w:r>
      <w:r w:rsidR="00F0621A" w:rsidRPr="003805EE">
        <w:rPr>
          <w:rFonts w:ascii="Helvetica" w:hAnsi="Helvetica"/>
          <w:sz w:val="22"/>
          <w:szCs w:val="22"/>
        </w:rPr>
        <w:t xml:space="preserve"> generat</w:t>
      </w:r>
      <w:r w:rsidR="00F0621A">
        <w:rPr>
          <w:rFonts w:ascii="Helvetica" w:hAnsi="Helvetica"/>
          <w:sz w:val="22"/>
          <w:szCs w:val="22"/>
        </w:rPr>
        <w:t>e</w:t>
      </w:r>
      <w:r w:rsidR="00F0621A" w:rsidRPr="003805EE">
        <w:rPr>
          <w:rFonts w:ascii="Helvetica" w:hAnsi="Helvetica"/>
          <w:sz w:val="22"/>
          <w:szCs w:val="22"/>
        </w:rPr>
        <w:t xml:space="preserve"> </w:t>
      </w:r>
      <w:r w:rsidRPr="003805EE">
        <w:rPr>
          <w:rFonts w:ascii="Helvetica" w:hAnsi="Helvetica"/>
          <w:sz w:val="22"/>
          <w:szCs w:val="22"/>
        </w:rPr>
        <w:t xml:space="preserve">scenarios without </w:t>
      </w:r>
      <w:r w:rsidR="00B84A6B">
        <w:rPr>
          <w:rFonts w:ascii="Helvetica" w:hAnsi="Helvetica"/>
          <w:sz w:val="22"/>
          <w:szCs w:val="22"/>
        </w:rPr>
        <w:t>Allee effects</w:t>
      </w:r>
      <w:r w:rsidRPr="003805EE">
        <w:rPr>
          <w:rFonts w:ascii="Helvetica" w:hAnsi="Helvetica"/>
          <w:sz w:val="22"/>
          <w:szCs w:val="22"/>
        </w:rPr>
        <w:t xml:space="preserve">, but </w:t>
      </w:r>
      <w:r w:rsidR="00B84A6B">
        <w:rPr>
          <w:rFonts w:ascii="Helvetica" w:hAnsi="Helvetica"/>
          <w:sz w:val="22"/>
          <w:szCs w:val="22"/>
        </w:rPr>
        <w:t>produces</w:t>
      </w:r>
      <w:r w:rsidR="00B84A6B" w:rsidRPr="003805EE">
        <w:rPr>
          <w:rFonts w:ascii="Helvetica" w:hAnsi="Helvetica"/>
          <w:sz w:val="22"/>
          <w:szCs w:val="22"/>
        </w:rPr>
        <w:t xml:space="preserve"> </w:t>
      </w:r>
      <w:r w:rsidRPr="003805EE">
        <w:rPr>
          <w:rFonts w:ascii="Helvetica" w:hAnsi="Helvetica"/>
          <w:sz w:val="22"/>
          <w:szCs w:val="22"/>
        </w:rPr>
        <w:t xml:space="preserve">a range of biomass levels where productivity becomes very low (but still positive).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w:r w:rsidR="00034531">
        <w:rPr>
          <w:rFonts w:ascii="Helvetica" w:hAnsi="Helvetica"/>
          <w:sz w:val="22"/>
          <w:szCs w:val="22"/>
        </w:rPr>
        <w:t xml:space="preserve">. </w:t>
      </w:r>
      <w:r w:rsidR="00E34618">
        <w:rPr>
          <w:rFonts w:ascii="Helvetica" w:hAnsi="Helvetica"/>
          <w:sz w:val="22"/>
          <w:szCs w:val="22"/>
        </w:rPr>
        <w:t xml:space="preserve">To test 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074268">
      <w:pPr>
        <w:rPr>
          <w:rFonts w:ascii="Helvetica" w:hAnsi="Helvetica"/>
          <w:sz w:val="22"/>
          <w:szCs w:val="22"/>
        </w:rPr>
      </w:pPr>
    </w:p>
    <w:p w14:paraId="75E88C98" w14:textId="3A517EC5" w:rsidR="00336865" w:rsidRPr="00336865" w:rsidRDefault="004352AB" w:rsidP="00074268">
      <w:pPr>
        <w:pStyle w:val="CommentText"/>
        <w:rPr>
          <w:rFonts w:ascii="Helvetica" w:hAnsi="Helvetica"/>
          <w:i/>
          <w:iCs/>
          <w:sz w:val="22"/>
          <w:szCs w:val="22"/>
        </w:rPr>
      </w:pPr>
      <w:r w:rsidRPr="00336865">
        <w:rPr>
          <w:rFonts w:ascii="Helvetica" w:hAnsi="Helvetica"/>
          <w:i/>
          <w:iCs/>
          <w:sz w:val="22"/>
          <w:szCs w:val="22"/>
        </w:rPr>
        <w:t xml:space="preserve">Monitoring </w:t>
      </w:r>
      <w:r w:rsidR="00FF7B85">
        <w:rPr>
          <w:rFonts w:ascii="Helvetica" w:hAnsi="Helvetica"/>
          <w:i/>
          <w:iCs/>
          <w:sz w:val="22"/>
          <w:szCs w:val="22"/>
        </w:rPr>
        <w:t xml:space="preserve">and Assessment </w:t>
      </w:r>
      <w:r w:rsidRPr="00336865">
        <w:rPr>
          <w:rFonts w:ascii="Helvetica" w:hAnsi="Helvetica"/>
          <w:i/>
          <w:iCs/>
          <w:sz w:val="22"/>
          <w:szCs w:val="22"/>
        </w:rPr>
        <w:t>Model</w:t>
      </w:r>
      <w:r w:rsidR="00FF7B85">
        <w:rPr>
          <w:rFonts w:ascii="Helvetica" w:hAnsi="Helvetica"/>
          <w:i/>
          <w:iCs/>
          <w:sz w:val="22"/>
          <w:szCs w:val="22"/>
        </w:rPr>
        <w:t>s</w:t>
      </w:r>
    </w:p>
    <w:p w14:paraId="1B96C9A5" w14:textId="311FDF82" w:rsidR="004352AB" w:rsidRPr="003805EE" w:rsidRDefault="004352AB" w:rsidP="00074268">
      <w:pPr>
        <w:pStyle w:val="CommentText"/>
        <w:rPr>
          <w:rFonts w:ascii="Helvetica" w:hAnsi="Helvetica"/>
          <w:sz w:val="22"/>
          <w:szCs w:val="22"/>
        </w:rPr>
      </w:pPr>
      <w:r w:rsidRPr="003805EE">
        <w:rPr>
          <w:rFonts w:ascii="Helvetica" w:hAnsi="Helvetica"/>
          <w:sz w:val="22"/>
          <w:szCs w:val="22"/>
        </w:rPr>
        <w:lastRenderedPageBreak/>
        <w:t xml:space="preserve">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and often have to make assumptions about the values</w:t>
      </w:r>
      <w:r w:rsidR="00810974">
        <w:rPr>
          <w:rFonts w:ascii="Helvetica" w:hAnsi="Helvetica"/>
          <w:sz w:val="22"/>
          <w:szCs w:val="22"/>
        </w:rPr>
        <w:t xml:space="preserve"> and uncertainty</w:t>
      </w:r>
      <w:r w:rsidR="003E7E55">
        <w:rPr>
          <w:rFonts w:ascii="Helvetica" w:hAnsi="Helvetica"/>
          <w:sz w:val="22"/>
          <w:szCs w:val="22"/>
        </w:rPr>
        <w:t xml:space="preserve"> of certain life history parameters</w:t>
      </w:r>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resource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w:t>
      </w:r>
      <w:r w:rsidR="002E6B2A">
        <w:rPr>
          <w:rFonts w:ascii="Helvetica" w:hAnsi="Helvetica"/>
          <w:sz w:val="22"/>
          <w:szCs w:val="22"/>
        </w:rPr>
        <w:t>.</w:t>
      </w:r>
      <w:r w:rsidR="00B15930">
        <w:rPr>
          <w:rFonts w:ascii="Helvetica" w:hAnsi="Helvetica"/>
          <w:sz w:val="22"/>
          <w:szCs w:val="22"/>
        </w:rPr>
        <w:t xml:space="preserve"> </w:t>
      </w:r>
      <w:r w:rsidRPr="003805EE">
        <w:rPr>
          <w:rFonts w:ascii="Helvetica" w:hAnsi="Helvetica"/>
          <w:sz w:val="22"/>
          <w:szCs w:val="22"/>
        </w:rPr>
        <w:t>We assume</w:t>
      </w:r>
      <w:r w:rsidR="003E4DCD" w:rsidRPr="003805EE">
        <w:rPr>
          <w:rFonts w:ascii="Helvetica" w:hAnsi="Helvetica"/>
          <w:sz w:val="22"/>
          <w:szCs w:val="22"/>
        </w:rPr>
        <w:t>d</w:t>
      </w:r>
      <w:r w:rsidRPr="003805EE">
        <w:rPr>
          <w:rFonts w:ascii="Helvetica" w:hAnsi="Helvetica"/>
          <w:sz w:val="22"/>
          <w:szCs w:val="22"/>
        </w:rPr>
        <w:t xml:space="preserve"> </w:t>
      </w:r>
      <w:r w:rsidR="00286628">
        <w:rPr>
          <w:rFonts w:ascii="Helvetica" w:hAnsi="Helvetica"/>
          <w:sz w:val="22"/>
          <w:szCs w:val="22"/>
        </w:rPr>
        <w:t xml:space="preserve">that </w:t>
      </w:r>
      <w:r w:rsidRPr="003805EE">
        <w:rPr>
          <w:rFonts w:ascii="Helvetica" w:hAnsi="Helvetica"/>
          <w:sz w:val="22"/>
          <w:szCs w:val="22"/>
        </w:rPr>
        <w:t xml:space="preserve">measurement error </w:t>
      </w:r>
      <w:r w:rsidR="00BF7FB1">
        <w:rPr>
          <w:rFonts w:ascii="Helvetica" w:hAnsi="Helvetica"/>
          <w:sz w:val="22"/>
          <w:szCs w:val="22"/>
        </w:rPr>
        <w:t>lowers precision</w:t>
      </w:r>
      <w:r w:rsidRPr="003805EE">
        <w:rPr>
          <w:rFonts w:ascii="Helvetica" w:hAnsi="Helvetica"/>
          <w:sz w:val="22"/>
          <w:szCs w:val="22"/>
        </w:rPr>
        <w:t xml:space="preserve"> but </w:t>
      </w:r>
      <w:r w:rsidR="00BF7FB1">
        <w:rPr>
          <w:rFonts w:ascii="Helvetica" w:hAnsi="Helvetica"/>
          <w:sz w:val="22"/>
          <w:szCs w:val="22"/>
        </w:rPr>
        <w:t>not</w:t>
      </w:r>
      <w:r w:rsidR="00BF7FB1" w:rsidRPr="003805EE">
        <w:rPr>
          <w:rFonts w:ascii="Helvetica" w:hAnsi="Helvetica"/>
          <w:sz w:val="22"/>
          <w:szCs w:val="22"/>
        </w:rPr>
        <w:t xml:space="preserve"> </w:t>
      </w:r>
      <w:r w:rsidRPr="003805EE">
        <w:rPr>
          <w:rFonts w:ascii="Helvetica" w:hAnsi="Helvetica"/>
          <w:sz w:val="22"/>
          <w:szCs w:val="22"/>
        </w:rPr>
        <w:t xml:space="preserve">accuracy, and modeled monitoring error as a log-normally distributed random variable with mean </w:t>
      </w:r>
      <m:oMath>
        <m:r>
          <w:rPr>
            <w:rFonts w:ascii="Cambria Math" w:hAnsi="Cambria Math"/>
            <w:sz w:val="22"/>
            <w:szCs w:val="22"/>
          </w:rPr>
          <m:t>-</m:t>
        </m:r>
        <m:f>
          <m:fPr>
            <m:type m:val="lin"/>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num>
          <m:den>
            <m:r>
              <w:rPr>
                <w:rFonts w:ascii="Cambria Math" w:hAnsi="Cambria Math"/>
                <w:sz w:val="22"/>
                <w:szCs w:val="22"/>
              </w:rPr>
              <m:t>2</m:t>
            </m:r>
          </m:den>
        </m:f>
      </m:oMath>
      <w:r w:rsidR="00F328CD" w:rsidRPr="003805EE">
        <w:rPr>
          <w:rFonts w:ascii="Helvetica" w:hAnsi="Helvetica"/>
          <w:sz w:val="22"/>
          <w:szCs w:val="22"/>
        </w:rPr>
        <w:t xml:space="preserve"> </w:t>
      </w:r>
      <w:r w:rsidRPr="003805EE">
        <w:rPr>
          <w:rFonts w:ascii="Helvetica" w:hAnsi="Helvetica"/>
          <w:sz w:val="22"/>
          <w:szCs w:val="22"/>
        </w:rPr>
        <w:t xml:space="preserve">and variance </w:t>
      </w:r>
      <m:oMath>
        <m:r>
          <w:rPr>
            <w:rFonts w:ascii="Cambria Math" w:hAnsi="Cambria Math"/>
            <w:sz w:val="22"/>
            <w:szCs w:val="22"/>
          </w:rPr>
          <m:t>σ</m:t>
        </m:r>
      </m:oMath>
      <w:r w:rsidR="004B23E1">
        <w:rPr>
          <w:rFonts w:ascii="Helvetica" w:hAnsi="Helvetica"/>
          <w:sz w:val="22"/>
          <w:szCs w:val="22"/>
        </w:rPr>
        <w:t>. We did not consider</w:t>
      </w:r>
      <w:r w:rsidR="007068D6">
        <w:rPr>
          <w:rFonts w:ascii="Helvetica" w:hAnsi="Helvetica"/>
          <w:sz w:val="22"/>
          <w:szCs w:val="22"/>
        </w:rPr>
        <w:t xml:space="preserve"> autocorrelation in estimation errors</w:t>
      </w:r>
      <w:r w:rsidRPr="003805EE">
        <w:rPr>
          <w:rFonts w:ascii="Helvetica" w:hAnsi="Helvetica"/>
          <w:sz w:val="22"/>
          <w:szCs w:val="22"/>
        </w:rPr>
        <w:t xml:space="preserve">. The degree of monitoring precision in any given system is generally based on the spatial extent, temporal extent, and degree to which monitoring samples are replicated. Therefore, at higher monitoring precision (lower </w:t>
      </w:r>
      <m:oMath>
        <m:r>
          <w:rPr>
            <w:rFonts w:ascii="Cambria Math" w:hAnsi="Cambria Math"/>
            <w:sz w:val="22"/>
            <w:szCs w:val="22"/>
          </w:rPr>
          <m:t>σ</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00081AA9">
        <w:rPr>
          <w:rFonts w:ascii="Helvetica" w:hAnsi="Helvetica"/>
          <w:sz w:val="22"/>
          <w:szCs w:val="22"/>
        </w:rPr>
        <w:t>ESM 1</w:t>
      </w:r>
      <w:r w:rsidR="001D1868">
        <w:rPr>
          <w:rFonts w:ascii="Helvetica" w:hAnsi="Helvetica"/>
          <w:sz w:val="22"/>
          <w:szCs w:val="22"/>
        </w:rPr>
        <w:t>, 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p>
    <w:p w14:paraId="02C27F3C" w14:textId="77777777" w:rsidR="004352AB" w:rsidRPr="003805EE" w:rsidRDefault="004352AB" w:rsidP="00074268">
      <w:pPr>
        <w:ind w:firstLine="720"/>
        <w:rPr>
          <w:rFonts w:ascii="Helvetica" w:hAnsi="Helvetica"/>
          <w:sz w:val="22"/>
          <w:szCs w:val="22"/>
        </w:rPr>
      </w:pPr>
    </w:p>
    <w:p w14:paraId="5490F213" w14:textId="77777777" w:rsidR="00336865" w:rsidRPr="00336865" w:rsidRDefault="004352AB" w:rsidP="00074268">
      <w:pPr>
        <w:rPr>
          <w:rFonts w:ascii="Helvetica" w:hAnsi="Helvetica"/>
          <w:i/>
          <w:iCs/>
          <w:sz w:val="22"/>
          <w:szCs w:val="22"/>
        </w:rPr>
      </w:pPr>
      <w:r w:rsidRPr="00336865">
        <w:rPr>
          <w:rFonts w:ascii="Helvetica" w:hAnsi="Helvetica"/>
          <w:i/>
          <w:iCs/>
          <w:sz w:val="22"/>
          <w:szCs w:val="22"/>
        </w:rPr>
        <w:t>Management Model</w:t>
      </w:r>
    </w:p>
    <w:p w14:paraId="7A97CE6D" w14:textId="6FA62972" w:rsidR="004352AB" w:rsidRPr="003805EE" w:rsidRDefault="004352AB" w:rsidP="00074268">
      <w:pPr>
        <w:rPr>
          <w:rFonts w:ascii="Helvetica" w:hAnsi="Helvetica"/>
          <w:sz w:val="22"/>
          <w:szCs w:val="22"/>
        </w:rPr>
      </w:pPr>
      <w:r w:rsidRPr="003805EE">
        <w:rPr>
          <w:rFonts w:ascii="Helvetica" w:hAnsi="Helvetica"/>
          <w:sz w:val="22"/>
          <w:szCs w:val="22"/>
        </w:rPr>
        <w:t>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286628">
        <w:rPr>
          <w:rFonts w:ascii="Helvetica" w:hAnsi="Helvetica"/>
          <w:sz w:val="22"/>
          <w:szCs w:val="22"/>
        </w:rPr>
        <w:t>or</w:t>
      </w:r>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074268">
      <w:pPr>
        <w:rPr>
          <w:rFonts w:ascii="Helvetica" w:hAnsi="Helvetica"/>
          <w:sz w:val="22"/>
          <w:szCs w:val="22"/>
        </w:rPr>
      </w:pPr>
    </w:p>
    <w:p w14:paraId="5387B971" w14:textId="77777777"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(2)</w:t>
      </w:r>
    </w:p>
    <w:p w14:paraId="18E1F952" w14:textId="77777777" w:rsidR="004352AB" w:rsidRPr="003805EE" w:rsidRDefault="004352AB" w:rsidP="00074268">
      <w:pPr>
        <w:rPr>
          <w:rFonts w:ascii="Helvetica" w:hAnsi="Helvetica"/>
          <w:sz w:val="22"/>
          <w:szCs w:val="22"/>
        </w:rPr>
      </w:pPr>
    </w:p>
    <w:p w14:paraId="30268D64" w14:textId="069049EF" w:rsidR="004352AB" w:rsidRPr="003805EE" w:rsidRDefault="00693745" w:rsidP="00074268">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074268">
      <w:pPr>
        <w:rPr>
          <w:rFonts w:ascii="Helvetica" w:hAnsi="Helvetica"/>
          <w:sz w:val="22"/>
          <w:szCs w:val="22"/>
        </w:rPr>
      </w:pPr>
    </w:p>
    <w:p w14:paraId="0AAE34B0" w14:textId="77777777" w:rsidR="004352AB" w:rsidRPr="003805EE" w:rsidRDefault="004352AB" w:rsidP="00074268">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074268">
      <w:pPr>
        <w:rPr>
          <w:rFonts w:ascii="Helvetica" w:hAnsi="Helvetica"/>
          <w:sz w:val="22"/>
          <w:szCs w:val="22"/>
        </w:rPr>
      </w:pPr>
    </w:p>
    <w:p w14:paraId="646F54CC" w14:textId="77777777" w:rsidR="00555417" w:rsidRPr="003805EE" w:rsidRDefault="004352AB" w:rsidP="00074268">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074268">
      <w:pPr>
        <w:rPr>
          <w:rFonts w:ascii="Helvetica" w:hAnsi="Helvetica"/>
          <w:sz w:val="22"/>
          <w:szCs w:val="22"/>
        </w:rPr>
      </w:pPr>
    </w:p>
    <w:p w14:paraId="524B5884" w14:textId="7ADA2D44" w:rsidR="00555417" w:rsidRPr="003805EE" w:rsidRDefault="00E0224B"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074268">
      <w:pPr>
        <w:rPr>
          <w:rFonts w:ascii="Helvetica" w:hAnsi="Helvetica"/>
          <w:sz w:val="22"/>
          <w:szCs w:val="22"/>
        </w:rPr>
      </w:pPr>
    </w:p>
    <w:p w14:paraId="11A17FCB" w14:textId="29E7038F" w:rsidR="004352AB" w:rsidRPr="003805EE" w:rsidRDefault="008F4F28" w:rsidP="00074268">
      <w:pPr>
        <w:rPr>
          <w:rFonts w:ascii="Helvetica" w:hAnsi="Helvetica"/>
          <w:sz w:val="22"/>
          <w:szCs w:val="22"/>
        </w:rPr>
      </w:pPr>
      <w:r>
        <w:rPr>
          <w:rFonts w:ascii="Helvetica" w:hAnsi="Helvetica"/>
          <w:sz w:val="22"/>
          <w:szCs w:val="22"/>
        </w:rPr>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where no harvest is allowed (i.e. the limit reference point). When the estimated population </w:t>
      </w:r>
      <w:r w:rsidR="00C64824" w:rsidRPr="003805EE">
        <w:rPr>
          <w:rFonts w:ascii="Helvetica" w:hAnsi="Helvetica"/>
          <w:sz w:val="22"/>
          <w:szCs w:val="22"/>
        </w:rPr>
        <w:t>was</w:t>
      </w:r>
      <w:r w:rsidR="004352AB" w:rsidRPr="003805EE">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the population </w:t>
      </w:r>
      <w:r w:rsidR="001149C6" w:rsidRPr="003805EE">
        <w:rPr>
          <w:rFonts w:ascii="Helvetica" w:hAnsi="Helvetica"/>
          <w:sz w:val="22"/>
          <w:szCs w:val="22"/>
        </w:rPr>
        <w:t>was</w:t>
      </w:r>
      <w:r w:rsidR="004352AB"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4352AB"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r w:rsidR="001149C6" w:rsidRPr="003805EE">
        <w:rPr>
          <w:rFonts w:ascii="Helvetica" w:hAnsi="Helvetica"/>
          <w:sz w:val="22"/>
          <w:szCs w:val="22"/>
        </w:rPr>
        <w:t>was</w:t>
      </w:r>
      <w:r w:rsidR="004352AB"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the harvest</w:t>
      </w:r>
      <w:r w:rsidR="00BB0666">
        <w:rPr>
          <w:rFonts w:ascii="Helvetica" w:hAnsi="Helvetica"/>
          <w:sz w:val="22"/>
          <w:szCs w:val="22"/>
        </w:rPr>
        <w:t xml:space="preserve"> mortality rate</w:t>
      </w:r>
      <w:r w:rsidR="004352AB" w:rsidRPr="003805EE">
        <w:rPr>
          <w:rFonts w:ascii="Helvetica" w:hAnsi="Helvetica"/>
          <w:sz w:val="22"/>
          <w:szCs w:val="22"/>
        </w:rPr>
        <w:t xml:space="preserve"> increase</w:t>
      </w:r>
      <w:r w:rsidR="001149C6" w:rsidRPr="003805EE">
        <w:rPr>
          <w:rFonts w:ascii="Helvetica" w:hAnsi="Helvetica"/>
          <w:sz w:val="22"/>
          <w:szCs w:val="22"/>
        </w:rPr>
        <w:t>d</w:t>
      </w:r>
      <w:r w:rsidR="004352AB"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p>
    <w:p w14:paraId="7BB04A16" w14:textId="77777777" w:rsidR="004352AB" w:rsidRPr="003805EE" w:rsidRDefault="004352AB" w:rsidP="00074268">
      <w:pPr>
        <w:rPr>
          <w:rFonts w:ascii="Helvetica" w:hAnsi="Helvetica"/>
          <w:sz w:val="22"/>
          <w:szCs w:val="22"/>
        </w:rPr>
      </w:pPr>
    </w:p>
    <w:p w14:paraId="351728CD" w14:textId="4310B1B1" w:rsidR="004352AB" w:rsidRPr="003805EE" w:rsidRDefault="00E0224B" w:rsidP="00074268">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074268">
      <w:pPr>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074268">
      <w:pPr>
        <w:rPr>
          <w:rFonts w:ascii="Helvetica" w:hAnsi="Helvetica"/>
          <w:sz w:val="22"/>
          <w:szCs w:val="22"/>
        </w:rPr>
      </w:pPr>
    </w:p>
    <w:p w14:paraId="454BB25C" w14:textId="5F59C69C"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074268">
      <w:pPr>
        <w:rPr>
          <w:rFonts w:ascii="Helvetica" w:hAnsi="Helvetica"/>
          <w:sz w:val="22"/>
          <w:szCs w:val="22"/>
        </w:rPr>
      </w:pPr>
    </w:p>
    <w:p w14:paraId="0E27F355" w14:textId="77777777" w:rsidR="004352AB" w:rsidRPr="003805EE" w:rsidRDefault="004352AB" w:rsidP="00074268">
      <w:pPr>
        <w:rPr>
          <w:rFonts w:ascii="Helvetica" w:hAnsi="Helvetica"/>
          <w:sz w:val="22"/>
          <w:szCs w:val="22"/>
        </w:rPr>
      </w:pPr>
      <w:r w:rsidRPr="003805EE">
        <w:rPr>
          <w:rFonts w:ascii="Helvetica" w:hAnsi="Helvetica"/>
          <w:sz w:val="22"/>
          <w:szCs w:val="22"/>
        </w:rPr>
        <w:lastRenderedPageBreak/>
        <w:t xml:space="preserve">and </w:t>
      </w:r>
    </w:p>
    <w:p w14:paraId="2651C774" w14:textId="77777777" w:rsidR="004352AB" w:rsidRPr="003805EE" w:rsidRDefault="004352AB" w:rsidP="00074268">
      <w:pPr>
        <w:rPr>
          <w:rFonts w:ascii="Helvetica" w:hAnsi="Helvetica"/>
          <w:sz w:val="22"/>
          <w:szCs w:val="22"/>
        </w:rPr>
      </w:pPr>
    </w:p>
    <w:p w14:paraId="4B987766" w14:textId="7160E446" w:rsidR="004352AB" w:rsidRPr="003805EE" w:rsidRDefault="00E0224B"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074268">
      <w:pPr>
        <w:rPr>
          <w:rFonts w:ascii="Helvetica" w:hAnsi="Helvetica"/>
          <w:sz w:val="22"/>
          <w:szCs w:val="22"/>
        </w:rPr>
      </w:pPr>
      <w:r w:rsidRPr="003805EE">
        <w:rPr>
          <w:rFonts w:ascii="Helvetica" w:hAnsi="Helvetica"/>
          <w:sz w:val="22"/>
          <w:szCs w:val="22"/>
        </w:rPr>
        <w:t xml:space="preserve">The total expected yield at time </w:t>
      </w:r>
      <w:r w:rsidRPr="003805EE">
        <w:rPr>
          <w:rFonts w:ascii="Helvetica" w:hAnsi="Helvetica"/>
          <w:i/>
          <w:sz w:val="22"/>
          <w:szCs w:val="22"/>
        </w:rPr>
        <w:t>t</w:t>
      </w:r>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074268">
      <w:pPr>
        <w:rPr>
          <w:rFonts w:ascii="Helvetica" w:hAnsi="Helvetica"/>
          <w:sz w:val="22"/>
          <w:szCs w:val="22"/>
        </w:rPr>
      </w:pPr>
    </w:p>
    <w:p w14:paraId="14114F33" w14:textId="0BDA30C0"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074268">
      <w:pPr>
        <w:tabs>
          <w:tab w:val="left" w:pos="8640"/>
        </w:tabs>
        <w:rPr>
          <w:rFonts w:ascii="Helvetica" w:hAnsi="Helvetica"/>
          <w:sz w:val="22"/>
          <w:szCs w:val="22"/>
        </w:rPr>
      </w:pPr>
    </w:p>
    <w:p w14:paraId="55C48EA9" w14:textId="41C65D8D" w:rsidR="004352AB" w:rsidRPr="003805EE" w:rsidRDefault="004352AB" w:rsidP="00074268">
      <w:pPr>
        <w:rPr>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w:t>
      </w:r>
      <w:r w:rsidR="0019036C">
        <w:rPr>
          <w:rFonts w:ascii="Helvetica" w:hAnsi="Helvetica"/>
          <w:sz w:val="22"/>
          <w:szCs w:val="22"/>
        </w:rPr>
        <w:t xml:space="preserve">ESM 1, </w:t>
      </w:r>
      <w:r w:rsidR="00B60BD9" w:rsidRPr="003805EE">
        <w:rPr>
          <w:rFonts w:ascii="Helvetica" w:hAnsi="Helvetica"/>
          <w:sz w:val="22"/>
          <w:szCs w:val="22"/>
        </w:rPr>
        <w:t xml:space="preserve">Figure S1. </w:t>
      </w:r>
    </w:p>
    <w:p w14:paraId="103D2771" w14:textId="77777777" w:rsidR="00175C87" w:rsidRPr="003805EE" w:rsidRDefault="00175C87" w:rsidP="00074268">
      <w:pPr>
        <w:rPr>
          <w:rFonts w:ascii="Helvetica" w:hAnsi="Helvetica"/>
          <w:sz w:val="22"/>
          <w:szCs w:val="22"/>
        </w:rPr>
      </w:pPr>
    </w:p>
    <w:p w14:paraId="7D429598" w14:textId="77777777" w:rsidR="00336865" w:rsidRPr="00336865" w:rsidRDefault="007F61D2" w:rsidP="00074268">
      <w:pPr>
        <w:rPr>
          <w:rFonts w:ascii="Helvetica" w:hAnsi="Helvetica"/>
          <w:i/>
          <w:iCs/>
          <w:sz w:val="22"/>
          <w:szCs w:val="22"/>
        </w:rPr>
      </w:pPr>
      <w:r w:rsidRPr="00336865">
        <w:rPr>
          <w:rFonts w:ascii="Helvetica" w:hAnsi="Helvetica"/>
          <w:i/>
          <w:iCs/>
          <w:sz w:val="22"/>
          <w:szCs w:val="22"/>
        </w:rPr>
        <w:t xml:space="preserve">Value of the </w:t>
      </w:r>
      <w:r w:rsidR="00FF6503" w:rsidRPr="00336865">
        <w:rPr>
          <w:rFonts w:ascii="Helvetica" w:hAnsi="Helvetica"/>
          <w:i/>
          <w:iCs/>
          <w:sz w:val="22"/>
          <w:szCs w:val="22"/>
        </w:rPr>
        <w:t>Resource</w:t>
      </w:r>
      <w:r w:rsidRPr="00336865">
        <w:rPr>
          <w:rFonts w:ascii="Helvetica" w:hAnsi="Helvetica"/>
          <w:i/>
          <w:iCs/>
          <w:sz w:val="22"/>
          <w:szCs w:val="22"/>
        </w:rPr>
        <w:t xml:space="preserve"> and Cost of Monitoring</w:t>
      </w:r>
    </w:p>
    <w:p w14:paraId="17B925CE" w14:textId="7B06EBE2" w:rsidR="00CD565E" w:rsidRPr="003805EE" w:rsidRDefault="00EE63D8" w:rsidP="00074268">
      <w:pPr>
        <w:rPr>
          <w:rFonts w:ascii="Helvetica" w:hAnsi="Helvetica"/>
          <w:sz w:val="22"/>
          <w:szCs w:val="22"/>
        </w:rPr>
      </w:pPr>
      <w:r>
        <w:rPr>
          <w:rFonts w:ascii="Helvetica" w:hAnsi="Helvetica"/>
          <w:sz w:val="22"/>
          <w:szCs w:val="22"/>
        </w:rPr>
        <w:t xml:space="preserve">To consider the value and cost of the resource, we used a series of standard expressions in bioeconomic modeling </w:t>
      </w:r>
      <w:r w:rsidR="00014B46">
        <w:rPr>
          <w:rFonts w:ascii="Helvetica" w:hAnsi="Helvetica"/>
          <w:sz w:val="22"/>
          <w:szCs w:val="22"/>
        </w:rPr>
        <w:fldChar w:fldCharType="begin"/>
      </w:r>
      <w:r w:rsidR="009437F6">
        <w:rPr>
          <w:rFonts w:ascii="Helvetica" w:hAnsi="Helvetica"/>
          <w:sz w:val="22"/>
          <w:szCs w:val="22"/>
        </w:rPr>
        <w:instrText xml:space="preserve"> ADDIN EN.CITE &lt;EndNote&gt;&lt;Cite&gt;&lt;Author&gt;Clark&lt;/Author&gt;&lt;Year&gt;1974&lt;/Year&gt;&lt;RecNum&gt;6503&lt;/RecNum&gt;&lt;DisplayText&gt;&lt;style face="superscript"&gt;12&lt;/style&gt;&lt;/DisplayText&gt;&lt;record&gt;&lt;rec-number&gt;6503&lt;/rec-number&gt;&lt;foreign-keys&gt;&lt;key app="EN" db-id="x0w5wa9airxrfze0ft2x20vgz0w5wpet5ftz" timestamp="1614114959" guid="6a5d7112-8e76-45c1-b41b-27ec85ffc26e"&gt;6503&lt;/key&gt;&lt;/foreign-keys&gt;&lt;ref-type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Pr>
          <w:rFonts w:ascii="Helvetica" w:hAnsi="Helvetica"/>
          <w:sz w:val="22"/>
          <w:szCs w:val="22"/>
        </w:rPr>
        <w:fldChar w:fldCharType="separate"/>
      </w:r>
      <w:r w:rsidR="009437F6" w:rsidRPr="009437F6">
        <w:rPr>
          <w:rFonts w:ascii="Helvetica" w:hAnsi="Helvetica"/>
          <w:noProof/>
          <w:sz w:val="22"/>
          <w:szCs w:val="22"/>
          <w:vertAlign w:val="superscript"/>
        </w:rPr>
        <w:t>12</w:t>
      </w:r>
      <w:r w:rsidR="00014B46">
        <w:rPr>
          <w:rFonts w:ascii="Helvetica" w:hAnsi="Helvetica"/>
          <w:sz w:val="22"/>
          <w:szCs w:val="22"/>
        </w:rPr>
        <w:fldChar w:fldCharType="end"/>
      </w:r>
      <w:r>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074268">
      <w:pPr>
        <w:rPr>
          <w:rFonts w:ascii="Helvetica" w:hAnsi="Helvetica"/>
          <w:sz w:val="22"/>
          <w:szCs w:val="22"/>
        </w:rPr>
      </w:pPr>
    </w:p>
    <w:p w14:paraId="68717DBD" w14:textId="780DFEFA" w:rsidR="00CD565E" w:rsidRPr="003805EE" w:rsidRDefault="006B5E99"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074268">
      <w:pPr>
        <w:rPr>
          <w:rFonts w:ascii="Helvetica" w:hAnsi="Helvetica"/>
          <w:sz w:val="22"/>
          <w:szCs w:val="22"/>
        </w:rPr>
      </w:pPr>
    </w:p>
    <w:p w14:paraId="598787DC" w14:textId="0DFD1227" w:rsidR="004F6D9D" w:rsidRPr="003805EE" w:rsidRDefault="006B5E99" w:rsidP="00074268">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resource</w:t>
      </w:r>
      <w:r w:rsidR="00D437CB">
        <w:rPr>
          <w:rFonts w:ascii="Helvetica" w:hAnsi="Helvetica"/>
          <w:sz w:val="22"/>
          <w:szCs w:val="22"/>
        </w:rPr>
        <w:t>,</w:t>
      </w:r>
      <w:r w:rsidR="009E4C2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D437CB">
        <w:rPr>
          <w:rFonts w:ascii="Helvetica" w:hAnsi="Helvetica"/>
          <w:sz w:val="22"/>
          <w:szCs w:val="22"/>
        </w:rPr>
        <w:t>is the</w:t>
      </w:r>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r w:rsidR="009E4C29" w:rsidRPr="00D13868">
        <w:rPr>
          <w:rFonts w:ascii="Helvetica" w:hAnsi="Helvetica"/>
          <w:i/>
          <w:iCs/>
          <w:sz w:val="22"/>
          <w:szCs w:val="22"/>
        </w:rPr>
        <w:t>t</w:t>
      </w:r>
      <w:r w:rsidR="009E4C29" w:rsidRPr="003805EE">
        <w:rPr>
          <w:rFonts w:ascii="Helvetica" w:hAnsi="Helvetica"/>
          <w:sz w:val="22"/>
          <w:szCs w:val="22"/>
        </w:rPr>
        <w:t>.</w:t>
      </w:r>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w:t>
      </w:r>
      <w:r w:rsidR="00D437CB">
        <w:rPr>
          <w:rFonts w:ascii="Helvetica" w:hAnsi="Helvetica"/>
          <w:sz w:val="22"/>
          <w:szCs w:val="22"/>
        </w:rPr>
        <w:t>e</w:t>
      </w:r>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w:t>
      </w:r>
      <w:r w:rsidR="00D437CB">
        <w:rPr>
          <w:rFonts w:ascii="Helvetica" w:hAnsi="Helvetica"/>
          <w:sz w:val="22"/>
          <w:szCs w:val="22"/>
        </w:rPr>
        <w:t>e</w:t>
      </w:r>
      <w:r w:rsidR="00756CE0" w:rsidRPr="003805EE">
        <w:rPr>
          <w:rFonts w:ascii="Helvetica" w:hAnsi="Helvetica"/>
          <w:sz w:val="22"/>
          <w:szCs w:val="22"/>
        </w:rPr>
        <w:t xml:space="preserve">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074268">
      <w:pPr>
        <w:rPr>
          <w:rFonts w:ascii="Helvetica" w:hAnsi="Helvetica"/>
          <w:sz w:val="22"/>
          <w:szCs w:val="22"/>
        </w:rPr>
      </w:pPr>
    </w:p>
    <w:p w14:paraId="1B047948" w14:textId="3E686897" w:rsidR="004F6D9D" w:rsidRPr="003805EE" w:rsidRDefault="00B60AEC"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074268">
      <w:pPr>
        <w:rPr>
          <w:rFonts w:ascii="Helvetica" w:hAnsi="Helvetica"/>
          <w:sz w:val="22"/>
          <w:szCs w:val="22"/>
        </w:rPr>
      </w:pPr>
    </w:p>
    <w:p w14:paraId="5389506E" w14:textId="5781FAA4" w:rsidR="002621A5" w:rsidRPr="003805EE" w:rsidRDefault="00103088" w:rsidP="00074268">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074268">
      <w:pPr>
        <w:rPr>
          <w:rFonts w:ascii="Helvetica" w:hAnsi="Helvetica"/>
          <w:sz w:val="22"/>
          <w:szCs w:val="22"/>
        </w:rPr>
      </w:pPr>
    </w:p>
    <w:p w14:paraId="50E6A94A" w14:textId="0D8EF9D4" w:rsidR="002621A5" w:rsidRPr="003805EE" w:rsidRDefault="00D37D10"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074268">
      <w:pPr>
        <w:rPr>
          <w:rFonts w:ascii="Helvetica" w:hAnsi="Helvetica"/>
          <w:sz w:val="22"/>
          <w:szCs w:val="22"/>
        </w:rPr>
      </w:pPr>
    </w:p>
    <w:p w14:paraId="7D70D97A" w14:textId="6703D5AA" w:rsidR="002621A5" w:rsidRDefault="00615385" w:rsidP="00074268">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 xml:space="preserve">the </w:t>
      </w:r>
      <w:r w:rsidR="007068D6">
        <w:rPr>
          <w:rFonts w:ascii="Helvetica" w:hAnsi="Helvetica"/>
          <w:sz w:val="22"/>
          <w:szCs w:val="22"/>
        </w:rPr>
        <w:t xml:space="preserve">future value is discounted </w:t>
      </w:r>
      <w:r w:rsidR="00804B7F">
        <w:rPr>
          <w:rFonts w:ascii="Helvetica" w:hAnsi="Helvetica"/>
          <w:sz w:val="22"/>
          <w:szCs w:val="22"/>
        </w:rPr>
        <w:t>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074268">
      <w:pPr>
        <w:rPr>
          <w:rFonts w:ascii="Helvetica" w:hAnsi="Helvetica"/>
          <w:sz w:val="22"/>
          <w:szCs w:val="22"/>
        </w:rPr>
      </w:pPr>
    </w:p>
    <w:p w14:paraId="4FDA4DE7" w14:textId="40BFA9B6" w:rsidR="002621A5" w:rsidRPr="003805EE" w:rsidRDefault="00E0224B" w:rsidP="00074268">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64D969D4" w14:textId="5A353692" w:rsidR="00A56584" w:rsidRDefault="00F9417D" w:rsidP="00074268">
      <w:pPr>
        <w:rPr>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r w:rsidR="0019036C">
        <w:rPr>
          <w:rFonts w:ascii="Helvetica" w:hAnsi="Helvetica"/>
          <w:sz w:val="22"/>
          <w:szCs w:val="22"/>
        </w:rPr>
        <w:t>For a description of all parameters see ESM 2, Table S2.</w:t>
      </w:r>
    </w:p>
    <w:p w14:paraId="74250B00" w14:textId="77777777" w:rsidR="00A56584" w:rsidRDefault="00A56584" w:rsidP="00074268">
      <w:pPr>
        <w:rPr>
          <w:rFonts w:ascii="Helvetica" w:hAnsi="Helvetica"/>
          <w:sz w:val="22"/>
          <w:szCs w:val="22"/>
        </w:rPr>
      </w:pPr>
    </w:p>
    <w:p w14:paraId="05716C75" w14:textId="1C6B55DB" w:rsidR="00A56584" w:rsidRDefault="00A56584" w:rsidP="00074268">
      <w:pPr>
        <w:rPr>
          <w:rFonts w:ascii="Helvetica" w:hAnsi="Helvetica"/>
          <w:iCs/>
          <w:sz w:val="22"/>
          <w:szCs w:val="22"/>
        </w:rPr>
      </w:pPr>
      <w:r>
        <w:rPr>
          <w:rFonts w:ascii="Helvetica" w:hAnsi="Helvetica"/>
          <w:sz w:val="22"/>
          <w:szCs w:val="22"/>
        </w:rPr>
        <w:lastRenderedPageBreak/>
        <w:t xml:space="preserve">We 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10FE8">
        <w:rPr>
          <w:rFonts w:ascii="Helvetica" w:hAnsi="Helvetica"/>
          <w:sz w:val="22"/>
          <w:szCs w:val="22"/>
        </w:rPr>
        <w:t xml:space="preserve"> for the harvested population</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we measured a series of response variables</w:t>
      </w:r>
      <w:r>
        <w:rPr>
          <w:rFonts w:ascii="Helvetica" w:hAnsi="Helvetica"/>
          <w:sz w:val="22"/>
          <w:szCs w:val="22"/>
        </w:rPr>
        <w:t xml:space="preserve"> to characterize model behavior</w:t>
      </w:r>
      <w:r w:rsidR="008A5938" w:rsidRPr="003805EE">
        <w:rPr>
          <w:rFonts w:ascii="Helvetica" w:hAnsi="Helvetica"/>
          <w:sz w:val="22"/>
          <w:szCs w:val="22"/>
        </w:rPr>
        <w:t>: (</w:t>
      </w:r>
      <w:r>
        <w:rPr>
          <w:rFonts w:ascii="Helvetica" w:hAnsi="Helvetica"/>
          <w:sz w:val="22"/>
          <w:szCs w:val="22"/>
        </w:rPr>
        <w:t>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A10FE8">
        <w:rPr>
          <w:rFonts w:ascii="Helvetica" w:hAnsi="Helvetica"/>
          <w:sz w:val="22"/>
          <w:szCs w:val="22"/>
        </w:rPr>
        <w:t>population</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as the “danger zone” </w:t>
      </w:r>
      <w:r w:rsidR="008027B7">
        <w:rPr>
          <w:rFonts w:ascii="Helvetica" w:hAnsi="Helvetica"/>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Pr>
          <w:rFonts w:ascii="Helvetica" w:hAnsi="Helvetica"/>
          <w:iCs/>
          <w:sz w:val="22"/>
          <w:szCs w:val="22"/>
        </w:rPr>
        <w:t xml:space="preserve">following the food and agriculture definition of overfished. </w:t>
      </w:r>
    </w:p>
    <w:p w14:paraId="4767035E" w14:textId="41277185" w:rsidR="00995761" w:rsidRPr="003805EE" w:rsidRDefault="00995761" w:rsidP="00074268">
      <w:pPr>
        <w:tabs>
          <w:tab w:val="left" w:pos="2760"/>
        </w:tabs>
        <w:rPr>
          <w:rFonts w:ascii="Helvetica" w:hAnsi="Helvetica"/>
          <w:i/>
          <w:sz w:val="22"/>
          <w:szCs w:val="22"/>
        </w:rPr>
      </w:pPr>
    </w:p>
    <w:p w14:paraId="3AE184EC" w14:textId="77777777" w:rsidR="00A56584" w:rsidRDefault="00A56584" w:rsidP="00074268">
      <w:pPr>
        <w:rPr>
          <w:rFonts w:ascii="Helvetica" w:hAnsi="Helvetica"/>
          <w:bCs/>
          <w:i/>
          <w:iCs/>
          <w:sz w:val="22"/>
          <w:szCs w:val="22"/>
        </w:rPr>
      </w:pPr>
      <w:r w:rsidRPr="0079618D">
        <w:rPr>
          <w:rFonts w:ascii="Helvetica" w:hAnsi="Helvetica"/>
          <w:bCs/>
          <w:i/>
          <w:iCs/>
          <w:sz w:val="22"/>
          <w:szCs w:val="22"/>
        </w:rPr>
        <w:t>Scenario Analysis</w:t>
      </w:r>
    </w:p>
    <w:p w14:paraId="78B52ECB" w14:textId="6C94020E" w:rsidR="00A56584" w:rsidRDefault="00A56584" w:rsidP="00074268">
      <w:pPr>
        <w:rPr>
          <w:rFonts w:ascii="Helvetica" w:hAnsi="Helvetica"/>
          <w:iCs/>
          <w:sz w:val="22"/>
          <w:szCs w:val="22"/>
        </w:rPr>
      </w:pPr>
    </w:p>
    <w:p w14:paraId="556226B9" w14:textId="77777777" w:rsidR="00613771" w:rsidRPr="00613771" w:rsidRDefault="00613771" w:rsidP="00074268">
      <w:pPr>
        <w:rPr>
          <w:rFonts w:ascii="Helvetica" w:hAnsi="Helvetica"/>
          <w:iCs/>
          <w:sz w:val="22"/>
          <w:szCs w:val="22"/>
          <w:u w:val="single"/>
        </w:rPr>
      </w:pPr>
      <w:r w:rsidRPr="00613771">
        <w:rPr>
          <w:rFonts w:ascii="Helvetica" w:hAnsi="Helvetica"/>
          <w:iCs/>
          <w:sz w:val="22"/>
          <w:szCs w:val="22"/>
          <w:u w:val="single"/>
        </w:rPr>
        <w:t xml:space="preserve">How do monitoring precision and harvest rate affect the risk of population collapse and the value of the resource?  </w:t>
      </w:r>
    </w:p>
    <w:p w14:paraId="2EB5E528" w14:textId="77777777" w:rsidR="003601E3" w:rsidRPr="00A56584" w:rsidRDefault="003601E3" w:rsidP="00074268">
      <w:pPr>
        <w:rPr>
          <w:rFonts w:ascii="Helvetica" w:hAnsi="Helvetica"/>
          <w:iCs/>
          <w:sz w:val="22"/>
          <w:szCs w:val="22"/>
          <w:u w:val="single"/>
        </w:rPr>
      </w:pPr>
    </w:p>
    <w:p w14:paraId="4C4CB928" w14:textId="6060AF3C" w:rsidR="003601E3" w:rsidRDefault="00864C8A" w:rsidP="00074268">
      <w:pPr>
        <w:rPr>
          <w:rFonts w:ascii="Helvetica" w:hAnsi="Helvetica"/>
          <w:iCs/>
          <w:sz w:val="22"/>
          <w:szCs w:val="22"/>
        </w:rPr>
      </w:pPr>
      <w:r>
        <w:rPr>
          <w:rFonts w:ascii="Helvetica" w:hAnsi="Helvetica"/>
          <w:sz w:val="22"/>
          <w:szCs w:val="22"/>
        </w:rPr>
        <w:t xml:space="preserve">We quantified how changes in monitoring precision and </w:t>
      </w:r>
      <w:r w:rsidR="00D12989">
        <w:rPr>
          <w:rFonts w:ascii="Helvetica" w:hAnsi="Helvetica"/>
          <w:sz w:val="22"/>
          <w:szCs w:val="22"/>
        </w:rPr>
        <w:t xml:space="preserve">the maximum </w:t>
      </w:r>
      <w:r>
        <w:rPr>
          <w:rFonts w:ascii="Helvetica" w:hAnsi="Helvetica"/>
          <w:sz w:val="22"/>
          <w:szCs w:val="22"/>
        </w:rPr>
        <w:t>harvest rate</w:t>
      </w:r>
      <w:r w:rsidR="00D12989">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D12989">
        <w:rPr>
          <w:rFonts w:ascii="Helvetica" w:hAnsi="Helvetica"/>
          <w:sz w:val="22"/>
          <w:szCs w:val="22"/>
        </w:rPr>
        <w:t xml:space="preserve">) </w:t>
      </w:r>
      <w:r>
        <w:rPr>
          <w:rFonts w:ascii="Helvetica" w:hAnsi="Helvetica"/>
          <w:sz w:val="22"/>
          <w:szCs w:val="22"/>
        </w:rPr>
        <w:t xml:space="preserve">affected the Net Present Value and risk of population collapse by simulating </w:t>
      </w:r>
      <w:r w:rsidR="003601E3">
        <w:rPr>
          <w:rFonts w:ascii="Helvetica" w:hAnsi="Helvetica"/>
          <w:sz w:val="22"/>
          <w:szCs w:val="22"/>
        </w:rPr>
        <w:t xml:space="preserve">10,000 iterations of 50-year simulations </w:t>
      </w:r>
      <w:r w:rsidR="003601E3" w:rsidRPr="003805EE">
        <w:rPr>
          <w:rFonts w:ascii="Helvetica" w:hAnsi="Helvetica"/>
          <w:sz w:val="22"/>
          <w:szCs w:val="22"/>
        </w:rPr>
        <w:t xml:space="preserve">for a range of monitoring investment (CV of </w:t>
      </w:r>
      <w:r w:rsidR="003601E3">
        <w:rPr>
          <w:rFonts w:ascii="Helvetica" w:hAnsi="Helvetica"/>
          <w:sz w:val="22"/>
          <w:szCs w:val="22"/>
        </w:rPr>
        <w:t>b</w:t>
      </w:r>
      <w:r w:rsidR="003601E3" w:rsidRPr="003805EE">
        <w:rPr>
          <w:rFonts w:ascii="Helvetica" w:hAnsi="Helvetica"/>
          <w:sz w:val="22"/>
          <w:szCs w:val="22"/>
        </w:rPr>
        <w:t xml:space="preserve">iomass: 0.0 – 0.5) and a proportion of maximum </w:t>
      </w:r>
      <w:r w:rsidR="00E10AB0">
        <w:rPr>
          <w:rFonts w:ascii="Helvetica" w:hAnsi="Helvetica"/>
          <w:sz w:val="22"/>
          <w:szCs w:val="22"/>
        </w:rPr>
        <w:t>harvest</w:t>
      </w:r>
      <w:r w:rsidR="003601E3" w:rsidRPr="003805EE">
        <w:rPr>
          <w:rFonts w:ascii="Helvetica" w:hAnsi="Helvetica"/>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601E3" w:rsidRPr="003805EE">
        <w:rPr>
          <w:rFonts w:ascii="Helvetica" w:hAnsi="Helvetica"/>
          <w:sz w:val="22"/>
          <w:szCs w:val="22"/>
        </w:rPr>
        <w:t>)</w:t>
      </w:r>
      <w:r>
        <w:rPr>
          <w:rFonts w:ascii="Helvetica" w:hAnsi="Helvetica"/>
          <w:sz w:val="22"/>
          <w:szCs w:val="22"/>
        </w:rPr>
        <w:t xml:space="preserve">. Here, the proportion of maximum </w:t>
      </w:r>
      <w:r w:rsidR="004B78E3">
        <w:rPr>
          <w:rFonts w:ascii="Helvetica" w:hAnsi="Helvetica"/>
          <w:sz w:val="22"/>
          <w:szCs w:val="22"/>
        </w:rPr>
        <w:t>harvest</w:t>
      </w:r>
      <w:r>
        <w:rPr>
          <w:rFonts w:ascii="Helvetica" w:hAnsi="Helvetica"/>
          <w:sz w:val="22"/>
          <w:szCs w:val="22"/>
        </w:rPr>
        <w:t xml:space="preserve"> rate (</w:t>
      </w:r>
      <m:oMath>
        <m:r>
          <w:rPr>
            <w:rFonts w:ascii="Cambria Math" w:hAnsi="Cambria Math"/>
            <w:sz w:val="22"/>
            <w:szCs w:val="22"/>
          </w:rPr>
          <m:t>p</m:t>
        </m:r>
      </m:oMath>
      <w:r>
        <w:rPr>
          <w:rFonts w:ascii="Helvetica" w:hAnsi="Helvetica"/>
          <w:sz w:val="22"/>
          <w:szCs w:val="22"/>
        </w:rPr>
        <w:t>)</w:t>
      </w:r>
      <w:r w:rsidR="003601E3" w:rsidRPr="003805EE">
        <w:rPr>
          <w:rFonts w:ascii="Helvetica" w:hAnsi="Helvetica"/>
          <w:sz w:val="22"/>
          <w:szCs w:val="22"/>
        </w:rPr>
        <w:t xml:space="preserve"> was explored from 0.0 – 2.0 </w:t>
      </w:r>
      <w:r w:rsidR="004B78E3">
        <w:rPr>
          <w:rFonts w:ascii="Helvetica" w:hAnsi="Helvetica"/>
          <w:sz w:val="22"/>
          <w:szCs w:val="22"/>
        </w:rPr>
        <w:t xml:space="preserve">with a </w:t>
      </w:r>
      <w:r w:rsidR="003601E3" w:rsidRPr="003805EE">
        <w:rPr>
          <w:rFonts w:ascii="Helvetica" w:hAnsi="Helvetica"/>
          <w:sz w:val="22"/>
          <w:szCs w:val="22"/>
        </w:rPr>
        <w:t>start</w:t>
      </w:r>
      <w:r w:rsidR="004B78E3">
        <w:rPr>
          <w:rFonts w:ascii="Helvetica" w:hAnsi="Helvetica"/>
          <w:sz w:val="22"/>
          <w:szCs w:val="22"/>
        </w:rPr>
        <w:t>ing</w:t>
      </w:r>
      <w:r w:rsidR="003601E3" w:rsidRPr="003805EE">
        <w:rPr>
          <w:rFonts w:ascii="Helvetica" w:hAnsi="Helvetica"/>
          <w:sz w:val="22"/>
          <w:szCs w:val="22"/>
        </w:rPr>
        <w:t xml:space="preserve"> </w:t>
      </w:r>
      <w:r w:rsidR="004B78E3">
        <w:rPr>
          <w:rFonts w:ascii="Helvetica" w:hAnsi="Helvetica"/>
          <w:sz w:val="22"/>
          <w:szCs w:val="22"/>
        </w:rPr>
        <w:t>p</w:t>
      </w:r>
      <w:r w:rsidR="003601E3">
        <w:rPr>
          <w:rFonts w:ascii="Helvetica" w:hAnsi="Helvetica"/>
          <w:sz w:val="22"/>
          <w:szCs w:val="22"/>
        </w:rPr>
        <w:t xml:space="preserve">opulation </w:t>
      </w:r>
      <w:r w:rsidR="004B78E3">
        <w:rPr>
          <w:rFonts w:ascii="Helvetica" w:hAnsi="Helvetica"/>
          <w:sz w:val="22"/>
          <w:szCs w:val="22"/>
        </w:rPr>
        <w:t>size a carrying</w:t>
      </w:r>
      <w:r w:rsidR="003601E3">
        <w:rPr>
          <w:rFonts w:ascii="Helvetica" w:hAnsi="Helvetica"/>
          <w:sz w:val="22"/>
          <w:szCs w:val="22"/>
        </w:rPr>
        <w:t xml:space="preserve"> capacity</w:t>
      </w:r>
      <w:r w:rsidR="004B78E3">
        <w:rPr>
          <w:rFonts w:ascii="Helvetica" w:hAnsi="Helvetica"/>
          <w:sz w:val="22"/>
          <w:szCs w:val="22"/>
        </w:rPr>
        <w:t xml:space="preserve"> (</w:t>
      </w:r>
      <w:r w:rsidR="00FF7B85">
        <w:rPr>
          <w:rFonts w:ascii="Helvetica" w:hAnsi="Helvetica"/>
          <w:i/>
          <w:iCs/>
          <w:sz w:val="22"/>
          <w:szCs w:val="22"/>
        </w:rPr>
        <w:t>K</w:t>
      </w:r>
      <w:r w:rsidR="004B78E3">
        <w:rPr>
          <w:rFonts w:ascii="Helvetica" w:hAnsi="Helvetica"/>
          <w:sz w:val="22"/>
          <w:szCs w:val="22"/>
        </w:rPr>
        <w:t>)</w:t>
      </w:r>
      <w:r w:rsidR="003601E3">
        <w:rPr>
          <w:rFonts w:ascii="Helvetica" w:hAnsi="Helvetica"/>
          <w:sz w:val="22"/>
          <w:szCs w:val="22"/>
        </w:rPr>
        <w:t xml:space="preserve">. </w:t>
      </w:r>
      <w:r w:rsidR="00D251C2">
        <w:rPr>
          <w:rFonts w:ascii="Helvetica" w:hAnsi="Helvetica"/>
          <w:sz w:val="22"/>
          <w:szCs w:val="22"/>
        </w:rPr>
        <w:t>To</w:t>
      </w:r>
      <w:r w:rsidR="003601E3"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precision, we extracted example time series from </w:t>
      </w:r>
      <w:r w:rsidR="00E50E84">
        <w:rPr>
          <w:rFonts w:ascii="Helvetica" w:hAnsi="Helvetica"/>
          <w:sz w:val="22"/>
          <w:szCs w:val="22"/>
        </w:rPr>
        <w:t>low precision (CV = 0.5) and high precision monitoring (CV = 0.1)</w:t>
      </w:r>
      <w:r w:rsidR="00B351B2">
        <w:rPr>
          <w:rFonts w:ascii="Helvetica" w:hAnsi="Helvetica"/>
          <w:sz w:val="22"/>
          <w:szCs w:val="22"/>
        </w:rPr>
        <w:t xml:space="preserve"> </w:t>
      </w:r>
      <w:r w:rsidR="004B78E3">
        <w:rPr>
          <w:rFonts w:ascii="Helvetica" w:hAnsi="Helvetica"/>
          <w:sz w:val="22"/>
          <w:szCs w:val="22"/>
        </w:rPr>
        <w:t>harvest</w:t>
      </w:r>
      <w:r w:rsidR="00B351B2">
        <w:rPr>
          <w:rFonts w:ascii="Helvetica" w:hAnsi="Helvetica"/>
          <w:sz w:val="22"/>
          <w:szCs w:val="22"/>
        </w:rPr>
        <w:t xml:space="preserve">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precision and maximum harvest rates</w:t>
      </w:r>
      <w:r w:rsidR="0079739E">
        <w:rPr>
          <w:rFonts w:ascii="Helvetica" w:hAnsi="Helvetica"/>
          <w:sz w:val="22"/>
          <w:szCs w:val="22"/>
        </w:rPr>
        <w:t xml:space="preserve">. </w:t>
      </w:r>
    </w:p>
    <w:p w14:paraId="038E93A6" w14:textId="77777777" w:rsidR="00A56584" w:rsidRPr="00D13868" w:rsidRDefault="00A56584" w:rsidP="00074268">
      <w:pPr>
        <w:rPr>
          <w:rFonts w:ascii="Helvetica" w:hAnsi="Helvetica"/>
          <w:iCs/>
          <w:sz w:val="22"/>
          <w:szCs w:val="22"/>
        </w:rPr>
      </w:pPr>
    </w:p>
    <w:p w14:paraId="59D11283" w14:textId="77777777" w:rsidR="00A56584" w:rsidRPr="0079618D" w:rsidRDefault="00A56584" w:rsidP="00074268">
      <w:pPr>
        <w:rPr>
          <w:rFonts w:ascii="Helvetica" w:hAnsi="Helvetica"/>
          <w:iCs/>
          <w:sz w:val="22"/>
          <w:szCs w:val="22"/>
          <w:u w:val="single"/>
        </w:rPr>
      </w:pPr>
      <w:r w:rsidRPr="0079618D">
        <w:rPr>
          <w:rFonts w:ascii="Helvetica" w:hAnsi="Helvetica"/>
          <w:iCs/>
          <w:sz w:val="22"/>
          <w:szCs w:val="22"/>
          <w:u w:val="single"/>
        </w:rPr>
        <w:t>Does the value of monitoring increase with higher proximity to a critical threshold? If not, why?</w:t>
      </w:r>
    </w:p>
    <w:p w14:paraId="5343EE80" w14:textId="77777777" w:rsidR="00D437CB" w:rsidRDefault="00D437CB" w:rsidP="00074268">
      <w:pPr>
        <w:rPr>
          <w:rFonts w:ascii="Helvetica" w:hAnsi="Helvetica"/>
          <w:b/>
          <w:sz w:val="22"/>
          <w:szCs w:val="22"/>
        </w:rPr>
      </w:pPr>
    </w:p>
    <w:p w14:paraId="55E50D9D" w14:textId="2F04C8C8" w:rsidR="00EB4914" w:rsidRDefault="00E10AB0" w:rsidP="00074268">
      <w:pPr>
        <w:rPr>
          <w:rFonts w:ascii="Helvetica" w:hAnsi="Helvetica"/>
          <w:sz w:val="22"/>
          <w:szCs w:val="22"/>
        </w:rPr>
      </w:pPr>
      <w:r>
        <w:rPr>
          <w:rFonts w:ascii="Helvetica" w:hAnsi="Helvetica"/>
          <w:sz w:val="22"/>
          <w:szCs w:val="22"/>
        </w:rPr>
        <w:t xml:space="preserve">We hypothesized that populations spending higher amounts of time close to a critical threshold would benefit most from high precision monitoring. To test this </w:t>
      </w:r>
      <w:r w:rsidR="00FF7B85">
        <w:rPr>
          <w:rFonts w:ascii="Helvetica" w:hAnsi="Helvetica"/>
          <w:sz w:val="22"/>
          <w:szCs w:val="22"/>
        </w:rPr>
        <w:t xml:space="preserve">hypothesis, </w:t>
      </w:r>
      <w:r>
        <w:rPr>
          <w:rFonts w:ascii="Helvetica" w:hAnsi="Helvetica"/>
          <w:sz w:val="22"/>
          <w:szCs w:val="22"/>
        </w:rPr>
        <w:t>we compared</w:t>
      </w:r>
      <w:r w:rsidR="00E17B39">
        <w:rPr>
          <w:rFonts w:ascii="Helvetica" w:hAnsi="Helvetica"/>
          <w:sz w:val="22"/>
          <w:szCs w:val="22"/>
        </w:rPr>
        <w:t xml:space="preserve"> how the amount of time a simulated population spent in the danger zone</w:t>
      </w:r>
      <w:r w:rsidR="00FF7B85">
        <w:rPr>
          <w:rFonts w:ascii="Helvetica" w:hAnsi="Helvetica"/>
          <w:sz w:val="22"/>
          <w:szCs w:val="22"/>
        </w:rPr>
        <w:t xml:space="preserve"> (&lt;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FF7B85">
        <w:rPr>
          <w:rFonts w:ascii="Helvetica" w:hAnsi="Helvetica"/>
          <w:sz w:val="22"/>
          <w:szCs w:val="22"/>
        </w:rPr>
        <w:t xml:space="preserve">) </w:t>
      </w:r>
      <w:r w:rsidR="00E17B39">
        <w:rPr>
          <w:rFonts w:ascii="Helvetica" w:hAnsi="Helvetica"/>
          <w:sz w:val="22"/>
          <w:szCs w:val="22"/>
        </w:rPr>
        <w:t xml:space="preserve">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precision</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w:t>
      </w:r>
      <w:r w:rsidR="006C3388">
        <w:rPr>
          <w:rFonts w:ascii="Helvetica" w:hAnsi="Helvetica"/>
          <w:sz w:val="22"/>
          <w:szCs w:val="22"/>
        </w:rPr>
        <w:t xml:space="preserve"> (the benefits of monitoring)</w:t>
      </w:r>
      <w:r w:rsidR="004449E9">
        <w:rPr>
          <w:rFonts w:ascii="Helvetica" w:hAnsi="Helvetica"/>
          <w:sz w:val="22"/>
          <w:szCs w:val="22"/>
        </w:rPr>
        <w:t xml:space="preserve"> changed as harvest rates</w:t>
      </w:r>
      <w:r w:rsidR="00C060B5">
        <w:rPr>
          <w:rFonts w:ascii="Helvetica" w:hAnsi="Helvetica"/>
          <w:sz w:val="22"/>
          <w:szCs w:val="22"/>
        </w:rPr>
        <w:t xml:space="preserve"> increase</w:t>
      </w:r>
      <w:r w:rsidR="005C762B">
        <w:rPr>
          <w:rFonts w:ascii="Helvetica" w:hAnsi="Helvetica"/>
          <w:sz w:val="22"/>
          <w:szCs w:val="22"/>
        </w:rPr>
        <w:t>d</w:t>
      </w:r>
      <w:r w:rsidR="00C060B5">
        <w:rPr>
          <w:rFonts w:ascii="Helvetica" w:hAnsi="Helvetica"/>
          <w:sz w:val="22"/>
          <w:szCs w:val="22"/>
        </w:rPr>
        <w:t xml:space="preserv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with a starting biomass at carrying capacity</w:t>
      </w:r>
      <w:r w:rsidR="002D108B">
        <w:rPr>
          <w:rFonts w:ascii="Helvetica" w:hAnsi="Helvetica"/>
          <w:sz w:val="22"/>
          <w:szCs w:val="22"/>
        </w:rPr>
        <w:t xml:space="preserve"> (</w:t>
      </w:r>
      <w:r w:rsidR="002D108B" w:rsidRPr="002D108B">
        <w:rPr>
          <w:rFonts w:ascii="Helvetica" w:hAnsi="Helvetica"/>
          <w:i/>
          <w:iCs/>
          <w:sz w:val="22"/>
          <w:szCs w:val="22"/>
        </w:rPr>
        <w:t>K</w:t>
      </w:r>
      <w:r w:rsidR="002D108B">
        <w:rPr>
          <w:rFonts w:ascii="Helvetica" w:hAnsi="Helvetica"/>
          <w:sz w:val="22"/>
          <w:szCs w:val="22"/>
        </w:rPr>
        <w:t>)</w:t>
      </w:r>
      <w:r w:rsidR="00C060B5">
        <w:rPr>
          <w:rFonts w:ascii="Helvetica" w:hAnsi="Helvetica"/>
          <w:sz w:val="22"/>
          <w:szCs w:val="22"/>
        </w:rPr>
        <w:t xml:space="preserve">, </w:t>
      </w:r>
      <w:r w:rsidR="00FF7B85">
        <w:rPr>
          <w:rFonts w:ascii="Helvetica" w:hAnsi="Helvetica"/>
          <w:sz w:val="22"/>
          <w:szCs w:val="22"/>
        </w:rPr>
        <w:t xml:space="preserve">and </w:t>
      </w:r>
      <w:r w:rsidR="00C060B5">
        <w:rPr>
          <w:rFonts w:ascii="Helvetica" w:hAnsi="Helvetica"/>
          <w:sz w:val="22"/>
          <w:szCs w:val="22"/>
        </w:rPr>
        <w:t xml:space="preserve">a biological threshold of </w:t>
      </w:r>
      <w:r w:rsidR="00C060B5" w:rsidRPr="005C762B">
        <w:rPr>
          <w:rFonts w:ascii="Helvetica" w:hAnsi="Helvetica"/>
          <w:i/>
          <w:iCs/>
          <w:sz w:val="22"/>
          <w:szCs w:val="22"/>
        </w:rPr>
        <w:t>A</w:t>
      </w:r>
      <w:r w:rsidR="00C060B5">
        <w:rPr>
          <w:rFonts w:ascii="Helvetica" w:hAnsi="Helvetica"/>
          <w:sz w:val="22"/>
          <w:szCs w:val="22"/>
        </w:rPr>
        <w:t xml:space="preserve"> = 10</w:t>
      </w:r>
      <w:r w:rsidR="005C762B">
        <w:rPr>
          <w:rFonts w:ascii="Helvetica" w:hAnsi="Helvetica"/>
          <w:sz w:val="22"/>
          <w:szCs w:val="22"/>
        </w:rPr>
        <w:t xml:space="preserve">. </w:t>
      </w:r>
      <w:r w:rsidR="00C060B5">
        <w:rPr>
          <w:rFonts w:ascii="Helvetica" w:hAnsi="Helvetica"/>
          <w:sz w:val="22"/>
          <w:szCs w:val="22"/>
        </w:rPr>
        <w:t xml:space="preserve">Then for each simulation we calculated the fraction of the time series where the population was categorized as </w:t>
      </w:r>
      <w:r w:rsidR="005C762B">
        <w:rPr>
          <w:rFonts w:ascii="Helvetica" w:hAnsi="Helvetica"/>
          <w:sz w:val="22"/>
          <w:szCs w:val="22"/>
        </w:rPr>
        <w:t>in the danger zone</w:t>
      </w:r>
      <w:r w:rsidR="00C060B5">
        <w:rPr>
          <w:rFonts w:ascii="Helvetica" w:hAnsi="Helvetica"/>
          <w:sz w:val="22"/>
          <w:szCs w:val="22"/>
        </w:rPr>
        <w:t xml:space="preserve"> (</w:t>
      </w:r>
      <w:r w:rsidR="005C762B">
        <w:rPr>
          <w:rFonts w:ascii="Helvetica" w:hAnsi="Helvetica"/>
          <w:sz w:val="22"/>
          <w:szCs w:val="22"/>
        </w:rPr>
        <w:t>&lt;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w:t>
      </w:r>
      <w:r w:rsidR="0072737B">
        <w:rPr>
          <w:rFonts w:ascii="Helvetica" w:hAnsi="Helvetica"/>
          <w:sz w:val="22"/>
          <w:szCs w:val="22"/>
        </w:rPr>
        <w:t xml:space="preserve">precision </w:t>
      </w:r>
      <w:r w:rsidR="0047475C">
        <w:rPr>
          <w:rFonts w:ascii="Helvetica" w:hAnsi="Helvetica"/>
          <w:sz w:val="22"/>
          <w:szCs w:val="22"/>
        </w:rPr>
        <w:t xml:space="preserve">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074268">
      <w:pPr>
        <w:rPr>
          <w:rFonts w:ascii="Helvetica" w:hAnsi="Helvetica"/>
          <w:sz w:val="22"/>
          <w:szCs w:val="22"/>
        </w:rPr>
      </w:pPr>
    </w:p>
    <w:p w14:paraId="525E5B01" w14:textId="1255960D" w:rsidR="005D5A46" w:rsidRPr="0079618D" w:rsidRDefault="00B57E8E" w:rsidP="00074268">
      <w:pPr>
        <w:rPr>
          <w:rFonts w:ascii="Helvetica" w:hAnsi="Helvetica"/>
          <w:sz w:val="22"/>
          <w:szCs w:val="22"/>
          <w:u w:val="single"/>
        </w:rPr>
      </w:pPr>
      <w:r w:rsidRPr="0079618D">
        <w:rPr>
          <w:rFonts w:ascii="Helvetica" w:hAnsi="Helvetica"/>
          <w:sz w:val="22"/>
          <w:szCs w:val="22"/>
          <w:u w:val="single"/>
        </w:rPr>
        <w:t xml:space="preserve">Can 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p>
    <w:p w14:paraId="388C1500" w14:textId="68498FE7" w:rsidR="00B57E8E" w:rsidRDefault="005D5A46" w:rsidP="00074268">
      <w:pPr>
        <w:rPr>
          <w:rFonts w:ascii="Helvetica" w:hAnsi="Helvetica"/>
          <w:iCs/>
          <w:sz w:val="22"/>
          <w:szCs w:val="22"/>
        </w:rPr>
      </w:pPr>
      <w:r w:rsidRPr="00D13868">
        <w:rPr>
          <w:rFonts w:ascii="Helvetica" w:hAnsi="Helvetica"/>
          <w:sz w:val="22"/>
          <w:szCs w:val="22"/>
        </w:rPr>
        <w:lastRenderedPageBreak/>
        <w:t xml:space="preserve">We </w:t>
      </w:r>
      <w:r w:rsidR="00103659">
        <w:rPr>
          <w:rFonts w:ascii="Helvetica" w:hAnsi="Helvetica"/>
          <w:sz w:val="22"/>
          <w:szCs w:val="22"/>
        </w:rPr>
        <w:t xml:space="preserve">hypothesized that high precision monitoring can increase the probability a depleted resource will recover from an overharvested state.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EB6E02">
        <w:rPr>
          <w:rFonts w:ascii="Helvetica" w:hAnsi="Helvetica"/>
          <w:sz w:val="22"/>
          <w:szCs w:val="22"/>
        </w:rPr>
        <w:t>To test this hypothesis</w:t>
      </w:r>
      <w:r w:rsidR="0079739E">
        <w:rPr>
          <w:rFonts w:ascii="Helvetica" w:hAnsi="Helvetica"/>
          <w:sz w:val="22"/>
          <w:szCs w:val="22"/>
        </w:rPr>
        <w:t>,</w:t>
      </w:r>
      <w:r w:rsidR="00EB6E02">
        <w:rPr>
          <w:rFonts w:ascii="Helvetica" w:hAnsi="Helvetica"/>
          <w:sz w:val="22"/>
          <w:szCs w:val="22"/>
        </w:rPr>
        <w:t xml:space="preserve"> we determining what combination of monitoring precision and harvest pressure maximized population recovery from the danger zone (</w:t>
      </w:r>
      <m:oMath>
        <m:sSub>
          <m:sSubPr>
            <m:ctrlPr>
              <w:rPr>
                <w:rFonts w:ascii="Cambria Math" w:hAnsi="Cambria Math"/>
                <w:i/>
                <w:sz w:val="22"/>
                <w:szCs w:val="22"/>
              </w:rPr>
            </m:ctrlPr>
          </m:sSubPr>
          <m:e>
            <m:r>
              <w:rPr>
                <w:rFonts w:ascii="Cambria Math" w:hAnsi="Cambria Math"/>
                <w:sz w:val="22"/>
                <w:szCs w:val="22"/>
              </w:rPr>
              <m:t>&lt;0.8B</m:t>
            </m:r>
          </m:e>
          <m:sub>
            <m:r>
              <w:rPr>
                <w:rFonts w:ascii="Cambria Math" w:hAnsi="Cambria Math"/>
                <w:sz w:val="22"/>
                <w:szCs w:val="22"/>
              </w:rPr>
              <m:t>MSY</m:t>
            </m:r>
          </m:sub>
        </m:sSub>
      </m:oMath>
      <w:r w:rsidR="00EB6E02">
        <w:rPr>
          <w:rFonts w:ascii="Helvetica" w:hAnsi="Helvetica"/>
          <w:sz w:val="22"/>
          <w:szCs w:val="22"/>
        </w:rPr>
        <w:t>) to sustainable harvest levels (</w:t>
      </w:r>
      <m:oMath>
        <m:sSub>
          <m:sSubPr>
            <m:ctrlPr>
              <w:rPr>
                <w:rFonts w:ascii="Cambria Math" w:hAnsi="Cambria Math"/>
                <w:i/>
                <w:sz w:val="22"/>
                <w:szCs w:val="22"/>
              </w:rPr>
            </m:ctrlPr>
          </m:sSubPr>
          <m:e>
            <m:r>
              <w:rPr>
                <w:rFonts w:ascii="Cambria Math" w:hAnsi="Cambria Math"/>
                <w:sz w:val="22"/>
                <w:szCs w:val="22"/>
              </w:rPr>
              <m:t>&gt;0.8B</m:t>
            </m:r>
          </m:e>
          <m:sub>
            <m:r>
              <w:rPr>
                <w:rFonts w:ascii="Cambria Math" w:hAnsi="Cambria Math"/>
                <w:sz w:val="22"/>
                <w:szCs w:val="22"/>
              </w:rPr>
              <m:t>MSY</m:t>
            </m:r>
          </m:sub>
        </m:sSub>
        <m:r>
          <w:rPr>
            <w:rFonts w:ascii="Cambria Math" w:hAnsi="Cambria Math"/>
            <w:sz w:val="22"/>
            <w:szCs w:val="22"/>
          </w:rPr>
          <m:t xml:space="preserve">) </m:t>
        </m:r>
      </m:oMath>
      <w:r w:rsidR="0044350E">
        <w:rPr>
          <w:rFonts w:ascii="Helvetica" w:hAnsi="Helvetica"/>
          <w:iCs/>
          <w:sz w:val="22"/>
          <w:szCs w:val="22"/>
        </w:rPr>
        <w:t>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w:t>
      </w:r>
      <w:r w:rsidR="00EB6E02">
        <w:rPr>
          <w:rFonts w:ascii="Helvetica" w:hAnsi="Helvetica"/>
          <w:iCs/>
          <w:sz w:val="22"/>
          <w:szCs w:val="22"/>
        </w:rPr>
        <w:t>s</w:t>
      </w:r>
      <w:r w:rsidR="0047475C">
        <w:rPr>
          <w:rFonts w:ascii="Helvetica" w:hAnsi="Helvetica"/>
          <w:iCs/>
          <w:sz w:val="22"/>
          <w:szCs w:val="22"/>
        </w:rPr>
        <w:t>,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w:t>
      </w:r>
      <w:r w:rsidR="002D108B">
        <w:rPr>
          <w:rFonts w:ascii="Helvetica" w:hAnsi="Helvetica"/>
          <w:iCs/>
          <w:sz w:val="22"/>
          <w:szCs w:val="22"/>
        </w:rPr>
        <w:t xml:space="preserve"> </w:t>
      </w:r>
      <w:r w:rsidR="002D108B" w:rsidRPr="003805EE">
        <w:rPr>
          <w:rFonts w:ascii="Helvetica" w:hAnsi="Helvetica"/>
          <w:sz w:val="22"/>
          <w:szCs w:val="22"/>
        </w:rPr>
        <w:t xml:space="preserve">(CV of </w:t>
      </w:r>
      <w:r w:rsidR="002D108B">
        <w:rPr>
          <w:rFonts w:ascii="Helvetica" w:hAnsi="Helvetica"/>
          <w:sz w:val="22"/>
          <w:szCs w:val="22"/>
        </w:rPr>
        <w:t>b</w:t>
      </w:r>
      <w:r w:rsidR="002D108B" w:rsidRPr="003805EE">
        <w:rPr>
          <w:rFonts w:ascii="Helvetica" w:hAnsi="Helvetica"/>
          <w:sz w:val="22"/>
          <w:szCs w:val="22"/>
        </w:rPr>
        <w:t>iomass: 0.0 – 0.5</w:t>
      </w:r>
      <w:r w:rsidR="002D108B">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D108B">
        <w:rPr>
          <w:rFonts w:ascii="Helvetica" w:hAnsi="Helvetica"/>
          <w:sz w:val="22"/>
          <w:szCs w:val="22"/>
        </w:rPr>
        <w:t xml:space="preserve"> </w:t>
      </w:r>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For each simulation of a combination of monitoring and </w:t>
      </w:r>
      <w:r w:rsidR="00A46F3F">
        <w:rPr>
          <w:rFonts w:ascii="Helvetica" w:hAnsi="Helvetica"/>
          <w:iCs/>
          <w:sz w:val="22"/>
          <w:szCs w:val="22"/>
        </w:rPr>
        <w:t>harvest</w:t>
      </w:r>
      <w:r w:rsidR="00B57E8E">
        <w:rPr>
          <w:rFonts w:ascii="Helvetica" w:hAnsi="Helvetica"/>
          <w:iCs/>
          <w:sz w:val="22"/>
          <w:szCs w:val="22"/>
        </w:rPr>
        <w:t xml:space="preserve"> efforts, 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w:t>
      </w:r>
      <w:r w:rsidR="002D108B">
        <w:rPr>
          <w:rFonts w:ascii="Helvetica" w:hAnsi="Helvetica"/>
          <w:iCs/>
          <w:sz w:val="22"/>
          <w:szCs w:val="22"/>
        </w:rPr>
        <w:t xml:space="preserve">from below to above the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2D108B">
        <w:rPr>
          <w:rFonts w:ascii="Helvetica" w:hAnsi="Helvetica"/>
          <w:sz w:val="22"/>
          <w:szCs w:val="22"/>
        </w:rPr>
        <w:t xml:space="preserve"> threshold</w:t>
      </w:r>
      <w:r w:rsidR="000D7B36">
        <w:rPr>
          <w:rFonts w:ascii="Helvetica" w:hAnsi="Helvetica"/>
          <w:sz w:val="22"/>
          <w:szCs w:val="22"/>
        </w:rPr>
        <w:t>,</w:t>
      </w:r>
      <w:r w:rsidR="00B57E8E">
        <w:rPr>
          <w:rFonts w:ascii="Helvetica" w:hAnsi="Helvetica"/>
          <w:iCs/>
          <w:sz w:val="22"/>
          <w:szCs w:val="22"/>
        </w:rPr>
        <w:t xml:space="preserve"> and the</w:t>
      </w:r>
      <w:r w:rsidR="000D7B36">
        <w:rPr>
          <w:rFonts w:ascii="Helvetica" w:hAnsi="Helvetica"/>
          <w:iCs/>
          <w:sz w:val="22"/>
          <w:szCs w:val="22"/>
        </w:rPr>
        <w:t>n estimated the median number of</w:t>
      </w:r>
      <w:r w:rsidR="00B57E8E">
        <w:rPr>
          <w:rFonts w:ascii="Helvetica" w:hAnsi="Helvetica"/>
          <w:iCs/>
          <w:sz w:val="22"/>
          <w:szCs w:val="22"/>
        </w:rPr>
        <w:t xml:space="preserve"> </w:t>
      </w:r>
      <w:r w:rsidR="000D7B36">
        <w:rPr>
          <w:rFonts w:ascii="Helvetica" w:hAnsi="Helvetica"/>
          <w:iCs/>
          <w:sz w:val="22"/>
          <w:szCs w:val="22"/>
        </w:rPr>
        <w:t>recoveries</w:t>
      </w:r>
      <w:r w:rsidR="00B57E8E">
        <w:rPr>
          <w:rFonts w:ascii="Helvetica" w:hAnsi="Helvetica"/>
          <w:iCs/>
          <w:sz w:val="22"/>
          <w:szCs w:val="22"/>
        </w:rPr>
        <w:t xml:space="preserve"> across the 10,000 iterations.</w:t>
      </w:r>
    </w:p>
    <w:p w14:paraId="7F904AD8" w14:textId="77777777" w:rsidR="004E37E2" w:rsidRDefault="004E37E2" w:rsidP="00074268">
      <w:pPr>
        <w:rPr>
          <w:rFonts w:ascii="Helvetica" w:hAnsi="Helvetica"/>
          <w:iCs/>
          <w:sz w:val="22"/>
          <w:szCs w:val="22"/>
        </w:rPr>
      </w:pPr>
    </w:p>
    <w:p w14:paraId="2DDCA842" w14:textId="3AE0DF47" w:rsidR="004E37E2" w:rsidRPr="0079618D" w:rsidRDefault="00EE6B88" w:rsidP="00074268">
      <w:pPr>
        <w:rPr>
          <w:rFonts w:ascii="Helvetica" w:hAnsi="Helvetica"/>
          <w:sz w:val="22"/>
          <w:szCs w:val="22"/>
          <w:u w:val="single"/>
        </w:rPr>
      </w:pPr>
      <w:r w:rsidRPr="0079618D">
        <w:rPr>
          <w:rFonts w:ascii="Helvetica" w:hAnsi="Helvetica"/>
          <w:sz w:val="22"/>
          <w:szCs w:val="22"/>
          <w:u w:val="single"/>
        </w:rPr>
        <w:t xml:space="preserve">How can managers balance the costs and benefits of monitoring populations prone to collapse? </w:t>
      </w:r>
    </w:p>
    <w:p w14:paraId="74705A4C" w14:textId="59F30C59" w:rsidR="0058332D" w:rsidRPr="003805EE" w:rsidRDefault="004E37E2" w:rsidP="00074268">
      <w:pPr>
        <w:rPr>
          <w:rFonts w:ascii="Helvetica" w:hAnsi="Helvetica"/>
          <w:i/>
          <w:sz w:val="22"/>
          <w:szCs w:val="22"/>
        </w:rPr>
      </w:pPr>
      <w:r>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precision and the negative economic consequences of </w:t>
      </w:r>
      <w:r w:rsidR="00A46F3F">
        <w:rPr>
          <w:rFonts w:ascii="Helvetica" w:hAnsi="Helvetica"/>
          <w:sz w:val="22"/>
          <w:szCs w:val="22"/>
        </w:rPr>
        <w:t>harvesting</w:t>
      </w:r>
      <w:r w:rsidR="009A7B94">
        <w:rPr>
          <w:rFonts w:ascii="Helvetica" w:hAnsi="Helvetica"/>
          <w:sz w:val="22"/>
          <w:szCs w:val="22"/>
        </w:rPr>
        <w:t xml:space="preserve"> </w:t>
      </w:r>
      <w:r w:rsidR="00A46F3F">
        <w:rPr>
          <w:rFonts w:ascii="Helvetica" w:hAnsi="Helvetica"/>
          <w:sz w:val="22"/>
          <w:szCs w:val="22"/>
        </w:rPr>
        <w:t>modestly (</w:t>
      </w:r>
      <m:oMath>
        <m:sSub>
          <m:sSubPr>
            <m:ctrlPr>
              <w:rPr>
                <w:rFonts w:ascii="Cambria Math" w:hAnsi="Cambria Math"/>
                <w:i/>
                <w:sz w:val="22"/>
                <w:szCs w:val="22"/>
              </w:rPr>
            </m:ctrlPr>
          </m:sSubPr>
          <m:e>
            <m:r>
              <w:rPr>
                <w:rFonts w:ascii="Cambria Math" w:hAnsi="Cambria Math"/>
                <w:sz w:val="22"/>
                <w:szCs w:val="22"/>
              </w:rPr>
              <m:t>&lt;H</m:t>
            </m:r>
          </m:e>
          <m:sub>
            <m:r>
              <w:rPr>
                <w:rFonts w:ascii="Cambria Math" w:hAnsi="Cambria Math"/>
                <w:sz w:val="22"/>
                <w:szCs w:val="22"/>
              </w:rPr>
              <m:t>MSY</m:t>
            </m:r>
          </m:sub>
        </m:sSub>
      </m:oMath>
      <w:r w:rsidR="00A46F3F">
        <w:rPr>
          <w:rFonts w:ascii="Helvetica" w:hAnsi="Helvetica"/>
          <w:sz w:val="22"/>
          <w:szCs w:val="22"/>
        </w:rPr>
        <w:t>)</w:t>
      </w:r>
      <w:r w:rsidR="006A1964">
        <w:rPr>
          <w:rFonts w:ascii="Helvetica" w:hAnsi="Helvetica"/>
          <w:sz w:val="22"/>
          <w:szCs w:val="22"/>
        </w:rPr>
        <w:t xml:space="preserve">. </w:t>
      </w:r>
      <w:r>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Pr>
          <w:rFonts w:ascii="Helvetica" w:hAnsi="Helvetica"/>
          <w:sz w:val="22"/>
          <w:szCs w:val="22"/>
        </w:rPr>
        <w:t>depend on</w:t>
      </w:r>
      <w:r w:rsidR="0002706E">
        <w:rPr>
          <w:rFonts w:ascii="Helvetica" w:hAnsi="Helvetica"/>
          <w:sz w:val="22"/>
          <w:szCs w:val="22"/>
        </w:rPr>
        <w:t xml:space="preserve"> their tolerance to risk of population collapse</w:t>
      </w:r>
      <w:r>
        <w:rPr>
          <w:rFonts w:ascii="Helvetica" w:hAnsi="Helvetica"/>
          <w:sz w:val="22"/>
          <w:szCs w:val="22"/>
        </w:rPr>
        <w:t xml:space="preserve"> and </w:t>
      </w:r>
      <w:r w:rsidR="00913EEE">
        <w:rPr>
          <w:rFonts w:ascii="Helvetica" w:hAnsi="Helvetica"/>
          <w:sz w:val="22"/>
          <w:szCs w:val="22"/>
        </w:rPr>
        <w:t xml:space="preserve">their </w:t>
      </w:r>
      <w:r>
        <w:rPr>
          <w:rFonts w:ascii="Helvetica" w:hAnsi="Helvetica"/>
          <w:sz w:val="22"/>
          <w:szCs w:val="22"/>
        </w:rPr>
        <w:t>access to</w:t>
      </w:r>
      <w:r w:rsidR="00913EEE">
        <w:rPr>
          <w:rFonts w:ascii="Helvetica" w:hAnsi="Helvetica"/>
          <w:sz w:val="22"/>
          <w:szCs w:val="22"/>
        </w:rPr>
        <w:t xml:space="preserve"> monitoring</w:t>
      </w:r>
      <w:r>
        <w:rPr>
          <w:rFonts w:ascii="Helvetica" w:hAnsi="Helvetica"/>
          <w:sz w:val="22"/>
          <w:szCs w:val="22"/>
        </w:rPr>
        <w:t xml:space="preserve"> resources. O</w:t>
      </w:r>
      <w:r w:rsidR="0002706E">
        <w:rPr>
          <w:rFonts w:ascii="Helvetica" w:hAnsi="Helvetica"/>
          <w:sz w:val="22"/>
          <w:szCs w:val="22"/>
        </w:rPr>
        <w:t xml:space="preserve">ne option </w:t>
      </w:r>
      <w:r>
        <w:rPr>
          <w:rFonts w:ascii="Helvetica" w:hAnsi="Helvetica"/>
          <w:sz w:val="22"/>
          <w:szCs w:val="22"/>
        </w:rPr>
        <w:t xml:space="preserve">is to bring stakeholders to the table and present how </w:t>
      </w:r>
      <w:r w:rsidR="00FF7B85">
        <w:rPr>
          <w:rFonts w:ascii="Helvetica" w:hAnsi="Helvetica"/>
          <w:sz w:val="22"/>
          <w:szCs w:val="22"/>
        </w:rPr>
        <w:t>‘</w:t>
      </w:r>
      <w:r w:rsidR="006C3388">
        <w:rPr>
          <w:rFonts w:ascii="Helvetica" w:hAnsi="Helvetica"/>
          <w:sz w:val="22"/>
          <w:szCs w:val="22"/>
        </w:rPr>
        <w:t>safe</w:t>
      </w:r>
      <w:r w:rsidR="00FF7B85">
        <w:rPr>
          <w:rFonts w:ascii="Helvetica" w:hAnsi="Helvetica"/>
          <w:sz w:val="22"/>
          <w:szCs w:val="22"/>
        </w:rPr>
        <w:t xml:space="preserve">’ </w:t>
      </w:r>
      <w:r>
        <w:rPr>
          <w:rFonts w:ascii="Helvetica" w:hAnsi="Helvetica"/>
          <w:sz w:val="22"/>
          <w:szCs w:val="22"/>
        </w:rPr>
        <w:t xml:space="preserve">different combinations of monitoring </w:t>
      </w:r>
      <w:r w:rsidR="007F6B81" w:rsidRPr="003805EE">
        <w:rPr>
          <w:rFonts w:ascii="Helvetica" w:hAnsi="Helvetica"/>
          <w:sz w:val="22"/>
          <w:szCs w:val="22"/>
        </w:rPr>
        <w:t>precision and resource extraction rates</w:t>
      </w:r>
      <w:r>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given a willingness to accept some probability of population collapse</w:t>
      </w:r>
      <w:r w:rsidR="00F756E1">
        <w:rPr>
          <w:rFonts w:ascii="Helvetica" w:hAnsi="Helvetica"/>
          <w:sz w:val="22"/>
          <w:szCs w:val="22"/>
        </w:rPr>
        <w:t xml:space="preserve">. </w:t>
      </w:r>
      <w:r w:rsidR="004F3ED7">
        <w:rPr>
          <w:rFonts w:ascii="Helvetica" w:hAnsi="Helvetica"/>
          <w:sz w:val="22"/>
          <w:szCs w:val="22"/>
        </w:rPr>
        <w:t xml:space="preserve">Thus a </w:t>
      </w:r>
      <w:r w:rsidR="0072737B">
        <w:rPr>
          <w:rFonts w:ascii="Helvetica" w:hAnsi="Helvetica"/>
          <w:sz w:val="22"/>
          <w:szCs w:val="22"/>
        </w:rPr>
        <w:t>‘</w:t>
      </w:r>
      <w:r w:rsidR="004F3ED7">
        <w:rPr>
          <w:rFonts w:ascii="Helvetica" w:hAnsi="Helvetica"/>
          <w:sz w:val="22"/>
          <w:szCs w:val="22"/>
        </w:rPr>
        <w:t>safe operating space</w:t>
      </w:r>
      <w:r w:rsidR="0072737B">
        <w:rPr>
          <w:rFonts w:ascii="Helvetica" w:hAnsi="Helvetica"/>
          <w:sz w:val="22"/>
          <w:szCs w:val="22"/>
        </w:rPr>
        <w:t>’</w:t>
      </w:r>
      <w:r w:rsidR="004F3ED7">
        <w:rPr>
          <w:rFonts w:ascii="Helvetica" w:hAnsi="Helvetica"/>
          <w:sz w:val="22"/>
          <w:szCs w:val="22"/>
        </w:rPr>
        <w:t xml:space="preserve"> </w:t>
      </w:r>
      <w:r w:rsidR="005D0A3A">
        <w:rPr>
          <w:rFonts w:ascii="Helvetica" w:hAnsi="Helvetica"/>
          <w:sz w:val="22"/>
          <w:szCs w:val="22"/>
        </w:rPr>
        <w:fldChar w:fldCharType="begin">
          <w:fldData xml:space="preserve">PEVuZE5vdGU+PENpdGU+PEF1dGhvcj5Sb2Nrc3Ryb208L0F1dGhvcj48WWVhcj4yMDA5PC9ZZWFy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=
</w:fldData>
        </w:fldChar>
      </w:r>
      <w:r w:rsidR="009437F6">
        <w:rPr>
          <w:rFonts w:ascii="Helvetica" w:hAnsi="Helvetica"/>
          <w:sz w:val="22"/>
          <w:szCs w:val="22"/>
        </w:rPr>
        <w:instrText xml:space="preserve"> ADDIN EN.CITE </w:instrText>
      </w:r>
      <w:r w:rsidR="009437F6">
        <w:rPr>
          <w:rFonts w:ascii="Helvetica" w:hAnsi="Helvetica"/>
          <w:sz w:val="22"/>
          <w:szCs w:val="22"/>
        </w:rPr>
        <w:fldChar w:fldCharType="begin">
          <w:fldData xml:space="preserve">PEVuZE5vdGU+PENpdGU+PEF1dGhvcj5Sb2Nrc3Ryb208L0F1dGhvcj48WWVhcj4yMDA5PC9ZZWFy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=
</w:fldData>
        </w:fldChar>
      </w:r>
      <w:r w:rsidR="009437F6">
        <w:rPr>
          <w:rFonts w:ascii="Helvetica" w:hAnsi="Helvetica"/>
          <w:sz w:val="22"/>
          <w:szCs w:val="22"/>
        </w:rPr>
        <w:instrText xml:space="preserve"> ADDIN EN.CITE.DATA </w:instrText>
      </w:r>
      <w:r w:rsidR="009437F6">
        <w:rPr>
          <w:rFonts w:ascii="Helvetica" w:hAnsi="Helvetica"/>
          <w:sz w:val="22"/>
          <w:szCs w:val="22"/>
        </w:rPr>
      </w:r>
      <w:r w:rsidR="009437F6">
        <w:rPr>
          <w:rFonts w:ascii="Helvetica" w:hAnsi="Helvetica"/>
          <w:sz w:val="22"/>
          <w:szCs w:val="22"/>
        </w:rPr>
        <w:fldChar w:fldCharType="end"/>
      </w:r>
      <w:r w:rsidR="005D0A3A">
        <w:rPr>
          <w:rFonts w:ascii="Helvetica" w:hAnsi="Helvetica"/>
          <w:sz w:val="22"/>
          <w:szCs w:val="22"/>
        </w:rPr>
      </w:r>
      <w:r w:rsidR="005D0A3A">
        <w:rPr>
          <w:rFonts w:ascii="Helvetica" w:hAnsi="Helvetica"/>
          <w:sz w:val="22"/>
          <w:szCs w:val="22"/>
        </w:rPr>
        <w:fldChar w:fldCharType="separate"/>
      </w:r>
      <w:r w:rsidR="009437F6" w:rsidRPr="009437F6">
        <w:rPr>
          <w:rFonts w:ascii="Helvetica" w:hAnsi="Helvetica"/>
          <w:noProof/>
          <w:sz w:val="22"/>
          <w:szCs w:val="22"/>
          <w:vertAlign w:val="superscript"/>
        </w:rPr>
        <w:t>13</w:t>
      </w:r>
      <w:r w:rsidR="005D0A3A">
        <w:rPr>
          <w:rFonts w:ascii="Helvetica" w:hAnsi="Helvetica"/>
          <w:sz w:val="22"/>
          <w:szCs w:val="22"/>
        </w:rPr>
        <w:fldChar w:fldCharType="end"/>
      </w:r>
      <w:r w:rsidR="0072737B">
        <w:rPr>
          <w:rFonts w:ascii="Helvetica" w:hAnsi="Helvetica"/>
          <w:sz w:val="22"/>
          <w:szCs w:val="22"/>
        </w:rPr>
        <w:t xml:space="preserve"> </w:t>
      </w:r>
      <w:r w:rsidR="004F3ED7">
        <w:rPr>
          <w:rFonts w:ascii="Helvetica" w:hAnsi="Helvetica"/>
          <w:sz w:val="22"/>
          <w:szCs w:val="22"/>
        </w:rPr>
        <w:t>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w:t>
      </w:r>
      <w:r w:rsidR="00067E88">
        <w:rPr>
          <w:rFonts w:ascii="Helvetica" w:hAnsi="Helvetica"/>
          <w:sz w:val="22"/>
          <w:szCs w:val="22"/>
        </w:rPr>
        <w:t>m</w:t>
      </w:r>
      <w:r w:rsidR="00067E88" w:rsidRPr="003805EE">
        <w:rPr>
          <w:rFonts w:ascii="Helvetica" w:hAnsi="Helvetica"/>
          <w:sz w:val="22"/>
          <w:szCs w:val="22"/>
        </w:rPr>
        <w:t xml:space="preserve">ax </w:t>
      </w:r>
      <w:r w:rsidR="007F6B81" w:rsidRPr="003805EE">
        <w:rPr>
          <w:rFonts w:ascii="Helvetica" w:hAnsi="Helvetica"/>
          <w:sz w:val="22"/>
          <w:szCs w:val="22"/>
        </w:rPr>
        <w:t>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ins w:id="2" w:author="Megsie Siple" w:date="2021-02-04T17:06:00Z">
        <w:r w:rsidR="00BA4901">
          <w:rPr>
            <w:rFonts w:ascii="Helvetica" w:hAnsi="Helvetica"/>
            <w:sz w:val="22"/>
            <w:szCs w:val="22"/>
          </w:rPr>
          <w:t xml:space="preserve"> </w:t>
        </w:r>
      </w:ins>
    </w:p>
    <w:p w14:paraId="6059DCB2" w14:textId="2CB56FF4" w:rsidR="000879F4" w:rsidRDefault="00BC68A6" w:rsidP="00074268">
      <w:pPr>
        <w:rPr>
          <w:rFonts w:ascii="Helvetica" w:hAnsi="Helvetica"/>
          <w:sz w:val="22"/>
          <w:szCs w:val="22"/>
        </w:rPr>
      </w:pPr>
      <w:r>
        <w:rPr>
          <w:rFonts w:ascii="Helvetica" w:hAnsi="Helvetica"/>
          <w:i/>
          <w:sz w:val="22"/>
          <w:szCs w:val="22"/>
        </w:rPr>
        <w:tab/>
      </w:r>
      <w:r w:rsidR="002E41F8">
        <w:rPr>
          <w:rFonts w:ascii="Helvetica" w:hAnsi="Helvetica"/>
          <w:iCs/>
          <w:sz w:val="22"/>
          <w:szCs w:val="22"/>
        </w:rPr>
        <w:t xml:space="preserve">The evaluation of basic model dynamics clearly show that high precision monitoring will always offer greater </w:t>
      </w:r>
      <w:r w:rsidR="006C3388">
        <w:rPr>
          <w:rFonts w:ascii="Helvetica" w:hAnsi="Helvetica"/>
          <w:iCs/>
          <w:sz w:val="22"/>
          <w:szCs w:val="22"/>
        </w:rPr>
        <w:t>long-term</w:t>
      </w:r>
      <w:r w:rsidR="00124B10">
        <w:rPr>
          <w:rFonts w:ascii="Helvetica" w:hAnsi="Helvetica"/>
          <w:iCs/>
          <w:sz w:val="22"/>
          <w:szCs w:val="22"/>
        </w:rPr>
        <w:t xml:space="preserve"> value compared to</w:t>
      </w:r>
      <w:r w:rsidR="002E41F8">
        <w:rPr>
          <w:rFonts w:ascii="Helvetica" w:hAnsi="Helvetica"/>
          <w:iCs/>
          <w:sz w:val="22"/>
          <w:szCs w:val="22"/>
        </w:rPr>
        <w:t xml:space="preserve"> low</w:t>
      </w:r>
      <w:r w:rsidR="006C3388">
        <w:rPr>
          <w:rFonts w:ascii="Helvetica" w:hAnsi="Helvetica"/>
          <w:iCs/>
          <w:sz w:val="22"/>
          <w:szCs w:val="22"/>
        </w:rPr>
        <w:t>-</w:t>
      </w:r>
      <w:r w:rsidR="002E41F8">
        <w:rPr>
          <w:rFonts w:ascii="Helvetica" w:hAnsi="Helvetica"/>
          <w:iCs/>
          <w:sz w:val="22"/>
          <w:szCs w:val="22"/>
        </w:rPr>
        <w:t>precision monitoring</w:t>
      </w:r>
      <w:r>
        <w:rPr>
          <w:rFonts w:ascii="Helvetica" w:hAnsi="Helvetica"/>
          <w:iCs/>
          <w:sz w:val="22"/>
          <w:szCs w:val="22"/>
        </w:rPr>
        <w:t xml:space="preserve"> (Fig. 2</w:t>
      </w:r>
      <w:ins w:id="3" w:author="Jameal Samhouri" w:date="2021-02-25T07:05:00Z">
        <w:r w:rsidR="00FF7B85">
          <w:rPr>
            <w:rFonts w:ascii="Helvetica" w:hAnsi="Helvetica"/>
            <w:iCs/>
            <w:sz w:val="22"/>
            <w:szCs w:val="22"/>
          </w:rPr>
          <w:t>b</w:t>
        </w:r>
      </w:ins>
      <w:r>
        <w:rPr>
          <w:rFonts w:ascii="Helvetica" w:hAnsi="Helvetica"/>
          <w:iCs/>
          <w:sz w:val="22"/>
          <w:szCs w:val="22"/>
        </w:rPr>
        <w:t>)</w:t>
      </w:r>
      <w:r w:rsidR="002E41F8">
        <w:rPr>
          <w:rFonts w:ascii="Helvetica" w:hAnsi="Helvetica"/>
          <w:iCs/>
          <w:sz w:val="22"/>
          <w:szCs w:val="22"/>
        </w:rPr>
        <w:t>. But high</w:t>
      </w:r>
      <w:r w:rsidR="006C3388">
        <w:rPr>
          <w:rFonts w:ascii="Helvetica" w:hAnsi="Helvetica"/>
          <w:iCs/>
          <w:sz w:val="22"/>
          <w:szCs w:val="22"/>
        </w:rPr>
        <w:t>-</w:t>
      </w:r>
      <w:r w:rsidR="002E41F8">
        <w:rPr>
          <w:rFonts w:ascii="Helvetica" w:hAnsi="Helvetica"/>
          <w:iCs/>
          <w:sz w:val="22"/>
          <w:szCs w:val="22"/>
        </w:rPr>
        <w:t xml:space="preserve">precision monitoring is often expensive. Therefore, </w:t>
      </w:r>
      <w:r>
        <w:rPr>
          <w:rFonts w:ascii="Helvetica" w:hAnsi="Helvetica"/>
          <w:iCs/>
          <w:sz w:val="22"/>
          <w:szCs w:val="22"/>
        </w:rPr>
        <w:t xml:space="preserve">in addition to managing for a given risk tolerance level, </w:t>
      </w:r>
      <w:r w:rsidR="002E41F8">
        <w:rPr>
          <w:rFonts w:ascii="Helvetica" w:hAnsi="Helvetica"/>
          <w:sz w:val="22"/>
          <w:szCs w:val="22"/>
        </w:rPr>
        <w:t>a</w:t>
      </w:r>
      <w:r w:rsidR="00E76BD0" w:rsidRPr="003805EE">
        <w:rPr>
          <w:rFonts w:ascii="Helvetica" w:hAnsi="Helvetica"/>
          <w:sz w:val="22"/>
          <w:szCs w:val="22"/>
        </w:rPr>
        <w:t xml:space="preserve"> key determinate of the chosen combination of monitoring precision and </w:t>
      </w:r>
      <w:r w:rsidR="00905124">
        <w:rPr>
          <w:rFonts w:ascii="Helvetica" w:hAnsi="Helvetica"/>
          <w:sz w:val="22"/>
          <w:szCs w:val="22"/>
        </w:rPr>
        <w:t>harvest</w:t>
      </w:r>
      <w:r w:rsidR="00905124" w:rsidRPr="003805EE">
        <w:rPr>
          <w:rFonts w:ascii="Helvetica" w:hAnsi="Helvetica"/>
          <w:sz w:val="22"/>
          <w:szCs w:val="22"/>
        </w:rPr>
        <w:t xml:space="preserve"> </w:t>
      </w:r>
      <w:r w:rsidR="00E76BD0" w:rsidRPr="003805EE">
        <w:rPr>
          <w:rFonts w:ascii="Helvetica" w:hAnsi="Helvetica"/>
          <w:sz w:val="22"/>
          <w:szCs w:val="22"/>
        </w:rPr>
        <w:t xml:space="preserve">pressure will be the cost of monitoring relative to the </w:t>
      </w:r>
      <w:r w:rsidR="005C0883" w:rsidRPr="003805EE">
        <w:rPr>
          <w:rFonts w:ascii="Helvetica" w:hAnsi="Helvetica"/>
          <w:sz w:val="22"/>
          <w:szCs w:val="22"/>
        </w:rPr>
        <w:t xml:space="preserve">revenue from </w:t>
      </w:r>
      <w:r w:rsidR="00E76BD0" w:rsidRPr="003805EE">
        <w:rPr>
          <w:rFonts w:ascii="Helvetica" w:hAnsi="Helvetica"/>
          <w:sz w:val="22"/>
          <w:szCs w:val="22"/>
        </w:rPr>
        <w:t xml:space="preserve">the resource after it is collected (i.e., NPV). 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r w:rsidR="00BA4901" w:rsidRPr="003805EE">
        <w:rPr>
          <w:rFonts w:ascii="Helvetica" w:hAnsi="Helvetica"/>
          <w:sz w:val="22"/>
          <w:szCs w:val="22"/>
        </w:rPr>
        <w:t xml:space="preserve"> </w:t>
      </w:r>
      <w:r w:rsidR="00E76BD0"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high</w:t>
      </w:r>
      <w:r w:rsidR="003A0CE7">
        <w:rPr>
          <w:rFonts w:ascii="Helvetica" w:hAnsi="Helvetica"/>
          <w:sz w:val="22"/>
          <w:szCs w:val="22"/>
        </w:rPr>
        <w:t xml:space="preserve"> </w:t>
      </w:r>
      <w:r w:rsidR="00E76BD0" w:rsidRPr="003805EE">
        <w:rPr>
          <w:rFonts w:ascii="Helvetica" w:hAnsi="Helvetica"/>
          <w:sz w:val="22"/>
          <w:szCs w:val="22"/>
        </w:rPr>
        <w:t xml:space="preserve">precision and </w:t>
      </w:r>
      <w:r w:rsidR="00BA4901">
        <w:rPr>
          <w:rFonts w:ascii="Helvetica" w:hAnsi="Helvetica"/>
          <w:sz w:val="22"/>
          <w:szCs w:val="22"/>
        </w:rPr>
        <w:t>above</w:t>
      </w:r>
      <w:r w:rsidR="00BA4901" w:rsidRPr="003805EE">
        <w:rPr>
          <w:rFonts w:ascii="Helvetica" w:hAnsi="Helvetica"/>
          <w:sz w:val="22"/>
          <w:szCs w:val="22"/>
        </w:rPr>
        <w:t xml:space="preserve"> </w:t>
      </w:r>
      <w:r w:rsidR="00E76BD0" w:rsidRPr="003805EE">
        <w:rPr>
          <w:rFonts w:ascii="Helvetica" w:hAnsi="Helvetica"/>
          <w:sz w:val="22"/>
          <w:szCs w:val="22"/>
        </w:rPr>
        <w:t xml:space="preserve">which </w:t>
      </w:r>
      <w:r w:rsidR="007B7A2A" w:rsidRPr="003805EE">
        <w:rPr>
          <w:rFonts w:ascii="Helvetica" w:hAnsi="Helvetica"/>
          <w:sz w:val="22"/>
          <w:szCs w:val="22"/>
        </w:rPr>
        <w:t>low</w:t>
      </w:r>
      <w:r w:rsidR="006C3388">
        <w:rPr>
          <w:rFonts w:ascii="Helvetica" w:hAnsi="Helvetica"/>
          <w:sz w:val="22"/>
          <w:szCs w:val="22"/>
        </w:rPr>
        <w:t>-</w:t>
      </w:r>
      <w:r w:rsidR="007B7A2A" w:rsidRPr="003805EE">
        <w:rPr>
          <w:rFonts w:ascii="Helvetica" w:hAnsi="Helvetica"/>
          <w:sz w:val="22"/>
          <w:szCs w:val="22"/>
        </w:rPr>
        <w:t xml:space="preserve">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&lt;EndNote&gt;&lt;Cite&gt;&lt;Author&gt;Hilborn&lt;/Author&gt;&lt;Year&gt;2001&lt;/Year&gt;&lt;RecNum&gt;8132&lt;/RecNum&gt;&lt;DisplayText&gt;&lt;style face="superscript"&gt;14&lt;/style&gt;&lt;/DisplayText&gt;&lt;record&gt;&lt;rec-number&gt;8132&lt;/rec-number&gt;&lt;foreign-keys&gt;&lt;key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9437F6" w:rsidRPr="009437F6">
        <w:rPr>
          <w:rFonts w:ascii="Helvetica" w:hAnsi="Helvetica"/>
          <w:noProof/>
          <w:sz w:val="22"/>
          <w:szCs w:val="22"/>
          <w:vertAlign w:val="superscript"/>
        </w:rPr>
        <w:t>14</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xml:space="preserve">. To demonstrate </w:t>
      </w:r>
      <w:r w:rsidR="006C3388" w:rsidRPr="003805EE">
        <w:rPr>
          <w:rFonts w:ascii="Helvetica" w:hAnsi="Helvetica"/>
          <w:sz w:val="22"/>
          <w:szCs w:val="22"/>
        </w:rPr>
        <w:t>th</w:t>
      </w:r>
      <w:r w:rsidR="006C3388">
        <w:rPr>
          <w:rFonts w:ascii="Helvetica" w:hAnsi="Helvetica"/>
          <w:sz w:val="22"/>
          <w:szCs w:val="22"/>
        </w:rPr>
        <w:t>e</w:t>
      </w:r>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450434">
        <w:rPr>
          <w:rFonts w:ascii="Helvetica" w:hAnsi="Helvetica"/>
          <w:sz w:val="22"/>
          <w:szCs w:val="22"/>
        </w:rPr>
        <w:t xml:space="preserve">For many populations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may serve as an appropriate trigger for increased monitoring, both because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is likely far away from a depensation threshold in most populations. </w:t>
      </w:r>
      <w:r w:rsidR="000879F4" w:rsidRPr="003805EE">
        <w:rPr>
          <w:rFonts w:ascii="Helvetica" w:hAnsi="Helvetica"/>
          <w:sz w:val="22"/>
          <w:szCs w:val="22"/>
        </w:rPr>
        <w:t xml:space="preserve">Depending on the ecosystem type and management organization, the cost of </w:t>
      </w:r>
      <w:r w:rsidR="000879F4" w:rsidRPr="003805EE">
        <w:rPr>
          <w:rFonts w:ascii="Helvetica" w:hAnsi="Helvetica"/>
          <w:sz w:val="22"/>
          <w:szCs w:val="22"/>
        </w:rPr>
        <w:lastRenderedPageBreak/>
        <w:t>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rsidP="00074268">
      <w:pPr>
        <w:rPr>
          <w:rFonts w:ascii="Helvetica" w:hAnsi="Helvetica"/>
          <w:sz w:val="22"/>
          <w:szCs w:val="22"/>
        </w:rPr>
      </w:pPr>
    </w:p>
    <w:p w14:paraId="1EB618B1" w14:textId="4F594245" w:rsidR="004744AB" w:rsidRPr="00D13868" w:rsidRDefault="004744AB" w:rsidP="00074268">
      <w:pPr>
        <w:rPr>
          <w:rFonts w:ascii="Helvetica" w:hAnsi="Helvetica"/>
          <w:sz w:val="22"/>
          <w:szCs w:val="22"/>
        </w:rPr>
      </w:pPr>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 xml:space="preserve">eling was conducted in R </w:t>
      </w:r>
      <w:r w:rsidR="00A55FBE">
        <w:rPr>
          <w:rFonts w:ascii="Helvetica" w:hAnsi="Helvetica"/>
          <w:sz w:val="22"/>
          <w:szCs w:val="22"/>
        </w:rPr>
        <w:t>4.0.3</w:t>
      </w:r>
      <w:r w:rsidRPr="004744AB">
        <w:rPr>
          <w:rFonts w:ascii="Helvetica" w:hAnsi="Helvetica"/>
          <w:sz w:val="22"/>
          <w:szCs w:val="22"/>
        </w:rPr>
        <w:t xml:space="preserve"> </w:t>
      </w:r>
      <w:r w:rsidR="00685D99">
        <w:rPr>
          <w:rFonts w:ascii="Helvetica" w:hAnsi="Helvetica"/>
          <w:sz w:val="22"/>
          <w:szCs w:val="22"/>
        </w:rPr>
        <w:fldChar w:fldCharType="begin"/>
      </w:r>
      <w:r w:rsidR="009437F6">
        <w:rPr>
          <w:rFonts w:ascii="Helvetica" w:hAnsi="Helvetica"/>
          <w:sz w:val="22"/>
          <w:szCs w:val="22"/>
        </w:rPr>
        <w:instrText xml:space="preserve"> ADDIN EN.CITE &lt;EndNote&gt;&lt;Cite&gt;&lt;Author&gt;R Development Core Team&lt;/Author&gt;&lt;Year&gt;2018&lt;/Year&gt;&lt;RecNum&gt;4584&lt;/RecNum&gt;&lt;IDText&gt;R: A Language and Environment fo Statistical Computing&lt;/IDText&gt;&lt;DisplayText&gt;&lt;style face="superscript"&gt;15&lt;/style&gt;&lt;/DisplayText&gt;&lt;record&gt;&lt;rec-number&gt;4584&lt;/rec-number&gt;&lt;foreign-keys&gt;&lt;key app="EN" db-id="x0w5wa9airxrfze0ft2x20vgz0w5wpet5ftz" timestamp="1614114709" guid="5880f855-d33d-45a9-a782-44a9c0b75b7e"&gt;4584&lt;/key&gt;&lt;/foreign-keys&gt;&lt;ref-type name="Computer Program"&gt;9&lt;/ref-type&gt;&lt;contributors&gt;&lt;authors&gt;&lt;author&gt;R Development Core Team,&lt;/author&gt;&lt;/authors&gt;&lt;/contributors&gt;&lt;titles&gt;&lt;title&gt;R: A Language and Environment fo Statistical Computing&lt;/title&gt;&lt;/titles&gt;&lt;edition&gt;3.5.1&lt;/edition&gt;&lt;dates&gt;&lt;year&gt;2018&lt;/year&gt;&lt;/dates&gt;&lt;pub-location&gt;Vienna, Austria&lt;/pub-location&gt;&lt;publisher&gt;R Foundation for Statistical Computing&lt;/publisher&gt;&lt;isbn&gt;3-900051-07-0&lt;/isbn&gt;&lt;urls&gt;&lt;related-urls&gt;&lt;url&gt;&lt;style face="underline" font="default" size="100%"&gt;http:// www.R-project.org&lt;/style&gt;&lt;/url&gt;&lt;/related-urls&gt;&lt;/urls&gt;&lt;/record&gt;&lt;/Cite&gt;&lt;/EndNote&gt;</w:instrText>
      </w:r>
      <w:r w:rsidR="00685D99">
        <w:rPr>
          <w:rFonts w:ascii="Helvetica" w:hAnsi="Helvetica"/>
          <w:sz w:val="22"/>
          <w:szCs w:val="22"/>
        </w:rPr>
        <w:fldChar w:fldCharType="separate"/>
      </w:r>
      <w:r w:rsidR="009437F6" w:rsidRPr="009437F6">
        <w:rPr>
          <w:rFonts w:ascii="Helvetica" w:hAnsi="Helvetica"/>
          <w:noProof/>
          <w:sz w:val="22"/>
          <w:szCs w:val="22"/>
          <w:vertAlign w:val="superscript"/>
        </w:rPr>
        <w:t>15</w:t>
      </w:r>
      <w:r w:rsidR="00685D99">
        <w:rPr>
          <w:rFonts w:ascii="Helvetica" w:hAnsi="Helvetica"/>
          <w:sz w:val="22"/>
          <w:szCs w:val="22"/>
        </w:rPr>
        <w:fldChar w:fldCharType="end"/>
      </w:r>
      <w:r w:rsidRPr="004744AB">
        <w:rPr>
          <w:rFonts w:ascii="Helvetica" w:hAnsi="Helvetica"/>
          <w:sz w:val="22"/>
          <w:szCs w:val="22"/>
        </w:rPr>
        <w:t xml:space="preserve">, and all code is available through a public </w:t>
      </w:r>
      <w:r w:rsidR="00F533ED" w:rsidRPr="004744AB">
        <w:rPr>
          <w:rFonts w:ascii="Helvetica" w:hAnsi="Helvetica"/>
          <w:sz w:val="22"/>
          <w:szCs w:val="22"/>
        </w:rPr>
        <w:t>GitHub</w:t>
      </w:r>
      <w:r w:rsidRPr="004744AB">
        <w:rPr>
          <w:rFonts w:ascii="Helvetica" w:hAnsi="Helvetica"/>
          <w:sz w:val="22"/>
          <w:szCs w:val="22"/>
        </w:rPr>
        <w:t xml:space="preserve"> repository here: </w:t>
      </w:r>
      <w:hyperlink r:id="rId16" w:history="1">
        <w:r w:rsidRPr="00D13868">
          <w:rPr>
            <w:rStyle w:val="Hyperlink"/>
            <w:rFonts w:ascii="Helvetica" w:hAnsi="Helvetica"/>
            <w:sz w:val="22"/>
            <w:szCs w:val="22"/>
          </w:rPr>
          <w:t>https://github.com/stier-lab/stier-2019-value-of-information</w:t>
        </w:r>
      </w:hyperlink>
      <w:r w:rsidR="00F533ED">
        <w:rPr>
          <w:rFonts w:ascii="Helvetica" w:hAnsi="Helvetica"/>
          <w:sz w:val="22"/>
          <w:szCs w:val="22"/>
        </w:rPr>
        <w:t xml:space="preserve"> .</w:t>
      </w:r>
    </w:p>
    <w:p w14:paraId="78063448" w14:textId="77777777" w:rsidR="00BA3468" w:rsidRPr="003805EE" w:rsidRDefault="00BA3468" w:rsidP="00074268">
      <w:pPr>
        <w:rPr>
          <w:rFonts w:ascii="Helvetica" w:hAnsi="Helvetica"/>
          <w:b/>
          <w:sz w:val="22"/>
          <w:szCs w:val="22"/>
        </w:rPr>
      </w:pPr>
    </w:p>
    <w:p w14:paraId="2110B268" w14:textId="4C19404E" w:rsidR="00767630" w:rsidRDefault="00173FA2" w:rsidP="00074268">
      <w:pPr>
        <w:rPr>
          <w:rFonts w:ascii="Helvetica" w:hAnsi="Helvetica"/>
          <w:b/>
          <w:sz w:val="22"/>
          <w:szCs w:val="22"/>
        </w:rPr>
      </w:pPr>
      <w:r w:rsidRPr="003805EE">
        <w:rPr>
          <w:rFonts w:ascii="Helvetica" w:hAnsi="Helvetica"/>
          <w:b/>
          <w:sz w:val="22"/>
          <w:szCs w:val="22"/>
        </w:rPr>
        <w:t>RESULT</w:t>
      </w:r>
      <w:r w:rsidR="001477DE"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rsidP="00074268">
      <w:pPr>
        <w:rPr>
          <w:rFonts w:ascii="Helvetica" w:hAnsi="Helvetica"/>
          <w:b/>
          <w:sz w:val="22"/>
          <w:szCs w:val="22"/>
        </w:rPr>
      </w:pPr>
    </w:p>
    <w:p w14:paraId="0FEC8FAC" w14:textId="77B53FD4" w:rsidR="0009289E" w:rsidRPr="003805EE" w:rsidRDefault="0009289E" w:rsidP="00074268">
      <w:pPr>
        <w:rPr>
          <w:rFonts w:ascii="Helvetica" w:hAnsi="Helvetica"/>
          <w:i/>
          <w:sz w:val="22"/>
          <w:szCs w:val="22"/>
        </w:rPr>
      </w:pPr>
      <w:r w:rsidRPr="0009289E">
        <w:rPr>
          <w:rFonts w:ascii="Helvetica" w:hAnsi="Helvetica"/>
          <w:i/>
          <w:sz w:val="22"/>
          <w:szCs w:val="22"/>
        </w:rPr>
        <w:t xml:space="preserve">How do monitoring precision and harvest rate affect </w:t>
      </w:r>
      <w:r w:rsidR="00613771">
        <w:rPr>
          <w:rFonts w:ascii="Helvetica" w:hAnsi="Helvetica"/>
          <w:i/>
          <w:sz w:val="22"/>
          <w:szCs w:val="22"/>
        </w:rPr>
        <w:t>t</w:t>
      </w:r>
      <w:r w:rsidRPr="0009289E">
        <w:rPr>
          <w:rFonts w:ascii="Helvetica" w:hAnsi="Helvetica"/>
          <w:i/>
          <w:sz w:val="22"/>
          <w:szCs w:val="22"/>
        </w:rPr>
        <w:t>he risk of population collapse</w:t>
      </w:r>
      <w:r w:rsidR="00613771">
        <w:rPr>
          <w:rFonts w:ascii="Helvetica" w:hAnsi="Helvetica"/>
          <w:i/>
          <w:sz w:val="22"/>
          <w:szCs w:val="22"/>
        </w:rPr>
        <w:t xml:space="preserve"> and the value of the resource</w:t>
      </w:r>
      <w:r w:rsidRPr="0009289E">
        <w:rPr>
          <w:rFonts w:ascii="Helvetica" w:hAnsi="Helvetica"/>
          <w:i/>
          <w:sz w:val="22"/>
          <w:szCs w:val="22"/>
        </w:rPr>
        <w:t xml:space="preserve">?  </w:t>
      </w:r>
    </w:p>
    <w:p w14:paraId="7BD8D345" w14:textId="4092E898" w:rsidR="0079618D" w:rsidRPr="00432C98" w:rsidRDefault="0079618D" w:rsidP="00074268">
      <w:pPr>
        <w:ind w:firstLine="720"/>
        <w:rPr>
          <w:rFonts w:ascii="Helvetica" w:hAnsi="Helvetica"/>
          <w:sz w:val="22"/>
          <w:szCs w:val="22"/>
        </w:rPr>
      </w:pPr>
      <w:r>
        <w:rPr>
          <w:rFonts w:ascii="Helvetica" w:hAnsi="Helvetica"/>
          <w:sz w:val="22"/>
          <w:szCs w:val="22"/>
        </w:rPr>
        <w:t xml:space="preserve">Populations with lower monitoring precision </w:t>
      </w:r>
      <w:r w:rsidR="00967BD0">
        <w:rPr>
          <w:rFonts w:ascii="Helvetica" w:hAnsi="Helvetica"/>
          <w:sz w:val="22"/>
          <w:szCs w:val="22"/>
        </w:rPr>
        <w:t>are</w:t>
      </w:r>
      <w:r>
        <w:rPr>
          <w:rFonts w:ascii="Helvetica" w:hAnsi="Helvetica"/>
          <w:sz w:val="22"/>
          <w:szCs w:val="22"/>
        </w:rPr>
        <w:t xml:space="preserve"> more volatile through time and more likely to spend time at low biomass and categorized as </w:t>
      </w:r>
      <w:r w:rsidR="00A0534F">
        <w:rPr>
          <w:rFonts w:ascii="Helvetica" w:hAnsi="Helvetica"/>
          <w:sz w:val="22"/>
          <w:szCs w:val="22"/>
        </w:rPr>
        <w:t xml:space="preserve">the </w:t>
      </w:r>
      <w:r>
        <w:rPr>
          <w:rFonts w:ascii="Helvetica" w:hAnsi="Helvetica"/>
          <w:sz w:val="22"/>
          <w:szCs w:val="22"/>
        </w:rPr>
        <w:t>“</w:t>
      </w:r>
      <w:r w:rsidR="00A0534F">
        <w:rPr>
          <w:rFonts w:ascii="Helvetica" w:hAnsi="Helvetica"/>
          <w:sz w:val="22"/>
          <w:szCs w:val="22"/>
        </w:rPr>
        <w:t>danger zone</w:t>
      </w:r>
      <w:r>
        <w:rPr>
          <w:rFonts w:ascii="Helvetica" w:hAnsi="Helvetica"/>
          <w:sz w:val="22"/>
          <w:szCs w:val="22"/>
        </w:rPr>
        <w:t>” (Fig. 1). These conditions arise because low monitoring effort leads to imprecise estimates of true biomass, which causes the population to experience frequent under- and over-harvesting. As a consequence, t</w:t>
      </w:r>
      <w:r w:rsidRPr="003805EE">
        <w:rPr>
          <w:rFonts w:ascii="Helvetica" w:hAnsi="Helvetica"/>
          <w:sz w:val="22"/>
          <w:szCs w:val="22"/>
        </w:rPr>
        <w:t xml:space="preserve">he resource </w:t>
      </w:r>
      <w:r w:rsidR="00967BD0">
        <w:rPr>
          <w:rFonts w:ascii="Helvetica" w:hAnsi="Helvetica"/>
          <w:sz w:val="22"/>
          <w:szCs w:val="22"/>
        </w:rPr>
        <w:t>is</w:t>
      </w:r>
      <w:r w:rsidRPr="003805EE">
        <w:rPr>
          <w:rFonts w:ascii="Helvetica" w:hAnsi="Helvetica"/>
          <w:sz w:val="22"/>
          <w:szCs w:val="22"/>
        </w:rPr>
        <w:t xml:space="preserve"> 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r>
        <w:rPr>
          <w:rFonts w:ascii="Helvetica" w:hAnsi="Helvetica"/>
          <w:sz w:val="22"/>
          <w:szCs w:val="22"/>
        </w:rPr>
        <w:t>over- and under-estimates of the resource abundance due to low monitoring precision (CV = 0.5) lead to economic inefficiencies. N</w:t>
      </w:r>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(Fig 2b)</w:t>
      </w:r>
      <w:r w:rsidRPr="003805EE">
        <w:rPr>
          <w:rFonts w:ascii="Helvetica" w:hAnsi="Helvetica"/>
          <w:sz w:val="22"/>
          <w:szCs w:val="22"/>
        </w:rPr>
        <w:t xml:space="preserve">. </w:t>
      </w:r>
      <w:r>
        <w:rPr>
          <w:rFonts w:ascii="Helvetica" w:hAnsi="Helvetica"/>
          <w:sz w:val="22"/>
          <w:szCs w:val="22"/>
        </w:rPr>
        <w:t>H</w:t>
      </w:r>
      <w:r w:rsidRPr="003805EE">
        <w:rPr>
          <w:rFonts w:ascii="Helvetica" w:hAnsi="Helvetica"/>
          <w:sz w:val="22"/>
          <w:szCs w:val="22"/>
        </w:rPr>
        <w:t>igh</w:t>
      </w:r>
      <w:r>
        <w:rPr>
          <w:rFonts w:ascii="Helvetica" w:hAnsi="Helvetica"/>
          <w:sz w:val="22"/>
          <w:szCs w:val="22"/>
        </w:rPr>
        <w:t>-</w:t>
      </w:r>
      <w:r w:rsidRPr="003805EE">
        <w:rPr>
          <w:rFonts w:ascii="Helvetica" w:hAnsi="Helvetica"/>
          <w:sz w:val="22"/>
          <w:szCs w:val="22"/>
        </w:rPr>
        <w:t>precision monitoring allow</w:t>
      </w:r>
      <w:r w:rsidR="008F7D9C">
        <w:rPr>
          <w:rFonts w:ascii="Helvetica" w:hAnsi="Helvetica"/>
          <w:sz w:val="22"/>
          <w:szCs w:val="22"/>
        </w:rPr>
        <w:t xml:space="preserve">s </w:t>
      </w:r>
      <w:r w:rsidRPr="003805EE">
        <w:rPr>
          <w:rFonts w:ascii="Helvetica" w:hAnsi="Helvetica"/>
          <w:sz w:val="22"/>
          <w:szCs w:val="22"/>
        </w:rPr>
        <w:t xml:space="preserve">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which maximized population growth and yield. The benefits of high monitoring precision (i.e., CV = 0.1 relative to CV = 0.5) </w:t>
      </w:r>
      <w:r w:rsidR="008F7D9C">
        <w:rPr>
          <w:rFonts w:ascii="Helvetica" w:hAnsi="Helvetica"/>
          <w:sz w:val="22"/>
          <w:szCs w:val="22"/>
        </w:rPr>
        <w:t>is</w:t>
      </w:r>
      <w:r w:rsidRPr="003805EE">
        <w:rPr>
          <w:rFonts w:ascii="Helvetica" w:hAnsi="Helvetica"/>
          <w:sz w:val="22"/>
          <w:szCs w:val="22"/>
        </w:rPr>
        <w:t xml:space="preserve"> minimal when the maximum harvest rate </w:t>
      </w:r>
      <w:r w:rsidR="008F7D9C">
        <w:rPr>
          <w:rFonts w:ascii="Helvetica" w:hAnsi="Helvetica"/>
          <w:sz w:val="22"/>
          <w:szCs w:val="22"/>
        </w:rPr>
        <w:t>is</w:t>
      </w:r>
      <w:r w:rsidRPr="003805EE">
        <w:rPr>
          <w:rFonts w:ascii="Helvetica" w:hAnsi="Helvetica"/>
          <w:sz w:val="22"/>
          <w:szCs w:val="22"/>
        </w:rPr>
        <w:t xml:space="preserve"> low, but increase</w:t>
      </w:r>
      <w:r w:rsidR="008F7D9C">
        <w:rPr>
          <w:rFonts w:ascii="Helvetica" w:hAnsi="Helvetica"/>
          <w:sz w:val="22"/>
          <w:szCs w:val="22"/>
        </w:rPr>
        <w:t>s</w:t>
      </w:r>
      <w:r w:rsidRPr="003805EE">
        <w:rPr>
          <w:rFonts w:ascii="Helvetica" w:hAnsi="Helvetica"/>
          <w:sz w:val="22"/>
          <w:szCs w:val="22"/>
        </w:rPr>
        <w:t xml:space="preserve"> as harvest rate exceed</w:t>
      </w:r>
      <w:r w:rsidR="008F7D9C">
        <w:rPr>
          <w:rFonts w:ascii="Helvetica" w:hAnsi="Helvetica"/>
          <w:sz w:val="22"/>
          <w:szCs w:val="22"/>
        </w:rPr>
        <w:t>s</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The benefits of high monitoring precision increase</w:t>
      </w:r>
      <w:r w:rsidR="008F7D9C">
        <w:rPr>
          <w:rFonts w:ascii="Helvetica" w:hAnsi="Helvetica"/>
          <w:sz w:val="22"/>
          <w:szCs w:val="22"/>
        </w:rPr>
        <w:t>s</w:t>
      </w:r>
      <w:r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and stabilize</w:t>
      </w:r>
      <w:r w:rsidR="008F7D9C">
        <w:rPr>
          <w:rFonts w:ascii="Helvetica" w:hAnsi="Helvetica"/>
          <w:sz w:val="22"/>
          <w:szCs w:val="22"/>
        </w:rPr>
        <w:t xml:space="preserve">s </w:t>
      </w:r>
      <w:r w:rsidRPr="003805EE">
        <w:rPr>
          <w:rFonts w:ascii="Helvetica" w:hAnsi="Helvetica"/>
          <w:sz w:val="22"/>
          <w:szCs w:val="22"/>
        </w:rPr>
        <w:t>but remain</w:t>
      </w:r>
      <w:r w:rsidR="008F7D9C">
        <w:rPr>
          <w:rFonts w:ascii="Helvetica" w:hAnsi="Helvetica"/>
          <w:sz w:val="22"/>
          <w:szCs w:val="22"/>
        </w:rPr>
        <w:t>s</w:t>
      </w:r>
      <w:r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w:t>
      </w:r>
      <w:r w:rsidR="00432C98">
        <w:rPr>
          <w:rFonts w:ascii="Helvetica" w:hAnsi="Helvetica"/>
          <w:sz w:val="22"/>
          <w:szCs w:val="22"/>
        </w:rPr>
        <w:t xml:space="preserve"> These effects of monitoring and harvest rates generally hold for systems where the critical threshold happens at higher biomass (e.g., </w:t>
      </w:r>
      <w:r w:rsidR="00432C98">
        <w:rPr>
          <w:rFonts w:ascii="Helvetica" w:hAnsi="Helvetica"/>
          <w:i/>
          <w:iCs/>
          <w:sz w:val="22"/>
          <w:szCs w:val="22"/>
        </w:rPr>
        <w:t xml:space="preserve">A </w:t>
      </w:r>
      <w:r w:rsidR="00432C98">
        <w:rPr>
          <w:rFonts w:ascii="Helvetica" w:hAnsi="Helvetica"/>
          <w:sz w:val="22"/>
          <w:szCs w:val="22"/>
        </w:rPr>
        <w:t xml:space="preserve">= 20 or </w:t>
      </w:r>
      <w:r w:rsidR="00432C98" w:rsidRPr="00432C98">
        <w:rPr>
          <w:rFonts w:ascii="Helvetica" w:hAnsi="Helvetica"/>
          <w:i/>
          <w:iCs/>
          <w:sz w:val="22"/>
          <w:szCs w:val="22"/>
        </w:rPr>
        <w:t>A</w:t>
      </w:r>
      <w:r w:rsidR="00432C98">
        <w:rPr>
          <w:rFonts w:ascii="Helvetica" w:hAnsi="Helvetica"/>
          <w:sz w:val="22"/>
          <w:szCs w:val="22"/>
        </w:rPr>
        <w:t xml:space="preserve"> = 30), but the consequences of low precision monitoring and higher harvest rates tend to increase as depensation intensifies and the critical biological threshold approaches the biomass where yield is maximized (ESM 3, Fig S3). </w:t>
      </w:r>
    </w:p>
    <w:p w14:paraId="5C066073" w14:textId="77777777" w:rsidR="000B362E" w:rsidRPr="003805EE" w:rsidRDefault="000B362E" w:rsidP="00074268">
      <w:pPr>
        <w:rPr>
          <w:rFonts w:ascii="Helvetica" w:hAnsi="Helvetica"/>
          <w:b/>
          <w:sz w:val="22"/>
          <w:szCs w:val="22"/>
        </w:rPr>
      </w:pPr>
    </w:p>
    <w:p w14:paraId="42289513" w14:textId="38407106" w:rsidR="00726D79" w:rsidRPr="003805EE" w:rsidRDefault="00D40542" w:rsidP="00074268">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w:t>
      </w:r>
      <w:r w:rsidR="00852B13">
        <w:rPr>
          <w:rFonts w:ascii="Helvetica" w:hAnsi="Helvetica"/>
          <w:i/>
          <w:sz w:val="22"/>
          <w:szCs w:val="22"/>
        </w:rPr>
        <w:t>critical threshold</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4E7DED5F" w:rsidR="00BF53CA" w:rsidRPr="003805EE" w:rsidRDefault="006B7FDF" w:rsidP="00074268">
      <w:pPr>
        <w:ind w:firstLine="720"/>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w:t>
      </w:r>
      <w:r w:rsidR="00D751B7">
        <w:rPr>
          <w:rFonts w:ascii="Helvetica" w:hAnsi="Helvetica"/>
          <w:sz w:val="22"/>
          <w:szCs w:val="22"/>
        </w:rPr>
        <w:t xml:space="preserve">monitoring investment for the most </w:t>
      </w:r>
      <w:r w:rsidR="00E53A8D">
        <w:rPr>
          <w:rFonts w:ascii="Helvetica" w:hAnsi="Helvetica"/>
          <w:sz w:val="22"/>
          <w:szCs w:val="22"/>
        </w:rPr>
        <w:t xml:space="preserve">precise monitoring </w:t>
      </w:r>
      <w:r w:rsidR="00D751B7">
        <w:rPr>
          <w:rFonts w:ascii="Helvetica" w:hAnsi="Helvetica"/>
          <w:sz w:val="22"/>
          <w:szCs w:val="22"/>
        </w:rPr>
        <w:t>(CV = 0.1)</w:t>
      </w:r>
      <w:r w:rsidR="00E53A8D">
        <w:rPr>
          <w:rFonts w:ascii="Helvetica" w:hAnsi="Helvetica"/>
          <w:sz w:val="22"/>
          <w:szCs w:val="22"/>
        </w:rPr>
        <w:t xml:space="preserve"> is low when harvest rates are very low, because low harvest rates are </w:t>
      </w:r>
      <w:r w:rsidR="00B066A7">
        <w:rPr>
          <w:rFonts w:ascii="Helvetica" w:hAnsi="Helvetica"/>
          <w:sz w:val="22"/>
          <w:szCs w:val="22"/>
        </w:rPr>
        <w:t>typically associated with very high biomass</w:t>
      </w:r>
      <w:r w:rsidR="009E4EDD">
        <w:rPr>
          <w:rFonts w:ascii="Helvetica" w:hAnsi="Helvetica"/>
          <w:sz w:val="22"/>
          <w:szCs w:val="22"/>
        </w:rPr>
        <w:t xml:space="preserve"> and consequently have low risk of collapse</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the resource</w:t>
      </w:r>
      <w:r w:rsidR="001818F9">
        <w:rPr>
          <w:rFonts w:ascii="Helvetica" w:hAnsi="Helvetica"/>
          <w:sz w:val="22"/>
          <w:szCs w:val="22"/>
        </w:rPr>
        <w:t xml:space="preserve">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w:t>
      </w:r>
      <w:r w:rsidR="001818F9" w:rsidRPr="00295490">
        <w:rPr>
          <w:rFonts w:ascii="Helvetica" w:hAnsi="Helvetica"/>
          <w:sz w:val="22"/>
          <w:szCs w:val="22"/>
        </w:rPr>
        <w:t xml:space="preserve">increasingly high amounts of time </w:t>
      </w:r>
      <w:r w:rsidR="003A4121" w:rsidRPr="00295490">
        <w:rPr>
          <w:rFonts w:ascii="Helvetica" w:hAnsi="Helvetica"/>
          <w:sz w:val="22"/>
          <w:szCs w:val="22"/>
        </w:rPr>
        <w:t>overharvested</w:t>
      </w:r>
      <w:r w:rsidR="00310006" w:rsidRPr="00295490">
        <w:rPr>
          <w:rFonts w:ascii="Helvetica" w:hAnsi="Helvetica"/>
          <w:sz w:val="22"/>
          <w:szCs w:val="22"/>
        </w:rPr>
        <w:t xml:space="preserve"> at very high harvest rates </w:t>
      </w:r>
      <m:oMath>
        <m:sSub>
          <m:sSubPr>
            <m:ctrlPr>
              <w:rPr>
                <w:rFonts w:ascii="Cambria Math" w:hAnsi="Cambria Math"/>
                <w:i/>
                <w:sz w:val="22"/>
                <w:szCs w:val="22"/>
              </w:rPr>
            </m:ctrlPr>
          </m:sSubPr>
          <m:e>
            <m:r>
              <w:rPr>
                <w:rFonts w:ascii="Cambria Math" w:hAnsi="Cambria Math"/>
                <w:sz w:val="22"/>
                <w:szCs w:val="22"/>
              </w:rPr>
              <m:t>&gt;1.0H</m:t>
            </m:r>
          </m:e>
          <m:sub>
            <m:r>
              <w:rPr>
                <w:rFonts w:ascii="Cambria Math" w:hAnsi="Cambria Math"/>
                <w:sz w:val="22"/>
                <w:szCs w:val="22"/>
              </w:rPr>
              <m:t>MSY</m:t>
            </m:r>
          </m:sub>
        </m:sSub>
      </m:oMath>
      <w:r w:rsidR="00295490" w:rsidRPr="00295490">
        <w:rPr>
          <w:rFonts w:ascii="Helvetica" w:hAnsi="Helvetica"/>
          <w:sz w:val="22"/>
          <w:szCs w:val="22"/>
        </w:rPr>
        <w:t>.</w:t>
      </w:r>
      <w:r w:rsidR="003A4121" w:rsidRPr="00295490">
        <w:rPr>
          <w:rFonts w:ascii="Helvetica" w:hAnsi="Helvetica"/>
          <w:sz w:val="22"/>
          <w:szCs w:val="22"/>
        </w:rPr>
        <w:t xml:space="preserve"> Thus</w:t>
      </w:r>
      <w:r w:rsidR="00310006" w:rsidRPr="00295490">
        <w:rPr>
          <w:rFonts w:ascii="Helvetica" w:hAnsi="Helvetica"/>
          <w:sz w:val="22"/>
          <w:szCs w:val="22"/>
        </w:rPr>
        <w:t>,</w:t>
      </w:r>
      <w:r w:rsidR="00A15F36" w:rsidRPr="00295490">
        <w:rPr>
          <w:rFonts w:ascii="Helvetica" w:hAnsi="Helvetica"/>
          <w:sz w:val="22"/>
          <w:szCs w:val="22"/>
        </w:rPr>
        <w:t xml:space="preserve"> heavy harvest rates increase </w:t>
      </w:r>
      <w:r w:rsidR="003A0CE7" w:rsidRPr="00295490">
        <w:rPr>
          <w:rFonts w:ascii="Helvetica" w:hAnsi="Helvetica"/>
          <w:sz w:val="22"/>
          <w:szCs w:val="22"/>
        </w:rPr>
        <w:t>the 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w:t>
      </w:r>
      <w:r w:rsidR="007B5243">
        <w:rPr>
          <w:rFonts w:ascii="Helvetica" w:hAnsi="Helvetica"/>
          <w:sz w:val="22"/>
          <w:szCs w:val="22"/>
        </w:rPr>
        <w:t>population</w:t>
      </w:r>
      <w:r w:rsidR="007B5243" w:rsidRPr="003805EE">
        <w:rPr>
          <w:rFonts w:ascii="Helvetica" w:hAnsi="Helvetica"/>
          <w:sz w:val="22"/>
          <w:szCs w:val="22"/>
        </w:rPr>
        <w:t xml:space="preserve"> </w:t>
      </w:r>
      <w:r w:rsidR="00A15F36" w:rsidRPr="003805EE">
        <w:rPr>
          <w:rFonts w:ascii="Helvetica" w:hAnsi="Helvetica"/>
          <w:sz w:val="22"/>
          <w:szCs w:val="22"/>
        </w:rPr>
        <w:t xml:space="preserve">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p>
    <w:p w14:paraId="013DC04B" w14:textId="77777777" w:rsidR="00402051" w:rsidRDefault="00402051" w:rsidP="00074268">
      <w:pPr>
        <w:rPr>
          <w:rFonts w:ascii="Helvetica" w:hAnsi="Helvetica"/>
          <w:i/>
          <w:iCs/>
          <w:sz w:val="22"/>
          <w:szCs w:val="22"/>
        </w:rPr>
      </w:pPr>
    </w:p>
    <w:p w14:paraId="3F8C96F1" w14:textId="28DE7712" w:rsidR="00506BD9" w:rsidRDefault="00506BD9" w:rsidP="00074268">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51151351" w14:textId="73590A82" w:rsidR="00402051" w:rsidRDefault="00402051" w:rsidP="00074268">
      <w:pPr>
        <w:ind w:firstLine="720"/>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w:t>
      </w:r>
      <w:r w:rsidR="00293DAD">
        <w:rPr>
          <w:rFonts w:ascii="Helvetica" w:hAnsi="Helvetica"/>
          <w:sz w:val="22"/>
          <w:szCs w:val="22"/>
        </w:rPr>
        <w:t xml:space="preserve"> (Fig. 1)</w:t>
      </w:r>
      <w:r>
        <w:rPr>
          <w:rFonts w:ascii="Helvetica" w:hAnsi="Helvetica"/>
          <w:sz w:val="22"/>
          <w:szCs w:val="22"/>
        </w:rPr>
        <w:t>.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 xml:space="preserve">pressure, which can lead to rapid dips in population biomass in short periods of time when populations are incorrectly estimated as </w:t>
      </w:r>
      <w:r w:rsidR="002074CC">
        <w:rPr>
          <w:rFonts w:ascii="Helvetica" w:hAnsi="Helvetica"/>
          <w:sz w:val="22"/>
          <w:szCs w:val="22"/>
        </w:rPr>
        <w:t xml:space="preserve">abundant </w:t>
      </w:r>
      <w:r w:rsidR="0091784A">
        <w:rPr>
          <w:rFonts w:ascii="Helvetica" w:hAnsi="Helvetica"/>
          <w:sz w:val="22"/>
          <w:szCs w:val="22"/>
        </w:rPr>
        <w:t>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w:t>
      </w:r>
      <w:r w:rsidR="00A0535A">
        <w:rPr>
          <w:rFonts w:ascii="Helvetica" w:hAnsi="Helvetica"/>
          <w:sz w:val="22"/>
          <w:szCs w:val="22"/>
        </w:rPr>
        <w:lastRenderedPageBreak/>
        <w:t>high precision</w:t>
      </w:r>
      <w:r>
        <w:rPr>
          <w:rFonts w:ascii="Helvetica" w:hAnsi="Helvetica"/>
          <w:sz w:val="22"/>
          <w:szCs w:val="22"/>
        </w:rPr>
        <w:t xml:space="preserve"> monitoring and modest </w:t>
      </w:r>
      <w:r w:rsidR="00A0535A">
        <w:rPr>
          <w:rFonts w:ascii="Helvetica" w:hAnsi="Helvetica"/>
          <w:sz w:val="22"/>
          <w:szCs w:val="22"/>
        </w:rPr>
        <w:t>harvest</w:t>
      </w:r>
      <w:r>
        <w:rPr>
          <w:rFonts w:ascii="Helvetica" w:hAnsi="Helvetica"/>
          <w:sz w:val="22"/>
          <w:szCs w:val="22"/>
        </w:rPr>
        <w:t xml:space="preserve"> pressure </w:t>
      </w:r>
      <w:r w:rsidR="0091784A">
        <w:rPr>
          <w:rFonts w:ascii="Helvetica" w:hAnsi="Helvetica"/>
          <w:sz w:val="22"/>
          <w:szCs w:val="22"/>
        </w:rPr>
        <w:t>increases</w:t>
      </w:r>
      <w:r>
        <w:rPr>
          <w:rFonts w:ascii="Helvetica" w:hAnsi="Helvetica"/>
          <w:sz w:val="22"/>
          <w:szCs w:val="22"/>
        </w:rPr>
        <w:t xml:space="preserve"> </w:t>
      </w:r>
      <w:r w:rsidR="00E00F14">
        <w:rPr>
          <w:rFonts w:ascii="Helvetica" w:hAnsi="Helvetica"/>
          <w:sz w:val="22"/>
          <w:szCs w:val="22"/>
        </w:rPr>
        <w:t xml:space="preserve">the frequency at which </w:t>
      </w:r>
      <w:r>
        <w:rPr>
          <w:rFonts w:ascii="Helvetica" w:hAnsi="Helvetica"/>
          <w:sz w:val="22"/>
          <w:szCs w:val="22"/>
        </w:rPr>
        <w:t>population</w:t>
      </w:r>
      <w:r w:rsidR="00E00F14">
        <w:rPr>
          <w:rFonts w:ascii="Helvetica" w:hAnsi="Helvetica"/>
          <w:sz w:val="22"/>
          <w:szCs w:val="22"/>
        </w:rPr>
        <w:t>s</w:t>
      </w:r>
      <w:r>
        <w:rPr>
          <w:rFonts w:ascii="Helvetica" w:hAnsi="Helvetica"/>
          <w:sz w:val="22"/>
          <w:szCs w:val="22"/>
        </w:rPr>
        <w:t xml:space="preserve"> </w:t>
      </w:r>
      <w:r w:rsidR="00293DAD">
        <w:rPr>
          <w:rFonts w:ascii="Helvetica" w:hAnsi="Helvetica"/>
          <w:sz w:val="22"/>
          <w:szCs w:val="22"/>
        </w:rPr>
        <w:t>recover</w:t>
      </w:r>
      <w:r w:rsidR="00E00F14">
        <w:rPr>
          <w:rFonts w:ascii="Helvetica" w:hAnsi="Helvetica"/>
          <w:sz w:val="22"/>
          <w:szCs w:val="22"/>
        </w:rPr>
        <w:t xml:space="preserve"> from the danger zone</w:t>
      </w:r>
      <w:r w:rsidR="00E56DF6">
        <w:rPr>
          <w:rFonts w:ascii="Helvetica" w:hAnsi="Helvetica"/>
          <w:sz w:val="22"/>
          <w:szCs w:val="22"/>
        </w:rPr>
        <w:t xml:space="preserve"> (</w:t>
      </w:r>
      <w:commentRangeStart w:id="4"/>
      <w:r w:rsidR="00E56DF6">
        <w:rPr>
          <w:rFonts w:ascii="Helvetica" w:hAnsi="Helvetica"/>
          <w:sz w:val="22"/>
          <w:szCs w:val="22"/>
        </w:rPr>
        <w:t>Fig. 4</w:t>
      </w:r>
      <w:commentRangeEnd w:id="4"/>
      <w:r w:rsidR="007B0A94">
        <w:rPr>
          <w:rStyle w:val="CommentReference"/>
          <w:rFonts w:asciiTheme="minorHAnsi" w:eastAsiaTheme="minorEastAsia" w:hAnsiTheme="minorHAnsi" w:cstheme="minorBidi"/>
          <w:lang w:eastAsia="ja-JP"/>
        </w:rPr>
        <w:commentReference w:id="4"/>
      </w:r>
      <w:r w:rsidR="00E56DF6">
        <w:rPr>
          <w:rFonts w:ascii="Helvetica" w:hAnsi="Helvetica"/>
          <w:sz w:val="22"/>
          <w:szCs w:val="22"/>
        </w:rPr>
        <w:t>)</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w:t>
      </w:r>
      <w:r w:rsidR="00095C81">
        <w:rPr>
          <w:rFonts w:ascii="Helvetica" w:hAnsi="Helvetica"/>
          <w:sz w:val="22"/>
          <w:szCs w:val="22"/>
        </w:rPr>
        <w:t>harvest</w:t>
      </w:r>
      <w:r>
        <w:rPr>
          <w:rFonts w:ascii="Helvetica" w:hAnsi="Helvetica"/>
          <w:sz w:val="22"/>
          <w:szCs w:val="22"/>
        </w:rPr>
        <w:t xml:space="preserve">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w:t>
      </w:r>
      <w:r w:rsidR="0020549B">
        <w:rPr>
          <w:rFonts w:ascii="Helvetica" w:hAnsi="Helvetica"/>
          <w:sz w:val="22"/>
          <w:szCs w:val="22"/>
        </w:rPr>
        <w:t>recovery</w:t>
      </w:r>
      <w:r>
        <w:rPr>
          <w:rFonts w:ascii="Helvetica" w:hAnsi="Helvetica"/>
          <w:sz w:val="22"/>
          <w:szCs w:val="22"/>
        </w:rPr>
        <w:t xml:space="preserve"> afforded by</w:t>
      </w:r>
      <w:r w:rsidR="0020549B">
        <w:rPr>
          <w:rFonts w:ascii="Helvetica" w:hAnsi="Helvetica"/>
          <w:sz w:val="22"/>
          <w:szCs w:val="22"/>
        </w:rPr>
        <w:t xml:space="preserve"> high precision</w:t>
      </w:r>
      <w:r>
        <w:rPr>
          <w:rFonts w:ascii="Helvetica" w:hAnsi="Helvetica"/>
          <w:sz w:val="22"/>
          <w:szCs w:val="22"/>
        </w:rPr>
        <w:t xml:space="preserve"> monitoring is a critical complement to the economic benefits that maximize return on investment. </w:t>
      </w:r>
    </w:p>
    <w:p w14:paraId="1696E08E" w14:textId="353172BD" w:rsidR="00BC68A6" w:rsidRDefault="00BC68A6" w:rsidP="00074268">
      <w:pPr>
        <w:rPr>
          <w:rFonts w:ascii="Helvetica" w:hAnsi="Helvetica"/>
          <w:sz w:val="22"/>
          <w:szCs w:val="22"/>
        </w:rPr>
      </w:pPr>
    </w:p>
    <w:p w14:paraId="450B9D9E" w14:textId="0753DAB7" w:rsidR="00BC68A6" w:rsidRPr="0063796A" w:rsidRDefault="00BC68A6" w:rsidP="00074268">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7D4A3249" w14:textId="3311090E" w:rsidR="001C5532" w:rsidRPr="003805EE" w:rsidRDefault="00506BD9" w:rsidP="00074268">
      <w:pPr>
        <w:rPr>
          <w:rFonts w:ascii="Helvetica" w:hAnsi="Helvetica"/>
          <w:sz w:val="22"/>
          <w:szCs w:val="22"/>
        </w:rPr>
      </w:pPr>
      <w:r>
        <w:rPr>
          <w:rFonts w:ascii="Helvetica" w:hAnsi="Helvetica"/>
          <w:i/>
          <w:sz w:val="22"/>
          <w:szCs w:val="22"/>
        </w:rPr>
        <w:tab/>
      </w:r>
      <w:r>
        <w:rPr>
          <w:rFonts w:ascii="Helvetica" w:hAnsi="Helvetica"/>
          <w:iCs/>
          <w:sz w:val="22"/>
          <w:szCs w:val="22"/>
        </w:rPr>
        <w:t>T</w:t>
      </w:r>
      <w:r w:rsidR="00F92D0C">
        <w:rPr>
          <w:rFonts w:ascii="Helvetica" w:hAnsi="Helvetica"/>
          <w:iCs/>
          <w:sz w:val="22"/>
          <w:szCs w:val="22"/>
        </w:rPr>
        <w:t>he higher recovery potential</w:t>
      </w:r>
      <w:r>
        <w:rPr>
          <w:rFonts w:ascii="Helvetica" w:hAnsi="Helvetica"/>
          <w:iCs/>
          <w:sz w:val="22"/>
          <w:szCs w:val="22"/>
        </w:rPr>
        <w:t xml:space="preserv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w:t>
      </w:r>
      <w:r w:rsidR="00BD120B" w:rsidRPr="00594A51">
        <w:rPr>
          <w:rFonts w:ascii="Helvetica" w:hAnsi="Helvetica"/>
          <w:sz w:val="22"/>
          <w:szCs w:val="22"/>
        </w:rPr>
        <w:t>a resource’s biomass will fall below a</w:t>
      </w:r>
      <w:r w:rsidR="00A0799D" w:rsidRPr="00594A51">
        <w:rPr>
          <w:rFonts w:ascii="Helvetica" w:hAnsi="Helvetica"/>
          <w:sz w:val="22"/>
          <w:szCs w:val="22"/>
        </w:rPr>
        <w:t xml:space="preserve"> </w:t>
      </w:r>
      <w:r w:rsidR="00BD120B" w:rsidRPr="00594A51">
        <w:rPr>
          <w:rFonts w:ascii="Helvetica" w:hAnsi="Helvetica"/>
          <w:sz w:val="22"/>
          <w:szCs w:val="22"/>
        </w:rPr>
        <w:t>critical threshold</w:t>
      </w:r>
      <w:r w:rsidR="00A0799D" w:rsidRPr="00594A51">
        <w:rPr>
          <w:rFonts w:ascii="Helvetica" w:hAnsi="Helvetica"/>
          <w:sz w:val="22"/>
          <w:szCs w:val="22"/>
        </w:rPr>
        <w:t xml:space="preserve">. </w:t>
      </w:r>
      <w:r w:rsidR="00CA4F64" w:rsidRPr="00594A51">
        <w:rPr>
          <w:rFonts w:ascii="Helvetica" w:hAnsi="Helvetica"/>
          <w:sz w:val="22"/>
          <w:szCs w:val="22"/>
        </w:rPr>
        <w:t xml:space="preserve">We defined a </w:t>
      </w:r>
      <w:r w:rsidR="00933791" w:rsidRPr="00594A51">
        <w:rPr>
          <w:rFonts w:ascii="Helvetica" w:hAnsi="Helvetica"/>
          <w:sz w:val="22"/>
          <w:szCs w:val="22"/>
        </w:rPr>
        <w:t xml:space="preserve">safe operating space </w:t>
      </w:r>
      <w:r w:rsidR="00CA4F64" w:rsidRPr="00594A51">
        <w:rPr>
          <w:rFonts w:ascii="Helvetica" w:hAnsi="Helvetica"/>
          <w:sz w:val="22"/>
          <w:szCs w:val="22"/>
        </w:rPr>
        <w:t>as</w:t>
      </w:r>
      <w:r w:rsidR="00933791" w:rsidRPr="00594A51">
        <w:rPr>
          <w:rFonts w:ascii="Helvetica" w:hAnsi="Helvetica"/>
          <w:sz w:val="22"/>
          <w:szCs w:val="22"/>
        </w:rPr>
        <w:t xml:space="preserve"> </w:t>
      </w:r>
      <w:r w:rsidR="00D707B4" w:rsidRPr="00594A51">
        <w:rPr>
          <w:rFonts w:ascii="Helvetica" w:hAnsi="Helvetica"/>
          <w:sz w:val="22"/>
          <w:szCs w:val="22"/>
        </w:rPr>
        <w:t xml:space="preserve">a </w:t>
      </w:r>
      <w:r w:rsidR="00933791" w:rsidRPr="00594A51">
        <w:rPr>
          <w:rFonts w:ascii="Helvetica" w:hAnsi="Helvetica"/>
          <w:sz w:val="22"/>
          <w:szCs w:val="22"/>
        </w:rPr>
        <w:t xml:space="preserve">combination of exploitation effort and the minimum precision required to avoid </w:t>
      </w:r>
      <w:r w:rsidR="00F92D0C" w:rsidRPr="00594A51">
        <w:rPr>
          <w:rFonts w:ascii="Helvetica" w:hAnsi="Helvetica"/>
          <w:sz w:val="22"/>
          <w:szCs w:val="22"/>
        </w:rPr>
        <w:t>crossing a critical biological threshold.</w:t>
      </w:r>
      <w:r w:rsidR="00CA4F64" w:rsidRPr="00594A51">
        <w:rPr>
          <w:rFonts w:ascii="Helvetica" w:hAnsi="Helvetica"/>
          <w:sz w:val="22"/>
          <w:szCs w:val="22"/>
        </w:rPr>
        <w:t xml:space="preserve"> The </w:t>
      </w:r>
      <w:r w:rsidR="00211620" w:rsidRPr="00594A51">
        <w:rPr>
          <w:rFonts w:ascii="Helvetica" w:hAnsi="Helvetica"/>
          <w:sz w:val="22"/>
          <w:szCs w:val="22"/>
        </w:rPr>
        <w:t xml:space="preserve">operating space </w:t>
      </w:r>
      <w:r w:rsidR="00CA4F64" w:rsidRPr="00594A51">
        <w:rPr>
          <w:rFonts w:ascii="Helvetica" w:hAnsi="Helvetica"/>
          <w:sz w:val="22"/>
          <w:szCs w:val="22"/>
        </w:rPr>
        <w:t xml:space="preserve">defined as </w:t>
      </w:r>
      <w:r w:rsidR="007B0A94" w:rsidRPr="00594A51">
        <w:rPr>
          <w:rFonts w:ascii="Helvetica" w:hAnsi="Helvetica"/>
          <w:sz w:val="22"/>
          <w:szCs w:val="22"/>
        </w:rPr>
        <w:t>‘</w:t>
      </w:r>
      <w:r w:rsidR="00CA4F64" w:rsidRPr="00594A51">
        <w:rPr>
          <w:rFonts w:ascii="Helvetica" w:hAnsi="Helvetica"/>
          <w:sz w:val="22"/>
          <w:szCs w:val="22"/>
        </w:rPr>
        <w:t>safe</w:t>
      </w:r>
      <w:r w:rsidR="007B0A94" w:rsidRPr="00594A51">
        <w:rPr>
          <w:rFonts w:ascii="Helvetica" w:hAnsi="Helvetica"/>
          <w:sz w:val="22"/>
          <w:szCs w:val="22"/>
        </w:rPr>
        <w:t xml:space="preserve">’ </w:t>
      </w:r>
      <w:r w:rsidR="00B16D69" w:rsidRPr="00594A51">
        <w:rPr>
          <w:rFonts w:ascii="Helvetica" w:hAnsi="Helvetica"/>
          <w:sz w:val="22"/>
          <w:szCs w:val="22"/>
        </w:rPr>
        <w:t xml:space="preserve">becomes </w:t>
      </w:r>
      <w:r w:rsidR="00B3069E" w:rsidRPr="00594A51">
        <w:rPr>
          <w:rFonts w:ascii="Helvetica" w:hAnsi="Helvetica"/>
          <w:sz w:val="22"/>
          <w:szCs w:val="22"/>
        </w:rPr>
        <w:t xml:space="preserve">narrower </w:t>
      </w:r>
      <w:r w:rsidR="00B16D69" w:rsidRPr="00594A51">
        <w:rPr>
          <w:rFonts w:ascii="Helvetica" w:hAnsi="Helvetica"/>
          <w:sz w:val="22"/>
          <w:szCs w:val="22"/>
        </w:rPr>
        <w:t>as the manager</w:t>
      </w:r>
      <w:r w:rsidR="00B16D69" w:rsidRPr="00837D8E">
        <w:rPr>
          <w:rFonts w:ascii="Helvetica" w:hAnsi="Helvetica"/>
          <w:sz w:val="22"/>
          <w:szCs w:val="22"/>
        </w:rPr>
        <w:t xml:space="preserve"> or stakeholder’s aversion to risk increases </w:t>
      </w:r>
      <w:r w:rsidR="00CD6FF0" w:rsidRPr="00837D8E">
        <w:rPr>
          <w:rFonts w:ascii="Helvetica" w:hAnsi="Helvetica"/>
          <w:sz w:val="22"/>
          <w:szCs w:val="22"/>
        </w:rPr>
        <w:t xml:space="preserve">(Fig. </w:t>
      </w:r>
      <w:r w:rsidRPr="00837D8E">
        <w:rPr>
          <w:rFonts w:ascii="Helvetica" w:hAnsi="Helvetica"/>
          <w:sz w:val="22"/>
          <w:szCs w:val="22"/>
        </w:rPr>
        <w:t>5</w:t>
      </w:r>
      <w:r w:rsidR="00CD6FF0" w:rsidRPr="00837D8E">
        <w:rPr>
          <w:rFonts w:ascii="Helvetica" w:hAnsi="Helvetica"/>
          <w:sz w:val="22"/>
          <w:szCs w:val="22"/>
        </w:rPr>
        <w:t>)</w:t>
      </w:r>
      <w:r w:rsidR="00CA4F64" w:rsidRPr="00837D8E">
        <w:rPr>
          <w:rFonts w:ascii="Helvetica" w:hAnsi="Helvetica"/>
          <w:sz w:val="22"/>
          <w:szCs w:val="22"/>
        </w:rPr>
        <w:t>. In other words,</w:t>
      </w:r>
      <w:r w:rsidR="00D7486C" w:rsidRPr="00837D8E">
        <w:rPr>
          <w:rFonts w:ascii="Helvetica" w:hAnsi="Helvetica"/>
          <w:sz w:val="22"/>
          <w:szCs w:val="22"/>
        </w:rPr>
        <w:t xml:space="preserve"> risk</w:t>
      </w:r>
      <w:r w:rsidR="00211620" w:rsidRPr="00837D8E">
        <w:rPr>
          <w:rFonts w:ascii="Helvetica" w:hAnsi="Helvetica"/>
          <w:sz w:val="22"/>
          <w:szCs w:val="22"/>
        </w:rPr>
        <w:t>-</w:t>
      </w:r>
      <w:r w:rsidR="00D7486C" w:rsidRPr="00837D8E">
        <w:rPr>
          <w:rFonts w:ascii="Helvetica" w:hAnsi="Helvetica"/>
          <w:sz w:val="22"/>
          <w:szCs w:val="22"/>
        </w:rPr>
        <w:t xml:space="preserve">averse </w:t>
      </w:r>
      <w:r w:rsidR="00351415" w:rsidRPr="00837D8E">
        <w:rPr>
          <w:rFonts w:ascii="Helvetica" w:hAnsi="Helvetica"/>
          <w:sz w:val="22"/>
          <w:szCs w:val="22"/>
        </w:rPr>
        <w:t xml:space="preserve">managers or stakeholders </w:t>
      </w:r>
      <w:r w:rsidR="00D7486C" w:rsidRPr="00837D8E">
        <w:rPr>
          <w:rFonts w:ascii="Helvetica" w:hAnsi="Helvetica"/>
          <w:sz w:val="22"/>
          <w:szCs w:val="22"/>
        </w:rPr>
        <w:t xml:space="preserve">will benefit from a </w:t>
      </w:r>
      <w:r w:rsidR="00F92D0C" w:rsidRPr="00837D8E">
        <w:rPr>
          <w:rFonts w:ascii="Helvetica" w:hAnsi="Helvetica"/>
          <w:sz w:val="22"/>
          <w:szCs w:val="22"/>
        </w:rPr>
        <w:t>more conservative</w:t>
      </w:r>
      <w:r w:rsidR="00CA4F64" w:rsidRPr="00837D8E">
        <w:rPr>
          <w:rFonts w:ascii="Helvetica" w:hAnsi="Helvetica"/>
          <w:sz w:val="22"/>
          <w:szCs w:val="22"/>
        </w:rPr>
        <w:t xml:space="preserve"> approach </w:t>
      </w:r>
      <w:r w:rsidR="00D7486C" w:rsidRPr="00837D8E">
        <w:rPr>
          <w:rFonts w:ascii="Helvetica" w:hAnsi="Helvetica"/>
          <w:sz w:val="22"/>
          <w:szCs w:val="22"/>
        </w:rPr>
        <w:t>with</w:t>
      </w:r>
      <w:r w:rsidR="00CA4F64" w:rsidRPr="00837D8E">
        <w:rPr>
          <w:rFonts w:ascii="Helvetica" w:hAnsi="Helvetica"/>
          <w:sz w:val="22"/>
          <w:szCs w:val="22"/>
        </w:rPr>
        <w:t xml:space="preserve"> lower harvest rates and higher monitoring precision</w:t>
      </w:r>
      <w:r w:rsidR="00CD6FF0" w:rsidRPr="00837D8E">
        <w:rPr>
          <w:rFonts w:ascii="Helvetica" w:hAnsi="Helvetica"/>
          <w:sz w:val="22"/>
          <w:szCs w:val="22"/>
        </w:rPr>
        <w:t>.</w:t>
      </w:r>
      <w:r w:rsidR="00A53D50" w:rsidRPr="003805EE">
        <w:rPr>
          <w:rFonts w:ascii="Helvetica" w:hAnsi="Helvetica"/>
          <w:sz w:val="22"/>
          <w:szCs w:val="22"/>
        </w:rPr>
        <w:t xml:space="preserve"> </w:t>
      </w:r>
    </w:p>
    <w:p w14:paraId="33C718E5" w14:textId="58CF1FEE" w:rsidR="00741A2F" w:rsidRDefault="007C6756" w:rsidP="00074268">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cheapest monitoring option where monitoring precision is always low (CV = 0.5) offers the </w:t>
      </w:r>
      <w:r w:rsidR="002F5A6E">
        <w:rPr>
          <w:rFonts w:ascii="Helvetica" w:hAnsi="Helvetica"/>
          <w:sz w:val="22"/>
          <w:szCs w:val="22"/>
        </w:rPr>
        <w:t xml:space="preserve">highest relative </w:t>
      </w:r>
      <w:r w:rsidR="00837D8E">
        <w:rPr>
          <w:rFonts w:ascii="Helvetica" w:hAnsi="Helvetica"/>
          <w:sz w:val="22"/>
          <w:szCs w:val="22"/>
        </w:rPr>
        <w:t>return on investment,</w:t>
      </w:r>
      <w:r w:rsidR="002F5A6E">
        <w:rPr>
          <w:rFonts w:ascii="Helvetica" w:hAnsi="Helvetica"/>
          <w:sz w:val="22"/>
          <w:szCs w:val="22"/>
        </w:rPr>
        <w:t xml:space="preserve"> but </w:t>
      </w:r>
      <w:r w:rsidR="00124B10">
        <w:rPr>
          <w:rFonts w:ascii="Helvetica" w:hAnsi="Helvetica"/>
          <w:sz w:val="22"/>
          <w:szCs w:val="22"/>
        </w:rPr>
        <w:t>is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w:t>
      </w:r>
      <w:r w:rsidR="004229ED">
        <w:rPr>
          <w:rFonts w:ascii="Helvetica" w:hAnsi="Helvetica"/>
          <w:sz w:val="22"/>
          <w:szCs w:val="22"/>
        </w:rPr>
        <w:t xml:space="preserve">crossing </w:t>
      </w:r>
      <w:commentRangeStart w:id="5"/>
      <w:r w:rsidR="004229ED">
        <w:rPr>
          <w:rFonts w:ascii="Helvetica" w:hAnsi="Helvetica"/>
          <w:sz w:val="22"/>
          <w:szCs w:val="22"/>
        </w:rPr>
        <w:t>the biological threshold</w:t>
      </w:r>
      <w:r w:rsidR="007B0A94">
        <w:rPr>
          <w:rFonts w:ascii="Helvetica" w:hAnsi="Helvetica"/>
          <w:sz w:val="22"/>
          <w:szCs w:val="22"/>
        </w:rPr>
        <w:t xml:space="preserve"> </w:t>
      </w:r>
      <w:commentRangeEnd w:id="5"/>
      <w:r w:rsidR="007B0A94">
        <w:rPr>
          <w:rStyle w:val="CommentReference"/>
          <w:rFonts w:asciiTheme="minorHAnsi" w:eastAsiaTheme="minorEastAsia" w:hAnsiTheme="minorHAnsi" w:cstheme="minorBidi"/>
          <w:lang w:eastAsia="ja-JP"/>
        </w:rPr>
        <w:commentReference w:id="5"/>
      </w:r>
      <w:r w:rsidR="007B0A94">
        <w:rPr>
          <w:rFonts w:ascii="Helvetica" w:hAnsi="Helvetica"/>
          <w:sz w:val="22"/>
          <w:szCs w:val="22"/>
        </w:rPr>
        <w:t>(Fig. 6, triangles)</w:t>
      </w:r>
      <w:r w:rsidRPr="003805EE">
        <w:rPr>
          <w:rFonts w:ascii="Helvetica" w:hAnsi="Helvetica"/>
          <w:sz w:val="22"/>
          <w:szCs w:val="22"/>
        </w:rPr>
        <w:t xml:space="preserve">.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4229ED">
        <w:rPr>
          <w:rFonts w:ascii="Helvetica" w:hAnsi="Helvetica"/>
          <w:sz w:val="22"/>
          <w:szCs w:val="22"/>
        </w:rPr>
        <w:t>N</w:t>
      </w:r>
      <w:r w:rsidR="003B24E6" w:rsidRPr="003805EE">
        <w:rPr>
          <w:rFonts w:ascii="Helvetica" w:hAnsi="Helvetica"/>
          <w:sz w:val="22"/>
          <w:szCs w:val="22"/>
        </w:rPr>
        <w:t xml:space="preserve">et </w:t>
      </w:r>
      <w:r w:rsidR="004229ED">
        <w:rPr>
          <w:rFonts w:ascii="Helvetica" w:hAnsi="Helvetica"/>
          <w:sz w:val="22"/>
          <w:szCs w:val="22"/>
        </w:rPr>
        <w:t>P</w:t>
      </w:r>
      <w:r w:rsidR="003B24E6" w:rsidRPr="003805EE">
        <w:rPr>
          <w:rFonts w:ascii="Helvetica" w:hAnsi="Helvetica"/>
          <w:sz w:val="22"/>
          <w:szCs w:val="22"/>
        </w:rPr>
        <w:t xml:space="preserve">resent </w:t>
      </w:r>
      <w:r w:rsidR="004229ED">
        <w:rPr>
          <w:rFonts w:ascii="Helvetica" w:hAnsi="Helvetica"/>
          <w:sz w:val="22"/>
          <w:szCs w:val="22"/>
        </w:rPr>
        <w:t>V</w:t>
      </w:r>
      <w:r w:rsidR="003B24E6" w:rsidRPr="003805EE">
        <w:rPr>
          <w:rFonts w:ascii="Helvetica" w:hAnsi="Helvetica"/>
          <w:sz w:val="22"/>
          <w:szCs w:val="22"/>
        </w:rPr>
        <w:t>alue</w:t>
      </w:r>
      <w:r w:rsidR="007B0A94">
        <w:rPr>
          <w:rFonts w:ascii="Helvetica" w:hAnsi="Helvetica"/>
          <w:sz w:val="22"/>
          <w:szCs w:val="22"/>
        </w:rPr>
        <w:t>,</w:t>
      </w:r>
      <w:r w:rsidR="003B24E6" w:rsidRPr="003805EE">
        <w:rPr>
          <w:rFonts w:ascii="Helvetica" w:hAnsi="Helvetica"/>
          <w:sz w:val="22"/>
          <w:szCs w:val="22"/>
        </w:rPr>
        <w:t xml:space="preserve"> </w:t>
      </w:r>
      <w:r w:rsidR="00C776FB">
        <w:rPr>
          <w:rFonts w:ascii="Helvetica" w:hAnsi="Helvetica"/>
          <w:sz w:val="22"/>
          <w:szCs w:val="22"/>
        </w:rPr>
        <w:t xml:space="preserve">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7B0A94">
        <w:rPr>
          <w:rFonts w:ascii="Helvetica" w:hAnsi="Helvetica"/>
          <w:sz w:val="22"/>
          <w:szCs w:val="22"/>
        </w:rPr>
        <w:t xml:space="preserve">, but also a relatively </w:t>
      </w:r>
      <w:r w:rsidR="007002AA">
        <w:rPr>
          <w:rFonts w:ascii="Helvetica" w:hAnsi="Helvetica"/>
          <w:sz w:val="22"/>
          <w:szCs w:val="22"/>
        </w:rPr>
        <w:t>return on investment</w:t>
      </w:r>
      <w:r w:rsidR="008D0105">
        <w:rPr>
          <w:rFonts w:ascii="Helvetica" w:hAnsi="Helvetica"/>
          <w:sz w:val="22"/>
          <w:szCs w:val="22"/>
        </w:rPr>
        <w:t xml:space="preserve"> (</w:t>
      </w:r>
      <w:commentRangeStart w:id="6"/>
      <w:r w:rsidR="008D0105">
        <w:rPr>
          <w:rFonts w:ascii="Helvetica" w:hAnsi="Helvetica"/>
          <w:sz w:val="22"/>
          <w:szCs w:val="22"/>
        </w:rPr>
        <w:t>Fig. 6</w:t>
      </w:r>
      <w:r w:rsidR="007B0A94">
        <w:rPr>
          <w:rFonts w:ascii="Helvetica" w:hAnsi="Helvetica"/>
          <w:sz w:val="22"/>
          <w:szCs w:val="22"/>
        </w:rPr>
        <w:t>, circles</w:t>
      </w:r>
      <w:r w:rsidR="008D0105">
        <w:rPr>
          <w:rFonts w:ascii="Helvetica" w:hAnsi="Helvetica"/>
          <w:sz w:val="22"/>
          <w:szCs w:val="22"/>
        </w:rPr>
        <w:t>)</w:t>
      </w:r>
      <w:r w:rsidR="00B16D69" w:rsidRPr="003805EE">
        <w:rPr>
          <w:rFonts w:ascii="Helvetica" w:hAnsi="Helvetica"/>
          <w:sz w:val="22"/>
          <w:szCs w:val="22"/>
        </w:rPr>
        <w:t>.</w:t>
      </w:r>
      <w:r w:rsidR="00DE4DC0" w:rsidRPr="003805EE">
        <w:rPr>
          <w:rFonts w:ascii="Helvetica" w:hAnsi="Helvetica"/>
          <w:sz w:val="22"/>
          <w:szCs w:val="22"/>
        </w:rPr>
        <w:t xml:space="preserve"> </w:t>
      </w:r>
      <w:commentRangeEnd w:id="6"/>
      <w:r w:rsidR="007B0A94">
        <w:rPr>
          <w:rStyle w:val="CommentReference"/>
          <w:rFonts w:asciiTheme="minorHAnsi" w:eastAsiaTheme="minorEastAsia" w:hAnsiTheme="minorHAnsi" w:cstheme="minorBidi"/>
          <w:lang w:eastAsia="ja-JP"/>
        </w:rPr>
        <w:commentReference w:id="6"/>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7B0A94">
        <w:rPr>
          <w:rFonts w:ascii="Helvetica" w:hAnsi="Helvetica"/>
          <w:sz w:val="22"/>
          <w:szCs w:val="22"/>
        </w:rPr>
        <w:t xml:space="preserve">, a higher </w:t>
      </w:r>
      <w:r w:rsidR="00837D8E">
        <w:rPr>
          <w:rFonts w:ascii="Helvetica" w:hAnsi="Helvetica"/>
          <w:sz w:val="22"/>
          <w:szCs w:val="22"/>
        </w:rPr>
        <w:t>return on investment</w:t>
      </w:r>
      <w:r w:rsidR="007B0A94">
        <w:rPr>
          <w:rFonts w:ascii="Helvetica" w:hAnsi="Helvetica"/>
          <w:sz w:val="22"/>
          <w:szCs w:val="22"/>
        </w:rPr>
        <w:t>,</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 xml:space="preserve">a </w:t>
      </w:r>
      <w:r w:rsidR="007B0A94">
        <w:rPr>
          <w:rFonts w:ascii="Helvetica" w:hAnsi="Helvetica"/>
          <w:sz w:val="22"/>
          <w:szCs w:val="22"/>
        </w:rPr>
        <w:t xml:space="preserve">moderate </w:t>
      </w:r>
      <w:r w:rsidR="00573CAA">
        <w:rPr>
          <w:rFonts w:ascii="Helvetica" w:hAnsi="Helvetica"/>
          <w:sz w:val="22"/>
          <w:szCs w:val="22"/>
        </w:rPr>
        <w:t>increase in risk of collapse</w:t>
      </w:r>
      <w:r w:rsidR="007B0A94">
        <w:rPr>
          <w:rFonts w:ascii="Helvetica" w:hAnsi="Helvetica"/>
          <w:sz w:val="22"/>
          <w:szCs w:val="22"/>
        </w:rPr>
        <w:t xml:space="preserve"> (Fig. 6, squares)</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Naturally, the costs and benefits of any given strategy will potentially change </w:t>
      </w:r>
      <w:r w:rsidR="007C22C3">
        <w:rPr>
          <w:rFonts w:ascii="Helvetica" w:hAnsi="Helvetica"/>
          <w:sz w:val="22"/>
          <w:szCs w:val="22"/>
        </w:rPr>
        <w:t xml:space="preserve">for any given system </w:t>
      </w:r>
      <w:r w:rsidR="00404708">
        <w:rPr>
          <w:rFonts w:ascii="Helvetica" w:hAnsi="Helvetica"/>
          <w:sz w:val="22"/>
          <w:szCs w:val="22"/>
        </w:rPr>
        <w:t xml:space="preserve">depending on the </w:t>
      </w:r>
      <w:r w:rsidR="00E70D27">
        <w:rPr>
          <w:rFonts w:ascii="Helvetica" w:hAnsi="Helvetica"/>
          <w:sz w:val="22"/>
          <w:szCs w:val="22"/>
        </w:rPr>
        <w:t>specific</w:t>
      </w:r>
      <w:r w:rsidR="00404708">
        <w:rPr>
          <w:rFonts w:ascii="Helvetica" w:hAnsi="Helvetica"/>
          <w:sz w:val="22"/>
          <w:szCs w:val="22"/>
        </w:rPr>
        <w:t xml:space="preserve"> costs and benefits of monitoring</w:t>
      </w:r>
      <w:r w:rsidR="007B0A94">
        <w:rPr>
          <w:rFonts w:ascii="Helvetica" w:hAnsi="Helvetica"/>
          <w:sz w:val="22"/>
          <w:szCs w:val="22"/>
        </w:rPr>
        <w:t xml:space="preserve"> and the perceived consequences of crossing a threshold</w:t>
      </w:r>
      <w:r w:rsidR="00E70D27">
        <w:rPr>
          <w:rFonts w:ascii="Helvetica" w:hAnsi="Helvetica"/>
          <w:sz w:val="22"/>
          <w:szCs w:val="22"/>
        </w:rPr>
        <w:t xml:space="preserve">. </w:t>
      </w:r>
    </w:p>
    <w:p w14:paraId="7812C7AE" w14:textId="240156E6" w:rsidR="005B7365" w:rsidRPr="003805EE" w:rsidRDefault="005B7365" w:rsidP="00074268">
      <w:pPr>
        <w:rPr>
          <w:rFonts w:ascii="Helvetica" w:hAnsi="Helvetica"/>
          <w:sz w:val="22"/>
          <w:szCs w:val="22"/>
        </w:rPr>
      </w:pPr>
    </w:p>
    <w:p w14:paraId="03834AC9" w14:textId="5FD9CD8E" w:rsidR="00A21B6D" w:rsidRDefault="001915FF" w:rsidP="00074268">
      <w:pPr>
        <w:rPr>
          <w:rFonts w:ascii="Helvetica" w:hAnsi="Helvetica"/>
          <w:b/>
          <w:sz w:val="22"/>
          <w:szCs w:val="22"/>
        </w:rPr>
      </w:pPr>
      <w:r w:rsidRPr="003805EE">
        <w:rPr>
          <w:rFonts w:ascii="Helvetica" w:hAnsi="Helvetica"/>
          <w:b/>
          <w:sz w:val="22"/>
          <w:szCs w:val="22"/>
        </w:rPr>
        <w:t xml:space="preserve">DISCUSSION </w:t>
      </w:r>
    </w:p>
    <w:p w14:paraId="19B194C6" w14:textId="0118D1F8" w:rsidR="007E4904" w:rsidRPr="00334E47" w:rsidRDefault="00E85D06" w:rsidP="00074268">
      <w:pPr>
        <w:rPr>
          <w:rFonts w:ascii="Helvetica" w:hAnsi="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w:t>
      </w:r>
      <w:r w:rsidR="00A86133">
        <w:rPr>
          <w:rFonts w:ascii="Helvetica" w:hAnsi="Helvetica"/>
          <w:sz w:val="22"/>
          <w:szCs w:val="22"/>
        </w:rPr>
        <w:t>recovery</w:t>
      </w:r>
      <w:r w:rsidR="005B06D5">
        <w:rPr>
          <w:rFonts w:ascii="Helvetica" w:hAnsi="Helvetica"/>
          <w:sz w:val="22"/>
          <w:szCs w:val="22"/>
        </w:rPr>
        <w:t xml:space="preserve"> of </w:t>
      </w:r>
      <w:r w:rsidR="00A32411">
        <w:rPr>
          <w:rFonts w:ascii="Helvetica" w:hAnsi="Helvetica"/>
          <w:sz w:val="22"/>
          <w:szCs w:val="22"/>
        </w:rPr>
        <w:t xml:space="preserve">an </w:t>
      </w:r>
      <w:r w:rsidR="005B06D5">
        <w:rPr>
          <w:rFonts w:ascii="Helvetica" w:hAnsi="Helvetica"/>
          <w:sz w:val="22"/>
          <w:szCs w:val="22"/>
        </w:rPr>
        <w:t>overharvested population</w:t>
      </w:r>
      <w:r w:rsidR="007E4904">
        <w:rPr>
          <w:rFonts w:ascii="Helvetica" w:hAnsi="Helvetica"/>
          <w:sz w:val="22"/>
          <w:szCs w:val="22"/>
        </w:rPr>
        <w:t xml:space="preserve">, mitigate </w:t>
      </w:r>
      <w:r w:rsidR="00A32411">
        <w:rPr>
          <w:rFonts w:ascii="Helvetica" w:hAnsi="Helvetica"/>
          <w:sz w:val="22"/>
          <w:szCs w:val="22"/>
        </w:rPr>
        <w:t xml:space="preserve">the </w:t>
      </w:r>
      <w:r w:rsidR="007E4904">
        <w:rPr>
          <w:rFonts w:ascii="Helvetica" w:hAnsi="Helvetica"/>
          <w:sz w:val="22"/>
          <w:szCs w:val="22"/>
        </w:rPr>
        <w:t xml:space="preserve">risk of </w:t>
      </w:r>
      <w:r w:rsidR="00A32411">
        <w:rPr>
          <w:rFonts w:ascii="Helvetica" w:hAnsi="Helvetica"/>
          <w:sz w:val="22"/>
          <w:szCs w:val="22"/>
        </w:rPr>
        <w:t xml:space="preserve">population </w:t>
      </w:r>
      <w:r w:rsidR="007E4904">
        <w:rPr>
          <w:rFonts w:ascii="Helvetica" w:hAnsi="Helvetica"/>
          <w:sz w:val="22"/>
          <w:szCs w:val="22"/>
        </w:rPr>
        <w:t>collapse,</w:t>
      </w:r>
      <w:r w:rsidR="005B06D5">
        <w:rPr>
          <w:rFonts w:ascii="Helvetica" w:hAnsi="Helvetica"/>
          <w:sz w:val="22"/>
          <w:szCs w:val="22"/>
        </w:rPr>
        <w:t xml:space="preserve"> and maximize the </w:t>
      </w:r>
      <w:r w:rsidR="00A32411">
        <w:rPr>
          <w:rFonts w:ascii="Helvetica" w:hAnsi="Helvetica"/>
          <w:sz w:val="22"/>
          <w:szCs w:val="22"/>
        </w:rPr>
        <w:t xml:space="preserve">economic </w:t>
      </w:r>
      <w:r w:rsidR="005B06D5">
        <w:rPr>
          <w:rFonts w:ascii="Helvetica" w:hAnsi="Helvetica"/>
          <w:sz w:val="22"/>
          <w:szCs w:val="22"/>
        </w:rPr>
        <w:t>value of a resource.</w:t>
      </w:r>
      <w:r w:rsidR="007E4904">
        <w:rPr>
          <w:rFonts w:ascii="Helvetica" w:hAnsi="Helvetica"/>
          <w:sz w:val="22"/>
          <w:szCs w:val="22"/>
        </w:rPr>
        <w:t xml:space="preserve"> While our case study was inspired by fisheries management strategies and focused on a single species, our findings are generally applicable to other </w:t>
      </w:r>
      <w:r w:rsidR="00894740">
        <w:rPr>
          <w:rFonts w:ascii="Helvetica" w:hAnsi="Helvetica"/>
          <w:sz w:val="22"/>
          <w:szCs w:val="22"/>
        </w:rPr>
        <w:t xml:space="preserve">management systems and </w:t>
      </w:r>
      <w:r w:rsidR="007E4904">
        <w:rPr>
          <w:rFonts w:ascii="Helvetica" w:hAnsi="Helvetica"/>
          <w:sz w:val="22"/>
          <w:szCs w:val="22"/>
        </w:rPr>
        <w:t>taxa</w:t>
      </w:r>
      <w:r w:rsidR="00C416B3">
        <w:rPr>
          <w:rFonts w:ascii="Helvetica" w:hAnsi="Helvetica"/>
          <w:sz w:val="22"/>
          <w:szCs w:val="22"/>
        </w:rPr>
        <w:t xml:space="preserve">. </w:t>
      </w:r>
      <w:r w:rsidR="00A32411">
        <w:rPr>
          <w:rFonts w:ascii="Helvetica" w:hAnsi="Helvetica"/>
          <w:sz w:val="22"/>
          <w:szCs w:val="22"/>
        </w:rPr>
        <w:t xml:space="preserve">Our results </w:t>
      </w:r>
      <w:r w:rsidR="00C416B3">
        <w:rPr>
          <w:rFonts w:ascii="Helvetica" w:hAnsi="Helvetica"/>
          <w:sz w:val="22"/>
          <w:szCs w:val="22"/>
        </w:rPr>
        <w:t xml:space="preserve">also </w:t>
      </w:r>
      <w:r w:rsidR="00D92B91">
        <w:rPr>
          <w:rFonts w:ascii="Helvetica" w:hAnsi="Helvetica"/>
          <w:sz w:val="22"/>
          <w:szCs w:val="22"/>
        </w:rPr>
        <w:t xml:space="preserve">provide insights for </w:t>
      </w:r>
      <w:r w:rsidR="00A32411">
        <w:rPr>
          <w:rFonts w:ascii="Helvetica" w:hAnsi="Helvetica"/>
          <w:sz w:val="22"/>
          <w:szCs w:val="22"/>
        </w:rPr>
        <w:t>monitoring and management</w:t>
      </w:r>
      <w:r w:rsidR="00C416B3">
        <w:rPr>
          <w:rFonts w:ascii="Helvetica" w:hAnsi="Helvetica"/>
          <w:sz w:val="22"/>
          <w:szCs w:val="22"/>
        </w:rPr>
        <w:t xml:space="preserve"> at the </w:t>
      </w:r>
      <w:r w:rsidR="007E4904">
        <w:rPr>
          <w:rFonts w:ascii="Helvetica" w:hAnsi="Helvetica"/>
          <w:color w:val="000000" w:themeColor="text1"/>
          <w:sz w:val="22"/>
          <w:szCs w:val="22"/>
        </w:rPr>
        <w:t>ecosystem-level</w:t>
      </w:r>
      <w:r w:rsidR="00C416B3">
        <w:rPr>
          <w:rFonts w:ascii="Helvetica" w:hAnsi="Helvetica"/>
          <w:color w:val="000000" w:themeColor="text1"/>
          <w:sz w:val="22"/>
          <w:szCs w:val="22"/>
        </w:rPr>
        <w:t>, where</w:t>
      </w:r>
      <w:r w:rsidR="00A32411">
        <w:rPr>
          <w:rFonts w:ascii="Helvetica" w:hAnsi="Helvetica"/>
          <w:color w:val="000000" w:themeColor="text1"/>
          <w:sz w:val="22"/>
          <w:szCs w:val="22"/>
        </w:rPr>
        <w:t xml:space="preserve"> human impacts such as</w:t>
      </w:r>
      <w:r w:rsidR="00C416B3">
        <w:rPr>
          <w:rFonts w:ascii="Helvetica" w:hAnsi="Helvetica"/>
          <w:color w:val="000000" w:themeColor="text1"/>
          <w:sz w:val="22"/>
          <w:szCs w:val="22"/>
        </w:rPr>
        <w:t xml:space="preserve"> o</w:t>
      </w:r>
      <w:r w:rsidR="007E4904">
        <w:rPr>
          <w:rFonts w:ascii="Helvetica" w:hAnsi="Helvetica"/>
          <w:color w:val="000000" w:themeColor="text1"/>
          <w:sz w:val="22"/>
          <w:szCs w:val="22"/>
        </w:rPr>
        <w:t xml:space="preserve">verharvesting </w:t>
      </w:r>
      <w:r w:rsidR="007E4904" w:rsidRPr="003805EE">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&lt;EndNote&gt;&lt;Cite&gt;&lt;Author&gt;Choi&lt;/Author&gt;&lt;Year&gt;2005&lt;/Year&gt;&lt;RecNum&gt;6261&lt;/RecNum&gt;&lt;DisplayText&gt;&lt;style face="superscript"&gt;16,17&lt;/style&gt;&lt;/DisplayText&gt;&lt;record&gt;&lt;rec-number&gt;6261&lt;/rec-number&gt;&lt;foreign-keys&gt;&lt;key app="EN" db-id="x0w5wa9airxrfze0ft2x20vgz0w5wpet5ftz" timestamp="1614114739" guid="492cc590-f346-41f8-81d0-f19c76f0968c"&gt;6261&lt;/key&gt;&lt;/foreign-keys&gt;&lt;ref-type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6260&lt;/RecNum&gt;&lt;record&gt;&lt;rec-number&gt;6260&lt;/rec-number&gt;&lt;foreign-keys&gt;&lt;key app="EN" db-id="x0w5wa9airxrfze0ft2x20vgz0w5wpet5ftz" timestamp="1614114739" guid="ab2f8d67-1a87-4346-a519-4e7df17c3992"&gt;6260&lt;/key&gt;&lt;/foreign-keys&gt;&lt;ref-type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3805EE">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16,17</w:t>
      </w:r>
      <w:r w:rsidR="007E4904" w:rsidRPr="003805EE">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nutrient limitation </w:t>
      </w:r>
      <w:r w:rsidR="007E4904">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&lt;EndNote&gt;&lt;Cite&gt;&lt;Author&gt;Carpenter&lt;/Author&gt;&lt;Year&gt;2003&lt;/Year&gt;&lt;RecNum&gt;6332&lt;/RecNum&gt;&lt;IDText&gt;Regime shifts in lake ecosystems: pattern and variation&lt;/IDText&gt;&lt;DisplayText&gt;&lt;style face="superscript"&gt;18&lt;/style&gt;&lt;/DisplayText&gt;&lt;record&gt;&lt;rec-number&gt;6332&lt;/rec-number&gt;&lt;foreign-keys&gt;&lt;key app="EN" db-id="x0w5wa9airxrfze0ft2x20vgz0w5wpet5ftz" timestamp="1614114740" guid="647c698d-e29c-4525-bdc3-d7f4d418ac2e"&gt;6332&lt;/key&gt;&lt;/foreign-keys&gt;&lt;ref-type name="Book"&gt;6&lt;/ref-type&gt;&lt;contributors&gt;&lt;authors&gt;&lt;author&gt;Carpenter, Stephen R&lt;/author&gt;&lt;author&gt;Kinne, Otto&lt;/author&gt;&lt;/authors&gt;&lt;/contributors&gt;&lt;titles&gt;&lt;title&gt;Regime shifts in lake ecosystems: pattern and variation&lt;/title&gt;&lt;/titles&gt;&lt;volume&gt;15&lt;/volume&gt;&lt;dates&gt;&lt;year&gt;2003&lt;/year&gt;&lt;/dates&gt;&lt;publisher&gt;International Ecology Institute Oldendorf/Luhe, Germany&lt;/publisher&gt;&lt;urls&gt;&lt;/urls&gt;&lt;/record&gt;&lt;/Cite&gt;&lt;/EndNote&gt;</w:instrText>
      </w:r>
      <w:r w:rsidR="007E4904">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18</w:t>
      </w:r>
      <w:r w:rsidR="007E4904">
        <w:rPr>
          <w:rFonts w:ascii="Helvetica" w:hAnsi="Helvetica"/>
          <w:color w:val="000000" w:themeColor="text1"/>
          <w:sz w:val="22"/>
          <w:szCs w:val="22"/>
        </w:rPr>
        <w:fldChar w:fldCharType="end"/>
      </w:r>
      <w:r w:rsidR="007E4904">
        <w:rPr>
          <w:rFonts w:ascii="Helvetica" w:hAnsi="Helvetica"/>
          <w:color w:val="000000" w:themeColor="text1"/>
          <w:sz w:val="22"/>
          <w:szCs w:val="22"/>
        </w:rPr>
        <w:t xml:space="preserve">, </w:t>
      </w:r>
      <w:r w:rsidR="007E4904" w:rsidRPr="003805EE">
        <w:rPr>
          <w:rFonts w:ascii="Helvetica" w:hAnsi="Helvetica"/>
          <w:color w:val="000000" w:themeColor="text1"/>
          <w:sz w:val="22"/>
          <w:szCs w:val="22"/>
        </w:rPr>
        <w:t>and habitat fragmentation</w:t>
      </w:r>
      <w:r w:rsidR="007E4904">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&lt;EndNote&gt;&lt;Cite&gt;&lt;Author&gt;Cumming&lt;/Author&gt;&lt;Year&gt;2012&lt;/Year&gt;&lt;RecNum&gt;6264&lt;/RecNum&gt;&lt;IDText&gt;Spatial complexity in fragmenting Amazonian rainforests: Do feedbacks from edge effects push forests towards an ecological threshold?&lt;/IDText&gt;&lt;DisplayText&gt;&lt;style face="superscript"&gt;19&lt;/style&gt;&lt;/DisplayText&gt;&lt;record&gt;&lt;rec-number&gt;6264&lt;/rec-number&gt;&lt;foreign-keys&gt;&lt;key app="EN" db-id="x0w5wa9airxrfze0ft2x20vgz0w5wpet5ftz" timestamp="1614114739" guid="a913ac2b-af1f-4365-a59b-2a8d48e16357"&gt;6264&lt;/key&gt;&lt;/foreign-keys&gt;&lt;ref-type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7E4904">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19</w:t>
      </w:r>
      <w:r w:rsidR="007E4904">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can cause ecosystems to cross critical thresholds</w:t>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and undergo </w:t>
      </w:r>
      <w:r w:rsidR="007E4904" w:rsidRPr="003805EE">
        <w:rPr>
          <w:rFonts w:ascii="Helvetica" w:hAnsi="Helvetica"/>
          <w:color w:val="000000" w:themeColor="text1"/>
          <w:sz w:val="22"/>
          <w:szCs w:val="22"/>
        </w:rPr>
        <w:t>regime shifts</w:t>
      </w:r>
      <w:r w:rsidR="00A32411">
        <w:rPr>
          <w:rFonts w:ascii="Helvetica" w:hAnsi="Helvetica"/>
          <w:color w:val="000000" w:themeColor="text1"/>
          <w:sz w:val="22"/>
          <w:szCs w:val="22"/>
        </w:rPr>
        <w:t xml:space="preserve">, which can have </w:t>
      </w:r>
      <w:r w:rsidR="007E4904">
        <w:rPr>
          <w:rFonts w:ascii="Helvetica" w:hAnsi="Helvetica"/>
          <w:color w:val="000000" w:themeColor="text1"/>
          <w:sz w:val="22"/>
          <w:szCs w:val="22"/>
        </w:rPr>
        <w:t>majo</w:t>
      </w:r>
      <w:r w:rsidR="00D161CD">
        <w:rPr>
          <w:rFonts w:ascii="Helvetica" w:hAnsi="Helvetica"/>
          <w:color w:val="000000" w:themeColor="text1"/>
          <w:sz w:val="22"/>
          <w:szCs w:val="22"/>
        </w:rPr>
        <w:t>r socioeconomic consequences</w:t>
      </w:r>
      <w:r w:rsidR="00A32411" w:rsidRPr="00A32411">
        <w:t xml:space="preserve"> </w:t>
      </w:r>
      <w:r w:rsidR="00074268">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research&lt;/IDText&gt;&lt;DisplayText&gt;&lt;style face="superscript"&gt;20&lt;/style&gt;&lt;/DisplayText&gt;&lt;record&gt;&lt;rec-number&gt;6502&lt;/rec-number&gt;&lt;foreign-keys&gt;&lt;key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20</w:t>
      </w:r>
      <w:r w:rsidR="00074268">
        <w:rPr>
          <w:rFonts w:ascii="Helvetica" w:hAnsi="Helvetica"/>
          <w:color w:val="000000" w:themeColor="text1"/>
          <w:sz w:val="22"/>
          <w:szCs w:val="22"/>
        </w:rPr>
        <w:fldChar w:fldCharType="end"/>
      </w:r>
      <w:r w:rsidR="007E4904">
        <w:rPr>
          <w:rFonts w:ascii="Helvetica" w:hAnsi="Helvetica"/>
          <w:color w:val="000000" w:themeColor="text1"/>
          <w:sz w:val="22"/>
          <w:szCs w:val="22"/>
        </w:rPr>
        <w:t>.</w:t>
      </w:r>
      <w:r w:rsidR="00334E47">
        <w:rPr>
          <w:rFonts w:ascii="Helvetica" w:hAnsi="Helvetica"/>
          <w:sz w:val="22"/>
          <w:szCs w:val="22"/>
        </w:rPr>
        <w:t xml:space="preserve"> Generally, </w:t>
      </w:r>
      <w:r w:rsidR="00334E47">
        <w:rPr>
          <w:rFonts w:ascii="Helvetica" w:hAnsi="Helvetica"/>
          <w:color w:val="000000" w:themeColor="text1"/>
          <w:sz w:val="22"/>
          <w:szCs w:val="22"/>
        </w:rPr>
        <w:t>m</w:t>
      </w:r>
      <w:r w:rsidR="007E4904">
        <w:rPr>
          <w:rFonts w:ascii="Helvetica" w:hAnsi="Helvetica"/>
          <w:color w:val="000000" w:themeColor="text1"/>
          <w:sz w:val="22"/>
          <w:szCs w:val="22"/>
        </w:rPr>
        <w:t xml:space="preserve">anagers seeking to avoid crossing </w:t>
      </w:r>
      <w:r w:rsidR="00334E47">
        <w:rPr>
          <w:rFonts w:ascii="Helvetica" w:hAnsi="Helvetica"/>
          <w:color w:val="000000" w:themeColor="text1"/>
          <w:sz w:val="22"/>
          <w:szCs w:val="22"/>
        </w:rPr>
        <w:t>critical thresholds</w:t>
      </w:r>
      <w:r w:rsidR="007E4904">
        <w:rPr>
          <w:rFonts w:ascii="Helvetica" w:hAnsi="Helvetica"/>
          <w:color w:val="000000" w:themeColor="text1"/>
          <w:sz w:val="22"/>
          <w:szCs w:val="22"/>
        </w:rPr>
        <w:t xml:space="preserve">, recover from </w:t>
      </w:r>
      <w:r w:rsidR="00D92B91">
        <w:rPr>
          <w:rFonts w:ascii="Helvetica" w:hAnsi="Helvetica"/>
          <w:color w:val="000000" w:themeColor="text1"/>
          <w:sz w:val="22"/>
          <w:szCs w:val="22"/>
        </w:rPr>
        <w:t>overuse</w:t>
      </w:r>
      <w:r w:rsidR="007E4904">
        <w:rPr>
          <w:rFonts w:ascii="Helvetica" w:hAnsi="Helvetica"/>
          <w:color w:val="000000" w:themeColor="text1"/>
          <w:sz w:val="22"/>
          <w:szCs w:val="22"/>
        </w:rPr>
        <w:t xml:space="preserve">, and maximize </w:t>
      </w:r>
      <w:r w:rsidR="00D92B91">
        <w:rPr>
          <w:rFonts w:ascii="Helvetica" w:hAnsi="Helvetica"/>
          <w:color w:val="000000" w:themeColor="text1"/>
          <w:sz w:val="22"/>
          <w:szCs w:val="22"/>
        </w:rPr>
        <w:t>value</w:t>
      </w:r>
      <w:r w:rsidR="007E4904">
        <w:rPr>
          <w:rFonts w:ascii="Helvetica" w:hAnsi="Helvetica"/>
          <w:color w:val="000000" w:themeColor="text1"/>
          <w:sz w:val="22"/>
          <w:szCs w:val="22"/>
        </w:rPr>
        <w:t>, will increasingly benefit from high precision monitoring as systems spend more time near their critical threshold.</w:t>
      </w:r>
      <w:r w:rsidR="007E4904" w:rsidRPr="003805EE">
        <w:rPr>
          <w:rFonts w:ascii="Helvetica" w:hAnsi="Helvetica"/>
          <w:color w:val="000000" w:themeColor="text1"/>
          <w:sz w:val="22"/>
          <w:szCs w:val="22"/>
        </w:rPr>
        <w:t xml:space="preserve"> </w:t>
      </w:r>
    </w:p>
    <w:p w14:paraId="59CF9DA4" w14:textId="508AE870" w:rsidR="00EB4D13" w:rsidRDefault="005B06D5" w:rsidP="00074268">
      <w:pPr>
        <w:ind w:firstLine="720"/>
        <w:rPr>
          <w:rFonts w:ascii="Helvetica" w:hAnsi="Helvetica" w:cs="Helvetica"/>
          <w:sz w:val="22"/>
          <w:szCs w:val="22"/>
        </w:rPr>
      </w:pPr>
      <w:r>
        <w:rPr>
          <w:rFonts w:ascii="Helvetica" w:hAnsi="Helvetica"/>
          <w:sz w:val="22"/>
          <w:szCs w:val="22"/>
        </w:rPr>
        <w:t xml:space="preserve">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sidR="00E85D06">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E85D06">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E85D06">
        <w:rPr>
          <w:rFonts w:ascii="Helvetica" w:hAnsi="Helvetica" w:cs="Helvetica Neue"/>
          <w:sz w:val="22"/>
          <w:szCs w:val="22"/>
        </w:rPr>
        <w:t xml:space="preserve"> the more a </w:t>
      </w:r>
      <w:r w:rsidR="00E85D06">
        <w:rPr>
          <w:rFonts w:ascii="Helvetica" w:hAnsi="Helvetica" w:cs="Helvetica Neue"/>
          <w:sz w:val="22"/>
          <w:szCs w:val="22"/>
        </w:rPr>
        <w:lastRenderedPageBreak/>
        <w:t>resource spends time at low biomass</w:t>
      </w:r>
      <w:r w:rsidR="00177BCB">
        <w:rPr>
          <w:rFonts w:ascii="Helvetica" w:hAnsi="Helvetica" w:cs="Helvetica Neue"/>
          <w:sz w:val="22"/>
          <w:szCs w:val="22"/>
        </w:rPr>
        <w:t xml:space="preserve"> in proximity to a </w:t>
      </w:r>
      <w:r w:rsidR="00A86133">
        <w:rPr>
          <w:rFonts w:ascii="Helvetica" w:hAnsi="Helvetica" w:cs="Helvetica Neue"/>
          <w:sz w:val="22"/>
          <w:szCs w:val="22"/>
        </w:rPr>
        <w:t>critical biological threshold</w:t>
      </w:r>
      <w:r w:rsidR="00177BCB">
        <w:rPr>
          <w:rFonts w:ascii="Helvetica" w:hAnsi="Helvetica" w:cs="Helvetica Neue"/>
          <w:sz w:val="22"/>
          <w:szCs w:val="22"/>
        </w:rPr>
        <w:t xml:space="preserve"> beyond which recovery is </w:t>
      </w:r>
      <w:r w:rsidR="00A86133">
        <w:rPr>
          <w:rFonts w:ascii="Helvetica" w:hAnsi="Helvetica" w:cs="Helvetica Neue"/>
          <w:sz w:val="22"/>
          <w:szCs w:val="22"/>
        </w:rPr>
        <w:t>impossible</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9437F6">
        <w:rPr>
          <w:rFonts w:ascii="Helvetica" w:hAnsi="Helvetica" w:cs="Helvetica Neue"/>
          <w:sz w:val="22"/>
          <w:szCs w:val="22"/>
        </w:rPr>
        <w:instrText xml:space="preserve"> ADDIN EN.CITE &lt;EndNote&gt;&lt;Cite&gt;&lt;Author&gt;Costello&lt;/Author&gt;&lt;Year&gt;2010&lt;/Year&gt;&lt;RecNum&gt;6271&lt;/RecNum&gt;&lt;DisplayText&gt;&lt;style face="superscript"&gt;21&lt;/style&gt;&lt;/DisplayText&gt;&lt;record&gt;&lt;rec-number&gt;6271&lt;/rec-number&gt;&lt;foreign-keys&gt;&lt;key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9437F6" w:rsidRPr="009437F6">
        <w:rPr>
          <w:rFonts w:ascii="Helvetica" w:hAnsi="Helvetica" w:cs="Helvetica Neue"/>
          <w:noProof/>
          <w:sz w:val="22"/>
          <w:szCs w:val="22"/>
          <w:vertAlign w:val="superscript"/>
        </w:rPr>
        <w:t>21</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9437F6">
        <w:rPr>
          <w:rFonts w:ascii="Helvetica" w:hAnsi="Helvetica" w:cs="Helvetica Neue"/>
          <w:sz w:val="22"/>
          <w:szCs w:val="22"/>
        </w:rPr>
        <w:instrText xml:space="preserve"> ADDIN EN.CITE &lt;EndNote&gt;&lt;Cite&gt;&lt;Author&gt;Adams&lt;/Author&gt;&lt;Year&gt;1995&lt;/Year&gt;&lt;RecNum&gt;6272&lt;/RecNum&gt;&lt;DisplayText&gt;&lt;style face="superscript"&gt;22&lt;/style&gt;&lt;/DisplayText&gt;&lt;record&gt;&lt;rec-number&gt;6272&lt;/rec-number&gt;&lt;foreign-keys&gt;&lt;key app="EN" db-id="x0w5wa9airxrfze0ft2x20vgz0w5wpet5ftz" timestamp="1614114739" guid="54da0e7f-79e5-486f-97c4-2eca4b4c75af"&gt;6272&lt;/key&gt;&lt;/foreign-keys&gt;&lt;ref-type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9437F6" w:rsidRPr="009437F6">
        <w:rPr>
          <w:rFonts w:ascii="Helvetica" w:hAnsi="Helvetica" w:cs="Helvetica Neue"/>
          <w:noProof/>
          <w:sz w:val="22"/>
          <w:szCs w:val="22"/>
          <w:vertAlign w:val="superscript"/>
        </w:rPr>
        <w:t>22</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 xml:space="preserve">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both stakeholders</w:t>
      </w:r>
      <w:r w:rsidR="00D2340C">
        <w:rPr>
          <w:rFonts w:ascii="Helvetica" w:hAnsi="Helvetica" w:cs="Helvetica"/>
          <w:sz w:val="22"/>
          <w:szCs w:val="22"/>
        </w:rPr>
        <w:t>, scientists,</w:t>
      </w:r>
      <w:r w:rsidR="005F40F4" w:rsidRPr="003805EE">
        <w:rPr>
          <w:rFonts w:ascii="Helvetica" w:hAnsi="Helvetica" w:cs="Helvetica"/>
          <w:sz w:val="22"/>
          <w:szCs w:val="22"/>
        </w:rPr>
        <w:t xml:space="preserve">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F08FC6F" w14:textId="6A52396A" w:rsidR="00EB4D13" w:rsidRDefault="005E45A1" w:rsidP="00074268">
      <w:pPr>
        <w:ind w:firstLine="720"/>
        <w:rPr>
          <w:rFonts w:ascii="Helvetica" w:hAnsi="Helvetica" w:cs="Helvetica"/>
          <w:sz w:val="22"/>
          <w:szCs w:val="22"/>
        </w:rPr>
      </w:pPr>
      <w:r>
        <w:rPr>
          <w:rFonts w:ascii="Helvetica" w:hAnsi="Helvetica"/>
          <w:sz w:val="22"/>
          <w:szCs w:val="22"/>
        </w:rPr>
        <w:t xml:space="preserve">Conservation biologists are increasingly aware that not all monitoring is equally valuable </w:t>
      </w:r>
      <w:r w:rsidR="00FD0387">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biB0aGUgZmFjZSBvZiB1bmtub3duIHVua25vd25zPC9JRFRleHQ+PERpc3BsYXlUZXh0PjxzdHls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</w:fldData>
        </w:fldChar>
      </w:r>
      <w:r w:rsidR="009437F6">
        <w:rPr>
          <w:rFonts w:ascii="Helvetica" w:hAnsi="Helvetica"/>
          <w:sz w:val="22"/>
          <w:szCs w:val="22"/>
        </w:rPr>
        <w:instrText xml:space="preserve"> ADDIN EN.CITE </w:instrText>
      </w:r>
      <w:r w:rsidR="009437F6">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biB0aGUgZmFjZSBvZiB1bmtub3duIHVua25vd25zPC9JRFRleHQ+PERpc3BsYXlUZXh0PjxzdHls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</w:fldData>
        </w:fldChar>
      </w:r>
      <w:r w:rsidR="009437F6">
        <w:rPr>
          <w:rFonts w:ascii="Helvetica" w:hAnsi="Helvetica"/>
          <w:sz w:val="22"/>
          <w:szCs w:val="22"/>
        </w:rPr>
        <w:instrText xml:space="preserve"> ADDIN EN.CITE.DATA </w:instrText>
      </w:r>
      <w:r w:rsidR="009437F6">
        <w:rPr>
          <w:rFonts w:ascii="Helvetica" w:hAnsi="Helvetica"/>
          <w:sz w:val="22"/>
          <w:szCs w:val="22"/>
        </w:rPr>
      </w:r>
      <w:r w:rsidR="009437F6">
        <w:rPr>
          <w:rFonts w:ascii="Helvetica" w:hAnsi="Helvetica"/>
          <w:sz w:val="22"/>
          <w:szCs w:val="22"/>
        </w:rPr>
        <w:fldChar w:fldCharType="end"/>
      </w:r>
      <w:r w:rsidR="00FD0387">
        <w:rPr>
          <w:rFonts w:ascii="Helvetica" w:hAnsi="Helvetica"/>
          <w:sz w:val="22"/>
          <w:szCs w:val="22"/>
        </w:rPr>
      </w:r>
      <w:r w:rsidR="00FD0387">
        <w:rPr>
          <w:rFonts w:ascii="Helvetica" w:hAnsi="Helvetica"/>
          <w:sz w:val="22"/>
          <w:szCs w:val="22"/>
        </w:rPr>
        <w:fldChar w:fldCharType="separate"/>
      </w:r>
      <w:r w:rsidR="009437F6" w:rsidRPr="009437F6">
        <w:rPr>
          <w:rFonts w:ascii="Helvetica" w:hAnsi="Helvetica"/>
          <w:noProof/>
          <w:sz w:val="22"/>
          <w:szCs w:val="22"/>
          <w:vertAlign w:val="superscript"/>
        </w:rPr>
        <w:t>2,3,23</w:t>
      </w:r>
      <w:r w:rsidR="00FD0387">
        <w:rPr>
          <w:rFonts w:ascii="Helvetica" w:hAnsi="Helvetica"/>
          <w:sz w:val="22"/>
          <w:szCs w:val="22"/>
        </w:rPr>
        <w:fldChar w:fldCharType="end"/>
      </w:r>
      <w:r w:rsidRPr="005E45A1">
        <w:rPr>
          <w:rFonts w:ascii="Helvetica" w:hAnsi="Helvetica"/>
          <w:sz w:val="22"/>
          <w:szCs w:val="22"/>
        </w:rPr>
        <w:t xml:space="preserve"> </w:t>
      </w:r>
      <w:r>
        <w:rPr>
          <w:rFonts w:ascii="Helvetica" w:hAnsi="Helvetica"/>
          <w:sz w:val="22"/>
          <w:szCs w:val="22"/>
        </w:rPr>
        <w:t xml:space="preserve">and that there is sometimes utility in embracing uncertainty </w:t>
      </w:r>
      <w:r w:rsidR="00FD0387">
        <w:rPr>
          <w:rFonts w:ascii="Helvetica" w:hAnsi="Helvetica"/>
          <w:sz w:val="22"/>
          <w:szCs w:val="22"/>
        </w:rPr>
        <w:fldChar w:fldCharType="begin"/>
      </w:r>
      <w:r w:rsidR="00EE63D8">
        <w:rPr>
          <w:rFonts w:ascii="Helvetica" w:hAnsi="Helvetica"/>
          <w:sz w:val="22"/>
          <w:szCs w:val="22"/>
        </w:rPr>
        <w:instrText xml:space="preserve"> ADDIN EN.CITE &lt;EndNote&gt;&lt;Cite&gt;&lt;Author&gt;Wintle&lt;/Author&gt;&lt;Year&gt;2010&lt;/Year&gt;&lt;RecNum&gt;6477&lt;/RecNum&gt;&lt;IDText&gt;Allocating monitoring effort in the face of unknown unknowns&lt;/IDText&gt;&lt;DisplayText&gt;&lt;style face="superscript"&gt;2&lt;/style&gt;&lt;/DisplayText&gt;&lt;record&gt;&lt;rec-number&gt;6477&lt;/rec-number&gt;&lt;foreign-keys&gt;&lt;key app="EN" db-id="x0w5wa9airxrfze0ft2x20vgz0w5wpet5ftz" timestamp="1614114863" guid="0545ca1e-a255-41b4-8664-1de7f6a77a4e"&gt;6477&lt;/key&gt;&lt;/foreign-keys&gt;&lt;ref-type name="Journal Article"&gt;17&lt;/ref-type&gt;&lt;contributors&gt;&lt;authors&gt;&lt;author&gt;Wintle, Brendan A.&lt;/author&gt;&lt;author&gt;Runge, Michael C.&lt;/author&gt;&lt;author&gt;Bekessy, Sarah A.&lt;/author&gt;&lt;/authors&gt;&lt;/contributors&gt;&lt;titles&gt;&lt;title&gt;Allocating monitoring effort in the face of unknown unknowns&lt;/title&gt;&lt;secondary-title&gt;Ecology Letters&lt;/secondary-title&gt;&lt;/titles&gt;&lt;periodical&gt;&lt;full-title&gt;Ecology Letters&lt;/full-title&gt;&lt;/periodical&gt;&lt;pages&gt;1325-1337&lt;/pages&gt;&lt;volume&gt;13&lt;/volume&gt;&lt;number&gt;11&lt;/number&gt;&lt;keywords&gt;&lt;keyword&gt;Adaptive management&lt;/keyword&gt;&lt;keyword&gt;cost efficiency&lt;/keyword&gt;&lt;keyword&gt;decision theory&lt;/keyword&gt;&lt;keyword&gt;Knightian uncertainty&lt;/keyword&gt;&lt;keyword&gt;surprise&lt;/keyword&gt;&lt;keyword&gt;surveillance&lt;/keyword&gt;&lt;/keywords&gt;&lt;dates&gt;&lt;year&gt;2010&lt;/year&gt;&lt;/dates&gt;&lt;publisher&gt;Blackwell Publishing Ltd&lt;/publisher&gt;&lt;isbn&gt;1461-0248&lt;/isbn&gt;&lt;urls&gt;&lt;related-urls&gt;&lt;url&gt;http://dx.doi.org/10.1111/j.1461-0248.2010.01514.x&lt;/url&gt;&lt;/related-urls&gt;&lt;/urls&gt;&lt;electronic-resource-num&gt;10.1111/j.1461-0248.2010.01514.x&lt;/electronic-resource-num&gt;&lt;/record&gt;&lt;/Cite&gt;&lt;/EndNote&gt;</w:instrText>
      </w:r>
      <w:r w:rsidR="00FD0387">
        <w:rPr>
          <w:rFonts w:ascii="Helvetica" w:hAnsi="Helvetica"/>
          <w:sz w:val="22"/>
          <w:szCs w:val="22"/>
        </w:rPr>
        <w:fldChar w:fldCharType="separate"/>
      </w:r>
      <w:r w:rsidR="00072FC5" w:rsidRPr="00072FC5">
        <w:rPr>
          <w:rFonts w:ascii="Helvetica" w:hAnsi="Helvetica"/>
          <w:noProof/>
          <w:sz w:val="22"/>
          <w:szCs w:val="22"/>
          <w:vertAlign w:val="superscript"/>
        </w:rPr>
        <w:t>2</w:t>
      </w:r>
      <w:r w:rsidR="00FD0387">
        <w:rPr>
          <w:rFonts w:ascii="Helvetica" w:hAnsi="Helvetica"/>
          <w:sz w:val="22"/>
          <w:szCs w:val="22"/>
        </w:rPr>
        <w:fldChar w:fldCharType="end"/>
      </w:r>
      <w:r w:rsidR="00481DC2">
        <w:rPr>
          <w:rFonts w:ascii="Helvetica" w:hAnsi="Helvetica"/>
          <w:sz w:val="22"/>
          <w:szCs w:val="22"/>
        </w:rPr>
        <w:t>.</w:t>
      </w:r>
      <w:r w:rsidR="00C416B3">
        <w:rPr>
          <w:rFonts w:ascii="Helvetica" w:hAnsi="Helvetica"/>
          <w:sz w:val="22"/>
          <w:szCs w:val="22"/>
        </w:rPr>
        <w:t xml:space="preserve"> Variation in the value of monitoring therefore requires</w:t>
      </w:r>
      <w:r w:rsidR="00481DC2">
        <w:rPr>
          <w:rFonts w:ascii="Helvetica" w:hAnsi="Helvetica"/>
          <w:sz w:val="22"/>
          <w:szCs w:val="22"/>
        </w:rPr>
        <w:t xml:space="preserve"> a</w:t>
      </w:r>
      <w:r w:rsidR="00C1181C">
        <w:rPr>
          <w:rFonts w:ascii="Helvetica" w:hAnsi="Helvetica"/>
          <w:sz w:val="22"/>
          <w:szCs w:val="22"/>
        </w:rPr>
        <w:t xml:space="preserve">n </w:t>
      </w:r>
      <w:r w:rsidR="00481DC2">
        <w:rPr>
          <w:rFonts w:ascii="Helvetica" w:hAnsi="Helvetica"/>
          <w:sz w:val="22"/>
          <w:szCs w:val="22"/>
        </w:rPr>
        <w:t xml:space="preserve">approach </w:t>
      </w:r>
      <w:r w:rsidR="00C1181C">
        <w:rPr>
          <w:rFonts w:ascii="Helvetica" w:hAnsi="Helvetica"/>
          <w:sz w:val="22"/>
          <w:szCs w:val="22"/>
        </w:rPr>
        <w:t xml:space="preserve">that balances </w:t>
      </w:r>
      <w:r w:rsidR="00C416B3">
        <w:rPr>
          <w:rFonts w:ascii="Helvetica" w:hAnsi="Helvetica"/>
          <w:sz w:val="22"/>
          <w:szCs w:val="22"/>
        </w:rPr>
        <w:t xml:space="preserve">cost of monitoring with </w:t>
      </w:r>
      <w:r w:rsidR="00481DC2">
        <w:rPr>
          <w:rFonts w:ascii="Helvetica" w:hAnsi="Helvetica"/>
          <w:sz w:val="22"/>
          <w:szCs w:val="22"/>
        </w:rPr>
        <w:t>ris</w:t>
      </w:r>
      <w:r w:rsidR="00C1181C">
        <w:rPr>
          <w:rFonts w:ascii="Helvetica" w:hAnsi="Helvetica"/>
          <w:sz w:val="22"/>
          <w:szCs w:val="22"/>
        </w:rPr>
        <w:t>k</w:t>
      </w:r>
      <w:r w:rsidR="00C416B3">
        <w:rPr>
          <w:rFonts w:ascii="Helvetica" w:hAnsi="Helvetica"/>
          <w:sz w:val="22"/>
          <w:szCs w:val="22"/>
        </w:rPr>
        <w:t xml:space="preserve"> of catastrophe</w:t>
      </w:r>
      <w:r w:rsidR="00481DC2">
        <w:rPr>
          <w:rFonts w:ascii="Helvetica" w:hAnsi="Helvetica"/>
          <w:sz w:val="22"/>
          <w:szCs w:val="22"/>
        </w:rPr>
        <w:t xml:space="preserve">. </w:t>
      </w:r>
      <w:r w:rsidR="00C34F51">
        <w:rPr>
          <w:rFonts w:ascii="Helvetica" w:hAnsi="Helvetica"/>
          <w:sz w:val="22"/>
          <w:szCs w:val="22"/>
        </w:rPr>
        <w:t xml:space="preserve">Our results support previous studies </w:t>
      </w:r>
      <w:r w:rsidR="00857CA0">
        <w:rPr>
          <w:rFonts w:ascii="Helvetica" w:hAnsi="Helvetica"/>
          <w:sz w:val="22"/>
          <w:szCs w:val="22"/>
        </w:rPr>
        <w:t>highlighting the</w:t>
      </w:r>
      <w:r w:rsidR="00C34F51">
        <w:rPr>
          <w:rFonts w:ascii="Helvetica" w:hAnsi="Helvetica"/>
          <w:sz w:val="22"/>
          <w:szCs w:val="22"/>
        </w:rPr>
        <w:t xml:space="preserve"> utility of p</w:t>
      </w:r>
      <w:r w:rsidR="00EB4D13">
        <w:rPr>
          <w:rFonts w:ascii="Helvetica" w:hAnsi="Helvetica"/>
          <w:sz w:val="22"/>
          <w:szCs w:val="22"/>
        </w:rPr>
        <w:t xml:space="preserve">recautionary management approaches </w:t>
      </w:r>
      <w:r w:rsidR="00857CA0">
        <w:rPr>
          <w:rFonts w:ascii="Helvetica" w:hAnsi="Helvetica"/>
          <w:sz w:val="22"/>
          <w:szCs w:val="22"/>
        </w:rPr>
        <w:t>as a</w:t>
      </w:r>
      <w:r w:rsidR="00EB4D13">
        <w:rPr>
          <w:rFonts w:ascii="Helvetica" w:hAnsi="Helvetica"/>
          <w:sz w:val="22"/>
          <w:szCs w:val="22"/>
        </w:rPr>
        <w:t xml:space="preserve"> way to prevent populations from falling below critical thresholds, especially when there is uncertainty in stock status and risk is thought to be high </w:t>
      </w:r>
      <w:r w:rsidR="00E86BCA">
        <w:rPr>
          <w:rFonts w:ascii="Helvetica" w:hAnsi="Helvetica"/>
          <w:sz w:val="22"/>
          <w:szCs w:val="22"/>
        </w:rPr>
        <w:fldChar w:fldCharType="begin"/>
      </w:r>
      <w:r w:rsidR="009437F6">
        <w:rPr>
          <w:rFonts w:ascii="Helvetica" w:hAnsi="Helvetica"/>
          <w:sz w:val="22"/>
          <w:szCs w:val="22"/>
        </w:rPr>
        <w:instrText xml:space="preserve"> ADDIN EN.CITE &lt;EndNote&gt;&lt;Cite&gt;&lt;Author&gt;Rome&lt;/Author&gt;&lt;Year&gt;1996&lt;/Year&gt;&lt;RecNum&gt;6475&lt;/RecNum&gt;&lt;IDText&gt;Precautionary approach to capture fisheries and species introductions&lt;/IDText&gt;&lt;DisplayText&gt;&lt;style face="superscript"&gt;24&lt;/style&gt;&lt;/DisplayText&gt;&lt;record&gt;&lt;rec-number&gt;6475&lt;/rec-number&gt;&lt;foreign-keys&gt;&lt;key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Pr>
          <w:rFonts w:ascii="Helvetica" w:hAnsi="Helvetica"/>
          <w:sz w:val="22"/>
          <w:szCs w:val="22"/>
        </w:rPr>
        <w:fldChar w:fldCharType="separate"/>
      </w:r>
      <w:r w:rsidR="009437F6" w:rsidRPr="009437F6">
        <w:rPr>
          <w:rFonts w:ascii="Helvetica" w:hAnsi="Helvetica"/>
          <w:noProof/>
          <w:sz w:val="22"/>
          <w:szCs w:val="22"/>
          <w:vertAlign w:val="superscript"/>
        </w:rPr>
        <w:t>24</w:t>
      </w:r>
      <w:r w:rsidR="00E86BCA">
        <w:rPr>
          <w:rFonts w:ascii="Helvetica" w:hAnsi="Helvetica"/>
          <w:sz w:val="22"/>
          <w:szCs w:val="22"/>
        </w:rPr>
        <w:fldChar w:fldCharType="end"/>
      </w:r>
      <w:r w:rsidR="00EB4D13">
        <w:rPr>
          <w:rFonts w:ascii="Helvetica" w:hAnsi="Helvetica"/>
          <w:sz w:val="22"/>
          <w:szCs w:val="22"/>
        </w:rPr>
        <w:t>.</w:t>
      </w:r>
      <w:r w:rsidR="00C34F51">
        <w:rPr>
          <w:rFonts w:ascii="Helvetica" w:hAnsi="Helvetica"/>
          <w:sz w:val="22"/>
          <w:szCs w:val="22"/>
        </w:rPr>
        <w:t xml:space="preserve"> </w:t>
      </w:r>
      <w:r w:rsidR="00C34F51" w:rsidRPr="003805EE">
        <w:rPr>
          <w:rFonts w:ascii="Helvetica" w:hAnsi="Helvetica" w:cs="Helvetica"/>
          <w:sz w:val="22"/>
          <w:szCs w:val="22"/>
        </w:rPr>
        <w:t>We demonstrated how a</w:t>
      </w:r>
      <w:r w:rsidR="00C34F51">
        <w:rPr>
          <w:rFonts w:ascii="Helvetica" w:hAnsi="Helvetica" w:cs="Helvetica"/>
          <w:sz w:val="22"/>
          <w:szCs w:val="22"/>
        </w:rPr>
        <w:t>n adaptive</w:t>
      </w:r>
      <w:r w:rsidR="00C34F51" w:rsidRPr="003805EE">
        <w:rPr>
          <w:rFonts w:ascii="Helvetica" w:hAnsi="Helvetica" w:cs="Helvetica"/>
          <w:sz w:val="22"/>
          <w:szCs w:val="22"/>
        </w:rPr>
        <w:t xml:space="preserve"> monitoring program that takes advantage of precautionary buffers</w:t>
      </w:r>
      <w:r w:rsidR="00C1181C">
        <w:rPr>
          <w:rFonts w:ascii="Helvetica" w:hAnsi="Helvetica" w:cs="Helvetica"/>
          <w:sz w:val="22"/>
          <w:szCs w:val="22"/>
        </w:rPr>
        <w:t>,</w:t>
      </w:r>
      <w:r w:rsidR="00C34F51" w:rsidRPr="003805EE">
        <w:rPr>
          <w:rFonts w:ascii="Helvetica" w:hAnsi="Helvetica" w:cs="Helvetica"/>
          <w:sz w:val="22"/>
          <w:szCs w:val="22"/>
        </w:rPr>
        <w:t xml:space="preserve"> </w:t>
      </w:r>
      <w:r w:rsidR="00C34F51">
        <w:rPr>
          <w:rFonts w:ascii="Helvetica" w:hAnsi="Helvetica" w:cs="Helvetica"/>
          <w:sz w:val="22"/>
          <w:szCs w:val="22"/>
        </w:rPr>
        <w:t>but does not track changes intensively when population biomass is high</w:t>
      </w:r>
      <w:r w:rsidR="00C1181C">
        <w:rPr>
          <w:rFonts w:ascii="Helvetica" w:hAnsi="Helvetica" w:cs="Helvetica"/>
          <w:sz w:val="22"/>
          <w:szCs w:val="22"/>
        </w:rPr>
        <w:t>,</w:t>
      </w:r>
      <w:r w:rsidR="00C34F51">
        <w:rPr>
          <w:rFonts w:ascii="Helvetica" w:hAnsi="Helvetica" w:cs="Helvetica"/>
          <w:sz w:val="22"/>
          <w:szCs w:val="22"/>
        </w:rPr>
        <w:t xml:space="preserve"> </w:t>
      </w:r>
      <w:r w:rsidR="00C34F51" w:rsidRPr="003805EE">
        <w:rPr>
          <w:rFonts w:ascii="Helvetica" w:hAnsi="Helvetica" w:cs="Helvetica"/>
          <w:sz w:val="22"/>
          <w:szCs w:val="22"/>
        </w:rPr>
        <w:t xml:space="preserve">can minimize </w:t>
      </w:r>
      <w:r w:rsidR="00E86BCA">
        <w:rPr>
          <w:rFonts w:ascii="Helvetica" w:hAnsi="Helvetica" w:cs="Helvetica"/>
          <w:sz w:val="22"/>
          <w:szCs w:val="22"/>
        </w:rPr>
        <w:t xml:space="preserve">monitoring </w:t>
      </w:r>
      <w:r w:rsidR="00C34F51" w:rsidRPr="003805EE">
        <w:rPr>
          <w:rFonts w:ascii="Helvetica" w:hAnsi="Helvetica" w:cs="Helvetica"/>
          <w:sz w:val="22"/>
          <w:szCs w:val="22"/>
        </w:rPr>
        <w:t xml:space="preserve">costs, </w:t>
      </w:r>
      <w:r w:rsidR="00E86BCA">
        <w:rPr>
          <w:rFonts w:ascii="Helvetica" w:hAnsi="Helvetica" w:cs="Helvetica"/>
          <w:sz w:val="22"/>
          <w:szCs w:val="22"/>
        </w:rPr>
        <w:t xml:space="preserve">increase </w:t>
      </w:r>
      <w:r w:rsidR="00C34F51" w:rsidRPr="003805EE">
        <w:rPr>
          <w:rFonts w:ascii="Helvetica" w:hAnsi="Helvetica" w:cs="Helvetica"/>
          <w:sz w:val="22"/>
          <w:szCs w:val="22"/>
        </w:rPr>
        <w:t>profits, prevent a system from tipping into a</w:t>
      </w:r>
      <w:r w:rsidR="00C34F51">
        <w:rPr>
          <w:rFonts w:ascii="Helvetica" w:hAnsi="Helvetica" w:cs="Helvetica"/>
          <w:sz w:val="22"/>
          <w:szCs w:val="22"/>
        </w:rPr>
        <w:t xml:space="preserve"> collapsed </w:t>
      </w:r>
      <w:r w:rsidR="00C34F51" w:rsidRPr="003805EE">
        <w:rPr>
          <w:rFonts w:ascii="Helvetica" w:hAnsi="Helvetica" w:cs="Helvetica"/>
          <w:sz w:val="22"/>
          <w:szCs w:val="22"/>
        </w:rPr>
        <w:t>state</w:t>
      </w:r>
      <w:r w:rsidR="00C1181C">
        <w:rPr>
          <w:rFonts w:ascii="Helvetica" w:hAnsi="Helvetica" w:cs="Helvetica"/>
          <w:sz w:val="22"/>
          <w:szCs w:val="22"/>
        </w:rPr>
        <w:t>,</w:t>
      </w:r>
      <w:r w:rsidR="00E86BCA">
        <w:rPr>
          <w:rFonts w:ascii="Helvetica" w:hAnsi="Helvetica" w:cs="Helvetica"/>
          <w:sz w:val="22"/>
          <w:szCs w:val="22"/>
        </w:rPr>
        <w:t xml:space="preserve"> and promote the recovery of overharvested systems.</w:t>
      </w:r>
    </w:p>
    <w:p w14:paraId="6E3BCDBE" w14:textId="77777777" w:rsidR="002074CC" w:rsidRPr="003805EE" w:rsidRDefault="002074CC" w:rsidP="002074CC">
      <w:pPr>
        <w:rPr>
          <w:rFonts w:ascii="Helvetica" w:hAnsi="Helvetica"/>
          <w:i/>
          <w:sz w:val="22"/>
          <w:szCs w:val="22"/>
        </w:rPr>
      </w:pPr>
    </w:p>
    <w:p w14:paraId="0750DF93" w14:textId="77777777" w:rsidR="002074CC" w:rsidRPr="003805EE" w:rsidRDefault="002074CC" w:rsidP="002074CC">
      <w:pPr>
        <w:rPr>
          <w:rFonts w:ascii="Helvetica" w:hAnsi="Helvetica"/>
          <w:i/>
          <w:sz w:val="22"/>
          <w:szCs w:val="22"/>
        </w:rPr>
      </w:pPr>
      <w:r w:rsidRPr="003805EE">
        <w:rPr>
          <w:rFonts w:ascii="Helvetica" w:hAnsi="Helvetica"/>
          <w:i/>
          <w:sz w:val="22"/>
          <w:szCs w:val="22"/>
        </w:rPr>
        <w:t xml:space="preserve">What if the Existence or Location of the </w:t>
      </w:r>
      <w:r>
        <w:rPr>
          <w:rFonts w:ascii="Helvetica" w:hAnsi="Helvetica"/>
          <w:i/>
          <w:sz w:val="22"/>
          <w:szCs w:val="22"/>
        </w:rPr>
        <w:t>Critical Threshold</w:t>
      </w:r>
      <w:r w:rsidRPr="003805EE">
        <w:rPr>
          <w:rFonts w:ascii="Helvetica" w:hAnsi="Helvetica"/>
          <w:i/>
          <w:sz w:val="22"/>
          <w:szCs w:val="22"/>
        </w:rPr>
        <w:t xml:space="preserve"> is Ambiguous? </w:t>
      </w:r>
    </w:p>
    <w:p w14:paraId="449DB87C" w14:textId="382616A6" w:rsidR="002074CC" w:rsidRDefault="002074CC" w:rsidP="002074CC">
      <w:pPr>
        <w:ind w:firstLine="720"/>
        <w:rPr>
          <w:rFonts w:ascii="Helvetica" w:hAnsi="Helvetica"/>
          <w:sz w:val="22"/>
          <w:szCs w:val="22"/>
        </w:rPr>
      </w:pPr>
      <w:r w:rsidRPr="003805EE">
        <w:rPr>
          <w:rFonts w:ascii="Helvetica" w:hAnsi="Helvetica"/>
          <w:sz w:val="22"/>
          <w:szCs w:val="22"/>
        </w:rPr>
        <w:t xml:space="preserve">In systems with </w:t>
      </w:r>
      <w:r>
        <w:rPr>
          <w:rFonts w:ascii="Helvetica" w:hAnsi="Helvetica"/>
          <w:sz w:val="22"/>
          <w:szCs w:val="22"/>
        </w:rPr>
        <w:t>critical biological thresholds</w:t>
      </w:r>
      <w:r w:rsidRPr="003805EE">
        <w:rPr>
          <w:rFonts w:ascii="Helvetica" w:hAnsi="Helvetica"/>
          <w:sz w:val="22"/>
          <w:szCs w:val="22"/>
        </w:rPr>
        <w:t xml:space="preserve">,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&lt;EndNote&gt;&lt;Cite&gt;&lt;Author&gt;Cleary&lt;/Author&gt;&lt;Year&gt;2014&lt;/Year&gt;&lt;RecNum&gt;5890&lt;/RecNum&gt;&lt;DisplayText&gt;&lt;style face="superscript"&gt;25&lt;/style&gt;&lt;/DisplayText&gt;&lt;record&gt;&lt;rec-number&gt;5890&lt;/rec-number&gt;&lt;foreign-keys&gt;&lt;key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25</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Pr>
          <w:rFonts w:ascii="Helvetica" w:hAnsi="Helvetica"/>
          <w:sz w:val="22"/>
          <w:szCs w:val="22"/>
        </w:rPr>
        <w:t xml:space="preserve"> in many systems</w:t>
      </w:r>
      <w:r w:rsidRPr="003805EE">
        <w:rPr>
          <w:rFonts w:ascii="Helvetica" w:hAnsi="Helvetica"/>
          <w:sz w:val="22"/>
          <w:szCs w:val="22"/>
        </w:rPr>
        <w:t xml:space="preserve">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&lt;EndNote&gt;&lt;Cite&gt;&lt;Author&gt;Doak&lt;/Author&gt;&lt;Year&gt;2008&lt;/Year&gt;&lt;RecNum&gt;5866&lt;/RecNum&gt;&lt;DisplayText&gt;&lt;style face="superscript"&gt;26,27&lt;/style&gt;&lt;/DisplayText&gt;&lt;record&gt;&lt;rec-number&gt;5866&lt;/rec-number&gt;&lt;foreign-keys&gt;&lt;key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6269&lt;/RecNum&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26,27</w:t>
      </w:r>
      <w:r w:rsidRPr="003805EE">
        <w:rPr>
          <w:rFonts w:ascii="Helvetica" w:hAnsi="Helvetica"/>
          <w:sz w:val="22"/>
          <w:szCs w:val="22"/>
        </w:rPr>
        <w:fldChar w:fldCharType="end"/>
      </w:r>
      <w:r w:rsidRPr="003805EE">
        <w:rPr>
          <w:rFonts w:ascii="Helvetica" w:hAnsi="Helvetica"/>
          <w:sz w:val="22"/>
          <w:szCs w:val="22"/>
        </w:rPr>
        <w:t>. Uncertainty about the location of a threshold presents challenges, particularly in the face of global change, where the strength and location of thresholds may well change</w:t>
      </w:r>
      <w:r>
        <w:rPr>
          <w:rFonts w:ascii="Helvetica" w:hAnsi="Helvetica"/>
          <w:sz w:val="22"/>
          <w:szCs w:val="22"/>
        </w:rPr>
        <w:t xml:space="preserve"> as ecosystems transform</w:t>
      </w:r>
      <w:r w:rsidRPr="003805EE">
        <w:rPr>
          <w:rFonts w:ascii="Helvetica" w:hAnsi="Helvetica"/>
          <w:sz w:val="22"/>
          <w:szCs w:val="22"/>
        </w:rPr>
        <w:t xml:space="preserve">. Our model is heuristic in its evaluation of monitoring in the presence of </w:t>
      </w:r>
      <w:r>
        <w:rPr>
          <w:rFonts w:ascii="Helvetica" w:hAnsi="Helvetica"/>
          <w:sz w:val="22"/>
          <w:szCs w:val="22"/>
        </w:rPr>
        <w:t>critical thresholds</w:t>
      </w:r>
      <w:r w:rsidRPr="003805EE">
        <w:rPr>
          <w:rFonts w:ascii="Helvetica" w:hAnsi="Helvetica"/>
          <w:sz w:val="22"/>
          <w:szCs w:val="22"/>
        </w:rPr>
        <w:t xml:space="preserve">. </w:t>
      </w:r>
      <w:r>
        <w:rPr>
          <w:rFonts w:ascii="Helvetica" w:hAnsi="Helvetica"/>
          <w:sz w:val="22"/>
          <w:szCs w:val="22"/>
        </w:rPr>
        <w:t>T</w:t>
      </w:r>
      <w:r w:rsidRPr="003805EE">
        <w:rPr>
          <w:rFonts w:ascii="Helvetica" w:hAnsi="Helvetica"/>
          <w:sz w:val="22"/>
          <w:szCs w:val="22"/>
        </w:rPr>
        <w:t xml:space="preserve">he results are broadly applicable to systems </w:t>
      </w:r>
      <w:r>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demonstrates the increasing importance of monitoring information as a system approaches a </w:t>
      </w:r>
      <w:r>
        <w:rPr>
          <w:rFonts w:ascii="Helvetica" w:hAnsi="Helvetica"/>
          <w:sz w:val="22"/>
          <w:szCs w:val="22"/>
        </w:rPr>
        <w:t>threshold after which productivity is declining.</w:t>
      </w:r>
      <w:r w:rsidR="000D5F14">
        <w:rPr>
          <w:rFonts w:ascii="Helvetica" w:hAnsi="Helvetica"/>
          <w:sz w:val="22"/>
          <w:szCs w:val="22"/>
        </w:rPr>
        <w:t xml:space="preserve"> We examine consequences of monitoring for different thresholds, some of which (depensation) will be difficult to identify, while others (limit reference points like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0D5F14">
        <w:rPr>
          <w:rFonts w:ascii="Helvetica" w:hAnsi="Helvetica"/>
          <w:sz w:val="22"/>
          <w:szCs w:val="22"/>
        </w:rPr>
        <w:t>) that are important, but do not lead to irreversible harm.</w:t>
      </w:r>
    </w:p>
    <w:p w14:paraId="71BB3BB8" w14:textId="5A6B106A" w:rsidR="002074CC" w:rsidRPr="003805EE" w:rsidRDefault="002074CC" w:rsidP="002074CC">
      <w:pPr>
        <w:ind w:firstLine="720"/>
        <w:rPr>
          <w:rFonts w:ascii="Helvetica" w:hAnsi="Helvetica"/>
          <w:sz w:val="22"/>
          <w:szCs w:val="22"/>
        </w:rPr>
      </w:pPr>
      <w:r>
        <w:rPr>
          <w:rFonts w:ascii="Helvetica" w:hAnsi="Helvetica"/>
          <w:sz w:val="22"/>
          <w:szCs w:val="22"/>
        </w:rPr>
        <w:t>G</w:t>
      </w:r>
      <w:r w:rsidRPr="003805EE">
        <w:rPr>
          <w:rFonts w:ascii="Helvetica" w:hAnsi="Helvetica"/>
          <w:sz w:val="22"/>
          <w:szCs w:val="22"/>
        </w:rPr>
        <w:t xml:space="preserve">aining greater certainty about the location of a </w:t>
      </w:r>
      <w:r w:rsidR="00725758">
        <w:rPr>
          <w:rFonts w:ascii="Helvetica" w:hAnsi="Helvetica"/>
          <w:sz w:val="22"/>
          <w:szCs w:val="22"/>
        </w:rPr>
        <w:t>critical threshold</w:t>
      </w:r>
      <w:r w:rsidRPr="003805EE">
        <w:rPr>
          <w:rFonts w:ascii="Helvetica" w:hAnsi="Helvetica"/>
          <w:sz w:val="22"/>
          <w:szCs w:val="22"/>
        </w:rPr>
        <w:t xml:space="preserve"> can be achieved through adaptive management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&lt;EndNote&gt;&lt;Cite&gt;&lt;Author&gt;Cinner&lt;/Author&gt;&lt;Year&gt;2009&lt;/Year&gt;&lt;RecNum&gt;8170&lt;/RecNum&gt;&lt;DisplayText&gt;&lt;style face="superscript"&gt;28&lt;/style&gt;&lt;/DisplayText&gt;&lt;record&gt;&lt;rec-number&gt;8170&lt;/rec-number&gt;&lt;foreign-keys&gt;&lt;key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28</w:t>
      </w:r>
      <w:r w:rsidRPr="003805EE">
        <w:rPr>
          <w:rFonts w:ascii="Helvetica" w:hAnsi="Helvetica"/>
          <w:sz w:val="22"/>
          <w:szCs w:val="22"/>
        </w:rPr>
        <w:fldChar w:fldCharType="end"/>
      </w:r>
      <w:r w:rsidRPr="003805EE">
        <w:rPr>
          <w:rFonts w:ascii="Helvetica" w:hAnsi="Helvetica"/>
          <w:sz w:val="22"/>
          <w:szCs w:val="22"/>
        </w:rPr>
        <w:t xml:space="preserve">. For example, </w:t>
      </w:r>
      <w:r>
        <w:rPr>
          <w:rFonts w:ascii="Helvetica" w:hAnsi="Helvetica"/>
          <w:sz w:val="22"/>
          <w:szCs w:val="22"/>
        </w:rPr>
        <w:t>recent work has</w:t>
      </w:r>
      <w:r w:rsidRPr="003805EE">
        <w:rPr>
          <w:rFonts w:ascii="Helvetica" w:hAnsi="Helvetica"/>
          <w:sz w:val="22"/>
          <w:szCs w:val="22"/>
        </w:rPr>
        <w:t xml:space="preserve"> </w:t>
      </w:r>
      <w:r>
        <w:rPr>
          <w:rFonts w:ascii="Helvetica" w:hAnsi="Helvetica"/>
          <w:sz w:val="22"/>
          <w:szCs w:val="22"/>
        </w:rPr>
        <w:t>shown</w:t>
      </w:r>
      <w:r w:rsidRPr="003805EE">
        <w:rPr>
          <w:rFonts w:ascii="Helvetica" w:hAnsi="Helvetica"/>
          <w:sz w:val="22"/>
          <w:szCs w:val="22"/>
        </w:rPr>
        <w:t xml:space="preserve"> how Gaussian process stochastic dynamic programming, which makes few structural assumptions about population production functions, can allow managers the opportunity to make decisions in light of uncertainty in threshold locations</w:t>
      </w:r>
      <w:r>
        <w:rPr>
          <w:rFonts w:ascii="Helvetica" w:hAnsi="Helvetica"/>
          <w:sz w:val="22"/>
          <w:szCs w:val="22"/>
        </w:rPr>
        <w:t xml:space="preserve"> </w:t>
      </w:r>
      <w:r>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Z3JhbW1pbmc8L0lEVGV4dD48RGlzcGxheVRleHQ+PHN0eWxlIGZhY2U9InN1cGVyc2NyaXB0Ij4y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</w:fldData>
        </w:fldChar>
      </w:r>
      <w:r w:rsidR="009437F6">
        <w:rPr>
          <w:rFonts w:ascii="Helvetica" w:hAnsi="Helvetica"/>
          <w:sz w:val="22"/>
          <w:szCs w:val="22"/>
        </w:rPr>
        <w:instrText xml:space="preserve"> ADDIN EN.CITE </w:instrText>
      </w:r>
      <w:r w:rsidR="009437F6">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Z3JhbW1pbmc8L0lEVGV4dD48RGlzcGxheVRleHQ+PHN0eWxlIGZhY2U9InN1cGVyc2NyaXB0Ij4y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</w:fldData>
        </w:fldChar>
      </w:r>
      <w:r w:rsidR="009437F6">
        <w:rPr>
          <w:rFonts w:ascii="Helvetica" w:hAnsi="Helvetica"/>
          <w:sz w:val="22"/>
          <w:szCs w:val="22"/>
        </w:rPr>
        <w:instrText xml:space="preserve"> ADDIN EN.CITE.DATA </w:instrText>
      </w:r>
      <w:r w:rsidR="009437F6">
        <w:rPr>
          <w:rFonts w:ascii="Helvetica" w:hAnsi="Helvetica"/>
          <w:sz w:val="22"/>
          <w:szCs w:val="22"/>
        </w:rPr>
      </w:r>
      <w:r w:rsidR="009437F6">
        <w:rPr>
          <w:rFonts w:ascii="Helvetica" w:hAnsi="Helvetica"/>
          <w:sz w:val="22"/>
          <w:szCs w:val="22"/>
        </w:rPr>
        <w:fldChar w:fldCharType="end"/>
      </w:r>
      <w:r>
        <w:rPr>
          <w:rFonts w:ascii="Helvetica" w:hAnsi="Helvetica"/>
          <w:sz w:val="22"/>
          <w:szCs w:val="22"/>
        </w:rPr>
      </w:r>
      <w:r>
        <w:rPr>
          <w:rFonts w:ascii="Helvetica" w:hAnsi="Helvetica"/>
          <w:sz w:val="22"/>
          <w:szCs w:val="22"/>
        </w:rPr>
        <w:fldChar w:fldCharType="separate"/>
      </w:r>
      <w:r w:rsidR="009437F6" w:rsidRPr="009437F6">
        <w:rPr>
          <w:rFonts w:ascii="Helvetica" w:hAnsi="Helvetica"/>
          <w:noProof/>
          <w:sz w:val="22"/>
          <w:szCs w:val="22"/>
          <w:vertAlign w:val="superscript"/>
        </w:rPr>
        <w:t>29,30</w:t>
      </w:r>
      <w:r>
        <w:rPr>
          <w:rFonts w:ascii="Helvetica" w:hAnsi="Helvetica"/>
          <w:sz w:val="22"/>
          <w:szCs w:val="22"/>
        </w:rPr>
        <w:fldChar w:fldCharType="end"/>
      </w:r>
      <w:r w:rsidRPr="003805EE">
        <w:rPr>
          <w:rFonts w:ascii="Helvetica" w:hAnsi="Helvetica"/>
          <w:sz w:val="22"/>
          <w:szCs w:val="22"/>
        </w:rPr>
        <w:t xml:space="preserve">. </w:t>
      </w:r>
      <w:r>
        <w:rPr>
          <w:rFonts w:ascii="Helvetica" w:hAnsi="Helvetica"/>
          <w:sz w:val="22"/>
          <w:szCs w:val="22"/>
        </w:rPr>
        <w:t xml:space="preserve">Alternatively, early warning indicators such as rising variance or shifts in autocorrelation may offer a signal for when a system is approaching a threshold </w:t>
      </w:r>
      <w:r w:rsidR="005D0A3A">
        <w:rPr>
          <w:rFonts w:ascii="Helvetica" w:hAnsi="Helvetica"/>
          <w:sz w:val="22"/>
          <w:szCs w:val="22"/>
        </w:rPr>
        <w:fldChar w:fldCharType="begin"/>
      </w:r>
      <w:r w:rsidR="009437F6">
        <w:rPr>
          <w:rFonts w:ascii="Helvetica" w:hAnsi="Helvetica"/>
          <w:sz w:val="22"/>
          <w:szCs w:val="22"/>
        </w:rPr>
        <w:instrText xml:space="preserve"> ADDIN EN.CITE &lt;EndNote&gt;&lt;Cite&gt;&lt;Author&gt;Litzow&lt;/Author&gt;&lt;Year&gt;2016&lt;/Year&gt;&lt;RecNum&gt;6505&lt;/RecNum&gt;&lt;DisplayText&gt;&lt;style face="superscript"&gt;31&lt;/style&gt;&lt;/DisplayText&gt;&lt;record&gt;&lt;rec-number&gt;6505&lt;/rec-number&gt;&lt;foreign-keys&gt;&lt;key app="EN" db-id="x0w5wa9airxrfze0ft2x20vgz0w5wpet5ftz" timestamp="1614296817" guid="4b3e846d-358f-42ba-acde-7c4b5b42eb93"&gt;6505&lt;/key&gt;&lt;/foreign-keys&gt;&lt;ref-type name="Journal Article"&gt;17&lt;/ref-type&gt;&lt;contributors&gt;&lt;authors&gt;&lt;author&gt;Litzow, Michael A&lt;/author&gt;&lt;author&gt;Hunsicker, Mary E&lt;/author&gt;&lt;/authors&gt;&lt;/contributors&gt;&lt;titles&gt;&lt;title&gt;Early warning signals, nonlinearity, and signs of hysteresis in real ecosystems&lt;/title&gt;&lt;secondary-title&gt;Ecosphere&lt;/secondary-title&gt;&lt;/titles&gt;&lt;periodical&gt;&lt;full-title&gt;Ecosphere&lt;/full-title&gt;&lt;/periodical&gt;&lt;pages&gt;e01614&lt;/pages&gt;&lt;volume&gt;7&lt;/volume&gt;&lt;number&gt;12&lt;/number&gt;&lt;dates&gt;&lt;year&gt;2016&lt;/year&gt;&lt;/dates&gt;&lt;isbn&gt;2150-8925&lt;/isbn&gt;&lt;urls&gt;&lt;/urls&gt;&lt;/record&gt;&lt;/Cite&gt;&lt;/EndNote&gt;</w:instrText>
      </w:r>
      <w:r w:rsidR="005D0A3A">
        <w:rPr>
          <w:rFonts w:ascii="Helvetica" w:hAnsi="Helvetica"/>
          <w:sz w:val="22"/>
          <w:szCs w:val="22"/>
        </w:rPr>
        <w:fldChar w:fldCharType="separate"/>
      </w:r>
      <w:r w:rsidR="009437F6" w:rsidRPr="009437F6">
        <w:rPr>
          <w:rFonts w:ascii="Helvetica" w:hAnsi="Helvetica"/>
          <w:noProof/>
          <w:sz w:val="22"/>
          <w:szCs w:val="22"/>
          <w:vertAlign w:val="superscript"/>
        </w:rPr>
        <w:t>31</w:t>
      </w:r>
      <w:r w:rsidR="005D0A3A">
        <w:rPr>
          <w:rFonts w:ascii="Helvetica" w:hAnsi="Helvetica"/>
          <w:sz w:val="22"/>
          <w:szCs w:val="22"/>
        </w:rPr>
        <w:fldChar w:fldCharType="end"/>
      </w:r>
      <w:r>
        <w:rPr>
          <w:rFonts w:ascii="Helvetica" w:hAnsi="Helvetica"/>
          <w:sz w:val="22"/>
          <w:szCs w:val="22"/>
        </w:rPr>
        <w:t xml:space="preserve">, though detection of a threshold using these indicators likely requires high precision and frequent monitoring. </w:t>
      </w:r>
      <w:r w:rsidRPr="003805EE">
        <w:rPr>
          <w:rFonts w:ascii="Helvetica" w:hAnsi="Helvetica"/>
          <w:sz w:val="22"/>
          <w:szCs w:val="22"/>
        </w:rPr>
        <w:t>However, even with better monitoring and analysis, some uncertainty is irreducible</w:t>
      </w:r>
      <w:r w:rsidR="003B60A1">
        <w:rPr>
          <w:rFonts w:ascii="Helvetica" w:hAnsi="Helvetica"/>
          <w:sz w:val="22"/>
          <w:szCs w:val="22"/>
        </w:rPr>
        <w:t xml:space="preserve">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&lt;EndNote&gt;&lt;Cite&gt;&lt;Author&gt;Schindler&lt;/Author&gt;&lt;Year&gt;2015&lt;/Year&gt;&lt;RecNum&gt;6269&lt;/RecNum&gt;&lt;DisplayText&gt;&lt;style face="superscript"&gt;27&lt;/style&gt;&lt;/DisplayText&gt;&lt;record&gt;&lt;rec-number&gt;6269&lt;/rec-number&gt;&lt;foreign-keys&gt;&lt;key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27</w:t>
      </w:r>
      <w:r w:rsidRPr="003805EE">
        <w:rPr>
          <w:rFonts w:ascii="Helvetica" w:hAnsi="Helvetica"/>
          <w:sz w:val="22"/>
          <w:szCs w:val="22"/>
        </w:rPr>
        <w:fldChar w:fldCharType="end"/>
      </w:r>
      <w:r w:rsidRPr="003805EE">
        <w:rPr>
          <w:rFonts w:ascii="Helvetica" w:hAnsi="Helvetica"/>
          <w:sz w:val="22"/>
          <w:szCs w:val="22"/>
        </w:rPr>
        <w:t>.</w:t>
      </w:r>
      <w:r>
        <w:rPr>
          <w:rFonts w:ascii="Helvetica" w:hAnsi="Helvetica"/>
          <w:sz w:val="22"/>
          <w:szCs w:val="22"/>
        </w:rPr>
        <w:t xml:space="preserve"> Such irreducible uncertainty (e.g., due to stochasticity in recruitment) can amplify the risks associated with limited monitoring effort (ESM </w:t>
      </w:r>
      <w:r w:rsidR="00E068F6">
        <w:rPr>
          <w:rFonts w:ascii="Helvetica" w:hAnsi="Helvetica"/>
          <w:sz w:val="22"/>
          <w:szCs w:val="22"/>
        </w:rPr>
        <w:t xml:space="preserve">4, </w:t>
      </w:r>
      <w:r w:rsidR="00182A0D">
        <w:rPr>
          <w:rFonts w:ascii="Helvetica" w:hAnsi="Helvetica"/>
          <w:sz w:val="22"/>
          <w:szCs w:val="22"/>
        </w:rPr>
        <w:t>Fig S</w:t>
      </w:r>
      <w:r>
        <w:rPr>
          <w:rFonts w:ascii="Helvetica" w:hAnsi="Helvetica"/>
          <w:sz w:val="22"/>
          <w:szCs w:val="22"/>
        </w:rPr>
        <w:t xml:space="preserve">4) and are critical for managers to consider. </w:t>
      </w:r>
    </w:p>
    <w:p w14:paraId="7B58A4A9" w14:textId="77777777" w:rsidR="002074CC" w:rsidRDefault="002074CC" w:rsidP="002074CC">
      <w:pPr>
        <w:rPr>
          <w:ins w:id="7" w:author="Adrian Stier" w:date="2021-02-25T15:45:00Z"/>
          <w:rFonts w:ascii="Helvetica" w:hAnsi="Helvetica"/>
          <w:i/>
          <w:sz w:val="22"/>
          <w:szCs w:val="22"/>
        </w:rPr>
      </w:pPr>
    </w:p>
    <w:p w14:paraId="1CE26B7E" w14:textId="6FD1F63E" w:rsidR="002074CC" w:rsidRPr="003805EE" w:rsidRDefault="002074CC" w:rsidP="002074CC">
      <w:pPr>
        <w:rPr>
          <w:rFonts w:ascii="Helvetica" w:hAnsi="Helvetica"/>
          <w:i/>
          <w:sz w:val="22"/>
          <w:szCs w:val="22"/>
        </w:rPr>
      </w:pPr>
      <w:r w:rsidRPr="003805EE">
        <w:rPr>
          <w:rFonts w:ascii="Helvetica" w:hAnsi="Helvetica"/>
          <w:i/>
          <w:sz w:val="22"/>
          <w:szCs w:val="22"/>
        </w:rPr>
        <w:t>The Value of Monitoring Depends on the Stakeholder</w:t>
      </w:r>
    </w:p>
    <w:p w14:paraId="354283E9" w14:textId="42FA645B" w:rsidR="002074CC" w:rsidRPr="003805EE" w:rsidRDefault="002074CC" w:rsidP="002074CC">
      <w:pPr>
        <w:ind w:firstLine="720"/>
        <w:rPr>
          <w:rFonts w:ascii="Helvetica" w:hAnsi="Helvetica" w:cs="Helvetica Neue"/>
          <w:sz w:val="22"/>
          <w:szCs w:val="22"/>
        </w:rPr>
      </w:pPr>
      <w:r w:rsidRPr="003805EE">
        <w:rPr>
          <w:rFonts w:ascii="Helvetica" w:hAnsi="Helvetica" w:cs="Helvetica Neue"/>
          <w:sz w:val="22"/>
          <w:szCs w:val="22"/>
        </w:rPr>
        <w:t xml:space="preserve">Determining the value of monitoring information also likely extends beyond the organization bearing the monitoring costs to include the value to other stakeholders. The high </w:t>
      </w:r>
      <w:r w:rsidRPr="003805EE">
        <w:rPr>
          <w:rFonts w:ascii="Helvetica" w:hAnsi="Helvetica" w:cs="Helvetica Neue"/>
          <w:sz w:val="22"/>
          <w:szCs w:val="22"/>
        </w:rPr>
        <w:lastRenderedPageBreak/>
        <w:t xml:space="preserve">volatility that emerges from low monitoring investment may be particularly challenging to some stakeholders while others might be less affected.  For instance, subsistence harvesters and small businesses often have relatively lower mobility and limited capacity to take advantage of “boom” years, or adapt to harvesting a new resource in “bust” years. Surveys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&lt;EndNote&gt;&lt;Cite&gt;&lt;Author&gt;Schrank&lt;/Author&gt;&lt;Year&gt;2003&lt;/Year&gt;&lt;RecNum&gt;8199&lt;/RecNum&gt;&lt;DisplayText&gt;&lt;style face="superscript"&gt;32&lt;/style&gt;&lt;/DisplayText&gt;&lt;record&gt;&lt;rec-number&gt;8199&lt;/rec-number&gt;&lt;foreign-keys&gt;&lt;key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32</w:t>
      </w:r>
      <w:r w:rsidRPr="003805EE">
        <w:rPr>
          <w:rFonts w:ascii="Helvetica" w:hAnsi="Helvetica"/>
          <w:sz w:val="22"/>
          <w:szCs w:val="22"/>
        </w:rPr>
        <w:fldChar w:fldCharType="end"/>
      </w:r>
      <w:r w:rsidRPr="003805EE">
        <w:rPr>
          <w:rFonts w:ascii="Helvetica" w:hAnsi="Helvetica" w:cs="Helvetica Neue"/>
          <w:sz w:val="22"/>
          <w:szCs w:val="22"/>
        </w:rPr>
        <w:t xml:space="preserve">. In contrast, large industrial fishing operations may have higher travel capacity to harvest in another location where the resource remains plentiful, or are capable of investing in the gear and infrastructure needed to switch to harvesting a different </w:t>
      </w:r>
      <w:r w:rsidRPr="00A11EE7">
        <w:rPr>
          <w:rFonts w:ascii="Helvetica" w:hAnsi="Helvetica" w:cs="Helvetica Neue"/>
          <w:sz w:val="22"/>
          <w:szCs w:val="22"/>
        </w:rPr>
        <w:t>resource</w:t>
      </w:r>
      <w:r w:rsidRPr="00A11EE7">
        <w:rPr>
          <w:rFonts w:ascii="Helvetica" w:hAnsi="Helvetica"/>
          <w:sz w:val="22"/>
          <w:szCs w:val="22"/>
        </w:rPr>
        <w:t xml:space="preserve"> </w:t>
      </w:r>
      <w:r w:rsidRPr="00A11EE7">
        <w:rPr>
          <w:rFonts w:ascii="Helvetica" w:hAnsi="Helvetica" w:cs="Helvetica Neue"/>
          <w:sz w:val="22"/>
          <w:szCs w:val="22"/>
        </w:rPr>
        <w:fldChar w:fldCharType="begin"/>
      </w:r>
      <w:r w:rsidR="009437F6">
        <w:rPr>
          <w:rFonts w:ascii="Helvetica" w:hAnsi="Helvetica" w:cs="Helvetica Neue"/>
          <w:sz w:val="22"/>
          <w:szCs w:val="22"/>
        </w:rPr>
        <w:instrText xml:space="preserve"> ADDIN EN.CITE &lt;EndNote&gt;&lt;Cite&gt;&lt;Author&gt;Berkes&lt;/Author&gt;&lt;Year&gt;2006&lt;/Year&gt;&lt;RecNum&gt;6268&lt;/RecNum&gt;&lt;DisplayText&gt;&lt;style face="superscript"&gt;33&lt;/style&gt;&lt;/DisplayText&gt;&lt;record&gt;&lt;rec-number&gt;6268&lt;/rec-number&gt;&lt;foreign-keys&gt;&lt;key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Pr="00A11EE7">
        <w:rPr>
          <w:rFonts w:ascii="Helvetica" w:hAnsi="Helvetica" w:cs="Helvetica Neue"/>
          <w:sz w:val="22"/>
          <w:szCs w:val="22"/>
        </w:rPr>
        <w:fldChar w:fldCharType="separate"/>
      </w:r>
      <w:r w:rsidR="009437F6" w:rsidRPr="009437F6">
        <w:rPr>
          <w:rFonts w:ascii="Helvetica" w:hAnsi="Helvetica" w:cs="Helvetica Neue"/>
          <w:noProof/>
          <w:sz w:val="22"/>
          <w:szCs w:val="22"/>
          <w:vertAlign w:val="superscript"/>
        </w:rPr>
        <w:t>33</w:t>
      </w:r>
      <w:r w:rsidRPr="00A11EE7">
        <w:rPr>
          <w:rFonts w:ascii="Helvetica" w:hAnsi="Helvetica" w:cs="Helvetica Neue"/>
          <w:sz w:val="22"/>
          <w:szCs w:val="22"/>
        </w:rPr>
        <w:fldChar w:fldCharType="end"/>
      </w:r>
      <w:r w:rsidR="00A32798" w:rsidRPr="00A32798">
        <w:t xml:space="preserve"> </w:t>
      </w:r>
      <w:r w:rsidR="005D0A3A">
        <w:rPr>
          <w:rFonts w:ascii="Helvetica" w:hAnsi="Helvetica" w:cs="Helvetica Neue"/>
          <w:sz w:val="22"/>
          <w:szCs w:val="22"/>
        </w:rPr>
        <w:fldChar w:fldCharType="begin"/>
      </w:r>
      <w:r w:rsidR="009437F6">
        <w:rPr>
          <w:rFonts w:ascii="Helvetica" w:hAnsi="Helvetica" w:cs="Helvetica Neue"/>
          <w:sz w:val="22"/>
          <w:szCs w:val="22"/>
        </w:rPr>
        <w:instrText xml:space="preserve"> ADDIN EN.CITE &lt;EndNote&gt;&lt;Cite&gt;&lt;Author&gt;Fisher&lt;/Author&gt;&lt;Year&gt;2021&lt;/Year&gt;&lt;RecNum&gt;6506&lt;/RecNum&gt;&lt;DisplayText&gt;&lt;style face="superscript"&gt;34&lt;/style&gt;&lt;/DisplayText&gt;&lt;record&gt;&lt;rec-number&gt;6506&lt;/rec-number&gt;&lt;foreign-keys&gt;&lt;key app="EN" db-id="x0w5wa9airxrfze0ft2x20vgz0w5wpet5ftz" timestamp="1614297152" guid="49020b8d-8e2c-4ce8-bfc3-c5ffd6550ca8"&gt;6506&lt;/key&gt;&lt;/foreign-keys&gt;&lt;ref-type name="Journal Article"&gt;17&lt;/ref-type&gt;&lt;contributors&gt;&lt;authors&gt;&lt;author&gt;Fisher, Mary C&lt;/author&gt;&lt;author&gt;Moore, Stephanie K&lt;/author&gt;&lt;author&gt;Jardine, Sunny L&lt;/author&gt;&lt;author&gt;Watson, James R&lt;/author&gt;&lt;author&gt;Samhouri, Jameal F&lt;/author&gt;&lt;/authors&gt;&lt;/contributors&gt;&lt;titles&gt;&lt;title&gt;Climate shock effects and mediation in fisheries&lt;/title&gt;&lt;secondary-title&gt;Proceedings of the National Academy of Sciences&lt;/secondary-title&gt;&lt;/titles&gt;&lt;periodical&gt;&lt;full-title&gt;Proceedings of the National Academy of Sciences&lt;/full-title&gt;&lt;/periodical&gt;&lt;volume&gt;118&lt;/volume&gt;&lt;number&gt;2&lt;/number&gt;&lt;dates&gt;&lt;year&gt;2021&lt;/year&gt;&lt;/dates&gt;&lt;isbn&gt;0027-8424&lt;/isbn&gt;&lt;urls&gt;&lt;/urls&gt;&lt;/record&gt;&lt;/Cite&gt;&lt;/EndNote&gt;</w:instrText>
      </w:r>
      <w:r w:rsidR="005D0A3A">
        <w:rPr>
          <w:rFonts w:ascii="Helvetica" w:hAnsi="Helvetica" w:cs="Helvetica Neue"/>
          <w:sz w:val="22"/>
          <w:szCs w:val="22"/>
        </w:rPr>
        <w:fldChar w:fldCharType="separate"/>
      </w:r>
      <w:r w:rsidR="009437F6" w:rsidRPr="009437F6">
        <w:rPr>
          <w:rFonts w:ascii="Helvetica" w:hAnsi="Helvetica" w:cs="Helvetica Neue"/>
          <w:noProof/>
          <w:sz w:val="22"/>
          <w:szCs w:val="22"/>
          <w:vertAlign w:val="superscript"/>
        </w:rPr>
        <w:t>34</w:t>
      </w:r>
      <w:r w:rsidR="005D0A3A">
        <w:rPr>
          <w:rFonts w:ascii="Helvetica" w:hAnsi="Helvetica" w:cs="Helvetica Neue"/>
          <w:sz w:val="22"/>
          <w:szCs w:val="22"/>
        </w:rPr>
        <w:fldChar w:fldCharType="end"/>
      </w:r>
      <w:r w:rsidRPr="00A11EE7">
        <w:rPr>
          <w:rFonts w:ascii="Helvetica" w:hAnsi="Helvetica" w:cs="Helvetica Neue"/>
          <w:sz w:val="22"/>
          <w:szCs w:val="22"/>
        </w:rPr>
        <w:t>. To achieve equity among stakeholders, management will need to account</w:t>
      </w:r>
      <w:r w:rsidRPr="00A11EE7">
        <w:rPr>
          <w:rFonts w:ascii="Helvetica" w:hAnsi="Helvetica"/>
          <w:sz w:val="22"/>
          <w:szCs w:val="22"/>
        </w:rPr>
        <w:t xml:space="preserve"> for </w:t>
      </w:r>
      <w:r>
        <w:rPr>
          <w:rFonts w:ascii="Helvetica" w:hAnsi="Helvetica"/>
          <w:sz w:val="22"/>
          <w:szCs w:val="22"/>
        </w:rPr>
        <w:t>asymmetry in</w:t>
      </w:r>
      <w:r w:rsidRPr="00A11EE7">
        <w:rPr>
          <w:rFonts w:ascii="Helvetica" w:hAnsi="Helvetica"/>
          <w:sz w:val="22"/>
          <w:szCs w:val="22"/>
        </w:rPr>
        <w:t xml:space="preserve"> risk aversion among stakeholders, which in turn will be a critical step in integrating the value of information as a driver of monitoring investment.</w:t>
      </w:r>
    </w:p>
    <w:p w14:paraId="5A9ACD65" w14:textId="77777777" w:rsidR="00847C6E" w:rsidRDefault="00847C6E" w:rsidP="00074268">
      <w:pPr>
        <w:rPr>
          <w:rFonts w:ascii="Helvetica" w:hAnsi="Helvetica"/>
          <w:i/>
          <w:sz w:val="22"/>
          <w:szCs w:val="22"/>
        </w:rPr>
      </w:pPr>
    </w:p>
    <w:p w14:paraId="0530466F" w14:textId="500B3FC8" w:rsidR="00787E3F" w:rsidRPr="003805EE" w:rsidRDefault="00787E3F" w:rsidP="00074268">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0DF0FED8" w:rsidR="00787E3F" w:rsidRPr="003805EE" w:rsidRDefault="00787E3F" w:rsidP="00074268">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&lt;EndNote&gt;&lt;Cite&gt;&lt;Author&gt;Hölmstrom&lt;/Author&gt;&lt;Year&gt;1979&lt;/Year&gt;&lt;RecNum&gt;6273&lt;/RecNum&gt;&lt;DisplayText&gt;&lt;style face="superscript"&gt;14,35&lt;/style&gt;&lt;/DisplayText&gt;&lt;record&gt;&lt;rec-number&gt;6273&lt;/rec-number&gt;&lt;foreign-keys&gt;&lt;key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9437F6" w:rsidRPr="009437F6">
        <w:rPr>
          <w:rFonts w:ascii="Helvetica" w:hAnsi="Helvetica"/>
          <w:noProof/>
          <w:sz w:val="22"/>
          <w:szCs w:val="22"/>
          <w:vertAlign w:val="superscript"/>
        </w:rPr>
        <w:t>14,35</w:t>
      </w:r>
      <w:r w:rsidR="000F7161" w:rsidRPr="003805EE">
        <w:rPr>
          <w:rFonts w:ascii="Helvetica" w:hAnsi="Helvetica"/>
          <w:sz w:val="22"/>
          <w:szCs w:val="22"/>
        </w:rPr>
        <w:fldChar w:fldCharType="end"/>
      </w:r>
      <w:r w:rsidRPr="003805EE">
        <w:rPr>
          <w:rFonts w:ascii="Helvetica" w:hAnsi="Helvetica"/>
          <w:sz w:val="22"/>
          <w:szCs w:val="22"/>
        </w:rPr>
        <w:t xml:space="preserve">. When contracts are initially based on payoff alone and intensive monitoring is cost prohibitive, lower </w:t>
      </w:r>
      <w:r w:rsidR="00D2340C" w:rsidRPr="003805EE">
        <w:rPr>
          <w:rFonts w:ascii="Helvetica" w:hAnsi="Helvetica"/>
          <w:sz w:val="22"/>
          <w:szCs w:val="22"/>
        </w:rPr>
        <w:t xml:space="preserve">monitoring </w:t>
      </w:r>
      <w:r w:rsidRPr="003805EE">
        <w:rPr>
          <w:rFonts w:ascii="Helvetica" w:hAnsi="Helvetica"/>
          <w:sz w:val="22"/>
          <w:szCs w:val="22"/>
        </w:rPr>
        <w:t>precision combined with shared risk among multiple parties is a common solution applied to moral hazards.</w:t>
      </w:r>
    </w:p>
    <w:p w14:paraId="5194A5E5" w14:textId="0D974A2B" w:rsidR="00874D07" w:rsidRPr="003805EE" w:rsidRDefault="00FE0BB8" w:rsidP="00074268">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w:t>
      </w:r>
      <w:r w:rsidR="00D2340C">
        <w:rPr>
          <w:rFonts w:ascii="Helvetica" w:hAnsi="Helvetica"/>
          <w:sz w:val="22"/>
          <w:szCs w:val="22"/>
        </w:rPr>
        <w:t xml:space="preserve"> from resource extraction</w:t>
      </w:r>
      <w:r w:rsidR="007E4DA3" w:rsidRPr="003805EE">
        <w:rPr>
          <w:rFonts w:ascii="Helvetica" w:hAnsi="Helvetica"/>
          <w:sz w:val="22"/>
          <w:szCs w:val="22"/>
        </w:rPr>
        <w:t xml:space="preserve"> exceeds the financial cost</w:t>
      </w:r>
      <w:r w:rsidR="00D2340C">
        <w:rPr>
          <w:rFonts w:ascii="Helvetica" w:hAnsi="Helvetica"/>
          <w:sz w:val="22"/>
          <w:szCs w:val="22"/>
        </w:rPr>
        <w:t xml:space="preserve"> of monitoring</w:t>
      </w:r>
      <w:r w:rsidR="007E4DA3" w:rsidRPr="003805EE">
        <w:rPr>
          <w:rFonts w:ascii="Helvetica" w:hAnsi="Helvetica"/>
          <w:sz w:val="22"/>
          <w:szCs w:val="22"/>
        </w:rPr>
        <w: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w:t>
      </w:r>
      <w:r w:rsidR="002074CC">
        <w:rPr>
          <w:rFonts w:ascii="Helvetica" w:hAnsi="Helvetica"/>
          <w:sz w:val="22"/>
          <w:szCs w:val="22"/>
        </w:rPr>
        <w:t>population</w:t>
      </w:r>
      <w:r w:rsidR="002074CC" w:rsidRPr="003805EE">
        <w:rPr>
          <w:rFonts w:ascii="Helvetica" w:hAnsi="Helvetica"/>
          <w:sz w:val="22"/>
          <w:szCs w:val="22"/>
        </w:rPr>
        <w:t xml:space="preserve"> </w:t>
      </w:r>
      <w:r w:rsidR="002074CC">
        <w:rPr>
          <w:rFonts w:ascii="Helvetica" w:hAnsi="Helvetica"/>
          <w:sz w:val="22"/>
          <w:szCs w:val="22"/>
        </w:rPr>
        <w:t>at a valuable biomass,</w:t>
      </w:r>
      <w:r w:rsidR="002074CC" w:rsidRPr="003805EE">
        <w:rPr>
          <w:rFonts w:ascii="Helvetica" w:hAnsi="Helvetica"/>
          <w:sz w:val="22"/>
          <w:szCs w:val="22"/>
        </w:rPr>
        <w:t xml:space="preserve"> </w:t>
      </w:r>
      <w:r w:rsidR="00FA68C5" w:rsidRPr="003805EE">
        <w:rPr>
          <w:rFonts w:ascii="Helvetica" w:hAnsi="Helvetica"/>
          <w:sz w:val="22"/>
          <w:szCs w:val="22"/>
        </w:rPr>
        <w:t xml:space="preserve">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4BD39703" w:rsidR="00644B5F" w:rsidRPr="003805EE" w:rsidRDefault="00F9071C" w:rsidP="00074268">
      <w:pPr>
        <w:rPr>
          <w:rFonts w:ascii="Helvetica" w:hAnsi="Helvetica"/>
          <w:sz w:val="22"/>
          <w:szCs w:val="22"/>
        </w:rPr>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w:t>
      </w:r>
      <w:r w:rsidR="002C5DCC">
        <w:rPr>
          <w:rFonts w:ascii="Helvetica" w:hAnsi="Helvetica"/>
          <w:sz w:val="22"/>
          <w:szCs w:val="22"/>
        </w:rPr>
        <w:t xml:space="preserve">a subset of fisheries in New Zealand, </w:t>
      </w:r>
      <w:r w:rsidRPr="003805EE">
        <w:rPr>
          <w:rFonts w:ascii="Helvetica" w:hAnsi="Helvetica"/>
          <w:sz w:val="22"/>
          <w:szCs w:val="22"/>
        </w:rPr>
        <w:t>Canada</w:t>
      </w:r>
      <w:r w:rsidR="002C5DCC">
        <w:rPr>
          <w:rFonts w:ascii="Helvetica" w:hAnsi="Helvetica"/>
          <w:sz w:val="22"/>
          <w:szCs w:val="22"/>
        </w:rPr>
        <w:t>,</w:t>
      </w:r>
      <w:r w:rsidRPr="003805EE">
        <w:rPr>
          <w:rFonts w:ascii="Helvetica" w:hAnsi="Helvetica"/>
          <w:sz w:val="22"/>
          <w:szCs w:val="22"/>
        </w:rPr>
        <w:t xml:space="preserve"> and Australia, </w:t>
      </w:r>
      <w:r w:rsidR="00B658D4">
        <w:rPr>
          <w:rFonts w:ascii="Helvetica" w:hAnsi="Helvetica"/>
          <w:sz w:val="22"/>
          <w:szCs w:val="22"/>
        </w:rPr>
        <w:t xml:space="preserve">the fishing </w:t>
      </w:r>
      <w:r w:rsidRPr="003805EE">
        <w:rPr>
          <w:rFonts w:ascii="Helvetica" w:hAnsi="Helvetica"/>
          <w:sz w:val="22"/>
          <w:szCs w:val="22"/>
        </w:rPr>
        <w:t xml:space="preserve">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&lt;EndNote&gt;&lt;Cite&gt;&lt;Author&gt;Hilborn&lt;/Author&gt;&lt;Year&gt;2001&lt;/Year&gt;&lt;RecNum&gt;8132&lt;/RecNum&gt;&lt;DisplayText&gt;&lt;style face="superscript"&gt;14&lt;/style&gt;&lt;/DisplayText&gt;&lt;record&gt;&lt;rec-number&gt;8132&lt;/rec-number&gt;&lt;foreign-keys&gt;&lt;key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14</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r w:rsidR="00B658D4" w:rsidRPr="003805EE">
        <w:rPr>
          <w:rFonts w:ascii="Helvetica" w:hAnsi="Helvetica"/>
          <w:sz w:val="22"/>
          <w:szCs w:val="22"/>
        </w:rPr>
        <w:t>w</w:t>
      </w:r>
      <w:r w:rsidR="00B658D4">
        <w:rPr>
          <w:rFonts w:ascii="Helvetica" w:hAnsi="Helvetica"/>
          <w:sz w:val="22"/>
          <w:szCs w:val="22"/>
        </w:rPr>
        <w:t>as</w:t>
      </w:r>
      <w:r w:rsidR="00B658D4"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recovered</w:t>
      </w:r>
      <w:r w:rsidR="00AF7A41">
        <w:rPr>
          <w:rFonts w:ascii="Helvetica" w:hAnsi="Helvetica"/>
          <w:sz w:val="22"/>
          <w:szCs w:val="22"/>
        </w:rPr>
        <w:t xml:space="preserve"> </w:t>
      </w:r>
      <w:r w:rsidR="009D6837">
        <w:rPr>
          <w:rFonts w:ascii="Helvetica" w:hAnsi="Helvetica"/>
          <w:sz w:val="22"/>
          <w:szCs w:val="22"/>
        </w:rPr>
        <w:fldChar w:fldCharType="begin"/>
      </w:r>
      <w:r w:rsidR="009437F6">
        <w:rPr>
          <w:rFonts w:ascii="Helvetica" w:hAnsi="Helvetica"/>
          <w:sz w:val="22"/>
          <w:szCs w:val="22"/>
        </w:rPr>
        <w:instrText xml:space="preserve"> ADDIN EN.CITE &lt;EndNote&gt;&lt;Cite&gt;&lt;Author&gt;Cleary&lt;/Author&gt;&lt;Year&gt;2018&lt;/Year&gt;&lt;RecNum&gt;6474&lt;/RecNum&gt;&lt;IDText&gt;Status of BC Pacific Herring (Clupea pallasii) in 2017 and Forecasts for 2018&lt;/IDText&gt;&lt;DisplayText&gt;&lt;style face="superscript"&gt;36&lt;/style&gt;&lt;/DisplayText&gt;&lt;record&gt;&lt;rec-number&gt;6474&lt;/rec-number&gt;&lt;foreign-keys&gt;&lt;key app="EN" db-id="x0w5wa9airxrfze0ft2x20vgz0w5wpet5ftz" timestamp="1614114863" guid="c43adb0e-d3cb-4e9b-9a1d-9b71c9ca091a"&gt;6474&lt;/key&gt;&lt;/foreign-keys&gt;&lt;ref-type name="Book"&gt;6&lt;/ref-type&gt;&lt;contributors&gt;&lt;authors&gt;&lt;author&gt;Cleary, JS&lt;/author&gt;&lt;author&gt;Hawkshaw, S&lt;/author&gt;&lt;author&gt;Grinnell, M.H.&lt;/author&gt;&lt;author&gt;Grandin, C.&lt;/author&gt;&lt;/authors&gt;&lt;/contributors&gt;&lt;titles&gt;&lt;title&gt;Status of BC Pacific Herring (Clupea pallasii) in 2017 and Forecasts for 2018&lt;/title&gt;&lt;/titles&gt;&lt;dates&gt;&lt;year&gt;2018&lt;/year&gt;&lt;/dates&gt;&lt;publisher&gt;Canadian Science Advisory Secretariat&lt;/publisher&gt;&lt;urls&gt;&lt;/urls&gt;&lt;/record&gt;&lt;/Cite&gt;&lt;/EndNote&gt;</w:instrText>
      </w:r>
      <w:r w:rsidR="009D6837">
        <w:rPr>
          <w:rFonts w:ascii="Helvetica" w:hAnsi="Helvetica"/>
          <w:sz w:val="22"/>
          <w:szCs w:val="22"/>
        </w:rPr>
        <w:fldChar w:fldCharType="separate"/>
      </w:r>
      <w:r w:rsidR="009437F6" w:rsidRPr="009437F6">
        <w:rPr>
          <w:rFonts w:ascii="Helvetica" w:hAnsi="Helvetica"/>
          <w:noProof/>
          <w:sz w:val="22"/>
          <w:szCs w:val="22"/>
          <w:vertAlign w:val="superscript"/>
        </w:rPr>
        <w:t>36</w:t>
      </w:r>
      <w:r w:rsidR="009D6837">
        <w:rPr>
          <w:rFonts w:ascii="Helvetica" w:hAnsi="Helvetica"/>
          <w:sz w:val="22"/>
          <w:szCs w:val="22"/>
        </w:rPr>
        <w:fldChar w:fldCharType="end"/>
      </w:r>
      <w:r w:rsidR="00644B5F" w:rsidRPr="003805EE">
        <w:rPr>
          <w:rFonts w:ascii="Helvetica" w:hAnsi="Helvetica"/>
          <w:sz w:val="22"/>
          <w:szCs w:val="22"/>
        </w:rPr>
        <w:t xml:space="preserve">.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w:t>
      </w:r>
      <w:r w:rsidR="00EF4F9F">
        <w:rPr>
          <w:rFonts w:ascii="Helvetica" w:hAnsi="Helvetica"/>
          <w:sz w:val="22"/>
          <w:szCs w:val="22"/>
        </w:rPr>
        <w:t>is</w:t>
      </w:r>
      <w:r w:rsidR="00644B5F" w:rsidRPr="003805EE">
        <w:rPr>
          <w:rFonts w:ascii="Helvetica" w:hAnsi="Helvetica"/>
          <w:sz w:val="22"/>
          <w:szCs w:val="22"/>
        </w:rPr>
        <w:t xml:space="preserve"> best to ensure that funding for monitoring is independent from stock size. </w:t>
      </w:r>
    </w:p>
    <w:p w14:paraId="1181B0AB" w14:textId="77777777" w:rsidR="00F40114" w:rsidRDefault="00F40114" w:rsidP="00074268">
      <w:pPr>
        <w:widowControl w:val="0"/>
        <w:autoSpaceDE w:val="0"/>
        <w:autoSpaceDN w:val="0"/>
        <w:adjustRightInd w:val="0"/>
        <w:rPr>
          <w:rFonts w:ascii="Helvetica" w:hAnsi="Helvetica"/>
          <w:i/>
          <w:sz w:val="22"/>
          <w:szCs w:val="22"/>
        </w:rPr>
      </w:pPr>
    </w:p>
    <w:p w14:paraId="3548455A" w14:textId="4B92F8F6" w:rsidR="00C34F51" w:rsidRPr="003805EE" w:rsidRDefault="00342681" w:rsidP="00074268">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6118968E" w14:textId="52C82562" w:rsidR="00F02C12" w:rsidRDefault="00F02C12" w:rsidP="00F02C12">
      <w:pPr>
        <w:ind w:firstLine="720"/>
        <w:rPr>
          <w:rFonts w:ascii="Helvetica" w:hAnsi="Helvetica" w:cs="Helvetica Neue"/>
          <w:sz w:val="22"/>
          <w:szCs w:val="22"/>
        </w:rPr>
      </w:pPr>
      <w:r w:rsidRPr="003805EE">
        <w:rPr>
          <w:rFonts w:ascii="Helvetica" w:hAnsi="Helvetica" w:cs="Helvetica Neue"/>
          <w:sz w:val="22"/>
          <w:szCs w:val="22"/>
        </w:rPr>
        <w:t>Man</w:t>
      </w:r>
      <w:r>
        <w:rPr>
          <w:rFonts w:ascii="Helvetica" w:hAnsi="Helvetica" w:cs="Helvetica Neue"/>
          <w:sz w:val="22"/>
          <w:szCs w:val="22"/>
        </w:rPr>
        <w:t>a</w:t>
      </w:r>
      <w:r w:rsidRPr="003805EE">
        <w:rPr>
          <w:rFonts w:ascii="Helvetica" w:hAnsi="Helvetica" w:cs="Helvetica Neue"/>
          <w:sz w:val="22"/>
          <w:szCs w:val="22"/>
        </w:rPr>
        <w:t xml:space="preserve">gers, policy makers, and stakeholders </w:t>
      </w:r>
      <w:r>
        <w:rPr>
          <w:rFonts w:ascii="Helvetica" w:hAnsi="Helvetica" w:cs="Helvetica Neue"/>
          <w:sz w:val="22"/>
          <w:szCs w:val="22"/>
        </w:rPr>
        <w:t>are tasked with connecting</w:t>
      </w:r>
      <w:r w:rsidRPr="003805EE">
        <w:rPr>
          <w:rFonts w:ascii="Helvetica" w:hAnsi="Helvetica" w:cs="Helvetica Neue"/>
          <w:sz w:val="22"/>
          <w:szCs w:val="22"/>
        </w:rPr>
        <w:t xml:space="preserve"> monitoring effort, thresholds, and the state of the system</w:t>
      </w:r>
      <w:r>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Pr>
          <w:rFonts w:ascii="Helvetica" w:hAnsi="Helvetica" w:cs="Helvetica Neue"/>
          <w:sz w:val="22"/>
          <w:szCs w:val="22"/>
        </w:rPr>
        <w:t>T</w:t>
      </w:r>
      <w:r w:rsidRPr="003805EE">
        <w:rPr>
          <w:rFonts w:ascii="Helvetica" w:hAnsi="Helvetica" w:cs="Helvetica Neue"/>
          <w:sz w:val="22"/>
          <w:szCs w:val="22"/>
        </w:rPr>
        <w:t xml:space="preserve">his will be difficult given the inherent limitations in assessing the state of the system and </w:t>
      </w:r>
      <w:r>
        <w:rPr>
          <w:rFonts w:ascii="Helvetica" w:hAnsi="Helvetica" w:cs="Helvetica Neue"/>
          <w:sz w:val="22"/>
          <w:szCs w:val="22"/>
        </w:rPr>
        <w:t>because the location of critical thresholds is not always known</w:t>
      </w:r>
      <w:r w:rsidRPr="003805EE">
        <w:rPr>
          <w:rFonts w:ascii="Helvetica" w:hAnsi="Helvetica" w:cs="Helvetica Neue"/>
          <w:sz w:val="22"/>
          <w:szCs w:val="22"/>
        </w:rPr>
        <w:t>. Additional difficulties emerge because of misaligned economic incentives and structures</w:t>
      </w:r>
      <w:r w:rsidR="00790631">
        <w:rPr>
          <w:rFonts w:ascii="Helvetica" w:hAnsi="Helvetica" w:cs="Helvetica Neue"/>
          <w:sz w:val="22"/>
          <w:szCs w:val="22"/>
        </w:rPr>
        <w:t>, and externalities,</w:t>
      </w:r>
      <w:r w:rsidRPr="003805EE">
        <w:rPr>
          <w:rFonts w:ascii="Helvetica" w:hAnsi="Helvetica" w:cs="Helvetica Neue"/>
          <w:sz w:val="22"/>
          <w:szCs w:val="22"/>
        </w:rPr>
        <w:t xml:space="preserve"> that deter or constrain heavy monitoring when yields are near a </w:t>
      </w:r>
      <w:r w:rsidR="00725758">
        <w:rPr>
          <w:rFonts w:ascii="Helvetica" w:hAnsi="Helvetica" w:cs="Helvetica Neue"/>
          <w:sz w:val="22"/>
          <w:szCs w:val="22"/>
        </w:rPr>
        <w:t>critical threshold</w:t>
      </w:r>
      <w:r w:rsidRPr="003805EE">
        <w:rPr>
          <w:rFonts w:ascii="Helvetica" w:hAnsi="Helvetica" w:cs="Helvetica Neue"/>
          <w:sz w:val="22"/>
          <w:szCs w:val="22"/>
        </w:rPr>
        <w:t xml:space="preserve">, and because stakeholders differ in their risk of </w:t>
      </w:r>
      <w:r>
        <w:rPr>
          <w:rFonts w:ascii="Helvetica" w:hAnsi="Helvetica" w:cs="Helvetica Neue"/>
          <w:sz w:val="22"/>
          <w:szCs w:val="22"/>
        </w:rPr>
        <w:t>collapse given</w:t>
      </w:r>
      <w:r w:rsidRPr="003805EE">
        <w:rPr>
          <w:rFonts w:ascii="Helvetica" w:hAnsi="Helvetica" w:cs="Helvetica Neue"/>
          <w:sz w:val="22"/>
          <w:szCs w:val="22"/>
        </w:rPr>
        <w:t xml:space="preserve"> their </w:t>
      </w:r>
      <w:r>
        <w:rPr>
          <w:rFonts w:ascii="Helvetica" w:hAnsi="Helvetica" w:cs="Helvetica Neue"/>
          <w:sz w:val="22"/>
          <w:szCs w:val="22"/>
        </w:rPr>
        <w:t xml:space="preserve">divergent </w:t>
      </w:r>
      <w:r w:rsidRPr="003805EE">
        <w:rPr>
          <w:rFonts w:ascii="Helvetica" w:hAnsi="Helvetica" w:cs="Helvetica Neue"/>
          <w:sz w:val="22"/>
          <w:szCs w:val="22"/>
        </w:rPr>
        <w:t xml:space="preserve">ability and flexibility to adapt once </w:t>
      </w:r>
      <w:r>
        <w:rPr>
          <w:rFonts w:ascii="Helvetica" w:hAnsi="Helvetica" w:cs="Helvetica Neue"/>
          <w:sz w:val="22"/>
          <w:szCs w:val="22"/>
        </w:rPr>
        <w:t>a</w:t>
      </w:r>
      <w:r w:rsidRPr="003805EE">
        <w:rPr>
          <w:rFonts w:ascii="Helvetica" w:hAnsi="Helvetica" w:cs="Helvetica Neue"/>
          <w:sz w:val="22"/>
          <w:szCs w:val="22"/>
        </w:rPr>
        <w:t xml:space="preserve"> </w:t>
      </w:r>
      <w:r>
        <w:rPr>
          <w:rFonts w:ascii="Helvetica" w:hAnsi="Helvetica" w:cs="Helvetica Neue"/>
          <w:sz w:val="22"/>
          <w:szCs w:val="22"/>
        </w:rPr>
        <w:t xml:space="preserve">population or </w:t>
      </w:r>
      <w:r w:rsidRPr="003805EE">
        <w:rPr>
          <w:rFonts w:ascii="Helvetica" w:hAnsi="Helvetica" w:cs="Helvetica Neue"/>
          <w:sz w:val="22"/>
          <w:szCs w:val="22"/>
        </w:rPr>
        <w:t xml:space="preserve">ecosystem has </w:t>
      </w:r>
      <w:r>
        <w:rPr>
          <w:rFonts w:ascii="Helvetica" w:hAnsi="Helvetica" w:cs="Helvetica Neue"/>
          <w:sz w:val="22"/>
          <w:szCs w:val="22"/>
        </w:rPr>
        <w:t>crossed a critical threshold</w:t>
      </w:r>
      <w:r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6682D27" w:rsidR="00C1536D" w:rsidRPr="003805EE" w:rsidRDefault="00C1536D" w:rsidP="00074268">
      <w:pPr>
        <w:ind w:firstLine="720"/>
        <w:rPr>
          <w:rFonts w:ascii="Helvetica" w:hAnsi="Helvetica"/>
          <w:b/>
          <w:sz w:val="22"/>
          <w:szCs w:val="22"/>
        </w:rPr>
      </w:pPr>
    </w:p>
    <w:p w14:paraId="02B9CF32" w14:textId="77777777" w:rsidR="007522A9" w:rsidRPr="003805EE" w:rsidRDefault="007522A9" w:rsidP="00074268">
      <w:pPr>
        <w:tabs>
          <w:tab w:val="left" w:pos="1240"/>
        </w:tabs>
        <w:rPr>
          <w:rFonts w:ascii="Helvetica" w:hAnsi="Helvetica"/>
          <w:b/>
          <w:sz w:val="22"/>
          <w:szCs w:val="22"/>
        </w:rPr>
      </w:pPr>
      <w:r w:rsidRPr="003805EE">
        <w:rPr>
          <w:rFonts w:ascii="Helvetica" w:hAnsi="Helvetica"/>
          <w:b/>
          <w:sz w:val="22"/>
          <w:szCs w:val="22"/>
        </w:rPr>
        <w:t>ACKNOWLEDGEMENTS</w:t>
      </w:r>
    </w:p>
    <w:p w14:paraId="2D4E6457" w14:textId="27FAE442" w:rsidR="007522A9" w:rsidRPr="003805EE" w:rsidRDefault="007522A9" w:rsidP="00074268">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the James </w:t>
      </w:r>
      <w:r w:rsidR="002C5DCC">
        <w:rPr>
          <w:rFonts w:ascii="Helvetica" w:hAnsi="Helvetica"/>
          <w:sz w:val="22"/>
          <w:szCs w:val="22"/>
        </w:rPr>
        <w:t xml:space="preserve">S. </w:t>
      </w:r>
      <w:r w:rsidR="00DF0616">
        <w:rPr>
          <w:rFonts w:ascii="Helvetica" w:hAnsi="Helvetica"/>
          <w:sz w:val="22"/>
          <w:szCs w:val="22"/>
        </w:rPr>
        <w:t>McDonell Foundation,</w:t>
      </w:r>
      <w:r w:rsidRPr="003805EE">
        <w:rPr>
          <w:rFonts w:ascii="Helvetica" w:hAnsi="Helvetica"/>
          <w:sz w:val="22"/>
          <w:szCs w:val="22"/>
        </w:rPr>
        <w:t xml:space="preserve">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and colleagues at NWFSC</w:t>
      </w:r>
      <w:r w:rsidR="00EB79DD">
        <w:rPr>
          <w:rFonts w:ascii="Helvetica" w:hAnsi="Helvetica"/>
          <w:sz w:val="22"/>
          <w:szCs w:val="22"/>
        </w:rPr>
        <w:t xml:space="preserve"> and UCSB</w:t>
      </w:r>
      <w:r w:rsidRPr="003805EE">
        <w:rPr>
          <w:rFonts w:ascii="Helvetica" w:hAnsi="Helvetica"/>
          <w:sz w:val="22"/>
          <w:szCs w:val="22"/>
        </w:rPr>
        <w:t xml:space="preserve"> for valuable feedback and advice. </w:t>
      </w:r>
    </w:p>
    <w:p w14:paraId="3ED6EFD2" w14:textId="77777777" w:rsidR="004C1C88" w:rsidRDefault="004C1C88" w:rsidP="00074268">
      <w:pPr>
        <w:tabs>
          <w:tab w:val="left" w:pos="1240"/>
        </w:tabs>
        <w:rPr>
          <w:rFonts w:ascii="Helvetica" w:hAnsi="Helvetica"/>
          <w:b/>
          <w:sz w:val="22"/>
          <w:szCs w:val="22"/>
        </w:rPr>
      </w:pPr>
    </w:p>
    <w:p w14:paraId="544C099B" w14:textId="2BE1B9FE" w:rsidR="00393682" w:rsidRDefault="00393682" w:rsidP="00074268">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074268">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074268">
      <w:pPr>
        <w:rPr>
          <w:rFonts w:ascii="Helvetica" w:hAnsi="Helvetica"/>
          <w:b/>
          <w:sz w:val="22"/>
          <w:szCs w:val="22"/>
        </w:rPr>
      </w:pPr>
    </w:p>
    <w:p w14:paraId="59F11514" w14:textId="77777777" w:rsidR="002633A4" w:rsidRPr="003805EE" w:rsidRDefault="002633A4" w:rsidP="00074268">
      <w:pPr>
        <w:tabs>
          <w:tab w:val="left" w:pos="1240"/>
        </w:tabs>
        <w:rPr>
          <w:rFonts w:ascii="Helvetica" w:hAnsi="Helvetica"/>
          <w:b/>
          <w:sz w:val="22"/>
          <w:szCs w:val="22"/>
        </w:rPr>
      </w:pPr>
      <w:r w:rsidRPr="003805EE">
        <w:rPr>
          <w:rFonts w:ascii="Helvetica" w:hAnsi="Helvetica"/>
          <w:b/>
          <w:sz w:val="22"/>
          <w:szCs w:val="22"/>
        </w:rPr>
        <w:t>LITERATURE CITED</w:t>
      </w:r>
    </w:p>
    <w:p w14:paraId="05A36733" w14:textId="77777777" w:rsidR="009437F6" w:rsidRPr="009437F6" w:rsidRDefault="006C170D" w:rsidP="009437F6">
      <w:pPr>
        <w:pStyle w:val="EndNoteBibliography"/>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9437F6" w:rsidRPr="009437F6">
        <w:rPr>
          <w:noProof/>
        </w:rPr>
        <w:t>1</w:t>
      </w:r>
      <w:r w:rsidR="009437F6" w:rsidRPr="009437F6">
        <w:rPr>
          <w:noProof/>
        </w:rPr>
        <w:tab/>
        <w:t>Kates, R. W.</w:t>
      </w:r>
      <w:r w:rsidR="009437F6" w:rsidRPr="009437F6">
        <w:rPr>
          <w:i/>
          <w:noProof/>
        </w:rPr>
        <w:t xml:space="preserve"> et al.</w:t>
      </w:r>
      <w:r w:rsidR="009437F6" w:rsidRPr="009437F6">
        <w:rPr>
          <w:noProof/>
        </w:rPr>
        <w:t xml:space="preserve"> Sustainability Science. </w:t>
      </w:r>
      <w:r w:rsidR="009437F6" w:rsidRPr="009437F6">
        <w:rPr>
          <w:i/>
          <w:noProof/>
        </w:rPr>
        <w:t>Science</w:t>
      </w:r>
      <w:r w:rsidR="009437F6" w:rsidRPr="009437F6">
        <w:rPr>
          <w:noProof/>
        </w:rPr>
        <w:t xml:space="preserve"> </w:t>
      </w:r>
      <w:r w:rsidR="009437F6" w:rsidRPr="009437F6">
        <w:rPr>
          <w:b/>
          <w:noProof/>
        </w:rPr>
        <w:t>292</w:t>
      </w:r>
      <w:r w:rsidR="009437F6" w:rsidRPr="009437F6">
        <w:rPr>
          <w:noProof/>
        </w:rPr>
        <w:t>, 641-642, doi:10.1126/science.1059386 (2001).</w:t>
      </w:r>
    </w:p>
    <w:p w14:paraId="7B022EF4" w14:textId="77777777" w:rsidR="009437F6" w:rsidRPr="009437F6" w:rsidRDefault="009437F6" w:rsidP="009437F6">
      <w:pPr>
        <w:pStyle w:val="EndNoteBibliography"/>
        <w:rPr>
          <w:noProof/>
        </w:rPr>
      </w:pPr>
      <w:r w:rsidRPr="009437F6">
        <w:rPr>
          <w:noProof/>
        </w:rPr>
        <w:t>2</w:t>
      </w:r>
      <w:r w:rsidRPr="009437F6">
        <w:rPr>
          <w:noProof/>
        </w:rPr>
        <w:tab/>
        <w:t xml:space="preserve">Wintle, B. A., Runge, M. C. &amp; Bekessy, S. A. Allocating monitoring effort in the face of unknown unknowns. </w:t>
      </w:r>
      <w:r w:rsidRPr="009437F6">
        <w:rPr>
          <w:i/>
          <w:noProof/>
        </w:rPr>
        <w:t>Ecology Letters</w:t>
      </w:r>
      <w:r w:rsidRPr="009437F6">
        <w:rPr>
          <w:noProof/>
        </w:rPr>
        <w:t xml:space="preserve"> </w:t>
      </w:r>
      <w:r w:rsidRPr="009437F6">
        <w:rPr>
          <w:b/>
          <w:noProof/>
        </w:rPr>
        <w:t>13</w:t>
      </w:r>
      <w:r w:rsidRPr="009437F6">
        <w:rPr>
          <w:noProof/>
        </w:rPr>
        <w:t>, 1325-1337, doi:10.1111/j.1461-0248.2010.01514.x (2010).</w:t>
      </w:r>
    </w:p>
    <w:p w14:paraId="5AE71674" w14:textId="77777777" w:rsidR="009437F6" w:rsidRPr="009437F6" w:rsidRDefault="009437F6" w:rsidP="009437F6">
      <w:pPr>
        <w:pStyle w:val="EndNoteBibliography"/>
        <w:rPr>
          <w:noProof/>
        </w:rPr>
      </w:pPr>
      <w:r w:rsidRPr="009437F6">
        <w:rPr>
          <w:noProof/>
        </w:rPr>
        <w:t>3</w:t>
      </w:r>
      <w:r w:rsidRPr="009437F6">
        <w:rPr>
          <w:noProof/>
        </w:rPr>
        <w:tab/>
        <w:t>McDonald-Madden, E.</w:t>
      </w:r>
      <w:r w:rsidRPr="009437F6">
        <w:rPr>
          <w:i/>
          <w:noProof/>
        </w:rPr>
        <w:t xml:space="preserve"> et al.</w:t>
      </w:r>
      <w:r w:rsidRPr="009437F6">
        <w:rPr>
          <w:noProof/>
        </w:rPr>
        <w:t xml:space="preserve"> Monitoring does not always count. </w:t>
      </w:r>
      <w:r w:rsidRPr="009437F6">
        <w:rPr>
          <w:i/>
          <w:noProof/>
        </w:rPr>
        <w:t>Trends in Ecology &amp; Evolution</w:t>
      </w:r>
      <w:r w:rsidRPr="009437F6">
        <w:rPr>
          <w:noProof/>
        </w:rPr>
        <w:t xml:space="preserve"> </w:t>
      </w:r>
      <w:r w:rsidRPr="009437F6">
        <w:rPr>
          <w:b/>
          <w:noProof/>
        </w:rPr>
        <w:t>25</w:t>
      </w:r>
      <w:r w:rsidRPr="009437F6">
        <w:rPr>
          <w:noProof/>
        </w:rPr>
        <w:t>, 547-550 (2010).</w:t>
      </w:r>
    </w:p>
    <w:p w14:paraId="5BDDD775" w14:textId="77777777" w:rsidR="009437F6" w:rsidRPr="009437F6" w:rsidRDefault="009437F6" w:rsidP="009437F6">
      <w:pPr>
        <w:pStyle w:val="EndNoteBibliography"/>
        <w:rPr>
          <w:noProof/>
        </w:rPr>
      </w:pPr>
      <w:r w:rsidRPr="009437F6">
        <w:rPr>
          <w:noProof/>
        </w:rPr>
        <w:t>4</w:t>
      </w:r>
      <w:r w:rsidRPr="009437F6">
        <w:rPr>
          <w:noProof/>
        </w:rPr>
        <w:tab/>
        <w:t>Froese, R.</w:t>
      </w:r>
      <w:r w:rsidRPr="009437F6">
        <w:rPr>
          <w:i/>
          <w:noProof/>
        </w:rPr>
        <w:t xml:space="preserve"> et al.</w:t>
      </w:r>
      <w:r w:rsidRPr="009437F6">
        <w:rPr>
          <w:noProof/>
        </w:rPr>
        <w:t xml:space="preserve"> Generic harvest control rules for European fisheries. </w:t>
      </w:r>
      <w:r w:rsidRPr="009437F6">
        <w:rPr>
          <w:i/>
          <w:noProof/>
        </w:rPr>
        <w:t>Fish and fisheries</w:t>
      </w:r>
      <w:r w:rsidRPr="009437F6">
        <w:rPr>
          <w:noProof/>
        </w:rPr>
        <w:t xml:space="preserve"> </w:t>
      </w:r>
      <w:r w:rsidRPr="009437F6">
        <w:rPr>
          <w:b/>
          <w:noProof/>
        </w:rPr>
        <w:t>12</w:t>
      </w:r>
      <w:r w:rsidRPr="009437F6">
        <w:rPr>
          <w:noProof/>
        </w:rPr>
        <w:t>, 340-351 (2011).</w:t>
      </w:r>
    </w:p>
    <w:p w14:paraId="4C7B2967" w14:textId="77777777" w:rsidR="009437F6" w:rsidRPr="009437F6" w:rsidRDefault="009437F6" w:rsidP="009437F6">
      <w:pPr>
        <w:pStyle w:val="EndNoteBibliography"/>
        <w:rPr>
          <w:noProof/>
        </w:rPr>
      </w:pPr>
      <w:r w:rsidRPr="009437F6">
        <w:rPr>
          <w:noProof/>
        </w:rPr>
        <w:t>5</w:t>
      </w:r>
      <w:r w:rsidRPr="009437F6">
        <w:rPr>
          <w:noProof/>
        </w:rPr>
        <w:tab/>
        <w:t xml:space="preserve">Courchamp, F., Clutton-Brock, T. &amp; Grenfell, B. Inverse density dependence and the Allee effect. </w:t>
      </w:r>
      <w:r w:rsidRPr="009437F6">
        <w:rPr>
          <w:i/>
          <w:noProof/>
        </w:rPr>
        <w:t>Trends in Ecology &amp; Evolution</w:t>
      </w:r>
      <w:r w:rsidRPr="009437F6">
        <w:rPr>
          <w:noProof/>
        </w:rPr>
        <w:t xml:space="preserve"> </w:t>
      </w:r>
      <w:r w:rsidRPr="009437F6">
        <w:rPr>
          <w:b/>
          <w:noProof/>
        </w:rPr>
        <w:t>14</w:t>
      </w:r>
      <w:r w:rsidRPr="009437F6">
        <w:rPr>
          <w:noProof/>
        </w:rPr>
        <w:t>, 405-410 (1999).</w:t>
      </w:r>
    </w:p>
    <w:p w14:paraId="7470415F" w14:textId="77777777" w:rsidR="009437F6" w:rsidRPr="009437F6" w:rsidRDefault="009437F6" w:rsidP="009437F6">
      <w:pPr>
        <w:pStyle w:val="EndNoteBibliography"/>
        <w:rPr>
          <w:noProof/>
        </w:rPr>
      </w:pPr>
      <w:r w:rsidRPr="009437F6">
        <w:rPr>
          <w:noProof/>
        </w:rPr>
        <w:t>6</w:t>
      </w:r>
      <w:r w:rsidRPr="009437F6">
        <w:rPr>
          <w:noProof/>
        </w:rPr>
        <w:tab/>
        <w:t xml:space="preserve">Mangel, M. Irreducible uncertainties, sustainable fisheries and marine reserves. </w:t>
      </w:r>
      <w:r w:rsidRPr="009437F6">
        <w:rPr>
          <w:i/>
          <w:noProof/>
        </w:rPr>
        <w:t>Evolutionary Ecology Research</w:t>
      </w:r>
      <w:r w:rsidRPr="009437F6">
        <w:rPr>
          <w:noProof/>
        </w:rPr>
        <w:t xml:space="preserve"> </w:t>
      </w:r>
      <w:r w:rsidRPr="009437F6">
        <w:rPr>
          <w:b/>
          <w:noProof/>
        </w:rPr>
        <w:t>2</w:t>
      </w:r>
      <w:r w:rsidRPr="009437F6">
        <w:rPr>
          <w:noProof/>
        </w:rPr>
        <w:t>, 547-557 (2000).</w:t>
      </w:r>
    </w:p>
    <w:p w14:paraId="47CAAD9C" w14:textId="77777777" w:rsidR="009437F6" w:rsidRPr="009437F6" w:rsidRDefault="009437F6" w:rsidP="009437F6">
      <w:pPr>
        <w:pStyle w:val="EndNoteBibliography"/>
        <w:rPr>
          <w:noProof/>
        </w:rPr>
      </w:pPr>
      <w:r w:rsidRPr="009437F6">
        <w:rPr>
          <w:noProof/>
        </w:rPr>
        <w:lastRenderedPageBreak/>
        <w:t>7</w:t>
      </w:r>
      <w:r w:rsidRPr="009437F6">
        <w:rPr>
          <w:noProof/>
        </w:rPr>
        <w:tab/>
        <w:t xml:space="preserve">Legg, C. J. &amp; Nagy, L. Why most conservation monitoring is, but need not be, a waste of time. </w:t>
      </w:r>
      <w:r w:rsidRPr="009437F6">
        <w:rPr>
          <w:i/>
          <w:noProof/>
        </w:rPr>
        <w:t>J Environ Manage</w:t>
      </w:r>
      <w:r w:rsidRPr="009437F6">
        <w:rPr>
          <w:noProof/>
        </w:rPr>
        <w:t xml:space="preserve"> </w:t>
      </w:r>
      <w:r w:rsidRPr="009437F6">
        <w:rPr>
          <w:b/>
          <w:noProof/>
        </w:rPr>
        <w:t>78</w:t>
      </w:r>
      <w:r w:rsidRPr="009437F6">
        <w:rPr>
          <w:noProof/>
        </w:rPr>
        <w:t>, 194-199, doi:10.1016/j.jenvman.2005.04.016 (2006).</w:t>
      </w:r>
    </w:p>
    <w:p w14:paraId="76275F06" w14:textId="77777777" w:rsidR="009437F6" w:rsidRPr="009437F6" w:rsidRDefault="009437F6" w:rsidP="009437F6">
      <w:pPr>
        <w:pStyle w:val="EndNoteBibliography"/>
        <w:rPr>
          <w:noProof/>
        </w:rPr>
      </w:pPr>
      <w:r w:rsidRPr="009437F6">
        <w:rPr>
          <w:noProof/>
        </w:rPr>
        <w:t>8</w:t>
      </w:r>
      <w:r w:rsidRPr="009437F6">
        <w:rPr>
          <w:noProof/>
        </w:rPr>
        <w:tab/>
        <w:t xml:space="preserve">Field, S. A., Tyre, A. J., Jonzén, N., Rhodes, J. R. &amp; Possingham, H. P. Minimizing the cost of environmental management decisions by optimizing statistical thresholds. </w:t>
      </w:r>
      <w:r w:rsidRPr="009437F6">
        <w:rPr>
          <w:i/>
          <w:noProof/>
        </w:rPr>
        <w:t>Ecology Letters</w:t>
      </w:r>
      <w:r w:rsidRPr="009437F6">
        <w:rPr>
          <w:noProof/>
        </w:rPr>
        <w:t xml:space="preserve"> </w:t>
      </w:r>
      <w:r w:rsidRPr="009437F6">
        <w:rPr>
          <w:b/>
          <w:noProof/>
        </w:rPr>
        <w:t>7</w:t>
      </w:r>
      <w:r w:rsidRPr="009437F6">
        <w:rPr>
          <w:noProof/>
        </w:rPr>
        <w:t>, 669-675 (2004).</w:t>
      </w:r>
    </w:p>
    <w:p w14:paraId="5A735621" w14:textId="77777777" w:rsidR="009437F6" w:rsidRPr="009437F6" w:rsidRDefault="009437F6" w:rsidP="009437F6">
      <w:pPr>
        <w:pStyle w:val="EndNoteBibliography"/>
        <w:rPr>
          <w:noProof/>
        </w:rPr>
      </w:pPr>
      <w:r w:rsidRPr="009437F6">
        <w:rPr>
          <w:noProof/>
        </w:rPr>
        <w:t>9</w:t>
      </w:r>
      <w:r w:rsidRPr="009437F6">
        <w:rPr>
          <w:noProof/>
        </w:rPr>
        <w:tab/>
        <w:t>Chadès, I.</w:t>
      </w:r>
      <w:r w:rsidRPr="009437F6">
        <w:rPr>
          <w:i/>
          <w:noProof/>
        </w:rPr>
        <w:t xml:space="preserve"> et al.</w:t>
      </w:r>
      <w:r w:rsidRPr="009437F6">
        <w:rPr>
          <w:noProof/>
        </w:rPr>
        <w:t xml:space="preserve"> When to stop managing or surveying cryptic threatened species. </w:t>
      </w:r>
      <w:r w:rsidRPr="009437F6">
        <w:rPr>
          <w:i/>
          <w:noProof/>
        </w:rPr>
        <w:t>Proceedings of the National Academy of Sciences</w:t>
      </w:r>
      <w:r w:rsidRPr="009437F6">
        <w:rPr>
          <w:noProof/>
        </w:rPr>
        <w:t xml:space="preserve"> </w:t>
      </w:r>
      <w:r w:rsidRPr="009437F6">
        <w:rPr>
          <w:b/>
          <w:noProof/>
        </w:rPr>
        <w:t>105</w:t>
      </w:r>
      <w:r w:rsidRPr="009437F6">
        <w:rPr>
          <w:noProof/>
        </w:rPr>
        <w:t>, 13936-13940 (2008).</w:t>
      </w:r>
    </w:p>
    <w:p w14:paraId="6AD4900C" w14:textId="77777777" w:rsidR="009437F6" w:rsidRPr="009437F6" w:rsidRDefault="009437F6" w:rsidP="009437F6">
      <w:pPr>
        <w:pStyle w:val="EndNoteBibliography"/>
        <w:rPr>
          <w:noProof/>
        </w:rPr>
      </w:pPr>
      <w:r w:rsidRPr="009437F6">
        <w:rPr>
          <w:noProof/>
        </w:rPr>
        <w:t>10</w:t>
      </w:r>
      <w:r w:rsidRPr="009437F6">
        <w:rPr>
          <w:noProof/>
        </w:rPr>
        <w:tab/>
        <w:t xml:space="preserve">Smith, A. Management strategy evaluation: the light on the hill. </w:t>
      </w:r>
      <w:r w:rsidRPr="009437F6">
        <w:rPr>
          <w:i/>
          <w:noProof/>
        </w:rPr>
        <w:t>Population dynamics for fisheries management</w:t>
      </w:r>
      <w:r w:rsidRPr="009437F6">
        <w:rPr>
          <w:noProof/>
        </w:rPr>
        <w:t>, 249-253 (1994).</w:t>
      </w:r>
    </w:p>
    <w:p w14:paraId="5FDB37EE" w14:textId="77777777" w:rsidR="009437F6" w:rsidRPr="009437F6" w:rsidRDefault="009437F6" w:rsidP="009437F6">
      <w:pPr>
        <w:pStyle w:val="EndNoteBibliography"/>
        <w:rPr>
          <w:noProof/>
        </w:rPr>
      </w:pPr>
      <w:r w:rsidRPr="009437F6">
        <w:rPr>
          <w:noProof/>
        </w:rPr>
        <w:t>11</w:t>
      </w:r>
      <w:r w:rsidRPr="009437F6">
        <w:rPr>
          <w:noProof/>
        </w:rPr>
        <w:tab/>
        <w:t xml:space="preserve">Lewis, M. A. &amp; Kareiva, P. Allee dynamics and the spread of invading organisms. </w:t>
      </w:r>
      <w:r w:rsidRPr="009437F6">
        <w:rPr>
          <w:i/>
          <w:noProof/>
        </w:rPr>
        <w:t>Theoretical Population Biology</w:t>
      </w:r>
      <w:r w:rsidRPr="009437F6">
        <w:rPr>
          <w:noProof/>
        </w:rPr>
        <w:t xml:space="preserve"> </w:t>
      </w:r>
      <w:r w:rsidRPr="009437F6">
        <w:rPr>
          <w:b/>
          <w:noProof/>
        </w:rPr>
        <w:t>43</w:t>
      </w:r>
      <w:r w:rsidRPr="009437F6">
        <w:rPr>
          <w:noProof/>
        </w:rPr>
        <w:t>, 141-158 (1993).</w:t>
      </w:r>
    </w:p>
    <w:p w14:paraId="552E85F1" w14:textId="77777777" w:rsidR="009437F6" w:rsidRPr="009437F6" w:rsidRDefault="009437F6" w:rsidP="009437F6">
      <w:pPr>
        <w:pStyle w:val="EndNoteBibliography"/>
        <w:rPr>
          <w:noProof/>
        </w:rPr>
      </w:pPr>
      <w:r w:rsidRPr="009437F6">
        <w:rPr>
          <w:noProof/>
        </w:rPr>
        <w:t>12</w:t>
      </w:r>
      <w:r w:rsidRPr="009437F6">
        <w:rPr>
          <w:noProof/>
        </w:rPr>
        <w:tab/>
        <w:t xml:space="preserve">Clark, C. W. in </w:t>
      </w:r>
      <w:r w:rsidRPr="009437F6">
        <w:rPr>
          <w:i/>
          <w:noProof/>
        </w:rPr>
        <w:t>Mathematical Problems in Biology</w:t>
      </w:r>
      <w:r w:rsidRPr="009437F6">
        <w:rPr>
          <w:noProof/>
        </w:rPr>
        <w:t xml:space="preserve">     29-45 (Springer, 1974).</w:t>
      </w:r>
    </w:p>
    <w:p w14:paraId="37FE96B4" w14:textId="77777777" w:rsidR="009437F6" w:rsidRPr="009437F6" w:rsidRDefault="009437F6" w:rsidP="009437F6">
      <w:pPr>
        <w:pStyle w:val="EndNoteBibliography"/>
        <w:rPr>
          <w:noProof/>
        </w:rPr>
      </w:pPr>
      <w:r w:rsidRPr="009437F6">
        <w:rPr>
          <w:noProof/>
        </w:rPr>
        <w:t>13</w:t>
      </w:r>
      <w:r w:rsidRPr="009437F6">
        <w:rPr>
          <w:noProof/>
        </w:rPr>
        <w:tab/>
        <w:t>Rockstrom, J.</w:t>
      </w:r>
      <w:r w:rsidRPr="009437F6">
        <w:rPr>
          <w:i/>
          <w:noProof/>
        </w:rPr>
        <w:t xml:space="preserve"> et al.</w:t>
      </w:r>
      <w:r w:rsidRPr="009437F6">
        <w:rPr>
          <w:noProof/>
        </w:rPr>
        <w:t xml:space="preserve"> A safe operating space for humanity. </w:t>
      </w:r>
      <w:r w:rsidRPr="009437F6">
        <w:rPr>
          <w:i/>
          <w:noProof/>
        </w:rPr>
        <w:t>Nature</w:t>
      </w:r>
      <w:r w:rsidRPr="009437F6">
        <w:rPr>
          <w:noProof/>
        </w:rPr>
        <w:t xml:space="preserve"> </w:t>
      </w:r>
      <w:r w:rsidRPr="009437F6">
        <w:rPr>
          <w:b/>
          <w:noProof/>
        </w:rPr>
        <w:t>461</w:t>
      </w:r>
      <w:r w:rsidRPr="009437F6">
        <w:rPr>
          <w:noProof/>
        </w:rPr>
        <w:t>, 472-475, doi:10.1038/461472a (2009).</w:t>
      </w:r>
    </w:p>
    <w:p w14:paraId="309CA8F1" w14:textId="77777777" w:rsidR="009437F6" w:rsidRPr="009437F6" w:rsidRDefault="009437F6" w:rsidP="009437F6">
      <w:pPr>
        <w:pStyle w:val="EndNoteBibliography"/>
        <w:rPr>
          <w:noProof/>
        </w:rPr>
      </w:pPr>
      <w:r w:rsidRPr="009437F6">
        <w:rPr>
          <w:noProof/>
        </w:rPr>
        <w:t>14</w:t>
      </w:r>
      <w:r w:rsidRPr="009437F6">
        <w:rPr>
          <w:noProof/>
        </w:rPr>
        <w:tab/>
        <w:t xml:space="preserve">Hilborn, R., Maguire, J.-J., Parma, A. M. &amp; Rosenberg, A. A. The Precautionary Approach and risk management: can they increase the probability of successes in fishery management? </w:t>
      </w:r>
      <w:r w:rsidRPr="009437F6">
        <w:rPr>
          <w:i/>
          <w:noProof/>
        </w:rPr>
        <w:t>Canadian Journal of Fisheries and Aquatic Sciences</w:t>
      </w:r>
      <w:r w:rsidRPr="009437F6">
        <w:rPr>
          <w:noProof/>
        </w:rPr>
        <w:t xml:space="preserve"> </w:t>
      </w:r>
      <w:r w:rsidRPr="009437F6">
        <w:rPr>
          <w:b/>
          <w:noProof/>
        </w:rPr>
        <w:t>58</w:t>
      </w:r>
      <w:r w:rsidRPr="009437F6">
        <w:rPr>
          <w:noProof/>
        </w:rPr>
        <w:t>, 99-107, doi:10.1139/f00-225 (2001).</w:t>
      </w:r>
    </w:p>
    <w:p w14:paraId="6B9770FF" w14:textId="77777777" w:rsidR="009437F6" w:rsidRPr="009437F6" w:rsidRDefault="009437F6" w:rsidP="009437F6">
      <w:pPr>
        <w:pStyle w:val="EndNoteBibliography"/>
        <w:rPr>
          <w:noProof/>
        </w:rPr>
      </w:pPr>
      <w:r w:rsidRPr="009437F6">
        <w:rPr>
          <w:noProof/>
        </w:rPr>
        <w:t>15</w:t>
      </w:r>
      <w:r w:rsidRPr="009437F6">
        <w:rPr>
          <w:noProof/>
        </w:rPr>
        <w:tab/>
        <w:t>R: A Language and Environment fo Statistical Computing v. 3.5.1 (R Foundation for Statistical Computing, Vienna, Austria, 2018).</w:t>
      </w:r>
    </w:p>
    <w:p w14:paraId="41C1EB36" w14:textId="77777777" w:rsidR="009437F6" w:rsidRPr="009437F6" w:rsidRDefault="009437F6" w:rsidP="009437F6">
      <w:pPr>
        <w:pStyle w:val="EndNoteBibliography"/>
        <w:rPr>
          <w:noProof/>
        </w:rPr>
      </w:pPr>
      <w:r w:rsidRPr="009437F6">
        <w:rPr>
          <w:noProof/>
        </w:rPr>
        <w:t>16</w:t>
      </w:r>
      <w:r w:rsidRPr="009437F6">
        <w:rPr>
          <w:noProof/>
        </w:rPr>
        <w:tab/>
        <w:t xml:space="preserve">Choi, J., Frank, K., Petrie, B. &amp; Leggett, W. Integrated assessment of a large marine ecosystem: a case study of the devolution of the eastern Scotian Shelf, Canada. </w:t>
      </w:r>
      <w:r w:rsidRPr="009437F6">
        <w:rPr>
          <w:i/>
          <w:noProof/>
        </w:rPr>
        <w:t>Oceanography and Marine Biology</w:t>
      </w:r>
      <w:r w:rsidRPr="009437F6">
        <w:rPr>
          <w:noProof/>
        </w:rPr>
        <w:t xml:space="preserve"> </w:t>
      </w:r>
      <w:r w:rsidRPr="009437F6">
        <w:rPr>
          <w:b/>
          <w:noProof/>
        </w:rPr>
        <w:t>43</w:t>
      </w:r>
      <w:r w:rsidRPr="009437F6">
        <w:rPr>
          <w:noProof/>
        </w:rPr>
        <w:t>, 47 (2005).</w:t>
      </w:r>
    </w:p>
    <w:p w14:paraId="1632D3FB" w14:textId="77777777" w:rsidR="009437F6" w:rsidRPr="009437F6" w:rsidRDefault="009437F6" w:rsidP="009437F6">
      <w:pPr>
        <w:pStyle w:val="EndNoteBibliography"/>
        <w:rPr>
          <w:noProof/>
        </w:rPr>
      </w:pPr>
      <w:r w:rsidRPr="009437F6">
        <w:rPr>
          <w:noProof/>
        </w:rPr>
        <w:t>17</w:t>
      </w:r>
      <w:r w:rsidRPr="009437F6">
        <w:rPr>
          <w:noProof/>
        </w:rPr>
        <w:tab/>
        <w:t xml:space="preserve">Oguz, T. &amp; Gilbert, D. Abrupt transitions of the top-down controlled Black Sea pelagic ecosystem during 1960–2000: evidence for regime-shifts under strong fishery exploitation and </w:t>
      </w:r>
      <w:r w:rsidRPr="009437F6">
        <w:rPr>
          <w:noProof/>
        </w:rPr>
        <w:lastRenderedPageBreak/>
        <w:t xml:space="preserve">nutrient enrichment modulated by climate-induced variations. </w:t>
      </w:r>
      <w:r w:rsidRPr="009437F6">
        <w:rPr>
          <w:i/>
          <w:noProof/>
        </w:rPr>
        <w:t>Deep Sea Research Part I: Oceanographic Research Papers</w:t>
      </w:r>
      <w:r w:rsidRPr="009437F6">
        <w:rPr>
          <w:noProof/>
        </w:rPr>
        <w:t xml:space="preserve"> </w:t>
      </w:r>
      <w:r w:rsidRPr="009437F6">
        <w:rPr>
          <w:b/>
          <w:noProof/>
        </w:rPr>
        <w:t>54</w:t>
      </w:r>
      <w:r w:rsidRPr="009437F6">
        <w:rPr>
          <w:noProof/>
        </w:rPr>
        <w:t>, 220-242 (2007).</w:t>
      </w:r>
    </w:p>
    <w:p w14:paraId="5598A3C6" w14:textId="77777777" w:rsidR="009437F6" w:rsidRPr="009437F6" w:rsidRDefault="009437F6" w:rsidP="009437F6">
      <w:pPr>
        <w:pStyle w:val="EndNoteBibliography"/>
        <w:rPr>
          <w:noProof/>
        </w:rPr>
      </w:pPr>
      <w:r w:rsidRPr="009437F6">
        <w:rPr>
          <w:noProof/>
        </w:rPr>
        <w:t>18</w:t>
      </w:r>
      <w:r w:rsidRPr="009437F6">
        <w:rPr>
          <w:noProof/>
        </w:rPr>
        <w:tab/>
        <w:t xml:space="preserve">Carpenter, S. R. &amp; Kinne, O. </w:t>
      </w:r>
      <w:r w:rsidRPr="009437F6">
        <w:rPr>
          <w:i/>
          <w:noProof/>
        </w:rPr>
        <w:t>Regime shifts in lake ecosystems: pattern and variation</w:t>
      </w:r>
      <w:r w:rsidRPr="009437F6">
        <w:rPr>
          <w:noProof/>
        </w:rPr>
        <w:t>. Vol. 15 (International Ecology Institute Oldendorf/Luhe, Germany, 2003).</w:t>
      </w:r>
    </w:p>
    <w:p w14:paraId="7FBEA686" w14:textId="77777777" w:rsidR="009437F6" w:rsidRPr="009437F6" w:rsidRDefault="009437F6" w:rsidP="009437F6">
      <w:pPr>
        <w:pStyle w:val="EndNoteBibliography"/>
        <w:rPr>
          <w:noProof/>
        </w:rPr>
      </w:pPr>
      <w:r w:rsidRPr="009437F6">
        <w:rPr>
          <w:noProof/>
        </w:rPr>
        <w:t>19</w:t>
      </w:r>
      <w:r w:rsidRPr="009437F6">
        <w:rPr>
          <w:noProof/>
        </w:rPr>
        <w:tab/>
        <w:t xml:space="preserve">Cumming, G. S., Southworth, J., Rondon, X. J. &amp; Marsik, M. Spatial complexity in fragmenting Amazonian rainforests: Do feedbacks from edge effects push forests towards an ecological threshold? </w:t>
      </w:r>
      <w:r w:rsidRPr="009437F6">
        <w:rPr>
          <w:i/>
          <w:noProof/>
        </w:rPr>
        <w:t>Ecological Complexity</w:t>
      </w:r>
      <w:r w:rsidRPr="009437F6">
        <w:rPr>
          <w:noProof/>
        </w:rPr>
        <w:t xml:space="preserve"> </w:t>
      </w:r>
      <w:r w:rsidRPr="009437F6">
        <w:rPr>
          <w:b/>
          <w:noProof/>
        </w:rPr>
        <w:t>11</w:t>
      </w:r>
      <w:r w:rsidRPr="009437F6">
        <w:rPr>
          <w:noProof/>
        </w:rPr>
        <w:t>, 67-74 (2012).</w:t>
      </w:r>
    </w:p>
    <w:p w14:paraId="0D4C56DC" w14:textId="77777777" w:rsidR="009437F6" w:rsidRPr="009437F6" w:rsidRDefault="009437F6" w:rsidP="009437F6">
      <w:pPr>
        <w:pStyle w:val="EndNoteBibliography"/>
        <w:rPr>
          <w:noProof/>
        </w:rPr>
      </w:pPr>
      <w:r w:rsidRPr="009437F6">
        <w:rPr>
          <w:noProof/>
        </w:rPr>
        <w:t>20</w:t>
      </w:r>
      <w:r w:rsidRPr="009437F6">
        <w:rPr>
          <w:noProof/>
        </w:rPr>
        <w:tab/>
        <w:t>van Ginkel, K. C. H.</w:t>
      </w:r>
      <w:r w:rsidRPr="009437F6">
        <w:rPr>
          <w:i/>
          <w:noProof/>
        </w:rPr>
        <w:t xml:space="preserve"> et al.</w:t>
      </w:r>
      <w:r w:rsidRPr="009437F6">
        <w:rPr>
          <w:noProof/>
        </w:rPr>
        <w:t xml:space="preserve"> Climate change induced socio-economic tipping points: review and stakeholder consultation for policy relevant research. </w:t>
      </w:r>
      <w:r w:rsidRPr="009437F6">
        <w:rPr>
          <w:i/>
          <w:noProof/>
        </w:rPr>
        <w:t>Environmental Research Letters</w:t>
      </w:r>
      <w:r w:rsidRPr="009437F6">
        <w:rPr>
          <w:noProof/>
        </w:rPr>
        <w:t xml:space="preserve"> </w:t>
      </w:r>
      <w:r w:rsidRPr="009437F6">
        <w:rPr>
          <w:b/>
          <w:noProof/>
        </w:rPr>
        <w:t>15</w:t>
      </w:r>
      <w:r w:rsidRPr="009437F6">
        <w:rPr>
          <w:noProof/>
        </w:rPr>
        <w:t>, doi:10.1088/1748-9326/ab6395 (2020).</w:t>
      </w:r>
    </w:p>
    <w:p w14:paraId="3BE6D8AC" w14:textId="77777777" w:rsidR="009437F6" w:rsidRPr="009437F6" w:rsidRDefault="009437F6" w:rsidP="009437F6">
      <w:pPr>
        <w:pStyle w:val="EndNoteBibliography"/>
        <w:rPr>
          <w:noProof/>
        </w:rPr>
      </w:pPr>
      <w:r w:rsidRPr="009437F6">
        <w:rPr>
          <w:noProof/>
        </w:rPr>
        <w:t>21</w:t>
      </w:r>
      <w:r w:rsidRPr="009437F6">
        <w:rPr>
          <w:noProof/>
        </w:rPr>
        <w:tab/>
        <w:t>Costello, C.</w:t>
      </w:r>
      <w:r w:rsidRPr="009437F6">
        <w:rPr>
          <w:i/>
          <w:noProof/>
        </w:rPr>
        <w:t xml:space="preserve"> et al.</w:t>
      </w:r>
      <w:r w:rsidRPr="009437F6">
        <w:rPr>
          <w:noProof/>
        </w:rPr>
        <w:t xml:space="preserve"> The value of spatial information in MPA network design. </w:t>
      </w:r>
      <w:r w:rsidRPr="009437F6">
        <w:rPr>
          <w:i/>
          <w:noProof/>
        </w:rPr>
        <w:t>Proceedings of the National Academy of Sciences</w:t>
      </w:r>
      <w:r w:rsidRPr="009437F6">
        <w:rPr>
          <w:noProof/>
        </w:rPr>
        <w:t xml:space="preserve"> </w:t>
      </w:r>
      <w:r w:rsidRPr="009437F6">
        <w:rPr>
          <w:b/>
          <w:noProof/>
        </w:rPr>
        <w:t>107</w:t>
      </w:r>
      <w:r w:rsidRPr="009437F6">
        <w:rPr>
          <w:noProof/>
        </w:rPr>
        <w:t>, 18294-18299 (2010).</w:t>
      </w:r>
    </w:p>
    <w:p w14:paraId="04E4F669" w14:textId="77777777" w:rsidR="009437F6" w:rsidRPr="009437F6" w:rsidRDefault="009437F6" w:rsidP="009437F6">
      <w:pPr>
        <w:pStyle w:val="EndNoteBibliography"/>
        <w:rPr>
          <w:noProof/>
        </w:rPr>
      </w:pPr>
      <w:r w:rsidRPr="009437F6">
        <w:rPr>
          <w:noProof/>
        </w:rPr>
        <w:t>22</w:t>
      </w:r>
      <w:r w:rsidRPr="009437F6">
        <w:rPr>
          <w:noProof/>
        </w:rPr>
        <w:tab/>
        <w:t>Adams, R. M.</w:t>
      </w:r>
      <w:r w:rsidRPr="009437F6">
        <w:rPr>
          <w:i/>
          <w:noProof/>
        </w:rPr>
        <w:t xml:space="preserve"> et al.</w:t>
      </w:r>
      <w:r w:rsidRPr="009437F6">
        <w:rPr>
          <w:noProof/>
        </w:rPr>
        <w:t xml:space="preserve"> Value of Improved Long‐Range Weather Information. </w:t>
      </w:r>
      <w:r w:rsidRPr="009437F6">
        <w:rPr>
          <w:i/>
          <w:noProof/>
        </w:rPr>
        <w:t>Contemporary Economic Policy</w:t>
      </w:r>
      <w:r w:rsidRPr="009437F6">
        <w:rPr>
          <w:noProof/>
        </w:rPr>
        <w:t xml:space="preserve"> </w:t>
      </w:r>
      <w:r w:rsidRPr="009437F6">
        <w:rPr>
          <w:b/>
          <w:noProof/>
        </w:rPr>
        <w:t>13</w:t>
      </w:r>
      <w:r w:rsidRPr="009437F6">
        <w:rPr>
          <w:noProof/>
        </w:rPr>
        <w:t>, 10-19 (1995).</w:t>
      </w:r>
    </w:p>
    <w:p w14:paraId="1AD161DB" w14:textId="77777777" w:rsidR="009437F6" w:rsidRPr="009437F6" w:rsidRDefault="009437F6" w:rsidP="009437F6">
      <w:pPr>
        <w:pStyle w:val="EndNoteBibliography"/>
        <w:rPr>
          <w:noProof/>
        </w:rPr>
      </w:pPr>
      <w:r w:rsidRPr="009437F6">
        <w:rPr>
          <w:noProof/>
        </w:rPr>
        <w:t>23</w:t>
      </w:r>
      <w:r w:rsidRPr="009437F6">
        <w:rPr>
          <w:noProof/>
        </w:rPr>
        <w:tab/>
        <w:t xml:space="preserve">Lindenmayer, D. B. &amp; Likens, G. E. Adaptive monitoring: a new paradigm for long-term research and monitoring. </w:t>
      </w:r>
      <w:r w:rsidRPr="009437F6">
        <w:rPr>
          <w:i/>
          <w:noProof/>
        </w:rPr>
        <w:t>Trends in ecology &amp; evolution</w:t>
      </w:r>
      <w:r w:rsidRPr="009437F6">
        <w:rPr>
          <w:noProof/>
        </w:rPr>
        <w:t xml:space="preserve"> </w:t>
      </w:r>
      <w:r w:rsidRPr="009437F6">
        <w:rPr>
          <w:b/>
          <w:noProof/>
        </w:rPr>
        <w:t>24</w:t>
      </w:r>
      <w:r w:rsidRPr="009437F6">
        <w:rPr>
          <w:noProof/>
        </w:rPr>
        <w:t>, 482-486 (2009).</w:t>
      </w:r>
    </w:p>
    <w:p w14:paraId="784E1320" w14:textId="77777777" w:rsidR="009437F6" w:rsidRPr="009437F6" w:rsidRDefault="009437F6" w:rsidP="009437F6">
      <w:pPr>
        <w:pStyle w:val="EndNoteBibliography"/>
        <w:rPr>
          <w:noProof/>
        </w:rPr>
      </w:pPr>
      <w:r w:rsidRPr="009437F6">
        <w:rPr>
          <w:noProof/>
        </w:rPr>
        <w:t>24</w:t>
      </w:r>
      <w:r w:rsidRPr="009437F6">
        <w:rPr>
          <w:noProof/>
        </w:rPr>
        <w:tab/>
        <w:t xml:space="preserve">Rome, F. </w:t>
      </w:r>
      <w:r w:rsidRPr="009437F6">
        <w:rPr>
          <w:i/>
          <w:noProof/>
        </w:rPr>
        <w:t>Precautionary approach to capture fisheries and species introductions</w:t>
      </w:r>
      <w:r w:rsidRPr="009437F6">
        <w:rPr>
          <w:noProof/>
        </w:rPr>
        <w:t>.  (FAO Rome (Italy), 1996).</w:t>
      </w:r>
    </w:p>
    <w:p w14:paraId="5BC898CC" w14:textId="77777777" w:rsidR="009437F6" w:rsidRPr="009437F6" w:rsidRDefault="009437F6" w:rsidP="009437F6">
      <w:pPr>
        <w:pStyle w:val="EndNoteBibliography"/>
        <w:rPr>
          <w:noProof/>
        </w:rPr>
      </w:pPr>
      <w:r w:rsidRPr="009437F6">
        <w:rPr>
          <w:noProof/>
        </w:rPr>
        <w:t>25</w:t>
      </w:r>
      <w:r w:rsidRPr="009437F6">
        <w:rPr>
          <w:noProof/>
        </w:rPr>
        <w:tab/>
        <w:t>Cleary, J. S.     (Canadian Science Advisory Science Scretariate, 2014).</w:t>
      </w:r>
    </w:p>
    <w:p w14:paraId="5BECEB49" w14:textId="77777777" w:rsidR="009437F6" w:rsidRPr="009437F6" w:rsidRDefault="009437F6" w:rsidP="009437F6">
      <w:pPr>
        <w:pStyle w:val="EndNoteBibliography"/>
        <w:rPr>
          <w:noProof/>
        </w:rPr>
      </w:pPr>
      <w:r w:rsidRPr="009437F6">
        <w:rPr>
          <w:noProof/>
        </w:rPr>
        <w:t>26</w:t>
      </w:r>
      <w:r w:rsidRPr="009437F6">
        <w:rPr>
          <w:noProof/>
        </w:rPr>
        <w:tab/>
        <w:t>Doak, D. F.</w:t>
      </w:r>
      <w:r w:rsidRPr="009437F6">
        <w:rPr>
          <w:i/>
          <w:noProof/>
        </w:rPr>
        <w:t xml:space="preserve"> et al.</w:t>
      </w:r>
      <w:r w:rsidRPr="009437F6">
        <w:rPr>
          <w:noProof/>
        </w:rPr>
        <w:t xml:space="preserve"> Understanding and predicting ecological dynamics: are major surprises inevitable. </w:t>
      </w:r>
      <w:r w:rsidRPr="009437F6">
        <w:rPr>
          <w:i/>
          <w:noProof/>
        </w:rPr>
        <w:t>Ecology</w:t>
      </w:r>
      <w:r w:rsidRPr="009437F6">
        <w:rPr>
          <w:noProof/>
        </w:rPr>
        <w:t xml:space="preserve"> </w:t>
      </w:r>
      <w:r w:rsidRPr="009437F6">
        <w:rPr>
          <w:b/>
          <w:noProof/>
        </w:rPr>
        <w:t>89</w:t>
      </w:r>
      <w:r w:rsidRPr="009437F6">
        <w:rPr>
          <w:noProof/>
        </w:rPr>
        <w:t>, 952-961 (2008).</w:t>
      </w:r>
    </w:p>
    <w:p w14:paraId="6586885E" w14:textId="77777777" w:rsidR="009437F6" w:rsidRPr="009437F6" w:rsidRDefault="009437F6" w:rsidP="009437F6">
      <w:pPr>
        <w:pStyle w:val="EndNoteBibliography"/>
        <w:rPr>
          <w:noProof/>
        </w:rPr>
      </w:pPr>
      <w:r w:rsidRPr="009437F6">
        <w:rPr>
          <w:noProof/>
        </w:rPr>
        <w:t>27</w:t>
      </w:r>
      <w:r w:rsidRPr="009437F6">
        <w:rPr>
          <w:noProof/>
        </w:rPr>
        <w:tab/>
        <w:t xml:space="preserve">Schindler, D. E. &amp; Hilborn, R. Prediction, precaution, and policy under global change. </w:t>
      </w:r>
      <w:r w:rsidRPr="009437F6">
        <w:rPr>
          <w:i/>
          <w:noProof/>
        </w:rPr>
        <w:t>Science</w:t>
      </w:r>
      <w:r w:rsidRPr="009437F6">
        <w:rPr>
          <w:noProof/>
        </w:rPr>
        <w:t xml:space="preserve"> </w:t>
      </w:r>
      <w:r w:rsidRPr="009437F6">
        <w:rPr>
          <w:b/>
          <w:noProof/>
        </w:rPr>
        <w:t>347</w:t>
      </w:r>
      <w:r w:rsidRPr="009437F6">
        <w:rPr>
          <w:noProof/>
        </w:rPr>
        <w:t>, 953-954 (2015).</w:t>
      </w:r>
    </w:p>
    <w:p w14:paraId="135F3F32" w14:textId="77777777" w:rsidR="009437F6" w:rsidRPr="009437F6" w:rsidRDefault="009437F6" w:rsidP="009437F6">
      <w:pPr>
        <w:pStyle w:val="EndNoteBibliography"/>
        <w:rPr>
          <w:noProof/>
        </w:rPr>
      </w:pPr>
      <w:r w:rsidRPr="009437F6">
        <w:rPr>
          <w:noProof/>
        </w:rPr>
        <w:t>28</w:t>
      </w:r>
      <w:r w:rsidRPr="009437F6">
        <w:rPr>
          <w:noProof/>
        </w:rPr>
        <w:tab/>
        <w:t xml:space="preserve">Cinner, J., Daw, T. &amp; McClanahan, T. Socioeconomic factors that affect artisanal fishers’ readiness to exit a declining fishery. </w:t>
      </w:r>
      <w:r w:rsidRPr="009437F6">
        <w:rPr>
          <w:i/>
          <w:noProof/>
        </w:rPr>
        <w:t>Conservation Biology</w:t>
      </w:r>
      <w:r w:rsidRPr="009437F6">
        <w:rPr>
          <w:noProof/>
        </w:rPr>
        <w:t xml:space="preserve"> </w:t>
      </w:r>
      <w:r w:rsidRPr="009437F6">
        <w:rPr>
          <w:b/>
          <w:noProof/>
        </w:rPr>
        <w:t>23</w:t>
      </w:r>
      <w:r w:rsidRPr="009437F6">
        <w:rPr>
          <w:noProof/>
        </w:rPr>
        <w:t>, 124-130 (2009).</w:t>
      </w:r>
    </w:p>
    <w:p w14:paraId="7923A836" w14:textId="77777777" w:rsidR="009437F6" w:rsidRPr="009437F6" w:rsidRDefault="009437F6" w:rsidP="009437F6">
      <w:pPr>
        <w:pStyle w:val="EndNoteBibliography"/>
        <w:rPr>
          <w:noProof/>
        </w:rPr>
      </w:pPr>
      <w:r w:rsidRPr="009437F6">
        <w:rPr>
          <w:noProof/>
        </w:rPr>
        <w:lastRenderedPageBreak/>
        <w:t>29</w:t>
      </w:r>
      <w:r w:rsidRPr="009437F6">
        <w:rPr>
          <w:noProof/>
        </w:rPr>
        <w:tab/>
        <w:t xml:space="preserve">Boettiger, C., Mangel, M. &amp; Munch, S. Avoiding tipping points in fisheries management through Gaussian process dynamic programming. </w:t>
      </w:r>
      <w:r w:rsidRPr="009437F6">
        <w:rPr>
          <w:i/>
          <w:noProof/>
        </w:rPr>
        <w:t>Proc Biol Sci</w:t>
      </w:r>
      <w:r w:rsidRPr="009437F6">
        <w:rPr>
          <w:noProof/>
        </w:rPr>
        <w:t xml:space="preserve"> </w:t>
      </w:r>
      <w:r w:rsidRPr="009437F6">
        <w:rPr>
          <w:b/>
          <w:noProof/>
        </w:rPr>
        <w:t>282</w:t>
      </w:r>
      <w:r w:rsidRPr="009437F6">
        <w:rPr>
          <w:noProof/>
        </w:rPr>
        <w:t>, 20141631, doi:10.1098/rspb.2014.1631 (2015).</w:t>
      </w:r>
    </w:p>
    <w:p w14:paraId="2AC4BF6A" w14:textId="77777777" w:rsidR="009437F6" w:rsidRPr="009437F6" w:rsidRDefault="009437F6" w:rsidP="009437F6">
      <w:pPr>
        <w:pStyle w:val="EndNoteBibliography"/>
        <w:rPr>
          <w:noProof/>
        </w:rPr>
      </w:pPr>
      <w:r w:rsidRPr="009437F6">
        <w:rPr>
          <w:noProof/>
        </w:rPr>
        <w:t>30</w:t>
      </w:r>
      <w:r w:rsidRPr="009437F6">
        <w:rPr>
          <w:noProof/>
        </w:rPr>
        <w:tab/>
        <w:t xml:space="preserve">Boettiger, C. Ecological management of stochastic systems with long transients. </w:t>
      </w:r>
      <w:r w:rsidRPr="009437F6">
        <w:rPr>
          <w:i/>
          <w:noProof/>
        </w:rPr>
        <w:t>Theor Ecol</w:t>
      </w:r>
      <w:r w:rsidRPr="009437F6">
        <w:rPr>
          <w:noProof/>
        </w:rPr>
        <w:t>, doi:10.1007/s12080-020-00477-4 (2020).</w:t>
      </w:r>
    </w:p>
    <w:p w14:paraId="3616B99D" w14:textId="77777777" w:rsidR="009437F6" w:rsidRPr="009437F6" w:rsidRDefault="009437F6" w:rsidP="009437F6">
      <w:pPr>
        <w:pStyle w:val="EndNoteBibliography"/>
        <w:rPr>
          <w:noProof/>
        </w:rPr>
      </w:pPr>
      <w:r w:rsidRPr="009437F6">
        <w:rPr>
          <w:noProof/>
        </w:rPr>
        <w:t>31</w:t>
      </w:r>
      <w:r w:rsidRPr="009437F6">
        <w:rPr>
          <w:noProof/>
        </w:rPr>
        <w:tab/>
        <w:t xml:space="preserve">Litzow, M. A. &amp; Hunsicker, M. E. Early warning signals, nonlinearity, and signs of hysteresis in real ecosystems. </w:t>
      </w:r>
      <w:r w:rsidRPr="009437F6">
        <w:rPr>
          <w:i/>
          <w:noProof/>
        </w:rPr>
        <w:t>Ecosphere</w:t>
      </w:r>
      <w:r w:rsidRPr="009437F6">
        <w:rPr>
          <w:noProof/>
        </w:rPr>
        <w:t xml:space="preserve"> </w:t>
      </w:r>
      <w:r w:rsidRPr="009437F6">
        <w:rPr>
          <w:b/>
          <w:noProof/>
        </w:rPr>
        <w:t>7</w:t>
      </w:r>
      <w:r w:rsidRPr="009437F6">
        <w:rPr>
          <w:noProof/>
        </w:rPr>
        <w:t>, e01614 (2016).</w:t>
      </w:r>
    </w:p>
    <w:p w14:paraId="2250ECB7" w14:textId="77777777" w:rsidR="009437F6" w:rsidRPr="009437F6" w:rsidRDefault="009437F6" w:rsidP="009437F6">
      <w:pPr>
        <w:pStyle w:val="EndNoteBibliography"/>
        <w:rPr>
          <w:noProof/>
        </w:rPr>
      </w:pPr>
      <w:r w:rsidRPr="009437F6">
        <w:rPr>
          <w:noProof/>
        </w:rPr>
        <w:t>32</w:t>
      </w:r>
      <w:r w:rsidRPr="009437F6">
        <w:rPr>
          <w:noProof/>
        </w:rPr>
        <w:tab/>
        <w:t xml:space="preserve">Schrank, W. E., Arnason, R. &amp; Hannesson, R. </w:t>
      </w:r>
      <w:r w:rsidRPr="009437F6">
        <w:rPr>
          <w:i/>
          <w:noProof/>
        </w:rPr>
        <w:t>The cost of fisheries management</w:t>
      </w:r>
      <w:r w:rsidRPr="009437F6">
        <w:rPr>
          <w:noProof/>
        </w:rPr>
        <w:t>.  (Gower Publishing, Ltd., 2003).</w:t>
      </w:r>
    </w:p>
    <w:p w14:paraId="3CCE6CDA" w14:textId="77777777" w:rsidR="009437F6" w:rsidRPr="009437F6" w:rsidRDefault="009437F6" w:rsidP="009437F6">
      <w:pPr>
        <w:pStyle w:val="EndNoteBibliography"/>
        <w:rPr>
          <w:noProof/>
        </w:rPr>
      </w:pPr>
      <w:r w:rsidRPr="009437F6">
        <w:rPr>
          <w:noProof/>
        </w:rPr>
        <w:t>33</w:t>
      </w:r>
      <w:r w:rsidRPr="009437F6">
        <w:rPr>
          <w:noProof/>
        </w:rPr>
        <w:tab/>
        <w:t>Berkes, F.</w:t>
      </w:r>
      <w:r w:rsidRPr="009437F6">
        <w:rPr>
          <w:i/>
          <w:noProof/>
        </w:rPr>
        <w:t xml:space="preserve"> et al.</w:t>
      </w:r>
      <w:r w:rsidRPr="009437F6">
        <w:rPr>
          <w:noProof/>
        </w:rPr>
        <w:t xml:space="preserve"> Globalization, Roving Bandits, and Marine Resources. </w:t>
      </w:r>
      <w:r w:rsidRPr="009437F6">
        <w:rPr>
          <w:i/>
          <w:noProof/>
        </w:rPr>
        <w:t>Science</w:t>
      </w:r>
      <w:r w:rsidRPr="009437F6">
        <w:rPr>
          <w:noProof/>
        </w:rPr>
        <w:t xml:space="preserve"> </w:t>
      </w:r>
      <w:r w:rsidRPr="009437F6">
        <w:rPr>
          <w:b/>
          <w:noProof/>
        </w:rPr>
        <w:t>311</w:t>
      </w:r>
      <w:r w:rsidRPr="009437F6">
        <w:rPr>
          <w:noProof/>
        </w:rPr>
        <w:t>, 1557-1558, doi:10.1126/science.1122804 (2006).</w:t>
      </w:r>
    </w:p>
    <w:p w14:paraId="71FC60C5" w14:textId="77777777" w:rsidR="009437F6" w:rsidRPr="009437F6" w:rsidRDefault="009437F6" w:rsidP="009437F6">
      <w:pPr>
        <w:pStyle w:val="EndNoteBibliography"/>
        <w:rPr>
          <w:noProof/>
        </w:rPr>
      </w:pPr>
      <w:r w:rsidRPr="009437F6">
        <w:rPr>
          <w:noProof/>
        </w:rPr>
        <w:t>34</w:t>
      </w:r>
      <w:r w:rsidRPr="009437F6">
        <w:rPr>
          <w:noProof/>
        </w:rPr>
        <w:tab/>
        <w:t xml:space="preserve">Fisher, M. C., Moore, S. K., Jardine, S. L., Watson, J. R. &amp; Samhouri, J. F. Climate shock effects and mediation in fisheries. </w:t>
      </w:r>
      <w:r w:rsidRPr="009437F6">
        <w:rPr>
          <w:i/>
          <w:noProof/>
        </w:rPr>
        <w:t>Proceedings of the National Academy of Sciences</w:t>
      </w:r>
      <w:r w:rsidRPr="009437F6">
        <w:rPr>
          <w:noProof/>
        </w:rPr>
        <w:t xml:space="preserve"> </w:t>
      </w:r>
      <w:r w:rsidRPr="009437F6">
        <w:rPr>
          <w:b/>
          <w:noProof/>
        </w:rPr>
        <w:t>118</w:t>
      </w:r>
      <w:r w:rsidRPr="009437F6">
        <w:rPr>
          <w:noProof/>
        </w:rPr>
        <w:t xml:space="preserve"> (2021).</w:t>
      </w:r>
    </w:p>
    <w:p w14:paraId="706FDF24" w14:textId="77777777" w:rsidR="009437F6" w:rsidRPr="009437F6" w:rsidRDefault="009437F6" w:rsidP="009437F6">
      <w:pPr>
        <w:pStyle w:val="EndNoteBibliography"/>
        <w:rPr>
          <w:noProof/>
        </w:rPr>
      </w:pPr>
      <w:r w:rsidRPr="009437F6">
        <w:rPr>
          <w:noProof/>
        </w:rPr>
        <w:t>35</w:t>
      </w:r>
      <w:r w:rsidRPr="009437F6">
        <w:rPr>
          <w:noProof/>
        </w:rPr>
        <w:tab/>
        <w:t xml:space="preserve">Hölmstrom, B. Moral hazard and observability. </w:t>
      </w:r>
      <w:r w:rsidRPr="009437F6">
        <w:rPr>
          <w:i/>
          <w:noProof/>
        </w:rPr>
        <w:t>The Bell journal of economics</w:t>
      </w:r>
      <w:r w:rsidRPr="009437F6">
        <w:rPr>
          <w:noProof/>
        </w:rPr>
        <w:t>, 74-91 (1979).</w:t>
      </w:r>
    </w:p>
    <w:p w14:paraId="6B4ECE8F" w14:textId="77777777" w:rsidR="009437F6" w:rsidRPr="009437F6" w:rsidRDefault="009437F6" w:rsidP="009437F6">
      <w:pPr>
        <w:pStyle w:val="EndNoteBibliography"/>
        <w:rPr>
          <w:noProof/>
        </w:rPr>
      </w:pPr>
      <w:r w:rsidRPr="009437F6">
        <w:rPr>
          <w:noProof/>
        </w:rPr>
        <w:t>36</w:t>
      </w:r>
      <w:r w:rsidRPr="009437F6">
        <w:rPr>
          <w:noProof/>
        </w:rPr>
        <w:tab/>
        <w:t xml:space="preserve">Cleary, J., Hawkshaw, S., Grinnell, M. H. &amp; Grandin, C. </w:t>
      </w:r>
      <w:r w:rsidRPr="009437F6">
        <w:rPr>
          <w:i/>
          <w:noProof/>
        </w:rPr>
        <w:t>Status of BC Pacific Herring (Clupea pallasii) in 2017 and Forecasts for 2018</w:t>
      </w:r>
      <w:r w:rsidRPr="009437F6">
        <w:rPr>
          <w:noProof/>
        </w:rPr>
        <w:t>.  (Canadian Science Advisory Secretariat, 2018).</w:t>
      </w:r>
    </w:p>
    <w:p w14:paraId="3FADD14E" w14:textId="0ED06211" w:rsidR="00A800CF" w:rsidRPr="003805EE" w:rsidRDefault="006C170D" w:rsidP="00074268">
      <w:pPr>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0BC8A973" w:rsidR="0038555B" w:rsidRDefault="00746AF5" w:rsidP="00074268">
      <w:pPr>
        <w:rPr>
          <w:rFonts w:ascii="Helvetica" w:hAnsi="Helvetica"/>
          <w:b/>
          <w:sz w:val="22"/>
          <w:szCs w:val="22"/>
        </w:rPr>
      </w:pPr>
      <w:r w:rsidRPr="003805EE">
        <w:rPr>
          <w:rFonts w:ascii="Helvetica" w:hAnsi="Helvetica"/>
          <w:b/>
          <w:sz w:val="22"/>
          <w:szCs w:val="22"/>
        </w:rPr>
        <w:lastRenderedPageBreak/>
        <w:t>FIGURES</w:t>
      </w:r>
    </w:p>
    <w:p w14:paraId="5A827EFB" w14:textId="339BF626" w:rsidR="0038555B" w:rsidRDefault="007D7447" w:rsidP="00074268">
      <w:pPr>
        <w:rPr>
          <w:rFonts w:ascii="Helvetica" w:hAnsi="Helvetica"/>
          <w:b/>
          <w:sz w:val="22"/>
          <w:szCs w:val="22"/>
        </w:rPr>
      </w:pPr>
      <w:r>
        <w:rPr>
          <w:rFonts w:ascii="Helvetica" w:hAnsi="Helvetica"/>
          <w:b/>
          <w:noProof/>
          <w:sz w:val="22"/>
          <w:szCs w:val="22"/>
        </w:rPr>
        <w:drawing>
          <wp:inline distT="0" distB="0" distL="0" distR="0" wp14:anchorId="013EE6A7" wp14:editId="4E03372D">
            <wp:extent cx="5943600" cy="3396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stretch>
                      <a:fillRect/>
                    </a:stretch>
                  </pic:blipFill>
                  <pic:spPr>
                    <a:xfrm>
                      <a:off x="0" y="0"/>
                      <a:ext cx="5943600" cy="3396615"/>
                    </a:xfrm>
                    <a:prstGeom prst="rect">
                      <a:avLst/>
                    </a:prstGeom>
                  </pic:spPr>
                </pic:pic>
              </a:graphicData>
            </a:graphic>
          </wp:inline>
        </w:drawing>
      </w:r>
    </w:p>
    <w:p w14:paraId="2C1956A7" w14:textId="5A9E0BD0" w:rsidR="00BE4405" w:rsidRDefault="0038555B" w:rsidP="00074268">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r w:rsidR="00583F4D">
        <w:rPr>
          <w:rFonts w:ascii="Helvetica" w:hAnsi="Helvetica"/>
          <w:bCs/>
          <w:i/>
          <w:iCs/>
          <w:sz w:val="22"/>
          <w:szCs w:val="22"/>
        </w:rPr>
        <w:t>H</w:t>
      </w:r>
      <w:r w:rsidR="00583F4D" w:rsidRPr="001D199A">
        <w:rPr>
          <w:rFonts w:ascii="Helvetica" w:hAnsi="Helvetica"/>
          <w:bCs/>
          <w:i/>
          <w:iCs/>
          <w:sz w:val="22"/>
          <w:szCs w:val="22"/>
          <w:vertAlign w:val="subscript"/>
        </w:rPr>
        <w:t>msy</w:t>
      </w:r>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r w:rsidR="00F5286B">
        <w:rPr>
          <w:rFonts w:ascii="Helvetica" w:hAnsi="Helvetica"/>
          <w:bCs/>
          <w:sz w:val="22"/>
          <w:szCs w:val="22"/>
        </w:rPr>
        <w:t>Decreased 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rsidP="00074268">
      <w:pPr>
        <w:rPr>
          <w:rFonts w:ascii="Helvetica" w:hAnsi="Helvetica"/>
          <w:bCs/>
          <w:sz w:val="22"/>
          <w:szCs w:val="22"/>
        </w:rPr>
      </w:pPr>
      <w:r>
        <w:rPr>
          <w:rFonts w:ascii="Helvetica" w:hAnsi="Helvetica"/>
          <w:bCs/>
          <w:sz w:val="22"/>
          <w:szCs w:val="22"/>
        </w:rPr>
        <w:br w:type="page"/>
      </w:r>
    </w:p>
    <w:p w14:paraId="53E12070" w14:textId="77777777" w:rsidR="006B0063" w:rsidRPr="003805EE" w:rsidRDefault="006B0063" w:rsidP="00074268">
      <w:pPr>
        <w:rPr>
          <w:rFonts w:ascii="Helvetica" w:hAnsi="Helvetica"/>
          <w:b/>
          <w:sz w:val="22"/>
          <w:szCs w:val="22"/>
        </w:rPr>
      </w:pPr>
    </w:p>
    <w:p w14:paraId="775BED48" w14:textId="40639520" w:rsidR="00CE0882" w:rsidRPr="003805EE" w:rsidRDefault="00A068D9" w:rsidP="00074268">
      <w:pPr>
        <w:rPr>
          <w:rFonts w:ascii="Helvetica" w:hAnsi="Helvetica"/>
          <w:sz w:val="22"/>
          <w:szCs w:val="22"/>
        </w:rPr>
      </w:pPr>
      <w:r>
        <w:rPr>
          <w:rFonts w:ascii="Helvetica" w:hAnsi="Helvetica"/>
          <w:noProof/>
          <w:sz w:val="22"/>
          <w:szCs w:val="22"/>
        </w:rPr>
        <w:drawing>
          <wp:inline distT="0" distB="0" distL="0" distR="0" wp14:anchorId="475CD2AD" wp14:editId="793B4FD0">
            <wp:extent cx="4575028" cy="56708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stretch>
                      <a:fillRect/>
                    </a:stretch>
                  </pic:blipFill>
                  <pic:spPr>
                    <a:xfrm>
                      <a:off x="0" y="0"/>
                      <a:ext cx="4578083" cy="5674671"/>
                    </a:xfrm>
                    <a:prstGeom prst="rect">
                      <a:avLst/>
                    </a:prstGeom>
                  </pic:spPr>
                </pic:pic>
              </a:graphicData>
            </a:graphic>
          </wp:inline>
        </w:drawing>
      </w:r>
    </w:p>
    <w:p w14:paraId="1CAAD08E" w14:textId="1537DE30" w:rsidR="00393873" w:rsidRPr="003805EE" w:rsidRDefault="00C80858" w:rsidP="00074268">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074268">
      <w:pPr>
        <w:ind w:firstLine="720"/>
        <w:rPr>
          <w:rFonts w:ascii="Helvetica" w:hAnsi="Helvetica"/>
          <w:sz w:val="22"/>
          <w:szCs w:val="22"/>
        </w:rPr>
      </w:pPr>
    </w:p>
    <w:p w14:paraId="5076298D" w14:textId="391535BE" w:rsidR="00992EEE" w:rsidRPr="003805EE" w:rsidRDefault="00992EEE" w:rsidP="00074268">
      <w:pPr>
        <w:rPr>
          <w:rFonts w:ascii="Helvetica" w:hAnsi="Helvetica"/>
          <w:sz w:val="22"/>
          <w:szCs w:val="22"/>
        </w:rPr>
      </w:pPr>
    </w:p>
    <w:p w14:paraId="4ECC67A9" w14:textId="580AF792" w:rsidR="003E2FCD" w:rsidRPr="003805EE" w:rsidRDefault="003E2FCD" w:rsidP="00074268">
      <w:pPr>
        <w:rPr>
          <w:rFonts w:ascii="Helvetica" w:hAnsi="Helvetica"/>
          <w:sz w:val="22"/>
          <w:szCs w:val="22"/>
        </w:rPr>
      </w:pPr>
    </w:p>
    <w:p w14:paraId="12B19577" w14:textId="77777777" w:rsidR="003D48B0" w:rsidRPr="003805EE" w:rsidRDefault="003D48B0" w:rsidP="00074268">
      <w:pPr>
        <w:rPr>
          <w:rFonts w:ascii="Helvetica" w:hAnsi="Helvetica"/>
          <w:sz w:val="22"/>
          <w:szCs w:val="22"/>
        </w:rPr>
      </w:pPr>
    </w:p>
    <w:p w14:paraId="41BFC342" w14:textId="4978218C" w:rsidR="000A71A6" w:rsidRDefault="000A71A6" w:rsidP="00074268">
      <w:pPr>
        <w:rPr>
          <w:rFonts w:ascii="Helvetica" w:hAnsi="Helvetica"/>
          <w:sz w:val="22"/>
          <w:szCs w:val="22"/>
        </w:rPr>
      </w:pPr>
    </w:p>
    <w:p w14:paraId="36729D72" w14:textId="28CF5566" w:rsidR="000A71A6" w:rsidRDefault="000A71A6" w:rsidP="00074268">
      <w:pPr>
        <w:rPr>
          <w:rFonts w:ascii="Helvetica" w:hAnsi="Helvetica"/>
          <w:sz w:val="22"/>
          <w:szCs w:val="22"/>
        </w:rPr>
      </w:pPr>
    </w:p>
    <w:p w14:paraId="15B3AF32" w14:textId="7E6DF22D" w:rsidR="003D48B0" w:rsidRPr="003805EE" w:rsidRDefault="000D1BA1" w:rsidP="00074268">
      <w:pPr>
        <w:rPr>
          <w:rFonts w:ascii="Helvetica" w:hAnsi="Helvetica"/>
          <w:sz w:val="22"/>
          <w:szCs w:val="22"/>
        </w:rPr>
      </w:pPr>
      <w:r>
        <w:rPr>
          <w:rFonts w:ascii="Helvetica" w:hAnsi="Helvetica"/>
          <w:noProof/>
          <w:sz w:val="22"/>
          <w:szCs w:val="22"/>
        </w:rPr>
        <w:drawing>
          <wp:inline distT="0" distB="0" distL="0" distR="0" wp14:anchorId="5AF0B583" wp14:editId="71018BAA">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a:stretch>
                      <a:fillRect/>
                    </a:stretch>
                  </pic:blipFill>
                  <pic:spPr>
                    <a:xfrm>
                      <a:off x="0" y="0"/>
                      <a:ext cx="5486400" cy="3657600"/>
                    </a:xfrm>
                    <a:prstGeom prst="rect">
                      <a:avLst/>
                    </a:prstGeom>
                  </pic:spPr>
                </pic:pic>
              </a:graphicData>
            </a:graphic>
          </wp:inline>
        </w:drawing>
      </w:r>
    </w:p>
    <w:p w14:paraId="74B28A53" w14:textId="4BF00EE9" w:rsidR="00C80858" w:rsidRDefault="00894043" w:rsidP="00074268">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 xml:space="preserve">Figure </w:t>
      </w:r>
      <w:r w:rsidR="00FF1C4E">
        <w:rPr>
          <w:rFonts w:ascii="Helvetica" w:hAnsi="Helvetica"/>
          <w:b/>
          <w:sz w:val="22"/>
          <w:szCs w:val="22"/>
        </w:rPr>
        <w:t>3.</w:t>
      </w:r>
      <w:r w:rsidR="00C80858" w:rsidRPr="003805EE">
        <w:rPr>
          <w:rFonts w:ascii="Helvetica" w:hAnsi="Helvetica"/>
          <w:sz w:val="22"/>
          <w:szCs w:val="22"/>
        </w:rPr>
        <w:t xml:space="preserve"> Summary of </w:t>
      </w:r>
      <w:r w:rsidR="000A71A6">
        <w:rPr>
          <w:rFonts w:ascii="Helvetica" w:hAnsi="Helvetica"/>
          <w:sz w:val="22"/>
          <w:szCs w:val="22"/>
        </w:rPr>
        <w:t xml:space="preserve">net present value </w:t>
      </w:r>
      <w:r w:rsidR="00C80858" w:rsidRPr="003805EE">
        <w:rPr>
          <w:rFonts w:ascii="Helvetica" w:hAnsi="Helvetica"/>
          <w:sz w:val="22"/>
          <w:szCs w:val="22"/>
        </w:rPr>
        <w:t xml:space="preserve">for 10,000 </w:t>
      </w:r>
      <w:r w:rsidR="00C03B6C">
        <w:rPr>
          <w:rFonts w:ascii="Helvetica" w:hAnsi="Helvetica"/>
          <w:sz w:val="22"/>
          <w:szCs w:val="22"/>
        </w:rPr>
        <w:t>50</w:t>
      </w:r>
      <w:r w:rsidR="00C80858"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00C80858" w:rsidRPr="003805EE">
        <w:rPr>
          <w:rFonts w:ascii="Helvetica" w:hAnsi="Helvetica"/>
          <w:sz w:val="22"/>
          <w:szCs w:val="22"/>
        </w:rPr>
        <w:t xml:space="preserve">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w:t>
      </w:r>
      <w:r w:rsidR="000A71A6">
        <w:rPr>
          <w:rFonts w:ascii="Helvetica" w:hAnsi="Helvetica"/>
          <w:sz w:val="22"/>
          <w:szCs w:val="22"/>
        </w:rPr>
        <w:t xml:space="preserve">Populations with higher maximum </w:t>
      </w:r>
      <w:r w:rsidR="00AC16F6">
        <w:rPr>
          <w:rFonts w:ascii="Helvetica" w:hAnsi="Helvetica"/>
          <w:sz w:val="22"/>
          <w:szCs w:val="22"/>
        </w:rPr>
        <w:t>harves</w:t>
      </w:r>
      <w:ins w:id="8" w:author="Tim Essington" w:date="2021-02-15T16:30:00Z">
        <w:r w:rsidR="00012027">
          <w:rPr>
            <w:rFonts w:ascii="Helvetica" w:hAnsi="Helvetica"/>
            <w:sz w:val="22"/>
            <w:szCs w:val="22"/>
          </w:rPr>
          <w:t>t</w:t>
        </w:r>
      </w:ins>
      <w:r w:rsidR="000A71A6">
        <w:rPr>
          <w:rFonts w:ascii="Helvetica" w:hAnsi="Helvetica"/>
          <w:sz w:val="22"/>
          <w:szCs w:val="22"/>
        </w:rPr>
        <w:t xml:space="preserve"> rates spend a larger fraction of their time classified as </w:t>
      </w:r>
      <w:r w:rsidR="00A46F3F">
        <w:rPr>
          <w:rFonts w:ascii="Helvetica" w:hAnsi="Helvetica"/>
          <w:sz w:val="22"/>
          <w:szCs w:val="22"/>
        </w:rPr>
        <w:t>ov</w:t>
      </w:r>
      <w:r w:rsidR="00012027">
        <w:rPr>
          <w:rFonts w:ascii="Helvetica" w:hAnsi="Helvetica"/>
          <w:sz w:val="22"/>
          <w:szCs w:val="22"/>
        </w:rPr>
        <w:t>e</w:t>
      </w:r>
      <w:r w:rsidR="00A46F3F">
        <w:rPr>
          <w:rFonts w:ascii="Helvetica" w:hAnsi="Helvetica"/>
          <w:sz w:val="22"/>
          <w:szCs w:val="22"/>
        </w:rPr>
        <w:t>rharvested</w:t>
      </w:r>
      <w:r w:rsidR="000A71A6">
        <w:rPr>
          <w:rFonts w:ascii="Helvetica" w:hAnsi="Helvetica"/>
          <w:sz w:val="22"/>
          <w:szCs w:val="22"/>
        </w:rPr>
        <w:t xml:space="preserve">. </w:t>
      </w:r>
      <w:r w:rsidR="00417D04">
        <w:rPr>
          <w:rFonts w:ascii="Helvetica" w:hAnsi="Helvetica"/>
          <w:sz w:val="22"/>
          <w:szCs w:val="22"/>
        </w:rPr>
        <w:t>Generally,</w:t>
      </w:r>
      <w:r w:rsidR="000A71A6">
        <w:rPr>
          <w:rFonts w:ascii="Helvetica" w:hAnsi="Helvetica"/>
          <w:sz w:val="22"/>
          <w:szCs w:val="22"/>
        </w:rPr>
        <w:t xml:space="preserve"> NPV increases as </w:t>
      </w:r>
      <w:r w:rsidR="00AC16F6">
        <w:rPr>
          <w:rFonts w:ascii="Helvetica" w:hAnsi="Helvetica"/>
          <w:sz w:val="22"/>
          <w:szCs w:val="22"/>
        </w:rPr>
        <w:t>harvest rates</w:t>
      </w:r>
      <w:r w:rsidR="000A71A6">
        <w:rPr>
          <w:rFonts w:ascii="Helvetica" w:hAnsi="Helvetica"/>
          <w:sz w:val="22"/>
          <w:szCs w:val="22"/>
        </w:rPr>
        <w:t xml:space="preserve"> approach </w:t>
      </w:r>
      <w:r w:rsidR="00AC16F6" w:rsidRPr="00AC16F6">
        <w:rPr>
          <w:rFonts w:ascii="Helvetica" w:hAnsi="Helvetica"/>
          <w:i/>
          <w:iCs/>
          <w:sz w:val="22"/>
          <w:szCs w:val="22"/>
        </w:rPr>
        <w:t>H</w:t>
      </w:r>
      <w:r w:rsidR="000A71A6" w:rsidRPr="00AC16F6">
        <w:rPr>
          <w:rFonts w:ascii="Helvetica" w:hAnsi="Helvetica"/>
          <w:i/>
          <w:iCs/>
          <w:sz w:val="22"/>
          <w:szCs w:val="22"/>
          <w:vertAlign w:val="subscript"/>
        </w:rPr>
        <w:t>msy</w:t>
      </w:r>
      <w:r w:rsidR="000A71A6">
        <w:rPr>
          <w:rFonts w:ascii="Helvetica" w:hAnsi="Helvetica"/>
          <w:sz w:val="22"/>
          <w:szCs w:val="22"/>
        </w:rPr>
        <w:t xml:space="preserve">, then declines as </w:t>
      </w:r>
      <w:r w:rsidR="00AC16F6">
        <w:rPr>
          <w:rFonts w:ascii="Helvetica" w:hAnsi="Helvetica"/>
          <w:sz w:val="22"/>
          <w:szCs w:val="22"/>
        </w:rPr>
        <w:t>overharvesting</w:t>
      </w:r>
      <w:r w:rsidR="000A71A6">
        <w:rPr>
          <w:rFonts w:ascii="Helvetica" w:hAnsi="Helvetica"/>
          <w:sz w:val="22"/>
          <w:szCs w:val="22"/>
        </w:rPr>
        <w:t xml:space="preserve"> occurs (&gt;</w:t>
      </w:r>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r w:rsidR="00B958E0">
        <w:rPr>
          <w:rFonts w:ascii="Helvetica" w:hAnsi="Helvetica"/>
          <w:sz w:val="22"/>
          <w:szCs w:val="22"/>
        </w:rPr>
        <w:t>).</w:t>
      </w:r>
      <w:r w:rsidR="000A71A6">
        <w:rPr>
          <w:rFonts w:ascii="Helvetica" w:hAnsi="Helvetica"/>
          <w:sz w:val="22"/>
          <w:szCs w:val="22"/>
        </w:rPr>
        <w:t xml:space="preserve"> </w:t>
      </w:r>
      <w:r w:rsidR="00C80858"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w:t>
      </w:r>
      <w:r w:rsidR="00A46F3F">
        <w:rPr>
          <w:rFonts w:ascii="Helvetica" w:hAnsi="Helvetica"/>
          <w:sz w:val="22"/>
          <w:szCs w:val="22"/>
        </w:rPr>
        <w:t>havested</w:t>
      </w:r>
      <w:r w:rsidR="000A71A6">
        <w:rPr>
          <w:rFonts w:ascii="Helvetica" w:hAnsi="Helvetica"/>
          <w:sz w:val="22"/>
          <w:szCs w:val="22"/>
        </w:rPr>
        <w:t xml:space="preserve">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w:t>
      </w:r>
      <w:r w:rsidR="00AC16F6">
        <w:rPr>
          <w:rFonts w:ascii="Helvetica" w:hAnsi="Helvetica"/>
          <w:sz w:val="22"/>
          <w:szCs w:val="22"/>
        </w:rPr>
        <w:t>N</w:t>
      </w:r>
      <w:r w:rsidR="000A71A6">
        <w:rPr>
          <w:rFonts w:ascii="Helvetica" w:hAnsi="Helvetica"/>
          <w:sz w:val="22"/>
          <w:szCs w:val="22"/>
        </w:rPr>
        <w:t xml:space="preserve">et </w:t>
      </w:r>
      <w:r w:rsidR="00AC16F6">
        <w:rPr>
          <w:rFonts w:ascii="Helvetica" w:hAnsi="Helvetica"/>
          <w:sz w:val="22"/>
          <w:szCs w:val="22"/>
        </w:rPr>
        <w:t>P</w:t>
      </w:r>
      <w:r w:rsidR="000A71A6">
        <w:rPr>
          <w:rFonts w:ascii="Helvetica" w:hAnsi="Helvetica"/>
          <w:sz w:val="22"/>
          <w:szCs w:val="22"/>
        </w:rPr>
        <w:t xml:space="preserve">resent </w:t>
      </w:r>
      <w:r w:rsidR="00AC16F6">
        <w:rPr>
          <w:rFonts w:ascii="Helvetica" w:hAnsi="Helvetica"/>
          <w:sz w:val="22"/>
          <w:szCs w:val="22"/>
        </w:rPr>
        <w:t>V</w:t>
      </w:r>
      <w:r w:rsidR="000A71A6">
        <w:rPr>
          <w:rFonts w:ascii="Helvetica" w:hAnsi="Helvetica"/>
          <w:sz w:val="22"/>
          <w:szCs w:val="22"/>
        </w:rPr>
        <w:t xml:space="preserve">alue changes when you go from low to high monitoring precision.  </w:t>
      </w:r>
      <w:r w:rsidR="00C80858" w:rsidRPr="003805EE">
        <w:rPr>
          <w:rFonts w:ascii="Helvetica" w:hAnsi="Helvetica"/>
          <w:sz w:val="22"/>
          <w:szCs w:val="22"/>
        </w:rPr>
        <w:t xml:space="preserve"> </w:t>
      </w:r>
    </w:p>
    <w:p w14:paraId="46472245" w14:textId="66F419E5" w:rsidR="00B57E8E" w:rsidRDefault="00C80858" w:rsidP="00074268">
      <w:pPr>
        <w:rPr>
          <w:rFonts w:ascii="Helvetica" w:hAnsi="Helvetica"/>
          <w:sz w:val="22"/>
          <w:szCs w:val="22"/>
        </w:rPr>
      </w:pPr>
      <w:r>
        <w:rPr>
          <w:rFonts w:ascii="Helvetica" w:hAnsi="Helvetica"/>
          <w:sz w:val="22"/>
          <w:szCs w:val="22"/>
        </w:rPr>
        <w:br w:type="page"/>
      </w:r>
    </w:p>
    <w:p w14:paraId="53CEB827" w14:textId="36FF1A9B" w:rsidR="00B57E8E" w:rsidRDefault="00B57E8E" w:rsidP="00074268">
      <w:pPr>
        <w:rPr>
          <w:rFonts w:ascii="Helvetica" w:hAnsi="Helvetica"/>
          <w:sz w:val="22"/>
          <w:szCs w:val="22"/>
        </w:rPr>
      </w:pPr>
      <w:r w:rsidRPr="003805EE">
        <w:rPr>
          <w:rFonts w:ascii="Helvetica" w:hAnsi="Helvetica"/>
          <w:sz w:val="22"/>
          <w:szCs w:val="22"/>
        </w:rPr>
        <w:lastRenderedPageBreak/>
        <w:t xml:space="preserve"> </w:t>
      </w:r>
      <w:r w:rsidR="00C44395">
        <w:rPr>
          <w:rFonts w:ascii="Helvetica" w:hAnsi="Helvetica"/>
          <w:noProof/>
          <w:sz w:val="22"/>
          <w:szCs w:val="22"/>
        </w:rPr>
        <w:drawing>
          <wp:inline distT="0" distB="0" distL="0" distR="0" wp14:anchorId="73AC8313" wp14:editId="3266F945">
            <wp:extent cx="4572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a:stretch>
                      <a:fillRect/>
                    </a:stretch>
                  </pic:blipFill>
                  <pic:spPr>
                    <a:xfrm>
                      <a:off x="0" y="0"/>
                      <a:ext cx="4572000" cy="3657600"/>
                    </a:xfrm>
                    <a:prstGeom prst="rect">
                      <a:avLst/>
                    </a:prstGeom>
                  </pic:spPr>
                </pic:pic>
              </a:graphicData>
            </a:graphic>
          </wp:inline>
        </w:drawing>
      </w:r>
    </w:p>
    <w:p w14:paraId="3C7BA56E" w14:textId="77777777" w:rsidR="00B57E8E" w:rsidRDefault="00B57E8E" w:rsidP="00074268">
      <w:pPr>
        <w:rPr>
          <w:rFonts w:ascii="Helvetica" w:hAnsi="Helvetica"/>
          <w:sz w:val="22"/>
          <w:szCs w:val="22"/>
        </w:rPr>
      </w:pPr>
    </w:p>
    <w:p w14:paraId="6E865110" w14:textId="71A66180" w:rsidR="00B57E8E" w:rsidRPr="003805EE" w:rsidRDefault="00B57E8E" w:rsidP="00074268">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016096">
        <w:rPr>
          <w:rFonts w:ascii="Helvetica" w:hAnsi="Helvetica"/>
          <w:sz w:val="22"/>
          <w:szCs w:val="22"/>
        </w:rPr>
        <w:t>danger zone</w:t>
      </w:r>
      <w:r w:rsidR="00A93091">
        <w:rPr>
          <w:rFonts w:ascii="Helvetica" w:hAnsi="Helvetica"/>
          <w:sz w:val="22"/>
          <w:szCs w:val="22"/>
        </w:rPr>
        <w:t xml:space="preserve">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maximum</w:t>
      </w:r>
      <w:r>
        <w:rPr>
          <w:rFonts w:ascii="Helvetica" w:hAnsi="Helvetica"/>
          <w:sz w:val="22"/>
          <w:szCs w:val="22"/>
        </w:rPr>
        <w:t xml:space="preserve"> harvest rates</w:t>
      </w:r>
      <w:r w:rsidR="00A1294F">
        <w:rPr>
          <w:rFonts w:ascii="Helvetica" w:hAnsi="Helvetica"/>
          <w:sz w:val="22"/>
          <w:szCs w:val="22"/>
        </w:rPr>
        <w:t xml:space="preserve"> 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20F8A">
        <w:rPr>
          <w:rFonts w:ascii="Helvetica" w:hAnsi="Helvetica"/>
          <w:sz w:val="22"/>
          <w:szCs w:val="22"/>
        </w:rPr>
        <w:t xml:space="preserve">blue </w:t>
      </w:r>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p>
    <w:p w14:paraId="57F8B695" w14:textId="33765DBC" w:rsidR="0062611B" w:rsidRDefault="0062611B" w:rsidP="00074268">
      <w:pPr>
        <w:rPr>
          <w:rFonts w:ascii="Helvetica" w:hAnsi="Helvetica"/>
          <w:sz w:val="22"/>
          <w:szCs w:val="22"/>
        </w:rPr>
      </w:pPr>
      <w:r>
        <w:rPr>
          <w:rFonts w:ascii="Helvetica" w:hAnsi="Helvetica"/>
          <w:sz w:val="22"/>
          <w:szCs w:val="22"/>
        </w:rPr>
        <w:br w:type="page"/>
      </w:r>
    </w:p>
    <w:p w14:paraId="5EF6C877" w14:textId="7F686D7B" w:rsidR="00C80858" w:rsidRDefault="0062611B" w:rsidP="00074268">
      <w:pPr>
        <w:rPr>
          <w:rFonts w:ascii="Helvetica" w:hAnsi="Helvetica"/>
          <w:sz w:val="22"/>
          <w:szCs w:val="22"/>
        </w:rPr>
      </w:pPr>
      <w:r>
        <w:rPr>
          <w:rFonts w:ascii="Helvetica" w:hAnsi="Helvetica"/>
          <w:noProof/>
          <w:sz w:val="22"/>
          <w:szCs w:val="22"/>
        </w:rPr>
        <w:lastRenderedPageBreak/>
        <w:drawing>
          <wp:inline distT="0" distB="0" distL="0" distR="0" wp14:anchorId="643D045D" wp14:editId="029E0182">
            <wp:extent cx="5943600" cy="529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4"/>
                    <a:stretch>
                      <a:fillRect/>
                    </a:stretch>
                  </pic:blipFill>
                  <pic:spPr>
                    <a:xfrm>
                      <a:off x="0" y="0"/>
                      <a:ext cx="5943600" cy="5297170"/>
                    </a:xfrm>
                    <a:prstGeom prst="rect">
                      <a:avLst/>
                    </a:prstGeom>
                  </pic:spPr>
                </pic:pic>
              </a:graphicData>
            </a:graphic>
          </wp:inline>
        </w:drawing>
      </w:r>
    </w:p>
    <w:p w14:paraId="2329DDF3" w14:textId="41019DD7" w:rsidR="00C80858" w:rsidRDefault="00C80858" w:rsidP="00074268">
      <w:pPr>
        <w:rPr>
          <w:rFonts w:ascii="Helvetica" w:hAnsi="Helvetica"/>
          <w:b/>
          <w:sz w:val="22"/>
          <w:szCs w:val="22"/>
        </w:rPr>
      </w:pPr>
    </w:p>
    <w:p w14:paraId="5881F746" w14:textId="6F9536B5" w:rsidR="00C80858" w:rsidRPr="003805EE" w:rsidRDefault="00C80858" w:rsidP="00074268">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w:r w:rsidR="007A75F7" w:rsidRPr="007A75F7">
        <w:rPr>
          <w:rFonts w:ascii="Helvetica" w:hAnsi="Helvetica"/>
          <w:i/>
          <w:iCs/>
          <w:sz w:val="22"/>
          <w:szCs w:val="22"/>
        </w:rPr>
        <w:t>pH</w:t>
      </w:r>
      <w:r w:rsidR="007A75F7" w:rsidRPr="007A75F7">
        <w:rPr>
          <w:rFonts w:ascii="Helvetica" w:hAnsi="Helvetica"/>
          <w:i/>
          <w:iCs/>
          <w:sz w:val="22"/>
          <w:szCs w:val="22"/>
          <w:vertAlign w:val="subscript"/>
        </w:rPr>
        <w:t>msy</w:t>
      </w:r>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0CF81EA3" w14:textId="77777777" w:rsidR="00C80858" w:rsidRPr="003805EE" w:rsidRDefault="00C80858" w:rsidP="00074268">
      <w:pPr>
        <w:rPr>
          <w:rFonts w:ascii="Helvetica" w:hAnsi="Helvetica"/>
          <w:sz w:val="22"/>
          <w:szCs w:val="22"/>
        </w:rPr>
      </w:pPr>
    </w:p>
    <w:p w14:paraId="32062F75" w14:textId="5B3D86BF" w:rsidR="005458C6" w:rsidRDefault="00A800CF" w:rsidP="00074268">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rsidP="00074268">
      <w:pPr>
        <w:rPr>
          <w:rFonts w:ascii="Helvetica" w:hAnsi="Helvetica"/>
          <w:b/>
          <w:sz w:val="22"/>
          <w:szCs w:val="22"/>
        </w:rPr>
      </w:pPr>
    </w:p>
    <w:p w14:paraId="325778DE" w14:textId="68D38E06" w:rsidR="00A67FE0" w:rsidRPr="003805EE" w:rsidRDefault="001334B7" w:rsidP="00074268">
      <w:pPr>
        <w:rPr>
          <w:rFonts w:ascii="Helvetica" w:hAnsi="Helvetica"/>
          <w:b/>
          <w:sz w:val="22"/>
          <w:szCs w:val="22"/>
        </w:rPr>
      </w:pPr>
      <w:r>
        <w:rPr>
          <w:rFonts w:ascii="Helvetica" w:hAnsi="Helvetica"/>
          <w:b/>
          <w:noProof/>
          <w:sz w:val="22"/>
          <w:szCs w:val="22"/>
        </w:rPr>
        <w:drawing>
          <wp:inline distT="0" distB="0" distL="0" distR="0" wp14:anchorId="16FC7A70" wp14:editId="514E1451">
            <wp:extent cx="5943600" cy="4245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a:stretch>
                      <a:fillRect/>
                    </a:stretch>
                  </pic:blipFill>
                  <pic:spPr>
                    <a:xfrm>
                      <a:off x="0" y="0"/>
                      <a:ext cx="5943600" cy="4245610"/>
                    </a:xfrm>
                    <a:prstGeom prst="rect">
                      <a:avLst/>
                    </a:prstGeom>
                  </pic:spPr>
                </pic:pic>
              </a:graphicData>
            </a:graphic>
          </wp:inline>
        </w:drawing>
      </w:r>
    </w:p>
    <w:p w14:paraId="0FDD2871" w14:textId="65B2CC40" w:rsidR="00783ACA" w:rsidRDefault="00783ACA" w:rsidP="00074268">
      <w:pPr>
        <w:rPr>
          <w:rFonts w:ascii="Helvetica" w:hAnsi="Helvetica"/>
          <w:b/>
          <w:sz w:val="22"/>
          <w:szCs w:val="22"/>
        </w:rPr>
      </w:pPr>
    </w:p>
    <w:p w14:paraId="5879EF6B" w14:textId="668F33C7" w:rsidR="00C80858" w:rsidRPr="003805EE" w:rsidRDefault="00C80858" w:rsidP="00074268">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(i.e.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  5</w:t>
      </w:r>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p w14:paraId="29BFBDF4" w14:textId="71F8C0E5" w:rsidR="00C80858" w:rsidRPr="003805EE" w:rsidRDefault="00C80858" w:rsidP="0007426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Jameal Samhouri" w:date="2021-02-25T07:11:00Z" w:initials="JS">
    <w:p w14:paraId="5CD50E8B" w14:textId="77777777" w:rsidR="008F6C03" w:rsidRDefault="008F6C03">
      <w:pPr>
        <w:pStyle w:val="CommentText"/>
      </w:pPr>
      <w:r>
        <w:rPr>
          <w:rStyle w:val="CommentReference"/>
        </w:rPr>
        <w:annotationRef/>
      </w:r>
      <w:r>
        <w:t>Need to define rescues in the methods section</w:t>
      </w:r>
    </w:p>
    <w:p w14:paraId="5FF36866" w14:textId="77777777" w:rsidR="008F6C03" w:rsidRDefault="008F6C03">
      <w:pPr>
        <w:pStyle w:val="CommentText"/>
      </w:pPr>
    </w:p>
    <w:p w14:paraId="0F9890CB" w14:textId="7324E6D5" w:rsidR="008F6C03" w:rsidRDefault="008F6C03">
      <w:pPr>
        <w:pStyle w:val="CommentText"/>
      </w:pPr>
      <w:r>
        <w:t>Relabel the x axis so that it is clear that low values mean higher precision monitoring</w:t>
      </w:r>
    </w:p>
  </w:comment>
  <w:comment w:id="5" w:author="Jameal Samhouri" w:date="2021-02-25T07:18:00Z" w:initials="JS">
    <w:p w14:paraId="7C95F8B7" w14:textId="1366ADBC" w:rsidR="008F6C03" w:rsidRDefault="008F6C03">
      <w:pPr>
        <w:pStyle w:val="CommentText"/>
      </w:pPr>
      <w:r>
        <w:rPr>
          <w:rStyle w:val="CommentReference"/>
        </w:rPr>
        <w:annotationRef/>
      </w:r>
      <w:r>
        <w:t>Figure says tipping, text refers to thresholds. Reconcile with consistency or by defining them as interchangeable in the methods and caption</w:t>
      </w:r>
    </w:p>
  </w:comment>
  <w:comment w:id="6" w:author="Jameal Samhouri" w:date="2021-02-25T07:15:00Z" w:initials="JS">
    <w:p w14:paraId="37CC6EB3" w14:textId="6704B4FD" w:rsidR="008F6C03" w:rsidRDefault="008F6C03">
      <w:pPr>
        <w:pStyle w:val="CommentText"/>
      </w:pPr>
      <w:r>
        <w:rPr>
          <w:rStyle w:val="CommentReference"/>
        </w:rPr>
        <w:annotationRef/>
      </w:r>
      <w:r>
        <w:t>Y axis label. Delete colon, use parantheses to define “value ratio”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F9890CB" w15:done="0"/>
  <w15:commentEx w15:paraId="7C95F8B7" w15:done="0"/>
  <w15:commentEx w15:paraId="37CC6E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F9890CB" w16cid:durableId="23E1CC04"/>
  <w16cid:commentId w16cid:paraId="7C95F8B7" w16cid:durableId="23E1CDC4"/>
  <w16cid:commentId w16cid:paraId="37CC6EB3" w16cid:durableId="23E1CD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A1BCAC" w14:textId="77777777" w:rsidR="00E0224B" w:rsidRDefault="00E0224B" w:rsidP="00135D5C">
      <w:r>
        <w:separator/>
      </w:r>
    </w:p>
  </w:endnote>
  <w:endnote w:type="continuationSeparator" w:id="0">
    <w:p w14:paraId="4F9867A8" w14:textId="77777777" w:rsidR="00E0224B" w:rsidRDefault="00E0224B"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Times">
    <w:altName w:val="﷽﷽﷽﷽﷽﷽﷽﷽"/>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BDA5C5" w14:textId="77777777" w:rsidR="00E0224B" w:rsidRDefault="00E0224B" w:rsidP="00135D5C">
      <w:r>
        <w:separator/>
      </w:r>
    </w:p>
  </w:footnote>
  <w:footnote w:type="continuationSeparator" w:id="0">
    <w:p w14:paraId="37ED5973" w14:textId="77777777" w:rsidR="00E0224B" w:rsidRDefault="00E0224B"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E870C0"/>
    <w:multiLevelType w:val="hybridMultilevel"/>
    <w:tmpl w:val="FE66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1"/>
  </w:num>
  <w:num w:numId="4">
    <w:abstractNumId w:val="5"/>
  </w:num>
  <w:num w:numId="5">
    <w:abstractNumId w:val="12"/>
  </w:num>
  <w:num w:numId="6">
    <w:abstractNumId w:val="9"/>
  </w:num>
  <w:num w:numId="7">
    <w:abstractNumId w:val="16"/>
  </w:num>
  <w:num w:numId="8">
    <w:abstractNumId w:val="15"/>
  </w:num>
  <w:num w:numId="9">
    <w:abstractNumId w:val="17"/>
  </w:num>
  <w:num w:numId="10">
    <w:abstractNumId w:val="11"/>
  </w:num>
  <w:num w:numId="11">
    <w:abstractNumId w:val="2"/>
  </w:num>
  <w:num w:numId="12">
    <w:abstractNumId w:val="18"/>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 w:numId="2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egsie Siple">
    <w15:presenceInfo w15:providerId="None" w15:userId="Megsie Siple"/>
  </w15:person>
  <w15:person w15:author="Adrian Stier">
    <w15:presenceInfo w15:providerId="Windows Live" w15:userId="af3c3376d5e677fa"/>
  </w15:person>
  <w15:person w15:author="Tim Essington">
    <w15:presenceInfo w15:providerId="AD" w15:userId="S::essing@uw.edu::9688509c-e771-4867-a196-0dbe1c3394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x0w5wa9airxrfze0ft2x20vgz0w5wpet5ftz&quot;&gt;My EndNote Library&lt;record-ids&gt;&lt;item&gt;2348&lt;/item&gt;&lt;item&gt;2455&lt;/item&gt;&lt;item&gt;4584&lt;/item&gt;&lt;item&gt;5866&lt;/item&gt;&lt;item&gt;5890&lt;/item&gt;&lt;item&gt;5937&lt;/item&gt;&lt;item&gt;6260&lt;/item&gt;&lt;item&gt;6261&lt;/item&gt;&lt;item&gt;6264&lt;/item&gt;&lt;item&gt;6267&lt;/item&gt;&lt;item&gt;6268&lt;/item&gt;&lt;item&gt;6269&lt;/item&gt;&lt;item&gt;6271&lt;/item&gt;&lt;item&gt;6272&lt;/item&gt;&lt;item&gt;6273&lt;/item&gt;&lt;item&gt;6332&lt;/item&gt;&lt;item&gt;6474&lt;/item&gt;&lt;item&gt;6475&lt;/item&gt;&lt;item&gt;6477&lt;/item&gt;&lt;item&gt;6479&lt;/item&gt;&lt;item&gt;6480&lt;/item&gt;&lt;item&gt;6488&lt;/item&gt;&lt;item&gt;6499&lt;/item&gt;&lt;item&gt;6500&lt;/item&gt;&lt;item&gt;6501&lt;/item&gt;&lt;item&gt;6502&lt;/item&gt;&lt;item&gt;6503&lt;/item&gt;&lt;item&gt;6504&lt;/item&gt;&lt;item&gt;6505&lt;/item&gt;&lt;item&gt;6506&lt;/item&gt;&lt;item&gt;6507&lt;/item&gt;&lt;item&gt;6508&lt;/item&gt;&lt;/record-ids&gt;&lt;/item&gt;&lt;/Libraries&gt;"/>
  </w:docVars>
  <w:rsids>
    <w:rsidRoot w:val="00EA4926"/>
    <w:rsid w:val="00000104"/>
    <w:rsid w:val="00000549"/>
    <w:rsid w:val="000005D9"/>
    <w:rsid w:val="00000733"/>
    <w:rsid w:val="00000928"/>
    <w:rsid w:val="00000D1E"/>
    <w:rsid w:val="00000F6D"/>
    <w:rsid w:val="00001AA5"/>
    <w:rsid w:val="00002A0A"/>
    <w:rsid w:val="00004A1E"/>
    <w:rsid w:val="0000564E"/>
    <w:rsid w:val="00005901"/>
    <w:rsid w:val="000105EB"/>
    <w:rsid w:val="00010718"/>
    <w:rsid w:val="0001115B"/>
    <w:rsid w:val="00012027"/>
    <w:rsid w:val="00012A3D"/>
    <w:rsid w:val="00013C23"/>
    <w:rsid w:val="000140F5"/>
    <w:rsid w:val="00014B46"/>
    <w:rsid w:val="00014C60"/>
    <w:rsid w:val="00015507"/>
    <w:rsid w:val="00016096"/>
    <w:rsid w:val="00017065"/>
    <w:rsid w:val="000175B0"/>
    <w:rsid w:val="00017F4B"/>
    <w:rsid w:val="0002087A"/>
    <w:rsid w:val="00020C0F"/>
    <w:rsid w:val="0002156A"/>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2E40"/>
    <w:rsid w:val="000437E9"/>
    <w:rsid w:val="00043C70"/>
    <w:rsid w:val="00044745"/>
    <w:rsid w:val="00045D2C"/>
    <w:rsid w:val="000460B4"/>
    <w:rsid w:val="000460D1"/>
    <w:rsid w:val="00051687"/>
    <w:rsid w:val="000524C2"/>
    <w:rsid w:val="00053CE0"/>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15F"/>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43EF"/>
    <w:rsid w:val="000D5F14"/>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4A0C"/>
    <w:rsid w:val="000E4B23"/>
    <w:rsid w:val="000E4BC8"/>
    <w:rsid w:val="000E4DEC"/>
    <w:rsid w:val="000E50C6"/>
    <w:rsid w:val="000E5D40"/>
    <w:rsid w:val="000E5EE2"/>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34B7"/>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26C"/>
    <w:rsid w:val="001433A8"/>
    <w:rsid w:val="0014352A"/>
    <w:rsid w:val="00143673"/>
    <w:rsid w:val="00143BB8"/>
    <w:rsid w:val="00143C00"/>
    <w:rsid w:val="001446C8"/>
    <w:rsid w:val="00144DA7"/>
    <w:rsid w:val="001463E5"/>
    <w:rsid w:val="00146CDF"/>
    <w:rsid w:val="001477DE"/>
    <w:rsid w:val="001500BA"/>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90E"/>
    <w:rsid w:val="00164E67"/>
    <w:rsid w:val="0016574C"/>
    <w:rsid w:val="001658CC"/>
    <w:rsid w:val="00165C84"/>
    <w:rsid w:val="001663C7"/>
    <w:rsid w:val="00167452"/>
    <w:rsid w:val="00167A52"/>
    <w:rsid w:val="00167FE8"/>
    <w:rsid w:val="001704B9"/>
    <w:rsid w:val="00170B74"/>
    <w:rsid w:val="0017134B"/>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A0D"/>
    <w:rsid w:val="00182CD3"/>
    <w:rsid w:val="001838F7"/>
    <w:rsid w:val="00183C91"/>
    <w:rsid w:val="00183F68"/>
    <w:rsid w:val="001840A1"/>
    <w:rsid w:val="00185A27"/>
    <w:rsid w:val="0018626E"/>
    <w:rsid w:val="0018711C"/>
    <w:rsid w:val="001876E3"/>
    <w:rsid w:val="0019036C"/>
    <w:rsid w:val="001915FF"/>
    <w:rsid w:val="00191790"/>
    <w:rsid w:val="00192304"/>
    <w:rsid w:val="00192CA6"/>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0AC4"/>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0D1"/>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098"/>
    <w:rsid w:val="001F5CDF"/>
    <w:rsid w:val="001F6772"/>
    <w:rsid w:val="001F74B9"/>
    <w:rsid w:val="001F76E4"/>
    <w:rsid w:val="00200BD0"/>
    <w:rsid w:val="00201936"/>
    <w:rsid w:val="00201DF3"/>
    <w:rsid w:val="0020241E"/>
    <w:rsid w:val="002041D9"/>
    <w:rsid w:val="002043A6"/>
    <w:rsid w:val="0020549B"/>
    <w:rsid w:val="00205BC7"/>
    <w:rsid w:val="00205F73"/>
    <w:rsid w:val="0020694C"/>
    <w:rsid w:val="00206FE6"/>
    <w:rsid w:val="002074CC"/>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71A2"/>
    <w:rsid w:val="002674AC"/>
    <w:rsid w:val="00270316"/>
    <w:rsid w:val="0027142D"/>
    <w:rsid w:val="002716AB"/>
    <w:rsid w:val="002727E8"/>
    <w:rsid w:val="00272A37"/>
    <w:rsid w:val="0027335B"/>
    <w:rsid w:val="0027357B"/>
    <w:rsid w:val="002738FD"/>
    <w:rsid w:val="00273932"/>
    <w:rsid w:val="00274AEE"/>
    <w:rsid w:val="00275B00"/>
    <w:rsid w:val="0027785D"/>
    <w:rsid w:val="00280EBB"/>
    <w:rsid w:val="002818A7"/>
    <w:rsid w:val="00283177"/>
    <w:rsid w:val="002834C1"/>
    <w:rsid w:val="00283511"/>
    <w:rsid w:val="00283B7C"/>
    <w:rsid w:val="002851F5"/>
    <w:rsid w:val="00285A53"/>
    <w:rsid w:val="00285A61"/>
    <w:rsid w:val="00285C11"/>
    <w:rsid w:val="00286628"/>
    <w:rsid w:val="00286797"/>
    <w:rsid w:val="00286FDA"/>
    <w:rsid w:val="00287C22"/>
    <w:rsid w:val="00291D0F"/>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3961"/>
    <w:rsid w:val="002E39CD"/>
    <w:rsid w:val="002E41F8"/>
    <w:rsid w:val="002E5CA4"/>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41B4"/>
    <w:rsid w:val="00305441"/>
    <w:rsid w:val="0030568B"/>
    <w:rsid w:val="003060B9"/>
    <w:rsid w:val="00307513"/>
    <w:rsid w:val="00310006"/>
    <w:rsid w:val="00312044"/>
    <w:rsid w:val="00312763"/>
    <w:rsid w:val="00312A7A"/>
    <w:rsid w:val="00312C20"/>
    <w:rsid w:val="0031702F"/>
    <w:rsid w:val="00321EF4"/>
    <w:rsid w:val="00323101"/>
    <w:rsid w:val="003250F7"/>
    <w:rsid w:val="00325A3A"/>
    <w:rsid w:val="0032699A"/>
    <w:rsid w:val="0032791E"/>
    <w:rsid w:val="00327BAE"/>
    <w:rsid w:val="00330924"/>
    <w:rsid w:val="00331440"/>
    <w:rsid w:val="00331AE0"/>
    <w:rsid w:val="00331EB5"/>
    <w:rsid w:val="00331F4D"/>
    <w:rsid w:val="00332702"/>
    <w:rsid w:val="00334E47"/>
    <w:rsid w:val="00335F01"/>
    <w:rsid w:val="00336865"/>
    <w:rsid w:val="003375A7"/>
    <w:rsid w:val="00340075"/>
    <w:rsid w:val="00341AD5"/>
    <w:rsid w:val="00341E3B"/>
    <w:rsid w:val="00342124"/>
    <w:rsid w:val="00342681"/>
    <w:rsid w:val="003426F7"/>
    <w:rsid w:val="0034291E"/>
    <w:rsid w:val="00342FBA"/>
    <w:rsid w:val="003430B8"/>
    <w:rsid w:val="003435AE"/>
    <w:rsid w:val="003440F3"/>
    <w:rsid w:val="00344157"/>
    <w:rsid w:val="00344702"/>
    <w:rsid w:val="00344A84"/>
    <w:rsid w:val="00345A54"/>
    <w:rsid w:val="00345EFB"/>
    <w:rsid w:val="0034606C"/>
    <w:rsid w:val="00346A1A"/>
    <w:rsid w:val="003474ED"/>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2FF0"/>
    <w:rsid w:val="0039320C"/>
    <w:rsid w:val="00393682"/>
    <w:rsid w:val="00393873"/>
    <w:rsid w:val="003947CD"/>
    <w:rsid w:val="0039483D"/>
    <w:rsid w:val="00394C34"/>
    <w:rsid w:val="00395369"/>
    <w:rsid w:val="00395390"/>
    <w:rsid w:val="00395CA6"/>
    <w:rsid w:val="00395CDC"/>
    <w:rsid w:val="00396EAC"/>
    <w:rsid w:val="00397162"/>
    <w:rsid w:val="00397B7B"/>
    <w:rsid w:val="00397E19"/>
    <w:rsid w:val="003A0CE7"/>
    <w:rsid w:val="003A1BE4"/>
    <w:rsid w:val="003A20A9"/>
    <w:rsid w:val="003A29D4"/>
    <w:rsid w:val="003A3718"/>
    <w:rsid w:val="003A40C3"/>
    <w:rsid w:val="003A4121"/>
    <w:rsid w:val="003A5076"/>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A1"/>
    <w:rsid w:val="003B60C5"/>
    <w:rsid w:val="003C0BF1"/>
    <w:rsid w:val="003C10CF"/>
    <w:rsid w:val="003C1DFD"/>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F41"/>
    <w:rsid w:val="00433F5A"/>
    <w:rsid w:val="00434B90"/>
    <w:rsid w:val="00435071"/>
    <w:rsid w:val="004352AB"/>
    <w:rsid w:val="00435A20"/>
    <w:rsid w:val="00435DD9"/>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0BA"/>
    <w:rsid w:val="004471F2"/>
    <w:rsid w:val="00447758"/>
    <w:rsid w:val="0045028A"/>
    <w:rsid w:val="00450434"/>
    <w:rsid w:val="00450605"/>
    <w:rsid w:val="004519BF"/>
    <w:rsid w:val="00452D57"/>
    <w:rsid w:val="004531BE"/>
    <w:rsid w:val="00453D75"/>
    <w:rsid w:val="00454793"/>
    <w:rsid w:val="00455D7C"/>
    <w:rsid w:val="0045687C"/>
    <w:rsid w:val="00456920"/>
    <w:rsid w:val="00457456"/>
    <w:rsid w:val="00457BDA"/>
    <w:rsid w:val="00461648"/>
    <w:rsid w:val="00461856"/>
    <w:rsid w:val="0046187D"/>
    <w:rsid w:val="0046231B"/>
    <w:rsid w:val="00463C84"/>
    <w:rsid w:val="004641FB"/>
    <w:rsid w:val="00464ACC"/>
    <w:rsid w:val="00466369"/>
    <w:rsid w:val="00466793"/>
    <w:rsid w:val="00466A9D"/>
    <w:rsid w:val="00467130"/>
    <w:rsid w:val="004676D2"/>
    <w:rsid w:val="00467F98"/>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5EE6"/>
    <w:rsid w:val="00486187"/>
    <w:rsid w:val="004864F7"/>
    <w:rsid w:val="004866D3"/>
    <w:rsid w:val="00486C18"/>
    <w:rsid w:val="004879B3"/>
    <w:rsid w:val="00487E08"/>
    <w:rsid w:val="00490125"/>
    <w:rsid w:val="0049022C"/>
    <w:rsid w:val="0049032F"/>
    <w:rsid w:val="00490741"/>
    <w:rsid w:val="0049083F"/>
    <w:rsid w:val="0049147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202B"/>
    <w:rsid w:val="004E297D"/>
    <w:rsid w:val="004E37E2"/>
    <w:rsid w:val="004E3FD4"/>
    <w:rsid w:val="004E43F7"/>
    <w:rsid w:val="004E7ACF"/>
    <w:rsid w:val="004F0718"/>
    <w:rsid w:val="004F1994"/>
    <w:rsid w:val="004F273B"/>
    <w:rsid w:val="004F2DF7"/>
    <w:rsid w:val="004F38C4"/>
    <w:rsid w:val="004F3ED7"/>
    <w:rsid w:val="004F44F9"/>
    <w:rsid w:val="004F45A2"/>
    <w:rsid w:val="004F51CB"/>
    <w:rsid w:val="004F5277"/>
    <w:rsid w:val="004F5553"/>
    <w:rsid w:val="004F58D1"/>
    <w:rsid w:val="004F5E69"/>
    <w:rsid w:val="004F62C8"/>
    <w:rsid w:val="004F63A4"/>
    <w:rsid w:val="004F6B19"/>
    <w:rsid w:val="004F6D9D"/>
    <w:rsid w:val="004F79E2"/>
    <w:rsid w:val="00500067"/>
    <w:rsid w:val="00500122"/>
    <w:rsid w:val="00501ED6"/>
    <w:rsid w:val="00502291"/>
    <w:rsid w:val="00502C4F"/>
    <w:rsid w:val="0050378A"/>
    <w:rsid w:val="0050441C"/>
    <w:rsid w:val="00505070"/>
    <w:rsid w:val="005053A5"/>
    <w:rsid w:val="005054B1"/>
    <w:rsid w:val="0050587B"/>
    <w:rsid w:val="00505970"/>
    <w:rsid w:val="00506A4B"/>
    <w:rsid w:val="00506BD9"/>
    <w:rsid w:val="00507BF1"/>
    <w:rsid w:val="0051088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2D02"/>
    <w:rsid w:val="005232F7"/>
    <w:rsid w:val="005234FF"/>
    <w:rsid w:val="005237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40B48"/>
    <w:rsid w:val="005416A8"/>
    <w:rsid w:val="00541F1F"/>
    <w:rsid w:val="00542233"/>
    <w:rsid w:val="0054298A"/>
    <w:rsid w:val="005429B1"/>
    <w:rsid w:val="00542E2F"/>
    <w:rsid w:val="0054333C"/>
    <w:rsid w:val="00543DA0"/>
    <w:rsid w:val="00543E30"/>
    <w:rsid w:val="005450E0"/>
    <w:rsid w:val="0054533D"/>
    <w:rsid w:val="00545708"/>
    <w:rsid w:val="005458C6"/>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935"/>
    <w:rsid w:val="00560B7C"/>
    <w:rsid w:val="00560E38"/>
    <w:rsid w:val="0056105D"/>
    <w:rsid w:val="00561C03"/>
    <w:rsid w:val="00561D9B"/>
    <w:rsid w:val="00561FB2"/>
    <w:rsid w:val="005626B9"/>
    <w:rsid w:val="0056291B"/>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98C"/>
    <w:rsid w:val="00573CAA"/>
    <w:rsid w:val="00573DBE"/>
    <w:rsid w:val="00574730"/>
    <w:rsid w:val="005749E5"/>
    <w:rsid w:val="00574F07"/>
    <w:rsid w:val="00575FCC"/>
    <w:rsid w:val="005760C4"/>
    <w:rsid w:val="005762AF"/>
    <w:rsid w:val="005763CB"/>
    <w:rsid w:val="00576B98"/>
    <w:rsid w:val="00576F85"/>
    <w:rsid w:val="005771FA"/>
    <w:rsid w:val="005776CF"/>
    <w:rsid w:val="00577B65"/>
    <w:rsid w:val="00577ED0"/>
    <w:rsid w:val="00580186"/>
    <w:rsid w:val="00580714"/>
    <w:rsid w:val="005807D5"/>
    <w:rsid w:val="00580AEA"/>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4A51"/>
    <w:rsid w:val="005952B2"/>
    <w:rsid w:val="00595548"/>
    <w:rsid w:val="00595F1A"/>
    <w:rsid w:val="005A02B5"/>
    <w:rsid w:val="005A07C7"/>
    <w:rsid w:val="005A1766"/>
    <w:rsid w:val="005A35B6"/>
    <w:rsid w:val="005A36E3"/>
    <w:rsid w:val="005A61AA"/>
    <w:rsid w:val="005A7356"/>
    <w:rsid w:val="005A7748"/>
    <w:rsid w:val="005B06D5"/>
    <w:rsid w:val="005B13F6"/>
    <w:rsid w:val="005B18AC"/>
    <w:rsid w:val="005B1D7D"/>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C7F89"/>
    <w:rsid w:val="005D02E3"/>
    <w:rsid w:val="005D0A3A"/>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5F82"/>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DF6"/>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66F"/>
    <w:rsid w:val="006509BE"/>
    <w:rsid w:val="00651B44"/>
    <w:rsid w:val="00652020"/>
    <w:rsid w:val="00652914"/>
    <w:rsid w:val="006533A9"/>
    <w:rsid w:val="006536A6"/>
    <w:rsid w:val="00653F41"/>
    <w:rsid w:val="00654100"/>
    <w:rsid w:val="006542CC"/>
    <w:rsid w:val="00654636"/>
    <w:rsid w:val="00654A7D"/>
    <w:rsid w:val="00655347"/>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50A0"/>
    <w:rsid w:val="00665FA6"/>
    <w:rsid w:val="00666757"/>
    <w:rsid w:val="00671A36"/>
    <w:rsid w:val="00672295"/>
    <w:rsid w:val="0067240A"/>
    <w:rsid w:val="00672F0A"/>
    <w:rsid w:val="00673762"/>
    <w:rsid w:val="00673A69"/>
    <w:rsid w:val="00673D26"/>
    <w:rsid w:val="00674346"/>
    <w:rsid w:val="0067452C"/>
    <w:rsid w:val="00674856"/>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90809"/>
    <w:rsid w:val="00690845"/>
    <w:rsid w:val="006921C0"/>
    <w:rsid w:val="00693745"/>
    <w:rsid w:val="006937E3"/>
    <w:rsid w:val="00693BAF"/>
    <w:rsid w:val="00694D9D"/>
    <w:rsid w:val="00694EFA"/>
    <w:rsid w:val="006950BF"/>
    <w:rsid w:val="00695835"/>
    <w:rsid w:val="0069660B"/>
    <w:rsid w:val="00697187"/>
    <w:rsid w:val="006A10D3"/>
    <w:rsid w:val="006A17DE"/>
    <w:rsid w:val="006A1964"/>
    <w:rsid w:val="006A2CEE"/>
    <w:rsid w:val="006A2FEC"/>
    <w:rsid w:val="006A312E"/>
    <w:rsid w:val="006A5EAE"/>
    <w:rsid w:val="006A6686"/>
    <w:rsid w:val="006A6A5D"/>
    <w:rsid w:val="006A7790"/>
    <w:rsid w:val="006A798A"/>
    <w:rsid w:val="006A7CB0"/>
    <w:rsid w:val="006B0063"/>
    <w:rsid w:val="006B0DD7"/>
    <w:rsid w:val="006B1524"/>
    <w:rsid w:val="006B2DE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75C6"/>
    <w:rsid w:val="006F0355"/>
    <w:rsid w:val="006F097F"/>
    <w:rsid w:val="006F2FF2"/>
    <w:rsid w:val="006F314B"/>
    <w:rsid w:val="006F39E3"/>
    <w:rsid w:val="006F463E"/>
    <w:rsid w:val="006F4702"/>
    <w:rsid w:val="006F4FED"/>
    <w:rsid w:val="006F50D0"/>
    <w:rsid w:val="006F59E4"/>
    <w:rsid w:val="006F639B"/>
    <w:rsid w:val="006F68B0"/>
    <w:rsid w:val="006F7FEE"/>
    <w:rsid w:val="007002AA"/>
    <w:rsid w:val="007009AB"/>
    <w:rsid w:val="00701617"/>
    <w:rsid w:val="00702CFB"/>
    <w:rsid w:val="00703C1A"/>
    <w:rsid w:val="00704500"/>
    <w:rsid w:val="007049B4"/>
    <w:rsid w:val="00704EFD"/>
    <w:rsid w:val="00705635"/>
    <w:rsid w:val="007068D6"/>
    <w:rsid w:val="00707E8C"/>
    <w:rsid w:val="007100AC"/>
    <w:rsid w:val="007103CE"/>
    <w:rsid w:val="0071106A"/>
    <w:rsid w:val="00711454"/>
    <w:rsid w:val="00711595"/>
    <w:rsid w:val="00712D85"/>
    <w:rsid w:val="00713AAB"/>
    <w:rsid w:val="00714A4E"/>
    <w:rsid w:val="00714BCA"/>
    <w:rsid w:val="00715797"/>
    <w:rsid w:val="007164B4"/>
    <w:rsid w:val="007165A5"/>
    <w:rsid w:val="00716896"/>
    <w:rsid w:val="00716EA4"/>
    <w:rsid w:val="00716EA9"/>
    <w:rsid w:val="00717073"/>
    <w:rsid w:val="00717C45"/>
    <w:rsid w:val="00720779"/>
    <w:rsid w:val="00720D36"/>
    <w:rsid w:val="00721A27"/>
    <w:rsid w:val="00722241"/>
    <w:rsid w:val="00722ACF"/>
    <w:rsid w:val="007232ED"/>
    <w:rsid w:val="00723505"/>
    <w:rsid w:val="007245A7"/>
    <w:rsid w:val="00724C3C"/>
    <w:rsid w:val="00725758"/>
    <w:rsid w:val="00726032"/>
    <w:rsid w:val="00726D79"/>
    <w:rsid w:val="007271B1"/>
    <w:rsid w:val="007271E1"/>
    <w:rsid w:val="0072737B"/>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459"/>
    <w:rsid w:val="00755116"/>
    <w:rsid w:val="0075678D"/>
    <w:rsid w:val="00756CE0"/>
    <w:rsid w:val="00756FD4"/>
    <w:rsid w:val="00757736"/>
    <w:rsid w:val="00757E86"/>
    <w:rsid w:val="00760555"/>
    <w:rsid w:val="0076102D"/>
    <w:rsid w:val="007611A3"/>
    <w:rsid w:val="00762C71"/>
    <w:rsid w:val="00762D94"/>
    <w:rsid w:val="00763A42"/>
    <w:rsid w:val="00763C8D"/>
    <w:rsid w:val="007647D9"/>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531"/>
    <w:rsid w:val="00774CA4"/>
    <w:rsid w:val="00775AA8"/>
    <w:rsid w:val="00775BFB"/>
    <w:rsid w:val="00776AA3"/>
    <w:rsid w:val="00776C33"/>
    <w:rsid w:val="007770BC"/>
    <w:rsid w:val="00777A7B"/>
    <w:rsid w:val="00777CA1"/>
    <w:rsid w:val="00780293"/>
    <w:rsid w:val="00780EC0"/>
    <w:rsid w:val="00781354"/>
    <w:rsid w:val="00781ACA"/>
    <w:rsid w:val="007821E5"/>
    <w:rsid w:val="007822B6"/>
    <w:rsid w:val="00782506"/>
    <w:rsid w:val="007830F7"/>
    <w:rsid w:val="00783147"/>
    <w:rsid w:val="007833DC"/>
    <w:rsid w:val="00783ACA"/>
    <w:rsid w:val="00784096"/>
    <w:rsid w:val="00785455"/>
    <w:rsid w:val="00785E21"/>
    <w:rsid w:val="0078656A"/>
    <w:rsid w:val="00786844"/>
    <w:rsid w:val="0078733D"/>
    <w:rsid w:val="00787460"/>
    <w:rsid w:val="00787E3F"/>
    <w:rsid w:val="007901DD"/>
    <w:rsid w:val="00790460"/>
    <w:rsid w:val="00790631"/>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B8"/>
    <w:rsid w:val="007A09A4"/>
    <w:rsid w:val="007A0F69"/>
    <w:rsid w:val="007A29AE"/>
    <w:rsid w:val="007A4B9E"/>
    <w:rsid w:val="007A57CC"/>
    <w:rsid w:val="007A57ED"/>
    <w:rsid w:val="007A6A18"/>
    <w:rsid w:val="007A744C"/>
    <w:rsid w:val="007A75F7"/>
    <w:rsid w:val="007A7B70"/>
    <w:rsid w:val="007B0093"/>
    <w:rsid w:val="007B04D3"/>
    <w:rsid w:val="007B0661"/>
    <w:rsid w:val="007B0895"/>
    <w:rsid w:val="007B0A94"/>
    <w:rsid w:val="007B162B"/>
    <w:rsid w:val="007B199D"/>
    <w:rsid w:val="007B24BD"/>
    <w:rsid w:val="007B3D8E"/>
    <w:rsid w:val="007B444D"/>
    <w:rsid w:val="007B4591"/>
    <w:rsid w:val="007B46BC"/>
    <w:rsid w:val="007B5243"/>
    <w:rsid w:val="007B64FE"/>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D7447"/>
    <w:rsid w:val="007E05E7"/>
    <w:rsid w:val="007E09C2"/>
    <w:rsid w:val="007E1052"/>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4137"/>
    <w:rsid w:val="00814225"/>
    <w:rsid w:val="00814312"/>
    <w:rsid w:val="0081444A"/>
    <w:rsid w:val="0081495D"/>
    <w:rsid w:val="00814C6A"/>
    <w:rsid w:val="00815306"/>
    <w:rsid w:val="00815639"/>
    <w:rsid w:val="00816430"/>
    <w:rsid w:val="00816B2E"/>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30792"/>
    <w:rsid w:val="00830A31"/>
    <w:rsid w:val="00831604"/>
    <w:rsid w:val="0083186A"/>
    <w:rsid w:val="008318D2"/>
    <w:rsid w:val="0083244E"/>
    <w:rsid w:val="008324A7"/>
    <w:rsid w:val="00832AFD"/>
    <w:rsid w:val="00832FDF"/>
    <w:rsid w:val="008334FB"/>
    <w:rsid w:val="008339B7"/>
    <w:rsid w:val="00834115"/>
    <w:rsid w:val="00834C39"/>
    <w:rsid w:val="00835072"/>
    <w:rsid w:val="0083507C"/>
    <w:rsid w:val="0083534E"/>
    <w:rsid w:val="008357DB"/>
    <w:rsid w:val="00835917"/>
    <w:rsid w:val="00835B29"/>
    <w:rsid w:val="0083661C"/>
    <w:rsid w:val="00836E1D"/>
    <w:rsid w:val="00837D8E"/>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2921"/>
    <w:rsid w:val="00852B13"/>
    <w:rsid w:val="008535BC"/>
    <w:rsid w:val="0085398A"/>
    <w:rsid w:val="008555BA"/>
    <w:rsid w:val="008558B0"/>
    <w:rsid w:val="00857111"/>
    <w:rsid w:val="0085747B"/>
    <w:rsid w:val="008579C9"/>
    <w:rsid w:val="00857CA0"/>
    <w:rsid w:val="008607BB"/>
    <w:rsid w:val="00861B1D"/>
    <w:rsid w:val="00863245"/>
    <w:rsid w:val="008641E2"/>
    <w:rsid w:val="00864C6B"/>
    <w:rsid w:val="00864C8A"/>
    <w:rsid w:val="00865017"/>
    <w:rsid w:val="008653B4"/>
    <w:rsid w:val="0086650E"/>
    <w:rsid w:val="00866E6E"/>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2191"/>
    <w:rsid w:val="00882F29"/>
    <w:rsid w:val="0088392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740"/>
    <w:rsid w:val="0089496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BCB"/>
    <w:rsid w:val="008B2153"/>
    <w:rsid w:val="008B216A"/>
    <w:rsid w:val="008B2608"/>
    <w:rsid w:val="008B2ED7"/>
    <w:rsid w:val="008B3245"/>
    <w:rsid w:val="008B38E0"/>
    <w:rsid w:val="008B3DC5"/>
    <w:rsid w:val="008B569A"/>
    <w:rsid w:val="008B7BD5"/>
    <w:rsid w:val="008B7F3C"/>
    <w:rsid w:val="008C06F3"/>
    <w:rsid w:val="008C0F79"/>
    <w:rsid w:val="008C2B08"/>
    <w:rsid w:val="008C3834"/>
    <w:rsid w:val="008C3BF1"/>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6B7C"/>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C03"/>
    <w:rsid w:val="008F6F02"/>
    <w:rsid w:val="008F762F"/>
    <w:rsid w:val="008F7C25"/>
    <w:rsid w:val="008F7D9C"/>
    <w:rsid w:val="00900B16"/>
    <w:rsid w:val="0090182E"/>
    <w:rsid w:val="009018DE"/>
    <w:rsid w:val="00901DBA"/>
    <w:rsid w:val="0090229B"/>
    <w:rsid w:val="0090267C"/>
    <w:rsid w:val="00902FDF"/>
    <w:rsid w:val="00903261"/>
    <w:rsid w:val="0090347F"/>
    <w:rsid w:val="00904C9C"/>
    <w:rsid w:val="00905124"/>
    <w:rsid w:val="00905369"/>
    <w:rsid w:val="009068EB"/>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035"/>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7F6"/>
    <w:rsid w:val="009439A1"/>
    <w:rsid w:val="009442F2"/>
    <w:rsid w:val="00944372"/>
    <w:rsid w:val="00944D13"/>
    <w:rsid w:val="00944FBA"/>
    <w:rsid w:val="0094522A"/>
    <w:rsid w:val="0094542B"/>
    <w:rsid w:val="00945667"/>
    <w:rsid w:val="009458F0"/>
    <w:rsid w:val="009473E6"/>
    <w:rsid w:val="00950079"/>
    <w:rsid w:val="00950594"/>
    <w:rsid w:val="009513DC"/>
    <w:rsid w:val="00952344"/>
    <w:rsid w:val="00952FA6"/>
    <w:rsid w:val="0095368E"/>
    <w:rsid w:val="00954128"/>
    <w:rsid w:val="00954216"/>
    <w:rsid w:val="00954611"/>
    <w:rsid w:val="00954C30"/>
    <w:rsid w:val="009550AB"/>
    <w:rsid w:val="00956203"/>
    <w:rsid w:val="00956809"/>
    <w:rsid w:val="00956AB4"/>
    <w:rsid w:val="00957471"/>
    <w:rsid w:val="009575F0"/>
    <w:rsid w:val="009576BA"/>
    <w:rsid w:val="00957EE4"/>
    <w:rsid w:val="00957F1F"/>
    <w:rsid w:val="00960816"/>
    <w:rsid w:val="0096111C"/>
    <w:rsid w:val="00961B11"/>
    <w:rsid w:val="00963D6B"/>
    <w:rsid w:val="00964A2D"/>
    <w:rsid w:val="00964B50"/>
    <w:rsid w:val="00965095"/>
    <w:rsid w:val="0096669E"/>
    <w:rsid w:val="0096685A"/>
    <w:rsid w:val="0096730B"/>
    <w:rsid w:val="009679D3"/>
    <w:rsid w:val="00967BD0"/>
    <w:rsid w:val="00967F09"/>
    <w:rsid w:val="009700E5"/>
    <w:rsid w:val="0097043F"/>
    <w:rsid w:val="009707F6"/>
    <w:rsid w:val="0097085C"/>
    <w:rsid w:val="00970995"/>
    <w:rsid w:val="00971BD9"/>
    <w:rsid w:val="00972145"/>
    <w:rsid w:val="00972CA4"/>
    <w:rsid w:val="00972E9C"/>
    <w:rsid w:val="009732FF"/>
    <w:rsid w:val="009741A2"/>
    <w:rsid w:val="0097481E"/>
    <w:rsid w:val="00974A31"/>
    <w:rsid w:val="00974DAA"/>
    <w:rsid w:val="00975C99"/>
    <w:rsid w:val="00975DBA"/>
    <w:rsid w:val="00976D8B"/>
    <w:rsid w:val="00976FC9"/>
    <w:rsid w:val="0097736A"/>
    <w:rsid w:val="00981D2A"/>
    <w:rsid w:val="009830E7"/>
    <w:rsid w:val="009843CF"/>
    <w:rsid w:val="00984405"/>
    <w:rsid w:val="00984D47"/>
    <w:rsid w:val="00984E98"/>
    <w:rsid w:val="00986316"/>
    <w:rsid w:val="00986905"/>
    <w:rsid w:val="009870B0"/>
    <w:rsid w:val="009875C7"/>
    <w:rsid w:val="009900D6"/>
    <w:rsid w:val="009908E2"/>
    <w:rsid w:val="00990F56"/>
    <w:rsid w:val="00992A4F"/>
    <w:rsid w:val="00992EEE"/>
    <w:rsid w:val="009934BB"/>
    <w:rsid w:val="00993A83"/>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4341"/>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6F4"/>
    <w:rsid w:val="009C7059"/>
    <w:rsid w:val="009C7629"/>
    <w:rsid w:val="009D125D"/>
    <w:rsid w:val="009D169F"/>
    <w:rsid w:val="009D19F0"/>
    <w:rsid w:val="009D1D2E"/>
    <w:rsid w:val="009D280A"/>
    <w:rsid w:val="009D41C8"/>
    <w:rsid w:val="009D447D"/>
    <w:rsid w:val="009D5844"/>
    <w:rsid w:val="009D5E53"/>
    <w:rsid w:val="009D6837"/>
    <w:rsid w:val="009D6AEE"/>
    <w:rsid w:val="009D6B3E"/>
    <w:rsid w:val="009D6F0A"/>
    <w:rsid w:val="009D7096"/>
    <w:rsid w:val="009E0068"/>
    <w:rsid w:val="009E0D73"/>
    <w:rsid w:val="009E18AC"/>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D90"/>
    <w:rsid w:val="009F4EA3"/>
    <w:rsid w:val="009F53A6"/>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F7F"/>
    <w:rsid w:val="00A0618F"/>
    <w:rsid w:val="00A065BA"/>
    <w:rsid w:val="00A06767"/>
    <w:rsid w:val="00A068D9"/>
    <w:rsid w:val="00A0799D"/>
    <w:rsid w:val="00A07EC9"/>
    <w:rsid w:val="00A10FE8"/>
    <w:rsid w:val="00A1135C"/>
    <w:rsid w:val="00A11EE7"/>
    <w:rsid w:val="00A126E5"/>
    <w:rsid w:val="00A1294F"/>
    <w:rsid w:val="00A1383A"/>
    <w:rsid w:val="00A140A9"/>
    <w:rsid w:val="00A155E2"/>
    <w:rsid w:val="00A15769"/>
    <w:rsid w:val="00A15D86"/>
    <w:rsid w:val="00A15F36"/>
    <w:rsid w:val="00A16F31"/>
    <w:rsid w:val="00A20189"/>
    <w:rsid w:val="00A2019E"/>
    <w:rsid w:val="00A20252"/>
    <w:rsid w:val="00A20A56"/>
    <w:rsid w:val="00A21AED"/>
    <w:rsid w:val="00A21B6D"/>
    <w:rsid w:val="00A2253D"/>
    <w:rsid w:val="00A228F7"/>
    <w:rsid w:val="00A23577"/>
    <w:rsid w:val="00A24122"/>
    <w:rsid w:val="00A245FA"/>
    <w:rsid w:val="00A250D5"/>
    <w:rsid w:val="00A25BC3"/>
    <w:rsid w:val="00A262AC"/>
    <w:rsid w:val="00A278AA"/>
    <w:rsid w:val="00A30A84"/>
    <w:rsid w:val="00A31A4D"/>
    <w:rsid w:val="00A31E9E"/>
    <w:rsid w:val="00A32411"/>
    <w:rsid w:val="00A32798"/>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5CED"/>
    <w:rsid w:val="00A467D3"/>
    <w:rsid w:val="00A46F3F"/>
    <w:rsid w:val="00A50037"/>
    <w:rsid w:val="00A50377"/>
    <w:rsid w:val="00A504A0"/>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BC5"/>
    <w:rsid w:val="00A920AE"/>
    <w:rsid w:val="00A926C7"/>
    <w:rsid w:val="00A927D8"/>
    <w:rsid w:val="00A92A7E"/>
    <w:rsid w:val="00A93091"/>
    <w:rsid w:val="00A93DA1"/>
    <w:rsid w:val="00A94213"/>
    <w:rsid w:val="00A94AF7"/>
    <w:rsid w:val="00A94F5F"/>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50E2"/>
    <w:rsid w:val="00AB5589"/>
    <w:rsid w:val="00AB571E"/>
    <w:rsid w:val="00AB6309"/>
    <w:rsid w:val="00AB6F9E"/>
    <w:rsid w:val="00AB78E9"/>
    <w:rsid w:val="00AC0696"/>
    <w:rsid w:val="00AC137D"/>
    <w:rsid w:val="00AC16F6"/>
    <w:rsid w:val="00AC3212"/>
    <w:rsid w:val="00AC335B"/>
    <w:rsid w:val="00AC375B"/>
    <w:rsid w:val="00AC3C96"/>
    <w:rsid w:val="00AC40CD"/>
    <w:rsid w:val="00AC44FD"/>
    <w:rsid w:val="00AC60BF"/>
    <w:rsid w:val="00AC6D3B"/>
    <w:rsid w:val="00AC7FCC"/>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3792D"/>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1CB0"/>
    <w:rsid w:val="00B62421"/>
    <w:rsid w:val="00B62951"/>
    <w:rsid w:val="00B64BCB"/>
    <w:rsid w:val="00B64D13"/>
    <w:rsid w:val="00B65246"/>
    <w:rsid w:val="00B658D4"/>
    <w:rsid w:val="00B668C1"/>
    <w:rsid w:val="00B66B87"/>
    <w:rsid w:val="00B66E0E"/>
    <w:rsid w:val="00B67A88"/>
    <w:rsid w:val="00B67BC0"/>
    <w:rsid w:val="00B70217"/>
    <w:rsid w:val="00B70DF3"/>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3B17"/>
    <w:rsid w:val="00B84128"/>
    <w:rsid w:val="00B84896"/>
    <w:rsid w:val="00B84A6B"/>
    <w:rsid w:val="00B85510"/>
    <w:rsid w:val="00B85FD8"/>
    <w:rsid w:val="00B86217"/>
    <w:rsid w:val="00B867F5"/>
    <w:rsid w:val="00B87221"/>
    <w:rsid w:val="00B878AE"/>
    <w:rsid w:val="00B902D9"/>
    <w:rsid w:val="00B903AC"/>
    <w:rsid w:val="00B90574"/>
    <w:rsid w:val="00B9108F"/>
    <w:rsid w:val="00B915C8"/>
    <w:rsid w:val="00B9196C"/>
    <w:rsid w:val="00B92114"/>
    <w:rsid w:val="00B92984"/>
    <w:rsid w:val="00B9465F"/>
    <w:rsid w:val="00B955A5"/>
    <w:rsid w:val="00B958E0"/>
    <w:rsid w:val="00B95AB6"/>
    <w:rsid w:val="00B9643B"/>
    <w:rsid w:val="00B964D1"/>
    <w:rsid w:val="00B96E6A"/>
    <w:rsid w:val="00B97121"/>
    <w:rsid w:val="00B97BB9"/>
    <w:rsid w:val="00BA0B4E"/>
    <w:rsid w:val="00BA12C9"/>
    <w:rsid w:val="00BA1E09"/>
    <w:rsid w:val="00BA1E62"/>
    <w:rsid w:val="00BA1FBE"/>
    <w:rsid w:val="00BA33BA"/>
    <w:rsid w:val="00BA3468"/>
    <w:rsid w:val="00BA3612"/>
    <w:rsid w:val="00BA3AB3"/>
    <w:rsid w:val="00BA4901"/>
    <w:rsid w:val="00BA53EB"/>
    <w:rsid w:val="00BA55D3"/>
    <w:rsid w:val="00BA5E6E"/>
    <w:rsid w:val="00BA6B19"/>
    <w:rsid w:val="00BA74E8"/>
    <w:rsid w:val="00BA7A92"/>
    <w:rsid w:val="00BB041C"/>
    <w:rsid w:val="00BB0666"/>
    <w:rsid w:val="00BB189E"/>
    <w:rsid w:val="00BB1A6C"/>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4184"/>
    <w:rsid w:val="00BC4654"/>
    <w:rsid w:val="00BC55C7"/>
    <w:rsid w:val="00BC5640"/>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3BB"/>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72B7"/>
    <w:rsid w:val="00BE73D9"/>
    <w:rsid w:val="00BE79EE"/>
    <w:rsid w:val="00BF009C"/>
    <w:rsid w:val="00BF01EC"/>
    <w:rsid w:val="00BF0814"/>
    <w:rsid w:val="00BF08BE"/>
    <w:rsid w:val="00BF106C"/>
    <w:rsid w:val="00BF2230"/>
    <w:rsid w:val="00BF28B5"/>
    <w:rsid w:val="00BF2AC1"/>
    <w:rsid w:val="00BF2EA9"/>
    <w:rsid w:val="00BF33B6"/>
    <w:rsid w:val="00BF38F4"/>
    <w:rsid w:val="00BF3C6A"/>
    <w:rsid w:val="00BF3D9A"/>
    <w:rsid w:val="00BF3DAE"/>
    <w:rsid w:val="00BF3FC1"/>
    <w:rsid w:val="00BF4B4E"/>
    <w:rsid w:val="00BF525E"/>
    <w:rsid w:val="00BF53CA"/>
    <w:rsid w:val="00BF62B6"/>
    <w:rsid w:val="00BF6321"/>
    <w:rsid w:val="00BF70DA"/>
    <w:rsid w:val="00BF77F3"/>
    <w:rsid w:val="00BF7BF0"/>
    <w:rsid w:val="00BF7C89"/>
    <w:rsid w:val="00BF7FB1"/>
    <w:rsid w:val="00C009DD"/>
    <w:rsid w:val="00C01745"/>
    <w:rsid w:val="00C018C6"/>
    <w:rsid w:val="00C023E7"/>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95"/>
    <w:rsid w:val="00C200F0"/>
    <w:rsid w:val="00C20510"/>
    <w:rsid w:val="00C20652"/>
    <w:rsid w:val="00C20BAA"/>
    <w:rsid w:val="00C21539"/>
    <w:rsid w:val="00C21BDA"/>
    <w:rsid w:val="00C2345D"/>
    <w:rsid w:val="00C25845"/>
    <w:rsid w:val="00C25B7C"/>
    <w:rsid w:val="00C26953"/>
    <w:rsid w:val="00C274C4"/>
    <w:rsid w:val="00C27890"/>
    <w:rsid w:val="00C30965"/>
    <w:rsid w:val="00C315B9"/>
    <w:rsid w:val="00C32CF3"/>
    <w:rsid w:val="00C33441"/>
    <w:rsid w:val="00C33FD4"/>
    <w:rsid w:val="00C342C3"/>
    <w:rsid w:val="00C34F51"/>
    <w:rsid w:val="00C35049"/>
    <w:rsid w:val="00C3551B"/>
    <w:rsid w:val="00C35712"/>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5ADB"/>
    <w:rsid w:val="00C75C2A"/>
    <w:rsid w:val="00C761B9"/>
    <w:rsid w:val="00C776FB"/>
    <w:rsid w:val="00C77B06"/>
    <w:rsid w:val="00C77FC4"/>
    <w:rsid w:val="00C80369"/>
    <w:rsid w:val="00C80858"/>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456D"/>
    <w:rsid w:val="00CB5178"/>
    <w:rsid w:val="00CB5799"/>
    <w:rsid w:val="00CB5963"/>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2C3A"/>
    <w:rsid w:val="00D23106"/>
    <w:rsid w:val="00D2340C"/>
    <w:rsid w:val="00D23591"/>
    <w:rsid w:val="00D248B2"/>
    <w:rsid w:val="00D251C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50138"/>
    <w:rsid w:val="00D509D4"/>
    <w:rsid w:val="00D50A71"/>
    <w:rsid w:val="00D5147B"/>
    <w:rsid w:val="00D51F7D"/>
    <w:rsid w:val="00D52B99"/>
    <w:rsid w:val="00D5347B"/>
    <w:rsid w:val="00D53486"/>
    <w:rsid w:val="00D5383C"/>
    <w:rsid w:val="00D5383E"/>
    <w:rsid w:val="00D5417E"/>
    <w:rsid w:val="00D55C20"/>
    <w:rsid w:val="00D56167"/>
    <w:rsid w:val="00D564AC"/>
    <w:rsid w:val="00D56AB3"/>
    <w:rsid w:val="00D56D5D"/>
    <w:rsid w:val="00D576C9"/>
    <w:rsid w:val="00D5784C"/>
    <w:rsid w:val="00D57F4D"/>
    <w:rsid w:val="00D60C57"/>
    <w:rsid w:val="00D615AD"/>
    <w:rsid w:val="00D619FB"/>
    <w:rsid w:val="00D62000"/>
    <w:rsid w:val="00D63259"/>
    <w:rsid w:val="00D63914"/>
    <w:rsid w:val="00D64561"/>
    <w:rsid w:val="00D647D4"/>
    <w:rsid w:val="00D64C4B"/>
    <w:rsid w:val="00D659FB"/>
    <w:rsid w:val="00D65CE1"/>
    <w:rsid w:val="00D66EA5"/>
    <w:rsid w:val="00D66F55"/>
    <w:rsid w:val="00D67085"/>
    <w:rsid w:val="00D67EBB"/>
    <w:rsid w:val="00D707B4"/>
    <w:rsid w:val="00D70D9C"/>
    <w:rsid w:val="00D71586"/>
    <w:rsid w:val="00D72220"/>
    <w:rsid w:val="00D723C7"/>
    <w:rsid w:val="00D7376F"/>
    <w:rsid w:val="00D7486C"/>
    <w:rsid w:val="00D748BA"/>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B91"/>
    <w:rsid w:val="00D92C7A"/>
    <w:rsid w:val="00D931C7"/>
    <w:rsid w:val="00D9408C"/>
    <w:rsid w:val="00D94C0B"/>
    <w:rsid w:val="00D950E5"/>
    <w:rsid w:val="00D951AD"/>
    <w:rsid w:val="00D95F7D"/>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4075"/>
    <w:rsid w:val="00DC57A5"/>
    <w:rsid w:val="00DC59EB"/>
    <w:rsid w:val="00DC6532"/>
    <w:rsid w:val="00DC6D27"/>
    <w:rsid w:val="00DC6F14"/>
    <w:rsid w:val="00DC6FC9"/>
    <w:rsid w:val="00DC6FCD"/>
    <w:rsid w:val="00DC795C"/>
    <w:rsid w:val="00DD23BB"/>
    <w:rsid w:val="00DD32BA"/>
    <w:rsid w:val="00DD3545"/>
    <w:rsid w:val="00DD39FC"/>
    <w:rsid w:val="00DD4ECE"/>
    <w:rsid w:val="00DD5A73"/>
    <w:rsid w:val="00DD6776"/>
    <w:rsid w:val="00DD6B45"/>
    <w:rsid w:val="00DD71BF"/>
    <w:rsid w:val="00DE079A"/>
    <w:rsid w:val="00DE22CD"/>
    <w:rsid w:val="00DE2726"/>
    <w:rsid w:val="00DE29C4"/>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381"/>
    <w:rsid w:val="00DF4577"/>
    <w:rsid w:val="00DF478A"/>
    <w:rsid w:val="00DF49F1"/>
    <w:rsid w:val="00DF5533"/>
    <w:rsid w:val="00DF5D04"/>
    <w:rsid w:val="00DF6C6F"/>
    <w:rsid w:val="00DF7568"/>
    <w:rsid w:val="00DF75E3"/>
    <w:rsid w:val="00E00606"/>
    <w:rsid w:val="00E00F14"/>
    <w:rsid w:val="00E01709"/>
    <w:rsid w:val="00E019A0"/>
    <w:rsid w:val="00E0224B"/>
    <w:rsid w:val="00E035E7"/>
    <w:rsid w:val="00E04399"/>
    <w:rsid w:val="00E068F6"/>
    <w:rsid w:val="00E06C80"/>
    <w:rsid w:val="00E06FAF"/>
    <w:rsid w:val="00E076B2"/>
    <w:rsid w:val="00E076C2"/>
    <w:rsid w:val="00E105F4"/>
    <w:rsid w:val="00E10AB0"/>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E84"/>
    <w:rsid w:val="00E50F84"/>
    <w:rsid w:val="00E512D2"/>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76C"/>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B8E"/>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75D"/>
    <w:rsid w:val="00EA37F5"/>
    <w:rsid w:val="00EA4926"/>
    <w:rsid w:val="00EA4C5A"/>
    <w:rsid w:val="00EA5BE7"/>
    <w:rsid w:val="00EA6027"/>
    <w:rsid w:val="00EA6C4E"/>
    <w:rsid w:val="00EA70AE"/>
    <w:rsid w:val="00EA70B7"/>
    <w:rsid w:val="00EA75D8"/>
    <w:rsid w:val="00EA763F"/>
    <w:rsid w:val="00EB043E"/>
    <w:rsid w:val="00EB1548"/>
    <w:rsid w:val="00EB17AA"/>
    <w:rsid w:val="00EB200B"/>
    <w:rsid w:val="00EB2C1C"/>
    <w:rsid w:val="00EB37ED"/>
    <w:rsid w:val="00EB3C05"/>
    <w:rsid w:val="00EB3D61"/>
    <w:rsid w:val="00EB45CE"/>
    <w:rsid w:val="00EB4914"/>
    <w:rsid w:val="00EB4D13"/>
    <w:rsid w:val="00EB538F"/>
    <w:rsid w:val="00EB5778"/>
    <w:rsid w:val="00EB5880"/>
    <w:rsid w:val="00EB5FC3"/>
    <w:rsid w:val="00EB6E02"/>
    <w:rsid w:val="00EB794C"/>
    <w:rsid w:val="00EB79DD"/>
    <w:rsid w:val="00EC01C2"/>
    <w:rsid w:val="00EC1AB5"/>
    <w:rsid w:val="00EC2A4F"/>
    <w:rsid w:val="00EC2B9C"/>
    <w:rsid w:val="00EC31AB"/>
    <w:rsid w:val="00EC43CB"/>
    <w:rsid w:val="00EC463B"/>
    <w:rsid w:val="00EC4B68"/>
    <w:rsid w:val="00EC547D"/>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C36"/>
    <w:rsid w:val="00EF3D70"/>
    <w:rsid w:val="00EF4F9F"/>
    <w:rsid w:val="00EF6675"/>
    <w:rsid w:val="00EF6F5C"/>
    <w:rsid w:val="00F006EC"/>
    <w:rsid w:val="00F00964"/>
    <w:rsid w:val="00F00BF2"/>
    <w:rsid w:val="00F01DAC"/>
    <w:rsid w:val="00F02C12"/>
    <w:rsid w:val="00F0621A"/>
    <w:rsid w:val="00F06987"/>
    <w:rsid w:val="00F1039E"/>
    <w:rsid w:val="00F13525"/>
    <w:rsid w:val="00F136F8"/>
    <w:rsid w:val="00F1394F"/>
    <w:rsid w:val="00F13BE1"/>
    <w:rsid w:val="00F141EE"/>
    <w:rsid w:val="00F1424F"/>
    <w:rsid w:val="00F14722"/>
    <w:rsid w:val="00F14E84"/>
    <w:rsid w:val="00F155C5"/>
    <w:rsid w:val="00F15B6B"/>
    <w:rsid w:val="00F165BF"/>
    <w:rsid w:val="00F16D17"/>
    <w:rsid w:val="00F16D9D"/>
    <w:rsid w:val="00F1766A"/>
    <w:rsid w:val="00F2033D"/>
    <w:rsid w:val="00F20C88"/>
    <w:rsid w:val="00F21DC9"/>
    <w:rsid w:val="00F23AFB"/>
    <w:rsid w:val="00F23E25"/>
    <w:rsid w:val="00F2486A"/>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8FF"/>
    <w:rsid w:val="00F736A5"/>
    <w:rsid w:val="00F756E1"/>
    <w:rsid w:val="00F7701E"/>
    <w:rsid w:val="00F77F41"/>
    <w:rsid w:val="00F80AF2"/>
    <w:rsid w:val="00F8213F"/>
    <w:rsid w:val="00F8244A"/>
    <w:rsid w:val="00F82A0E"/>
    <w:rsid w:val="00F82B54"/>
    <w:rsid w:val="00F82F05"/>
    <w:rsid w:val="00F82FC2"/>
    <w:rsid w:val="00F838F5"/>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BC1"/>
    <w:rsid w:val="00F94C4E"/>
    <w:rsid w:val="00F9558B"/>
    <w:rsid w:val="00F9688E"/>
    <w:rsid w:val="00F96C02"/>
    <w:rsid w:val="00FA059A"/>
    <w:rsid w:val="00FA0D96"/>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88D"/>
    <w:rsid w:val="00FB7DF7"/>
    <w:rsid w:val="00FC0413"/>
    <w:rsid w:val="00FC0593"/>
    <w:rsid w:val="00FC3222"/>
    <w:rsid w:val="00FC3BE2"/>
    <w:rsid w:val="00FC3E7C"/>
    <w:rsid w:val="00FC4547"/>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52E2"/>
    <w:rsid w:val="00FF5AF5"/>
    <w:rsid w:val="00FF5C65"/>
    <w:rsid w:val="00FF63EF"/>
    <w:rsid w:val="00FF6503"/>
    <w:rsid w:val="00FF6E6B"/>
    <w:rsid w:val="00FF725F"/>
    <w:rsid w:val="00FF7545"/>
    <w:rsid w:val="00FF7B8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68833524">
      <w:bodyDiv w:val="1"/>
      <w:marLeft w:val="0"/>
      <w:marRight w:val="0"/>
      <w:marTop w:val="0"/>
      <w:marBottom w:val="0"/>
      <w:divBdr>
        <w:top w:val="none" w:sz="0" w:space="0" w:color="auto"/>
        <w:left w:val="none" w:sz="0" w:space="0" w:color="auto"/>
        <w:bottom w:val="none" w:sz="0" w:space="0" w:color="auto"/>
        <w:right w:val="none" w:sz="0" w:space="0" w:color="auto"/>
      </w:divBdr>
      <w:divsChild>
        <w:div w:id="823082976">
          <w:marLeft w:val="480"/>
          <w:marRight w:val="0"/>
          <w:marTop w:val="0"/>
          <w:marBottom w:val="0"/>
          <w:divBdr>
            <w:top w:val="none" w:sz="0" w:space="0" w:color="auto"/>
            <w:left w:val="none" w:sz="0" w:space="0" w:color="auto"/>
            <w:bottom w:val="none" w:sz="0" w:space="0" w:color="auto"/>
            <w:right w:val="none" w:sz="0" w:space="0" w:color="auto"/>
          </w:divBdr>
          <w:divsChild>
            <w:div w:id="561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ier@ucsb.edu" TargetMode="External"/><Relationship Id="rId13" Type="http://schemas.openxmlformats.org/officeDocument/2006/relationships/hyperlink" Target="mailto:lynham@hawaii.edu" TargetMode="External"/><Relationship Id="rId18" Type="http://schemas.microsoft.com/office/2011/relationships/commentsExtended" Target="commentsExtended.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openxmlformats.org/officeDocument/2006/relationships/comments" Target="comments.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github.com/stier-lab/stier-2019-value-of-information" TargetMode="External"/><Relationship Id="rId20"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image" Target="media/image4.emf"/><Relationship Id="rId28" Type="http://schemas.openxmlformats.org/officeDocument/2006/relationships/theme" Target="theme/theme1.xml"/><Relationship Id="rId10" Type="http://schemas.openxmlformats.org/officeDocument/2006/relationships/hyperlink" Target="mailto:essing@uw.edu" TargetMode="Externa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3.emf"/><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FDC9FA-EF16-AE4D-AC3A-8C81B4203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22</Pages>
  <Words>12504</Words>
  <Characters>71277</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28</cp:revision>
  <dcterms:created xsi:type="dcterms:W3CDTF">2021-02-26T00:11:00Z</dcterms:created>
  <dcterms:modified xsi:type="dcterms:W3CDTF">2021-03-02T15:52:00Z</dcterms:modified>
</cp:coreProperties>
</file>