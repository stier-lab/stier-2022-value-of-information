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73A7EA26" w:rsidR="006937E3" w:rsidRDefault="00264D87" w:rsidP="00074268">
      <w:pPr>
        <w:pStyle w:val="CommentText"/>
        <w:rPr>
          <w:rFonts w:ascii="Helvetica" w:hAnsi="Helvetica"/>
          <w:b/>
          <w:sz w:val="22"/>
          <w:szCs w:val="22"/>
        </w:rPr>
      </w:pPr>
      <w:r>
        <w:rPr>
          <w:rFonts w:ascii="Helvetica" w:hAnsi="Helvetica"/>
          <w:b/>
          <w:sz w:val="22"/>
          <w:szCs w:val="22"/>
        </w:rPr>
        <w:t> </w:t>
      </w:r>
      <w:r w:rsidR="006937E3"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006937E3" w:rsidRPr="003805EE">
        <w:rPr>
          <w:rFonts w:ascii="Helvetica" w:hAnsi="Helvetica"/>
          <w:b/>
          <w:sz w:val="22"/>
          <w:szCs w:val="22"/>
        </w:rPr>
        <w:t xml:space="preserve"> Through Effective Monitoring</w:t>
      </w:r>
    </w:p>
    <w:p w14:paraId="53822485" w14:textId="77777777" w:rsidR="00AA0FD2" w:rsidRPr="003805EE" w:rsidRDefault="00AA0FD2" w:rsidP="00074268">
      <w:pPr>
        <w:pStyle w:val="CommentText"/>
        <w:rPr>
          <w:rFonts w:ascii="Helvetica" w:hAnsi="Helvetica"/>
          <w:b/>
          <w:sz w:val="22"/>
          <w:szCs w:val="22"/>
        </w:rPr>
      </w:pPr>
    </w:p>
    <w:p w14:paraId="65FE7E07" w14:textId="72AD9B74" w:rsidR="00903261" w:rsidRPr="003805EE" w:rsidRDefault="00903261" w:rsidP="000742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C315B9">
        <w:rPr>
          <w:rFonts w:ascii="Helvetica" w:hAnsi="Helvetica"/>
          <w:bCs/>
          <w:sz w:val="22"/>
          <w:szCs w:val="22"/>
          <w:vertAlign w:val="superscript"/>
        </w:rPr>
        <w:t>10</w:t>
      </w:r>
      <w:r w:rsidR="00161963" w:rsidRPr="003805EE">
        <w:rPr>
          <w:rFonts w:ascii="Helvetica" w:hAnsi="Helvetica"/>
          <w:b/>
          <w:sz w:val="22"/>
          <w:szCs w:val="22"/>
        </w:rPr>
        <w:t xml:space="preserve"> </w:t>
      </w:r>
    </w:p>
    <w:p w14:paraId="466497CC"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074268">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074268">
      <w:pPr>
        <w:widowControl w:val="0"/>
        <w:autoSpaceDE w:val="0"/>
        <w:autoSpaceDN w:val="0"/>
        <w:adjustRightInd w:val="0"/>
        <w:rPr>
          <w:rFonts w:ascii="Helvetica" w:hAnsi="Helvetica"/>
          <w:iCs/>
          <w:sz w:val="22"/>
          <w:szCs w:val="22"/>
        </w:rPr>
      </w:pPr>
    </w:p>
    <w:p w14:paraId="7765ED21" w14:textId="77777777" w:rsidR="00BB7440" w:rsidRPr="00D13868" w:rsidRDefault="00BB7440" w:rsidP="00074268">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074268">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074268">
      <w:pPr>
        <w:widowControl w:val="0"/>
        <w:autoSpaceDE w:val="0"/>
        <w:autoSpaceDN w:val="0"/>
        <w:adjustRightInd w:val="0"/>
        <w:rPr>
          <w:rFonts w:ascii="Helvetica" w:hAnsi="Helvetica"/>
          <w:iCs/>
          <w:sz w:val="22"/>
          <w:szCs w:val="22"/>
        </w:rPr>
      </w:pPr>
    </w:p>
    <w:p w14:paraId="054C331E" w14:textId="757C1D29" w:rsidR="00BB7440" w:rsidRPr="003805EE" w:rsidRDefault="00C315B9" w:rsidP="00074268">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074268">
      <w:pPr>
        <w:pStyle w:val="Header"/>
        <w:rPr>
          <w:rFonts w:ascii="Helvetica" w:hAnsi="Helvetica" w:cs="Times New Roman"/>
          <w:sz w:val="22"/>
          <w:szCs w:val="22"/>
          <w:vertAlign w:val="superscript"/>
        </w:rPr>
      </w:pPr>
    </w:p>
    <w:p w14:paraId="656FD6DA" w14:textId="08943ADF"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rsidP="00074268">
      <w:pPr>
        <w:pStyle w:val="Header"/>
        <w:rPr>
          <w:rFonts w:ascii="Helvetica" w:hAnsi="Helvetica" w:cs="Times New Roman"/>
          <w:sz w:val="22"/>
          <w:szCs w:val="22"/>
          <w:vertAlign w:val="superscript"/>
        </w:rPr>
      </w:pPr>
    </w:p>
    <w:p w14:paraId="1F589CF5" w14:textId="10E3D59E"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rsidP="00074268">
      <w:pPr>
        <w:pStyle w:val="Header"/>
        <w:rPr>
          <w:rFonts w:ascii="Helvetica" w:hAnsi="Helvetica" w:cs="Times New Roman"/>
          <w:sz w:val="22"/>
          <w:szCs w:val="22"/>
        </w:rPr>
      </w:pPr>
    </w:p>
    <w:p w14:paraId="258A20AC" w14:textId="5EA84440" w:rsidR="00454793" w:rsidRPr="003805EE"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rsidP="00074268">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p>
    <w:p w14:paraId="6F6E904C" w14:textId="39CCE382" w:rsidR="00903261" w:rsidRPr="003805EE" w:rsidRDefault="00903261" w:rsidP="00074268">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074268">
      <w:pPr>
        <w:widowControl w:val="0"/>
        <w:autoSpaceDE w:val="0"/>
        <w:autoSpaceDN w:val="0"/>
        <w:adjustRightInd w:val="0"/>
        <w:rPr>
          <w:rFonts w:ascii="Helvetica" w:hAnsi="Helvetica"/>
          <w:b/>
          <w:sz w:val="22"/>
          <w:szCs w:val="22"/>
        </w:rPr>
      </w:pPr>
    </w:p>
    <w:p w14:paraId="413FF799" w14:textId="77777777" w:rsidR="00903261" w:rsidRPr="003805EE" w:rsidRDefault="00903261" w:rsidP="00074268">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074268">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07426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074268">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074268">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074268">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074268">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rsidP="00074268">
      <w:pPr>
        <w:rPr>
          <w:rFonts w:ascii="Helvetica" w:hAnsi="Helvetica"/>
          <w:sz w:val="22"/>
          <w:szCs w:val="22"/>
          <w:shd w:val="clear" w:color="auto" w:fill="FFFFFF"/>
        </w:rPr>
      </w:pPr>
    </w:p>
    <w:p w14:paraId="1A68D13C" w14:textId="265DE5B0" w:rsidR="007B3D8E" w:rsidRDefault="00984E98" w:rsidP="000742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meaningful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systems </w:t>
      </w:r>
      <w:r w:rsidR="00DE079A" w:rsidRPr="003805EE">
        <w:rPr>
          <w:rFonts w:ascii="Helvetica" w:hAnsi="Helvetica"/>
          <w:sz w:val="22"/>
          <w:szCs w:val="22"/>
        </w:rPr>
        <w:t xml:space="preserve">thresholds. </w:t>
      </w:r>
      <w:r w:rsidR="008A4116">
        <w:rPr>
          <w:rFonts w:ascii="Helvetica" w:hAnsi="Helvetica"/>
          <w:sz w:val="22"/>
          <w:szCs w:val="22"/>
        </w:rPr>
        <w:t xml:space="preserve">One such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B84A6B">
        <w:rPr>
          <w:rFonts w:ascii="Helvetica" w:hAnsi="Helvetica" w:cs="Helvetica"/>
          <w:sz w:val="22"/>
          <w:szCs w:val="22"/>
        </w:rPr>
        <w:t xml:space="preserve">renewable resource </w:t>
      </w:r>
      <w:r w:rsidRPr="003805EE">
        <w:rPr>
          <w:rFonts w:ascii="Helvetica" w:hAnsi="Helvetica" w:cs="Helvetica"/>
          <w:sz w:val="22"/>
          <w:szCs w:val="22"/>
        </w:rPr>
        <w:t xml:space="preserve">system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924D45">
        <w:rPr>
          <w:rFonts w:ascii="Helvetica" w:hAnsi="Helvetica" w:cs="Helvetica"/>
          <w:sz w:val="22"/>
          <w:szCs w:val="22"/>
        </w:rPr>
        <w:t>, both</w:t>
      </w:r>
      <w:r w:rsidR="003C1DFD">
        <w:rPr>
          <w:rFonts w:ascii="Helvetica" w:hAnsi="Helvetica" w:cs="Helvetica"/>
          <w:sz w:val="22"/>
          <w:szCs w:val="22"/>
        </w:rPr>
        <w:t xml:space="preserve"> economic</w:t>
      </w:r>
      <w:r w:rsidR="00B84A6B">
        <w:rPr>
          <w:rFonts w:ascii="Helvetica" w:hAnsi="Helvetica" w:cs="Helvetica"/>
          <w:sz w:val="22"/>
          <w:szCs w:val="22"/>
        </w:rPr>
        <w:t>al</w:t>
      </w:r>
      <w:r w:rsidR="00532FB4">
        <w:rPr>
          <w:rFonts w:ascii="Helvetica" w:hAnsi="Helvetica" w:cs="Helvetica"/>
          <w:sz w:val="22"/>
          <w:szCs w:val="22"/>
        </w:rPr>
        <w:t>ly</w:t>
      </w:r>
      <w:r w:rsidR="00B84A6B">
        <w:rPr>
          <w:rFonts w:ascii="Helvetica" w:hAnsi="Helvetica" w:cs="Helvetica"/>
          <w:sz w:val="22"/>
          <w:szCs w:val="22"/>
        </w:rPr>
        <w:t xml:space="preserve"> beneficial</w:t>
      </w:r>
      <w:r w:rsidR="003C1DFD">
        <w:rPr>
          <w:rFonts w:ascii="Helvetica" w:hAnsi="Helvetica" w:cs="Helvetica"/>
          <w:sz w:val="22"/>
          <w:szCs w:val="22"/>
        </w:rPr>
        <w:t xml:space="preserve"> because higher monitoring precision promotes higher yield, and biological</w:t>
      </w:r>
      <w:r w:rsidR="00532FB4">
        <w:rPr>
          <w:rFonts w:ascii="Helvetica" w:hAnsi="Helvetica" w:cs="Helvetica"/>
          <w:sz w:val="22"/>
          <w:szCs w:val="22"/>
        </w:rPr>
        <w:t>ly</w:t>
      </w:r>
      <w:r w:rsidR="003C1DFD">
        <w:rPr>
          <w:rFonts w:ascii="Helvetica" w:hAnsi="Helvetica" w:cs="Helvetica"/>
          <w:sz w:val="22"/>
          <w:szCs w:val="22"/>
        </w:rPr>
        <w:t>, because more monitoring promotes the resilience of overharvested populations.</w:t>
      </w:r>
      <w:r w:rsidR="00532FB4">
        <w:rPr>
          <w:rFonts w:ascii="Helvetica" w:hAnsi="Helvetica" w:cs="Helvetica"/>
          <w:sz w:val="22"/>
          <w:szCs w:val="22"/>
        </w:rPr>
        <w:t xml:space="preserve"> </w:t>
      </w:r>
      <w:r w:rsidR="00532FB4">
        <w:rPr>
          <w:rFonts w:ascii="Helvetica" w:hAnsi="Helvetica" w:cs="Helvetica"/>
          <w:sz w:val="22"/>
          <w:szCs w:val="22"/>
        </w:rPr>
        <w:t>Yet monitoring can be costly.</w:t>
      </w:r>
      <w:r w:rsidR="003C1DFD">
        <w:rPr>
          <w:rFonts w:ascii="Helvetica" w:hAnsi="Helvetica" w:cs="Helvetica"/>
          <w:sz w:val="22"/>
          <w:szCs w:val="22"/>
        </w:rPr>
        <w:t xml:space="preserve"> Given the benefits of monitoring, we offer two </w:t>
      </w:r>
      <w:r w:rsidR="00BB4BDE">
        <w:rPr>
          <w:rFonts w:ascii="Helvetica" w:hAnsi="Helvetica" w:cs="Helvetica"/>
          <w:sz w:val="22"/>
          <w:szCs w:val="22"/>
        </w:rPr>
        <w:t>suggestions</w:t>
      </w:r>
      <w:r w:rsidR="003C1DFD">
        <w:rPr>
          <w:rFonts w:ascii="Helvetica" w:hAnsi="Helvetica" w:cs="Helvetica"/>
          <w:sz w:val="22"/>
          <w:szCs w:val="22"/>
        </w:rPr>
        <w:t xml:space="preserve"> for managers</w:t>
      </w:r>
      <w:r w:rsidR="00BB4BDE">
        <w:rPr>
          <w:rFonts w:ascii="Helvetica" w:hAnsi="Helvetica" w:cs="Helvetica"/>
          <w:sz w:val="22"/>
          <w:szCs w:val="22"/>
        </w:rPr>
        <w:t xml:space="preserve"> seeking strategies to avoid crossing a critical threshold.</w:t>
      </w:r>
      <w:r w:rsidR="003C1DFD">
        <w:rPr>
          <w:rFonts w:ascii="Helvetica" w:hAnsi="Helvetica" w:cs="Helvetica"/>
          <w:sz w:val="22"/>
          <w:szCs w:val="22"/>
        </w:rPr>
        <w:t xml:space="preserve"> First, </w:t>
      </w:r>
      <w:r w:rsidR="000723C4">
        <w:rPr>
          <w:rFonts w:ascii="Helvetica" w:hAnsi="Helvetica" w:cs="Helvetica"/>
          <w:sz w:val="22"/>
          <w:szCs w:val="22"/>
        </w:rPr>
        <w:t xml:space="preserve">present stakeholders with a series of monitoring and harvest options that define a </w:t>
      </w:r>
      <w:r w:rsidR="003C1DFD">
        <w:rPr>
          <w:rFonts w:ascii="Helvetica" w:hAnsi="Helvetica" w:cs="Helvetica"/>
          <w:sz w:val="22"/>
          <w:szCs w:val="22"/>
        </w:rPr>
        <w:t>safe operating space</w:t>
      </w:r>
      <w:r w:rsidR="000723C4">
        <w:rPr>
          <w:rFonts w:ascii="Helvetica" w:hAnsi="Helvetica" w:cs="Helvetica"/>
          <w:sz w:val="22"/>
          <w:szCs w:val="22"/>
        </w:rPr>
        <w:t xml:space="preserve"> where collapse is unlikely. Second, b</w:t>
      </w:r>
      <w:r w:rsidR="003C1DFD">
        <w:rPr>
          <w:rFonts w:ascii="Helvetica" w:hAnsi="Helvetica" w:cs="Helvetica"/>
          <w:sz w:val="22"/>
          <w:szCs w:val="22"/>
        </w:rPr>
        <w:t xml:space="preserve">ecause conducting high precision monitoring is often expensive, </w:t>
      </w:r>
      <w:r w:rsidR="000723C4">
        <w:rPr>
          <w:rFonts w:ascii="Helvetica" w:hAnsi="Helvetica" w:cs="Helvetica"/>
          <w:sz w:val="22"/>
          <w:szCs w:val="22"/>
        </w:rPr>
        <w:t>consider implementing</w:t>
      </w:r>
      <w:r w:rsidR="00D45DB1" w:rsidRPr="003805EE">
        <w:rPr>
          <w:rFonts w:ascii="Helvetica" w:hAnsi="Helvetica" w:cs="Helvetica"/>
          <w:sz w:val="22"/>
          <w:szCs w:val="22"/>
        </w:rPr>
        <w:t xml:space="preserve"> precautionary buffers</w:t>
      </w:r>
      <w:r w:rsidR="009307CE" w:rsidRPr="003805EE">
        <w:rPr>
          <w:rFonts w:ascii="Helvetica" w:hAnsi="Helvetica" w:cs="Helvetica"/>
          <w:sz w:val="22"/>
          <w:szCs w:val="22"/>
        </w:rPr>
        <w:t xml:space="preserve"> </w:t>
      </w:r>
      <w:r w:rsidR="003C1DFD">
        <w:rPr>
          <w:rFonts w:ascii="Helvetica" w:hAnsi="Helvetica" w:cs="Helvetica"/>
          <w:sz w:val="22"/>
          <w:szCs w:val="22"/>
        </w:rPr>
        <w:t xml:space="preserve">where </w:t>
      </w:r>
      <w:r w:rsidR="00DB3FD6">
        <w:rPr>
          <w:rFonts w:ascii="Helvetica" w:hAnsi="Helvetica" w:cs="Helvetica"/>
          <w:sz w:val="22"/>
          <w:szCs w:val="22"/>
        </w:rPr>
        <w:t xml:space="preserve">monitoring </w:t>
      </w:r>
      <w:r w:rsidR="003C1DFD">
        <w:rPr>
          <w:rFonts w:ascii="Helvetica" w:hAnsi="Helvetica" w:cs="Helvetica"/>
          <w:sz w:val="22"/>
          <w:szCs w:val="22"/>
        </w:rPr>
        <w:t xml:space="preserve">precision increases as the resource levels decline, </w:t>
      </w:r>
      <w:r w:rsidR="000723C4">
        <w:rPr>
          <w:rFonts w:ascii="Helvetica" w:hAnsi="Helvetica" w:cs="Helvetica"/>
          <w:sz w:val="22"/>
          <w:szCs w:val="22"/>
        </w:rPr>
        <w:t>which can</w:t>
      </w:r>
      <w:r w:rsidR="003C1DFD">
        <w:rPr>
          <w:rFonts w:ascii="Helvetica" w:hAnsi="Helvetica" w:cs="Helvetica"/>
          <w:sz w:val="22"/>
          <w:szCs w:val="22"/>
        </w:rPr>
        <w:t xml:space="preserve"> </w:t>
      </w:r>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r w:rsidR="00AA41AC">
        <w:rPr>
          <w:rFonts w:ascii="Helvetica" w:hAnsi="Helvetica" w:cs="Helvetica"/>
          <w:sz w:val="22"/>
          <w:szCs w:val="22"/>
        </w:rPr>
        <w:t>an exploited population</w:t>
      </w:r>
      <w:r w:rsidR="009307CE" w:rsidRPr="003805EE">
        <w:rPr>
          <w:rFonts w:ascii="Helvetica" w:hAnsi="Helvetica" w:cs="Helvetica"/>
          <w:sz w:val="22"/>
          <w:szCs w:val="22"/>
        </w:rPr>
        <w:t xml:space="preserve"> from </w:t>
      </w:r>
      <w:r w:rsidR="00AA41AC">
        <w:rPr>
          <w:rFonts w:ascii="Helvetica" w:hAnsi="Helvetica" w:cs="Helvetica"/>
          <w:sz w:val="22"/>
          <w:szCs w:val="22"/>
        </w:rPr>
        <w:t>declining to a density that will prevent or slow recovery</w:t>
      </w:r>
      <w:r w:rsidR="009307CE" w:rsidRPr="003805EE">
        <w:rPr>
          <w:rFonts w:ascii="Helvetica" w:hAnsi="Helvetica" w:cs="Helvetica"/>
          <w:sz w:val="22"/>
          <w:szCs w:val="22"/>
        </w:rPr>
        <w:t>.</w:t>
      </w:r>
      <w:r w:rsidRPr="003805EE">
        <w:rPr>
          <w:rFonts w:ascii="Helvetica" w:hAnsi="Helvetica" w:cs="Helvetica"/>
          <w:sz w:val="22"/>
          <w:szCs w:val="22"/>
        </w:rPr>
        <w:t xml:space="preserve"> 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r w:rsidR="000723C4">
        <w:rPr>
          <w:rFonts w:ascii="Helvetica" w:hAnsi="Helvetica" w:cs="Helvetica"/>
          <w:sz w:val="22"/>
          <w:szCs w:val="22"/>
        </w:rPr>
        <w:t>system</w:t>
      </w:r>
      <w:r w:rsidR="000723C4" w:rsidRPr="003805EE">
        <w:rPr>
          <w:rFonts w:ascii="Helvetica" w:hAnsi="Helvetica" w:cs="Helvetica"/>
          <w:sz w:val="22"/>
          <w:szCs w:val="22"/>
        </w:rPr>
        <w:t xml:space="preserve"> </w:t>
      </w:r>
      <w:r w:rsidRPr="003805EE">
        <w:rPr>
          <w:rFonts w:ascii="Helvetica" w:hAnsi="Helvetica" w:cs="Helvetica"/>
          <w:sz w:val="22"/>
          <w:szCs w:val="22"/>
        </w:rPr>
        <w:t xml:space="preserve">characteristics dictate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w:t>
      </w:r>
      <w:r w:rsidR="00DE079A">
        <w:rPr>
          <w:rFonts w:ascii="Helvetica" w:hAnsi="Helvetica"/>
          <w:sz w:val="22"/>
          <w:szCs w:val="22"/>
        </w:rPr>
        <w:t>, social,</w:t>
      </w:r>
      <w:r w:rsidR="007B3D8E" w:rsidRPr="003805EE">
        <w:rPr>
          <w:rFonts w:ascii="Helvetica" w:hAnsi="Helvetica"/>
          <w:sz w:val="22"/>
          <w:szCs w:val="22"/>
        </w:rPr>
        <w:t xml:space="preserve"> or ecological costs.</w:t>
      </w:r>
    </w:p>
    <w:p w14:paraId="112FF56A" w14:textId="77777777" w:rsidR="00302D43" w:rsidRPr="003805EE" w:rsidRDefault="00302D43" w:rsidP="00074268">
      <w:pPr>
        <w:pStyle w:val="CommentText"/>
        <w:rPr>
          <w:rFonts w:ascii="Helvetica" w:hAnsi="Helvetica"/>
          <w:sz w:val="22"/>
          <w:szCs w:val="22"/>
        </w:rPr>
      </w:pPr>
    </w:p>
    <w:p w14:paraId="5C1239BB" w14:textId="0092B6D1" w:rsidR="00F34D59" w:rsidRDefault="00302D43"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074268">
      <w:pPr>
        <w:rPr>
          <w:rFonts w:ascii="Helvetica" w:hAnsi="Helvetica"/>
          <w:i/>
          <w:sz w:val="22"/>
          <w:szCs w:val="22"/>
        </w:rPr>
      </w:pPr>
    </w:p>
    <w:p w14:paraId="01E65A67" w14:textId="77777777" w:rsidR="000B3150" w:rsidRDefault="000B3150" w:rsidP="00074268">
      <w:pPr>
        <w:rPr>
          <w:rFonts w:ascii="Helvetica" w:hAnsi="Helvetica"/>
          <w:iCs/>
          <w:sz w:val="22"/>
          <w:szCs w:val="22"/>
        </w:rPr>
      </w:pPr>
    </w:p>
    <w:p w14:paraId="01367DF9" w14:textId="07490769" w:rsidR="0054533D" w:rsidRDefault="0054533D" w:rsidP="00074268">
      <w:pPr>
        <w:rPr>
          <w:rFonts w:ascii="Helvetica" w:hAnsi="Helvetica"/>
          <w:iCs/>
          <w:sz w:val="22"/>
          <w:szCs w:val="22"/>
        </w:rPr>
      </w:pPr>
    </w:p>
    <w:p w14:paraId="17AE0E54" w14:textId="77777777" w:rsidR="000B3150" w:rsidRDefault="000B3150" w:rsidP="00074268">
      <w:pPr>
        <w:rPr>
          <w:rFonts w:ascii="Helvetica" w:hAnsi="Helvetica"/>
          <w:iCs/>
          <w:sz w:val="22"/>
          <w:szCs w:val="22"/>
        </w:rPr>
      </w:pPr>
    </w:p>
    <w:p w14:paraId="4903C843" w14:textId="140205A1" w:rsidR="0054533D" w:rsidRDefault="00302D43" w:rsidP="00074268">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0742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348C31DB" w:rsidR="005E722B" w:rsidRPr="003805EE" w:rsidRDefault="005E722B" w:rsidP="00074268">
      <w:pPr>
        <w:rPr>
          <w:rFonts w:ascii="Helvetica" w:hAnsi="Helvetica"/>
          <w:sz w:val="22"/>
          <w:szCs w:val="22"/>
        </w:rPr>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Y051bT44MDc3PC9SZWNOdW0+PERpc3BsYXlUZXh0PjxzdHlsZSBmYWNlPSJzdXBlcnNjcmlwdCI+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</w:fldData>
        </w:fldChar>
      </w:r>
      <w:r w:rsidR="00072FC5">
        <w:rPr>
          <w:rFonts w:ascii="Helvetica" w:hAnsi="Helvetica"/>
          <w:sz w:val="22"/>
          <w:szCs w:val="22"/>
        </w:rPr>
        <w:instrText xml:space="preserve"> ADDIN EN.CITE </w:instrText>
      </w:r>
      <w:r w:rsidR="00072FC5">
        <w:rPr>
          <w:rFonts w:ascii="Helvetica" w:hAnsi="Helvetica"/>
          <w:sz w:val="22"/>
          <w:szCs w:val="22"/>
        </w:rPr>
        <w:fldChar w:fldCharType="begin">
          <w:fldData xml:space="preserve">PEVuZE5vdGU+PENpdGU+PEF1dGhvcj5LYXRlczwvQXV0aG9yPjxZZWFyPjIwMDE8L1llYXI+PFJl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</w:fldData>
        </w:fldChar>
      </w:r>
      <w:r w:rsidR="00072FC5">
        <w:rPr>
          <w:rFonts w:ascii="Helvetica" w:hAnsi="Helvetica"/>
          <w:sz w:val="22"/>
          <w:szCs w:val="22"/>
        </w:rPr>
        <w:instrText xml:space="preserve"> ADDIN EN.CITE.DATA </w:instrText>
      </w:r>
      <w:r w:rsidR="00072FC5">
        <w:rPr>
          <w:rFonts w:ascii="Helvetica" w:hAnsi="Helvetica"/>
          <w:sz w:val="22"/>
          <w:szCs w:val="22"/>
        </w:rPr>
      </w:r>
      <w:r w:rsidR="00072FC5">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67E5CDC2" w:rsidR="00C14DA4" w:rsidRPr="003805EE" w:rsidRDefault="008F57EE" w:rsidP="00074268">
      <w:pPr>
        <w:ind w:firstLine="810"/>
        <w:rPr>
          <w:rFonts w:ascii="Helvetica" w:hAnsi="Helvetica"/>
          <w:color w:val="000000" w:themeColor="text1"/>
          <w:sz w:val="22"/>
          <w:szCs w:val="22"/>
        </w:rPr>
      </w:pPr>
      <w:r w:rsidRPr="003805EE">
        <w:rPr>
          <w:rFonts w:ascii="Helvetica" w:hAnsi="Helvetica"/>
          <w:sz w:val="22"/>
          <w:szCs w:val="22"/>
        </w:rPr>
        <w:t xml:space="preserve">In natural resource management, the status of a species </w:t>
      </w:r>
      <w:r w:rsidR="00F658A3" w:rsidRPr="003805EE">
        <w:rPr>
          <w:rFonts w:ascii="Helvetica" w:hAnsi="Helvetica"/>
          <w:sz w:val="22"/>
          <w:szCs w:val="22"/>
        </w:rPr>
        <w:t>or ecosystem</w:t>
      </w:r>
      <w:r w:rsidR="005F6D6D">
        <w:rPr>
          <w:rFonts w:ascii="Helvetica" w:hAnsi="Helvetica"/>
          <w:sz w:val="22"/>
          <w:szCs w:val="22"/>
        </w:rPr>
        <w:t xml:space="preserve"> is determined from monitoring or survey data, and assessed</w:t>
      </w:r>
      <w:r w:rsidR="00F658A3" w:rsidRPr="003805EE">
        <w:rPr>
          <w:rFonts w:ascii="Helvetica" w:hAnsi="Helvetica"/>
          <w:sz w:val="22"/>
          <w:szCs w:val="22"/>
        </w:rPr>
        <w:t xml:space="preserve"> </w:t>
      </w:r>
      <w:r w:rsidR="00604B57" w:rsidRPr="003805EE">
        <w:rPr>
          <w:rFonts w:ascii="Helvetica" w:hAnsi="Helvetica"/>
          <w:sz w:val="22"/>
          <w:szCs w:val="22"/>
        </w:rPr>
        <w:t>relative to one or more</w:t>
      </w:r>
      <w:r w:rsidR="00D13868">
        <w:rPr>
          <w:rFonts w:ascii="Helvetica" w:hAnsi="Helvetica"/>
          <w:sz w:val="22"/>
          <w:szCs w:val="22"/>
        </w:rPr>
        <w:t xml:space="preserve"> </w:t>
      </w:r>
      <w:r w:rsidR="00D442C2">
        <w:rPr>
          <w:rFonts w:ascii="Helvetica" w:hAnsi="Helvetica"/>
          <w:sz w:val="22"/>
          <w:szCs w:val="22"/>
        </w:rPr>
        <w:t>minimum thresholds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 xml:space="preserve">collapse becomes high.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00B84A6B">
        <w:rPr>
          <w:rFonts w:ascii="Helvetica" w:hAnsi="Helvetica"/>
          <w:sz w:val="22"/>
          <w:szCs w:val="22"/>
        </w:rPr>
        <w:t xml:space="preserve">renewable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believe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that 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072FC5">
        <w:rPr>
          <w:rFonts w:ascii="Helvetica" w:hAnsi="Helvetica"/>
          <w:color w:val="000000" w:themeColor="text1"/>
          <w:sz w:val="22"/>
          <w:szCs w:val="22"/>
        </w:rPr>
        <w:instrText xml:space="preserve"> ADDIN EN.CITE &lt;EndNote&gt;&lt;Cite&gt;&lt;Author&gt;Courchamp&lt;/Author&gt;&lt;Year&gt;1999&lt;/Year&gt;&lt;RecNum&gt;4246&lt;/RecNum&gt;&lt;DisplayText&gt;&lt;style face="superscript"&gt;4&lt;/style&gt;&lt;/DisplayText&gt;&lt;record&gt;&lt;rec-number&gt;4246&lt;/rec-number&gt;&lt;foreign-keys&gt;&lt;key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4</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p>
    <w:p w14:paraId="0B02ADA4" w14:textId="222D27F6" w:rsidR="008F57EE" w:rsidRPr="003805EE" w:rsidRDefault="00CF10E3" w:rsidP="00074268">
      <w:pPr>
        <w:pStyle w:val="p1"/>
        <w:ind w:firstLine="720"/>
        <w:rPr>
          <w:rFonts w:ascii="Helvetica" w:hAnsi="Helvetica"/>
          <w:color w:val="000000" w:themeColor="text1"/>
          <w:sz w:val="22"/>
          <w:szCs w:val="22"/>
        </w:rPr>
      </w:pPr>
      <w:r>
        <w:rPr>
          <w:rFonts w:ascii="Helvetica" w:hAnsi="Helvetica"/>
          <w:color w:val="000000" w:themeColor="text1"/>
          <w:sz w:val="22"/>
          <w:szCs w:val="22"/>
        </w:rPr>
        <w:t>High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ZWNOdW0+ODQ2MTwvUmVjTnVtPjxEaXNwbGF5VGV4dD48c3R5bGUgZmFjZT0ic3VwZXJzY3JpcHQi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</w:fldData>
        </w:fldChar>
      </w:r>
      <w:r w:rsidR="00072FC5">
        <w:rPr>
          <w:rFonts w:ascii="Helvetica" w:hAnsi="Helvetica"/>
          <w:color w:val="000000" w:themeColor="text1"/>
          <w:sz w:val="22"/>
          <w:szCs w:val="22"/>
        </w:rPr>
        <w:instrText xml:space="preserve"> ADDIN EN.CITE </w:instrText>
      </w:r>
      <w:r w:rsidR="00072FC5">
        <w:rPr>
          <w:rFonts w:ascii="Helvetica" w:hAnsi="Helvetica"/>
          <w:color w:val="000000" w:themeColor="text1"/>
          <w:sz w:val="22"/>
          <w:szCs w:val="22"/>
        </w:rPr>
        <w:fldChar w:fldCharType="begin">
          <w:fldData xml:space="preserve">PEVuZE5vdGU+PENpdGU+PEF1dGhvcj5XaW50bGU8L0F1dGhvcj48WWVhcj4yMDEwPC9ZZWFyPjxS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</w:fldData>
        </w:fldChar>
      </w:r>
      <w:r w:rsidR="00072FC5">
        <w:rPr>
          <w:rFonts w:ascii="Helvetica" w:hAnsi="Helvetica"/>
          <w:color w:val="000000" w:themeColor="text1"/>
          <w:sz w:val="22"/>
          <w:szCs w:val="22"/>
        </w:rPr>
        <w:instrText xml:space="preserve"> ADDIN EN.CITE.DATA </w:instrText>
      </w:r>
      <w:r w:rsidR="00072FC5">
        <w:rPr>
          <w:rFonts w:ascii="Helvetica" w:hAnsi="Helvetica"/>
          <w:color w:val="000000" w:themeColor="text1"/>
          <w:sz w:val="22"/>
          <w:szCs w:val="22"/>
        </w:rPr>
      </w:r>
      <w:r w:rsidR="00072FC5">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system 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natural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72FC5">
        <w:rPr>
          <w:rFonts w:ascii="Helvetica" w:hAnsi="Helvetica"/>
          <w:color w:val="000000" w:themeColor="text1"/>
          <w:sz w:val="22"/>
          <w:szCs w:val="22"/>
        </w:rPr>
        <w:instrText xml:space="preserve"> ADDIN EN.CITE &lt;EndNote&gt;&lt;Cite&gt;&lt;Author&gt;Mangel&lt;/Author&gt;&lt;Year&gt;2000&lt;/Year&gt;&lt;RecNum&gt;4361&lt;/RecNum&gt;&lt;DisplayText&gt;&lt;style face="superscript"&gt;5&lt;/style&gt;&lt;/DisplayText&gt;&lt;record&gt;&lt;rec-number&gt;4361&lt;/rec-number&gt;&lt;foreign-keys&gt;&lt;key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5</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systems 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74DD5F59" w:rsidR="009C366A" w:rsidRPr="003805EE" w:rsidRDefault="00BE073F" w:rsidP="000742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D2340C" w:rsidRPr="003805EE">
        <w:rPr>
          <w:rFonts w:ascii="Helvetica" w:hAnsi="Helvetica"/>
          <w:sz w:val="22"/>
          <w:szCs w:val="22"/>
        </w:rPr>
        <w:fldChar w:fldCharType="begin"/>
      </w:r>
      <w:r w:rsidR="00D2340C">
        <w:rPr>
          <w:rFonts w:ascii="Helvetica" w:hAnsi="Helvetica"/>
          <w:sz w:val="22"/>
          <w:szCs w:val="22"/>
        </w:rPr>
        <w:instrText xml:space="preserve"> ADDIN EN.CITE &lt;EndNote&gt;&lt;Cite&gt;&lt;Author&gt;McDonald-Madden&lt;/Author&gt;&lt;Year&gt;2010&lt;/Year&gt;&lt;RecNum&gt;8462&lt;/RecNum&gt;&lt;DisplayText&gt;&lt;style face="superscript"&gt;3&lt;/style&gt;&lt;/DisplayText&gt;&lt;record&gt;&lt;rec-number&gt;8462&lt;/rec-number&gt;&lt;foreign-keys&gt;&lt;key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D2340C" w:rsidRPr="003805EE">
        <w:rPr>
          <w:rFonts w:ascii="Helvetica" w:hAnsi="Helvetica"/>
          <w:sz w:val="22"/>
          <w:szCs w:val="22"/>
        </w:rPr>
        <w:fldChar w:fldCharType="separate"/>
      </w:r>
      <w:r w:rsidR="00D2340C" w:rsidRPr="00072FC5">
        <w:rPr>
          <w:rFonts w:ascii="Helvetica" w:hAnsi="Helvetica"/>
          <w:noProof/>
          <w:sz w:val="22"/>
          <w:szCs w:val="22"/>
          <w:vertAlign w:val="superscript"/>
        </w:rPr>
        <w:t>3</w:t>
      </w:r>
      <w:r w:rsidR="00D2340C" w:rsidRPr="003805EE">
        <w:rPr>
          <w:rFonts w:ascii="Helvetica" w:hAnsi="Helvetica"/>
          <w:sz w:val="22"/>
          <w:szCs w:val="22"/>
        </w:rPr>
        <w:fldChar w:fldCharType="end"/>
      </w:r>
      <w:r w:rsidR="00D2340C">
        <w:rPr>
          <w:rFonts w:ascii="Helvetica" w:hAnsi="Helvetica"/>
          <w:sz w:val="22"/>
          <w:szCs w:val="22"/>
        </w:rPr>
        <w:t>,</w:t>
      </w:r>
      <w:r w:rsidR="0032791E"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&lt;EndNote&gt;&lt;Cite&gt;&lt;Author&gt;Legg&lt;/Author&gt;&lt;Year&gt;2006&lt;/Year&gt;&lt;RecNum&gt;8543&lt;/RecNum&gt;&lt;DisplayText&gt;&lt;style face="superscript"&gt;6&lt;/style&gt;&lt;/DisplayText&gt;&lt;record&gt;&lt;rec-number&gt;8543&lt;/rec-number&gt;&lt;foreign-keys&gt;&lt;key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072FC5" w:rsidRPr="00072FC5">
        <w:rPr>
          <w:rFonts w:ascii="Helvetica" w:hAnsi="Helvetica"/>
          <w:noProof/>
          <w:sz w:val="22"/>
          <w:szCs w:val="22"/>
          <w:vertAlign w:val="superscript"/>
        </w:rPr>
        <w:t>6</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&lt;EndNote&gt;&lt;Cite&gt;&lt;Author&gt;Chadès&lt;/Author&gt;&lt;Year&gt;2008&lt;/Year&gt;&lt;RecNum&gt;8545&lt;/RecNum&gt;&lt;DisplayText&gt;&lt;style face="superscript"&gt;7&lt;/style&gt;&lt;/DisplayText&gt;&lt;record&gt;&lt;rec-number&gt;8545&lt;/rec-number&gt;&lt;foreign-keys&gt;&lt;key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72FC5" w:rsidRPr="00072FC5">
        <w:rPr>
          <w:rFonts w:ascii="Helvetica" w:hAnsi="Helvetica"/>
          <w:noProof/>
          <w:sz w:val="22"/>
          <w:szCs w:val="22"/>
          <w:vertAlign w:val="superscript"/>
        </w:rPr>
        <w:t>7</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monitoring a proportion of the population that does not provide an accurate 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not only on how far a population is from the threshold</w:t>
      </w:r>
      <w:r w:rsidR="00D442C2">
        <w:rPr>
          <w:rFonts w:ascii="Helvetica" w:hAnsi="Helvetica"/>
          <w:sz w:val="22"/>
          <w:szCs w:val="22"/>
        </w:rPr>
        <w:t>,</w:t>
      </w:r>
      <w:r w:rsidR="00D442C2">
        <w:rPr>
          <w:rFonts w:ascii="Helvetica" w:hAnsi="Helvetica"/>
          <w:sz w:val="22"/>
          <w:szCs w:val="22"/>
        </w:rPr>
        <w:t xml:space="preserve"> but also</w:t>
      </w:r>
      <w:r w:rsidR="00D442C2">
        <w:rPr>
          <w:rFonts w:ascii="Helvetica" w:hAnsi="Helvetica"/>
          <w:sz w:val="22"/>
          <w:szCs w:val="22"/>
        </w:rPr>
        <w:t xml:space="preserve"> </w:t>
      </w:r>
      <w:r w:rsidR="006533A9">
        <w:rPr>
          <w:rFonts w:ascii="Helvetica" w:hAnsi="Helvetica"/>
          <w:sz w:val="22"/>
          <w:szCs w:val="22"/>
        </w:rPr>
        <w:t xml:space="preserve">on system state, whereby a system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 far from it</w:t>
      </w:r>
      <w:r w:rsidR="00C06DC7">
        <w:rPr>
          <w:rFonts w:ascii="Helvetica" w:hAnsi="Helvetica"/>
          <w:sz w:val="22"/>
          <w:szCs w:val="22"/>
        </w:rPr>
        <w:t xml:space="preserve"> and that precise monitoring will promote the resilience of degraded populations when they are overexploited.</w:t>
      </w:r>
      <w:r w:rsidR="006533A9">
        <w:rPr>
          <w:rFonts w:ascii="Helvetica" w:hAnsi="Helvetica"/>
          <w:sz w:val="22"/>
          <w:szCs w:val="22"/>
        </w:rPr>
        <w:t xml:space="preserve"> However, </w:t>
      </w:r>
      <w:r w:rsidR="00C06DC7">
        <w:rPr>
          <w:rFonts w:ascii="Helvetica" w:hAnsi="Helvetica"/>
          <w:sz w:val="22"/>
          <w:szCs w:val="22"/>
        </w:rPr>
        <w:t>these</w:t>
      </w:r>
      <w:r w:rsidR="006533A9">
        <w:rPr>
          <w:rFonts w:ascii="Helvetica" w:hAnsi="Helvetica"/>
          <w:sz w:val="22"/>
          <w:szCs w:val="22"/>
        </w:rPr>
        <w:t xml:space="preserve"> simple expectation</w:t>
      </w:r>
      <w:r w:rsidR="00C06DC7">
        <w:rPr>
          <w:rFonts w:ascii="Helvetica" w:hAnsi="Helvetica"/>
          <w:sz w:val="22"/>
          <w:szCs w:val="22"/>
        </w:rPr>
        <w:t>s</w:t>
      </w:r>
      <w:r w:rsidR="006533A9">
        <w:rPr>
          <w:rFonts w:ascii="Helvetica" w:hAnsi="Helvetica"/>
          <w:sz w:val="22"/>
          <w:szCs w:val="22"/>
        </w:rPr>
        <w:t xml:space="preserve"> may not be fully borne out in a dynamic system. Thus, we seek to explore when and where our expecta</w:t>
      </w:r>
      <w:r w:rsidR="001E691A">
        <w:rPr>
          <w:rFonts w:ascii="Helvetica" w:hAnsi="Helvetica"/>
          <w:sz w:val="22"/>
          <w:szCs w:val="22"/>
        </w:rPr>
        <w:t>t</w:t>
      </w:r>
      <w:r w:rsidR="006533A9">
        <w:rPr>
          <w:rFonts w:ascii="Helvetica" w:hAnsi="Helvetica"/>
          <w:sz w:val="22"/>
          <w:szCs w:val="22"/>
        </w:rPr>
        <w:t xml:space="preserve">ion holds, and what elements of a natural resource system </w:t>
      </w:r>
      <w:r w:rsidR="001E691A">
        <w:rPr>
          <w:rFonts w:ascii="Helvetica" w:hAnsi="Helvetica"/>
          <w:sz w:val="22"/>
          <w:szCs w:val="22"/>
        </w:rPr>
        <w:t>strengthen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074268">
      <w:pPr>
        <w:ind w:firstLine="720"/>
        <w:rPr>
          <w:rFonts w:ascii="Helvetica" w:hAnsi="Helvetica"/>
          <w:sz w:val="22"/>
          <w:szCs w:val="22"/>
        </w:rPr>
      </w:pPr>
    </w:p>
    <w:p w14:paraId="13D6F7E0" w14:textId="77777777" w:rsidR="00717C45" w:rsidRPr="00717C45" w:rsidRDefault="00717C45" w:rsidP="00074268">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074268">
      <w:pPr>
        <w:pStyle w:val="ListParagraph"/>
        <w:numPr>
          <w:ilvl w:val="0"/>
          <w:numId w:val="12"/>
        </w:numPr>
        <w:ind w:left="360" w:hanging="360"/>
        <w:rPr>
          <w:rFonts w:ascii="Helvetica" w:hAnsi="Helvetica"/>
          <w:sz w:val="22"/>
          <w:szCs w:val="22"/>
        </w:rPr>
      </w:pPr>
      <w:r>
        <w:rPr>
          <w:rFonts w:ascii="Helvetica" w:hAnsi="Helvetica"/>
          <w:sz w:val="22"/>
          <w:szCs w:val="22"/>
        </w:rPr>
        <w:lastRenderedPageBreak/>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0742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ins w:id="0" w:author="Megsie Siple" w:date="2021-02-04T11:55:00Z">
        <w:r w:rsidR="00566EA7">
          <w:rPr>
            <w:rFonts w:ascii="Helvetica" w:hAnsi="Helvetica"/>
            <w:sz w:val="22"/>
            <w:szCs w:val="22"/>
          </w:rPr>
          <w:t>?</w:t>
        </w:r>
      </w:ins>
    </w:p>
    <w:p w14:paraId="2F25AEC4" w14:textId="798C08E0" w:rsidR="00EE6B88" w:rsidRPr="00D13868" w:rsidRDefault="00EE6B88" w:rsidP="000742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074268">
      <w:pPr>
        <w:rPr>
          <w:rFonts w:ascii="Helvetica" w:hAnsi="Helvetica"/>
          <w:b/>
          <w:sz w:val="22"/>
          <w:szCs w:val="22"/>
        </w:rPr>
      </w:pPr>
    </w:p>
    <w:p w14:paraId="0E253EA7" w14:textId="77777777" w:rsidR="002D7AB2" w:rsidRPr="003805EE" w:rsidRDefault="00F838F5" w:rsidP="000742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074268">
      <w:pPr>
        <w:tabs>
          <w:tab w:val="left" w:pos="2760"/>
        </w:tabs>
        <w:rPr>
          <w:rFonts w:ascii="Helvetica" w:hAnsi="Helvetica"/>
          <w:iCs/>
          <w:sz w:val="22"/>
          <w:szCs w:val="22"/>
        </w:rPr>
      </w:pPr>
    </w:p>
    <w:p w14:paraId="6DF93684" w14:textId="6C051FE5" w:rsidR="0036192F" w:rsidRPr="00336865" w:rsidRDefault="0036192F" w:rsidP="000742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7386B805" w:rsidR="00C404D8" w:rsidRPr="003805EE" w:rsidRDefault="00730E93" w:rsidP="000742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747F7D">
        <w:rPr>
          <w:rFonts w:ascii="Helvetica" w:hAnsi="Helvetica"/>
          <w:sz w:val="22"/>
          <w:szCs w:val="22"/>
        </w:rPr>
        <w:instrText xml:space="preserve"> ADDIN EN.CITE &lt;EndNote&gt;&lt;Cite&gt;&lt;Author&gt;Smith&lt;/Author&gt;&lt;Year&gt;1994&lt;/Year&gt;&lt;IDText&gt;Management strategy evaluation: the light on the hill&lt;/IDText&gt;&lt;DisplayText&gt;&lt;style face="superscript"&gt;8&lt;/style&gt;&lt;/DisplayText&gt;&lt;record&gt;&lt;titles&gt;&lt;title&gt;Management strategy evaluation: the light on the hill&lt;/title&gt;&lt;secondary-title&gt;Population dynamics for fisheries management&lt;/secondary-title&gt;&lt;/titles&gt;&lt;pages&gt;249-253&lt;/pages&gt;&lt;contributors&gt;&lt;authors&gt;&lt;author&gt;Smith, ADM&lt;/author&gt;&lt;/authors&gt;&lt;/contributors&gt;&lt;added-date format="utc"&gt;1612822234&lt;/added-date&gt;&lt;ref-type name="Journal Article"&gt;17&lt;/ref-type&gt;&lt;dates&gt;&lt;year&gt;1994&lt;/year&gt;&lt;/dates&gt;&lt;rec-number&gt;6517&lt;/rec-number&gt;&lt;last-updated-date format="utc"&gt;1612822234&lt;/last-updated-date&gt;&lt;/record&gt;&lt;/Cite&gt;&lt;/EndNote&gt;</w:instrText>
      </w:r>
      <w:r w:rsidR="00747F7D">
        <w:rPr>
          <w:rFonts w:ascii="Helvetica" w:hAnsi="Helvetica"/>
          <w:sz w:val="22"/>
          <w:szCs w:val="22"/>
        </w:rPr>
        <w:fldChar w:fldCharType="separate"/>
      </w:r>
      <w:r w:rsidR="00747F7D" w:rsidRPr="00747F7D">
        <w:rPr>
          <w:rFonts w:ascii="Helvetica" w:hAnsi="Helvetica"/>
          <w:noProof/>
          <w:sz w:val="22"/>
          <w:szCs w:val="22"/>
          <w:vertAlign w:val="superscript"/>
        </w:rPr>
        <w:t>8</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074268">
      <w:pPr>
        <w:tabs>
          <w:tab w:val="left" w:pos="2760"/>
        </w:tabs>
        <w:rPr>
          <w:rFonts w:ascii="Helvetica" w:hAnsi="Helvetica"/>
          <w:sz w:val="22"/>
          <w:szCs w:val="22"/>
        </w:rPr>
      </w:pPr>
    </w:p>
    <w:p w14:paraId="5751637A" w14:textId="4C815887" w:rsidR="00B70217" w:rsidRPr="00336865" w:rsidRDefault="004C02ED" w:rsidP="00074268">
      <w:pPr>
        <w:rPr>
          <w:rFonts w:ascii="Helvetica" w:hAnsi="Helvetica"/>
          <w:i/>
          <w:sz w:val="22"/>
          <w:szCs w:val="22"/>
        </w:rPr>
      </w:pPr>
      <w:r w:rsidRPr="00336865">
        <w:rPr>
          <w:rFonts w:ascii="Helvetica" w:hAnsi="Helvetica"/>
          <w:i/>
          <w:sz w:val="22"/>
          <w:szCs w:val="22"/>
        </w:rPr>
        <w:t xml:space="preserve">Modeling a Natural Resource with </w:t>
      </w:r>
      <w:r w:rsidR="0079618D" w:rsidRPr="00336865">
        <w:rPr>
          <w:rFonts w:ascii="Helvetica" w:hAnsi="Helvetica"/>
          <w:i/>
          <w:sz w:val="22"/>
          <w:szCs w:val="22"/>
        </w:rPr>
        <w:t>Critical Biological Threshold</w:t>
      </w:r>
      <w:r w:rsidRPr="00336865">
        <w:rPr>
          <w:rFonts w:ascii="Helvetica" w:hAnsi="Helvetica"/>
          <w:i/>
          <w:sz w:val="22"/>
          <w:szCs w:val="22"/>
        </w:rPr>
        <w:t xml:space="preserve"> </w:t>
      </w:r>
    </w:p>
    <w:p w14:paraId="3544369A" w14:textId="411D9301" w:rsidR="00286FDA" w:rsidRPr="003805EE" w:rsidRDefault="00286FDA" w:rsidP="00074268">
      <w:pPr>
        <w:rPr>
          <w:rFonts w:ascii="Helvetica" w:hAnsi="Helvetica"/>
          <w:sz w:val="22"/>
          <w:szCs w:val="22"/>
        </w:rPr>
      </w:pPr>
      <w:r w:rsidRPr="0079618D">
        <w:rPr>
          <w:rFonts w:ascii="Helvetica" w:hAnsi="Helvetica"/>
          <w:sz w:val="22"/>
          <w:szCs w:val="22"/>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r w:rsidR="001E691A">
        <w:rPr>
          <w:rFonts w:ascii="Helvetica" w:hAnsi="Helvetica"/>
          <w:sz w:val="22"/>
          <w:szCs w:val="22"/>
        </w:rPr>
        <w:t xml:space="preserve"> renewable natural resource system targeting a single species</w:t>
      </w:r>
      <w:r w:rsidR="008F3641">
        <w:rPr>
          <w:rFonts w:ascii="Helvetica" w:hAnsi="Helvetica"/>
          <w:sz w:val="22"/>
          <w:szCs w:val="22"/>
        </w:rPr>
        <w:t>, a</w:t>
      </w:r>
      <w:r w:rsidR="005416A8">
        <w:rPr>
          <w:rFonts w:ascii="Helvetica" w:hAnsi="Helvetica"/>
          <w:sz w:val="22"/>
          <w:szCs w:val="22"/>
        </w:rPr>
        <w:t xml:space="preserve"> management </w:t>
      </w:r>
      <w:r w:rsidR="008F3641">
        <w:rPr>
          <w:rFonts w:ascii="Helvetica" w:hAnsi="Helvetica"/>
          <w:sz w:val="22"/>
          <w:szCs w:val="22"/>
        </w:rPr>
        <w:t xml:space="preserve">system </w:t>
      </w:r>
      <w:r w:rsidR="005416A8">
        <w:rPr>
          <w:rFonts w:ascii="Helvetica" w:hAnsi="Helvetica"/>
          <w:sz w:val="22"/>
          <w:szCs w:val="22"/>
        </w:rPr>
        <w:t xml:space="preserve">inspired by </w:t>
      </w:r>
      <w:r w:rsidR="008F3641">
        <w:rPr>
          <w:rFonts w:ascii="Helvetica" w:hAnsi="Helvetica"/>
          <w:sz w:val="22"/>
          <w:szCs w:val="22"/>
        </w:rPr>
        <w:t>a fishery</w:t>
      </w:r>
      <w:r w:rsidRPr="003805EE">
        <w:rPr>
          <w:rFonts w:ascii="Helvetica" w:hAnsi="Helvetica"/>
          <w:sz w:val="22"/>
          <w:szCs w:val="22"/>
        </w:rPr>
        <w:t xml:space="preserve">.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747F7D">
        <w:rPr>
          <w:rFonts w:ascii="Helvetica" w:hAnsi="Helvetica"/>
          <w:sz w:val="22"/>
          <w:szCs w:val="22"/>
        </w:rPr>
        <w:instrText xml:space="preserve"> ADDIN EN.CITE &lt;EndNote&gt;&lt;Cite&gt;&lt;Author&gt;Lewis&lt;/Author&gt;&lt;Year&gt;1993&lt;/Year&gt;&lt;IDText&gt;Allee dynamics and the spread of invading organisms&lt;/IDText&gt;&lt;DisplayText&gt;&lt;style face="superscript"&gt;9&lt;/style&gt;&lt;/DisplayText&gt;&lt;record&gt;&lt;isbn&gt;0040-5809&lt;/isbn&gt;&lt;titles&gt;&lt;title&gt;Allee dynamics and the spread of invading organisms&lt;/title&gt;&lt;secondary-title&gt;Theoretical Population Biology&lt;/secondary-title&gt;&lt;/titles&gt;&lt;pages&gt;141-158&lt;/pages&gt;&lt;number&gt;2&lt;/number&gt;&lt;contributors&gt;&lt;authors&gt;&lt;author&gt;Lewis, Mark A&lt;/author&gt;&lt;author&gt;Kareiva, P&lt;/author&gt;&lt;/authors&gt;&lt;/contributors&gt;&lt;added-date format="utc"&gt;1612822315&lt;/added-date&gt;&lt;ref-type name="Journal Article"&gt;17&lt;/ref-type&gt;&lt;dates&gt;&lt;year&gt;1993&lt;/year&gt;&lt;/dates&gt;&lt;rec-number&gt;6518&lt;/rec-number&gt;&lt;last-updated-date format="utc"&gt;1612822315&lt;/last-updated-date&gt;&lt;volume&gt;43&lt;/volume&gt;&lt;/record&gt;&lt;/Cite&gt;&lt;/EndNote&gt;</w:instrText>
      </w:r>
      <w:r w:rsidR="00747F7D">
        <w:rPr>
          <w:rFonts w:ascii="Helvetica" w:hAnsi="Helvetica"/>
          <w:sz w:val="22"/>
          <w:szCs w:val="22"/>
        </w:rPr>
        <w:fldChar w:fldCharType="separate"/>
      </w:r>
      <w:r w:rsidR="00747F7D" w:rsidRPr="00747F7D">
        <w:rPr>
          <w:rFonts w:ascii="Helvetica" w:hAnsi="Helvetica"/>
          <w:noProof/>
          <w:sz w:val="22"/>
          <w:szCs w:val="22"/>
          <w:vertAlign w:val="superscript"/>
        </w:rPr>
        <w:t>9</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074268">
      <w:pPr>
        <w:rPr>
          <w:rFonts w:ascii="Helvetica" w:hAnsi="Helvetica"/>
          <w:sz w:val="22"/>
          <w:szCs w:val="22"/>
        </w:rPr>
      </w:pPr>
    </w:p>
    <w:p w14:paraId="40A23FEE" w14:textId="2ACDA8A1" w:rsidR="00286FDA" w:rsidRPr="003805EE" w:rsidRDefault="00286FDA" w:rsidP="000742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074268">
      <w:pPr>
        <w:rPr>
          <w:rFonts w:ascii="Helvetica" w:hAnsi="Helvetica"/>
          <w:sz w:val="22"/>
          <w:szCs w:val="22"/>
        </w:rPr>
      </w:pPr>
    </w:p>
    <w:p w14:paraId="388A22E5" w14:textId="2BB1F84A" w:rsidR="00286FDA" w:rsidRPr="006C7FC8" w:rsidRDefault="00286FDA" w:rsidP="000742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B84A6B">
        <w:rPr>
          <w:rFonts w:ascii="Helvetica" w:hAnsi="Helvetica"/>
          <w:i/>
          <w:sz w:val="22"/>
          <w:szCs w:val="22"/>
        </w:rPr>
        <w:t xml:space="preserve">: </w:t>
      </w:r>
      <w:r w:rsidR="00B84A6B">
        <w:rPr>
          <w:rFonts w:ascii="Helvetica" w:hAnsi="Helvetica"/>
          <w:sz w:val="22"/>
          <w:szCs w:val="22"/>
        </w:rPr>
        <w:t>values</w:t>
      </w:r>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to</w:t>
      </w:r>
      <w:r w:rsidR="00F0621A" w:rsidRPr="003805EE">
        <w:rPr>
          <w:rFonts w:ascii="Helvetica" w:hAnsi="Helvetica"/>
          <w:sz w:val="22"/>
          <w:szCs w:val="22"/>
        </w:rPr>
        <w:t xml:space="preserve"> 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Pr="003805EE">
        <w:rPr>
          <w:rFonts w:ascii="Helvetica" w:hAnsi="Helvetica"/>
          <w:sz w:val="22"/>
          <w:szCs w:val="22"/>
        </w:rPr>
        <w:t xml:space="preserve">, but </w:t>
      </w:r>
      <w:r w:rsidR="00B84A6B">
        <w:rPr>
          <w:rFonts w:ascii="Helvetica" w:hAnsi="Helvetica"/>
          <w:sz w:val="22"/>
          <w:szCs w:val="22"/>
        </w:rPr>
        <w:t>produces</w:t>
      </w:r>
      <w:r w:rsidR="00B84A6B" w:rsidRPr="003805EE">
        <w:rPr>
          <w:rFonts w:ascii="Helvetica" w:hAnsi="Helvetica"/>
          <w:sz w:val="22"/>
          <w:szCs w:val="22"/>
        </w:rPr>
        <w:t xml:space="preserve"> </w:t>
      </w:r>
      <w:r w:rsidRPr="003805EE">
        <w:rPr>
          <w:rFonts w:ascii="Helvetica" w:hAnsi="Helvetica"/>
          <w:sz w:val="22"/>
          <w:szCs w:val="22"/>
        </w:rPr>
        <w:t xml:space="preserve">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074268">
      <w:pPr>
        <w:rPr>
          <w:rFonts w:ascii="Helvetica" w:hAnsi="Helvetica"/>
          <w:sz w:val="22"/>
          <w:szCs w:val="22"/>
        </w:rPr>
      </w:pPr>
    </w:p>
    <w:p w14:paraId="75E88C98" w14:textId="77777777" w:rsidR="00336865" w:rsidRPr="00336865" w:rsidRDefault="004352AB" w:rsidP="00074268">
      <w:pPr>
        <w:pStyle w:val="CommentText"/>
        <w:rPr>
          <w:rFonts w:ascii="Helvetica" w:hAnsi="Helvetica"/>
          <w:i/>
          <w:iCs/>
          <w:sz w:val="22"/>
          <w:szCs w:val="22"/>
        </w:rPr>
      </w:pPr>
      <w:r w:rsidRPr="00336865">
        <w:rPr>
          <w:rFonts w:ascii="Helvetica" w:hAnsi="Helvetica"/>
          <w:i/>
          <w:iCs/>
          <w:sz w:val="22"/>
          <w:szCs w:val="22"/>
        </w:rPr>
        <w:t>Monitoring Model</w:t>
      </w:r>
    </w:p>
    <w:p w14:paraId="1B96C9A5" w14:textId="259EA352" w:rsidR="004352AB" w:rsidRPr="003805EE" w:rsidRDefault="004352AB" w:rsidP="00074268">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 xml:space="preserve">We </w:t>
      </w:r>
      <w:r w:rsidRPr="003805EE">
        <w:rPr>
          <w:rFonts w:ascii="Helvetica" w:hAnsi="Helvetica"/>
          <w:sz w:val="22"/>
          <w:szCs w:val="22"/>
        </w:rPr>
        <w:lastRenderedPageBreak/>
        <w:t>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error as a log-normally distributed random variable with mean </w:t>
      </w:r>
      <w:commentRangeStart w:id="1"/>
      <w:r w:rsidRPr="003805EE">
        <w:rPr>
          <w:rFonts w:ascii="Helvetica" w:hAnsi="Helvetica"/>
          <w:sz w:val="22"/>
          <w:szCs w:val="22"/>
        </w:rPr>
        <w:t>0</w:t>
      </w:r>
      <w:commentRangeEnd w:id="1"/>
      <w:r w:rsidR="00BB0666">
        <w:rPr>
          <w:rStyle w:val="CommentReference"/>
        </w:rPr>
        <w:commentReference w:id="1"/>
      </w:r>
      <w:r w:rsidRPr="003805EE">
        <w:rPr>
          <w:rFonts w:ascii="Helvetica" w:hAnsi="Helvetica"/>
          <w:sz w:val="22"/>
          <w:szCs w:val="22"/>
        </w:rPr>
        <w:t xml:space="preserve"> and variance </w:t>
      </w:r>
      <m:oMath>
        <m:r>
          <w:rPr>
            <w:rFonts w:ascii="Cambria Math" w:hAnsi="Cambria Math"/>
            <w:sz w:val="22"/>
            <w:szCs w:val="22"/>
          </w:rPr>
          <m:t>ϕ</m:t>
        </m:r>
      </m:oMath>
      <w:r w:rsidR="004B23E1">
        <w:rPr>
          <w:rFonts w:ascii="Helvetica" w:hAnsi="Helvetica"/>
          <w:sz w:val="22"/>
          <w:szCs w:val="22"/>
        </w:rPr>
        <w:t>. We did not consider</w:t>
      </w:r>
      <w:r w:rsidR="007068D6">
        <w:rPr>
          <w:rFonts w:ascii="Helvetica" w:hAnsi="Helvetica"/>
          <w:sz w:val="22"/>
          <w:szCs w:val="22"/>
        </w:rPr>
        <w:t xml:space="preserve"> autocorrelation in estimation errors</w:t>
      </w:r>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074268">
      <w:pPr>
        <w:ind w:firstLine="720"/>
        <w:rPr>
          <w:rFonts w:ascii="Helvetica" w:hAnsi="Helvetica"/>
          <w:sz w:val="22"/>
          <w:szCs w:val="22"/>
        </w:rPr>
      </w:pPr>
    </w:p>
    <w:p w14:paraId="5490F213" w14:textId="77777777" w:rsidR="00336865" w:rsidRPr="00336865" w:rsidRDefault="004352AB" w:rsidP="000742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0742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074268">
      <w:pPr>
        <w:rPr>
          <w:rFonts w:ascii="Helvetica" w:hAnsi="Helvetica"/>
          <w:sz w:val="22"/>
          <w:szCs w:val="22"/>
        </w:rPr>
      </w:pPr>
    </w:p>
    <w:p w14:paraId="5387B971" w14:textId="77777777"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074268">
      <w:pPr>
        <w:rPr>
          <w:rFonts w:ascii="Helvetica" w:hAnsi="Helvetica"/>
          <w:sz w:val="22"/>
          <w:szCs w:val="22"/>
        </w:rPr>
      </w:pPr>
    </w:p>
    <w:p w14:paraId="30268D64" w14:textId="069049EF" w:rsidR="004352AB" w:rsidRPr="003805EE" w:rsidRDefault="00693745" w:rsidP="000742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074268">
      <w:pPr>
        <w:rPr>
          <w:rFonts w:ascii="Helvetica" w:hAnsi="Helvetica"/>
          <w:sz w:val="22"/>
          <w:szCs w:val="22"/>
        </w:rPr>
      </w:pPr>
    </w:p>
    <w:p w14:paraId="0AAE34B0" w14:textId="77777777" w:rsidR="004352AB" w:rsidRPr="003805EE" w:rsidRDefault="004352AB" w:rsidP="000742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074268">
      <w:pPr>
        <w:rPr>
          <w:rFonts w:ascii="Helvetica" w:hAnsi="Helvetica"/>
          <w:sz w:val="22"/>
          <w:szCs w:val="22"/>
        </w:rPr>
      </w:pPr>
    </w:p>
    <w:p w14:paraId="646F54CC" w14:textId="77777777" w:rsidR="00555417" w:rsidRPr="003805EE" w:rsidRDefault="004352AB" w:rsidP="000742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074268">
      <w:pPr>
        <w:rPr>
          <w:rFonts w:ascii="Helvetica" w:hAnsi="Helvetica"/>
          <w:sz w:val="22"/>
          <w:szCs w:val="22"/>
        </w:rPr>
      </w:pPr>
    </w:p>
    <w:p w14:paraId="524B5884" w14:textId="7ADA2D44" w:rsidR="00555417" w:rsidRPr="003805EE" w:rsidRDefault="00DE079A"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074268">
      <w:pPr>
        <w:rPr>
          <w:rFonts w:ascii="Helvetica" w:hAnsi="Helvetica"/>
          <w:sz w:val="22"/>
          <w:szCs w:val="22"/>
        </w:rPr>
      </w:pPr>
    </w:p>
    <w:p w14:paraId="11A17FCB" w14:textId="0F94F80E" w:rsidR="004352AB" w:rsidRPr="003805EE" w:rsidRDefault="008F4F28" w:rsidP="000742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0.2</w:t>
      </w:r>
      <w:r w:rsidR="004352AB" w:rsidRPr="00F879E8">
        <w:rPr>
          <w:rFonts w:ascii="Helvetica" w:hAnsi="Helvetica"/>
          <w:i/>
          <w:iCs/>
          <w:sz w:val="22"/>
          <w:szCs w:val="22"/>
        </w:rPr>
        <w:t>K</w:t>
      </w:r>
      <w:r w:rsidR="004352AB" w:rsidRPr="003805EE">
        <w:rPr>
          <w:rFonts w:ascii="Helvetica" w:hAnsi="Helvetica"/>
          <w:sz w:val="22"/>
          <w:szCs w:val="22"/>
        </w:rPr>
        <w:t>,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074268">
      <w:pPr>
        <w:rPr>
          <w:rFonts w:ascii="Helvetica" w:hAnsi="Helvetica"/>
          <w:sz w:val="22"/>
          <w:szCs w:val="22"/>
        </w:rPr>
      </w:pPr>
    </w:p>
    <w:commentRangeStart w:id="2"/>
    <w:p w14:paraId="351728CD" w14:textId="4310B1B1" w:rsidR="004352AB" w:rsidRPr="003805EE" w:rsidRDefault="00DE079A" w:rsidP="000742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0742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074268">
      <w:pPr>
        <w:rPr>
          <w:rFonts w:ascii="Helvetica" w:hAnsi="Helvetica"/>
          <w:sz w:val="22"/>
          <w:szCs w:val="22"/>
        </w:rPr>
      </w:pPr>
    </w:p>
    <w:p w14:paraId="454BB25C" w14:textId="5F59C6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m:t>
            </m:r>
            <w:commentRangeStart w:id="3"/>
            <w:commentRangeEnd w:id="3"/>
            <m:r>
              <m:rPr>
                <m:sty m:val="p"/>
              </m:rPr>
              <w:rPr>
                <w:rStyle w:val="CommentReference"/>
                <w:rFonts w:asciiTheme="minorHAnsi" w:eastAsiaTheme="minorEastAsia" w:hAnsiTheme="minorHAnsi" w:cstheme="minorBidi"/>
                <w:lang w:eastAsia="ja-JP"/>
              </w:rPr>
              <w:commentReference w:id="3"/>
            </m:r>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074268">
      <w:pPr>
        <w:rPr>
          <w:rFonts w:ascii="Helvetica" w:hAnsi="Helvetica"/>
          <w:sz w:val="22"/>
          <w:szCs w:val="22"/>
        </w:rPr>
      </w:pPr>
    </w:p>
    <w:p w14:paraId="0E27F355" w14:textId="77777777" w:rsidR="004352AB" w:rsidRPr="003805EE" w:rsidRDefault="004352AB" w:rsidP="00074268">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074268">
      <w:pPr>
        <w:rPr>
          <w:rFonts w:ascii="Helvetica" w:hAnsi="Helvetica"/>
          <w:sz w:val="22"/>
          <w:szCs w:val="22"/>
        </w:rPr>
      </w:pPr>
    </w:p>
    <w:p w14:paraId="4B987766" w14:textId="7160E446" w:rsidR="004352AB" w:rsidRPr="003805EE" w:rsidRDefault="00DE079A"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commentRangeEnd w:id="2"/>
      <w:r w:rsidR="00BB0666">
        <w:rPr>
          <w:rStyle w:val="CommentReference"/>
          <w:rFonts w:asciiTheme="minorHAnsi" w:eastAsiaTheme="minorEastAsia" w:hAnsiTheme="minorHAnsi" w:cstheme="minorBidi"/>
          <w:lang w:eastAsia="ja-JP"/>
        </w:rPr>
        <w:commentReference w:id="2"/>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0742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074268">
      <w:pPr>
        <w:rPr>
          <w:rFonts w:ascii="Helvetica" w:hAnsi="Helvetica"/>
          <w:sz w:val="22"/>
          <w:szCs w:val="22"/>
        </w:rPr>
      </w:pPr>
    </w:p>
    <w:p w14:paraId="14114F33" w14:textId="0BDA30C0"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074268">
      <w:pPr>
        <w:tabs>
          <w:tab w:val="left" w:pos="8640"/>
        </w:tabs>
        <w:rPr>
          <w:rFonts w:ascii="Helvetica" w:hAnsi="Helvetica"/>
          <w:sz w:val="22"/>
          <w:szCs w:val="22"/>
        </w:rPr>
      </w:pPr>
    </w:p>
    <w:p w14:paraId="55C48EA9" w14:textId="41C65D8D" w:rsidR="004352AB" w:rsidRPr="003805EE" w:rsidRDefault="004352AB" w:rsidP="000742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074268">
      <w:pPr>
        <w:rPr>
          <w:rFonts w:ascii="Helvetica" w:hAnsi="Helvetica"/>
          <w:sz w:val="22"/>
          <w:szCs w:val="22"/>
        </w:rPr>
      </w:pPr>
    </w:p>
    <w:p w14:paraId="7D429598" w14:textId="77777777" w:rsidR="00336865" w:rsidRPr="00336865" w:rsidRDefault="007F61D2" w:rsidP="000742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22CFCAEA" w:rsidR="00CD565E" w:rsidRPr="003805EE" w:rsidRDefault="000A75E1" w:rsidP="00074268">
      <w:pPr>
        <w:rPr>
          <w:rFonts w:ascii="Helvetica" w:hAnsi="Helvetica"/>
          <w:sz w:val="22"/>
          <w:szCs w:val="22"/>
        </w:rPr>
      </w:pPr>
      <w:commentRangeStart w:id="4"/>
      <w:r w:rsidRPr="003805EE">
        <w:rPr>
          <w:rFonts w:ascii="Helvetica" w:hAnsi="Helvetica"/>
          <w:sz w:val="22"/>
          <w:szCs w:val="22"/>
        </w:rPr>
        <w:t>We estimate</w:t>
      </w:r>
      <w:r w:rsidR="008451D2" w:rsidRPr="003805EE">
        <w:rPr>
          <w:rFonts w:ascii="Helvetica" w:hAnsi="Helvetica"/>
          <w:sz w:val="22"/>
          <w:szCs w:val="22"/>
        </w:rPr>
        <w:t>d</w:t>
      </w:r>
      <w:r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074268">
      <w:pPr>
        <w:rPr>
          <w:rFonts w:ascii="Helvetica" w:hAnsi="Helvetica"/>
          <w:sz w:val="22"/>
          <w:szCs w:val="22"/>
        </w:rPr>
      </w:pPr>
    </w:p>
    <w:p w14:paraId="68717DBD" w14:textId="780DFEFA" w:rsidR="00CD565E" w:rsidRPr="003805EE" w:rsidRDefault="006B5E99"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074268">
      <w:pPr>
        <w:rPr>
          <w:rFonts w:ascii="Helvetica" w:hAnsi="Helvetica"/>
          <w:sz w:val="22"/>
          <w:szCs w:val="22"/>
        </w:rPr>
      </w:pPr>
    </w:p>
    <w:p w14:paraId="598787DC" w14:textId="0DFD1227" w:rsidR="004F6D9D" w:rsidRPr="003805EE" w:rsidRDefault="006B5E99" w:rsidP="000742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074268">
      <w:pPr>
        <w:rPr>
          <w:rFonts w:ascii="Helvetica" w:hAnsi="Helvetica"/>
          <w:sz w:val="22"/>
          <w:szCs w:val="22"/>
        </w:rPr>
      </w:pPr>
    </w:p>
    <w:p w14:paraId="1B047948" w14:textId="3E686897" w:rsidR="004F6D9D" w:rsidRPr="003805EE" w:rsidRDefault="00B60AEC"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074268">
      <w:pPr>
        <w:rPr>
          <w:rFonts w:ascii="Helvetica" w:hAnsi="Helvetica"/>
          <w:sz w:val="22"/>
          <w:szCs w:val="22"/>
        </w:rPr>
      </w:pPr>
    </w:p>
    <w:p w14:paraId="5389506E" w14:textId="5781FAA4" w:rsidR="002621A5" w:rsidRPr="003805EE" w:rsidRDefault="00103088" w:rsidP="000742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074268">
      <w:pPr>
        <w:rPr>
          <w:rFonts w:ascii="Helvetica" w:hAnsi="Helvetica"/>
          <w:sz w:val="22"/>
          <w:szCs w:val="22"/>
        </w:rPr>
      </w:pPr>
    </w:p>
    <w:p w14:paraId="50E6A94A" w14:textId="0D8EF9D4" w:rsidR="002621A5" w:rsidRPr="003805EE" w:rsidRDefault="00D37D10"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074268">
      <w:pPr>
        <w:rPr>
          <w:rFonts w:ascii="Helvetica" w:hAnsi="Helvetica"/>
          <w:sz w:val="22"/>
          <w:szCs w:val="22"/>
        </w:rPr>
      </w:pPr>
    </w:p>
    <w:p w14:paraId="7D70D97A" w14:textId="6703D5AA" w:rsidR="002621A5" w:rsidRDefault="00615385" w:rsidP="000742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commentRangeEnd w:id="4"/>
      <w:r w:rsidR="007068D6">
        <w:rPr>
          <w:rStyle w:val="CommentReference"/>
          <w:rFonts w:asciiTheme="minorHAnsi" w:eastAsiaTheme="minorEastAsia" w:hAnsiTheme="minorHAnsi" w:cstheme="minorBidi"/>
          <w:lang w:eastAsia="ja-JP"/>
        </w:rPr>
        <w:commentReference w:id="4"/>
      </w:r>
    </w:p>
    <w:p w14:paraId="407C0501" w14:textId="77777777" w:rsidR="00E5387B" w:rsidRPr="003805EE" w:rsidRDefault="00E5387B" w:rsidP="00074268">
      <w:pPr>
        <w:rPr>
          <w:rFonts w:ascii="Helvetica" w:hAnsi="Helvetica"/>
          <w:sz w:val="22"/>
          <w:szCs w:val="22"/>
        </w:rPr>
      </w:pPr>
    </w:p>
    <w:p w14:paraId="4FDA4DE7" w14:textId="2A3A603D" w:rsidR="002621A5" w:rsidRPr="003805EE" w:rsidRDefault="00DE079A" w:rsidP="000742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3F9FE1C0" w:rsidR="00A56584" w:rsidRDefault="00F9417D" w:rsidP="000742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074268">
      <w:pPr>
        <w:rPr>
          <w:rFonts w:ascii="Helvetica" w:hAnsi="Helvetica"/>
          <w:sz w:val="22"/>
          <w:szCs w:val="22"/>
        </w:rPr>
      </w:pPr>
    </w:p>
    <w:p w14:paraId="05716C75" w14:textId="655D598C" w:rsidR="00A56584" w:rsidRDefault="00A56584" w:rsidP="00074268">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0-</w:t>
      </w:r>
      <w:r w:rsidR="00883AC3" w:rsidRPr="003805EE">
        <w:rPr>
          <w:rFonts w:ascii="Helvetica" w:hAnsi="Helvetica"/>
          <w:sz w:val="22"/>
          <w:szCs w:val="22"/>
        </w:rPr>
        <w:lastRenderedPageBreak/>
        <w:t xml:space="preserve">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w:t>
      </w:r>
      <w:commentRangeStart w:id="5"/>
      <w:r>
        <w:rPr>
          <w:rFonts w:ascii="Helvetica" w:hAnsi="Helvetica"/>
          <w:iCs/>
          <w:sz w:val="22"/>
          <w:szCs w:val="22"/>
        </w:rPr>
        <w:t>food and agriculture definition of overfished</w:t>
      </w:r>
      <w:commentRangeEnd w:id="5"/>
      <w:r w:rsidR="00A10FE8">
        <w:rPr>
          <w:rStyle w:val="CommentReference"/>
          <w:rFonts w:asciiTheme="minorHAnsi" w:eastAsiaTheme="minorEastAsia" w:hAnsiTheme="minorHAnsi" w:cstheme="minorBidi"/>
          <w:lang w:eastAsia="ja-JP"/>
        </w:rPr>
        <w:commentReference w:id="5"/>
      </w:r>
      <w:r>
        <w:rPr>
          <w:rFonts w:ascii="Helvetica" w:hAnsi="Helvetica"/>
          <w:iCs/>
          <w:sz w:val="22"/>
          <w:szCs w:val="22"/>
        </w:rPr>
        <w:t xml:space="preserve">. </w:t>
      </w:r>
    </w:p>
    <w:p w14:paraId="4767035E" w14:textId="41277185" w:rsidR="00995761" w:rsidRPr="003805EE" w:rsidRDefault="00995761" w:rsidP="00074268">
      <w:pPr>
        <w:tabs>
          <w:tab w:val="left" w:pos="2760"/>
        </w:tabs>
        <w:rPr>
          <w:rFonts w:ascii="Helvetica" w:hAnsi="Helvetica"/>
          <w:i/>
          <w:sz w:val="22"/>
          <w:szCs w:val="22"/>
        </w:rPr>
      </w:pPr>
    </w:p>
    <w:p w14:paraId="3AE184EC" w14:textId="77777777" w:rsidR="00A56584" w:rsidRDefault="00A56584" w:rsidP="00074268">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074268">
      <w:pPr>
        <w:rPr>
          <w:rFonts w:ascii="Helvetica" w:hAnsi="Helvetica"/>
          <w:iCs/>
          <w:sz w:val="22"/>
          <w:szCs w:val="22"/>
        </w:rPr>
      </w:pPr>
    </w:p>
    <w:p w14:paraId="556226B9" w14:textId="77777777" w:rsidR="00613771" w:rsidRPr="00613771" w:rsidRDefault="00613771" w:rsidP="00074268">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2EB5E528" w14:textId="77777777" w:rsidR="003601E3" w:rsidRPr="00A56584" w:rsidRDefault="003601E3" w:rsidP="00074268">
      <w:pPr>
        <w:rPr>
          <w:rFonts w:ascii="Helvetica" w:hAnsi="Helvetica"/>
          <w:iCs/>
          <w:sz w:val="22"/>
          <w:szCs w:val="22"/>
          <w:u w:val="single"/>
        </w:rPr>
      </w:pPr>
    </w:p>
    <w:p w14:paraId="4C4CB928" w14:textId="67064E6D" w:rsidR="003601E3" w:rsidRDefault="00864C8A" w:rsidP="00074268">
      <w:pPr>
        <w:rPr>
          <w:rFonts w:ascii="Helvetica" w:hAnsi="Helvetica"/>
          <w:iCs/>
          <w:sz w:val="22"/>
          <w:szCs w:val="22"/>
        </w:rPr>
      </w:pPr>
      <w:commentRangeStart w:id="6"/>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 carrying</w:t>
      </w:r>
      <w:r w:rsidR="003601E3">
        <w:rPr>
          <w:rFonts w:ascii="Helvetica" w:hAnsi="Helvetica"/>
          <w:sz w:val="22"/>
          <w:szCs w:val="22"/>
        </w:rPr>
        <w:t xml:space="preserve"> capacity</w:t>
      </w:r>
      <w:r w:rsidR="004B78E3">
        <w:rPr>
          <w:rFonts w:ascii="Helvetica" w:hAnsi="Helvetica"/>
          <w:sz w:val="22"/>
          <w:szCs w:val="22"/>
        </w:rPr>
        <w:t xml:space="preserve"> (</w:t>
      </w:r>
      <w:r w:rsidR="004B78E3" w:rsidRPr="004B78E3">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commentRangeEnd w:id="6"/>
      <w:r w:rsidR="00A10FE8">
        <w:rPr>
          <w:rStyle w:val="CommentReference"/>
          <w:rFonts w:asciiTheme="minorHAnsi" w:eastAsiaTheme="minorEastAsia" w:hAnsiTheme="minorHAnsi" w:cstheme="minorBidi"/>
          <w:lang w:eastAsia="ja-JP"/>
        </w:rPr>
        <w:commentReference w:id="6"/>
      </w:r>
    </w:p>
    <w:p w14:paraId="038E93A6" w14:textId="77777777" w:rsidR="00A56584" w:rsidRPr="00D13868" w:rsidRDefault="00A56584" w:rsidP="00074268">
      <w:pPr>
        <w:rPr>
          <w:rFonts w:ascii="Helvetica" w:hAnsi="Helvetica"/>
          <w:iCs/>
          <w:sz w:val="22"/>
          <w:szCs w:val="22"/>
        </w:rPr>
      </w:pPr>
    </w:p>
    <w:p w14:paraId="59D11283" w14:textId="77777777" w:rsidR="00A56584" w:rsidRPr="0079618D" w:rsidRDefault="00A56584" w:rsidP="00074268">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074268">
      <w:pPr>
        <w:rPr>
          <w:ins w:id="7" w:author="Megsie Siple" w:date="2021-02-04T16:38:00Z"/>
          <w:rFonts w:ascii="Helvetica" w:hAnsi="Helvetica"/>
          <w:b/>
          <w:sz w:val="22"/>
          <w:szCs w:val="22"/>
        </w:rPr>
      </w:pPr>
    </w:p>
    <w:p w14:paraId="55E50D9D" w14:textId="3BF1CF89" w:rsidR="00EB4914" w:rsidRDefault="00E10AB0" w:rsidP="00074268">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w:t>
      </w:r>
      <w:proofErr w:type="gramStart"/>
      <w:r>
        <w:rPr>
          <w:rFonts w:ascii="Helvetica" w:hAnsi="Helvetica"/>
          <w:sz w:val="22"/>
          <w:szCs w:val="22"/>
        </w:rPr>
        <w:t>this</w:t>
      </w:r>
      <w:proofErr w:type="gramEnd"/>
      <w:r>
        <w:rPr>
          <w:rFonts w:ascii="Helvetica" w:hAnsi="Helvetica"/>
          <w:sz w:val="22"/>
          <w:szCs w:val="22"/>
        </w:rPr>
        <w:t xml:space="preserve"> we compared</w:t>
      </w:r>
      <w:r w:rsidR="00E17B39">
        <w:rPr>
          <w:rFonts w:ascii="Helvetica" w:hAnsi="Helvetica"/>
          <w:sz w:val="22"/>
          <w:szCs w:val="22"/>
        </w:rPr>
        <w:t xml:space="preserve"> how the amount of time a simulated population spent in the danger zone 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(the benefits of monitoring)</w:t>
      </w:r>
      <w:r w:rsidR="004449E9">
        <w:rPr>
          <w:rFonts w:ascii="Helvetica" w:hAnsi="Helvetica"/>
          <w:sz w:val="22"/>
          <w:szCs w:val="22"/>
        </w:rPr>
        <w:t xml:space="preserve"> 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benefits 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074268">
      <w:pPr>
        <w:rPr>
          <w:rFonts w:ascii="Helvetica" w:hAnsi="Helvetica"/>
          <w:sz w:val="22"/>
          <w:szCs w:val="22"/>
        </w:rPr>
      </w:pPr>
    </w:p>
    <w:p w14:paraId="525E5B01" w14:textId="1255960D" w:rsidR="005D5A46" w:rsidRPr="0079618D" w:rsidRDefault="00B57E8E" w:rsidP="00074268">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68498FE7" w:rsidR="00B57E8E" w:rsidRDefault="005D5A46" w:rsidP="00074268">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determining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 xml:space="preserve">iomass: 0.0 – </w:t>
      </w:r>
      <w:r w:rsidR="002D108B" w:rsidRPr="003805EE">
        <w:rPr>
          <w:rFonts w:ascii="Helvetica" w:hAnsi="Helvetica"/>
          <w:sz w:val="22"/>
          <w:szCs w:val="22"/>
        </w:rPr>
        <w:lastRenderedPageBreak/>
        <w:t>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074268">
      <w:pPr>
        <w:rPr>
          <w:rFonts w:ascii="Helvetica" w:hAnsi="Helvetica"/>
          <w:iCs/>
          <w:sz w:val="22"/>
          <w:szCs w:val="22"/>
        </w:rPr>
      </w:pPr>
    </w:p>
    <w:p w14:paraId="2DDCA842" w14:textId="3AE0DF47" w:rsidR="004E37E2" w:rsidRPr="0079618D" w:rsidRDefault="00EE6B88" w:rsidP="00074268">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2068BAC2" w:rsidR="0058332D" w:rsidRPr="003805EE" w:rsidRDefault="00506BD9" w:rsidP="00074268">
      <w:pPr>
        <w:rPr>
          <w:rFonts w:ascii="Helvetica" w:hAnsi="Helvetica"/>
          <w:i/>
          <w:sz w:val="22"/>
          <w:szCs w:val="22"/>
        </w:rPr>
      </w:pPr>
      <w:r>
        <w:rPr>
          <w:rFonts w:ascii="Helvetica" w:hAnsi="Helvetica"/>
          <w:i/>
          <w:sz w:val="22"/>
          <w:szCs w:val="22"/>
        </w:rPr>
        <w:tab/>
      </w:r>
      <w:r w:rsidR="004E37E2">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sidR="004E37E2">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sidR="004E37E2">
        <w:rPr>
          <w:rFonts w:ascii="Helvetica" w:hAnsi="Helvetica"/>
          <w:sz w:val="22"/>
          <w:szCs w:val="22"/>
        </w:rPr>
        <w:t>depend on</w:t>
      </w:r>
      <w:r w:rsidR="0002706E">
        <w:rPr>
          <w:rFonts w:ascii="Helvetica" w:hAnsi="Helvetica"/>
          <w:sz w:val="22"/>
          <w:szCs w:val="22"/>
        </w:rPr>
        <w:t xml:space="preserve"> their tolerance to risk of population collapse</w:t>
      </w:r>
      <w:r w:rsidR="004E37E2">
        <w:rPr>
          <w:rFonts w:ascii="Helvetica" w:hAnsi="Helvetica"/>
          <w:sz w:val="22"/>
          <w:szCs w:val="22"/>
        </w:rPr>
        <w:t xml:space="preserve"> and </w:t>
      </w:r>
      <w:r w:rsidR="00913EEE">
        <w:rPr>
          <w:rFonts w:ascii="Helvetica" w:hAnsi="Helvetica"/>
          <w:sz w:val="22"/>
          <w:szCs w:val="22"/>
        </w:rPr>
        <w:t xml:space="preserve">their </w:t>
      </w:r>
      <w:r w:rsidR="004E37E2">
        <w:rPr>
          <w:rFonts w:ascii="Helvetica" w:hAnsi="Helvetica"/>
          <w:sz w:val="22"/>
          <w:szCs w:val="22"/>
        </w:rPr>
        <w:t>access to</w:t>
      </w:r>
      <w:r w:rsidR="00913EEE">
        <w:rPr>
          <w:rFonts w:ascii="Helvetica" w:hAnsi="Helvetica"/>
          <w:sz w:val="22"/>
          <w:szCs w:val="22"/>
        </w:rPr>
        <w:t xml:space="preserve"> monitoring</w:t>
      </w:r>
      <w:r w:rsidR="004E37E2">
        <w:rPr>
          <w:rFonts w:ascii="Helvetica" w:hAnsi="Helvetica"/>
          <w:sz w:val="22"/>
          <w:szCs w:val="22"/>
        </w:rPr>
        <w:t xml:space="preserve"> resources. O</w:t>
      </w:r>
      <w:r w:rsidR="0002706E">
        <w:rPr>
          <w:rFonts w:ascii="Helvetica" w:hAnsi="Helvetica"/>
          <w:sz w:val="22"/>
          <w:szCs w:val="22"/>
        </w:rPr>
        <w:t xml:space="preserve">ne option </w:t>
      </w:r>
      <w:r w:rsidR="004E37E2">
        <w:rPr>
          <w:rFonts w:ascii="Helvetica" w:hAnsi="Helvetica"/>
          <w:sz w:val="22"/>
          <w:szCs w:val="22"/>
        </w:rPr>
        <w:t xml:space="preserve">is to bring stakeholders to the table and present how </w:t>
      </w:r>
      <w:r w:rsidR="006C3388">
        <w:rPr>
          <w:rFonts w:ascii="Helvetica" w:hAnsi="Helvetica"/>
          <w:sz w:val="22"/>
          <w:szCs w:val="22"/>
        </w:rPr>
        <w:t xml:space="preserve">“safe” </w:t>
      </w:r>
      <w:r w:rsidR="004E37E2">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sidR="004E37E2">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Thus a “safe operating space” 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ins w:id="8" w:author="Megsie Siple" w:date="2021-02-04T17:06:00Z">
        <w:r w:rsidR="00BA4901">
          <w:rPr>
            <w:rFonts w:ascii="Helvetica" w:hAnsi="Helvetica"/>
            <w:sz w:val="22"/>
            <w:szCs w:val="22"/>
          </w:rPr>
          <w:t xml:space="preserve"> </w:t>
        </w:r>
      </w:ins>
    </w:p>
    <w:p w14:paraId="6059DCB2" w14:textId="38B5132C" w:rsidR="000879F4" w:rsidRDefault="00BC68A6" w:rsidP="000742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&lt;EndNote&gt;&lt;Cite&gt;&lt;Author&gt;Hilborn&lt;/Author&gt;&lt;Year&gt;2001&lt;/Year&gt;&lt;RecNum&gt;8132&lt;/RecNum&gt;&lt;DisplayText&gt;&lt;style face="superscript"&gt;10&lt;/style&gt;&lt;/DisplayText&gt;&lt;record&gt;&lt;rec-number&gt;8132&lt;/rec-number&gt;&lt;foreign-keys&gt;&lt;key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072FC5" w:rsidRPr="00072FC5">
        <w:rPr>
          <w:rFonts w:ascii="Helvetica" w:hAnsi="Helvetica"/>
          <w:noProof/>
          <w:sz w:val="22"/>
          <w:szCs w:val="22"/>
          <w:vertAlign w:val="superscript"/>
        </w:rPr>
        <w:t>10</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074268">
      <w:pPr>
        <w:rPr>
          <w:rFonts w:ascii="Helvetica" w:hAnsi="Helvetica"/>
          <w:sz w:val="22"/>
          <w:szCs w:val="22"/>
        </w:rPr>
      </w:pPr>
    </w:p>
    <w:p w14:paraId="1EB618B1" w14:textId="5693F547" w:rsidR="004744AB" w:rsidRPr="00D13868" w:rsidRDefault="004744AB" w:rsidP="00074268">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072FC5">
        <w:rPr>
          <w:rFonts w:ascii="Helvetica" w:hAnsi="Helvetica"/>
          <w:sz w:val="22"/>
          <w:szCs w:val="22"/>
        </w:rPr>
        <w:instrText xml:space="preserve"> ADDIN EN.CITE &lt;EndNote&gt;&lt;Cite&gt;&lt;Author&gt;R Development Core Team&lt;/Author&gt;&lt;Year&gt;2018&lt;/Year&gt;&lt;IDText&gt;R: A Language and Environment fo Statistical Computing&lt;/IDText&gt;&lt;DisplayText&gt;&lt;style face="superscript"&gt;11&lt;/style&gt;&lt;/DisplayText&gt;&lt;record&gt;&lt;urls&gt;&lt;related-urls&gt;&lt;url&gt;&lt;style face="underline" font="default" size="100%"&gt;http:// www.R-project.org&lt;/style&gt;&lt;/url&gt;&lt;/related-urls&gt;&lt;/urls&gt;&lt;isbn&gt;3-900051-07-0&lt;/isbn&gt;&lt;titles&gt;&lt;title&gt;R: A Language and Environment fo Statistical Computing&lt;/title&gt;&lt;/titles&gt;&lt;contributors&gt;&lt;authors&gt;&lt;author&gt;R Development Core Team,&lt;/author&gt;&lt;/authors&gt;&lt;/contributors&gt;&lt;edition&gt;3.5.1&lt;/edition&gt;&lt;added-date format="utc"&gt;1588112790&lt;/added-date&gt;&lt;pub-location&gt;Vienna, Austria&lt;/pub-location&gt;&lt;ref-type name="Computer Program"&gt;9&lt;/ref-type&gt;&lt;dates&gt;&lt;year&gt;2018&lt;/year&gt;&lt;/dates&gt;&lt;rec-number&gt;4604&lt;/rec-number&gt;&lt;publisher&gt;R Foundation for Statistical Computing&lt;/publisher&gt;&lt;last-updated-date format="utc"&gt;1588112790&lt;/last-updated-date&gt;&lt;/record&gt;&lt;/Cite&gt;&lt;/EndNote&gt;</w:instrText>
      </w:r>
      <w:r w:rsidR="00685D99">
        <w:rPr>
          <w:rFonts w:ascii="Helvetica" w:hAnsi="Helvetica"/>
          <w:sz w:val="22"/>
          <w:szCs w:val="22"/>
        </w:rPr>
        <w:fldChar w:fldCharType="separate"/>
      </w:r>
      <w:r w:rsidR="00072FC5" w:rsidRPr="00072FC5">
        <w:rPr>
          <w:rFonts w:ascii="Helvetica" w:hAnsi="Helvetica"/>
          <w:noProof/>
          <w:sz w:val="22"/>
          <w:szCs w:val="22"/>
          <w:vertAlign w:val="superscript"/>
        </w:rPr>
        <w:t>11</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20"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074268">
      <w:pPr>
        <w:rPr>
          <w:rFonts w:ascii="Helvetica" w:hAnsi="Helvetica"/>
          <w:b/>
          <w:sz w:val="22"/>
          <w:szCs w:val="22"/>
        </w:rPr>
      </w:pPr>
    </w:p>
    <w:p w14:paraId="2110B268" w14:textId="4C19404E" w:rsidR="00767630" w:rsidRDefault="00173FA2" w:rsidP="00074268">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074268">
      <w:pPr>
        <w:rPr>
          <w:rFonts w:ascii="Helvetica" w:hAnsi="Helvetica"/>
          <w:b/>
          <w:sz w:val="22"/>
          <w:szCs w:val="22"/>
        </w:rPr>
      </w:pPr>
    </w:p>
    <w:p w14:paraId="0FEC8FAC" w14:textId="77B53FD4" w:rsidR="0009289E" w:rsidRPr="003805EE" w:rsidRDefault="0009289E" w:rsidP="00074268">
      <w:pPr>
        <w:rPr>
          <w:rFonts w:ascii="Helvetica" w:hAnsi="Helvetica"/>
          <w:i/>
          <w:sz w:val="22"/>
          <w:szCs w:val="22"/>
        </w:rPr>
      </w:pPr>
      <w:r w:rsidRPr="0009289E">
        <w:rPr>
          <w:rFonts w:ascii="Helvetica" w:hAnsi="Helvetica"/>
          <w:i/>
          <w:sz w:val="22"/>
          <w:szCs w:val="22"/>
        </w:rPr>
        <w:lastRenderedPageBreak/>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4092E898" w:rsidR="0079618D" w:rsidRPr="00432C98" w:rsidRDefault="0079618D" w:rsidP="00074268">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resource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over- and under-estimates of the resource abundance due to low monitoring precision (CV = 0.5) lead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074268">
      <w:pPr>
        <w:rPr>
          <w:rFonts w:ascii="Helvetica" w:hAnsi="Helvetica"/>
          <w:b/>
          <w:sz w:val="22"/>
          <w:szCs w:val="22"/>
        </w:rPr>
      </w:pPr>
    </w:p>
    <w:p w14:paraId="42289513" w14:textId="38407106" w:rsidR="00726D79" w:rsidRPr="003805EE" w:rsidRDefault="00D40542" w:rsidP="000742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5E881D38" w:rsidR="00BF53CA" w:rsidRPr="003805EE" w:rsidRDefault="006B7FDF" w:rsidP="00074268">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ecosystem 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074268">
      <w:pPr>
        <w:rPr>
          <w:rFonts w:ascii="Helvetica" w:hAnsi="Helvetica"/>
          <w:i/>
          <w:iCs/>
          <w:sz w:val="22"/>
          <w:szCs w:val="22"/>
        </w:rPr>
      </w:pPr>
    </w:p>
    <w:p w14:paraId="3F8C96F1" w14:textId="28DE7712" w:rsidR="00506BD9" w:rsidRDefault="00506BD9" w:rsidP="00074268">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38AD9B7E" w:rsidR="00402051" w:rsidRDefault="00402051" w:rsidP="00074268">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pressure, which can lead to rapid dips in population biomass in short periods of time when populations are incorrectly estimated as healthy</w:t>
      </w:r>
      <w:r w:rsidR="0091784A">
        <w:rPr>
          <w:rFonts w:ascii="Helvetica" w:hAnsi="Helvetica"/>
          <w:sz w:val="22"/>
          <w:szCs w:val="22"/>
        </w:rPr>
        <w:t xml:space="preserve"> 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074268">
      <w:pPr>
        <w:rPr>
          <w:rFonts w:ascii="Helvetica" w:hAnsi="Helvetica"/>
          <w:sz w:val="22"/>
          <w:szCs w:val="22"/>
        </w:rPr>
      </w:pPr>
    </w:p>
    <w:p w14:paraId="450B9D9E" w14:textId="0753DAB7" w:rsidR="00BC68A6" w:rsidRPr="0063796A" w:rsidRDefault="00BC68A6" w:rsidP="0007426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169D39F7" w:rsidR="001C5532" w:rsidRPr="003805EE" w:rsidRDefault="00506BD9" w:rsidP="00074268">
      <w:pPr>
        <w:rPr>
          <w:rFonts w:ascii="Helvetica" w:hAnsi="Helvetica"/>
          <w:sz w:val="22"/>
          <w:szCs w:val="22"/>
        </w:rPr>
      </w:pPr>
      <w:r>
        <w:rPr>
          <w:rFonts w:ascii="Helvetica" w:hAnsi="Helvetica"/>
          <w:i/>
          <w:sz w:val="22"/>
          <w:szCs w:val="22"/>
        </w:rPr>
        <w:lastRenderedPageBreak/>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a resource’s biomass will fall below a</w:t>
      </w:r>
      <w:r w:rsidR="00A0799D" w:rsidRPr="003805EE">
        <w:rPr>
          <w:rFonts w:ascii="Helvetica" w:hAnsi="Helvetica"/>
          <w:sz w:val="22"/>
          <w:szCs w:val="22"/>
        </w:rPr>
        <w:t xml:space="preserve"> </w:t>
      </w:r>
      <w:r w:rsidR="00BD120B">
        <w:rPr>
          <w:rFonts w:ascii="Helvetica" w:hAnsi="Helvetica"/>
          <w:sz w:val="22"/>
          <w:szCs w:val="22"/>
        </w:rPr>
        <w:t>critical threshold</w:t>
      </w:r>
      <w:r w:rsidR="00A0799D"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 xml:space="preserve">combination of exploitation effort and the minimum precision required to avoid </w:t>
      </w:r>
      <w:r w:rsidR="00F92D0C">
        <w:rPr>
          <w:rFonts w:ascii="Helvetica" w:hAnsi="Helvetica"/>
          <w:sz w:val="22"/>
          <w:szCs w:val="22"/>
        </w:rPr>
        <w:t>crossing a critical biological threshold.</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Pr>
          <w:rFonts w:ascii="Helvetica" w:hAnsi="Helvetica"/>
          <w:sz w:val="22"/>
          <w:szCs w:val="22"/>
        </w:rPr>
        <w:t>5</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stakeholders </w:t>
      </w:r>
      <w:r w:rsidR="00D7486C" w:rsidRPr="003805EE">
        <w:rPr>
          <w:rFonts w:ascii="Helvetica" w:hAnsi="Helvetica"/>
          <w:sz w:val="22"/>
          <w:szCs w:val="22"/>
        </w:rPr>
        <w:t xml:space="preserve">will benefit from a </w:t>
      </w:r>
      <w:r w:rsidR="00F92D0C">
        <w:rPr>
          <w:rFonts w:ascii="Helvetica" w:hAnsi="Helvetica"/>
          <w:sz w:val="22"/>
          <w:szCs w:val="22"/>
        </w:rPr>
        <w:t>more conservative</w:t>
      </w:r>
      <w:r w:rsidR="00CA4F64" w:rsidRPr="003805EE">
        <w:rPr>
          <w:rFonts w:ascii="Helvetica" w:hAnsi="Helvetica"/>
          <w:sz w:val="22"/>
          <w:szCs w:val="22"/>
        </w:rPr>
        <w:t xml:space="preserve">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w:t>
      </w:r>
    </w:p>
    <w:p w14:paraId="33C718E5" w14:textId="30FDF9FF" w:rsidR="00741A2F" w:rsidRDefault="007C6756" w:rsidP="00074268">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value to cost ratio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 xml:space="preserve">alue </w:t>
      </w:r>
      <w:r w:rsidR="00C776FB">
        <w:rPr>
          <w:rFonts w:ascii="Helvetica" w:hAnsi="Helvetica"/>
          <w:sz w:val="22"/>
          <w:szCs w:val="22"/>
        </w:rPr>
        <w:t xml:space="preserve">and 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8D0105">
        <w:rPr>
          <w:rFonts w:ascii="Helvetica" w:hAnsi="Helvetica"/>
          <w:sz w:val="22"/>
          <w:szCs w:val="22"/>
        </w:rPr>
        <w:t xml:space="preserve"> (Fig. 6)</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a modest increase in risk of collapse</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E70D27">
        <w:rPr>
          <w:rFonts w:ascii="Helvetica" w:hAnsi="Helvetica"/>
          <w:sz w:val="22"/>
          <w:szCs w:val="22"/>
        </w:rPr>
        <w:t xml:space="preserve">. </w:t>
      </w:r>
    </w:p>
    <w:p w14:paraId="7812C7AE" w14:textId="240156E6" w:rsidR="005B7365" w:rsidRPr="003805EE" w:rsidRDefault="005B7365" w:rsidP="00074268">
      <w:pPr>
        <w:rPr>
          <w:rFonts w:ascii="Helvetica" w:hAnsi="Helvetica"/>
          <w:sz w:val="22"/>
          <w:szCs w:val="22"/>
        </w:rPr>
      </w:pPr>
    </w:p>
    <w:p w14:paraId="03834AC9" w14:textId="5FD9CD8E" w:rsidR="00A21B6D" w:rsidRDefault="001915FF" w:rsidP="00074268">
      <w:pPr>
        <w:rPr>
          <w:rFonts w:ascii="Helvetica" w:hAnsi="Helvetica"/>
          <w:b/>
          <w:sz w:val="22"/>
          <w:szCs w:val="22"/>
        </w:rPr>
      </w:pPr>
      <w:r w:rsidRPr="003805EE">
        <w:rPr>
          <w:rFonts w:ascii="Helvetica" w:hAnsi="Helvetica"/>
          <w:b/>
          <w:sz w:val="22"/>
          <w:szCs w:val="22"/>
        </w:rPr>
        <w:t xml:space="preserve">DISCUSSION </w:t>
      </w:r>
    </w:p>
    <w:p w14:paraId="19B194C6" w14:textId="18411384" w:rsidR="007E4904" w:rsidRPr="00334E47" w:rsidRDefault="00E85D06" w:rsidP="00074268">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taxa</w:t>
      </w:r>
      <w:r w:rsidR="00D2340C">
        <w:rPr>
          <w:rFonts w:ascii="Helvetica" w:hAnsi="Helvetica"/>
          <w:sz w:val="22"/>
          <w:szCs w:val="22"/>
        </w:rPr>
        <w:t xml:space="preserve"> and management systems</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are also applicable</w:t>
      </w:r>
      <w:r w:rsidR="00A32411">
        <w:rPr>
          <w:rFonts w:ascii="Helvetica" w:hAnsi="Helvetica"/>
          <w:sz w:val="22"/>
          <w:szCs w:val="22"/>
        </w:rPr>
        <w:t xml:space="preserve"> to 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7E4904">
        <w:rPr>
          <w:rFonts w:ascii="Helvetica" w:hAnsi="Helvetica"/>
          <w:color w:val="000000" w:themeColor="text1"/>
          <w:sz w:val="22"/>
          <w:szCs w:val="22"/>
        </w:rPr>
        <w:instrText xml:space="preserve"> ADDIN EN.CITE &lt;EndNote&gt;&lt;Cite&gt;&lt;Author&gt;Choi&lt;/Author&gt;&lt;Year&gt;2005&lt;/Year&gt;&lt;RecNum&gt;8455&lt;/RecNum&gt;&lt;DisplayText&gt;&lt;style face="superscript"&gt;14,15&lt;/style&gt;&lt;/DisplayText&gt;&lt;record&gt;&lt;rec-number&gt;8455&lt;/rec-number&gt;&lt;foreign-keys&gt;&lt;key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7E4904" w:rsidRPr="007E4904">
        <w:rPr>
          <w:rFonts w:ascii="Helvetica" w:hAnsi="Helvetica"/>
          <w:noProof/>
          <w:color w:val="000000" w:themeColor="text1"/>
          <w:sz w:val="22"/>
          <w:szCs w:val="22"/>
          <w:vertAlign w:val="superscript"/>
        </w:rPr>
        <w:t>14,15</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7E4904">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variation&lt;/IDText&gt;&lt;DisplayText&gt;&lt;style face="superscript"&gt;16&lt;/style&gt;&lt;/DisplayText&gt;&lt;record&gt;&lt;titles&gt;&lt;title&gt;Regime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sidR="007E4904">
        <w:rPr>
          <w:rFonts w:ascii="Helvetica" w:hAnsi="Helvetica"/>
          <w:color w:val="000000" w:themeColor="text1"/>
          <w:sz w:val="22"/>
          <w:szCs w:val="22"/>
        </w:rPr>
        <w:fldChar w:fldCharType="separate"/>
      </w:r>
      <w:r w:rsidR="007E4904" w:rsidRPr="007E4904">
        <w:rPr>
          <w:rFonts w:ascii="Helvetica" w:hAnsi="Helvetica"/>
          <w:noProof/>
          <w:color w:val="000000" w:themeColor="text1"/>
          <w:sz w:val="22"/>
          <w:szCs w:val="22"/>
          <w:vertAlign w:val="superscript"/>
        </w:rPr>
        <w:t>16</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7E4904">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threshold?&lt;/IDText&gt;&lt;DisplayText&gt;&lt;style face="superscript"&gt;17&lt;/style&gt;&lt;/DisplayText&gt;&lt;record&gt;&lt;isbn&gt;1476-945X&lt;/isbn&gt;&lt;titles&gt;&lt;title&gt;Spatial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sidR="007E4904">
        <w:rPr>
          <w:rFonts w:ascii="Helvetica" w:hAnsi="Helvetica"/>
          <w:color w:val="000000" w:themeColor="text1"/>
          <w:sz w:val="22"/>
          <w:szCs w:val="22"/>
        </w:rPr>
        <w:fldChar w:fldCharType="separate"/>
      </w:r>
      <w:r w:rsidR="007E4904" w:rsidRPr="007E4904">
        <w:rPr>
          <w:rFonts w:ascii="Helvetica" w:hAnsi="Helvetica"/>
          <w:noProof/>
          <w:color w:val="000000" w:themeColor="text1"/>
          <w:sz w:val="22"/>
          <w:szCs w:val="22"/>
          <w:vertAlign w:val="superscript"/>
        </w:rPr>
        <w:t>17</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074268">
        <w:rPr>
          <w:rFonts w:ascii="Helvetica" w:hAnsi="Helvetica"/>
          <w:color w:val="000000" w:themeColor="text1"/>
          <w:sz w:val="22"/>
          <w:szCs w:val="22"/>
        </w:rPr>
        <w:instrText xml:space="preserve"> ADDIN EN.CITE &lt;EndNote&gt;&lt;Cite&gt;&lt;Author&gt;van Ginkel&lt;/Author&gt;&lt;Year&gt;2020&lt;/Year&gt;&lt;IDText&gt;Climate change induced socio-economic tipping points: review and stakeholder consultation for policy relevant research&lt;/IDText&gt;&lt;DisplayText&gt;&lt;style face="superscript"&gt;18&lt;/style&gt;&lt;/DisplayText&gt;&lt;record&gt;&lt;isbn&gt;1748-9326&lt;/isbn&gt;&lt;titles&gt;&lt;title&gt;Climate change induced socio-economic tipping points: review and stakeholder consultation for policy relevant research&lt;/title&gt;&lt;secondary-title&gt;Environmental Research Letters&lt;/secondary-title&gt;&lt;/titles&gt;&lt;number&gt;2&lt;/number&gt;&lt;contributors&gt;&lt;authors&gt;&lt;author&gt;van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Francesco&lt;/author&gt;&lt;/authors&gt;&lt;/contributors&gt;&lt;section&gt;023001&lt;/section&gt;&lt;added-date format="utc"&gt;1612824383&lt;/added-date&gt;&lt;ref-type name="Journal Article"&gt;17&lt;/ref-type&gt;&lt;dates&gt;&lt;year&gt;2020&lt;/year&gt;&lt;/dates&gt;&lt;rec-number&gt;6519&lt;/rec-number&gt;&lt;last-updated-date format="utc"&gt;1612824384&lt;/last-updated-date&gt;&lt;electronic-resource-num&gt;10.1088/1748-9326/ab6395&lt;/electronic-resource-num&gt;&lt;volume&gt;15&lt;/volume&gt;&lt;/record&gt;&lt;/Cite&gt;&lt;/EndNote&gt;</w:instrText>
      </w:r>
      <w:r w:rsidR="00074268">
        <w:rPr>
          <w:rFonts w:ascii="Helvetica" w:hAnsi="Helvetica"/>
          <w:color w:val="000000" w:themeColor="text1"/>
          <w:sz w:val="22"/>
          <w:szCs w:val="22"/>
        </w:rPr>
        <w:fldChar w:fldCharType="separate"/>
      </w:r>
      <w:r w:rsidR="00074268" w:rsidRPr="00074268">
        <w:rPr>
          <w:rFonts w:ascii="Helvetica" w:hAnsi="Helvetica"/>
          <w:noProof/>
          <w:color w:val="000000" w:themeColor="text1"/>
          <w:sz w:val="22"/>
          <w:szCs w:val="22"/>
          <w:vertAlign w:val="superscript"/>
        </w:rPr>
        <w:t>18</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recover from overharvest</w:t>
      </w:r>
      <w:r w:rsidR="00334E47">
        <w:rPr>
          <w:rFonts w:ascii="Helvetica" w:hAnsi="Helvetica"/>
          <w:color w:val="000000" w:themeColor="text1"/>
          <w:sz w:val="22"/>
          <w:szCs w:val="22"/>
        </w:rPr>
        <w:t>ing</w:t>
      </w:r>
      <w:r w:rsidR="007E4904">
        <w:rPr>
          <w:rFonts w:ascii="Helvetica" w:hAnsi="Helvetica"/>
          <w:color w:val="000000" w:themeColor="text1"/>
          <w:sz w:val="22"/>
          <w:szCs w:val="22"/>
        </w:rPr>
        <w:t>, and maximize ecosystem yield,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0B949B13" w:rsidR="00EB4D13" w:rsidRDefault="005B06D5" w:rsidP="00074268">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resource 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074268">
        <w:rPr>
          <w:rFonts w:ascii="Helvetica" w:hAnsi="Helvetica" w:cs="Helvetica Neue"/>
          <w:sz w:val="22"/>
          <w:szCs w:val="22"/>
        </w:rPr>
        <w:instrText xml:space="preserve"> ADDIN EN.CITE &lt;EndNote&gt;&lt;Cite&gt;&lt;Author&gt;Costello&lt;/Author&gt;&lt;Year&gt;2010&lt;/Year&gt;&lt;RecNum&gt;8466&lt;/RecNum&gt;&lt;DisplayText&gt;&lt;style face="superscript"&gt;19&lt;/style&gt;&lt;/DisplayText&gt;&lt;record&gt;&lt;rec-number&gt;8466&lt;/rec-number&gt;&lt;foreign-keys&gt;&lt;key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074268" w:rsidRPr="00074268">
        <w:rPr>
          <w:rFonts w:ascii="Helvetica" w:hAnsi="Helvetica" w:cs="Helvetica Neue"/>
          <w:noProof/>
          <w:sz w:val="22"/>
          <w:szCs w:val="22"/>
          <w:vertAlign w:val="superscript"/>
        </w:rPr>
        <w:t>19</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074268">
        <w:rPr>
          <w:rFonts w:ascii="Helvetica" w:hAnsi="Helvetica" w:cs="Helvetica Neue"/>
          <w:sz w:val="22"/>
          <w:szCs w:val="22"/>
        </w:rPr>
        <w:instrText xml:space="preserve"> ADDIN EN.CITE &lt;EndNote&gt;&lt;Cite&gt;&lt;Author&gt;Adams&lt;/Author&gt;&lt;Year&gt;1995&lt;/Year&gt;&lt;RecNum&gt;8467&lt;/RecNum&gt;&lt;DisplayText&gt;&lt;style face="superscript"&gt;20&lt;/style&gt;&lt;/DisplayText&gt;&lt;record&gt;&lt;rec-number&gt;8467&lt;/rec-number&gt;&lt;foreign-keys&gt;&lt;key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074268" w:rsidRPr="00074268">
        <w:rPr>
          <w:rFonts w:ascii="Helvetica" w:hAnsi="Helvetica" w:cs="Helvetica Neue"/>
          <w:noProof/>
          <w:sz w:val="22"/>
          <w:szCs w:val="22"/>
          <w:vertAlign w:val="superscript"/>
        </w:rPr>
        <w:t>20</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11FDBB44" w:rsidR="00EB4D13" w:rsidRDefault="005E45A1" w:rsidP="00074268">
      <w:pPr>
        <w:ind w:firstLine="720"/>
        <w:rPr>
          <w:rFonts w:ascii="Helvetica" w:hAnsi="Helvetica" w:cs="Helvetica"/>
          <w:sz w:val="22"/>
          <w:szCs w:val="22"/>
        </w:rPr>
      </w:pPr>
      <w:r>
        <w:rPr>
          <w:rFonts w:ascii="Helvetica" w:hAnsi="Helvetica"/>
          <w:sz w:val="22"/>
          <w:szCs w:val="22"/>
        </w:rPr>
        <w:lastRenderedPageBreak/>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PEVuZE5vdGU+PENpdGU+PEF1dGhvcj5XaW50bGU8L0F1dGhvcj48WWVhcj4yMDEwPC9ZZWFyPjxJ
RFRleHQ+QWxsb2NhdGluZyBtb25pdG9yaW5nIGVmZm9ydCBpbiB0aGUgZmFjZSBvZiB1bmtub3du
IHVua25vd25zPC9JRFRleHQ+PERpc3BsYXlUZXh0PjxzdHlsZSBmYWNlPSJzdXBlcnNjcmlwdCI+
MiwzLDIxPC9zdHlsZT48L0Rpc3BsYXlUZXh0PjxyZWNvcmQ+PGtleXdvcmRzPjxrZXl3b3JkPkFk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c3VydmVpbGxhbmNlPC9rZXl3b3JkPjwva2V5d29yZHM+PHVybHM+PHJlbGF0ZWQtdXJscz48dXJs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</w:fldData>
        </w:fldChar>
      </w:r>
      <w:r w:rsidR="00074268">
        <w:rPr>
          <w:rFonts w:ascii="Helvetica" w:hAnsi="Helvetica"/>
          <w:sz w:val="22"/>
          <w:szCs w:val="22"/>
        </w:rPr>
        <w:instrText xml:space="preserve"> ADDIN EN.CITE </w:instrText>
      </w:r>
      <w:r w:rsidR="00074268">
        <w:rPr>
          <w:rFonts w:ascii="Helvetica" w:hAnsi="Helvetica"/>
          <w:sz w:val="22"/>
          <w:szCs w:val="22"/>
        </w:rPr>
        <w:fldChar w:fldCharType="begin">
          <w:fldData xml:space="preserve">PEVuZE5vdGU+PENpdGU+PEF1dGhvcj5XaW50bGU8L0F1dGhvcj48WWVhcj4yMDEwPC9ZZWFyPjxJ
RFRleHQ+QWxsb2NhdGluZyBtb25pdG9yaW5nIGVmZm9ydCBpbiB0aGUgZmFjZSBvZiB1bmtub3du
IHVua25vd25zPC9JRFRleHQ+PERpc3BsYXlUZXh0PjxzdHlsZSBmYWNlPSJzdXBlcnNjcmlwdCI+
MiwzLDIxPC9zdHlsZT48L0Rpc3BsYXlUZXh0PjxyZWNvcmQ+PGtleXdvcmRzPjxrZXl3b3JkPkFk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c3VydmVpbGxhbmNlPC9rZXl3b3JkPjwva2V5d29yZHM+PHVybHM+PHJlbGF0ZWQtdXJscz48dXJs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</w:fldData>
        </w:fldChar>
      </w:r>
      <w:r w:rsidR="00074268">
        <w:rPr>
          <w:rFonts w:ascii="Helvetica" w:hAnsi="Helvetica"/>
          <w:sz w:val="22"/>
          <w:szCs w:val="22"/>
        </w:rPr>
        <w:instrText xml:space="preserve"> ADDIN EN.CITE.DATA </w:instrText>
      </w:r>
      <w:r w:rsidR="00074268">
        <w:rPr>
          <w:rFonts w:ascii="Helvetica" w:hAnsi="Helvetica"/>
          <w:sz w:val="22"/>
          <w:szCs w:val="22"/>
        </w:rPr>
      </w:r>
      <w:r w:rsidR="00074268">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074268" w:rsidRPr="00074268">
        <w:rPr>
          <w:rFonts w:ascii="Helvetica" w:hAnsi="Helvetica"/>
          <w:noProof/>
          <w:sz w:val="22"/>
          <w:szCs w:val="22"/>
          <w:vertAlign w:val="superscript"/>
        </w:rPr>
        <w:t>2,3,21</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072FC5">
        <w:rPr>
          <w:rFonts w:ascii="Helvetica" w:hAnsi="Helvetica"/>
          <w:sz w:val="22"/>
          <w:szCs w:val="22"/>
        </w:rPr>
        <w:instrText xml:space="preserve"> ADDIN EN.CITE &lt;EndNote&gt;&lt;Cite&gt;&lt;Author&gt;Wintle&lt;/Author&gt;&lt;Year&gt;2010&lt;/Year&gt;&lt;IDText&gt;Allocating monitoring effort in the face of unknown unknowns&lt;/IDText&gt;&lt;DisplayText&gt;&lt;style face="superscript"&gt;2&lt;/style&gt;&lt;/DisplayText&gt;&lt;record&gt;&lt;keywords&gt;&lt;keyword&gt;Adaptive management&lt;/keyword&gt;&lt;keyword&gt;cost efficiency&lt;/keyword&gt;&lt;keyword&gt;decision theory&lt;/keyword&gt;&lt;keyword&gt;Knightian uncertainty&lt;/keyword&gt;&lt;keyword&gt;surprise&lt;/keyword&gt;&lt;keyword&gt;surveillance&lt;/keyword&gt;&lt;/keywords&gt;&lt;urls&gt;&lt;related-urls&gt;&lt;url&gt;http://dx.doi.org/10.1111/j.1461-0248.2010.01514.x&lt;/url&gt;&lt;/related-urls&gt;&lt;/urls&gt;&lt;isbn&gt;1461-0248&lt;/isbn&gt;&lt;titles&gt;&lt;title&gt;Allocating monitoring effort in the face of unknown unknowns&lt;/title&gt;&lt;secondary-title&gt;Ecology Letters&lt;/secondary-title&gt;&lt;/titles&gt;&lt;pages&gt;1325-1337&lt;/pages&gt;&lt;number&gt;11&lt;/number&gt;&lt;contributors&gt;&lt;authors&gt;&lt;author&gt;Wintle, Brendan A.&lt;/author&gt;&lt;author&gt;Runge, Michael C.&lt;/author&gt;&lt;author&gt;Bekessy, Sarah A.&lt;/author&gt;&lt;/authors&gt;&lt;/contributors&gt;&lt;added-date format="utc"&gt;1588112856&lt;/added-date&gt;&lt;ref-type name="Journal Article"&gt;17&lt;/ref-type&gt;&lt;dates&gt;&lt;year&gt;2010&lt;/year&gt;&lt;/dates&gt;&lt;rec-number&gt;6335&lt;/rec-number&gt;&lt;publisher&gt;Blackwell Publishing Ltd&lt;/publisher&gt;&lt;last-updated-date format="utc"&gt;1612820975&lt;/last-updated-date&gt;&lt;electronic-resource-num&gt;10.1111/j.1461-0248.2010.01514.x&lt;/electronic-resource-num&gt;&lt;volume&gt;13&lt;/volume&gt;&lt;/record&gt;&lt;/Cite&gt;&lt;/EndNote&gt;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 therefore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074268">
        <w:rPr>
          <w:rFonts w:ascii="Helvetica" w:hAnsi="Helvetica"/>
          <w:sz w:val="22"/>
          <w:szCs w:val="22"/>
        </w:rPr>
        <w:instrText xml:space="preserve"> ADDIN EN.CITE &lt;EndNote&gt;&lt;Cite&gt;&lt;Author&gt;Rome&lt;/Author&gt;&lt;Year&gt;1996&lt;/Year&gt;&lt;IDText&gt;Precautionary approach to capture fisheries and species introductions&lt;/IDText&gt;&lt;DisplayText&gt;&lt;style face="superscript"&gt;22&lt;/style&gt;&lt;/DisplayText&gt;&lt;record&gt;&lt;isbn&gt;9251039151&lt;/isbn&gt;&lt;titles&gt;&lt;title&gt;Precautionary approach to capture fisheries and species introductions&lt;/title&gt;&lt;/titles&gt;&lt;contributors&gt;&lt;authors&gt;&lt;author&gt;Rome, FAO&lt;/author&gt;&lt;/authors&gt;&lt;/contributors&gt;&lt;added-date format="utc"&gt;1612819170&lt;/added-date&gt;&lt;ref-type name="Book"&gt;6&lt;/ref-type&gt;&lt;dates&gt;&lt;year&gt;1996&lt;/year&gt;&lt;/dates&gt;&lt;rec-number&gt;6493&lt;/rec-number&gt;&lt;publisher&gt;FAO Rome (Italy)&lt;/publisher&gt;&lt;last-updated-date format="utc"&gt;1612819170&lt;/last-updated-date&gt;&lt;/record&gt;&lt;/Cite&gt;&lt;/EndNote&gt;</w:instrText>
      </w:r>
      <w:r w:rsidR="00E86BCA">
        <w:rPr>
          <w:rFonts w:ascii="Helvetica" w:hAnsi="Helvetica"/>
          <w:sz w:val="22"/>
          <w:szCs w:val="22"/>
        </w:rPr>
        <w:fldChar w:fldCharType="separate"/>
      </w:r>
      <w:r w:rsidR="00074268" w:rsidRPr="00074268">
        <w:rPr>
          <w:rFonts w:ascii="Helvetica" w:hAnsi="Helvetica"/>
          <w:noProof/>
          <w:sz w:val="22"/>
          <w:szCs w:val="22"/>
          <w:vertAlign w:val="superscript"/>
        </w:rPr>
        <w:t>22</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5A9ACD65" w14:textId="77777777" w:rsidR="00847C6E" w:rsidRDefault="00847C6E" w:rsidP="00074268">
      <w:pPr>
        <w:rPr>
          <w:rFonts w:ascii="Helvetica" w:hAnsi="Helvetica"/>
          <w:i/>
          <w:sz w:val="22"/>
          <w:szCs w:val="22"/>
        </w:rPr>
      </w:pPr>
    </w:p>
    <w:p w14:paraId="0530466F" w14:textId="500B3FC8" w:rsidR="00787E3F" w:rsidRPr="003805EE" w:rsidRDefault="00787E3F" w:rsidP="000742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0320C7B7" w:rsidR="00787E3F" w:rsidRPr="003805EE" w:rsidRDefault="00787E3F" w:rsidP="000742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&lt;EndNote&gt;&lt;Cite&gt;&lt;Author&gt;Hölmstrom&lt;/Author&gt;&lt;Year&gt;1979&lt;/Year&gt;&lt;RecNum&gt;8468&lt;/RecNum&gt;&lt;DisplayText&gt;&lt;style face="superscript"&gt;10,23&lt;/style&gt;&lt;/DisplayText&gt;&lt;record&gt;&lt;rec-number&gt;8468&lt;/rec-number&gt;&lt;foreign-keys&gt;&lt;key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074268" w:rsidRPr="00074268">
        <w:rPr>
          <w:rFonts w:ascii="Helvetica" w:hAnsi="Helvetica"/>
          <w:noProof/>
          <w:sz w:val="22"/>
          <w:szCs w:val="22"/>
          <w:vertAlign w:val="superscript"/>
        </w:rPr>
        <w:t>10,23</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2CDCB53A" w:rsidR="00874D07" w:rsidRPr="003805EE" w:rsidRDefault="00FE0BB8" w:rsidP="000742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3442FC0F" w:rsidR="00644B5F" w:rsidRPr="003805EE" w:rsidRDefault="00F9071C" w:rsidP="000742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w:t>
      </w:r>
      <w:r w:rsidR="002C5DCC">
        <w:rPr>
          <w:rFonts w:ascii="Helvetica" w:hAnsi="Helvetica"/>
          <w:sz w:val="22"/>
          <w:szCs w:val="22"/>
        </w:rPr>
        <w:t xml:space="preserve">a subset of fisheries in New Zealand, </w:t>
      </w:r>
      <w:r w:rsidRPr="003805EE">
        <w:rPr>
          <w:rFonts w:ascii="Helvetica" w:hAnsi="Helvetica"/>
          <w:sz w:val="22"/>
          <w:szCs w:val="22"/>
        </w:rPr>
        <w:t>Canada</w:t>
      </w:r>
      <w:r w:rsidR="002C5DCC">
        <w:rPr>
          <w:rFonts w:ascii="Helvetica" w:hAnsi="Helvetica"/>
          <w:sz w:val="22"/>
          <w:szCs w:val="22"/>
        </w:rPr>
        <w:t>,</w:t>
      </w:r>
      <w:r w:rsidRPr="003805EE">
        <w:rPr>
          <w:rFonts w:ascii="Helvetica" w:hAnsi="Helvetica"/>
          <w:sz w:val="22"/>
          <w:szCs w:val="22"/>
        </w:rPr>
        <w:t xml:space="preserve">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&lt;EndNote&gt;&lt;Cite&gt;&lt;Author&gt;Hilborn&lt;/Author&gt;&lt;Year&gt;2001&lt;/Year&gt;&lt;RecNum&gt;8132&lt;/RecNum&gt;&lt;DisplayText&gt;&lt;style face="superscript"&gt;10&lt;/style&gt;&lt;/DisplayText&gt;&lt;record&gt;&lt;rec-number&gt;8132&lt;/rec-number&gt;&lt;foreign-keys&gt;&lt;key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072FC5" w:rsidRPr="00072FC5">
        <w:rPr>
          <w:rFonts w:ascii="Helvetica" w:hAnsi="Helvetica"/>
          <w:noProof/>
          <w:sz w:val="22"/>
          <w:szCs w:val="22"/>
          <w:vertAlign w:val="superscript"/>
        </w:rPr>
        <w:t>10</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9D6837">
        <w:rPr>
          <w:rFonts w:ascii="Helvetica" w:hAnsi="Helvetica"/>
          <w:sz w:val="22"/>
          <w:szCs w:val="22"/>
        </w:rPr>
        <w:fldChar w:fldCharType="begin"/>
      </w:r>
      <w:r w:rsidR="00074268">
        <w:rPr>
          <w:rFonts w:ascii="Helvetica" w:hAnsi="Helvetica"/>
          <w:sz w:val="22"/>
          <w:szCs w:val="22"/>
        </w:rPr>
        <w:instrText xml:space="preserve"> ADDIN EN.CITE &lt;EndNote&gt;&lt;Cite&gt;&lt;Author&gt;Cleary&lt;/Author&gt;&lt;Year&gt;2018&lt;/Year&gt;&lt;IDText&gt;Status of BC Pacific Herring (Clupea pallasii) in 2017 and Forecasts for 2018&lt;/IDText&gt;&lt;DisplayText&gt;&lt;style face="superscript"&gt;24&lt;/style&gt;&lt;/DisplayText&gt;&lt;record&gt;&lt;titles&gt;&lt;title&gt;Status of BC Pacific Herring (Clupea pallasii) in 2017 and Forecasts for 2018&lt;/title&gt;&lt;/titles&gt;&lt;contributors&gt;&lt;authors&gt;&lt;author&gt;Cleary, JS&lt;/author&gt;&lt;author&gt;Hawkshaw, S&lt;/author&gt;&lt;author&gt;Grinnell, M.H.&lt;/author&gt;&lt;author&gt;Grandin, C.&lt;/author&gt;&lt;/authors&gt;&lt;/contributors&gt;&lt;added-date format="utc"&gt;1612818442&lt;/added-date&gt;&lt;ref-type name="Book"&gt;6&lt;/ref-type&gt;&lt;dates&gt;&lt;year&gt;2018&lt;/year&gt;&lt;/dates&gt;&lt;rec-number&gt;6492&lt;/rec-number&gt;&lt;publisher&gt;Canadian Science Advisory Secretariat&lt;/publisher&gt;&lt;last-updated-date format="utc"&gt;1612819094&lt;/last-updated-date&gt;&lt;/record&gt;&lt;/Cite&gt;&lt;/EndNote&gt;</w:instrText>
      </w:r>
      <w:r w:rsidR="009D6837">
        <w:rPr>
          <w:rFonts w:ascii="Helvetica" w:hAnsi="Helvetica"/>
          <w:sz w:val="22"/>
          <w:szCs w:val="22"/>
        </w:rPr>
        <w:fldChar w:fldCharType="separate"/>
      </w:r>
      <w:r w:rsidR="00074268" w:rsidRPr="00074268">
        <w:rPr>
          <w:rFonts w:ascii="Helvetica" w:hAnsi="Helvetica"/>
          <w:noProof/>
          <w:sz w:val="22"/>
          <w:szCs w:val="22"/>
          <w:vertAlign w:val="superscript"/>
        </w:rPr>
        <w:t>24</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w:t>
      </w:r>
      <w:r w:rsidR="00EF4F9F">
        <w:rPr>
          <w:rFonts w:ascii="Helvetica" w:hAnsi="Helvetica"/>
          <w:sz w:val="22"/>
          <w:szCs w:val="22"/>
        </w:rPr>
        <w:t>is</w:t>
      </w:r>
      <w:r w:rsidR="00644B5F" w:rsidRPr="003805EE">
        <w:rPr>
          <w:rFonts w:ascii="Helvetica" w:hAnsi="Helvetica"/>
          <w:sz w:val="22"/>
          <w:szCs w:val="22"/>
        </w:rPr>
        <w:t xml:space="preserve"> best to ensure that funding for monitoring is independent from stock size. </w:t>
      </w:r>
    </w:p>
    <w:p w14:paraId="4E73E6B6" w14:textId="77777777" w:rsidR="00FC5856" w:rsidRPr="003805EE" w:rsidRDefault="00FC5856" w:rsidP="00074268">
      <w:pPr>
        <w:rPr>
          <w:rFonts w:ascii="Helvetica" w:hAnsi="Helvetica"/>
          <w:i/>
          <w:sz w:val="22"/>
          <w:szCs w:val="22"/>
        </w:rPr>
      </w:pPr>
    </w:p>
    <w:p w14:paraId="6CFFB7E9" w14:textId="26D60871" w:rsidR="0056105D" w:rsidRPr="003805EE" w:rsidRDefault="00976D8B" w:rsidP="00074268">
      <w:pPr>
        <w:rPr>
          <w:rFonts w:ascii="Helvetica" w:hAnsi="Helvetica"/>
          <w:i/>
          <w:sz w:val="22"/>
          <w:szCs w:val="22"/>
        </w:rPr>
      </w:pPr>
      <w:r w:rsidRPr="003805EE">
        <w:rPr>
          <w:rFonts w:ascii="Helvetica" w:hAnsi="Helvetica"/>
          <w:i/>
          <w:sz w:val="22"/>
          <w:szCs w:val="22"/>
        </w:rPr>
        <w:t>The Value of Monitoring Depends on the Stakeholder</w:t>
      </w:r>
    </w:p>
    <w:p w14:paraId="1B549306" w14:textId="2C2B70D4" w:rsidR="0021032B" w:rsidRPr="003805EE" w:rsidRDefault="00017F4B" w:rsidP="00074268">
      <w:pPr>
        <w:ind w:firstLine="720"/>
        <w:rPr>
          <w:rFonts w:ascii="Helvetica" w:hAnsi="Helvetica" w:cs="Helvetica Neue"/>
          <w:sz w:val="22"/>
          <w:szCs w:val="22"/>
        </w:rPr>
      </w:pPr>
      <w:r w:rsidRPr="003805EE">
        <w:rPr>
          <w:rFonts w:ascii="Helvetica" w:hAnsi="Helvetica" w:cs="Helvetica Neue"/>
          <w:sz w:val="22"/>
          <w:szCs w:val="22"/>
        </w:rPr>
        <w:lastRenderedPageBreak/>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&lt;EndNote&gt;&lt;Cite&gt;&lt;Author&gt;Schrank&lt;/Author&gt;&lt;Year&gt;2003&lt;/Year&gt;&lt;RecNum&gt;8199&lt;/RecNum&gt;&lt;DisplayText&gt;&lt;style face="superscript"&gt;25&lt;/style&gt;&lt;/DisplayText&gt;&lt;record&gt;&lt;rec-number&gt;8199&lt;/rec-number&gt;&lt;foreign-keys&gt;&lt;key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074268" w:rsidRPr="00074268">
        <w:rPr>
          <w:rFonts w:ascii="Helvetica" w:hAnsi="Helvetica"/>
          <w:noProof/>
          <w:sz w:val="22"/>
          <w:szCs w:val="22"/>
          <w:vertAlign w:val="superscript"/>
        </w:rPr>
        <w:t>25</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074268">
        <w:rPr>
          <w:rFonts w:ascii="Helvetica" w:hAnsi="Helvetica" w:cs="Helvetica Neue"/>
          <w:sz w:val="22"/>
          <w:szCs w:val="22"/>
        </w:rPr>
        <w:instrText xml:space="preserve"> ADDIN EN.CITE &lt;EndNote&gt;&lt;Cite&gt;&lt;Author&gt;Berkes&lt;/Author&gt;&lt;Year&gt;2006&lt;/Year&gt;&lt;RecNum&gt;8463&lt;/RecNum&gt;&lt;DisplayText&gt;&lt;style face="superscript"&gt;26&lt;/style&gt;&lt;/DisplayText&gt;&lt;record&gt;&lt;rec-number&gt;8463&lt;/rec-number&gt;&lt;foreign-keys&gt;&lt;key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074268" w:rsidRPr="00074268">
        <w:rPr>
          <w:rFonts w:ascii="Helvetica" w:hAnsi="Helvetica" w:cs="Helvetica Neue"/>
          <w:noProof/>
          <w:sz w:val="22"/>
          <w:szCs w:val="22"/>
          <w:vertAlign w:val="superscript"/>
        </w:rPr>
        <w:t>26</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w:t>
      </w:r>
      <w:r w:rsidR="00F23E25">
        <w:rPr>
          <w:rFonts w:ascii="Helvetica" w:hAnsi="Helvetica"/>
          <w:sz w:val="22"/>
          <w:szCs w:val="22"/>
        </w:rPr>
        <w:t>asymmetry in</w:t>
      </w:r>
      <w:r w:rsidR="0021032B" w:rsidRPr="00A11EE7">
        <w:rPr>
          <w:rFonts w:ascii="Helvetica" w:hAnsi="Helvetica"/>
          <w:sz w:val="22"/>
          <w:szCs w:val="22"/>
        </w:rPr>
        <w:t xml:space="preserve">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074268">
      <w:pPr>
        <w:rPr>
          <w:rFonts w:ascii="Helvetica" w:hAnsi="Helvetica"/>
          <w:i/>
          <w:sz w:val="22"/>
          <w:szCs w:val="22"/>
        </w:rPr>
      </w:pPr>
    </w:p>
    <w:p w14:paraId="42AB159A" w14:textId="41284C01" w:rsidR="00DB4CE5" w:rsidRPr="003805EE" w:rsidRDefault="00EE4CEA" w:rsidP="00074268">
      <w:pPr>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852B13">
        <w:rPr>
          <w:rFonts w:ascii="Helvetica" w:hAnsi="Helvetica"/>
          <w:i/>
          <w:sz w:val="22"/>
          <w:szCs w:val="22"/>
        </w:rPr>
        <w:t>Critical Threshold</w:t>
      </w:r>
      <w:r w:rsidR="00DB4CE5" w:rsidRPr="003805EE">
        <w:rPr>
          <w:rFonts w:ascii="Helvetica" w:hAnsi="Helvetica"/>
          <w:i/>
          <w:sz w:val="22"/>
          <w:szCs w:val="22"/>
        </w:rPr>
        <w:t xml:space="preserve">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4640998E" w:rsidR="006049ED" w:rsidRPr="003805EE" w:rsidRDefault="006049ED" w:rsidP="00074268">
      <w:pPr>
        <w:ind w:firstLine="720"/>
        <w:rPr>
          <w:rFonts w:ascii="Helvetica" w:hAnsi="Helvetica"/>
          <w:sz w:val="22"/>
          <w:szCs w:val="22"/>
        </w:rPr>
      </w:pPr>
      <w:r w:rsidRPr="003805EE">
        <w:rPr>
          <w:rFonts w:ascii="Helvetica" w:hAnsi="Helvetica"/>
          <w:sz w:val="22"/>
          <w:szCs w:val="22"/>
        </w:rPr>
        <w:t xml:space="preserve">In systems with </w:t>
      </w:r>
      <w:r w:rsidR="00A8455D">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&lt;EndNote&gt;&lt;Cite&gt;&lt;Author&gt;Cleary&lt;/Author&gt;&lt;Year&gt;2014&lt;/Year&gt;&lt;RecNum&gt;8026&lt;/RecNum&gt;&lt;DisplayText&gt;&lt;style face="superscript"&gt;27&lt;/style&gt;&lt;/DisplayText&gt;&lt;record&gt;&lt;rec-number&gt;8026&lt;/rec-number&gt;&lt;foreign-keys&gt;&lt;key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074268" w:rsidRPr="00074268">
        <w:rPr>
          <w:rFonts w:ascii="Helvetica" w:hAnsi="Helvetica"/>
          <w:noProof/>
          <w:sz w:val="22"/>
          <w:szCs w:val="22"/>
          <w:vertAlign w:val="superscript"/>
        </w:rPr>
        <w:t>27</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sidR="0069660B">
        <w:rPr>
          <w:rFonts w:ascii="Helvetica" w:hAnsi="Helvetica"/>
          <w:sz w:val="22"/>
          <w:szCs w:val="22"/>
        </w:rPr>
        <w:t xml:space="preserve"> </w:t>
      </w:r>
      <w:r w:rsidR="00F90AA6">
        <w:rPr>
          <w:rFonts w:ascii="Helvetica" w:hAnsi="Helvetica"/>
          <w:sz w:val="22"/>
          <w:szCs w:val="22"/>
        </w:rPr>
        <w:t>in many systems</w:t>
      </w:r>
      <w:r w:rsidRPr="003805EE">
        <w:rPr>
          <w:rFonts w:ascii="Helvetica" w:hAnsi="Helvetica"/>
          <w:sz w:val="22"/>
          <w:szCs w:val="22"/>
        </w:rPr>
        <w:t xml:space="preserve"> </w:t>
      </w:r>
      <w:r w:rsidR="000E0CF2"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&lt;EndNote&gt;&lt;Cite&gt;&lt;Author&gt;Doak&lt;/Author&gt;&lt;Year&gt;2008&lt;/Year&gt;&lt;RecNum&gt;8002&lt;/RecNum&gt;&lt;DisplayText&gt;&lt;style face="superscript"&gt;28,29&lt;/style&gt;&lt;/DisplayText&gt;&lt;record&gt;&lt;rec-number&gt;8002&lt;/rec-number&gt;&lt;foreign-keys&gt;&lt;key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074268" w:rsidRPr="00074268">
        <w:rPr>
          <w:rFonts w:ascii="Helvetica" w:hAnsi="Helvetica"/>
          <w:noProof/>
          <w:sz w:val="22"/>
          <w:szCs w:val="22"/>
          <w:vertAlign w:val="superscript"/>
        </w:rPr>
        <w:t>28,29</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w:t>
      </w:r>
      <w:r w:rsidR="0031702F">
        <w:rPr>
          <w:rFonts w:ascii="Helvetica" w:hAnsi="Helvetica"/>
          <w:sz w:val="22"/>
          <w:szCs w:val="22"/>
        </w:rPr>
        <w:t xml:space="preserve"> as ecosystems transform</w:t>
      </w:r>
      <w:r w:rsidRPr="003805EE">
        <w:rPr>
          <w:rFonts w:ascii="Helvetica" w:hAnsi="Helvetica"/>
          <w:sz w:val="22"/>
          <w:szCs w:val="22"/>
        </w:rPr>
        <w:t xml:space="preserve">. We do not address uncertainty in the location of the </w:t>
      </w:r>
      <w:r w:rsidR="00EB4D13">
        <w:rPr>
          <w:rFonts w:ascii="Helvetica" w:hAnsi="Helvetica"/>
          <w:sz w:val="22"/>
          <w:szCs w:val="22"/>
        </w:rPr>
        <w:t>biological threshold</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&lt;EndNote&gt;&lt;Cite&gt;&lt;Author&gt;Cinner&lt;/Author&gt;&lt;Year&gt;2009&lt;/Year&gt;&lt;RecNum&gt;8170&lt;/RecNum&gt;&lt;DisplayText&gt;&lt;style face="superscript"&gt;30&lt;/style&gt;&lt;/DisplayText&gt;&lt;record&gt;&lt;rec-number&gt;8170&lt;/rec-number&gt;&lt;foreign-keys&gt;&lt;key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074268" w:rsidRPr="00074268">
        <w:rPr>
          <w:rFonts w:ascii="Helvetica" w:hAnsi="Helvetica"/>
          <w:noProof/>
          <w:sz w:val="22"/>
          <w:szCs w:val="22"/>
          <w:vertAlign w:val="superscript"/>
        </w:rPr>
        <w:t>30</w:t>
      </w:r>
      <w:r w:rsidRPr="003805EE">
        <w:rPr>
          <w:rFonts w:ascii="Helvetica" w:hAnsi="Helvetica"/>
          <w:sz w:val="22"/>
          <w:szCs w:val="22"/>
        </w:rPr>
        <w:fldChar w:fldCharType="end"/>
      </w:r>
      <w:r w:rsidRPr="003805EE">
        <w:rPr>
          <w:rFonts w:ascii="Helvetica" w:hAnsi="Helvetica"/>
          <w:sz w:val="22"/>
          <w:szCs w:val="22"/>
        </w:rPr>
        <w:t xml:space="preserve">. For example, </w:t>
      </w:r>
      <w:r w:rsidR="00D564AC">
        <w:rPr>
          <w:rFonts w:ascii="Helvetica" w:hAnsi="Helvetica"/>
          <w:sz w:val="22"/>
          <w:szCs w:val="22"/>
        </w:rPr>
        <w:t>recent work has</w:t>
      </w:r>
      <w:r w:rsidR="00BB5495" w:rsidRPr="003805EE">
        <w:rPr>
          <w:rFonts w:ascii="Helvetica" w:hAnsi="Helvetica"/>
          <w:sz w:val="22"/>
          <w:szCs w:val="22"/>
        </w:rPr>
        <w:t xml:space="preserve"> </w:t>
      </w:r>
      <w:r w:rsidR="00976FC9">
        <w:rPr>
          <w:rFonts w:ascii="Helvetica" w:hAnsi="Helvetica"/>
          <w:sz w:val="22"/>
          <w:szCs w:val="22"/>
        </w:rPr>
        <w:t>show</w:t>
      </w:r>
      <w:r w:rsidR="00D564AC">
        <w:rPr>
          <w:rFonts w:ascii="Helvetica" w:hAnsi="Helvetica"/>
          <w:sz w:val="22"/>
          <w:szCs w:val="22"/>
        </w:rPr>
        <w:t>n</w:t>
      </w:r>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threshold locations</w:t>
      </w:r>
      <w:r w:rsidR="00D564AC">
        <w:rPr>
          <w:rFonts w:ascii="Helvetica" w:hAnsi="Helvetica"/>
          <w:sz w:val="22"/>
          <w:szCs w:val="22"/>
        </w:rPr>
        <w:t xml:space="preserve"> </w:t>
      </w:r>
      <w:r w:rsidR="00D564AC">
        <w:rPr>
          <w:rFonts w:ascii="Helvetica" w:hAnsi="Helvetica"/>
          <w:sz w:val="22"/>
          <w:szCs w:val="22"/>
        </w:rPr>
        <w:fldChar w:fldCharType="begin">
          <w:fldData xml:space="preserve">PEVuZE5vdGU+PENpdGU+PEF1dGhvcj5Cb2V0dGlnZXI8L0F1dGhvcj48WWVhcj4yMDE1PC9ZZWFy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</w:fldData>
        </w:fldChar>
      </w:r>
      <w:r w:rsidR="00074268">
        <w:rPr>
          <w:rFonts w:ascii="Helvetica" w:hAnsi="Helvetica"/>
          <w:sz w:val="22"/>
          <w:szCs w:val="22"/>
        </w:rPr>
        <w:instrText xml:space="preserve"> ADDIN EN.CITE </w:instrText>
      </w:r>
      <w:r w:rsidR="00074268">
        <w:rPr>
          <w:rFonts w:ascii="Helvetica" w:hAnsi="Helvetica"/>
          <w:sz w:val="22"/>
          <w:szCs w:val="22"/>
        </w:rPr>
        <w:fldChar w:fldCharType="begin">
          <w:fldData xml:space="preserve">PEVuZE5vdGU+PENpdGU+PEF1dGhvcj5Cb2V0dGlnZXI8L0F1dGhvcj48WWVhcj4yMDE1PC9ZZWFy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</w:fldData>
        </w:fldChar>
      </w:r>
      <w:r w:rsidR="00074268">
        <w:rPr>
          <w:rFonts w:ascii="Helvetica" w:hAnsi="Helvetica"/>
          <w:sz w:val="22"/>
          <w:szCs w:val="22"/>
        </w:rPr>
        <w:instrText xml:space="preserve"> ADDIN EN.CITE.DATA </w:instrText>
      </w:r>
      <w:r w:rsidR="00074268">
        <w:rPr>
          <w:rFonts w:ascii="Helvetica" w:hAnsi="Helvetica"/>
          <w:sz w:val="22"/>
          <w:szCs w:val="22"/>
        </w:rPr>
      </w:r>
      <w:r w:rsidR="00074268">
        <w:rPr>
          <w:rFonts w:ascii="Helvetica" w:hAnsi="Helvetica"/>
          <w:sz w:val="22"/>
          <w:szCs w:val="22"/>
        </w:rPr>
        <w:fldChar w:fldCharType="end"/>
      </w:r>
      <w:r w:rsidR="00D564AC">
        <w:rPr>
          <w:rFonts w:ascii="Helvetica" w:hAnsi="Helvetica"/>
          <w:sz w:val="22"/>
          <w:szCs w:val="22"/>
        </w:rPr>
      </w:r>
      <w:r w:rsidR="00D564AC">
        <w:rPr>
          <w:rFonts w:ascii="Helvetica" w:hAnsi="Helvetica"/>
          <w:sz w:val="22"/>
          <w:szCs w:val="22"/>
        </w:rPr>
        <w:fldChar w:fldCharType="separate"/>
      </w:r>
      <w:r w:rsidR="00074268" w:rsidRPr="00074268">
        <w:rPr>
          <w:rFonts w:ascii="Helvetica" w:hAnsi="Helvetica"/>
          <w:noProof/>
          <w:sz w:val="22"/>
          <w:szCs w:val="22"/>
          <w:vertAlign w:val="superscript"/>
        </w:rPr>
        <w:t>31,32</w:t>
      </w:r>
      <w:r w:rsidR="00D564AC">
        <w:rPr>
          <w:rFonts w:ascii="Helvetica" w:hAnsi="Helvetica"/>
          <w:sz w:val="22"/>
          <w:szCs w:val="22"/>
        </w:rPr>
        <w:fldChar w:fldCharType="end"/>
      </w:r>
      <w:r w:rsidRPr="003805EE">
        <w:rPr>
          <w:rFonts w:ascii="Helvetica" w:hAnsi="Helvetica"/>
          <w:sz w:val="22"/>
          <w:szCs w:val="22"/>
        </w:rPr>
        <w:t xml:space="preserve">. </w:t>
      </w:r>
      <w:r w:rsidR="0031702F">
        <w:rPr>
          <w:rFonts w:ascii="Helvetica" w:hAnsi="Helvetica"/>
          <w:sz w:val="22"/>
          <w:szCs w:val="22"/>
        </w:rPr>
        <w:t>Alternatively, early warning indicators such as rising variance or shifts in autocorrelation may offer a signal for when a system is approaching a threshold</w:t>
      </w:r>
      <w:r w:rsidR="007C721B">
        <w:rPr>
          <w:rFonts w:ascii="Helvetica" w:hAnsi="Helvetica"/>
          <w:sz w:val="22"/>
          <w:szCs w:val="22"/>
        </w:rPr>
        <w:t xml:space="preserve"> (CITE)</w:t>
      </w:r>
      <w:r w:rsidR="0031702F">
        <w:rPr>
          <w:rFonts w:ascii="Helvetica" w:hAnsi="Helvetica"/>
          <w:sz w:val="22"/>
          <w:szCs w:val="22"/>
        </w:rPr>
        <w:t xml:space="preserve">, though detection of a threshold using these indicators likely requires high precision and frequent monitoring. </w:t>
      </w:r>
      <w:r w:rsidRPr="003805EE">
        <w:rPr>
          <w:rFonts w:ascii="Helvetica" w:hAnsi="Helvetica"/>
          <w:sz w:val="22"/>
          <w:szCs w:val="22"/>
        </w:rPr>
        <w:t xml:space="preserve">However, even with better monitoring and analysis, some uncertainty is irreducible </w:t>
      </w:r>
      <w:r w:rsidR="000E0CF2"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&lt;EndNote&gt;&lt;Cite&gt;&lt;Author&gt;Schindler&lt;/Author&gt;&lt;Year&gt;2015&lt;/Year&gt;&lt;RecNum&gt;8464&lt;/RecNum&gt;&lt;DisplayText&gt;&lt;style face="superscript"&gt;29&lt;/style&gt;&lt;/DisplayText&gt;&lt;record&gt;&lt;rec-number&gt;8464&lt;/rec-number&gt;&lt;foreign-keys&gt;&lt;key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074268" w:rsidRPr="00074268">
        <w:rPr>
          <w:rFonts w:ascii="Helvetica" w:hAnsi="Helvetica"/>
          <w:noProof/>
          <w:sz w:val="22"/>
          <w:szCs w:val="22"/>
          <w:vertAlign w:val="superscript"/>
        </w:rPr>
        <w:t>29</w:t>
      </w:r>
      <w:r w:rsidR="000E0CF2" w:rsidRPr="003805EE">
        <w:rPr>
          <w:rFonts w:ascii="Helvetica" w:hAnsi="Helvetica"/>
          <w:sz w:val="22"/>
          <w:szCs w:val="22"/>
        </w:rPr>
        <w:fldChar w:fldCharType="end"/>
      </w:r>
      <w:r w:rsidRPr="003805EE">
        <w:rPr>
          <w:rFonts w:ascii="Helvetica" w:hAnsi="Helvetica"/>
          <w:sz w:val="22"/>
          <w:szCs w:val="22"/>
        </w:rPr>
        <w:t>.</w:t>
      </w:r>
      <w:r w:rsidR="00976FC9">
        <w:rPr>
          <w:rFonts w:ascii="Helvetica" w:hAnsi="Helvetica"/>
          <w:sz w:val="22"/>
          <w:szCs w:val="22"/>
        </w:rPr>
        <w:t xml:space="preserve"> Such irreducible uncertainty (e.g.</w:t>
      </w:r>
      <w:r w:rsidR="00BA0B4E">
        <w:rPr>
          <w:rFonts w:ascii="Helvetica" w:hAnsi="Helvetica"/>
          <w:sz w:val="22"/>
          <w:szCs w:val="22"/>
        </w:rPr>
        <w:t>,</w:t>
      </w:r>
      <w:r w:rsidR="00976FC9">
        <w:rPr>
          <w:rFonts w:ascii="Helvetica" w:hAnsi="Helvetica"/>
          <w:sz w:val="22"/>
          <w:szCs w:val="22"/>
        </w:rPr>
        <w:t xml:space="preserve"> due to stochasticity in recruitment) can amplify the risks associated with limited monitoring effort (</w:t>
      </w:r>
      <w:r w:rsidR="007009AB">
        <w:rPr>
          <w:rFonts w:ascii="Helvetica" w:hAnsi="Helvetica"/>
          <w:sz w:val="22"/>
          <w:szCs w:val="22"/>
        </w:rPr>
        <w:t xml:space="preserve">see </w:t>
      </w:r>
      <w:r w:rsidR="00976FC9">
        <w:rPr>
          <w:rFonts w:ascii="Helvetica" w:hAnsi="Helvetica"/>
          <w:sz w:val="22"/>
          <w:szCs w:val="22"/>
        </w:rPr>
        <w:t>ESM 4</w:t>
      </w:r>
      <w:r w:rsidR="007009AB">
        <w:rPr>
          <w:rFonts w:ascii="Helvetica" w:hAnsi="Helvetica"/>
          <w:sz w:val="22"/>
          <w:szCs w:val="22"/>
        </w:rPr>
        <w:t xml:space="preserve"> for simulation</w:t>
      </w:r>
      <w:r w:rsidR="004206DC">
        <w:rPr>
          <w:rFonts w:ascii="Helvetica" w:hAnsi="Helvetica"/>
          <w:sz w:val="22"/>
          <w:szCs w:val="22"/>
        </w:rPr>
        <w:t>s</w:t>
      </w:r>
      <w:r w:rsidR="00976FC9">
        <w:rPr>
          <w:rFonts w:ascii="Helvetica" w:hAnsi="Helvetica"/>
          <w:sz w:val="22"/>
          <w:szCs w:val="22"/>
        </w:rPr>
        <w:t>) and are critical for managers to consider</w:t>
      </w:r>
      <w:r w:rsidR="00303364">
        <w:rPr>
          <w:rFonts w:ascii="Helvetica" w:hAnsi="Helvetica"/>
          <w:sz w:val="22"/>
          <w:szCs w:val="22"/>
        </w:rPr>
        <w:t>.</w:t>
      </w:r>
      <w:ins w:id="9" w:author="Megsie Siple" w:date="2021-02-04T16:44:00Z">
        <w:r w:rsidR="00AF7550">
          <w:rPr>
            <w:rFonts w:ascii="Helvetica" w:hAnsi="Helvetica"/>
            <w:sz w:val="22"/>
            <w:szCs w:val="22"/>
          </w:rPr>
          <w:t xml:space="preserve"> </w:t>
        </w:r>
      </w:ins>
    </w:p>
    <w:p w14:paraId="48E4FCDD" w14:textId="5F4121DB" w:rsidR="007E6EA2" w:rsidRPr="003805EE" w:rsidRDefault="00EE4CEA" w:rsidP="00074268">
      <w:pPr>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69660B">
        <w:rPr>
          <w:rFonts w:ascii="Helvetica" w:hAnsi="Helvetica"/>
          <w:sz w:val="22"/>
          <w:szCs w:val="22"/>
        </w:rPr>
        <w:t>critical thresholds</w:t>
      </w:r>
      <w:r w:rsidRPr="003805EE">
        <w:rPr>
          <w:rFonts w:ascii="Helvetica" w:hAnsi="Helvetica"/>
          <w:sz w:val="22"/>
          <w:szCs w:val="22"/>
        </w:rPr>
        <w:t xml:space="preserve">. </w:t>
      </w:r>
      <w:r w:rsidR="0069660B">
        <w:rPr>
          <w:rFonts w:ascii="Helvetica" w:hAnsi="Helvetica"/>
          <w:sz w:val="22"/>
          <w:szCs w:val="22"/>
        </w:rPr>
        <w:t>T</w:t>
      </w:r>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r w:rsidR="0069660B">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69660B">
        <w:rPr>
          <w:rFonts w:ascii="Helvetica" w:hAnsi="Helvetica"/>
          <w:sz w:val="22"/>
          <w:szCs w:val="22"/>
        </w:rPr>
        <w:t>threshold after which productivity is declining.</w:t>
      </w:r>
      <w:r w:rsidRPr="003805EE">
        <w:rPr>
          <w:rFonts w:ascii="Helvetica" w:hAnsi="Helvetica"/>
          <w:sz w:val="22"/>
          <w:szCs w:val="22"/>
        </w:rPr>
        <w:t xml:space="preserve"> </w:t>
      </w:r>
    </w:p>
    <w:p w14:paraId="1181B0AB" w14:textId="77777777" w:rsidR="00F40114" w:rsidRDefault="00F40114" w:rsidP="00074268">
      <w:pPr>
        <w:widowControl w:val="0"/>
        <w:autoSpaceDE w:val="0"/>
        <w:autoSpaceDN w:val="0"/>
        <w:adjustRightInd w:val="0"/>
        <w:rPr>
          <w:rFonts w:ascii="Helvetica" w:hAnsi="Helvetica"/>
          <w:i/>
          <w:sz w:val="22"/>
          <w:szCs w:val="22"/>
        </w:rPr>
      </w:pPr>
    </w:p>
    <w:p w14:paraId="3548455A" w14:textId="4B92F8F6" w:rsidR="00C34F51" w:rsidRPr="003805EE" w:rsidRDefault="00342681" w:rsidP="000742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77777777" w:rsidR="00F02C12" w:rsidRDefault="00F02C12" w:rsidP="00F02C12">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xml:space="preserve">. Additional difficulties emerge because of misaligned economic incentives and structures that deter or constrain heavy monitoring when yields are near a tipping point,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 xml:space="preserve">crossed a </w:t>
      </w:r>
      <w:r>
        <w:rPr>
          <w:rFonts w:ascii="Helvetica" w:hAnsi="Helvetica" w:cs="Helvetica Neue"/>
          <w:sz w:val="22"/>
          <w:szCs w:val="22"/>
        </w:rPr>
        <w:lastRenderedPageBreak/>
        <w:t>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074268">
      <w:pPr>
        <w:ind w:firstLine="720"/>
        <w:rPr>
          <w:rFonts w:ascii="Helvetica" w:hAnsi="Helvetica"/>
          <w:b/>
          <w:sz w:val="22"/>
          <w:szCs w:val="22"/>
        </w:rPr>
      </w:pPr>
    </w:p>
    <w:p w14:paraId="02B9CF32" w14:textId="77777777" w:rsidR="007522A9" w:rsidRPr="003805EE" w:rsidRDefault="007522A9" w:rsidP="00074268">
      <w:pPr>
        <w:tabs>
          <w:tab w:val="left" w:pos="1240"/>
        </w:tabs>
        <w:rPr>
          <w:rFonts w:ascii="Helvetica" w:hAnsi="Helvetica"/>
          <w:b/>
          <w:sz w:val="22"/>
          <w:szCs w:val="22"/>
        </w:rPr>
      </w:pPr>
      <w:r w:rsidRPr="003805EE">
        <w:rPr>
          <w:rFonts w:ascii="Helvetica" w:hAnsi="Helvetica"/>
          <w:b/>
          <w:sz w:val="22"/>
          <w:szCs w:val="22"/>
        </w:rPr>
        <w:t>ACKNOWLEDGEMENTS</w:t>
      </w:r>
    </w:p>
    <w:p w14:paraId="2D4E6457" w14:textId="38279142" w:rsidR="007522A9" w:rsidRPr="003805EE" w:rsidRDefault="007522A9" w:rsidP="000742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074268">
      <w:pPr>
        <w:tabs>
          <w:tab w:val="left" w:pos="1240"/>
        </w:tabs>
        <w:rPr>
          <w:rFonts w:ascii="Helvetica" w:hAnsi="Helvetica"/>
          <w:b/>
          <w:sz w:val="22"/>
          <w:szCs w:val="22"/>
        </w:rPr>
      </w:pPr>
    </w:p>
    <w:p w14:paraId="544C099B" w14:textId="2BE1B9FE" w:rsidR="00393682" w:rsidRDefault="00393682" w:rsidP="000742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0742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074268">
      <w:pPr>
        <w:rPr>
          <w:rFonts w:ascii="Helvetica" w:hAnsi="Helvetica"/>
          <w:b/>
          <w:sz w:val="22"/>
          <w:szCs w:val="22"/>
        </w:rPr>
      </w:pPr>
    </w:p>
    <w:p w14:paraId="59F11514" w14:textId="77777777" w:rsidR="002633A4" w:rsidRPr="003805EE" w:rsidRDefault="002633A4" w:rsidP="00074268">
      <w:pPr>
        <w:tabs>
          <w:tab w:val="left" w:pos="1240"/>
        </w:tabs>
        <w:rPr>
          <w:rFonts w:ascii="Helvetica" w:hAnsi="Helvetica"/>
          <w:b/>
          <w:sz w:val="22"/>
          <w:szCs w:val="22"/>
        </w:rPr>
      </w:pPr>
      <w:r w:rsidRPr="003805EE">
        <w:rPr>
          <w:rFonts w:ascii="Helvetica" w:hAnsi="Helvetica"/>
          <w:b/>
          <w:sz w:val="22"/>
          <w:szCs w:val="22"/>
        </w:rPr>
        <w:t>LITERATURE CITED</w:t>
      </w:r>
    </w:p>
    <w:p w14:paraId="52C51B3F" w14:textId="77777777" w:rsidR="00074268" w:rsidRPr="00074268" w:rsidRDefault="006C170D" w:rsidP="00074268">
      <w:pPr>
        <w:pStyle w:val="EndNoteBibliography"/>
        <w:spacing w:line="240" w:lineRule="auto"/>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074268" w:rsidRPr="00074268">
        <w:rPr>
          <w:noProof/>
        </w:rPr>
        <w:t>1</w:t>
      </w:r>
      <w:r w:rsidR="00074268" w:rsidRPr="00074268">
        <w:rPr>
          <w:noProof/>
        </w:rPr>
        <w:tab/>
        <w:t>Kates, R. W.</w:t>
      </w:r>
      <w:r w:rsidR="00074268" w:rsidRPr="00074268">
        <w:rPr>
          <w:i/>
          <w:noProof/>
        </w:rPr>
        <w:t xml:space="preserve"> et al.</w:t>
      </w:r>
      <w:r w:rsidR="00074268" w:rsidRPr="00074268">
        <w:rPr>
          <w:noProof/>
        </w:rPr>
        <w:t xml:space="preserve"> Sustainability Science. </w:t>
      </w:r>
      <w:r w:rsidR="00074268" w:rsidRPr="00074268">
        <w:rPr>
          <w:i/>
          <w:noProof/>
        </w:rPr>
        <w:t>Science</w:t>
      </w:r>
      <w:r w:rsidR="00074268" w:rsidRPr="00074268">
        <w:rPr>
          <w:noProof/>
        </w:rPr>
        <w:t xml:space="preserve"> </w:t>
      </w:r>
      <w:r w:rsidR="00074268" w:rsidRPr="00074268">
        <w:rPr>
          <w:b/>
          <w:noProof/>
        </w:rPr>
        <w:t>292</w:t>
      </w:r>
      <w:r w:rsidR="00074268" w:rsidRPr="00074268">
        <w:rPr>
          <w:noProof/>
        </w:rPr>
        <w:t>, 641-642, doi:10.1126/science.1059386 (2001).</w:t>
      </w:r>
    </w:p>
    <w:p w14:paraId="39DCE92D" w14:textId="77777777" w:rsidR="00074268" w:rsidRPr="00074268" w:rsidRDefault="00074268" w:rsidP="00074268">
      <w:pPr>
        <w:pStyle w:val="EndNoteBibliography"/>
        <w:spacing w:line="240" w:lineRule="auto"/>
        <w:rPr>
          <w:noProof/>
        </w:rPr>
      </w:pPr>
      <w:r w:rsidRPr="00074268">
        <w:rPr>
          <w:noProof/>
        </w:rPr>
        <w:t>2</w:t>
      </w:r>
      <w:r w:rsidRPr="00074268">
        <w:rPr>
          <w:noProof/>
        </w:rPr>
        <w:tab/>
        <w:t xml:space="preserve">Wintle, B. A., Runge, M. C. &amp; Bekessy, S. A. Allocating monitoring effort in the face of unknown unknowns. </w:t>
      </w:r>
      <w:r w:rsidRPr="00074268">
        <w:rPr>
          <w:i/>
          <w:noProof/>
        </w:rPr>
        <w:t>Ecology Letters</w:t>
      </w:r>
      <w:r w:rsidRPr="00074268">
        <w:rPr>
          <w:noProof/>
        </w:rPr>
        <w:t xml:space="preserve"> </w:t>
      </w:r>
      <w:r w:rsidRPr="00074268">
        <w:rPr>
          <w:b/>
          <w:noProof/>
        </w:rPr>
        <w:t>13</w:t>
      </w:r>
      <w:r w:rsidRPr="00074268">
        <w:rPr>
          <w:noProof/>
        </w:rPr>
        <w:t>, 1325-1337, doi:10.1111/j.1461-0248.2010.01514.x (2010).</w:t>
      </w:r>
    </w:p>
    <w:p w14:paraId="337A174E" w14:textId="77777777" w:rsidR="00074268" w:rsidRPr="00074268" w:rsidRDefault="00074268" w:rsidP="00074268">
      <w:pPr>
        <w:pStyle w:val="EndNoteBibliography"/>
        <w:spacing w:line="240" w:lineRule="auto"/>
        <w:rPr>
          <w:noProof/>
        </w:rPr>
      </w:pPr>
      <w:r w:rsidRPr="00074268">
        <w:rPr>
          <w:noProof/>
        </w:rPr>
        <w:t>3</w:t>
      </w:r>
      <w:r w:rsidRPr="00074268">
        <w:rPr>
          <w:noProof/>
        </w:rPr>
        <w:tab/>
        <w:t>McDonald-Madden, E.</w:t>
      </w:r>
      <w:r w:rsidRPr="00074268">
        <w:rPr>
          <w:i/>
          <w:noProof/>
        </w:rPr>
        <w:t xml:space="preserve"> et al.</w:t>
      </w:r>
      <w:r w:rsidRPr="00074268">
        <w:rPr>
          <w:noProof/>
        </w:rPr>
        <w:t xml:space="preserve"> Monitoring does not always count. </w:t>
      </w:r>
      <w:r w:rsidRPr="00074268">
        <w:rPr>
          <w:i/>
          <w:noProof/>
        </w:rPr>
        <w:t>Trends in Ecology &amp; Evolution</w:t>
      </w:r>
      <w:r w:rsidRPr="00074268">
        <w:rPr>
          <w:noProof/>
        </w:rPr>
        <w:t xml:space="preserve"> </w:t>
      </w:r>
      <w:r w:rsidRPr="00074268">
        <w:rPr>
          <w:b/>
          <w:noProof/>
        </w:rPr>
        <w:t>25</w:t>
      </w:r>
      <w:r w:rsidRPr="00074268">
        <w:rPr>
          <w:noProof/>
        </w:rPr>
        <w:t>, 547-550 (2010).</w:t>
      </w:r>
    </w:p>
    <w:p w14:paraId="405595CA" w14:textId="77777777" w:rsidR="00074268" w:rsidRPr="00074268" w:rsidRDefault="00074268" w:rsidP="00074268">
      <w:pPr>
        <w:pStyle w:val="EndNoteBibliography"/>
        <w:spacing w:line="240" w:lineRule="auto"/>
        <w:rPr>
          <w:noProof/>
        </w:rPr>
      </w:pPr>
      <w:r w:rsidRPr="00074268">
        <w:rPr>
          <w:noProof/>
        </w:rPr>
        <w:t>4</w:t>
      </w:r>
      <w:r w:rsidRPr="00074268">
        <w:rPr>
          <w:noProof/>
        </w:rPr>
        <w:tab/>
        <w:t xml:space="preserve">Courchamp, F., Clutton-Brock, T. &amp; Grenfell, B. Inverse density dependence and the Allee effect. </w:t>
      </w:r>
      <w:r w:rsidRPr="00074268">
        <w:rPr>
          <w:i/>
          <w:noProof/>
        </w:rPr>
        <w:t>Trends in Ecology &amp; Evolution</w:t>
      </w:r>
      <w:r w:rsidRPr="00074268">
        <w:rPr>
          <w:noProof/>
        </w:rPr>
        <w:t xml:space="preserve"> </w:t>
      </w:r>
      <w:r w:rsidRPr="00074268">
        <w:rPr>
          <w:b/>
          <w:noProof/>
        </w:rPr>
        <w:t>14</w:t>
      </w:r>
      <w:r w:rsidRPr="00074268">
        <w:rPr>
          <w:noProof/>
        </w:rPr>
        <w:t>, 405-410 (1999).</w:t>
      </w:r>
    </w:p>
    <w:p w14:paraId="3FD42220" w14:textId="77777777" w:rsidR="00074268" w:rsidRPr="00074268" w:rsidRDefault="00074268" w:rsidP="00074268">
      <w:pPr>
        <w:pStyle w:val="EndNoteBibliography"/>
        <w:spacing w:line="240" w:lineRule="auto"/>
        <w:rPr>
          <w:noProof/>
        </w:rPr>
      </w:pPr>
      <w:r w:rsidRPr="00074268">
        <w:rPr>
          <w:noProof/>
        </w:rPr>
        <w:t>5</w:t>
      </w:r>
      <w:r w:rsidRPr="00074268">
        <w:rPr>
          <w:noProof/>
        </w:rPr>
        <w:tab/>
        <w:t xml:space="preserve">Mangel, M. Irreducible uncertainties, sustainable fisheries and marine reserves. </w:t>
      </w:r>
      <w:r w:rsidRPr="00074268">
        <w:rPr>
          <w:i/>
          <w:noProof/>
        </w:rPr>
        <w:t>Evolutionary Ecology Research</w:t>
      </w:r>
      <w:r w:rsidRPr="00074268">
        <w:rPr>
          <w:noProof/>
        </w:rPr>
        <w:t xml:space="preserve"> </w:t>
      </w:r>
      <w:r w:rsidRPr="00074268">
        <w:rPr>
          <w:b/>
          <w:noProof/>
        </w:rPr>
        <w:t>2</w:t>
      </w:r>
      <w:r w:rsidRPr="00074268">
        <w:rPr>
          <w:noProof/>
        </w:rPr>
        <w:t>, 547-557 (2000).</w:t>
      </w:r>
    </w:p>
    <w:p w14:paraId="73EA7423" w14:textId="77777777" w:rsidR="00074268" w:rsidRPr="00074268" w:rsidRDefault="00074268" w:rsidP="00074268">
      <w:pPr>
        <w:pStyle w:val="EndNoteBibliography"/>
        <w:spacing w:line="240" w:lineRule="auto"/>
        <w:rPr>
          <w:noProof/>
        </w:rPr>
      </w:pPr>
      <w:r w:rsidRPr="00074268">
        <w:rPr>
          <w:noProof/>
        </w:rPr>
        <w:t>6</w:t>
      </w:r>
      <w:r w:rsidRPr="00074268">
        <w:rPr>
          <w:noProof/>
        </w:rPr>
        <w:tab/>
        <w:t xml:space="preserve">Legg, C. J. &amp; Nagy, L. Why most conservation monitoring is, but need not be, a waste of time. </w:t>
      </w:r>
      <w:r w:rsidRPr="00074268">
        <w:rPr>
          <w:i/>
          <w:noProof/>
        </w:rPr>
        <w:t>Journal of environmental management</w:t>
      </w:r>
      <w:r w:rsidRPr="00074268">
        <w:rPr>
          <w:noProof/>
        </w:rPr>
        <w:t xml:space="preserve"> </w:t>
      </w:r>
      <w:r w:rsidRPr="00074268">
        <w:rPr>
          <w:b/>
          <w:noProof/>
        </w:rPr>
        <w:t>78</w:t>
      </w:r>
      <w:r w:rsidRPr="00074268">
        <w:rPr>
          <w:noProof/>
        </w:rPr>
        <w:t>, 194-199 (2006).</w:t>
      </w:r>
    </w:p>
    <w:p w14:paraId="4A78FD3E" w14:textId="77777777" w:rsidR="00074268" w:rsidRPr="00074268" w:rsidRDefault="00074268" w:rsidP="00074268">
      <w:pPr>
        <w:pStyle w:val="EndNoteBibliography"/>
        <w:spacing w:line="240" w:lineRule="auto"/>
        <w:rPr>
          <w:noProof/>
        </w:rPr>
      </w:pPr>
      <w:r w:rsidRPr="00074268">
        <w:rPr>
          <w:noProof/>
        </w:rPr>
        <w:t>7</w:t>
      </w:r>
      <w:r w:rsidRPr="00074268">
        <w:rPr>
          <w:noProof/>
        </w:rPr>
        <w:tab/>
        <w:t>Chadès, I.</w:t>
      </w:r>
      <w:r w:rsidRPr="00074268">
        <w:rPr>
          <w:i/>
          <w:noProof/>
        </w:rPr>
        <w:t xml:space="preserve"> et al.</w:t>
      </w:r>
      <w:r w:rsidRPr="00074268">
        <w:rPr>
          <w:noProof/>
        </w:rPr>
        <w:t xml:space="preserve"> When to stop managing or surveying cryptic threatened species. </w:t>
      </w:r>
      <w:r w:rsidRPr="00074268">
        <w:rPr>
          <w:i/>
          <w:noProof/>
        </w:rPr>
        <w:t>Proceedings of the National Academy of Sciences</w:t>
      </w:r>
      <w:r w:rsidRPr="00074268">
        <w:rPr>
          <w:noProof/>
        </w:rPr>
        <w:t xml:space="preserve"> </w:t>
      </w:r>
      <w:r w:rsidRPr="00074268">
        <w:rPr>
          <w:b/>
          <w:noProof/>
        </w:rPr>
        <w:t>105</w:t>
      </w:r>
      <w:r w:rsidRPr="00074268">
        <w:rPr>
          <w:noProof/>
        </w:rPr>
        <w:t>, 13936-13940 (2008).</w:t>
      </w:r>
    </w:p>
    <w:p w14:paraId="0A09FD39" w14:textId="77777777" w:rsidR="00074268" w:rsidRPr="00074268" w:rsidRDefault="00074268" w:rsidP="00074268">
      <w:pPr>
        <w:pStyle w:val="EndNoteBibliography"/>
        <w:spacing w:line="240" w:lineRule="auto"/>
        <w:rPr>
          <w:noProof/>
        </w:rPr>
      </w:pPr>
      <w:r w:rsidRPr="00074268">
        <w:rPr>
          <w:noProof/>
        </w:rPr>
        <w:t>8</w:t>
      </w:r>
      <w:r w:rsidRPr="00074268">
        <w:rPr>
          <w:noProof/>
        </w:rPr>
        <w:tab/>
        <w:t xml:space="preserve">Smith, A. Management strategy evaluation: the light on the hill. </w:t>
      </w:r>
      <w:r w:rsidRPr="00074268">
        <w:rPr>
          <w:i/>
          <w:noProof/>
        </w:rPr>
        <w:t>Population dynamics for fisheries management</w:t>
      </w:r>
      <w:r w:rsidRPr="00074268">
        <w:rPr>
          <w:noProof/>
        </w:rPr>
        <w:t>, 249-253 (1994).</w:t>
      </w:r>
    </w:p>
    <w:p w14:paraId="1DDF44E7" w14:textId="77777777" w:rsidR="00074268" w:rsidRPr="00074268" w:rsidRDefault="00074268" w:rsidP="00074268">
      <w:pPr>
        <w:pStyle w:val="EndNoteBibliography"/>
        <w:spacing w:line="240" w:lineRule="auto"/>
        <w:rPr>
          <w:noProof/>
        </w:rPr>
      </w:pPr>
      <w:r w:rsidRPr="00074268">
        <w:rPr>
          <w:noProof/>
        </w:rPr>
        <w:t>9</w:t>
      </w:r>
      <w:r w:rsidRPr="00074268">
        <w:rPr>
          <w:noProof/>
        </w:rPr>
        <w:tab/>
        <w:t xml:space="preserve">Lewis, M. A. &amp; Kareiva, P. Allee dynamics and the spread of invading organisms. </w:t>
      </w:r>
      <w:r w:rsidRPr="00074268">
        <w:rPr>
          <w:i/>
          <w:noProof/>
        </w:rPr>
        <w:t>Theoretical Population Biology</w:t>
      </w:r>
      <w:r w:rsidRPr="00074268">
        <w:rPr>
          <w:noProof/>
        </w:rPr>
        <w:t xml:space="preserve"> </w:t>
      </w:r>
      <w:r w:rsidRPr="00074268">
        <w:rPr>
          <w:b/>
          <w:noProof/>
        </w:rPr>
        <w:t>43</w:t>
      </w:r>
      <w:r w:rsidRPr="00074268">
        <w:rPr>
          <w:noProof/>
        </w:rPr>
        <w:t>, 141-158 (1993).</w:t>
      </w:r>
    </w:p>
    <w:p w14:paraId="36EEB730" w14:textId="77777777" w:rsidR="00074268" w:rsidRPr="00074268" w:rsidRDefault="00074268" w:rsidP="00074268">
      <w:pPr>
        <w:pStyle w:val="EndNoteBibliography"/>
        <w:spacing w:line="240" w:lineRule="auto"/>
        <w:rPr>
          <w:noProof/>
        </w:rPr>
      </w:pPr>
      <w:r w:rsidRPr="00074268">
        <w:rPr>
          <w:noProof/>
        </w:rPr>
        <w:t>10</w:t>
      </w:r>
      <w:r w:rsidRPr="00074268">
        <w:rPr>
          <w:noProof/>
        </w:rPr>
        <w:tab/>
        <w:t xml:space="preserve">Hilborn, R., Maguire, J.-J., Parma, A. M. &amp; Rosenberg, A. A. The Precautionary Approach and risk management: can they increase the probability of successes in fishery management? </w:t>
      </w:r>
      <w:r w:rsidRPr="00074268">
        <w:rPr>
          <w:i/>
          <w:noProof/>
        </w:rPr>
        <w:t>Canadian Journal of Fisheries and Aquatic Sciences</w:t>
      </w:r>
      <w:r w:rsidRPr="00074268">
        <w:rPr>
          <w:noProof/>
        </w:rPr>
        <w:t xml:space="preserve"> </w:t>
      </w:r>
      <w:r w:rsidRPr="00074268">
        <w:rPr>
          <w:b/>
          <w:noProof/>
        </w:rPr>
        <w:t>58</w:t>
      </w:r>
      <w:r w:rsidRPr="00074268">
        <w:rPr>
          <w:noProof/>
        </w:rPr>
        <w:t>, 99-107, doi:10.1139/f00-225 (2001).</w:t>
      </w:r>
    </w:p>
    <w:p w14:paraId="6577C1A4" w14:textId="77777777" w:rsidR="00074268" w:rsidRPr="00074268" w:rsidRDefault="00074268" w:rsidP="00074268">
      <w:pPr>
        <w:pStyle w:val="EndNoteBibliography"/>
        <w:spacing w:line="240" w:lineRule="auto"/>
        <w:rPr>
          <w:noProof/>
        </w:rPr>
      </w:pPr>
      <w:r w:rsidRPr="00074268">
        <w:rPr>
          <w:noProof/>
        </w:rPr>
        <w:t>11</w:t>
      </w:r>
      <w:r w:rsidRPr="00074268">
        <w:rPr>
          <w:noProof/>
        </w:rPr>
        <w:tab/>
        <w:t>R: A Language and Environment fo Statistical Computing v. 3.5.1 (R Foundation for Statistical Computing, Vienna, Austria, 2018).</w:t>
      </w:r>
    </w:p>
    <w:p w14:paraId="1F185AFA" w14:textId="77777777" w:rsidR="00074268" w:rsidRPr="00074268" w:rsidRDefault="00074268" w:rsidP="00074268">
      <w:pPr>
        <w:pStyle w:val="EndNoteBibliography"/>
        <w:spacing w:line="240" w:lineRule="auto"/>
        <w:rPr>
          <w:noProof/>
        </w:rPr>
      </w:pPr>
      <w:r w:rsidRPr="00074268">
        <w:rPr>
          <w:noProof/>
        </w:rPr>
        <w:t>12</w:t>
      </w:r>
      <w:r w:rsidRPr="00074268">
        <w:rPr>
          <w:noProof/>
        </w:rPr>
        <w:tab/>
        <w:t xml:space="preserve">May, R. M. Thresholds and breakpoints in ecosystems with a multiplicity of stable states. </w:t>
      </w:r>
      <w:r w:rsidRPr="00074268">
        <w:rPr>
          <w:i/>
          <w:noProof/>
        </w:rPr>
        <w:t>Nature</w:t>
      </w:r>
      <w:r w:rsidRPr="00074268">
        <w:rPr>
          <w:noProof/>
        </w:rPr>
        <w:t xml:space="preserve"> </w:t>
      </w:r>
      <w:r w:rsidRPr="00074268">
        <w:rPr>
          <w:b/>
          <w:noProof/>
        </w:rPr>
        <w:t>269</w:t>
      </w:r>
      <w:r w:rsidRPr="00074268">
        <w:rPr>
          <w:noProof/>
        </w:rPr>
        <w:t>, 471-477 (1977).</w:t>
      </w:r>
    </w:p>
    <w:p w14:paraId="73ECE522" w14:textId="77777777" w:rsidR="00074268" w:rsidRPr="00074268" w:rsidRDefault="00074268" w:rsidP="00074268">
      <w:pPr>
        <w:pStyle w:val="EndNoteBibliography"/>
        <w:spacing w:line="240" w:lineRule="auto"/>
        <w:rPr>
          <w:noProof/>
        </w:rPr>
      </w:pPr>
      <w:r w:rsidRPr="00074268">
        <w:rPr>
          <w:noProof/>
        </w:rPr>
        <w:t>13</w:t>
      </w:r>
      <w:r w:rsidRPr="00074268">
        <w:rPr>
          <w:noProof/>
        </w:rPr>
        <w:tab/>
        <w:t xml:space="preserve">Scheffer, M., Carpenter, S., Foley, J. A., Folke, C. &amp; Walker, B. Catastrophic shifts in ecosystems. </w:t>
      </w:r>
      <w:r w:rsidRPr="00074268">
        <w:rPr>
          <w:i/>
          <w:noProof/>
        </w:rPr>
        <w:t>Nature</w:t>
      </w:r>
      <w:r w:rsidRPr="00074268">
        <w:rPr>
          <w:noProof/>
        </w:rPr>
        <w:t xml:space="preserve"> </w:t>
      </w:r>
      <w:r w:rsidRPr="00074268">
        <w:rPr>
          <w:b/>
          <w:noProof/>
        </w:rPr>
        <w:t>413</w:t>
      </w:r>
      <w:r w:rsidRPr="00074268">
        <w:rPr>
          <w:noProof/>
        </w:rPr>
        <w:t>, 591-596 (2001).</w:t>
      </w:r>
    </w:p>
    <w:p w14:paraId="7209B8D9" w14:textId="77777777" w:rsidR="00074268" w:rsidRPr="00074268" w:rsidRDefault="00074268" w:rsidP="00074268">
      <w:pPr>
        <w:pStyle w:val="EndNoteBibliography"/>
        <w:spacing w:line="240" w:lineRule="auto"/>
        <w:rPr>
          <w:noProof/>
        </w:rPr>
      </w:pPr>
      <w:r w:rsidRPr="00074268">
        <w:rPr>
          <w:noProof/>
        </w:rPr>
        <w:t>14</w:t>
      </w:r>
      <w:r w:rsidRPr="00074268">
        <w:rPr>
          <w:noProof/>
        </w:rPr>
        <w:tab/>
        <w:t xml:space="preserve">Choi, J., Frank, K., Petrie, B. &amp; Leggett, W. Integrated assessment of a large marine ecosystem: a case study of the devolution of the eastern Scotian Shelf, Canada. </w:t>
      </w:r>
      <w:r w:rsidRPr="00074268">
        <w:rPr>
          <w:i/>
          <w:noProof/>
        </w:rPr>
        <w:t>Oceanography and Marine Biology</w:t>
      </w:r>
      <w:r w:rsidRPr="00074268">
        <w:rPr>
          <w:noProof/>
        </w:rPr>
        <w:t xml:space="preserve"> </w:t>
      </w:r>
      <w:r w:rsidRPr="00074268">
        <w:rPr>
          <w:b/>
          <w:noProof/>
        </w:rPr>
        <w:t>43</w:t>
      </w:r>
      <w:r w:rsidRPr="00074268">
        <w:rPr>
          <w:noProof/>
        </w:rPr>
        <w:t>, 47 (2005).</w:t>
      </w:r>
    </w:p>
    <w:p w14:paraId="781524F6" w14:textId="77777777" w:rsidR="00074268" w:rsidRPr="00074268" w:rsidRDefault="00074268" w:rsidP="00074268">
      <w:pPr>
        <w:pStyle w:val="EndNoteBibliography"/>
        <w:spacing w:line="240" w:lineRule="auto"/>
        <w:rPr>
          <w:noProof/>
        </w:rPr>
      </w:pPr>
      <w:r w:rsidRPr="00074268">
        <w:rPr>
          <w:noProof/>
        </w:rPr>
        <w:t>15</w:t>
      </w:r>
      <w:r w:rsidRPr="00074268">
        <w:rPr>
          <w:noProof/>
        </w:rPr>
        <w:tab/>
        <w:t xml:space="preserve">Oguz, T. &amp; Gilbert, D. Abrupt transitions of the top-down controlled Black Sea pelagic ecosystem during 1960–2000: evidence for regime-shifts under strong fishery exploitation and </w:t>
      </w:r>
      <w:r w:rsidRPr="00074268">
        <w:rPr>
          <w:noProof/>
        </w:rPr>
        <w:lastRenderedPageBreak/>
        <w:t xml:space="preserve">nutrient enrichment modulated by climate-induced variations. </w:t>
      </w:r>
      <w:r w:rsidRPr="00074268">
        <w:rPr>
          <w:i/>
          <w:noProof/>
        </w:rPr>
        <w:t>Deep Sea Research Part I: Oceanographic Research Papers</w:t>
      </w:r>
      <w:r w:rsidRPr="00074268">
        <w:rPr>
          <w:noProof/>
        </w:rPr>
        <w:t xml:space="preserve"> </w:t>
      </w:r>
      <w:r w:rsidRPr="00074268">
        <w:rPr>
          <w:b/>
          <w:noProof/>
        </w:rPr>
        <w:t>54</w:t>
      </w:r>
      <w:r w:rsidRPr="00074268">
        <w:rPr>
          <w:noProof/>
        </w:rPr>
        <w:t>, 220-242 (2007).</w:t>
      </w:r>
    </w:p>
    <w:p w14:paraId="664DE0C5" w14:textId="77777777" w:rsidR="00074268" w:rsidRPr="00074268" w:rsidRDefault="00074268" w:rsidP="00074268">
      <w:pPr>
        <w:pStyle w:val="EndNoteBibliography"/>
        <w:spacing w:line="240" w:lineRule="auto"/>
        <w:rPr>
          <w:noProof/>
        </w:rPr>
      </w:pPr>
      <w:r w:rsidRPr="00074268">
        <w:rPr>
          <w:noProof/>
        </w:rPr>
        <w:t>16</w:t>
      </w:r>
      <w:r w:rsidRPr="00074268">
        <w:rPr>
          <w:noProof/>
        </w:rPr>
        <w:tab/>
        <w:t xml:space="preserve">Carpenter, S. R. &amp; Kinne, O. </w:t>
      </w:r>
      <w:r w:rsidRPr="00074268">
        <w:rPr>
          <w:i/>
          <w:noProof/>
        </w:rPr>
        <w:t>Regime shifts in lake ecosystems: pattern and variation</w:t>
      </w:r>
      <w:r w:rsidRPr="00074268">
        <w:rPr>
          <w:noProof/>
        </w:rPr>
        <w:t>. Vol. 15 (International Ecology Institute Oldendorf/Luhe, Germany, 2003).</w:t>
      </w:r>
    </w:p>
    <w:p w14:paraId="68359FD1" w14:textId="77777777" w:rsidR="00074268" w:rsidRPr="00074268" w:rsidRDefault="00074268" w:rsidP="00074268">
      <w:pPr>
        <w:pStyle w:val="EndNoteBibliography"/>
        <w:spacing w:line="240" w:lineRule="auto"/>
        <w:rPr>
          <w:noProof/>
        </w:rPr>
      </w:pPr>
      <w:r w:rsidRPr="00074268">
        <w:rPr>
          <w:noProof/>
        </w:rPr>
        <w:t>17</w:t>
      </w:r>
      <w:r w:rsidRPr="00074268">
        <w:rPr>
          <w:noProof/>
        </w:rPr>
        <w:tab/>
        <w:t xml:space="preserve">Cumming, G. S., Southworth, J., Rondon, X. J. &amp; Marsik, M. Spatial complexity in fragmenting Amazonian rainforests: Do feedbacks from edge effects push forests towards an ecological threshold? </w:t>
      </w:r>
      <w:r w:rsidRPr="00074268">
        <w:rPr>
          <w:i/>
          <w:noProof/>
        </w:rPr>
        <w:t>Ecological Complexity</w:t>
      </w:r>
      <w:r w:rsidRPr="00074268">
        <w:rPr>
          <w:noProof/>
        </w:rPr>
        <w:t xml:space="preserve"> </w:t>
      </w:r>
      <w:r w:rsidRPr="00074268">
        <w:rPr>
          <w:b/>
          <w:noProof/>
        </w:rPr>
        <w:t>11</w:t>
      </w:r>
      <w:r w:rsidRPr="00074268">
        <w:rPr>
          <w:noProof/>
        </w:rPr>
        <w:t>, 67-74 (2012).</w:t>
      </w:r>
    </w:p>
    <w:p w14:paraId="56A7DF34" w14:textId="77777777" w:rsidR="00074268" w:rsidRPr="00074268" w:rsidRDefault="00074268" w:rsidP="00074268">
      <w:pPr>
        <w:pStyle w:val="EndNoteBibliography"/>
        <w:spacing w:line="240" w:lineRule="auto"/>
        <w:rPr>
          <w:noProof/>
        </w:rPr>
      </w:pPr>
      <w:r w:rsidRPr="00074268">
        <w:rPr>
          <w:noProof/>
        </w:rPr>
        <w:t>18</w:t>
      </w:r>
      <w:r w:rsidRPr="00074268">
        <w:rPr>
          <w:noProof/>
        </w:rPr>
        <w:tab/>
        <w:t>van Ginkel, K. C. H.</w:t>
      </w:r>
      <w:r w:rsidRPr="00074268">
        <w:rPr>
          <w:i/>
          <w:noProof/>
        </w:rPr>
        <w:t xml:space="preserve"> et al.</w:t>
      </w:r>
      <w:r w:rsidRPr="00074268">
        <w:rPr>
          <w:noProof/>
        </w:rPr>
        <w:t xml:space="preserve"> Climate change induced socio-economic tipping points: review and stakeholder consultation for policy relevant research. </w:t>
      </w:r>
      <w:r w:rsidRPr="00074268">
        <w:rPr>
          <w:i/>
          <w:noProof/>
        </w:rPr>
        <w:t>Environmental Research Letters</w:t>
      </w:r>
      <w:r w:rsidRPr="00074268">
        <w:rPr>
          <w:noProof/>
        </w:rPr>
        <w:t xml:space="preserve"> </w:t>
      </w:r>
      <w:r w:rsidRPr="00074268">
        <w:rPr>
          <w:b/>
          <w:noProof/>
        </w:rPr>
        <w:t>15</w:t>
      </w:r>
      <w:r w:rsidRPr="00074268">
        <w:rPr>
          <w:noProof/>
        </w:rPr>
        <w:t>, doi:10.1088/1748-9326/ab6395 (2020).</w:t>
      </w:r>
    </w:p>
    <w:p w14:paraId="5E06D05E" w14:textId="77777777" w:rsidR="00074268" w:rsidRPr="00074268" w:rsidRDefault="00074268" w:rsidP="00074268">
      <w:pPr>
        <w:pStyle w:val="EndNoteBibliography"/>
        <w:spacing w:line="240" w:lineRule="auto"/>
        <w:rPr>
          <w:noProof/>
        </w:rPr>
      </w:pPr>
      <w:r w:rsidRPr="00074268">
        <w:rPr>
          <w:noProof/>
        </w:rPr>
        <w:t>19</w:t>
      </w:r>
      <w:r w:rsidRPr="00074268">
        <w:rPr>
          <w:noProof/>
        </w:rPr>
        <w:tab/>
        <w:t>Costello, C.</w:t>
      </w:r>
      <w:r w:rsidRPr="00074268">
        <w:rPr>
          <w:i/>
          <w:noProof/>
        </w:rPr>
        <w:t xml:space="preserve"> et al.</w:t>
      </w:r>
      <w:r w:rsidRPr="00074268">
        <w:rPr>
          <w:noProof/>
        </w:rPr>
        <w:t xml:space="preserve"> The value of spatial information in MPA network design. </w:t>
      </w:r>
      <w:r w:rsidRPr="00074268">
        <w:rPr>
          <w:i/>
          <w:noProof/>
        </w:rPr>
        <w:t>Proceedings of the National Academy of Sciences</w:t>
      </w:r>
      <w:r w:rsidRPr="00074268">
        <w:rPr>
          <w:noProof/>
        </w:rPr>
        <w:t xml:space="preserve"> </w:t>
      </w:r>
      <w:r w:rsidRPr="00074268">
        <w:rPr>
          <w:b/>
          <w:noProof/>
        </w:rPr>
        <w:t>107</w:t>
      </w:r>
      <w:r w:rsidRPr="00074268">
        <w:rPr>
          <w:noProof/>
        </w:rPr>
        <w:t>, 18294-18299 (2010).</w:t>
      </w:r>
    </w:p>
    <w:p w14:paraId="42D1E69C" w14:textId="77777777" w:rsidR="00074268" w:rsidRPr="00074268" w:rsidRDefault="00074268" w:rsidP="00074268">
      <w:pPr>
        <w:pStyle w:val="EndNoteBibliography"/>
        <w:spacing w:line="240" w:lineRule="auto"/>
        <w:rPr>
          <w:noProof/>
        </w:rPr>
      </w:pPr>
      <w:r w:rsidRPr="00074268">
        <w:rPr>
          <w:noProof/>
        </w:rPr>
        <w:t>20</w:t>
      </w:r>
      <w:r w:rsidRPr="00074268">
        <w:rPr>
          <w:noProof/>
        </w:rPr>
        <w:tab/>
        <w:t>Adams, R. M.</w:t>
      </w:r>
      <w:r w:rsidRPr="00074268">
        <w:rPr>
          <w:i/>
          <w:noProof/>
        </w:rPr>
        <w:t xml:space="preserve"> et al.</w:t>
      </w:r>
      <w:r w:rsidRPr="00074268">
        <w:rPr>
          <w:noProof/>
        </w:rPr>
        <w:t xml:space="preserve"> Value of Improved Long‐Range Weather Information. </w:t>
      </w:r>
      <w:r w:rsidRPr="00074268">
        <w:rPr>
          <w:i/>
          <w:noProof/>
        </w:rPr>
        <w:t>Contemporary Economic Policy</w:t>
      </w:r>
      <w:r w:rsidRPr="00074268">
        <w:rPr>
          <w:noProof/>
        </w:rPr>
        <w:t xml:space="preserve"> </w:t>
      </w:r>
      <w:r w:rsidRPr="00074268">
        <w:rPr>
          <w:b/>
          <w:noProof/>
        </w:rPr>
        <w:t>13</w:t>
      </w:r>
      <w:r w:rsidRPr="00074268">
        <w:rPr>
          <w:noProof/>
        </w:rPr>
        <w:t>, 10-19 (1995).</w:t>
      </w:r>
    </w:p>
    <w:p w14:paraId="5C763550" w14:textId="77777777" w:rsidR="00074268" w:rsidRPr="00074268" w:rsidRDefault="00074268" w:rsidP="00074268">
      <w:pPr>
        <w:pStyle w:val="EndNoteBibliography"/>
        <w:spacing w:line="240" w:lineRule="auto"/>
        <w:rPr>
          <w:noProof/>
        </w:rPr>
      </w:pPr>
      <w:r w:rsidRPr="00074268">
        <w:rPr>
          <w:noProof/>
        </w:rPr>
        <w:t>21</w:t>
      </w:r>
      <w:r w:rsidRPr="00074268">
        <w:rPr>
          <w:noProof/>
        </w:rPr>
        <w:tab/>
        <w:t xml:space="preserve">Lindenmayer, D. B. &amp; Likens, G. E. Adaptive monitoring: a new paradigm for long-term research and monitoring. </w:t>
      </w:r>
      <w:r w:rsidRPr="00074268">
        <w:rPr>
          <w:i/>
          <w:noProof/>
        </w:rPr>
        <w:t>Trends in ecology &amp; evolution</w:t>
      </w:r>
      <w:r w:rsidRPr="00074268">
        <w:rPr>
          <w:noProof/>
        </w:rPr>
        <w:t xml:space="preserve"> </w:t>
      </w:r>
      <w:r w:rsidRPr="00074268">
        <w:rPr>
          <w:b/>
          <w:noProof/>
        </w:rPr>
        <w:t>24</w:t>
      </w:r>
      <w:r w:rsidRPr="00074268">
        <w:rPr>
          <w:noProof/>
        </w:rPr>
        <w:t>, 482-486 (2009).</w:t>
      </w:r>
    </w:p>
    <w:p w14:paraId="7BCCE7E5" w14:textId="77777777" w:rsidR="00074268" w:rsidRPr="00074268" w:rsidRDefault="00074268" w:rsidP="00074268">
      <w:pPr>
        <w:pStyle w:val="EndNoteBibliography"/>
        <w:spacing w:line="240" w:lineRule="auto"/>
        <w:rPr>
          <w:noProof/>
        </w:rPr>
      </w:pPr>
      <w:r w:rsidRPr="00074268">
        <w:rPr>
          <w:noProof/>
        </w:rPr>
        <w:t>22</w:t>
      </w:r>
      <w:r w:rsidRPr="00074268">
        <w:rPr>
          <w:noProof/>
        </w:rPr>
        <w:tab/>
        <w:t xml:space="preserve">Rome, F. </w:t>
      </w:r>
      <w:r w:rsidRPr="00074268">
        <w:rPr>
          <w:i/>
          <w:noProof/>
        </w:rPr>
        <w:t>Precautionary approach to capture fisheries and species introductions</w:t>
      </w:r>
      <w:r w:rsidRPr="00074268">
        <w:rPr>
          <w:noProof/>
        </w:rPr>
        <w:t>.  (FAO Rome (Italy), 1996).</w:t>
      </w:r>
    </w:p>
    <w:p w14:paraId="54D2DF9B" w14:textId="77777777" w:rsidR="00074268" w:rsidRPr="00074268" w:rsidRDefault="00074268" w:rsidP="00074268">
      <w:pPr>
        <w:pStyle w:val="EndNoteBibliography"/>
        <w:spacing w:line="240" w:lineRule="auto"/>
        <w:rPr>
          <w:noProof/>
        </w:rPr>
      </w:pPr>
      <w:r w:rsidRPr="00074268">
        <w:rPr>
          <w:noProof/>
        </w:rPr>
        <w:t>23</w:t>
      </w:r>
      <w:r w:rsidRPr="00074268">
        <w:rPr>
          <w:noProof/>
        </w:rPr>
        <w:tab/>
        <w:t xml:space="preserve">Hölmstrom, B. Moral hazard and observability. </w:t>
      </w:r>
      <w:r w:rsidRPr="00074268">
        <w:rPr>
          <w:i/>
          <w:noProof/>
        </w:rPr>
        <w:t>The Bell journal of economics</w:t>
      </w:r>
      <w:r w:rsidRPr="00074268">
        <w:rPr>
          <w:noProof/>
        </w:rPr>
        <w:t>, 74-91 (1979).</w:t>
      </w:r>
    </w:p>
    <w:p w14:paraId="6E702E08" w14:textId="77777777" w:rsidR="00074268" w:rsidRPr="00074268" w:rsidRDefault="00074268" w:rsidP="00074268">
      <w:pPr>
        <w:pStyle w:val="EndNoteBibliography"/>
        <w:spacing w:line="240" w:lineRule="auto"/>
        <w:rPr>
          <w:noProof/>
        </w:rPr>
      </w:pPr>
      <w:r w:rsidRPr="00074268">
        <w:rPr>
          <w:noProof/>
        </w:rPr>
        <w:t>24</w:t>
      </w:r>
      <w:r w:rsidRPr="00074268">
        <w:rPr>
          <w:noProof/>
        </w:rPr>
        <w:tab/>
        <w:t xml:space="preserve">Cleary, J., Hawkshaw, S., Grinnell, M. H. &amp; Grandin, C. </w:t>
      </w:r>
      <w:r w:rsidRPr="00074268">
        <w:rPr>
          <w:i/>
          <w:noProof/>
        </w:rPr>
        <w:t>Status of BC Pacific Herring (Clupea pallasii) in 2017 and Forecasts for 2018</w:t>
      </w:r>
      <w:r w:rsidRPr="00074268">
        <w:rPr>
          <w:noProof/>
        </w:rPr>
        <w:t>.  (Canadian Science Advisory Secretariat, 2018).</w:t>
      </w:r>
    </w:p>
    <w:p w14:paraId="63267C51" w14:textId="77777777" w:rsidR="00074268" w:rsidRPr="00074268" w:rsidRDefault="00074268" w:rsidP="00074268">
      <w:pPr>
        <w:pStyle w:val="EndNoteBibliography"/>
        <w:spacing w:line="240" w:lineRule="auto"/>
        <w:rPr>
          <w:noProof/>
        </w:rPr>
      </w:pPr>
      <w:r w:rsidRPr="00074268">
        <w:rPr>
          <w:noProof/>
        </w:rPr>
        <w:t>25</w:t>
      </w:r>
      <w:r w:rsidRPr="00074268">
        <w:rPr>
          <w:noProof/>
        </w:rPr>
        <w:tab/>
        <w:t xml:space="preserve">Schrank, W. E., Arnason, R. &amp; Hannesson, R. </w:t>
      </w:r>
      <w:r w:rsidRPr="00074268">
        <w:rPr>
          <w:i/>
          <w:noProof/>
        </w:rPr>
        <w:t>The cost of fisheries management</w:t>
      </w:r>
      <w:r w:rsidRPr="00074268">
        <w:rPr>
          <w:noProof/>
        </w:rPr>
        <w:t>.  (Gower Publishing, Ltd., 2003).</w:t>
      </w:r>
    </w:p>
    <w:p w14:paraId="03AD016A" w14:textId="77777777" w:rsidR="00074268" w:rsidRPr="00074268" w:rsidRDefault="00074268" w:rsidP="00074268">
      <w:pPr>
        <w:pStyle w:val="EndNoteBibliography"/>
        <w:spacing w:line="240" w:lineRule="auto"/>
        <w:rPr>
          <w:noProof/>
        </w:rPr>
      </w:pPr>
      <w:r w:rsidRPr="00074268">
        <w:rPr>
          <w:noProof/>
        </w:rPr>
        <w:t>26</w:t>
      </w:r>
      <w:r w:rsidRPr="00074268">
        <w:rPr>
          <w:noProof/>
        </w:rPr>
        <w:tab/>
        <w:t>Berkes, F.</w:t>
      </w:r>
      <w:r w:rsidRPr="00074268">
        <w:rPr>
          <w:i/>
          <w:noProof/>
        </w:rPr>
        <w:t xml:space="preserve"> et al.</w:t>
      </w:r>
      <w:r w:rsidRPr="00074268">
        <w:rPr>
          <w:noProof/>
        </w:rPr>
        <w:t xml:space="preserve"> Globalization, Roving Bandits, and Marine Resources. </w:t>
      </w:r>
      <w:r w:rsidRPr="00074268">
        <w:rPr>
          <w:i/>
          <w:noProof/>
        </w:rPr>
        <w:t>Science</w:t>
      </w:r>
      <w:r w:rsidRPr="00074268">
        <w:rPr>
          <w:noProof/>
        </w:rPr>
        <w:t xml:space="preserve"> </w:t>
      </w:r>
      <w:r w:rsidRPr="00074268">
        <w:rPr>
          <w:b/>
          <w:noProof/>
        </w:rPr>
        <w:t>311</w:t>
      </w:r>
      <w:r w:rsidRPr="00074268">
        <w:rPr>
          <w:noProof/>
        </w:rPr>
        <w:t>, 1557-1558, doi:10.1126/science.1122804 (2006).</w:t>
      </w:r>
    </w:p>
    <w:p w14:paraId="0EF1F776" w14:textId="77777777" w:rsidR="00074268" w:rsidRPr="00074268" w:rsidRDefault="00074268" w:rsidP="00074268">
      <w:pPr>
        <w:pStyle w:val="EndNoteBibliography"/>
        <w:spacing w:line="240" w:lineRule="auto"/>
        <w:rPr>
          <w:noProof/>
        </w:rPr>
      </w:pPr>
      <w:r w:rsidRPr="00074268">
        <w:rPr>
          <w:noProof/>
        </w:rPr>
        <w:t>27</w:t>
      </w:r>
      <w:r w:rsidRPr="00074268">
        <w:rPr>
          <w:noProof/>
        </w:rPr>
        <w:tab/>
        <w:t>Cleary, J. S.     (Canadian Science Advisory Science Scretariate, 2014).</w:t>
      </w:r>
    </w:p>
    <w:p w14:paraId="501B8C92" w14:textId="77777777" w:rsidR="00074268" w:rsidRPr="00074268" w:rsidRDefault="00074268" w:rsidP="00074268">
      <w:pPr>
        <w:pStyle w:val="EndNoteBibliography"/>
        <w:spacing w:line="240" w:lineRule="auto"/>
        <w:rPr>
          <w:noProof/>
        </w:rPr>
      </w:pPr>
      <w:r w:rsidRPr="00074268">
        <w:rPr>
          <w:noProof/>
        </w:rPr>
        <w:t>28</w:t>
      </w:r>
      <w:r w:rsidRPr="00074268">
        <w:rPr>
          <w:noProof/>
        </w:rPr>
        <w:tab/>
        <w:t>Doak, D. F.</w:t>
      </w:r>
      <w:r w:rsidRPr="00074268">
        <w:rPr>
          <w:i/>
          <w:noProof/>
        </w:rPr>
        <w:t xml:space="preserve"> et al.</w:t>
      </w:r>
      <w:r w:rsidRPr="00074268">
        <w:rPr>
          <w:noProof/>
        </w:rPr>
        <w:t xml:space="preserve"> Understanding and predicting ecological dynamics: are major surprises inevitable. </w:t>
      </w:r>
      <w:r w:rsidRPr="00074268">
        <w:rPr>
          <w:i/>
          <w:noProof/>
        </w:rPr>
        <w:t>Ecology</w:t>
      </w:r>
      <w:r w:rsidRPr="00074268">
        <w:rPr>
          <w:noProof/>
        </w:rPr>
        <w:t xml:space="preserve"> </w:t>
      </w:r>
      <w:r w:rsidRPr="00074268">
        <w:rPr>
          <w:b/>
          <w:noProof/>
        </w:rPr>
        <w:t>89</w:t>
      </w:r>
      <w:r w:rsidRPr="00074268">
        <w:rPr>
          <w:noProof/>
        </w:rPr>
        <w:t>, 952-961 (2008).</w:t>
      </w:r>
    </w:p>
    <w:p w14:paraId="50C38C1F" w14:textId="77777777" w:rsidR="00074268" w:rsidRPr="00074268" w:rsidRDefault="00074268" w:rsidP="00074268">
      <w:pPr>
        <w:pStyle w:val="EndNoteBibliography"/>
        <w:spacing w:line="240" w:lineRule="auto"/>
        <w:rPr>
          <w:noProof/>
        </w:rPr>
      </w:pPr>
      <w:r w:rsidRPr="00074268">
        <w:rPr>
          <w:noProof/>
        </w:rPr>
        <w:t>29</w:t>
      </w:r>
      <w:r w:rsidRPr="00074268">
        <w:rPr>
          <w:noProof/>
        </w:rPr>
        <w:tab/>
        <w:t xml:space="preserve">Schindler, D. E. &amp; Hilborn, R. Prediction, precaution, and policy under global change. </w:t>
      </w:r>
      <w:r w:rsidRPr="00074268">
        <w:rPr>
          <w:i/>
          <w:noProof/>
        </w:rPr>
        <w:t>Science</w:t>
      </w:r>
      <w:r w:rsidRPr="00074268">
        <w:rPr>
          <w:noProof/>
        </w:rPr>
        <w:t xml:space="preserve"> </w:t>
      </w:r>
      <w:r w:rsidRPr="00074268">
        <w:rPr>
          <w:b/>
          <w:noProof/>
        </w:rPr>
        <w:t>347</w:t>
      </w:r>
      <w:r w:rsidRPr="00074268">
        <w:rPr>
          <w:noProof/>
        </w:rPr>
        <w:t>, 953-954 (2015).</w:t>
      </w:r>
    </w:p>
    <w:p w14:paraId="28618653" w14:textId="77777777" w:rsidR="00074268" w:rsidRPr="00074268" w:rsidRDefault="00074268" w:rsidP="00074268">
      <w:pPr>
        <w:pStyle w:val="EndNoteBibliography"/>
        <w:spacing w:line="240" w:lineRule="auto"/>
        <w:rPr>
          <w:noProof/>
        </w:rPr>
      </w:pPr>
      <w:r w:rsidRPr="00074268">
        <w:rPr>
          <w:noProof/>
        </w:rPr>
        <w:t>30</w:t>
      </w:r>
      <w:r w:rsidRPr="00074268">
        <w:rPr>
          <w:noProof/>
        </w:rPr>
        <w:tab/>
        <w:t xml:space="preserve">Cinner, J., Daw, T. &amp; McClanahan, T. Socioeconomic factors that affect artisanal fishers’ readiness to exit a declining fishery. </w:t>
      </w:r>
      <w:r w:rsidRPr="00074268">
        <w:rPr>
          <w:i/>
          <w:noProof/>
        </w:rPr>
        <w:t>Conservation Biology</w:t>
      </w:r>
      <w:r w:rsidRPr="00074268">
        <w:rPr>
          <w:noProof/>
        </w:rPr>
        <w:t xml:space="preserve"> </w:t>
      </w:r>
      <w:r w:rsidRPr="00074268">
        <w:rPr>
          <w:b/>
          <w:noProof/>
        </w:rPr>
        <w:t>23</w:t>
      </w:r>
      <w:r w:rsidRPr="00074268">
        <w:rPr>
          <w:noProof/>
        </w:rPr>
        <w:t>, 124-130 (2009).</w:t>
      </w:r>
    </w:p>
    <w:p w14:paraId="5FCA5EB3" w14:textId="77777777" w:rsidR="00074268" w:rsidRPr="00074268" w:rsidRDefault="00074268" w:rsidP="00074268">
      <w:pPr>
        <w:pStyle w:val="EndNoteBibliography"/>
        <w:spacing w:line="240" w:lineRule="auto"/>
        <w:rPr>
          <w:noProof/>
        </w:rPr>
      </w:pPr>
      <w:r w:rsidRPr="00074268">
        <w:rPr>
          <w:noProof/>
        </w:rPr>
        <w:t>31</w:t>
      </w:r>
      <w:r w:rsidRPr="00074268">
        <w:rPr>
          <w:noProof/>
        </w:rPr>
        <w:tab/>
        <w:t xml:space="preserve">Boettiger, C., Mangel, M. &amp; Munch, S. Avoiding tipping points in fisheries management through Gaussian process dynamic programming. </w:t>
      </w:r>
      <w:r w:rsidRPr="00074268">
        <w:rPr>
          <w:i/>
          <w:noProof/>
        </w:rPr>
        <w:t>Proc Biol Sci</w:t>
      </w:r>
      <w:r w:rsidRPr="00074268">
        <w:rPr>
          <w:noProof/>
        </w:rPr>
        <w:t xml:space="preserve"> </w:t>
      </w:r>
      <w:r w:rsidRPr="00074268">
        <w:rPr>
          <w:b/>
          <w:noProof/>
        </w:rPr>
        <w:t>282</w:t>
      </w:r>
      <w:r w:rsidRPr="00074268">
        <w:rPr>
          <w:noProof/>
        </w:rPr>
        <w:t>, 20141631, doi:10.1098/rspb.2014.1631 (2015).</w:t>
      </w:r>
    </w:p>
    <w:p w14:paraId="4E3463D5" w14:textId="77777777" w:rsidR="00074268" w:rsidRPr="00074268" w:rsidRDefault="00074268" w:rsidP="00074268">
      <w:pPr>
        <w:pStyle w:val="EndNoteBibliography"/>
        <w:spacing w:line="240" w:lineRule="auto"/>
        <w:rPr>
          <w:noProof/>
        </w:rPr>
      </w:pPr>
      <w:r w:rsidRPr="00074268">
        <w:rPr>
          <w:noProof/>
        </w:rPr>
        <w:t>32</w:t>
      </w:r>
      <w:r w:rsidRPr="00074268">
        <w:rPr>
          <w:noProof/>
        </w:rPr>
        <w:tab/>
        <w:t xml:space="preserve">Boettiger, C. Ecological management of stochastic systems with long transients. </w:t>
      </w:r>
      <w:r w:rsidRPr="00074268">
        <w:rPr>
          <w:i/>
          <w:noProof/>
        </w:rPr>
        <w:t>Theoretical Ecology</w:t>
      </w:r>
      <w:r w:rsidRPr="00074268">
        <w:rPr>
          <w:noProof/>
        </w:rPr>
        <w:t>, doi:10.1007/s12080-020-00477-4 (2020).</w:t>
      </w:r>
    </w:p>
    <w:p w14:paraId="3FADD14E" w14:textId="1B8EBEA4" w:rsidR="00A800CF" w:rsidRPr="003805EE" w:rsidRDefault="006C170D" w:rsidP="000742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rsidP="00074268">
      <w:pPr>
        <w:rPr>
          <w:rFonts w:ascii="Helvetica" w:hAnsi="Helvetica"/>
          <w:b/>
          <w:sz w:val="22"/>
          <w:szCs w:val="22"/>
        </w:rPr>
      </w:pPr>
      <w:r w:rsidRPr="003805EE">
        <w:rPr>
          <w:rFonts w:ascii="Helvetica" w:hAnsi="Helvetica"/>
          <w:b/>
          <w:sz w:val="22"/>
          <w:szCs w:val="22"/>
        </w:rPr>
        <w:lastRenderedPageBreak/>
        <w:t>FIGURES</w:t>
      </w:r>
    </w:p>
    <w:p w14:paraId="5A827EFB" w14:textId="2D25EC8B" w:rsidR="0038555B" w:rsidRDefault="00A74322" w:rsidP="00074268">
      <w:pPr>
        <w:rPr>
          <w:rFonts w:ascii="Helvetica" w:hAnsi="Helvetica"/>
          <w:b/>
          <w:sz w:val="22"/>
          <w:szCs w:val="22"/>
        </w:rPr>
      </w:pPr>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5943600" cy="3396615"/>
                    </a:xfrm>
                    <a:prstGeom prst="rect">
                      <a:avLst/>
                    </a:prstGeom>
                  </pic:spPr>
                </pic:pic>
              </a:graphicData>
            </a:graphic>
          </wp:inline>
        </w:drawing>
      </w:r>
    </w:p>
    <w:p w14:paraId="2C1956A7" w14:textId="5A9E0BD0" w:rsidR="00BE4405" w:rsidRDefault="0038555B" w:rsidP="00074268">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074268">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074268">
      <w:pPr>
        <w:rPr>
          <w:rFonts w:ascii="Helvetica" w:hAnsi="Helvetica"/>
          <w:b/>
          <w:sz w:val="22"/>
          <w:szCs w:val="22"/>
        </w:rPr>
      </w:pPr>
    </w:p>
    <w:p w14:paraId="775BED48" w14:textId="0CA14618" w:rsidR="00CE0882" w:rsidRPr="003805EE" w:rsidRDefault="00094C25" w:rsidP="00074268">
      <w:pPr>
        <w:rPr>
          <w:rFonts w:ascii="Helvetica" w:hAnsi="Helvetica"/>
          <w:sz w:val="22"/>
          <w:szCs w:val="22"/>
        </w:rPr>
      </w:pPr>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981200"/>
                    </a:xfrm>
                    <a:prstGeom prst="rect">
                      <a:avLst/>
                    </a:prstGeom>
                  </pic:spPr>
                </pic:pic>
              </a:graphicData>
            </a:graphic>
          </wp:inline>
        </w:drawing>
      </w:r>
    </w:p>
    <w:p w14:paraId="1CAAD08E" w14:textId="1537DE30" w:rsidR="00393873" w:rsidRPr="003805EE" w:rsidRDefault="00C80858" w:rsidP="00074268">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074268">
      <w:pPr>
        <w:ind w:firstLine="720"/>
        <w:rPr>
          <w:rFonts w:ascii="Helvetica" w:hAnsi="Helvetica"/>
          <w:sz w:val="22"/>
          <w:szCs w:val="22"/>
        </w:rPr>
      </w:pPr>
    </w:p>
    <w:p w14:paraId="5076298D" w14:textId="391535BE" w:rsidR="00992EEE" w:rsidRPr="003805EE" w:rsidRDefault="00992EEE" w:rsidP="00074268">
      <w:pPr>
        <w:rPr>
          <w:rFonts w:ascii="Helvetica" w:hAnsi="Helvetica"/>
          <w:sz w:val="22"/>
          <w:szCs w:val="22"/>
        </w:rPr>
      </w:pPr>
    </w:p>
    <w:p w14:paraId="4ECC67A9" w14:textId="580AF792" w:rsidR="003E2FCD" w:rsidRPr="003805EE" w:rsidRDefault="003E2FCD" w:rsidP="00074268">
      <w:pPr>
        <w:rPr>
          <w:rFonts w:ascii="Helvetica" w:hAnsi="Helvetica"/>
          <w:sz w:val="22"/>
          <w:szCs w:val="22"/>
        </w:rPr>
      </w:pPr>
    </w:p>
    <w:p w14:paraId="12B19577" w14:textId="77777777" w:rsidR="003D48B0" w:rsidRPr="003805EE" w:rsidRDefault="003D48B0" w:rsidP="00074268">
      <w:pPr>
        <w:rPr>
          <w:rFonts w:ascii="Helvetica" w:hAnsi="Helvetica"/>
          <w:sz w:val="22"/>
          <w:szCs w:val="22"/>
        </w:rPr>
      </w:pPr>
    </w:p>
    <w:p w14:paraId="41BFC342" w14:textId="4978218C" w:rsidR="000A71A6" w:rsidRDefault="000A71A6" w:rsidP="00074268">
      <w:pPr>
        <w:rPr>
          <w:rFonts w:ascii="Helvetica" w:hAnsi="Helvetica"/>
          <w:sz w:val="22"/>
          <w:szCs w:val="22"/>
        </w:rPr>
      </w:pPr>
    </w:p>
    <w:p w14:paraId="36729D72" w14:textId="77777777" w:rsidR="000A71A6" w:rsidRDefault="000A71A6" w:rsidP="00074268">
      <w:pPr>
        <w:rPr>
          <w:rFonts w:ascii="Helvetica" w:hAnsi="Helvetica"/>
          <w:sz w:val="22"/>
          <w:szCs w:val="22"/>
        </w:rPr>
      </w:pPr>
      <w:r>
        <w:rPr>
          <w:rFonts w:ascii="Helvetica" w:hAnsi="Helvetica"/>
          <w:sz w:val="22"/>
          <w:szCs w:val="22"/>
        </w:rPr>
        <w:br w:type="page"/>
      </w:r>
    </w:p>
    <w:p w14:paraId="15B3AF32" w14:textId="7E6DF22D" w:rsidR="003D48B0" w:rsidRPr="003805EE" w:rsidRDefault="000D1BA1" w:rsidP="00074268">
      <w:pPr>
        <w:rPr>
          <w:rFonts w:ascii="Helvetica" w:hAnsi="Helvetica"/>
          <w:sz w:val="22"/>
          <w:szCs w:val="22"/>
        </w:rPr>
      </w:pPr>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486400" cy="3657600"/>
                    </a:xfrm>
                    <a:prstGeom prst="rect">
                      <a:avLst/>
                    </a:prstGeom>
                  </pic:spPr>
                </pic:pic>
              </a:graphicData>
            </a:graphic>
          </wp:inline>
        </w:drawing>
      </w:r>
    </w:p>
    <w:p w14:paraId="74B28A53" w14:textId="4BF00EE9" w:rsidR="00C80858" w:rsidRDefault="00894043" w:rsidP="0007426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ins w:id="10" w:author="Tim Essington" w:date="2021-02-15T16:30:00Z">
        <w:r w:rsidR="00012027">
          <w:rPr>
            <w:rFonts w:ascii="Helvetica" w:hAnsi="Helvetica"/>
            <w:sz w:val="22"/>
            <w:szCs w:val="22"/>
          </w:rPr>
          <w:t>t</w:t>
        </w:r>
      </w:ins>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074268">
      <w:pPr>
        <w:rPr>
          <w:rFonts w:ascii="Helvetica" w:hAnsi="Helvetica"/>
          <w:sz w:val="22"/>
          <w:szCs w:val="22"/>
        </w:rPr>
      </w:pPr>
      <w:r>
        <w:rPr>
          <w:rFonts w:ascii="Helvetica" w:hAnsi="Helvetica"/>
          <w:sz w:val="22"/>
          <w:szCs w:val="22"/>
        </w:rPr>
        <w:br w:type="page"/>
      </w:r>
    </w:p>
    <w:p w14:paraId="53CEB827" w14:textId="36FF1A9B" w:rsidR="00B57E8E" w:rsidRDefault="00B57E8E" w:rsidP="00074268">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stretch>
                      <a:fillRect/>
                    </a:stretch>
                  </pic:blipFill>
                  <pic:spPr>
                    <a:xfrm>
                      <a:off x="0" y="0"/>
                      <a:ext cx="4572000" cy="3657600"/>
                    </a:xfrm>
                    <a:prstGeom prst="rect">
                      <a:avLst/>
                    </a:prstGeom>
                  </pic:spPr>
                </pic:pic>
              </a:graphicData>
            </a:graphic>
          </wp:inline>
        </w:drawing>
      </w:r>
    </w:p>
    <w:p w14:paraId="3C7BA56E" w14:textId="77777777" w:rsidR="00B57E8E" w:rsidRDefault="00B57E8E" w:rsidP="00074268">
      <w:pPr>
        <w:rPr>
          <w:rFonts w:ascii="Helvetica" w:hAnsi="Helvetica"/>
          <w:sz w:val="22"/>
          <w:szCs w:val="22"/>
        </w:rPr>
      </w:pPr>
    </w:p>
    <w:p w14:paraId="6E865110" w14:textId="04AB9D61" w:rsidR="00B57E8E" w:rsidRPr="003805EE" w:rsidRDefault="00B57E8E" w:rsidP="00074268">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r w:rsidR="0091784A">
        <w:rPr>
          <w:rFonts w:ascii="Helvetica" w:hAnsi="Helvetica"/>
          <w:sz w:val="22"/>
          <w:szCs w:val="22"/>
        </w:rPr>
        <w:t xml:space="preserve"> </w:t>
      </w:r>
    </w:p>
    <w:p w14:paraId="57F8B695" w14:textId="33765DBC" w:rsidR="0062611B" w:rsidRDefault="0062611B" w:rsidP="00074268">
      <w:pPr>
        <w:rPr>
          <w:rFonts w:ascii="Helvetica" w:hAnsi="Helvetica"/>
          <w:sz w:val="22"/>
          <w:szCs w:val="22"/>
        </w:rPr>
      </w:pPr>
      <w:r>
        <w:rPr>
          <w:rFonts w:ascii="Helvetica" w:hAnsi="Helvetica"/>
          <w:sz w:val="22"/>
          <w:szCs w:val="22"/>
        </w:rPr>
        <w:br w:type="page"/>
      </w:r>
    </w:p>
    <w:p w14:paraId="5EF6C877" w14:textId="7F686D7B" w:rsidR="00C80858" w:rsidRDefault="0062611B" w:rsidP="00074268">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a:fillRect/>
                    </a:stretch>
                  </pic:blipFill>
                  <pic:spPr>
                    <a:xfrm>
                      <a:off x="0" y="0"/>
                      <a:ext cx="5943600" cy="5297170"/>
                    </a:xfrm>
                    <a:prstGeom prst="rect">
                      <a:avLst/>
                    </a:prstGeom>
                  </pic:spPr>
                </pic:pic>
              </a:graphicData>
            </a:graphic>
          </wp:inline>
        </w:drawing>
      </w:r>
    </w:p>
    <w:p w14:paraId="2329DDF3" w14:textId="41019DD7" w:rsidR="00C80858" w:rsidRDefault="00C80858" w:rsidP="00074268">
      <w:pPr>
        <w:rPr>
          <w:rFonts w:ascii="Helvetica" w:hAnsi="Helvetica"/>
          <w:b/>
          <w:sz w:val="22"/>
          <w:szCs w:val="22"/>
        </w:rPr>
      </w:pPr>
    </w:p>
    <w:p w14:paraId="5881F746" w14:textId="6F9536B5" w:rsidR="00C80858" w:rsidRPr="003805EE" w:rsidRDefault="00C80858" w:rsidP="00074268">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074268">
      <w:pPr>
        <w:rPr>
          <w:rFonts w:ascii="Helvetica" w:hAnsi="Helvetica"/>
          <w:sz w:val="22"/>
          <w:szCs w:val="22"/>
        </w:rPr>
      </w:pPr>
    </w:p>
    <w:p w14:paraId="32062F75" w14:textId="5B3D86BF" w:rsidR="005458C6" w:rsidRDefault="00A800CF" w:rsidP="00074268">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074268">
      <w:pPr>
        <w:rPr>
          <w:rFonts w:ascii="Helvetica" w:hAnsi="Helvetica"/>
          <w:b/>
          <w:sz w:val="22"/>
          <w:szCs w:val="22"/>
        </w:rPr>
      </w:pPr>
    </w:p>
    <w:p w14:paraId="325778DE" w14:textId="49F49A56" w:rsidR="00A67FE0" w:rsidRPr="003805EE" w:rsidRDefault="00C13792" w:rsidP="00074268">
      <w:pPr>
        <w:rPr>
          <w:rFonts w:ascii="Helvetica" w:hAnsi="Helvetica"/>
          <w:b/>
          <w:sz w:val="22"/>
          <w:szCs w:val="22"/>
        </w:rPr>
      </w:pPr>
      <w:r>
        <w:rPr>
          <w:rFonts w:ascii="Helvetica" w:hAnsi="Helvetica"/>
          <w:b/>
          <w:noProof/>
          <w:sz w:val="22"/>
          <w:szCs w:val="22"/>
        </w:rPr>
        <w:drawing>
          <wp:inline distT="0" distB="0" distL="0" distR="0" wp14:anchorId="79B478EB" wp14:editId="717A9F09">
            <wp:extent cx="5943600" cy="424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943600" cy="4245610"/>
                    </a:xfrm>
                    <a:prstGeom prst="rect">
                      <a:avLst/>
                    </a:prstGeom>
                  </pic:spPr>
                </pic:pic>
              </a:graphicData>
            </a:graphic>
          </wp:inline>
        </w:drawing>
      </w:r>
    </w:p>
    <w:p w14:paraId="0FDD2871" w14:textId="65B2CC40" w:rsidR="00783ACA" w:rsidRDefault="00783ACA" w:rsidP="00074268">
      <w:pPr>
        <w:rPr>
          <w:rFonts w:ascii="Helvetica" w:hAnsi="Helvetica"/>
          <w:b/>
          <w:sz w:val="22"/>
          <w:szCs w:val="22"/>
        </w:rPr>
      </w:pPr>
    </w:p>
    <w:p w14:paraId="5879EF6B" w14:textId="668F33C7" w:rsidR="00C80858" w:rsidRPr="003805EE" w:rsidRDefault="00C80858" w:rsidP="0007426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27E02725" w:rsidR="00C80858" w:rsidRPr="003805EE" w:rsidRDefault="00C80858" w:rsidP="0007426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Tim Essington" w:date="2021-02-15T15:50:00Z" w:initials="TE">
    <w:p w14:paraId="75EE9C18" w14:textId="77777777" w:rsidR="00DE079A" w:rsidRDefault="00DE079A">
      <w:pPr>
        <w:pStyle w:val="CommentText"/>
      </w:pPr>
      <w:r>
        <w:rPr>
          <w:rStyle w:val="CommentReference"/>
        </w:rPr>
        <w:annotationRef/>
      </w:r>
      <w:r>
        <w:t>Should this be mean – phi / 2.</w:t>
      </w:r>
    </w:p>
    <w:p w14:paraId="06F01D38" w14:textId="77777777" w:rsidR="00DE079A" w:rsidRDefault="00DE079A">
      <w:pPr>
        <w:pStyle w:val="CommentText"/>
      </w:pPr>
    </w:p>
    <w:p w14:paraId="5B2221CB" w14:textId="63836AD9" w:rsidR="00DE079A" w:rsidRDefault="00DE079A">
      <w:pPr>
        <w:pStyle w:val="CommentText"/>
      </w:pPr>
      <w:r>
        <w:t>Also, why is variance denoted with phi instead of sigma?</w:t>
      </w:r>
    </w:p>
  </w:comment>
  <w:comment w:id="3" w:author="Tim Essington" w:date="2021-02-15T15:53:00Z" w:initials="TE">
    <w:p w14:paraId="220DEB74" w14:textId="3C9EF108" w:rsidR="00DE079A" w:rsidRDefault="00DE079A">
      <w:pPr>
        <w:pStyle w:val="CommentText"/>
      </w:pPr>
      <w:r>
        <w:rPr>
          <w:rStyle w:val="CommentReference"/>
        </w:rPr>
        <w:annotationRef/>
      </w:r>
      <w:r>
        <w:t>Should this be 0.25K?</w:t>
      </w:r>
    </w:p>
  </w:comment>
  <w:comment w:id="2" w:author="Tim Essington" w:date="2021-02-15T15:59:00Z" w:initials="TE">
    <w:p w14:paraId="34C4AB83" w14:textId="27689C82" w:rsidR="00DE079A" w:rsidRDefault="00DE079A">
      <w:pPr>
        <w:pStyle w:val="CommentText"/>
      </w:pPr>
      <w:r>
        <w:rPr>
          <w:rStyle w:val="CommentReference"/>
        </w:rPr>
        <w:annotationRef/>
      </w:r>
      <w:r>
        <w:t xml:space="preserve">I’m. having trouble seeing how this keeps </w:t>
      </w:r>
      <w:proofErr w:type="spellStart"/>
      <w:r>
        <w:t>Ht</w:t>
      </w:r>
      <w:proofErr w:type="spellEnd"/>
      <w:r>
        <w:t xml:space="preserve"> between 0 and 1.  Sorry if I’m being dense. </w:t>
      </w:r>
    </w:p>
  </w:comment>
  <w:comment w:id="4" w:author="Tim Essington" w:date="2021-02-15T16:17:00Z" w:initials="TE">
    <w:p w14:paraId="128C166F" w14:textId="0FD602E4" w:rsidR="00DE079A" w:rsidRDefault="00DE079A">
      <w:pPr>
        <w:pStyle w:val="CommentText"/>
      </w:pPr>
      <w:r>
        <w:rPr>
          <w:rStyle w:val="CommentReference"/>
        </w:rPr>
        <w:annotationRef/>
      </w:r>
      <w:proofErr w:type="spellStart"/>
      <w:r>
        <w:t>Thoughout</w:t>
      </w:r>
      <w:proofErr w:type="spellEnd"/>
      <w:r>
        <w:t>, I wonder if it is worth noting that these are all standard expressions in bioeconomic modeling and cite Clark or similar seminal book</w:t>
      </w:r>
    </w:p>
  </w:comment>
  <w:comment w:id="5" w:author="Tim Essington" w:date="2021-02-15T16:20:00Z" w:initials="TE">
    <w:p w14:paraId="0BA197C4" w14:textId="3AB787EB" w:rsidR="00DE079A" w:rsidRDefault="00DE079A">
      <w:pPr>
        <w:pStyle w:val="CommentText"/>
      </w:pPr>
      <w:r>
        <w:rPr>
          <w:rStyle w:val="CommentReference"/>
        </w:rPr>
        <w:annotationRef/>
      </w:r>
      <w:r>
        <w:t>Reference for this?  Perhaps just avoid the semantic mind field and stick to “danger zone”</w:t>
      </w:r>
    </w:p>
  </w:comment>
  <w:comment w:id="6" w:author="Tim Essington" w:date="2021-02-15T16:22:00Z" w:initials="TE">
    <w:p w14:paraId="1391B30C" w14:textId="7ED23937" w:rsidR="00DE079A" w:rsidRDefault="00DE079A">
      <w:pPr>
        <w:pStyle w:val="CommentText"/>
      </w:pPr>
      <w:r>
        <w:rPr>
          <w:rStyle w:val="CommentReference"/>
        </w:rPr>
        <w:annotationRef/>
      </w:r>
      <w:r>
        <w:t>Sorry – not clear how this relates to the harvest rule in equations above.   Is this a constant exploitation rate model for these scenarios?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B2221CB" w15:done="0"/>
  <w15:commentEx w15:paraId="220DEB74" w15:done="0"/>
  <w15:commentEx w15:paraId="34C4AB83" w15:done="0"/>
  <w15:commentEx w15:paraId="128C166F" w15:done="0"/>
  <w15:commentEx w15:paraId="0BA197C4" w15:done="0"/>
  <w15:commentEx w15:paraId="1391B3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D516AE" w16cex:dateUtc="2021-02-15T23:50:00Z"/>
  <w16cex:commentExtensible w16cex:durableId="23D51771" w16cex:dateUtc="2021-02-15T23:53:00Z"/>
  <w16cex:commentExtensible w16cex:durableId="23D518F9" w16cex:dateUtc="2021-02-15T23:59:00Z"/>
  <w16cex:commentExtensible w16cex:durableId="23D51D09" w16cex:dateUtc="2021-02-16T00:17:00Z"/>
  <w16cex:commentExtensible w16cex:durableId="23D51DDC" w16cex:dateUtc="2021-02-16T00:20:00Z"/>
  <w16cex:commentExtensible w16cex:durableId="23D51E48" w16cex:dateUtc="2021-02-16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B2221CB" w16cid:durableId="23D516AE"/>
  <w16cid:commentId w16cid:paraId="220DEB74" w16cid:durableId="23D51771"/>
  <w16cid:commentId w16cid:paraId="34C4AB83" w16cid:durableId="23D518F9"/>
  <w16cid:commentId w16cid:paraId="128C166F" w16cid:durableId="23D51D09"/>
  <w16cid:commentId w16cid:paraId="0BA197C4" w16cid:durableId="23D51DDC"/>
  <w16cid:commentId w16cid:paraId="1391B30C" w16cid:durableId="23D51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72842A" w14:textId="77777777" w:rsidR="007F22C3" w:rsidRDefault="007F22C3" w:rsidP="00135D5C">
      <w:r>
        <w:separator/>
      </w:r>
    </w:p>
  </w:endnote>
  <w:endnote w:type="continuationSeparator" w:id="0">
    <w:p w14:paraId="7C8DCC08" w14:textId="77777777" w:rsidR="007F22C3" w:rsidRDefault="007F22C3"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뻫䄎"/>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DF2904" w14:textId="77777777" w:rsidR="007F22C3" w:rsidRDefault="007F22C3" w:rsidP="00135D5C">
      <w:r>
        <w:separator/>
      </w:r>
    </w:p>
  </w:footnote>
  <w:footnote w:type="continuationSeparator" w:id="0">
    <w:p w14:paraId="56EDA264" w14:textId="77777777" w:rsidR="007F22C3" w:rsidRDefault="007F22C3"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egsie Siple">
    <w15:presenceInfo w15:providerId="None" w15:userId="Megsie Siple"/>
  </w15:person>
  <w15:person w15:author="Tim Essington">
    <w15:presenceInfo w15:providerId="AD" w15:userId="S::essing@uw.edu::9688509c-e771-4867-a196-0dbe1c339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027"/>
    <w:rsid w:val="00012A3D"/>
    <w:rsid w:val="00013C23"/>
    <w:rsid w:val="000140F5"/>
    <w:rsid w:val="00014C60"/>
    <w:rsid w:val="00015507"/>
    <w:rsid w:val="00016096"/>
    <w:rsid w:val="00017065"/>
    <w:rsid w:val="000175B0"/>
    <w:rsid w:val="00017F4B"/>
    <w:rsid w:val="0002087A"/>
    <w:rsid w:val="00020C0F"/>
    <w:rsid w:val="0002156A"/>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43EF"/>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3A8"/>
    <w:rsid w:val="0014352A"/>
    <w:rsid w:val="00143673"/>
    <w:rsid w:val="00143BB8"/>
    <w:rsid w:val="00143C00"/>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044"/>
    <w:rsid w:val="00312763"/>
    <w:rsid w:val="00312A7A"/>
    <w:rsid w:val="00312C20"/>
    <w:rsid w:val="0031702F"/>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6A1A"/>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1F2"/>
    <w:rsid w:val="00447758"/>
    <w:rsid w:val="0045028A"/>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0718"/>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77ED0"/>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D02E3"/>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68D6"/>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B0093"/>
    <w:rsid w:val="007B04D3"/>
    <w:rsid w:val="007B0661"/>
    <w:rsid w:val="007B0895"/>
    <w:rsid w:val="007B162B"/>
    <w:rsid w:val="007B199D"/>
    <w:rsid w:val="007B24BD"/>
    <w:rsid w:val="007B3D8E"/>
    <w:rsid w:val="007B444D"/>
    <w:rsid w:val="007B4591"/>
    <w:rsid w:val="007B46BC"/>
    <w:rsid w:val="007B64F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2B13"/>
    <w:rsid w:val="008535BC"/>
    <w:rsid w:val="0085398A"/>
    <w:rsid w:val="008555BA"/>
    <w:rsid w:val="008558B0"/>
    <w:rsid w:val="00857111"/>
    <w:rsid w:val="0085747B"/>
    <w:rsid w:val="008579C9"/>
    <w:rsid w:val="00857CA0"/>
    <w:rsid w:val="008607BB"/>
    <w:rsid w:val="00861B1D"/>
    <w:rsid w:val="008641E2"/>
    <w:rsid w:val="00864C6B"/>
    <w:rsid w:val="00864C8A"/>
    <w:rsid w:val="00865017"/>
    <w:rsid w:val="008653B4"/>
    <w:rsid w:val="0086650E"/>
    <w:rsid w:val="00866E6E"/>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799D"/>
    <w:rsid w:val="00A07EC9"/>
    <w:rsid w:val="00A10FE8"/>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A84"/>
    <w:rsid w:val="00A31A4D"/>
    <w:rsid w:val="00A31E9E"/>
    <w:rsid w:val="00A32411"/>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2421"/>
    <w:rsid w:val="00B62951"/>
    <w:rsid w:val="00B64BCB"/>
    <w:rsid w:val="00B64D13"/>
    <w:rsid w:val="00B65246"/>
    <w:rsid w:val="00B658D4"/>
    <w:rsid w:val="00B668C1"/>
    <w:rsid w:val="00B66B87"/>
    <w:rsid w:val="00B66E0E"/>
    <w:rsid w:val="00B67A88"/>
    <w:rsid w:val="00B67BC0"/>
    <w:rsid w:val="00B70217"/>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4A6B"/>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0666"/>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6321"/>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2C3A"/>
    <w:rsid w:val="00D23106"/>
    <w:rsid w:val="00D2340C"/>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079A"/>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00B"/>
    <w:rsid w:val="00EB2C1C"/>
    <w:rsid w:val="00EB37ED"/>
    <w:rsid w:val="00EB3D61"/>
    <w:rsid w:val="00EB45CE"/>
    <w:rsid w:val="00EB4914"/>
    <w:rsid w:val="00EB4D13"/>
    <w:rsid w:val="00EB538F"/>
    <w:rsid w:val="00EB5778"/>
    <w:rsid w:val="00EB5880"/>
    <w:rsid w:val="00EB5FC3"/>
    <w:rsid w:val="00EB6E02"/>
    <w:rsid w:val="00EB794C"/>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528"/>
    <w:rsid w:val="00EE6B88"/>
    <w:rsid w:val="00EE75FD"/>
    <w:rsid w:val="00EF18C9"/>
    <w:rsid w:val="00EF1924"/>
    <w:rsid w:val="00EF38CE"/>
    <w:rsid w:val="00EF3C36"/>
    <w:rsid w:val="00EF3D70"/>
    <w:rsid w:val="00EF4F9F"/>
    <w:rsid w:val="00EF6675"/>
    <w:rsid w:val="00EF6F5C"/>
    <w:rsid w:val="00F006EC"/>
    <w:rsid w:val="00F00964"/>
    <w:rsid w:val="00F00BF2"/>
    <w:rsid w:val="00F02C12"/>
    <w:rsid w:val="00F0621A"/>
    <w:rsid w:val="00F06987"/>
    <w:rsid w:val="00F1039E"/>
    <w:rsid w:val="00F13525"/>
    <w:rsid w:val="00F136F8"/>
    <w:rsid w:val="00F1394F"/>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3E25"/>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github.com/stier-lab/stier-2019-value-of-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3.emf"/><Relationship Id="rId28" Type="http://schemas.microsoft.com/office/2011/relationships/people" Target="people.xml"/><Relationship Id="rId10" Type="http://schemas.openxmlformats.org/officeDocument/2006/relationships/hyperlink" Target="mailto:essing@uw.edu"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20</Pages>
  <Words>11832</Words>
  <Characters>67443</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21</cp:revision>
  <dcterms:created xsi:type="dcterms:W3CDTF">2021-02-22T14:22:00Z</dcterms:created>
  <dcterms:modified xsi:type="dcterms:W3CDTF">2021-02-23T15:21:00Z</dcterms:modified>
</cp:coreProperties>
</file>