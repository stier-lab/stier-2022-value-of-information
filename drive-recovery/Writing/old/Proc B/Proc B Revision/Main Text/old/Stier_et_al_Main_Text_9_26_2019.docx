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A588A0" w14:textId="159014FE" w:rsidR="006937E3" w:rsidRDefault="006937E3" w:rsidP="00027A7F">
      <w:pPr>
        <w:pStyle w:val="CommentText"/>
        <w:rPr>
          <w:ins w:id="0" w:author="Adrian Stier" w:date="2019-09-26T13:20:00Z"/>
          <w:rFonts w:ascii="Helvetica" w:hAnsi="Helvetica"/>
          <w:b/>
          <w:sz w:val="22"/>
          <w:szCs w:val="22"/>
        </w:rPr>
      </w:pPr>
      <w:r w:rsidRPr="003805EE">
        <w:rPr>
          <w:rFonts w:ascii="Helvetica" w:hAnsi="Helvetica"/>
          <w:b/>
          <w:sz w:val="22"/>
          <w:szCs w:val="22"/>
        </w:rPr>
        <w:t>Avoiding Tipping Points Through Effective Monitoring</w:t>
      </w:r>
    </w:p>
    <w:p w14:paraId="53822485" w14:textId="77777777" w:rsidR="00AA0FD2" w:rsidRPr="003805EE" w:rsidRDefault="00AA0FD2">
      <w:pPr>
        <w:pStyle w:val="CommentText"/>
        <w:rPr>
          <w:rFonts w:ascii="Helvetica" w:hAnsi="Helvetica"/>
          <w:b/>
          <w:sz w:val="22"/>
          <w:szCs w:val="22"/>
        </w:rPr>
        <w:pPrChange w:id="1" w:author="Adrian Stier" w:date="2019-09-26T13:20:00Z">
          <w:pPr>
            <w:pStyle w:val="CommentText"/>
            <w:spacing w:line="480" w:lineRule="auto"/>
          </w:pPr>
        </w:pPrChange>
      </w:pPr>
    </w:p>
    <w:p w14:paraId="65FE7E07" w14:textId="219CBE7B" w:rsidR="00903261" w:rsidRPr="003805EE" w:rsidRDefault="00903261">
      <w:pPr>
        <w:outlineLvl w:val="0"/>
        <w:rPr>
          <w:rFonts w:ascii="Helvetica" w:hAnsi="Helvetica" w:cs="Times New Roman"/>
          <w:b/>
          <w:bCs/>
          <w:sz w:val="22"/>
          <w:szCs w:val="22"/>
        </w:rPr>
        <w:pPrChange w:id="2" w:author="Adrian Stier" w:date="2019-09-26T13:20:00Z">
          <w:pPr>
            <w:spacing w:line="480" w:lineRule="auto"/>
            <w:outlineLvl w:val="0"/>
          </w:pPr>
        </w:pPrChange>
      </w:pPr>
      <w:r w:rsidRPr="003805EE">
        <w:rPr>
          <w:rFonts w:ascii="Helvetica" w:hAnsi="Helvetica" w:cs="Times New Roman"/>
          <w:bCs/>
          <w:sz w:val="22"/>
          <w:szCs w:val="22"/>
        </w:rPr>
        <w:t>Adrian C. Stier</w:t>
      </w:r>
      <w:r w:rsidRPr="003805EE">
        <w:rPr>
          <w:rFonts w:ascii="Helvetica" w:hAnsi="Helvetica" w:cs="Times New Roman"/>
          <w:bCs/>
          <w:sz w:val="22"/>
          <w:szCs w:val="22"/>
          <w:vertAlign w:val="superscript"/>
        </w:rPr>
        <w:t>1</w:t>
      </w:r>
      <w:r w:rsidR="002C23FC" w:rsidRPr="003805EE">
        <w:rPr>
          <w:rFonts w:ascii="Helvetica" w:hAnsi="Helvetica" w:cs="Times New Roman"/>
          <w:bCs/>
          <w:sz w:val="22"/>
          <w:szCs w:val="22"/>
          <w:vertAlign w:val="superscript"/>
        </w:rPr>
        <w:t>,2</w:t>
      </w:r>
      <w:r w:rsidRPr="003805EE">
        <w:rPr>
          <w:rFonts w:ascii="Helvetica" w:hAnsi="Helvetica" w:cs="Times New Roman"/>
          <w:bCs/>
          <w:sz w:val="22"/>
          <w:szCs w:val="22"/>
          <w:vertAlign w:val="superscript"/>
        </w:rPr>
        <w:t>*</w:t>
      </w:r>
      <w:r w:rsidRPr="003805EE">
        <w:rPr>
          <w:rFonts w:ascii="Helvetica" w:hAnsi="Helvetica" w:cs="Times New Roman"/>
          <w:bCs/>
          <w:sz w:val="22"/>
          <w:szCs w:val="22"/>
        </w:rPr>
        <w:t xml:space="preserve">, </w:t>
      </w:r>
      <w:r w:rsidR="00454793" w:rsidRPr="003805EE">
        <w:rPr>
          <w:rFonts w:ascii="Helvetica" w:hAnsi="Helvetica" w:cs="Times New Roman"/>
          <w:bCs/>
          <w:sz w:val="22"/>
          <w:szCs w:val="22"/>
        </w:rPr>
        <w:t>Timothy E. Essington</w:t>
      </w:r>
      <w:r w:rsidR="002C23FC" w:rsidRPr="003805EE">
        <w:rPr>
          <w:rFonts w:ascii="Helvetica" w:hAnsi="Helvetica" w:cs="Times New Roman"/>
          <w:bCs/>
          <w:sz w:val="22"/>
          <w:szCs w:val="22"/>
          <w:vertAlign w:val="superscript"/>
        </w:rPr>
        <w:t>3</w:t>
      </w:r>
      <w:r w:rsidR="00454793" w:rsidRPr="003805EE">
        <w:rPr>
          <w:rFonts w:ascii="Helvetica" w:hAnsi="Helvetica" w:cs="Times New Roman"/>
          <w:bCs/>
          <w:sz w:val="22"/>
          <w:szCs w:val="22"/>
        </w:rPr>
        <w:t xml:space="preserve">, </w:t>
      </w:r>
      <w:r w:rsidRPr="003805EE">
        <w:rPr>
          <w:rFonts w:ascii="Helvetica" w:hAnsi="Helvetica" w:cs="Times New Roman"/>
          <w:bCs/>
          <w:sz w:val="22"/>
          <w:szCs w:val="22"/>
        </w:rPr>
        <w:t>Jameal F. Samhouri</w:t>
      </w:r>
      <w:r w:rsidR="002C23FC" w:rsidRPr="003805EE">
        <w:rPr>
          <w:rFonts w:ascii="Helvetica" w:hAnsi="Helvetica" w:cs="Times New Roman"/>
          <w:bCs/>
          <w:sz w:val="22"/>
          <w:szCs w:val="22"/>
          <w:vertAlign w:val="superscript"/>
        </w:rPr>
        <w:t>4</w:t>
      </w:r>
      <w:r w:rsidR="00454793" w:rsidRPr="003805EE">
        <w:rPr>
          <w:rFonts w:ascii="Helvetica" w:hAnsi="Helvetica" w:cs="Times New Roman"/>
          <w:bCs/>
          <w:sz w:val="22"/>
          <w:szCs w:val="22"/>
        </w:rPr>
        <w:t>,</w:t>
      </w:r>
      <w:r w:rsidR="005A1766" w:rsidRPr="003805EE">
        <w:rPr>
          <w:rFonts w:ascii="Helvetica" w:hAnsi="Helvetica" w:cs="Times New Roman"/>
          <w:bCs/>
          <w:sz w:val="22"/>
          <w:szCs w:val="22"/>
        </w:rPr>
        <w:t xml:space="preserve"> Benjamin S. Halpern</w:t>
      </w:r>
      <w:r w:rsidR="005A1766" w:rsidRPr="003805EE">
        <w:rPr>
          <w:rFonts w:ascii="Helvetica" w:hAnsi="Helvetica" w:cs="Times New Roman"/>
          <w:bCs/>
          <w:sz w:val="22"/>
          <w:szCs w:val="22"/>
          <w:vertAlign w:val="superscript"/>
        </w:rPr>
        <w:t>1,5,6</w:t>
      </w:r>
      <w:r w:rsidR="005A1766" w:rsidRPr="003805EE">
        <w:rPr>
          <w:rFonts w:ascii="Helvetica" w:hAnsi="Helvetica" w:cs="Times New Roman"/>
          <w:bCs/>
          <w:sz w:val="22"/>
          <w:szCs w:val="22"/>
        </w:rPr>
        <w:t xml:space="preserve">, </w:t>
      </w:r>
      <w:r w:rsidR="00045D2C" w:rsidRPr="003805EE">
        <w:rPr>
          <w:rFonts w:ascii="Helvetica" w:hAnsi="Helvetica" w:cs="Times New Roman"/>
          <w:bCs/>
          <w:sz w:val="22"/>
          <w:szCs w:val="22"/>
        </w:rPr>
        <w:t>Crow</w:t>
      </w:r>
      <w:r w:rsidR="00FD6A66" w:rsidRPr="003805EE">
        <w:rPr>
          <w:rFonts w:ascii="Helvetica" w:hAnsi="Helvetica" w:cs="Times New Roman"/>
          <w:bCs/>
          <w:sz w:val="22"/>
          <w:szCs w:val="22"/>
        </w:rPr>
        <w:t xml:space="preserve"> </w:t>
      </w:r>
      <w:r w:rsidR="00045D2C" w:rsidRPr="003805EE">
        <w:rPr>
          <w:rFonts w:ascii="Helvetica" w:hAnsi="Helvetica" w:cs="Times New Roman"/>
          <w:bCs/>
          <w:sz w:val="22"/>
          <w:szCs w:val="22"/>
        </w:rPr>
        <w:t>White</w:t>
      </w:r>
      <w:r w:rsidR="002C23FC" w:rsidRPr="003805EE">
        <w:rPr>
          <w:rFonts w:ascii="Helvetica" w:hAnsi="Helvetica" w:cs="Times New Roman"/>
          <w:bCs/>
          <w:sz w:val="22"/>
          <w:szCs w:val="22"/>
          <w:vertAlign w:val="superscript"/>
        </w:rPr>
        <w:t>7</w:t>
      </w:r>
      <w:r w:rsidR="00045D2C" w:rsidRPr="003805EE">
        <w:rPr>
          <w:rFonts w:ascii="Helvetica" w:hAnsi="Helvetica" w:cs="Times New Roman"/>
          <w:bCs/>
          <w:sz w:val="22"/>
          <w:szCs w:val="22"/>
        </w:rPr>
        <w:t>, John M. Lynham</w:t>
      </w:r>
      <w:r w:rsidR="002C23FC" w:rsidRPr="003805EE">
        <w:rPr>
          <w:rFonts w:ascii="Helvetica" w:hAnsi="Helvetica" w:cs="Times"/>
          <w:sz w:val="22"/>
          <w:szCs w:val="22"/>
          <w:vertAlign w:val="superscript"/>
        </w:rPr>
        <w:t>8</w:t>
      </w:r>
      <w:r w:rsidR="00045D2C" w:rsidRPr="003805EE">
        <w:rPr>
          <w:rFonts w:ascii="Helvetica" w:hAnsi="Helvetica" w:cs="Times New Roman"/>
          <w:bCs/>
          <w:sz w:val="22"/>
          <w:szCs w:val="22"/>
        </w:rPr>
        <w:t xml:space="preserve">, </w:t>
      </w:r>
      <w:r w:rsidR="00D85320" w:rsidRPr="003805EE">
        <w:rPr>
          <w:rFonts w:ascii="Helvetica" w:hAnsi="Helvetica" w:cs="Times New Roman"/>
          <w:bCs/>
          <w:sz w:val="22"/>
          <w:szCs w:val="22"/>
        </w:rPr>
        <w:t xml:space="preserve">Anne K. </w:t>
      </w:r>
      <w:r w:rsidR="009C4EAB" w:rsidRPr="003805EE">
        <w:rPr>
          <w:rFonts w:ascii="Helvetica" w:hAnsi="Helvetica" w:cs="Times New Roman"/>
          <w:bCs/>
          <w:sz w:val="22"/>
          <w:szCs w:val="22"/>
        </w:rPr>
        <w:t>Salomon</w:t>
      </w:r>
      <w:r w:rsidR="002C23FC" w:rsidRPr="003805EE">
        <w:rPr>
          <w:rFonts w:ascii="Helvetica" w:hAnsi="Helvetica" w:cs="Times"/>
          <w:sz w:val="22"/>
          <w:szCs w:val="22"/>
          <w:vertAlign w:val="superscript"/>
        </w:rPr>
        <w:t>9</w:t>
      </w:r>
      <w:r w:rsidR="00D85320" w:rsidRPr="003805EE">
        <w:rPr>
          <w:rFonts w:ascii="Helvetica" w:hAnsi="Helvetica" w:cs="Times New Roman"/>
          <w:bCs/>
          <w:sz w:val="22"/>
          <w:szCs w:val="22"/>
        </w:rPr>
        <w:t xml:space="preserve">, </w:t>
      </w:r>
      <w:r w:rsidRPr="003805EE">
        <w:rPr>
          <w:rFonts w:ascii="Helvetica" w:hAnsi="Helvetica" w:cs="Times New Roman"/>
          <w:bCs/>
          <w:sz w:val="22"/>
          <w:szCs w:val="22"/>
        </w:rPr>
        <w:t>and Phil</w:t>
      </w:r>
      <w:r w:rsidR="00454793" w:rsidRPr="003805EE">
        <w:rPr>
          <w:rFonts w:ascii="Helvetica" w:hAnsi="Helvetica" w:cs="Times New Roman"/>
          <w:bCs/>
          <w:sz w:val="22"/>
          <w:szCs w:val="22"/>
        </w:rPr>
        <w:t>l</w:t>
      </w:r>
      <w:r w:rsidRPr="003805EE">
        <w:rPr>
          <w:rFonts w:ascii="Helvetica" w:hAnsi="Helvetica" w:cs="Times New Roman"/>
          <w:bCs/>
          <w:sz w:val="22"/>
          <w:szCs w:val="22"/>
        </w:rPr>
        <w:t>ip S. Levin</w:t>
      </w:r>
      <w:r w:rsidR="00437F91" w:rsidRPr="003805EE">
        <w:rPr>
          <w:rFonts w:ascii="Helvetica" w:hAnsi="Helvetica" w:cs="Times New Roman"/>
          <w:bCs/>
          <w:sz w:val="22"/>
          <w:szCs w:val="22"/>
          <w:vertAlign w:val="superscript"/>
        </w:rPr>
        <w:t>3</w:t>
      </w:r>
      <w:r w:rsidR="00161963" w:rsidRPr="003805EE">
        <w:rPr>
          <w:rFonts w:ascii="Helvetica" w:hAnsi="Helvetica"/>
          <w:b/>
          <w:sz w:val="22"/>
          <w:szCs w:val="22"/>
        </w:rPr>
        <w:t xml:space="preserve"> </w:t>
      </w:r>
    </w:p>
    <w:p w14:paraId="676F7498" w14:textId="67280BCC" w:rsidR="00BE00F5" w:rsidRPr="003805EE" w:rsidRDefault="00903261" w:rsidP="00027A7F">
      <w:pPr>
        <w:widowControl w:val="0"/>
        <w:autoSpaceDE w:val="0"/>
        <w:autoSpaceDN w:val="0"/>
        <w:adjustRightInd w:val="0"/>
        <w:rPr>
          <w:rFonts w:ascii="Helvetica" w:hAnsi="Helvetica" w:cs="Times New Roman"/>
          <w:iCs/>
          <w:sz w:val="22"/>
          <w:szCs w:val="22"/>
        </w:rPr>
      </w:pPr>
      <w:r w:rsidRPr="003805EE">
        <w:rPr>
          <w:rFonts w:ascii="Helvetica" w:hAnsi="Helvetica" w:cs="Times New Roman"/>
          <w:bCs/>
          <w:sz w:val="22"/>
          <w:szCs w:val="22"/>
          <w:vertAlign w:val="superscript"/>
        </w:rPr>
        <w:t>1</w:t>
      </w:r>
      <w:r w:rsidR="00BE00F5" w:rsidRPr="003805EE">
        <w:rPr>
          <w:rFonts w:ascii="Helvetica" w:hAnsi="Helvetica" w:cs="Times New Roman"/>
          <w:sz w:val="22"/>
          <w:szCs w:val="22"/>
        </w:rPr>
        <w:t>Department of Ecology, Evolution, and Marine Biology, University of California, Santa Barbara, CA 93106 USA</w:t>
      </w:r>
      <w:r w:rsidR="00BE00F5" w:rsidRPr="003805EE" w:rsidDel="00BE00F5">
        <w:rPr>
          <w:rFonts w:ascii="Helvetica" w:hAnsi="Helvetica" w:cs="Times New Roman"/>
          <w:iCs/>
          <w:sz w:val="22"/>
          <w:szCs w:val="22"/>
        </w:rPr>
        <w:t xml:space="preserve"> </w:t>
      </w:r>
    </w:p>
    <w:p w14:paraId="73103B42" w14:textId="77777777" w:rsidR="002C23FC" w:rsidRPr="003805EE" w:rsidRDefault="002C23FC">
      <w:pPr>
        <w:widowControl w:val="0"/>
        <w:autoSpaceDE w:val="0"/>
        <w:autoSpaceDN w:val="0"/>
        <w:adjustRightInd w:val="0"/>
        <w:rPr>
          <w:rFonts w:ascii="Helvetica" w:hAnsi="Helvetica" w:cs="Times New Roman"/>
          <w:iCs/>
          <w:sz w:val="22"/>
          <w:szCs w:val="22"/>
        </w:rPr>
      </w:pPr>
    </w:p>
    <w:p w14:paraId="62FECE3B" w14:textId="3BE98BB7" w:rsidR="002C23FC" w:rsidRPr="003805EE" w:rsidRDefault="002C23FC">
      <w:pPr>
        <w:rPr>
          <w:rFonts w:ascii="Helvetica" w:hAnsi="Helvetica" w:cs="Times New Roman"/>
          <w:sz w:val="22"/>
          <w:szCs w:val="22"/>
          <w:vertAlign w:val="superscript"/>
        </w:rPr>
      </w:pPr>
      <w:r w:rsidRPr="003805EE">
        <w:rPr>
          <w:rFonts w:ascii="Helvetica" w:hAnsi="Helvetica" w:cs="Times New Roman"/>
          <w:bCs/>
          <w:sz w:val="22"/>
          <w:szCs w:val="22"/>
          <w:vertAlign w:val="superscript"/>
        </w:rPr>
        <w:t>2</w:t>
      </w:r>
      <w:r w:rsidRPr="003805EE">
        <w:rPr>
          <w:rFonts w:ascii="Helvetica" w:hAnsi="Helvetica" w:cs="Times New Roman"/>
          <w:iCs/>
          <w:sz w:val="22"/>
          <w:szCs w:val="22"/>
        </w:rPr>
        <w:t>National Center for Ecological Analysis and Synthesis, 735 State Street, Santa Barbara, California 93101 USA</w:t>
      </w:r>
      <w:r w:rsidRPr="003805EE">
        <w:rPr>
          <w:rFonts w:ascii="Helvetica" w:hAnsi="Helvetica" w:cs="Times New Roman"/>
          <w:sz w:val="22"/>
          <w:szCs w:val="22"/>
          <w:vertAlign w:val="superscript"/>
        </w:rPr>
        <w:t xml:space="preserve"> </w:t>
      </w:r>
      <w:r w:rsidR="00BB60B3">
        <w:rPr>
          <w:rFonts w:ascii="Helvetica" w:hAnsi="Helvetica" w:cs="Times New Roman"/>
          <w:sz w:val="22"/>
          <w:szCs w:val="22"/>
          <w:vertAlign w:val="superscript"/>
        </w:rPr>
        <w:t xml:space="preserve"> </w:t>
      </w:r>
    </w:p>
    <w:p w14:paraId="6F4BF683" w14:textId="77777777" w:rsidR="00454793" w:rsidRPr="003805EE" w:rsidRDefault="00454793">
      <w:pPr>
        <w:widowControl w:val="0"/>
        <w:autoSpaceDE w:val="0"/>
        <w:autoSpaceDN w:val="0"/>
        <w:adjustRightInd w:val="0"/>
        <w:rPr>
          <w:rFonts w:ascii="Helvetica" w:hAnsi="Helvetica" w:cs="Times New Roman"/>
          <w:iCs/>
          <w:sz w:val="22"/>
          <w:szCs w:val="22"/>
        </w:rPr>
      </w:pPr>
    </w:p>
    <w:p w14:paraId="6E92EE47" w14:textId="77777777" w:rsidR="00AA2A99" w:rsidRPr="003805EE" w:rsidRDefault="00AA2A99">
      <w:pPr>
        <w:widowControl w:val="0"/>
        <w:autoSpaceDE w:val="0"/>
        <w:autoSpaceDN w:val="0"/>
        <w:adjustRightInd w:val="0"/>
        <w:spacing w:after="240"/>
        <w:rPr>
          <w:rFonts w:ascii="Helvetica" w:hAnsi="Helvetica" w:cs="Times"/>
          <w:sz w:val="22"/>
          <w:szCs w:val="22"/>
        </w:rPr>
      </w:pPr>
      <w:r w:rsidRPr="003805EE">
        <w:rPr>
          <w:rFonts w:ascii="Helvetica" w:hAnsi="Helvetica" w:cs="Times New Roman"/>
          <w:bCs/>
          <w:sz w:val="22"/>
          <w:szCs w:val="22"/>
          <w:vertAlign w:val="superscript"/>
        </w:rPr>
        <w:t>3</w:t>
      </w:r>
      <w:r w:rsidRPr="003805EE">
        <w:rPr>
          <w:rFonts w:ascii="Helvetica" w:hAnsi="Helvetica" w:cs="Times"/>
          <w:sz w:val="22"/>
          <w:szCs w:val="22"/>
        </w:rPr>
        <w:t>University of Washington, School of Environmental and Forest Sciences, Box 355020, Seattle, Washington 98195 USA, and The Nature Conservancy, 74 Wall St. Seattle, WA USA</w:t>
      </w:r>
    </w:p>
    <w:p w14:paraId="4D5C3571" w14:textId="3176665E" w:rsidR="00903261" w:rsidRPr="003805EE" w:rsidRDefault="002C23FC">
      <w:pPr>
        <w:widowControl w:val="0"/>
        <w:autoSpaceDE w:val="0"/>
        <w:autoSpaceDN w:val="0"/>
        <w:adjustRightInd w:val="0"/>
        <w:rPr>
          <w:rFonts w:ascii="Helvetica" w:hAnsi="Helvetica" w:cs="Times New Roman"/>
          <w:sz w:val="22"/>
          <w:szCs w:val="22"/>
        </w:rPr>
      </w:pPr>
      <w:r w:rsidRPr="003805EE">
        <w:rPr>
          <w:rFonts w:ascii="Helvetica" w:hAnsi="Helvetica" w:cs="Times New Roman"/>
          <w:bCs/>
          <w:sz w:val="22"/>
          <w:szCs w:val="22"/>
          <w:vertAlign w:val="superscript"/>
        </w:rPr>
        <w:t>4</w:t>
      </w:r>
      <w:r w:rsidR="00903261" w:rsidRPr="003805EE">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657B1FD8" w14:textId="77777777" w:rsidR="00437F91" w:rsidRPr="003805EE" w:rsidRDefault="00437F91">
      <w:pPr>
        <w:pStyle w:val="Header"/>
        <w:rPr>
          <w:rFonts w:ascii="Helvetica" w:hAnsi="Helvetica" w:cs="Times New Roman"/>
          <w:sz w:val="22"/>
          <w:szCs w:val="22"/>
          <w:vertAlign w:val="superscript"/>
        </w:rPr>
      </w:pPr>
    </w:p>
    <w:p w14:paraId="656FD6DA" w14:textId="08943ADF" w:rsidR="00903261" w:rsidRPr="003805EE" w:rsidRDefault="002C23FC">
      <w:pPr>
        <w:pStyle w:val="Header"/>
        <w:rPr>
          <w:rFonts w:ascii="Helvetica" w:hAnsi="Helvetica" w:cs="Times New Roman"/>
          <w:sz w:val="22"/>
          <w:szCs w:val="22"/>
        </w:rPr>
      </w:pPr>
      <w:r w:rsidRPr="003805EE">
        <w:rPr>
          <w:rFonts w:ascii="Helvetica" w:hAnsi="Helvetica" w:cs="Times New Roman"/>
          <w:sz w:val="22"/>
          <w:szCs w:val="22"/>
          <w:vertAlign w:val="superscript"/>
        </w:rPr>
        <w:t>5</w:t>
      </w:r>
      <w:r w:rsidR="00903261" w:rsidRPr="003805EE">
        <w:rPr>
          <w:rFonts w:ascii="Helvetica" w:hAnsi="Helvetica" w:cs="Times New Roman"/>
          <w:sz w:val="22"/>
          <w:szCs w:val="22"/>
        </w:rPr>
        <w:t>Bren School of Environmental Science and Management University of California, Santa Barbara, CA</w:t>
      </w:r>
    </w:p>
    <w:p w14:paraId="0E925878" w14:textId="77777777" w:rsidR="00E105F4" w:rsidRPr="003805EE" w:rsidRDefault="00E105F4">
      <w:pPr>
        <w:pStyle w:val="Header"/>
        <w:rPr>
          <w:rFonts w:ascii="Helvetica" w:hAnsi="Helvetica" w:cs="Times New Roman"/>
          <w:sz w:val="22"/>
          <w:szCs w:val="22"/>
          <w:vertAlign w:val="superscript"/>
        </w:rPr>
      </w:pPr>
    </w:p>
    <w:p w14:paraId="1F589CF5" w14:textId="10E3D59E" w:rsidR="00903261" w:rsidRPr="003805EE" w:rsidRDefault="002C23FC">
      <w:pPr>
        <w:pStyle w:val="Header"/>
        <w:rPr>
          <w:rFonts w:ascii="Helvetica" w:hAnsi="Helvetica" w:cs="Times New Roman"/>
          <w:sz w:val="22"/>
          <w:szCs w:val="22"/>
        </w:rPr>
      </w:pPr>
      <w:r w:rsidRPr="003805EE">
        <w:rPr>
          <w:rFonts w:ascii="Helvetica" w:hAnsi="Helvetica" w:cs="Times New Roman"/>
          <w:sz w:val="22"/>
          <w:szCs w:val="22"/>
          <w:vertAlign w:val="superscript"/>
        </w:rPr>
        <w:t>6</w:t>
      </w:r>
      <w:r w:rsidR="00903261" w:rsidRPr="003805EE">
        <w:rPr>
          <w:rFonts w:ascii="Helvetica" w:hAnsi="Helvetica" w:cs="Times New Roman"/>
          <w:sz w:val="22"/>
          <w:szCs w:val="22"/>
        </w:rPr>
        <w:t xml:space="preserve">Imperial College London, </w:t>
      </w:r>
      <w:proofErr w:type="spellStart"/>
      <w:r w:rsidR="00903261" w:rsidRPr="003805EE">
        <w:rPr>
          <w:rFonts w:ascii="Helvetica" w:hAnsi="Helvetica" w:cs="Times New Roman"/>
          <w:sz w:val="22"/>
          <w:szCs w:val="22"/>
        </w:rPr>
        <w:t>Silwood</w:t>
      </w:r>
      <w:proofErr w:type="spellEnd"/>
      <w:r w:rsidR="00903261" w:rsidRPr="003805EE">
        <w:rPr>
          <w:rFonts w:ascii="Helvetica" w:hAnsi="Helvetica" w:cs="Times New Roman"/>
          <w:sz w:val="22"/>
          <w:szCs w:val="22"/>
        </w:rPr>
        <w:t xml:space="preserve"> Park Campus, Ascot SL57PY, UK</w:t>
      </w:r>
    </w:p>
    <w:p w14:paraId="7B9D7707" w14:textId="77777777" w:rsidR="002C23FC" w:rsidRPr="003805EE" w:rsidRDefault="002C23FC">
      <w:pPr>
        <w:pStyle w:val="Header"/>
        <w:rPr>
          <w:rFonts w:ascii="Helvetica" w:hAnsi="Helvetica" w:cs="Times New Roman"/>
          <w:sz w:val="22"/>
          <w:szCs w:val="22"/>
        </w:rPr>
      </w:pPr>
    </w:p>
    <w:p w14:paraId="258A20AC" w14:textId="5EA84440" w:rsidR="00454793" w:rsidRPr="003805EE" w:rsidRDefault="002C23FC">
      <w:pPr>
        <w:widowControl w:val="0"/>
        <w:autoSpaceDE w:val="0"/>
        <w:autoSpaceDN w:val="0"/>
        <w:adjustRightInd w:val="0"/>
        <w:spacing w:after="240"/>
        <w:rPr>
          <w:rFonts w:ascii="Helvetica" w:hAnsi="Helvetica" w:cs="Times"/>
          <w:sz w:val="22"/>
          <w:szCs w:val="22"/>
        </w:rPr>
      </w:pPr>
      <w:r w:rsidRPr="003805EE">
        <w:rPr>
          <w:rFonts w:ascii="Helvetica" w:hAnsi="Helvetica" w:cs="Times New Roman"/>
          <w:bCs/>
          <w:sz w:val="22"/>
          <w:szCs w:val="22"/>
          <w:vertAlign w:val="superscript"/>
        </w:rPr>
        <w:t>7</w:t>
      </w:r>
      <w:r w:rsidRPr="003805EE">
        <w:rPr>
          <w:rFonts w:ascii="Helvetica" w:hAnsi="Helvetica" w:cs="Times"/>
          <w:sz w:val="22"/>
          <w:szCs w:val="22"/>
        </w:rPr>
        <w:t>Biological Sciences Department, California Polytechnic State University, San Luis Obispo, California 93407 USA </w:t>
      </w:r>
    </w:p>
    <w:p w14:paraId="3F142CC4" w14:textId="755744E0" w:rsidR="00A66A28" w:rsidRPr="003805EE" w:rsidRDefault="002C23FC">
      <w:pPr>
        <w:widowControl w:val="0"/>
        <w:autoSpaceDE w:val="0"/>
        <w:autoSpaceDN w:val="0"/>
        <w:adjustRightInd w:val="0"/>
        <w:spacing w:after="240"/>
        <w:rPr>
          <w:rFonts w:ascii="Helvetica" w:hAnsi="Helvetica" w:cs="Times"/>
          <w:sz w:val="22"/>
          <w:szCs w:val="22"/>
        </w:rPr>
      </w:pPr>
      <w:r w:rsidRPr="003805EE">
        <w:rPr>
          <w:rFonts w:ascii="Helvetica" w:hAnsi="Helvetica" w:cs="Times"/>
          <w:sz w:val="22"/>
          <w:szCs w:val="22"/>
          <w:vertAlign w:val="superscript"/>
        </w:rPr>
        <w:t>8</w:t>
      </w:r>
      <w:r w:rsidR="00A66A28" w:rsidRPr="003805EE">
        <w:rPr>
          <w:rFonts w:ascii="Helvetica" w:hAnsi="Helvetica" w:cs="Times"/>
          <w:sz w:val="22"/>
          <w:szCs w:val="22"/>
        </w:rPr>
        <w:t>Department of Economics</w:t>
      </w:r>
      <w:r w:rsidR="00DE64C6" w:rsidRPr="003805EE">
        <w:rPr>
          <w:rFonts w:ascii="Helvetica" w:hAnsi="Helvetica" w:cs="Times"/>
          <w:sz w:val="22"/>
          <w:szCs w:val="22"/>
        </w:rPr>
        <w:t xml:space="preserve"> &amp; UHERO</w:t>
      </w:r>
      <w:r w:rsidR="00A66A28" w:rsidRPr="003805EE">
        <w:rPr>
          <w:rFonts w:ascii="Helvetica" w:hAnsi="Helvetica" w:cs="Times"/>
          <w:sz w:val="22"/>
          <w:szCs w:val="22"/>
        </w:rPr>
        <w:t>, University of Hawaii at Manoa, Honolulu, Hawaii 96822 USA </w:t>
      </w:r>
    </w:p>
    <w:p w14:paraId="7F5B5F93" w14:textId="63515B4D" w:rsidR="00A66A28" w:rsidRPr="003805EE" w:rsidRDefault="002C23FC">
      <w:pPr>
        <w:widowControl w:val="0"/>
        <w:autoSpaceDE w:val="0"/>
        <w:autoSpaceDN w:val="0"/>
        <w:adjustRightInd w:val="0"/>
        <w:spacing w:after="240"/>
        <w:rPr>
          <w:rFonts w:ascii="Helvetica" w:hAnsi="Helvetica" w:cs="Times"/>
          <w:sz w:val="22"/>
          <w:szCs w:val="22"/>
        </w:rPr>
      </w:pPr>
      <w:r w:rsidRPr="003805EE">
        <w:rPr>
          <w:rFonts w:ascii="Helvetica" w:hAnsi="Helvetica" w:cs="Times"/>
          <w:sz w:val="22"/>
          <w:szCs w:val="22"/>
          <w:vertAlign w:val="superscript"/>
        </w:rPr>
        <w:t>9</w:t>
      </w:r>
      <w:r w:rsidR="001051F9" w:rsidRPr="003805EE">
        <w:rPr>
          <w:rFonts w:ascii="Helvetica" w:hAnsi="Helvetica" w:cs="Times"/>
          <w:sz w:val="22"/>
          <w:szCs w:val="22"/>
        </w:rPr>
        <w:t xml:space="preserve">School of Resource and Environmental Management, Simon Fraser University, Burnaby, British Columbia V5A 1S6 Canada </w:t>
      </w:r>
    </w:p>
    <w:p w14:paraId="6F6E904C" w14:textId="39CCE382" w:rsidR="00903261" w:rsidRPr="003805EE" w:rsidRDefault="00903261">
      <w:pPr>
        <w:widowControl w:val="0"/>
        <w:autoSpaceDE w:val="0"/>
        <w:autoSpaceDN w:val="0"/>
        <w:adjustRightInd w:val="0"/>
        <w:spacing w:after="240"/>
        <w:rPr>
          <w:rFonts w:ascii="Helvetica" w:hAnsi="Helvetica" w:cs="Times"/>
          <w:sz w:val="22"/>
          <w:szCs w:val="22"/>
        </w:rPr>
      </w:pPr>
      <w:r w:rsidRPr="003805EE">
        <w:rPr>
          <w:rFonts w:ascii="Helvetica" w:hAnsi="Helvetica" w:cs="Times New Roman"/>
          <w:b/>
          <w:sz w:val="22"/>
          <w:szCs w:val="22"/>
        </w:rPr>
        <w:t xml:space="preserve">*Correspondence: </w:t>
      </w:r>
      <w:r w:rsidRPr="003805EE">
        <w:rPr>
          <w:rFonts w:ascii="Helvetica" w:hAnsi="Helvetica" w:cs="Times New Roman"/>
          <w:sz w:val="22"/>
          <w:szCs w:val="22"/>
        </w:rPr>
        <w:t>Adrian Stie</w:t>
      </w:r>
      <w:r w:rsidR="007D28E5" w:rsidRPr="003805EE">
        <w:rPr>
          <w:rFonts w:ascii="Helvetica" w:hAnsi="Helvetica" w:cs="Times New Roman"/>
          <w:sz w:val="22"/>
          <w:szCs w:val="22"/>
        </w:rPr>
        <w:t xml:space="preserve">r, </w:t>
      </w:r>
      <w:r w:rsidR="00B9108F" w:rsidRPr="003805EE">
        <w:rPr>
          <w:rFonts w:ascii="Helvetica" w:hAnsi="Helvetica" w:cs="Times New Roman"/>
          <w:sz w:val="22"/>
          <w:szCs w:val="22"/>
        </w:rPr>
        <w:t>University of California Santa Barbara</w:t>
      </w:r>
      <w:r w:rsidR="007D28E5" w:rsidRPr="003805EE">
        <w:rPr>
          <w:rFonts w:ascii="Helvetica" w:hAnsi="Helvetica" w:cs="Times"/>
          <w:sz w:val="22"/>
          <w:szCs w:val="22"/>
        </w:rPr>
        <w:t xml:space="preserve">, </w:t>
      </w:r>
      <w:r w:rsidR="00B9108F" w:rsidRPr="003805EE">
        <w:rPr>
          <w:rFonts w:ascii="Helvetica" w:hAnsi="Helvetica" w:cs="Times"/>
          <w:sz w:val="22"/>
          <w:szCs w:val="22"/>
        </w:rPr>
        <w:t>Department of Ecology, Evolution, and Marine Biology, Santa Barbara, CA, 93106</w:t>
      </w:r>
      <w:r w:rsidR="004269F5" w:rsidRPr="003805EE">
        <w:rPr>
          <w:rFonts w:ascii="Helvetica" w:hAnsi="Helvetica" w:cs="Times"/>
          <w:sz w:val="22"/>
          <w:szCs w:val="22"/>
        </w:rPr>
        <w:t xml:space="preserve"> </w:t>
      </w:r>
      <w:r w:rsidRPr="003805EE">
        <w:rPr>
          <w:rFonts w:ascii="Helvetica" w:hAnsi="Helvetica" w:cs="Times New Roman"/>
          <w:sz w:val="22"/>
          <w:szCs w:val="22"/>
        </w:rPr>
        <w:t>USA. E-mail:</w:t>
      </w:r>
      <w:r w:rsidR="005C26EE">
        <w:rPr>
          <w:rFonts w:ascii="Helvetica" w:hAnsi="Helvetica" w:cs="Times New Roman"/>
          <w:sz w:val="22"/>
          <w:szCs w:val="22"/>
        </w:rPr>
        <w:t xml:space="preserve"> </w:t>
      </w:r>
      <w:hyperlink r:id="rId8" w:history="1">
        <w:r w:rsidR="005C26EE" w:rsidRPr="005E5106">
          <w:rPr>
            <w:rStyle w:val="Hyperlink"/>
            <w:rFonts w:ascii="Helvetica" w:hAnsi="Helvetica" w:cs="Times New Roman"/>
            <w:sz w:val="22"/>
            <w:szCs w:val="22"/>
          </w:rPr>
          <w:t>astier@ucsb.edu</w:t>
        </w:r>
      </w:hyperlink>
      <w:r w:rsidR="005C26EE">
        <w:rPr>
          <w:rFonts w:ascii="Helvetica" w:hAnsi="Helvetica" w:cs="Times New Roman"/>
          <w:sz w:val="22"/>
          <w:szCs w:val="22"/>
        </w:rPr>
        <w:t xml:space="preserve"> .</w:t>
      </w:r>
      <w:r w:rsidRPr="003805EE">
        <w:rPr>
          <w:rFonts w:ascii="Helvetica" w:hAnsi="Helvetica" w:cs="Times New Roman"/>
          <w:sz w:val="22"/>
          <w:szCs w:val="22"/>
        </w:rPr>
        <w:t xml:space="preserve"> Tel 203 241 8978. No Fax. </w:t>
      </w:r>
    </w:p>
    <w:p w14:paraId="1D831F36" w14:textId="77777777" w:rsidR="00903261" w:rsidRPr="003805EE" w:rsidRDefault="00903261">
      <w:pPr>
        <w:widowControl w:val="0"/>
        <w:autoSpaceDE w:val="0"/>
        <w:autoSpaceDN w:val="0"/>
        <w:adjustRightInd w:val="0"/>
        <w:rPr>
          <w:rFonts w:ascii="Helvetica" w:hAnsi="Helvetica" w:cs="Times New Roman"/>
          <w:i/>
          <w:sz w:val="22"/>
          <w:szCs w:val="22"/>
        </w:rPr>
      </w:pPr>
      <w:r w:rsidRPr="003805EE">
        <w:rPr>
          <w:rFonts w:ascii="Helvetica" w:hAnsi="Helvetica" w:cs="Times New Roman"/>
          <w:b/>
          <w:sz w:val="22"/>
          <w:szCs w:val="22"/>
        </w:rPr>
        <w:t xml:space="preserve">Short Title: </w:t>
      </w:r>
      <w:r w:rsidR="00913E3E" w:rsidRPr="003805EE">
        <w:rPr>
          <w:rFonts w:ascii="Helvetica" w:hAnsi="Helvetica" w:cs="Times New Roman"/>
          <w:i/>
          <w:sz w:val="22"/>
          <w:szCs w:val="22"/>
        </w:rPr>
        <w:t>Value of Information</w:t>
      </w:r>
    </w:p>
    <w:p w14:paraId="4A5121E0" w14:textId="77777777" w:rsidR="00CB1094" w:rsidRPr="003805EE" w:rsidRDefault="00CB1094">
      <w:pPr>
        <w:widowControl w:val="0"/>
        <w:autoSpaceDE w:val="0"/>
        <w:autoSpaceDN w:val="0"/>
        <w:adjustRightInd w:val="0"/>
        <w:rPr>
          <w:rFonts w:ascii="Helvetica" w:hAnsi="Helvetica" w:cs="Times New Roman"/>
          <w:b/>
          <w:sz w:val="22"/>
          <w:szCs w:val="22"/>
        </w:rPr>
      </w:pPr>
    </w:p>
    <w:p w14:paraId="413FF799" w14:textId="77777777" w:rsidR="00903261" w:rsidRPr="003805EE" w:rsidRDefault="00903261">
      <w:pPr>
        <w:outlineLvl w:val="0"/>
        <w:rPr>
          <w:rFonts w:ascii="Helvetica" w:hAnsi="Helvetica" w:cs="Times New Roman"/>
          <w:bCs/>
          <w:sz w:val="22"/>
          <w:szCs w:val="22"/>
        </w:rPr>
      </w:pPr>
      <w:r w:rsidRPr="003805EE">
        <w:rPr>
          <w:rFonts w:ascii="Helvetica" w:hAnsi="Helvetica" w:cs="Times New Roman"/>
          <w:bCs/>
          <w:sz w:val="22"/>
          <w:szCs w:val="22"/>
        </w:rPr>
        <w:t xml:space="preserve">Coauthor emails: </w:t>
      </w:r>
    </w:p>
    <w:p w14:paraId="4E0A91B5" w14:textId="77777777" w:rsidR="00903261" w:rsidRPr="003805EE" w:rsidRDefault="00903261">
      <w:pPr>
        <w:rPr>
          <w:rFonts w:ascii="Helvetica" w:eastAsia="Times New Roman" w:hAnsi="Helvetica" w:cs="Times New Roman"/>
          <w:color w:val="222222"/>
          <w:sz w:val="22"/>
          <w:szCs w:val="22"/>
          <w:shd w:val="clear" w:color="auto" w:fill="FFFFFF"/>
        </w:rPr>
      </w:pPr>
      <w:r w:rsidRPr="003805EE">
        <w:rPr>
          <w:rFonts w:ascii="Helvetica" w:hAnsi="Helvetica" w:cs="Times New Roman"/>
          <w:bCs/>
          <w:sz w:val="22"/>
          <w:szCs w:val="22"/>
        </w:rPr>
        <w:t xml:space="preserve">Jameal F. Samhouri: </w:t>
      </w:r>
      <w:hyperlink r:id="rId9" w:history="1">
        <w:r w:rsidR="0001115B" w:rsidRPr="003805EE">
          <w:rPr>
            <w:rStyle w:val="Hyperlink"/>
            <w:rFonts w:ascii="Helvetica" w:eastAsia="Times New Roman" w:hAnsi="Helvetica" w:cs="Times New Roman"/>
            <w:sz w:val="22"/>
            <w:szCs w:val="22"/>
            <w:shd w:val="clear" w:color="auto" w:fill="FFFFFF"/>
          </w:rPr>
          <w:t>Jameal.Samhouri@noaa.gov</w:t>
        </w:r>
      </w:hyperlink>
    </w:p>
    <w:p w14:paraId="0684A087" w14:textId="77777777" w:rsidR="0001115B" w:rsidRPr="003805EE" w:rsidRDefault="0001115B">
      <w:pPr>
        <w:rPr>
          <w:rFonts w:ascii="Helvetica" w:hAnsi="Helvetica" w:cs="Times New Roman"/>
          <w:bCs/>
          <w:sz w:val="22"/>
          <w:szCs w:val="22"/>
        </w:rPr>
      </w:pPr>
      <w:r w:rsidRPr="003805EE">
        <w:rPr>
          <w:rFonts w:ascii="Helvetica" w:hAnsi="Helvetica" w:cs="Times New Roman"/>
          <w:bCs/>
          <w:sz w:val="22"/>
          <w:szCs w:val="22"/>
        </w:rPr>
        <w:t xml:space="preserve">Timothy E. Essington: </w:t>
      </w:r>
      <w:hyperlink r:id="rId10" w:history="1">
        <w:r w:rsidR="00952FA6" w:rsidRPr="003805EE">
          <w:rPr>
            <w:rStyle w:val="Hyperlink"/>
            <w:rFonts w:ascii="Helvetica" w:hAnsi="Helvetica" w:cs="Times New Roman"/>
            <w:bCs/>
            <w:sz w:val="22"/>
            <w:szCs w:val="22"/>
          </w:rPr>
          <w:t>essing@uw.edu</w:t>
        </w:r>
      </w:hyperlink>
    </w:p>
    <w:p w14:paraId="290F115E" w14:textId="77777777" w:rsidR="007F6AB8" w:rsidRPr="003805EE" w:rsidRDefault="002937D2">
      <w:pPr>
        <w:rPr>
          <w:rFonts w:ascii="Helvetica" w:hAnsi="Helvetica" w:cs="Times New Roman"/>
          <w:bCs/>
          <w:sz w:val="22"/>
          <w:szCs w:val="22"/>
        </w:rPr>
      </w:pPr>
      <w:r w:rsidRPr="003805EE">
        <w:rPr>
          <w:rFonts w:ascii="Helvetica" w:hAnsi="Helvetica" w:cs="Times New Roman"/>
          <w:bCs/>
          <w:sz w:val="22"/>
          <w:szCs w:val="22"/>
        </w:rPr>
        <w:t xml:space="preserve">Crow White: </w:t>
      </w:r>
      <w:hyperlink r:id="rId11" w:history="1">
        <w:r w:rsidR="00CB00AD" w:rsidRPr="003805EE">
          <w:rPr>
            <w:rStyle w:val="Hyperlink"/>
            <w:rFonts w:ascii="Helvetica" w:hAnsi="Helvetica" w:cs="Times New Roman"/>
            <w:bCs/>
            <w:sz w:val="22"/>
            <w:szCs w:val="22"/>
          </w:rPr>
          <w:t>cwhite31@calpoly.edu</w:t>
        </w:r>
      </w:hyperlink>
    </w:p>
    <w:p w14:paraId="421A1113" w14:textId="77777777" w:rsidR="00903261" w:rsidRPr="003805EE" w:rsidRDefault="00903261">
      <w:pPr>
        <w:rPr>
          <w:rFonts w:ascii="Helvetica" w:eastAsia="Times New Roman" w:hAnsi="Helvetica" w:cs="Times New Roman"/>
          <w:color w:val="222222"/>
          <w:sz w:val="22"/>
          <w:szCs w:val="22"/>
          <w:shd w:val="clear" w:color="auto" w:fill="FFFFFF"/>
        </w:rPr>
      </w:pPr>
      <w:r w:rsidRPr="003805EE">
        <w:rPr>
          <w:rFonts w:ascii="Helvetica" w:hAnsi="Helvetica" w:cs="Times New Roman"/>
          <w:bCs/>
          <w:sz w:val="22"/>
          <w:szCs w:val="22"/>
        </w:rPr>
        <w:t xml:space="preserve">Benjamin S. Halpern: </w:t>
      </w:r>
      <w:hyperlink r:id="rId12" w:history="1">
        <w:r w:rsidR="00952FA6" w:rsidRPr="003805EE">
          <w:rPr>
            <w:rStyle w:val="Hyperlink"/>
            <w:rFonts w:ascii="Helvetica" w:eastAsia="Times New Roman" w:hAnsi="Helvetica" w:cs="Times New Roman"/>
            <w:sz w:val="22"/>
            <w:szCs w:val="22"/>
            <w:shd w:val="clear" w:color="auto" w:fill="FFFFFF"/>
          </w:rPr>
          <w:t>halpern@bren.ucsb.edu</w:t>
        </w:r>
      </w:hyperlink>
    </w:p>
    <w:p w14:paraId="7D0DDC24" w14:textId="77777777" w:rsidR="009242C5" w:rsidRPr="003805EE" w:rsidRDefault="002937D2">
      <w:pPr>
        <w:rPr>
          <w:rStyle w:val="Hyperlink"/>
          <w:rFonts w:ascii="Helvetica" w:hAnsi="Helvetica" w:cs="Times New Roman"/>
          <w:bCs/>
          <w:sz w:val="22"/>
          <w:szCs w:val="22"/>
        </w:rPr>
      </w:pPr>
      <w:r w:rsidRPr="003805EE">
        <w:rPr>
          <w:rFonts w:ascii="Helvetica" w:hAnsi="Helvetica" w:cs="Times New Roman"/>
          <w:bCs/>
          <w:sz w:val="22"/>
          <w:szCs w:val="22"/>
        </w:rPr>
        <w:t xml:space="preserve">John M. </w:t>
      </w:r>
      <w:proofErr w:type="spellStart"/>
      <w:r w:rsidRPr="003805EE">
        <w:rPr>
          <w:rFonts w:ascii="Helvetica" w:hAnsi="Helvetica" w:cs="Times New Roman"/>
          <w:bCs/>
          <w:sz w:val="22"/>
          <w:szCs w:val="22"/>
        </w:rPr>
        <w:t>Lynham</w:t>
      </w:r>
      <w:proofErr w:type="spellEnd"/>
      <w:r w:rsidRPr="003805EE">
        <w:rPr>
          <w:rFonts w:ascii="Helvetica" w:hAnsi="Helvetica" w:cs="Times New Roman"/>
          <w:bCs/>
          <w:sz w:val="22"/>
          <w:szCs w:val="22"/>
        </w:rPr>
        <w:t xml:space="preserve">: </w:t>
      </w:r>
      <w:hyperlink r:id="rId13" w:history="1">
        <w:r w:rsidR="009242C5" w:rsidRPr="003805EE">
          <w:rPr>
            <w:rStyle w:val="Hyperlink"/>
            <w:rFonts w:ascii="Helvetica" w:hAnsi="Helvetica" w:cs="Times New Roman"/>
            <w:bCs/>
            <w:sz w:val="22"/>
            <w:szCs w:val="22"/>
          </w:rPr>
          <w:t>lynham@hawaii.edu</w:t>
        </w:r>
      </w:hyperlink>
    </w:p>
    <w:p w14:paraId="17C353E8" w14:textId="77777777" w:rsidR="00E306B2" w:rsidRPr="003805EE" w:rsidRDefault="00E306B2">
      <w:pPr>
        <w:tabs>
          <w:tab w:val="center" w:pos="4680"/>
        </w:tabs>
        <w:rPr>
          <w:rStyle w:val="Hyperlink"/>
          <w:rFonts w:ascii="Helvetica" w:hAnsi="Helvetica" w:cs="Times New Roman"/>
          <w:bCs/>
          <w:sz w:val="22"/>
          <w:szCs w:val="22"/>
          <w:u w:val="none"/>
        </w:rPr>
      </w:pPr>
      <w:r w:rsidRPr="003805EE">
        <w:rPr>
          <w:rStyle w:val="Hyperlink"/>
          <w:rFonts w:ascii="Helvetica" w:hAnsi="Helvetica" w:cs="Times New Roman"/>
          <w:bCs/>
          <w:sz w:val="22"/>
          <w:szCs w:val="22"/>
          <w:u w:val="none"/>
        </w:rPr>
        <w:t xml:space="preserve">Anne K. </w:t>
      </w:r>
      <w:r w:rsidR="009C4EAB" w:rsidRPr="003805EE">
        <w:rPr>
          <w:rStyle w:val="Hyperlink"/>
          <w:rFonts w:ascii="Helvetica" w:hAnsi="Helvetica" w:cs="Times New Roman"/>
          <w:bCs/>
          <w:sz w:val="22"/>
          <w:szCs w:val="22"/>
          <w:u w:val="none"/>
        </w:rPr>
        <w:t>Salomon</w:t>
      </w:r>
      <w:r w:rsidRPr="003805EE">
        <w:rPr>
          <w:rStyle w:val="Hyperlink"/>
          <w:rFonts w:ascii="Helvetica" w:hAnsi="Helvetica" w:cs="Times New Roman"/>
          <w:bCs/>
          <w:sz w:val="22"/>
          <w:szCs w:val="22"/>
          <w:u w:val="none"/>
        </w:rPr>
        <w:t xml:space="preserve">: </w:t>
      </w:r>
      <w:hyperlink r:id="rId14" w:history="1">
        <w:r w:rsidRPr="003805EE">
          <w:rPr>
            <w:rStyle w:val="Hyperlink"/>
            <w:rFonts w:ascii="Helvetica" w:hAnsi="Helvetica" w:cs="Times New Roman"/>
            <w:bCs/>
            <w:sz w:val="22"/>
            <w:szCs w:val="22"/>
          </w:rPr>
          <w:t>anne.salomon@sfu.ca</w:t>
        </w:r>
      </w:hyperlink>
    </w:p>
    <w:p w14:paraId="3B76A474" w14:textId="207E54F8" w:rsidR="00302D43" w:rsidRDefault="00903261">
      <w:pPr>
        <w:rPr>
          <w:rStyle w:val="Hyperlink"/>
          <w:rFonts w:ascii="Helvetica" w:eastAsia="Times New Roman" w:hAnsi="Helvetica" w:cs="Times New Roman"/>
          <w:sz w:val="22"/>
          <w:szCs w:val="22"/>
          <w:shd w:val="clear" w:color="auto" w:fill="FFFFFF"/>
        </w:rPr>
      </w:pPr>
      <w:r w:rsidRPr="003805EE">
        <w:rPr>
          <w:rFonts w:ascii="Helvetica" w:hAnsi="Helvetica" w:cs="Times New Roman"/>
          <w:bCs/>
          <w:sz w:val="22"/>
          <w:szCs w:val="22"/>
        </w:rPr>
        <w:t xml:space="preserve">Phillip S. Levin: </w:t>
      </w:r>
      <w:hyperlink r:id="rId15" w:history="1">
        <w:r w:rsidR="00A42233" w:rsidRPr="003805EE">
          <w:rPr>
            <w:rStyle w:val="Hyperlink"/>
            <w:rFonts w:ascii="Helvetica" w:hAnsi="Helvetica"/>
            <w:sz w:val="22"/>
            <w:szCs w:val="22"/>
          </w:rPr>
          <w:t>pslevin@</w:t>
        </w:r>
        <w:r w:rsidR="00A42233" w:rsidRPr="003805EE">
          <w:rPr>
            <w:rStyle w:val="Hyperlink"/>
            <w:rFonts w:ascii="Helvetica" w:eastAsia="Times New Roman" w:hAnsi="Helvetica" w:cs="Times New Roman"/>
            <w:sz w:val="22"/>
            <w:szCs w:val="22"/>
            <w:shd w:val="clear" w:color="auto" w:fill="FFFFFF"/>
          </w:rPr>
          <w:t>uw.edu</w:t>
        </w:r>
      </w:hyperlink>
    </w:p>
    <w:p w14:paraId="298E6E02" w14:textId="77777777" w:rsidR="00302D43" w:rsidRDefault="00302D43">
      <w:pPr>
        <w:rPr>
          <w:rStyle w:val="Hyperlink"/>
          <w:rFonts w:ascii="Helvetica" w:eastAsia="Times New Roman" w:hAnsi="Helvetica" w:cs="Times New Roman"/>
          <w:sz w:val="22"/>
          <w:szCs w:val="22"/>
          <w:shd w:val="clear" w:color="auto" w:fill="FFFFFF"/>
        </w:rPr>
      </w:pPr>
      <w:r>
        <w:rPr>
          <w:rStyle w:val="Hyperlink"/>
          <w:rFonts w:ascii="Helvetica" w:eastAsia="Times New Roman" w:hAnsi="Helvetica" w:cs="Times New Roman"/>
          <w:sz w:val="22"/>
          <w:szCs w:val="22"/>
          <w:shd w:val="clear" w:color="auto" w:fill="FFFFFF"/>
        </w:rPr>
        <w:br w:type="page"/>
      </w:r>
    </w:p>
    <w:p w14:paraId="0A134658" w14:textId="77777777" w:rsidR="00D81948" w:rsidRPr="003805EE" w:rsidRDefault="00D81948" w:rsidP="00E65B1B">
      <w:pPr>
        <w:rPr>
          <w:rFonts w:ascii="Helvetica" w:eastAsia="Times New Roman" w:hAnsi="Helvetica" w:cs="Times New Roman"/>
          <w:sz w:val="22"/>
          <w:szCs w:val="22"/>
          <w:shd w:val="clear" w:color="auto" w:fill="FFFFFF"/>
        </w:rPr>
      </w:pPr>
    </w:p>
    <w:p w14:paraId="1A68D13C" w14:textId="46421611" w:rsidR="007B3D8E" w:rsidRDefault="00984E98" w:rsidP="00E65B1B">
      <w:pPr>
        <w:pStyle w:val="CommentText"/>
        <w:spacing w:line="480" w:lineRule="auto"/>
        <w:rPr>
          <w:rFonts w:ascii="Helvetica" w:hAnsi="Helvetica"/>
          <w:sz w:val="22"/>
          <w:szCs w:val="22"/>
        </w:rPr>
      </w:pPr>
      <w:r w:rsidRPr="003805EE">
        <w:rPr>
          <w:rFonts w:ascii="Helvetica" w:hAnsi="Helvetica" w:cs="Helvetica"/>
          <w:b/>
          <w:bCs/>
          <w:sz w:val="22"/>
          <w:szCs w:val="22"/>
        </w:rPr>
        <w:t>Abstract</w:t>
      </w:r>
      <w:r w:rsidRPr="003805EE">
        <w:rPr>
          <w:rFonts w:ascii="Helvetica" w:hAnsi="Helvetica" w:cs="Helvetica"/>
          <w:bCs/>
          <w:sz w:val="22"/>
          <w:szCs w:val="22"/>
        </w:rPr>
        <w:t xml:space="preserve">: </w:t>
      </w:r>
      <w:r w:rsidR="00442E9E" w:rsidRPr="003805EE">
        <w:rPr>
          <w:rFonts w:ascii="Helvetica" w:hAnsi="Helvetica"/>
          <w:sz w:val="22"/>
          <w:szCs w:val="22"/>
        </w:rPr>
        <w:t xml:space="preserve">A major </w:t>
      </w:r>
      <w:r w:rsidR="000A07BA" w:rsidRPr="003805EE">
        <w:rPr>
          <w:rFonts w:ascii="Helvetica" w:hAnsi="Helvetica"/>
          <w:sz w:val="22"/>
          <w:szCs w:val="22"/>
        </w:rPr>
        <w:t xml:space="preserve">challenge </w:t>
      </w:r>
      <w:r w:rsidR="00442E9E" w:rsidRPr="003805EE">
        <w:rPr>
          <w:rFonts w:ascii="Helvetica" w:hAnsi="Helvetica"/>
          <w:sz w:val="22"/>
          <w:szCs w:val="22"/>
        </w:rPr>
        <w:t xml:space="preserve">in sustainability science is how </w:t>
      </w:r>
      <w:r w:rsidR="000A07BA" w:rsidRPr="003805EE">
        <w:rPr>
          <w:rFonts w:ascii="Helvetica" w:hAnsi="Helvetica"/>
          <w:sz w:val="22"/>
          <w:szCs w:val="22"/>
        </w:rPr>
        <w:t>to</w:t>
      </w:r>
      <w:r w:rsidR="00442E9E" w:rsidRPr="003805EE">
        <w:rPr>
          <w:rFonts w:ascii="Helvetica" w:hAnsi="Helvetica"/>
          <w:sz w:val="22"/>
          <w:szCs w:val="22"/>
        </w:rPr>
        <w:t xml:space="preserve"> set meaningful boundaries that maximize delivery of ecosystem services while minimizing risk of pushing systems across critical thresholds beyond which major disruptions occur</w:t>
      </w:r>
      <w:r w:rsidR="000A07BA" w:rsidRPr="003805EE">
        <w:rPr>
          <w:rFonts w:ascii="Helvetica" w:hAnsi="Helvetica"/>
          <w:sz w:val="22"/>
          <w:szCs w:val="22"/>
        </w:rPr>
        <w:t>.</w:t>
      </w:r>
      <w:r w:rsidR="00442E9E" w:rsidRPr="003805EE">
        <w:rPr>
          <w:rFonts w:ascii="Helvetica" w:hAnsi="Helvetica"/>
          <w:sz w:val="22"/>
          <w:szCs w:val="22"/>
        </w:rPr>
        <w:t xml:space="preserve"> </w:t>
      </w:r>
      <w:r w:rsidR="00442E9E" w:rsidRPr="003805EE">
        <w:rPr>
          <w:rFonts w:ascii="Helvetica" w:hAnsi="Helvetica" w:cs="Helvetica"/>
          <w:bCs/>
          <w:sz w:val="22"/>
          <w:szCs w:val="22"/>
        </w:rPr>
        <w:t xml:space="preserve">Here </w:t>
      </w:r>
      <w:r w:rsidRPr="003805EE">
        <w:rPr>
          <w:rFonts w:ascii="Helvetica" w:hAnsi="Helvetica" w:cs="Helvetica"/>
          <w:sz w:val="22"/>
          <w:szCs w:val="22"/>
        </w:rPr>
        <w:t xml:space="preserve">we demonstrate how monitoring information increases in value as </w:t>
      </w:r>
      <w:r w:rsidR="00BB3E78" w:rsidRPr="003805EE">
        <w:rPr>
          <w:rFonts w:ascii="Helvetica" w:hAnsi="Helvetica" w:cs="Helvetica"/>
          <w:sz w:val="22"/>
          <w:szCs w:val="22"/>
        </w:rPr>
        <w:t xml:space="preserve">a </w:t>
      </w:r>
      <w:r w:rsidRPr="003805EE">
        <w:rPr>
          <w:rFonts w:ascii="Helvetica" w:hAnsi="Helvetica" w:cs="Helvetica"/>
          <w:sz w:val="22"/>
          <w:szCs w:val="22"/>
        </w:rPr>
        <w:t>system approach</w:t>
      </w:r>
      <w:r w:rsidR="00BB3E78" w:rsidRPr="003805EE">
        <w:rPr>
          <w:rFonts w:ascii="Helvetica" w:hAnsi="Helvetica" w:cs="Helvetica"/>
          <w:sz w:val="22"/>
          <w:szCs w:val="22"/>
        </w:rPr>
        <w:t>es</w:t>
      </w:r>
      <w:r w:rsidRPr="003805EE">
        <w:rPr>
          <w:rFonts w:ascii="Helvetica" w:hAnsi="Helvetica" w:cs="Helvetica"/>
          <w:sz w:val="22"/>
          <w:szCs w:val="22"/>
        </w:rPr>
        <w:t xml:space="preserve"> biological </w:t>
      </w:r>
      <w:r w:rsidR="00D45DB1" w:rsidRPr="003805EE">
        <w:rPr>
          <w:rFonts w:ascii="Helvetica" w:hAnsi="Helvetica" w:cs="Helvetica"/>
          <w:sz w:val="22"/>
          <w:szCs w:val="22"/>
        </w:rPr>
        <w:t xml:space="preserve">tipping points. </w:t>
      </w:r>
      <w:r w:rsidR="009307CE" w:rsidRPr="003805EE">
        <w:rPr>
          <w:rFonts w:ascii="Helvetica" w:hAnsi="Helvetica" w:cs="Helvetica"/>
          <w:sz w:val="22"/>
          <w:szCs w:val="22"/>
        </w:rPr>
        <w:t>We contrasted the performance of alternative monitoring approaches that either apply precautionary buffers to reduce the likelihood of state-change or use intensive monitoring to precisely estimate proximity of the ecosystem to a criti</w:t>
      </w:r>
      <w:r w:rsidR="00D45DB1" w:rsidRPr="003805EE">
        <w:rPr>
          <w:rFonts w:ascii="Helvetica" w:hAnsi="Helvetica" w:cs="Helvetica"/>
          <w:sz w:val="22"/>
          <w:szCs w:val="22"/>
        </w:rPr>
        <w:t>cal threshold. We show that precautionary buffers</w:t>
      </w:r>
      <w:r w:rsidR="009307CE" w:rsidRPr="003805EE">
        <w:rPr>
          <w:rFonts w:ascii="Helvetica" w:hAnsi="Helvetica" w:cs="Helvetica"/>
          <w:sz w:val="22"/>
          <w:szCs w:val="22"/>
        </w:rPr>
        <w:t xml:space="preserve"> more effectively minimize monitoring costs, maximize profits</w:t>
      </w:r>
      <w:r w:rsidR="000A07BA" w:rsidRPr="003805EE">
        <w:rPr>
          <w:rFonts w:ascii="Helvetica" w:hAnsi="Helvetica" w:cs="Helvetica"/>
          <w:sz w:val="22"/>
          <w:szCs w:val="22"/>
        </w:rPr>
        <w:t>,</w:t>
      </w:r>
      <w:r w:rsidR="009307CE" w:rsidRPr="003805EE">
        <w:rPr>
          <w:rFonts w:ascii="Helvetica" w:hAnsi="Helvetica" w:cs="Helvetica"/>
          <w:sz w:val="22"/>
          <w:szCs w:val="22"/>
        </w:rPr>
        <w:t xml:space="preserve"> and prevent an ecosystem from tipping into an undesired state.</w:t>
      </w:r>
      <w:r w:rsidRPr="003805EE">
        <w:rPr>
          <w:rFonts w:ascii="Helvetica" w:hAnsi="Helvetica" w:cs="Helvetica"/>
          <w:sz w:val="22"/>
          <w:szCs w:val="22"/>
        </w:rPr>
        <w:t xml:space="preserve"> </w:t>
      </w:r>
      <w:r w:rsidR="00307513" w:rsidRPr="003805EE">
        <w:rPr>
          <w:rFonts w:ascii="Helvetica" w:hAnsi="Helvetica" w:cs="Helvetica"/>
          <w:sz w:val="22"/>
          <w:szCs w:val="22"/>
        </w:rPr>
        <w:t xml:space="preserve">Including tipping points in decisions surrounding monitoring investment can help minimize costs and facilitate creation of a safe operating space within which strategic management and monitoring lower the probability of ecological state-changes. </w:t>
      </w:r>
      <w:r w:rsidRPr="003805EE">
        <w:rPr>
          <w:rFonts w:ascii="Helvetica" w:hAnsi="Helvetica" w:cs="Helvetica"/>
          <w:sz w:val="22"/>
          <w:szCs w:val="22"/>
        </w:rPr>
        <w:t>I</w:t>
      </w:r>
      <w:r w:rsidR="00DE64C6" w:rsidRPr="003805EE">
        <w:rPr>
          <w:rFonts w:ascii="Helvetica" w:hAnsi="Helvetica" w:cs="Helvetica"/>
          <w:sz w:val="22"/>
          <w:szCs w:val="22"/>
        </w:rPr>
        <w:t>n a</w:t>
      </w:r>
      <w:r w:rsidR="000A07BA" w:rsidRPr="003805EE">
        <w:rPr>
          <w:rFonts w:ascii="Helvetica" w:hAnsi="Helvetica" w:cs="Helvetica"/>
          <w:sz w:val="22"/>
          <w:szCs w:val="22"/>
        </w:rPr>
        <w:t xml:space="preserve"> </w:t>
      </w:r>
      <w:r w:rsidR="00DE64C6" w:rsidRPr="003805EE">
        <w:rPr>
          <w:rFonts w:ascii="Helvetica" w:hAnsi="Helvetica" w:cs="Helvetica"/>
          <w:sz w:val="22"/>
          <w:szCs w:val="22"/>
        </w:rPr>
        <w:t>world</w:t>
      </w:r>
      <w:r w:rsidR="000A07BA" w:rsidRPr="003805EE">
        <w:rPr>
          <w:rFonts w:ascii="Helvetica" w:hAnsi="Helvetica" w:cs="Helvetica"/>
          <w:sz w:val="22"/>
          <w:szCs w:val="22"/>
        </w:rPr>
        <w:t xml:space="preserve"> of finite resources, i</w:t>
      </w:r>
      <w:r w:rsidRPr="003805EE">
        <w:rPr>
          <w:rFonts w:ascii="Helvetica" w:hAnsi="Helvetica" w:cs="Helvetica"/>
          <w:sz w:val="22"/>
          <w:szCs w:val="22"/>
        </w:rPr>
        <w:t xml:space="preserve">mproving our understanding of how ecosystem characteristics dictate the trade-off between precision in ecosystem state estimates and the costs of mismanagement will benefit </w:t>
      </w:r>
      <w:r w:rsidR="007B3D8E" w:rsidRPr="003805EE">
        <w:rPr>
          <w:rFonts w:ascii="Helvetica" w:hAnsi="Helvetica"/>
          <w:sz w:val="22"/>
          <w:szCs w:val="22"/>
        </w:rPr>
        <w:t>resource agencies and the human communities that shoulder the burden of these economic or ecological costs.</w:t>
      </w:r>
    </w:p>
    <w:p w14:paraId="112FF56A" w14:textId="77777777" w:rsidR="00302D43" w:rsidRPr="003805EE" w:rsidRDefault="00302D43" w:rsidP="00E65B1B">
      <w:pPr>
        <w:pStyle w:val="CommentText"/>
        <w:spacing w:line="480" w:lineRule="auto"/>
        <w:rPr>
          <w:rFonts w:ascii="Helvetica" w:hAnsi="Helvetica"/>
          <w:sz w:val="22"/>
          <w:szCs w:val="22"/>
        </w:rPr>
      </w:pPr>
    </w:p>
    <w:p w14:paraId="619E3AF1" w14:textId="77777777" w:rsidR="00302D43" w:rsidRDefault="00302D43" w:rsidP="00302D43">
      <w:pPr>
        <w:widowControl w:val="0"/>
        <w:autoSpaceDE w:val="0"/>
        <w:autoSpaceDN w:val="0"/>
        <w:adjustRightInd w:val="0"/>
        <w:spacing w:line="480" w:lineRule="auto"/>
        <w:rPr>
          <w:rFonts w:ascii="Helvetica" w:hAnsi="Helvetica" w:cs="Times New Roman"/>
          <w:i/>
          <w:sz w:val="22"/>
          <w:szCs w:val="22"/>
        </w:rPr>
      </w:pPr>
      <w:r w:rsidRPr="003805EE">
        <w:rPr>
          <w:rFonts w:ascii="Helvetica" w:hAnsi="Helvetica" w:cs="Times New Roman"/>
          <w:b/>
          <w:sz w:val="22"/>
          <w:szCs w:val="22"/>
        </w:rPr>
        <w:t>Keywords</w:t>
      </w:r>
      <w:r w:rsidRPr="003805EE">
        <w:rPr>
          <w:rFonts w:ascii="Helvetica" w:hAnsi="Helvetica" w:cs="Times New Roman"/>
          <w:sz w:val="22"/>
          <w:szCs w:val="22"/>
        </w:rPr>
        <w:t>:</w:t>
      </w:r>
      <w:r w:rsidRPr="003805EE">
        <w:rPr>
          <w:rFonts w:ascii="Helvetica" w:hAnsi="Helvetica" w:cs="Times New Roman"/>
          <w:i/>
          <w:sz w:val="22"/>
          <w:szCs w:val="22"/>
        </w:rPr>
        <w:t xml:space="preserve"> value of information, Adaptive Management; Precautionary Buffer; Tipping Points; Management Strategy Evaluation: Ecosystem-Based Management, Allee effect</w:t>
      </w:r>
    </w:p>
    <w:p w14:paraId="01BEB7E7" w14:textId="77777777" w:rsidR="00302D43" w:rsidRDefault="00302D43">
      <w:pPr>
        <w:rPr>
          <w:rFonts w:ascii="Helvetica" w:hAnsi="Helvetica" w:cs="Times New Roman"/>
          <w:i/>
          <w:sz w:val="22"/>
          <w:szCs w:val="22"/>
        </w:rPr>
      </w:pPr>
      <w:r>
        <w:rPr>
          <w:rFonts w:ascii="Helvetica" w:hAnsi="Helvetica" w:cs="Times New Roman"/>
          <w:i/>
          <w:sz w:val="22"/>
          <w:szCs w:val="22"/>
        </w:rPr>
        <w:br w:type="page"/>
      </w:r>
    </w:p>
    <w:p w14:paraId="22FB9DCC" w14:textId="0E482BA3" w:rsidR="00EA4926" w:rsidRPr="003805EE" w:rsidRDefault="00EA4926" w:rsidP="00302D43">
      <w:pPr>
        <w:widowControl w:val="0"/>
        <w:autoSpaceDE w:val="0"/>
        <w:autoSpaceDN w:val="0"/>
        <w:adjustRightInd w:val="0"/>
        <w:spacing w:line="480" w:lineRule="auto"/>
        <w:rPr>
          <w:rFonts w:ascii="Helvetica" w:hAnsi="Helvetica"/>
          <w:b/>
          <w:sz w:val="22"/>
          <w:szCs w:val="22"/>
        </w:rPr>
      </w:pPr>
      <w:r w:rsidRPr="003805EE">
        <w:rPr>
          <w:rFonts w:ascii="Helvetica" w:hAnsi="Helvetica"/>
          <w:b/>
          <w:sz w:val="22"/>
          <w:szCs w:val="22"/>
        </w:rPr>
        <w:lastRenderedPageBreak/>
        <w:t>INTRODUCTION</w:t>
      </w:r>
    </w:p>
    <w:p w14:paraId="2AE3240F" w14:textId="5F72A4B6" w:rsidR="005E722B" w:rsidRPr="003805EE" w:rsidRDefault="005E722B" w:rsidP="00E65B1B">
      <w:pPr>
        <w:spacing w:line="480" w:lineRule="auto"/>
        <w:rPr>
          <w:rFonts w:ascii="Helvetica" w:hAnsi="Helvetica"/>
          <w:sz w:val="22"/>
          <w:szCs w:val="22"/>
        </w:rPr>
      </w:pPr>
      <w:r w:rsidRPr="003805EE">
        <w:rPr>
          <w:rFonts w:ascii="Helvetica" w:eastAsia="Times New Roman" w:hAnsi="Helvetica" w:cs="Times New Roman"/>
          <w:sz w:val="22"/>
          <w:szCs w:val="22"/>
        </w:rPr>
        <w:t>Decision-makers seeking to avoid the collapse of financial, medical, or military defense systems often rely on detailed information to manage risk. However, high precision monitoring of systems is often costly, requires analysis and storage of massive datasets, and can delay decision making. I</w:t>
      </w:r>
      <w:r w:rsidRPr="003805EE">
        <w:rPr>
          <w:rFonts w:ascii="Helvetica" w:hAnsi="Helvetica"/>
          <w:sz w:val="22"/>
          <w:szCs w:val="22"/>
        </w:rPr>
        <w:t xml:space="preserve">n environmental management, a major question is how much monitoring is needed to maximize delivery of ecosystem goods and services while minimizing </w:t>
      </w:r>
      <w:r w:rsidR="00F6763F" w:rsidRPr="003805EE">
        <w:rPr>
          <w:rFonts w:ascii="Helvetica" w:hAnsi="Helvetica"/>
          <w:sz w:val="22"/>
          <w:szCs w:val="22"/>
        </w:rPr>
        <w:t xml:space="preserve">the </w:t>
      </w:r>
      <w:r w:rsidRPr="003805EE">
        <w:rPr>
          <w:rFonts w:ascii="Helvetica" w:hAnsi="Helvetica"/>
          <w:sz w:val="22"/>
          <w:szCs w:val="22"/>
        </w:rPr>
        <w:t xml:space="preserve">risk of species or ecosystem collapse </w:t>
      </w:r>
      <w:r w:rsidR="000E0CF2" w:rsidRPr="003805EE">
        <w:rPr>
          <w:rFonts w:ascii="Helvetica" w:hAnsi="Helvetica"/>
          <w:sz w:val="22"/>
          <w:szCs w:val="22"/>
        </w:rPr>
        <w:fldChar w:fldCharType="begin">
          <w:fldData xml:space="preserve">PEVuZE5vdGU+PENpdGU+PEF1dGhvcj5LYXRlczwvQXV0aG9yPjxZZWFyPjIwMDE8L1llYXI+PFJl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bD48ZnVsbC10aXRsZT5UcmVuZHMgaW4gRWNvbG9neSAmYW1wOyBFdm9sdXRpb248L2Z1bGwtdGl0
bGU+PC9wZXJpb2RpY2FsPjxwYWdlcz41NDctNTUwPC9wYWdlcz48dm9sdW1lPjI1PC92b2x1bWU+
PG51bWJlcj4xMDwvbnVtYmVyPjxkYXRlcz48eWVhcj4yMDEwPC95ZWFyPjwvZGF0ZXM+PGlzYm4+
MDE2OS01MzQ3PC9pc2JuPjx1cmxzPjwvdXJscz48L3JlY29yZD48L0NpdGU+PC9FbmROb3RlPn==
</w:fldData>
        </w:fldChar>
      </w:r>
      <w:r w:rsidR="004C725F" w:rsidRPr="003805EE">
        <w:rPr>
          <w:rFonts w:ascii="Helvetica" w:hAnsi="Helvetica"/>
          <w:sz w:val="22"/>
          <w:szCs w:val="22"/>
        </w:rPr>
        <w:instrText xml:space="preserve"> ADDIN EN.CITE </w:instrText>
      </w:r>
      <w:r w:rsidR="004C725F" w:rsidRPr="003805EE">
        <w:rPr>
          <w:rFonts w:ascii="Helvetica" w:hAnsi="Helvetica"/>
          <w:sz w:val="22"/>
          <w:szCs w:val="22"/>
        </w:rPr>
        <w:fldChar w:fldCharType="begin">
          <w:fldData xml:space="preserve">PEVuZE5vdGU+PENpdGU+PEF1dGhvcj5LYXRlczwvQXV0aG9yPjxZZWFyPjIwMDE8L1llYXI+PFJl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bD48ZnVsbC10aXRsZT5UcmVuZHMgaW4gRWNvbG9neSAmYW1wOyBFdm9sdXRpb248L2Z1bGwtdGl0
bGU+PC9wZXJpb2RpY2FsPjxwYWdlcz41NDctNTUwPC9wYWdlcz48dm9sdW1lPjI1PC92b2x1bWU+
PG51bWJlcj4xMDwvbnVtYmVyPjxkYXRlcz48eWVhcj4yMDEwPC95ZWFyPjwvZGF0ZXM+PGlzYm4+
MDE2OS01MzQ3PC9pc2JuPjx1cmxzPjwvdXJscz48L3JlY29yZD48L0NpdGU+PC9FbmROb3RlPn==
</w:fldData>
        </w:fldChar>
      </w:r>
      <w:r w:rsidR="004C725F" w:rsidRPr="003805EE">
        <w:rPr>
          <w:rFonts w:ascii="Helvetica" w:hAnsi="Helvetica"/>
          <w:sz w:val="22"/>
          <w:szCs w:val="22"/>
        </w:rPr>
        <w:instrText xml:space="preserve"> ADDIN EN.CITE.DATA </w:instrText>
      </w:r>
      <w:r w:rsidR="004C725F" w:rsidRPr="003805EE">
        <w:rPr>
          <w:rFonts w:ascii="Helvetica" w:hAnsi="Helvetica"/>
          <w:sz w:val="22"/>
          <w:szCs w:val="22"/>
        </w:rPr>
      </w:r>
      <w:r w:rsidR="004C725F" w:rsidRPr="003805EE">
        <w:rPr>
          <w:rFonts w:ascii="Helvetica" w:hAnsi="Helvetica"/>
          <w:sz w:val="22"/>
          <w:szCs w:val="22"/>
        </w:rPr>
        <w:fldChar w:fldCharType="end"/>
      </w:r>
      <w:r w:rsidR="000E0CF2" w:rsidRPr="003805EE">
        <w:rPr>
          <w:rFonts w:ascii="Helvetica" w:hAnsi="Helvetica"/>
          <w:sz w:val="22"/>
          <w:szCs w:val="22"/>
        </w:rPr>
      </w:r>
      <w:r w:rsidR="000E0CF2" w:rsidRPr="003805EE">
        <w:rPr>
          <w:rFonts w:ascii="Helvetica" w:hAnsi="Helvetica"/>
          <w:sz w:val="22"/>
          <w:szCs w:val="22"/>
        </w:rPr>
        <w:fldChar w:fldCharType="separate"/>
      </w:r>
      <w:r w:rsidR="004C725F" w:rsidRPr="003805EE">
        <w:rPr>
          <w:rFonts w:ascii="Helvetica" w:hAnsi="Helvetica"/>
          <w:noProof/>
          <w:sz w:val="22"/>
          <w:szCs w:val="22"/>
        </w:rPr>
        <w:t>[1-3]</w:t>
      </w:r>
      <w:r w:rsidR="000E0CF2" w:rsidRPr="003805EE">
        <w:rPr>
          <w:rFonts w:ascii="Helvetica" w:hAnsi="Helvetica"/>
          <w:sz w:val="22"/>
          <w:szCs w:val="22"/>
        </w:rPr>
        <w:fldChar w:fldCharType="end"/>
      </w:r>
      <w:r w:rsidRPr="003805EE">
        <w:rPr>
          <w:rFonts w:ascii="Helvetica" w:hAnsi="Helvetica"/>
          <w:sz w:val="22"/>
          <w:szCs w:val="22"/>
        </w:rPr>
        <w:t>?</w:t>
      </w:r>
    </w:p>
    <w:p w14:paraId="15B46E01" w14:textId="6FD117E9" w:rsidR="00C14DA4" w:rsidRPr="003805EE" w:rsidRDefault="008F57EE" w:rsidP="00E65B1B">
      <w:pPr>
        <w:spacing w:line="480" w:lineRule="auto"/>
        <w:ind w:firstLine="810"/>
        <w:rPr>
          <w:rFonts w:ascii="Helvetica" w:hAnsi="Helvetica"/>
          <w:color w:val="000000" w:themeColor="text1"/>
          <w:sz w:val="22"/>
          <w:szCs w:val="22"/>
        </w:rPr>
      </w:pPr>
      <w:r w:rsidRPr="003805EE">
        <w:rPr>
          <w:rFonts w:ascii="Helvetica" w:eastAsia="Times New Roman" w:hAnsi="Helvetica" w:cs="Times New Roman"/>
          <w:sz w:val="22"/>
          <w:szCs w:val="22"/>
        </w:rPr>
        <w:t xml:space="preserve">In natural resource management, monitoring typically allows managers to assess the status of a species </w:t>
      </w:r>
      <w:r w:rsidR="00F658A3" w:rsidRPr="003805EE">
        <w:rPr>
          <w:rFonts w:ascii="Helvetica" w:eastAsia="Times New Roman" w:hAnsi="Helvetica" w:cs="Times New Roman"/>
          <w:sz w:val="22"/>
          <w:szCs w:val="22"/>
        </w:rPr>
        <w:t xml:space="preserve">or ecosystem </w:t>
      </w:r>
      <w:r w:rsidR="00604B57" w:rsidRPr="003805EE">
        <w:rPr>
          <w:rFonts w:ascii="Helvetica" w:eastAsia="Times New Roman" w:hAnsi="Helvetica" w:cs="Times New Roman"/>
          <w:sz w:val="22"/>
          <w:szCs w:val="22"/>
        </w:rPr>
        <w:t xml:space="preserve">relative to one or more </w:t>
      </w:r>
      <w:r w:rsidRPr="003805EE">
        <w:rPr>
          <w:rFonts w:ascii="Helvetica" w:eastAsia="Times New Roman" w:hAnsi="Helvetica" w:cs="Times New Roman"/>
          <w:sz w:val="22"/>
          <w:szCs w:val="22"/>
        </w:rPr>
        <w:t>critical threshold value</w:t>
      </w:r>
      <w:r w:rsidR="00EA6C4E" w:rsidRPr="003805EE">
        <w:rPr>
          <w:rFonts w:ascii="Helvetica" w:eastAsia="Times New Roman" w:hAnsi="Helvetica" w:cs="Times New Roman"/>
          <w:sz w:val="22"/>
          <w:szCs w:val="22"/>
        </w:rPr>
        <w:t>s</w:t>
      </w:r>
      <w:r w:rsidR="00FE78AB" w:rsidRPr="003805EE">
        <w:rPr>
          <w:rFonts w:ascii="Helvetica" w:eastAsia="Times New Roman" w:hAnsi="Helvetica" w:cs="Times New Roman"/>
          <w:sz w:val="22"/>
          <w:szCs w:val="22"/>
        </w:rPr>
        <w:t>,</w:t>
      </w:r>
      <w:r w:rsidRPr="003805EE">
        <w:rPr>
          <w:rFonts w:ascii="Helvetica" w:eastAsia="Times New Roman" w:hAnsi="Helvetica" w:cs="Times New Roman"/>
          <w:sz w:val="22"/>
          <w:szCs w:val="22"/>
        </w:rPr>
        <w:t xml:space="preserve"> below which the risk</w:t>
      </w:r>
      <w:r w:rsidR="00A82596" w:rsidRPr="003805EE">
        <w:rPr>
          <w:rFonts w:ascii="Helvetica" w:eastAsia="Times New Roman" w:hAnsi="Helvetica" w:cs="Times New Roman"/>
          <w:sz w:val="22"/>
          <w:szCs w:val="22"/>
        </w:rPr>
        <w:t xml:space="preserve"> of </w:t>
      </w:r>
      <w:r w:rsidR="00604B57" w:rsidRPr="003805EE">
        <w:rPr>
          <w:rFonts w:ascii="Helvetica" w:eastAsia="Times New Roman" w:hAnsi="Helvetica" w:cs="Times New Roman"/>
          <w:sz w:val="22"/>
          <w:szCs w:val="22"/>
        </w:rPr>
        <w:t xml:space="preserve">resource or socio-economic </w:t>
      </w:r>
      <w:r w:rsidR="00A82596" w:rsidRPr="003805EE">
        <w:rPr>
          <w:rFonts w:ascii="Helvetica" w:eastAsia="Times New Roman" w:hAnsi="Helvetica" w:cs="Times New Roman"/>
          <w:sz w:val="22"/>
          <w:szCs w:val="22"/>
        </w:rPr>
        <w:t xml:space="preserve">collapse becomes high. For </w:t>
      </w:r>
      <w:r w:rsidR="003947CD" w:rsidRPr="003805EE">
        <w:rPr>
          <w:rFonts w:ascii="Helvetica" w:eastAsia="Times New Roman" w:hAnsi="Helvetica" w:cs="Times New Roman"/>
          <w:sz w:val="22"/>
          <w:szCs w:val="22"/>
        </w:rPr>
        <w:t xml:space="preserve">example, in the </w:t>
      </w:r>
      <w:r w:rsidR="00A82596" w:rsidRPr="003805EE">
        <w:rPr>
          <w:rFonts w:ascii="Helvetica" w:eastAsia="Times New Roman" w:hAnsi="Helvetica" w:cs="Times New Roman"/>
          <w:sz w:val="22"/>
          <w:szCs w:val="22"/>
        </w:rPr>
        <w:t xml:space="preserve">management of a single </w:t>
      </w:r>
      <w:r w:rsidRPr="003805EE">
        <w:rPr>
          <w:rFonts w:ascii="Helvetica" w:eastAsia="Times New Roman" w:hAnsi="Helvetica" w:cs="Times New Roman"/>
          <w:sz w:val="22"/>
          <w:szCs w:val="22"/>
        </w:rPr>
        <w:t xml:space="preserve">resource </w:t>
      </w:r>
      <w:r w:rsidRPr="003805EE">
        <w:rPr>
          <w:rFonts w:ascii="Helvetica" w:eastAsia="Times New Roman" w:hAnsi="Helvetica" w:cs="Times New Roman"/>
          <w:color w:val="000000" w:themeColor="text1"/>
          <w:sz w:val="22"/>
          <w:szCs w:val="22"/>
        </w:rPr>
        <w:t xml:space="preserve">like </w:t>
      </w:r>
      <w:r w:rsidR="00FE78AB" w:rsidRPr="003805EE">
        <w:rPr>
          <w:rFonts w:ascii="Helvetica" w:eastAsia="Times New Roman" w:hAnsi="Helvetica" w:cs="Times New Roman"/>
          <w:color w:val="000000" w:themeColor="text1"/>
          <w:sz w:val="22"/>
          <w:szCs w:val="22"/>
        </w:rPr>
        <w:t xml:space="preserve">a </w:t>
      </w:r>
      <w:r w:rsidRPr="003805EE">
        <w:rPr>
          <w:rFonts w:ascii="Helvetica" w:eastAsia="Times New Roman" w:hAnsi="Helvetica" w:cs="Times New Roman"/>
          <w:color w:val="000000" w:themeColor="text1"/>
          <w:sz w:val="22"/>
          <w:szCs w:val="22"/>
        </w:rPr>
        <w:t>fish</w:t>
      </w:r>
      <w:r w:rsidR="00FE78AB" w:rsidRPr="003805EE">
        <w:rPr>
          <w:rFonts w:ascii="Helvetica" w:eastAsia="Times New Roman" w:hAnsi="Helvetica" w:cs="Times New Roman"/>
          <w:color w:val="000000" w:themeColor="text1"/>
          <w:sz w:val="22"/>
          <w:szCs w:val="22"/>
        </w:rPr>
        <w:t xml:space="preserve"> stock</w:t>
      </w:r>
      <w:r w:rsidRPr="003805EE">
        <w:rPr>
          <w:rFonts w:ascii="Helvetica" w:eastAsia="Times New Roman" w:hAnsi="Helvetica" w:cs="Times New Roman"/>
          <w:color w:val="000000" w:themeColor="text1"/>
          <w:sz w:val="22"/>
          <w:szCs w:val="22"/>
        </w:rPr>
        <w:t xml:space="preserve">, management strategies often include lower population limits below </w:t>
      </w:r>
      <w:r w:rsidRPr="003805EE">
        <w:rPr>
          <w:rFonts w:ascii="Helvetica" w:hAnsi="Helvetica"/>
          <w:color w:val="000000" w:themeColor="text1"/>
          <w:sz w:val="22"/>
          <w:szCs w:val="22"/>
        </w:rPr>
        <w:t>which harvest is suspended</w:t>
      </w:r>
      <w:r w:rsidR="003947CD" w:rsidRPr="003805EE">
        <w:rPr>
          <w:rFonts w:ascii="Helvetica" w:hAnsi="Helvetica"/>
          <w:color w:val="000000" w:themeColor="text1"/>
          <w:sz w:val="22"/>
          <w:szCs w:val="22"/>
        </w:rPr>
        <w:t xml:space="preserve"> (i.e. a ‘limit reference point’). This </w:t>
      </w:r>
      <w:r w:rsidR="00F6763F" w:rsidRPr="003805EE">
        <w:rPr>
          <w:rFonts w:ascii="Helvetica" w:hAnsi="Helvetica"/>
          <w:color w:val="000000" w:themeColor="text1"/>
          <w:sz w:val="22"/>
          <w:szCs w:val="22"/>
        </w:rPr>
        <w:t xml:space="preserve">threshold </w:t>
      </w:r>
      <w:r w:rsidR="003947CD" w:rsidRPr="003805EE">
        <w:rPr>
          <w:rFonts w:ascii="Helvetica" w:hAnsi="Helvetica"/>
          <w:color w:val="000000" w:themeColor="text1"/>
          <w:sz w:val="22"/>
          <w:szCs w:val="22"/>
        </w:rPr>
        <w:t>is set</w:t>
      </w:r>
      <w:r w:rsidRPr="003805EE">
        <w:rPr>
          <w:rFonts w:ascii="Helvetica" w:hAnsi="Helvetica"/>
          <w:color w:val="000000" w:themeColor="text1"/>
          <w:sz w:val="22"/>
          <w:szCs w:val="22"/>
        </w:rPr>
        <w:t xml:space="preserve"> because</w:t>
      </w:r>
      <w:r w:rsidR="003947CD" w:rsidRPr="003805EE">
        <w:rPr>
          <w:rFonts w:ascii="Helvetica" w:hAnsi="Helvetica"/>
          <w:color w:val="000000" w:themeColor="text1"/>
          <w:sz w:val="22"/>
          <w:szCs w:val="22"/>
        </w:rPr>
        <w:t xml:space="preserve"> managers believe </w:t>
      </w:r>
      <w:ins w:id="3" w:author="Adrian Stier" w:date="2019-03-19T14:53:00Z">
        <w:r w:rsidR="005649C6">
          <w:rPr>
            <w:rFonts w:ascii="Helvetica" w:hAnsi="Helvetica"/>
            <w:color w:val="000000" w:themeColor="text1"/>
            <w:sz w:val="22"/>
            <w:szCs w:val="22"/>
          </w:rPr>
          <w:t>that when populations fall b</w:t>
        </w:r>
      </w:ins>
      <w:ins w:id="4" w:author="Adrian Stier" w:date="2019-03-19T14:54:00Z">
        <w:r w:rsidR="005649C6">
          <w:rPr>
            <w:rFonts w:ascii="Helvetica" w:hAnsi="Helvetica"/>
            <w:color w:val="000000" w:themeColor="text1"/>
            <w:sz w:val="22"/>
            <w:szCs w:val="22"/>
          </w:rPr>
          <w:t xml:space="preserve">elow this threshold </w:t>
        </w:r>
        <w:r w:rsidR="00900B16">
          <w:rPr>
            <w:rFonts w:ascii="Helvetica" w:hAnsi="Helvetica"/>
            <w:color w:val="000000" w:themeColor="text1"/>
            <w:sz w:val="22"/>
            <w:szCs w:val="22"/>
          </w:rPr>
          <w:t xml:space="preserve">that there is an elevated </w:t>
        </w:r>
      </w:ins>
      <w:del w:id="5" w:author="Adrian Stier" w:date="2019-03-19T14:54:00Z">
        <w:r w:rsidR="00125F2B" w:rsidRPr="003805EE" w:rsidDel="00900B16">
          <w:rPr>
            <w:rFonts w:ascii="Helvetica" w:hAnsi="Helvetica"/>
            <w:sz w:val="22"/>
            <w:szCs w:val="22"/>
          </w:rPr>
          <w:delText xml:space="preserve">the </w:delText>
        </w:r>
      </w:del>
      <w:r w:rsidR="00125F2B" w:rsidRPr="003805EE">
        <w:rPr>
          <w:rFonts w:ascii="Helvetica" w:hAnsi="Helvetica"/>
          <w:sz w:val="22"/>
          <w:szCs w:val="22"/>
        </w:rPr>
        <w:t>risk of serious or irreversible harm to populations, ecosystems, economies, and societies</w:t>
      </w:r>
      <w:del w:id="6" w:author="Adrian Stier" w:date="2019-03-19T14:54:00Z">
        <w:r w:rsidR="00125F2B" w:rsidRPr="003805EE" w:rsidDel="00900B16">
          <w:rPr>
            <w:rFonts w:ascii="Helvetica" w:hAnsi="Helvetica"/>
            <w:sz w:val="22"/>
            <w:szCs w:val="22"/>
          </w:rPr>
          <w:delText xml:space="preserve"> is greatly elevated</w:delText>
        </w:r>
      </w:del>
      <w:r w:rsidR="00125F2B" w:rsidRPr="003805EE">
        <w:rPr>
          <w:rFonts w:ascii="Helvetica" w:hAnsi="Helvetica"/>
          <w:sz w:val="22"/>
          <w:szCs w:val="22"/>
        </w:rPr>
        <w:t>.</w:t>
      </w:r>
      <w:r w:rsidR="00A82596" w:rsidRPr="003805EE">
        <w:rPr>
          <w:rFonts w:ascii="Helvetica" w:hAnsi="Helvetica"/>
          <w:color w:val="000000" w:themeColor="text1"/>
          <w:sz w:val="22"/>
          <w:szCs w:val="22"/>
        </w:rPr>
        <w:t xml:space="preserve"> </w:t>
      </w:r>
      <w:ins w:id="7" w:author="Adrian Stier" w:date="2019-03-19T14:55:00Z">
        <w:r w:rsidR="00900B16">
          <w:rPr>
            <w:rFonts w:ascii="Helvetica" w:hAnsi="Helvetica"/>
            <w:color w:val="000000" w:themeColor="text1"/>
            <w:sz w:val="22"/>
            <w:szCs w:val="22"/>
          </w:rPr>
          <w:t>An example of this is the “overfished” threshold in United States</w:t>
        </w:r>
      </w:ins>
      <w:ins w:id="8" w:author="Adrian Stier" w:date="2019-03-19T14:56:00Z">
        <w:r w:rsidR="00900B16">
          <w:rPr>
            <w:rFonts w:ascii="Helvetica" w:hAnsi="Helvetica"/>
            <w:color w:val="000000" w:themeColor="text1"/>
            <w:sz w:val="22"/>
            <w:szCs w:val="22"/>
          </w:rPr>
          <w:t xml:space="preserve"> </w:t>
        </w:r>
      </w:ins>
      <w:ins w:id="9" w:author="Adrian Stier" w:date="2019-03-19T14:58:00Z">
        <w:r w:rsidR="00613633">
          <w:rPr>
            <w:rFonts w:ascii="Helvetica" w:hAnsi="Helvetica"/>
            <w:color w:val="000000" w:themeColor="text1"/>
            <w:sz w:val="22"/>
            <w:szCs w:val="22"/>
          </w:rPr>
          <w:t xml:space="preserve">federal fisheries </w:t>
        </w:r>
      </w:ins>
      <w:ins w:id="10" w:author="Adrian Stier" w:date="2019-03-19T14:56:00Z">
        <w:r w:rsidR="00900B16">
          <w:rPr>
            <w:rFonts w:ascii="Helvetica" w:hAnsi="Helvetica"/>
            <w:color w:val="000000" w:themeColor="text1"/>
            <w:sz w:val="22"/>
            <w:szCs w:val="22"/>
          </w:rPr>
          <w:t>defined as</w:t>
        </w:r>
      </w:ins>
      <w:ins w:id="11" w:author="Adrian Stier" w:date="2019-03-19T14:55:00Z">
        <w:r w:rsidR="00900B16">
          <w:rPr>
            <w:rFonts w:ascii="Helvetica" w:hAnsi="Helvetica"/>
            <w:color w:val="000000" w:themeColor="text1"/>
            <w:sz w:val="22"/>
            <w:szCs w:val="22"/>
          </w:rPr>
          <w:t xml:space="preserve"> a population that is less than </w:t>
        </w:r>
        <w:r w:rsidR="00900B16" w:rsidRPr="00900B16">
          <w:rPr>
            <w:rFonts w:ascii="Helvetica" w:hAnsi="Helvetica"/>
            <w:color w:val="000000" w:themeColor="text1"/>
            <w:sz w:val="22"/>
            <w:szCs w:val="22"/>
            <w:highlight w:val="yellow"/>
            <w:rPrChange w:id="12" w:author="Adrian Stier" w:date="2019-03-19T14:56:00Z">
              <w:rPr>
                <w:rFonts w:ascii="Helvetica" w:hAnsi="Helvetica"/>
                <w:color w:val="000000" w:themeColor="text1"/>
                <w:sz w:val="22"/>
                <w:szCs w:val="22"/>
              </w:rPr>
            </w:rPrChange>
          </w:rPr>
          <w:t>X</w:t>
        </w:r>
        <w:r w:rsidR="00900B16">
          <w:rPr>
            <w:rFonts w:ascii="Helvetica" w:hAnsi="Helvetica"/>
            <w:color w:val="000000" w:themeColor="text1"/>
            <w:sz w:val="22"/>
            <w:szCs w:val="22"/>
          </w:rPr>
          <w:t xml:space="preserve">% of </w:t>
        </w:r>
      </w:ins>
      <w:commentRangeStart w:id="13"/>
      <w:ins w:id="14" w:author="Tim Essington" w:date="2019-04-22T16:57:00Z">
        <w:r w:rsidR="0090229B">
          <w:rPr>
            <w:rFonts w:ascii="Helvetica" w:hAnsi="Helvetica"/>
            <w:color w:val="000000" w:themeColor="text1"/>
            <w:sz w:val="22"/>
            <w:szCs w:val="22"/>
          </w:rPr>
          <w:t xml:space="preserve">the </w:t>
        </w:r>
      </w:ins>
      <w:ins w:id="15" w:author="Tim Essington" w:date="2019-04-22T16:58:00Z">
        <w:r w:rsidR="0090229B">
          <w:rPr>
            <w:rFonts w:ascii="Helvetica" w:hAnsi="Helvetica"/>
            <w:color w:val="000000" w:themeColor="text1"/>
            <w:sz w:val="22"/>
            <w:szCs w:val="22"/>
          </w:rPr>
          <w:t>level that would maximize long term yield</w:t>
        </w:r>
        <w:commentRangeEnd w:id="13"/>
        <w:r w:rsidR="0090229B">
          <w:rPr>
            <w:rStyle w:val="CommentReference"/>
          </w:rPr>
          <w:commentReference w:id="13"/>
        </w:r>
      </w:ins>
      <w:ins w:id="16" w:author="Adrian Stier" w:date="2019-03-19T14:56:00Z">
        <w:del w:id="17" w:author="Tim Essington" w:date="2019-04-22T16:57:00Z">
          <w:r w:rsidR="00900B16" w:rsidDel="0090229B">
            <w:rPr>
              <w:rFonts w:ascii="Helvetica" w:hAnsi="Helvetica"/>
              <w:color w:val="000000" w:themeColor="text1"/>
              <w:sz w:val="22"/>
              <w:szCs w:val="22"/>
            </w:rPr>
            <w:delText>i</w:delText>
          </w:r>
        </w:del>
      </w:ins>
      <w:ins w:id="18" w:author="Adrian Stier" w:date="2019-03-19T14:55:00Z">
        <w:del w:id="19" w:author="Tim Essington" w:date="2019-04-22T16:57:00Z">
          <w:r w:rsidR="00900B16" w:rsidDel="0090229B">
            <w:rPr>
              <w:rFonts w:ascii="Helvetica" w:hAnsi="Helvetica"/>
              <w:color w:val="000000" w:themeColor="text1"/>
              <w:sz w:val="22"/>
              <w:szCs w:val="22"/>
            </w:rPr>
            <w:delText>ts unfished biomass</w:delText>
          </w:r>
        </w:del>
      </w:ins>
      <w:ins w:id="20" w:author="Adrian Stier" w:date="2019-03-19T14:56:00Z">
        <w:r w:rsidR="00900B16">
          <w:rPr>
            <w:rFonts w:ascii="Helvetica" w:hAnsi="Helvetica"/>
            <w:color w:val="000000" w:themeColor="text1"/>
            <w:sz w:val="22"/>
            <w:szCs w:val="22"/>
          </w:rPr>
          <w:t>, triggering a fishing moratorium and the generation of a rebuilding plan.</w:t>
        </w:r>
      </w:ins>
      <w:ins w:id="21" w:author="Adrian Stier" w:date="2019-03-19T14:55:00Z">
        <w:r w:rsidR="00900B16">
          <w:rPr>
            <w:rFonts w:ascii="Helvetica" w:hAnsi="Helvetica"/>
            <w:color w:val="000000" w:themeColor="text1"/>
            <w:sz w:val="22"/>
            <w:szCs w:val="22"/>
          </w:rPr>
          <w:t xml:space="preserve"> </w:t>
        </w:r>
      </w:ins>
      <w:ins w:id="22" w:author="Tim Essington" w:date="2019-04-22T17:00:00Z">
        <w:r w:rsidR="0090229B">
          <w:rPr>
            <w:rFonts w:ascii="Helvetica" w:hAnsi="Helvetica"/>
            <w:color w:val="000000" w:themeColor="text1"/>
            <w:sz w:val="22"/>
            <w:szCs w:val="22"/>
          </w:rPr>
          <w:t>Na</w:t>
        </w:r>
      </w:ins>
      <w:ins w:id="23" w:author="Tim Essington" w:date="2019-04-22T17:01:00Z">
        <w:r w:rsidR="0090229B">
          <w:rPr>
            <w:rFonts w:ascii="Helvetica" w:hAnsi="Helvetica"/>
            <w:color w:val="000000" w:themeColor="text1"/>
            <w:sz w:val="22"/>
            <w:szCs w:val="22"/>
          </w:rPr>
          <w:t>tural resource</w:t>
        </w:r>
      </w:ins>
      <w:ins w:id="24" w:author="Tim Essington" w:date="2019-04-22T17:00:00Z">
        <w:r w:rsidR="0090229B">
          <w:rPr>
            <w:rFonts w:ascii="Helvetica" w:hAnsi="Helvetica"/>
            <w:color w:val="000000" w:themeColor="text1"/>
            <w:sz w:val="22"/>
            <w:szCs w:val="22"/>
          </w:rPr>
          <w:t xml:space="preserve"> ma</w:t>
        </w:r>
      </w:ins>
      <w:ins w:id="25" w:author="Tim Essington" w:date="2019-04-22T17:01:00Z">
        <w:r w:rsidR="0090229B">
          <w:rPr>
            <w:rFonts w:ascii="Helvetica" w:hAnsi="Helvetica"/>
            <w:color w:val="000000" w:themeColor="text1"/>
            <w:sz w:val="22"/>
            <w:szCs w:val="22"/>
          </w:rPr>
          <w:t>nag</w:t>
        </w:r>
      </w:ins>
      <w:ins w:id="26" w:author="Tim Essington" w:date="2019-04-22T17:00:00Z">
        <w:r w:rsidR="0090229B">
          <w:rPr>
            <w:rFonts w:ascii="Helvetica" w:hAnsi="Helvetica"/>
            <w:color w:val="000000" w:themeColor="text1"/>
            <w:sz w:val="22"/>
            <w:szCs w:val="22"/>
          </w:rPr>
          <w:t xml:space="preserve">ers </w:t>
        </w:r>
      </w:ins>
      <w:del w:id="27" w:author="Tim Essington" w:date="2019-04-22T17:00:00Z">
        <w:r w:rsidR="00752CA9" w:rsidRPr="003805EE" w:rsidDel="0090229B">
          <w:rPr>
            <w:rFonts w:ascii="Helvetica" w:hAnsi="Helvetica"/>
            <w:color w:val="000000" w:themeColor="text1"/>
            <w:sz w:val="22"/>
            <w:szCs w:val="22"/>
          </w:rPr>
          <w:delText xml:space="preserve">Managers of a single species </w:delText>
        </w:r>
      </w:del>
      <w:r w:rsidR="00752CA9" w:rsidRPr="003805EE">
        <w:rPr>
          <w:rFonts w:ascii="Helvetica" w:hAnsi="Helvetica"/>
          <w:color w:val="000000" w:themeColor="text1"/>
          <w:sz w:val="22"/>
          <w:szCs w:val="22"/>
        </w:rPr>
        <w:t xml:space="preserve">also seek to avoid biological tipping points, a lower population limit that is typically </w:t>
      </w:r>
      <w:commentRangeStart w:id="28"/>
      <w:r w:rsidR="00752CA9" w:rsidRPr="003805EE">
        <w:rPr>
          <w:rFonts w:ascii="Helvetica" w:hAnsi="Helvetica"/>
          <w:color w:val="000000" w:themeColor="text1"/>
          <w:sz w:val="22"/>
          <w:szCs w:val="22"/>
        </w:rPr>
        <w:t>even lower than the limit reference point, below which irreversible harm can occur due to phenomena such as inbreeding depression</w:t>
      </w:r>
      <w:r w:rsidR="00A37982" w:rsidRPr="003805EE">
        <w:rPr>
          <w:rFonts w:ascii="Helvetica" w:hAnsi="Helvetica"/>
          <w:color w:val="000000" w:themeColor="text1"/>
          <w:sz w:val="22"/>
          <w:szCs w:val="22"/>
        </w:rPr>
        <w:t xml:space="preserve"> or mate limitation</w:t>
      </w:r>
      <w:r w:rsidR="00B369FD" w:rsidRPr="003805EE">
        <w:rPr>
          <w:rFonts w:ascii="Helvetica" w:hAnsi="Helvetica"/>
          <w:sz w:val="22"/>
          <w:szCs w:val="22"/>
        </w:rPr>
        <w:t xml:space="preserve"> </w:t>
      </w:r>
      <w:commentRangeEnd w:id="28"/>
      <w:r w:rsidR="0090229B">
        <w:rPr>
          <w:rStyle w:val="CommentReference"/>
        </w:rPr>
        <w:commentReference w:id="28"/>
      </w:r>
      <w:r w:rsidR="004C35D8"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instrText xml:space="preserve"> ADDIN EN.CITE &lt;EndNote&gt;&lt;Cite&gt;&lt;Author&gt;Courchamp&lt;/Author&gt;&lt;Year&gt;1999&lt;/Year&gt;&lt;RecNum&gt;4246&lt;/RecNum&gt;&lt;DisplayText&gt;[4]&lt;/DisplayText&gt;&lt;record&gt;&lt;rec-number&gt;4246&lt;/rec-number&gt;&lt;foreign-keys&gt;&lt;key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t>[4]</w:t>
      </w:r>
      <w:r w:rsidR="004C35D8" w:rsidRPr="003805EE">
        <w:rPr>
          <w:rFonts w:ascii="Helvetica" w:hAnsi="Helvetica"/>
          <w:color w:val="000000" w:themeColor="text1"/>
          <w:sz w:val="22"/>
          <w:szCs w:val="22"/>
        </w:rPr>
        <w:fldChar w:fldCharType="end"/>
      </w:r>
      <w:ins w:id="29" w:author="Adrian Stier" w:date="2019-03-19T14:57:00Z">
        <w:r w:rsidR="00900B16">
          <w:rPr>
            <w:rFonts w:ascii="Helvetica" w:hAnsi="Helvetica"/>
            <w:color w:val="000000" w:themeColor="text1"/>
            <w:sz w:val="22"/>
            <w:szCs w:val="22"/>
          </w:rPr>
          <w:t>, which can lead to population extinction</w:t>
        </w:r>
      </w:ins>
      <w:r w:rsidR="00B369FD" w:rsidRPr="003805EE">
        <w:rPr>
          <w:rFonts w:ascii="Helvetica" w:hAnsi="Helvetica"/>
          <w:color w:val="000000" w:themeColor="text1"/>
          <w:sz w:val="22"/>
          <w:szCs w:val="22"/>
        </w:rPr>
        <w:t>.</w:t>
      </w:r>
      <w:r w:rsidR="00752CA9" w:rsidRPr="003805EE">
        <w:rPr>
          <w:rFonts w:ascii="Helvetica" w:hAnsi="Helvetica"/>
          <w:color w:val="000000" w:themeColor="text1"/>
          <w:sz w:val="22"/>
          <w:szCs w:val="22"/>
        </w:rPr>
        <w:t xml:space="preserve"> </w:t>
      </w:r>
      <w:r w:rsidR="000762F3" w:rsidRPr="003805EE">
        <w:rPr>
          <w:rFonts w:ascii="Helvetica" w:hAnsi="Helvetica"/>
          <w:color w:val="000000" w:themeColor="text1"/>
          <w:sz w:val="22"/>
          <w:szCs w:val="22"/>
        </w:rPr>
        <w:t xml:space="preserve">Such </w:t>
      </w:r>
      <w:r w:rsidR="006D77C6" w:rsidRPr="003805EE">
        <w:rPr>
          <w:rFonts w:ascii="Helvetica" w:hAnsi="Helvetica"/>
          <w:color w:val="000000" w:themeColor="text1"/>
          <w:sz w:val="22"/>
          <w:szCs w:val="22"/>
        </w:rPr>
        <w:t xml:space="preserve">single species </w:t>
      </w:r>
      <w:r w:rsidR="000762F3" w:rsidRPr="003805EE">
        <w:rPr>
          <w:rFonts w:ascii="Helvetica" w:hAnsi="Helvetica"/>
          <w:color w:val="000000" w:themeColor="text1"/>
          <w:sz w:val="22"/>
          <w:szCs w:val="22"/>
        </w:rPr>
        <w:t xml:space="preserve">thresholds have been </w:t>
      </w:r>
      <w:commentRangeStart w:id="30"/>
      <w:commentRangeStart w:id="31"/>
      <w:r w:rsidR="000762F3" w:rsidRPr="003805EE">
        <w:rPr>
          <w:rFonts w:ascii="Helvetica" w:hAnsi="Helvetica"/>
          <w:color w:val="000000" w:themeColor="text1"/>
          <w:sz w:val="22"/>
          <w:szCs w:val="22"/>
        </w:rPr>
        <w:t xml:space="preserve">discussed </w:t>
      </w:r>
      <w:commentRangeEnd w:id="30"/>
      <w:r w:rsidR="0090229B">
        <w:rPr>
          <w:rStyle w:val="CommentReference"/>
        </w:rPr>
        <w:commentReference w:id="30"/>
      </w:r>
      <w:commentRangeEnd w:id="31"/>
      <w:r w:rsidR="0090229B">
        <w:rPr>
          <w:rStyle w:val="CommentReference"/>
        </w:rPr>
        <w:commentReference w:id="31"/>
      </w:r>
      <w:r w:rsidR="000762F3" w:rsidRPr="003805EE">
        <w:rPr>
          <w:rFonts w:ascii="Helvetica" w:hAnsi="Helvetica"/>
          <w:color w:val="000000" w:themeColor="text1"/>
          <w:sz w:val="22"/>
          <w:szCs w:val="22"/>
        </w:rPr>
        <w:t xml:space="preserve">in a diverse array of contexts </w:t>
      </w:r>
      <w:r w:rsidR="006D77C6" w:rsidRPr="003805EE">
        <w:rPr>
          <w:rFonts w:ascii="Helvetica" w:hAnsi="Helvetica"/>
          <w:color w:val="000000" w:themeColor="text1"/>
          <w:sz w:val="22"/>
          <w:szCs w:val="22"/>
        </w:rPr>
        <w:t xml:space="preserve">ranging from </w:t>
      </w:r>
      <w:r w:rsidR="000762F3" w:rsidRPr="003805EE">
        <w:rPr>
          <w:rFonts w:ascii="Helvetica" w:hAnsi="Helvetica"/>
          <w:color w:val="000000" w:themeColor="text1"/>
          <w:sz w:val="22"/>
          <w:szCs w:val="22"/>
        </w:rPr>
        <w:t xml:space="preserve">indigenous hunting of geese in Australia </w:t>
      </w:r>
      <w:r w:rsidR="006D77C6"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instrText xml:space="preserve"> ADDIN EN.CITE &lt;EndNote&gt;&lt;Cite&gt;&lt;Author&gt;Traill&lt;/Author&gt;&lt;Year&gt;2010&lt;/Year&gt;&lt;RecNum&gt;8452&lt;/RecNum&gt;&lt;DisplayText&gt;[5]&lt;/DisplayText&gt;&lt;record&gt;&lt;rec-number&gt;8452&lt;/rec-number&gt;&lt;foreign-keys&gt;&lt;key app="EN" db-id="dsrza9wtbra05fevxvw5svf8d0a9a0ptptvp" timestamp="1490826343"&gt;8452&lt;/key&gt;&lt;/foreign-keys&gt;&lt;ref-type name="Journal Article"&gt;17&lt;/ref-type&gt;&lt;contributors&gt;&lt;authors&gt;&lt;author&gt;Traill, Lochran W&lt;/author&gt;&lt;author&gt;Bradshaw, Corey JA&lt;/author&gt;&lt;author&gt;Delean, Steven&lt;/author&gt;&lt;author&gt;Brook, Barry W&lt;/author&gt;&lt;/authors&gt;&lt;/contributors&gt;&lt;titles&gt;&lt;title&gt;Wetland conservation and sustainable use under global change: a tropical Australian case study using magpie geese&lt;/title&gt;&lt;secondary-title&gt;Ecography&lt;/secondary-title&gt;&lt;/titles&gt;&lt;periodical&gt;&lt;full-title&gt;Ecography&lt;/full-title&gt;&lt;/periodical&gt;&lt;pages&gt;818-825&lt;/pages&gt;&lt;volume&gt;33&lt;/volume&gt;&lt;number&gt;5&lt;/number&gt;&lt;dates&gt;&lt;year&gt;2010&lt;/year&gt;&lt;/dates&gt;&lt;isbn&gt;1600-0587&lt;/isbn&gt;&lt;urls&gt;&lt;/urls&gt;&lt;/record&gt;&lt;/Cite&gt;&lt;/EndNote&gt;</w:instrText>
      </w:r>
      <w:r w:rsidR="006D77C6"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t>[5]</w:t>
      </w:r>
      <w:r w:rsidR="006D77C6" w:rsidRPr="003805EE">
        <w:rPr>
          <w:rFonts w:ascii="Helvetica" w:hAnsi="Helvetica"/>
          <w:color w:val="000000" w:themeColor="text1"/>
          <w:sz w:val="22"/>
          <w:szCs w:val="22"/>
        </w:rPr>
        <w:fldChar w:fldCharType="end"/>
      </w:r>
      <w:r w:rsidR="000762F3" w:rsidRPr="003805EE">
        <w:rPr>
          <w:rFonts w:ascii="Helvetica" w:hAnsi="Helvetica"/>
          <w:color w:val="000000" w:themeColor="text1"/>
          <w:sz w:val="22"/>
          <w:szCs w:val="22"/>
        </w:rPr>
        <w:t xml:space="preserve"> </w:t>
      </w:r>
      <w:r w:rsidR="006D77C6" w:rsidRPr="003805EE">
        <w:rPr>
          <w:rFonts w:ascii="Helvetica" w:hAnsi="Helvetica"/>
          <w:color w:val="000000" w:themeColor="text1"/>
          <w:sz w:val="22"/>
          <w:szCs w:val="22"/>
        </w:rPr>
        <w:t xml:space="preserve">to </w:t>
      </w:r>
      <w:ins w:id="32" w:author="Adrian Stier" w:date="2019-03-19T14:58:00Z">
        <w:r w:rsidR="006F0355">
          <w:rPr>
            <w:rFonts w:ascii="Helvetica" w:hAnsi="Helvetica"/>
            <w:color w:val="000000" w:themeColor="text1"/>
            <w:sz w:val="22"/>
            <w:szCs w:val="22"/>
          </w:rPr>
          <w:t xml:space="preserve">South American </w:t>
        </w:r>
      </w:ins>
      <w:r w:rsidR="006D77C6" w:rsidRPr="003805EE">
        <w:rPr>
          <w:rFonts w:ascii="Helvetica" w:hAnsi="Helvetica"/>
          <w:color w:val="000000" w:themeColor="text1"/>
          <w:sz w:val="22"/>
          <w:szCs w:val="22"/>
        </w:rPr>
        <w:t>clam</w:t>
      </w:r>
      <w:r w:rsidR="000762F3" w:rsidRPr="003805EE">
        <w:rPr>
          <w:rFonts w:ascii="Helvetica" w:hAnsi="Helvetica"/>
          <w:color w:val="000000" w:themeColor="text1"/>
          <w:sz w:val="22"/>
          <w:szCs w:val="22"/>
        </w:rPr>
        <w:t xml:space="preserve"> fisheries </w:t>
      </w:r>
      <w:r w:rsidR="006D77C6"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instrText xml:space="preserve"> ADDIN EN.CITE &lt;EndNote&gt;&lt;Cite&gt;&lt;Author&gt;Ortega&lt;/Author&gt;&lt;Year&gt;2012&lt;/Year&gt;&lt;RecNum&gt;8453&lt;/RecNum&gt;&lt;DisplayText&gt;[6]&lt;/DisplayText&gt;&lt;record&gt;&lt;rec-number&gt;8453&lt;/rec-number&gt;&lt;foreign-keys&gt;&lt;key app="EN" db-id="dsrza9wtbra05fevxvw5svf8d0a9a0ptptvp" timestamp="1490826376"&gt;8453&lt;/key&gt;&lt;/foreign-keys&gt;&lt;ref-type name="Journal Article"&gt;17&lt;/ref-type&gt;&lt;contributors&gt;&lt;authors&gt;&lt;author&gt;Ortega, Leonardo&lt;/author&gt;&lt;author&gt;Castilla, Juan Carlos&lt;/author&gt;&lt;author&gt;Espino, Marco&lt;/author&gt;&lt;author&gt;Yamashiro, Carmen&lt;/author&gt;&lt;author&gt;Defeo, Omar&lt;/author&gt;&lt;/authors&gt;&lt;/contributors&gt;&lt;titles&gt;&lt;title&gt;Effects of fishing, market price, and climate on two South American clam species&lt;/title&gt;&lt;secondary-title&gt;Marine Ecology Progress Series&lt;/secondary-title&gt;&lt;/titles&gt;&lt;periodical&gt;&lt;full-title&gt;Marine Ecology Progress Series&lt;/full-title&gt;&lt;/periodical&gt;&lt;pages&gt;71-85&lt;/pages&gt;&lt;volume&gt;469&lt;/volume&gt;&lt;dates&gt;&lt;year&gt;2012&lt;/year&gt;&lt;/dates&gt;&lt;isbn&gt;0171-8630&lt;/isbn&gt;&lt;urls&gt;&lt;/urls&gt;&lt;/record&gt;&lt;/Cite&gt;&lt;/EndNote&gt;</w:instrText>
      </w:r>
      <w:r w:rsidR="006D77C6"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t>[6]</w:t>
      </w:r>
      <w:r w:rsidR="006D77C6" w:rsidRPr="003805EE">
        <w:rPr>
          <w:rFonts w:ascii="Helvetica" w:hAnsi="Helvetica"/>
          <w:color w:val="000000" w:themeColor="text1"/>
          <w:sz w:val="22"/>
          <w:szCs w:val="22"/>
        </w:rPr>
        <w:fldChar w:fldCharType="end"/>
      </w:r>
      <w:r w:rsidR="006D77C6" w:rsidRPr="003805EE">
        <w:rPr>
          <w:rFonts w:ascii="Helvetica" w:hAnsi="Helvetica"/>
          <w:color w:val="000000" w:themeColor="text1"/>
          <w:sz w:val="22"/>
          <w:szCs w:val="22"/>
        </w:rPr>
        <w:t xml:space="preserve">. </w:t>
      </w:r>
    </w:p>
    <w:p w14:paraId="784ECB1A" w14:textId="6CAD44EE" w:rsidR="00002A0A" w:rsidRPr="003805EE" w:rsidRDefault="00C14DA4" w:rsidP="00E65B1B">
      <w:pPr>
        <w:spacing w:line="480" w:lineRule="auto"/>
        <w:ind w:firstLine="810"/>
        <w:rPr>
          <w:rFonts w:ascii="Helvetica" w:hAnsi="Helvetica"/>
          <w:color w:val="000000" w:themeColor="text1"/>
          <w:sz w:val="22"/>
          <w:szCs w:val="22"/>
        </w:rPr>
      </w:pPr>
      <w:r w:rsidRPr="003805EE">
        <w:rPr>
          <w:rFonts w:ascii="Helvetica" w:hAnsi="Helvetica"/>
          <w:color w:val="000000" w:themeColor="text1"/>
          <w:sz w:val="22"/>
          <w:szCs w:val="22"/>
        </w:rPr>
        <w:t>R</w:t>
      </w:r>
      <w:r w:rsidR="004C35D8" w:rsidRPr="003805EE">
        <w:rPr>
          <w:rFonts w:ascii="Helvetica" w:hAnsi="Helvetica"/>
          <w:color w:val="000000" w:themeColor="text1"/>
          <w:sz w:val="22"/>
          <w:szCs w:val="22"/>
        </w:rPr>
        <w:t xml:space="preserve">eference points and biological tipping points also exist at </w:t>
      </w:r>
      <w:r w:rsidR="00F658A3" w:rsidRPr="003805EE">
        <w:rPr>
          <w:rFonts w:ascii="Helvetica" w:hAnsi="Helvetica"/>
          <w:color w:val="000000" w:themeColor="text1"/>
          <w:sz w:val="22"/>
          <w:szCs w:val="22"/>
        </w:rPr>
        <w:t>the ecosystem leve</w:t>
      </w:r>
      <w:r w:rsidR="00F6763F" w:rsidRPr="003805EE">
        <w:rPr>
          <w:rFonts w:ascii="Helvetica" w:hAnsi="Helvetica"/>
          <w:color w:val="000000" w:themeColor="text1"/>
          <w:sz w:val="22"/>
          <w:szCs w:val="22"/>
        </w:rPr>
        <w:t>l. In these cases,</w:t>
      </w:r>
      <w:r w:rsidR="00F658A3" w:rsidRPr="003805EE">
        <w:rPr>
          <w:rFonts w:ascii="Helvetica" w:hAnsi="Helvetica"/>
          <w:color w:val="000000" w:themeColor="text1"/>
          <w:sz w:val="22"/>
          <w:szCs w:val="22"/>
        </w:rPr>
        <w:t xml:space="preserve"> </w:t>
      </w:r>
      <w:r w:rsidR="004C35D8" w:rsidRPr="003805EE">
        <w:rPr>
          <w:rFonts w:ascii="Helvetica" w:hAnsi="Helvetica"/>
          <w:color w:val="000000" w:themeColor="text1"/>
          <w:sz w:val="22"/>
          <w:szCs w:val="22"/>
        </w:rPr>
        <w:t>man</w:t>
      </w:r>
      <w:r w:rsidR="00F6763F" w:rsidRPr="003805EE">
        <w:rPr>
          <w:rFonts w:ascii="Helvetica" w:hAnsi="Helvetica"/>
          <w:color w:val="000000" w:themeColor="text1"/>
          <w:sz w:val="22"/>
          <w:szCs w:val="22"/>
        </w:rPr>
        <w:t>a</w:t>
      </w:r>
      <w:r w:rsidR="004C35D8" w:rsidRPr="003805EE">
        <w:rPr>
          <w:rFonts w:ascii="Helvetica" w:hAnsi="Helvetica"/>
          <w:color w:val="000000" w:themeColor="text1"/>
          <w:sz w:val="22"/>
          <w:szCs w:val="22"/>
        </w:rPr>
        <w:t>gers avoid biological tipping points</w:t>
      </w:r>
      <w:r w:rsidR="00F6763F" w:rsidRPr="003805EE">
        <w:rPr>
          <w:rFonts w:ascii="Helvetica" w:hAnsi="Helvetica"/>
          <w:color w:val="000000" w:themeColor="text1"/>
          <w:sz w:val="22"/>
          <w:szCs w:val="22"/>
        </w:rPr>
        <w:t xml:space="preserve"> that are</w:t>
      </w:r>
      <w:r w:rsidR="004C35D8" w:rsidRPr="003805EE">
        <w:rPr>
          <w:rFonts w:ascii="Helvetica" w:hAnsi="Helvetica"/>
          <w:color w:val="000000" w:themeColor="text1"/>
          <w:sz w:val="22"/>
          <w:szCs w:val="22"/>
        </w:rPr>
        <w:t xml:space="preserve"> </w:t>
      </w:r>
      <w:r w:rsidR="00F658A3" w:rsidRPr="003805EE">
        <w:rPr>
          <w:rFonts w:ascii="Helvetica" w:hAnsi="Helvetica"/>
          <w:color w:val="000000" w:themeColor="text1"/>
          <w:sz w:val="22"/>
          <w:szCs w:val="22"/>
        </w:rPr>
        <w:t xml:space="preserve">defined as the point where the system rapidly switches regimes, causing demonstrable shifts in ecosystem structure and function that </w:t>
      </w:r>
      <w:r w:rsidR="00F658A3" w:rsidRPr="003805EE">
        <w:rPr>
          <w:rFonts w:ascii="Helvetica" w:hAnsi="Helvetica"/>
          <w:color w:val="000000" w:themeColor="text1"/>
          <w:sz w:val="22"/>
          <w:szCs w:val="22"/>
        </w:rPr>
        <w:lastRenderedPageBreak/>
        <w:t xml:space="preserve">precipitate </w:t>
      </w:r>
      <w:r w:rsidR="00FE3BA0" w:rsidRPr="003805EE">
        <w:rPr>
          <w:rFonts w:ascii="Helvetica" w:hAnsi="Helvetica"/>
          <w:color w:val="000000" w:themeColor="text1"/>
          <w:sz w:val="22"/>
          <w:szCs w:val="22"/>
        </w:rPr>
        <w:t xml:space="preserve">ecological and socio-economic </w:t>
      </w:r>
      <w:r w:rsidR="00F658A3" w:rsidRPr="003805EE">
        <w:rPr>
          <w:rFonts w:ascii="Helvetica" w:hAnsi="Helvetica"/>
          <w:color w:val="000000" w:themeColor="text1"/>
          <w:sz w:val="22"/>
          <w:szCs w:val="22"/>
        </w:rPr>
        <w:t xml:space="preserve">disruptions </w:t>
      </w:r>
      <w:r w:rsidR="00F658A3"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instrText xml:space="preserve"> ADDIN EN.CITE &lt;EndNote&gt;&lt;Cite&gt;&lt;Author&gt;May&lt;/Author&gt;&lt;Year&gt;1977&lt;/Year&gt;&lt;RecNum&gt;8128&lt;/RecNum&gt;&lt;DisplayText&gt;[7, 8]&lt;/DisplayText&gt;&lt;record&gt;&lt;rec-number&gt;8128&lt;/rec-number&gt;&lt;foreign-keys&gt;&lt;key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F658A3"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t>[7, 8]</w:t>
      </w:r>
      <w:r w:rsidR="00F658A3" w:rsidRPr="003805EE">
        <w:rPr>
          <w:rFonts w:ascii="Helvetica" w:hAnsi="Helvetica"/>
          <w:color w:val="000000" w:themeColor="text1"/>
          <w:sz w:val="22"/>
          <w:szCs w:val="22"/>
        </w:rPr>
        <w:fldChar w:fldCharType="end"/>
      </w:r>
      <w:r w:rsidR="00F658A3" w:rsidRPr="003805EE">
        <w:rPr>
          <w:rFonts w:ascii="Helvetica" w:hAnsi="Helvetica"/>
          <w:color w:val="000000" w:themeColor="text1"/>
          <w:sz w:val="22"/>
          <w:szCs w:val="22"/>
        </w:rPr>
        <w:t xml:space="preserve">. </w:t>
      </w:r>
      <w:r w:rsidR="00CF1A4E" w:rsidRPr="003805EE">
        <w:rPr>
          <w:rFonts w:ascii="Helvetica" w:hAnsi="Helvetica"/>
          <w:color w:val="000000" w:themeColor="text1"/>
          <w:sz w:val="22"/>
          <w:szCs w:val="22"/>
        </w:rPr>
        <w:t>E</w:t>
      </w:r>
      <w:r w:rsidR="00EA37F5" w:rsidRPr="003805EE">
        <w:rPr>
          <w:rFonts w:ascii="Helvetica" w:hAnsi="Helvetica"/>
          <w:color w:val="000000" w:themeColor="text1"/>
          <w:sz w:val="22"/>
          <w:szCs w:val="22"/>
        </w:rPr>
        <w:t>cosystem-level tipping points and accompanying regime shifts have been associated with</w:t>
      </w:r>
      <w:r w:rsidR="0063467E" w:rsidRPr="003805EE">
        <w:rPr>
          <w:rFonts w:ascii="Helvetica" w:hAnsi="Helvetica"/>
          <w:color w:val="000000" w:themeColor="text1"/>
          <w:sz w:val="22"/>
          <w:szCs w:val="22"/>
        </w:rPr>
        <w:t xml:space="preserve"> combinations of</w:t>
      </w:r>
      <w:r w:rsidR="00EA37F5" w:rsidRPr="003805EE">
        <w:rPr>
          <w:rFonts w:ascii="Helvetica" w:hAnsi="Helvetica"/>
          <w:color w:val="000000" w:themeColor="text1"/>
          <w:sz w:val="22"/>
          <w:szCs w:val="22"/>
        </w:rPr>
        <w:t xml:space="preserve"> drivers including resource exploitation </w:t>
      </w:r>
      <w:r w:rsidR="00B548BF"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instrText xml:space="preserve"> ADDIN EN.CITE &lt;EndNote&gt;&lt;Cite&gt;&lt;Author&gt;Choi&lt;/Author&gt;&lt;Year&gt;2005&lt;/Year&gt;&lt;RecNum&gt;8455&lt;/RecNum&gt;&lt;Prefix&gt;overfishing`; &lt;/Prefix&gt;&lt;DisplayText&gt;[overfishing; 9, 10]&lt;/DisplayText&gt;&lt;record&gt;&lt;rec-number&gt;8455&lt;/rec-number&gt;&lt;foreign-keys&gt;&lt;key app="EN" db-id="dsrza9wtbra05fevxvw5svf8d0a9a0ptptvp" timestamp="1490826651"&gt;8455&lt;/key&gt;&lt;/foreign-keys&gt;&lt;ref-type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8454&lt;/RecNum&gt;&lt;record&gt;&lt;rec-number&gt;8454&lt;/rec-number&gt;&lt;foreign-keys&gt;&lt;key app="EN" db-id="dsrza9wtbra05fevxvw5svf8d0a9a0ptptvp" timestamp="1490826582"&gt;8454&lt;/key&gt;&lt;/foreign-keys&gt;&lt;ref-type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B548BF"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t>[overfishing; 9, 10]</w:t>
      </w:r>
      <w:r w:rsidR="00B548BF" w:rsidRPr="003805EE">
        <w:rPr>
          <w:rFonts w:ascii="Helvetica" w:hAnsi="Helvetica"/>
          <w:color w:val="000000" w:themeColor="text1"/>
          <w:sz w:val="22"/>
          <w:szCs w:val="22"/>
        </w:rPr>
        <w:fldChar w:fldCharType="end"/>
      </w:r>
      <w:r w:rsidR="00EA37F5" w:rsidRPr="003805EE">
        <w:rPr>
          <w:rFonts w:ascii="Helvetica" w:hAnsi="Helvetica"/>
          <w:color w:val="000000" w:themeColor="text1"/>
          <w:sz w:val="22"/>
          <w:szCs w:val="22"/>
        </w:rPr>
        <w:t xml:space="preserve">, </w:t>
      </w:r>
      <w:ins w:id="33" w:author="Adrian Stier" w:date="2019-03-19T15:09:00Z">
        <w:r w:rsidR="00DB1332">
          <w:rPr>
            <w:rFonts w:ascii="Helvetica" w:hAnsi="Helvetica"/>
            <w:color w:val="000000" w:themeColor="text1"/>
            <w:sz w:val="22"/>
            <w:szCs w:val="22"/>
          </w:rPr>
          <w:t>nutrient limitation</w:t>
        </w:r>
      </w:ins>
      <w:ins w:id="34" w:author="Adrian Stier" w:date="2019-03-19T15:16:00Z">
        <w:r w:rsidR="00685101">
          <w:rPr>
            <w:rFonts w:ascii="Helvetica" w:hAnsi="Helvetica"/>
            <w:color w:val="000000" w:themeColor="text1"/>
            <w:sz w:val="22"/>
            <w:szCs w:val="22"/>
          </w:rPr>
          <w:t xml:space="preserve"> </w:t>
        </w:r>
        <w:r w:rsidR="00685101" w:rsidRPr="00685101">
          <w:rPr>
            <w:rFonts w:ascii="Helvetica" w:hAnsi="Helvetica"/>
            <w:color w:val="000000" w:themeColor="text1"/>
            <w:sz w:val="22"/>
            <w:szCs w:val="22"/>
          </w:rPr>
          <w:t>{Carpenter, 2003 #8529}</w:t>
        </w:r>
      </w:ins>
      <w:ins w:id="35" w:author="Adrian Stier" w:date="2019-03-19T15:09:00Z">
        <w:r w:rsidR="00DB1332">
          <w:rPr>
            <w:rFonts w:ascii="Helvetica" w:hAnsi="Helvetica"/>
            <w:color w:val="000000" w:themeColor="text1"/>
            <w:sz w:val="22"/>
            <w:szCs w:val="22"/>
          </w:rPr>
          <w:t xml:space="preserve">, </w:t>
        </w:r>
      </w:ins>
      <w:del w:id="36" w:author="Adrian Stier" w:date="2019-03-19T15:16:00Z">
        <w:r w:rsidR="00EA37F5" w:rsidRPr="003805EE" w:rsidDel="00685101">
          <w:rPr>
            <w:rFonts w:ascii="Helvetica" w:hAnsi="Helvetica"/>
            <w:color w:val="000000" w:themeColor="text1"/>
            <w:sz w:val="22"/>
            <w:szCs w:val="22"/>
          </w:rPr>
          <w:delText xml:space="preserve">climate shifts </w:delText>
        </w:r>
        <w:r w:rsidR="00B548BF" w:rsidRPr="003805EE" w:rsidDel="00685101">
          <w:rPr>
            <w:rFonts w:ascii="Helvetica" w:hAnsi="Helvetica"/>
            <w:color w:val="000000" w:themeColor="text1"/>
            <w:sz w:val="22"/>
            <w:szCs w:val="22"/>
          </w:rPr>
          <w:fldChar w:fldCharType="begin"/>
        </w:r>
        <w:r w:rsidR="004C725F" w:rsidRPr="003805EE" w:rsidDel="00685101">
          <w:rPr>
            <w:rFonts w:ascii="Helvetica" w:hAnsi="Helvetica"/>
            <w:color w:val="000000" w:themeColor="text1"/>
            <w:sz w:val="22"/>
            <w:szCs w:val="22"/>
          </w:rPr>
          <w:delInstrText xml:space="preserve"> ADDIN EN.CITE &lt;EndNote&gt;&lt;Cite&gt;&lt;Author&gt;Reyer&lt;/Author&gt;&lt;Year&gt;2015&lt;/Year&gt;&lt;RecNum&gt;8457&lt;/RecNum&gt;&lt;DisplayText&gt;[11, 12]&lt;/DisplayText&gt;&lt;record&gt;&lt;rec-number&gt;8457&lt;/rec-number&gt;&lt;foreign-keys&gt;&lt;key app="EN" db-id="dsrza9wtbra05fevxvw5svf8d0a9a0ptptvp" timestamp="1490826735"&gt;8457&lt;/key&gt;&lt;/foreign-keys&gt;&lt;ref-type name="Journal Article"&gt;17&lt;/ref-type&gt;&lt;contributors&gt;&lt;authors&gt;&lt;author&gt;Reyer, Christopher PO&lt;/author&gt;&lt;author&gt;Brouwers, Niels&lt;/author&gt;&lt;author&gt;Rammig, Anja&lt;/author&gt;&lt;author&gt;Brook, Barry W&lt;/author&gt;&lt;author&gt;Epila, Jackie&lt;/author&gt;&lt;author&gt;Grant, Robert F&lt;/author&gt;&lt;author&gt;Holmgren, Milena&lt;/author&gt;&lt;author&gt;Langerwisch, Fanny&lt;/author&gt;&lt;author&gt;Leuzinger, Sebastian&lt;/author&gt;&lt;author&gt;Lucht, Wolfgang&lt;/author&gt;&lt;/authors&gt;&lt;/contributors&gt;&lt;titles&gt;&lt;title&gt;Forest resilience and tipping points at different spatio‐temporal scales: approaches and challenges&lt;/title&gt;&lt;secondary-title&gt;Journal of Ecology&lt;/secondary-title&gt;&lt;/titles&gt;&lt;periodical&gt;&lt;full-title&gt;Journal of Ecology&lt;/full-title&gt;&lt;/periodical&gt;&lt;pages&gt;5-15&lt;/pages&gt;&lt;volume&gt;103&lt;/volume&gt;&lt;number&gt;1&lt;/number&gt;&lt;dates&gt;&lt;year&gt;2015&lt;/year&gt;&lt;/dates&gt;&lt;isbn&gt;1365-2745&lt;/isbn&gt;&lt;urls&gt;&lt;/urls&gt;&lt;/record&gt;&lt;/Cite&gt;&lt;Cite&gt;&lt;Author&gt;Hare&lt;/Author&gt;&lt;Year&gt;2000&lt;/Year&gt;&lt;RecNum&gt;8456&lt;/RecNum&gt;&lt;record&gt;&lt;rec-number&gt;8456&lt;/rec-number&gt;&lt;foreign-keys&gt;&lt;key app="EN" db-id="dsrza9wtbra05fevxvw5svf8d0a9a0ptptvp" timestamp="1490826710"&gt;8456&lt;/key&gt;&lt;/foreign-keys&gt;&lt;ref-type name="Journal Article"&gt;17&lt;/ref-type&gt;&lt;contributors&gt;&lt;authors&gt;&lt;author&gt;Hare, Steven R&lt;/author&gt;&lt;author&gt;Mantua, Nathan J&lt;/author&gt;&lt;/authors&gt;&lt;/contributors&gt;&lt;titles&gt;&lt;title&gt;Empirical evidence for North Pacific regime shifts in 1977 and 1989&lt;/title&gt;&lt;secondary-title&gt;Progress in oceanography&lt;/secondary-title&gt;&lt;/titles&gt;&lt;periodical&gt;&lt;full-title&gt;Progress in Oceanography&lt;/full-title&gt;&lt;/periodical&gt;&lt;pages&gt;103-145&lt;/pages&gt;&lt;volume&gt;47&lt;/volume&gt;&lt;number&gt;2&lt;/number&gt;&lt;dates&gt;&lt;year&gt;2000&lt;/year&gt;&lt;/dates&gt;&lt;isbn&gt;0079-6611&lt;/isbn&gt;&lt;urls&gt;&lt;/urls&gt;&lt;/record&gt;&lt;/Cite&gt;&lt;/EndNote&gt;</w:delInstrText>
        </w:r>
        <w:r w:rsidR="00B548BF" w:rsidRPr="003805EE" w:rsidDel="00685101">
          <w:rPr>
            <w:rFonts w:ascii="Helvetica" w:hAnsi="Helvetica"/>
            <w:color w:val="000000" w:themeColor="text1"/>
            <w:sz w:val="22"/>
            <w:szCs w:val="22"/>
          </w:rPr>
          <w:fldChar w:fldCharType="separate"/>
        </w:r>
        <w:r w:rsidR="004C725F" w:rsidRPr="003805EE" w:rsidDel="00685101">
          <w:rPr>
            <w:rFonts w:ascii="Helvetica" w:hAnsi="Helvetica"/>
            <w:noProof/>
            <w:color w:val="000000" w:themeColor="text1"/>
            <w:sz w:val="22"/>
            <w:szCs w:val="22"/>
          </w:rPr>
          <w:delText>[11, 12]</w:delText>
        </w:r>
        <w:r w:rsidR="00B548BF" w:rsidRPr="003805EE" w:rsidDel="00685101">
          <w:rPr>
            <w:rFonts w:ascii="Helvetica" w:hAnsi="Helvetica"/>
            <w:color w:val="000000" w:themeColor="text1"/>
            <w:sz w:val="22"/>
            <w:szCs w:val="22"/>
          </w:rPr>
          <w:fldChar w:fldCharType="end"/>
        </w:r>
        <w:r w:rsidR="00824008" w:rsidRPr="003805EE" w:rsidDel="00685101">
          <w:rPr>
            <w:rFonts w:ascii="Helvetica" w:hAnsi="Helvetica"/>
            <w:color w:val="000000" w:themeColor="text1"/>
            <w:sz w:val="22"/>
            <w:szCs w:val="22"/>
          </w:rPr>
          <w:delText xml:space="preserve"> </w:delText>
        </w:r>
      </w:del>
      <w:r w:rsidR="00EA37F5" w:rsidRPr="003805EE">
        <w:rPr>
          <w:rFonts w:ascii="Helvetica" w:hAnsi="Helvetica"/>
          <w:color w:val="000000" w:themeColor="text1"/>
          <w:sz w:val="22"/>
          <w:szCs w:val="22"/>
        </w:rPr>
        <w:t xml:space="preserve">and habitat fragmentation </w:t>
      </w:r>
      <w:r w:rsidR="00554BD6">
        <w:rPr>
          <w:rFonts w:ascii="Helvetica" w:hAnsi="Helvetica"/>
          <w:color w:val="000000" w:themeColor="text1"/>
          <w:sz w:val="22"/>
          <w:szCs w:val="22"/>
        </w:rPr>
        <w:t>{deforestation`; \Cumming, 2012 #8458}</w:t>
      </w:r>
      <w:r w:rsidR="00824008" w:rsidRPr="003805EE">
        <w:rPr>
          <w:rFonts w:ascii="Helvetica" w:hAnsi="Helvetica"/>
          <w:color w:val="000000" w:themeColor="text1"/>
          <w:sz w:val="22"/>
          <w:szCs w:val="22"/>
        </w:rPr>
        <w:t>.</w:t>
      </w:r>
    </w:p>
    <w:p w14:paraId="0B02ADA4" w14:textId="0D105350" w:rsidR="008F57EE" w:rsidRPr="003805EE" w:rsidRDefault="007C79E2" w:rsidP="00E65B1B">
      <w:pPr>
        <w:pStyle w:val="p1"/>
        <w:spacing w:line="480" w:lineRule="auto"/>
        <w:ind w:firstLine="720"/>
        <w:rPr>
          <w:rFonts w:ascii="Helvetica" w:hAnsi="Helvetica"/>
          <w:color w:val="000000" w:themeColor="text1"/>
          <w:sz w:val="22"/>
          <w:szCs w:val="22"/>
        </w:rPr>
      </w:pPr>
      <w:r w:rsidRPr="003805EE">
        <w:rPr>
          <w:rFonts w:ascii="Helvetica" w:hAnsi="Helvetica"/>
          <w:color w:val="000000" w:themeColor="text1"/>
          <w:sz w:val="22"/>
          <w:szCs w:val="22"/>
        </w:rPr>
        <w:t xml:space="preserve">Whether </w:t>
      </w:r>
      <w:r w:rsidR="00002A0A" w:rsidRPr="003805EE">
        <w:rPr>
          <w:rFonts w:ascii="Helvetica" w:hAnsi="Helvetica"/>
          <w:color w:val="000000" w:themeColor="text1"/>
          <w:sz w:val="22"/>
          <w:szCs w:val="22"/>
        </w:rPr>
        <w:t>focused on</w:t>
      </w:r>
      <w:r w:rsidR="00F658A3" w:rsidRPr="003805EE">
        <w:rPr>
          <w:rFonts w:ascii="Helvetica" w:hAnsi="Helvetica"/>
          <w:color w:val="000000" w:themeColor="text1"/>
          <w:sz w:val="22"/>
          <w:szCs w:val="22"/>
        </w:rPr>
        <w:t xml:space="preserve"> a single species or an entire ecosystem, i</w:t>
      </w:r>
      <w:r w:rsidR="008F57EE" w:rsidRPr="003805EE">
        <w:rPr>
          <w:rFonts w:ascii="Helvetica" w:hAnsi="Helvetica"/>
          <w:color w:val="000000" w:themeColor="text1"/>
          <w:sz w:val="22"/>
          <w:szCs w:val="22"/>
        </w:rPr>
        <w:t xml:space="preserve">ntensive monitoring can facilitate the avoidance of </w:t>
      </w:r>
      <w:r w:rsidR="005F6E63" w:rsidRPr="003805EE">
        <w:rPr>
          <w:rFonts w:ascii="Helvetica" w:hAnsi="Helvetica"/>
          <w:color w:val="000000" w:themeColor="text1"/>
          <w:sz w:val="22"/>
          <w:szCs w:val="22"/>
        </w:rPr>
        <w:t>these critical thresholds</w:t>
      </w:r>
      <w:r w:rsidR="008F57EE" w:rsidRPr="003805EE">
        <w:rPr>
          <w:rFonts w:ascii="Helvetica" w:hAnsi="Helvetica"/>
          <w:color w:val="000000" w:themeColor="text1"/>
          <w:sz w:val="22"/>
          <w:szCs w:val="22"/>
        </w:rPr>
        <w:t xml:space="preserve"> and ensure the delivery of services</w:t>
      </w:r>
      <w:r w:rsidR="00F84D49" w:rsidRPr="003805EE">
        <w:rPr>
          <w:rFonts w:ascii="Helvetica" w:hAnsi="Helvetica"/>
          <w:color w:val="000000" w:themeColor="text1"/>
          <w:sz w:val="22"/>
          <w:szCs w:val="22"/>
        </w:rPr>
        <w:t>,</w:t>
      </w:r>
      <w:r w:rsidR="008F57EE" w:rsidRPr="003805EE">
        <w:rPr>
          <w:rFonts w:ascii="Helvetica" w:hAnsi="Helvetica"/>
          <w:color w:val="000000" w:themeColor="text1"/>
          <w:sz w:val="22"/>
          <w:szCs w:val="22"/>
        </w:rPr>
        <w:t xml:space="preserve"> but can </w:t>
      </w:r>
      <w:r w:rsidR="00002A0A" w:rsidRPr="003805EE">
        <w:rPr>
          <w:rFonts w:ascii="Helvetica" w:hAnsi="Helvetica"/>
          <w:color w:val="000000" w:themeColor="text1"/>
          <w:sz w:val="22"/>
          <w:szCs w:val="22"/>
        </w:rPr>
        <w:t xml:space="preserve">also </w:t>
      </w:r>
      <w:r w:rsidR="008F57EE" w:rsidRPr="003805EE">
        <w:rPr>
          <w:rFonts w:ascii="Helvetica" w:hAnsi="Helvetica"/>
          <w:color w:val="000000" w:themeColor="text1"/>
          <w:sz w:val="22"/>
          <w:szCs w:val="22"/>
        </w:rPr>
        <w:t>be very expensive</w:t>
      </w:r>
      <w:r w:rsidR="00E5771D" w:rsidRPr="003805EE">
        <w:rPr>
          <w:rFonts w:ascii="Helvetica" w:hAnsi="Helvetica"/>
          <w:color w:val="000000" w:themeColor="text1"/>
          <w:sz w:val="22"/>
          <w:szCs w:val="22"/>
        </w:rPr>
        <w:t xml:space="preserve"> </w:t>
      </w:r>
      <w:r w:rsidR="000E0CF2" w:rsidRPr="003805EE">
        <w:rPr>
          <w:rFonts w:ascii="Helvetica" w:hAnsi="Helvetica"/>
          <w:color w:val="000000" w:themeColor="text1"/>
          <w:sz w:val="22"/>
          <w:szCs w:val="22"/>
        </w:rPr>
        <w:fldChar w:fldCharType="begin">
          <w:fldData xml:space="preserve">PEVuZE5vdGU+PENpdGU+PEF1dGhvcj5XaW50bGU8L0F1dGhvcj48WWVhcj4yMDEwPC9ZZWFyPjxS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</w:fldData>
        </w:fldChar>
      </w:r>
      <w:r w:rsidR="004C725F" w:rsidRPr="003805EE">
        <w:rPr>
          <w:rFonts w:ascii="Helvetica" w:hAnsi="Helvetica"/>
          <w:color w:val="000000" w:themeColor="text1"/>
          <w:sz w:val="22"/>
          <w:szCs w:val="22"/>
        </w:rPr>
        <w:instrText xml:space="preserve"> ADDIN EN.CITE </w:instrText>
      </w:r>
      <w:r w:rsidR="004C725F" w:rsidRPr="003805EE">
        <w:rPr>
          <w:rFonts w:ascii="Helvetica" w:hAnsi="Helvetica"/>
          <w:color w:val="000000" w:themeColor="text1"/>
          <w:sz w:val="22"/>
          <w:szCs w:val="22"/>
        </w:rPr>
        <w:fldChar w:fldCharType="begin">
          <w:fldData xml:space="preserve">PEVuZE5vdGU+PENpdGU+PEF1dGhvcj5XaW50bGU8L0F1dGhvcj48WWVhcj4yMDEwPC9ZZWFyPjxS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</w:fldData>
        </w:fldChar>
      </w:r>
      <w:r w:rsidR="004C725F" w:rsidRPr="003805EE">
        <w:rPr>
          <w:rFonts w:ascii="Helvetica" w:hAnsi="Helvetica"/>
          <w:color w:val="000000" w:themeColor="text1"/>
          <w:sz w:val="22"/>
          <w:szCs w:val="22"/>
        </w:rPr>
        <w:instrText xml:space="preserve"> ADDIN EN.CITE.DATA </w:instrText>
      </w:r>
      <w:r w:rsidR="004C725F" w:rsidRPr="003805EE">
        <w:rPr>
          <w:rFonts w:ascii="Helvetica" w:hAnsi="Helvetica"/>
          <w:color w:val="000000" w:themeColor="text1"/>
          <w:sz w:val="22"/>
          <w:szCs w:val="22"/>
        </w:rPr>
      </w:r>
      <w:r w:rsidR="004C725F" w:rsidRPr="003805EE">
        <w:rPr>
          <w:rFonts w:ascii="Helvetica" w:hAnsi="Helvetica"/>
          <w:color w:val="000000" w:themeColor="text1"/>
          <w:sz w:val="22"/>
          <w:szCs w:val="22"/>
        </w:rPr>
        <w:fldChar w:fldCharType="end"/>
      </w:r>
      <w:r w:rsidR="000E0CF2" w:rsidRPr="003805EE">
        <w:rPr>
          <w:rFonts w:ascii="Helvetica" w:hAnsi="Helvetica"/>
          <w:color w:val="000000" w:themeColor="text1"/>
          <w:sz w:val="22"/>
          <w:szCs w:val="22"/>
        </w:rPr>
      </w:r>
      <w:r w:rsidR="000E0CF2"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t>[2, 3]</w:t>
      </w:r>
      <w:r w:rsidR="000E0CF2"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Moreover, even with time-intensive and </w:t>
      </w:r>
      <w:r w:rsidR="00F84D49" w:rsidRPr="003805EE">
        <w:rPr>
          <w:rFonts w:ascii="Helvetica" w:hAnsi="Helvetica"/>
          <w:color w:val="000000" w:themeColor="text1"/>
          <w:sz w:val="22"/>
          <w:szCs w:val="22"/>
        </w:rPr>
        <w:t xml:space="preserve">costly </w:t>
      </w:r>
      <w:r w:rsidR="008F57EE" w:rsidRPr="003805EE">
        <w:rPr>
          <w:rFonts w:ascii="Helvetica" w:hAnsi="Helvetica"/>
          <w:color w:val="000000" w:themeColor="text1"/>
          <w:sz w:val="22"/>
          <w:szCs w:val="22"/>
        </w:rPr>
        <w:t xml:space="preserve">monitoring, managers will never have perfect knowledge </w:t>
      </w:r>
      <w:r w:rsidR="00C14DA4" w:rsidRPr="003805EE">
        <w:rPr>
          <w:rFonts w:ascii="Helvetica" w:hAnsi="Helvetica"/>
          <w:color w:val="000000" w:themeColor="text1"/>
          <w:sz w:val="22"/>
          <w:szCs w:val="22"/>
        </w:rPr>
        <w:t xml:space="preserve">of </w:t>
      </w:r>
      <w:r w:rsidR="00AA2A99" w:rsidRPr="003805EE">
        <w:rPr>
          <w:rFonts w:ascii="Helvetica" w:hAnsi="Helvetica"/>
          <w:color w:val="000000" w:themeColor="text1"/>
          <w:sz w:val="22"/>
          <w:szCs w:val="22"/>
        </w:rPr>
        <w:t xml:space="preserve">the </w:t>
      </w:r>
      <w:r w:rsidR="00A84B35" w:rsidRPr="003805EE">
        <w:rPr>
          <w:rFonts w:ascii="Helvetica" w:hAnsi="Helvetica"/>
          <w:color w:val="000000" w:themeColor="text1"/>
          <w:sz w:val="22"/>
          <w:szCs w:val="22"/>
        </w:rPr>
        <w:t>system</w:t>
      </w:r>
      <w:r w:rsidR="008F57EE" w:rsidRPr="003805EE">
        <w:rPr>
          <w:rFonts w:ascii="Helvetica" w:hAnsi="Helvetica"/>
          <w:color w:val="000000" w:themeColor="text1"/>
          <w:sz w:val="22"/>
          <w:szCs w:val="22"/>
        </w:rPr>
        <w:t xml:space="preserve"> state, the linkages and dynamics of the system, </w:t>
      </w:r>
      <w:r w:rsidR="00F84D49" w:rsidRPr="003805EE">
        <w:rPr>
          <w:rFonts w:ascii="Helvetica" w:hAnsi="Helvetica"/>
          <w:color w:val="000000" w:themeColor="text1"/>
          <w:sz w:val="22"/>
          <w:szCs w:val="22"/>
        </w:rPr>
        <w:t xml:space="preserve">or </w:t>
      </w:r>
      <w:r w:rsidR="008F57EE" w:rsidRPr="003805EE">
        <w:rPr>
          <w:rFonts w:ascii="Helvetica" w:hAnsi="Helvetica"/>
          <w:color w:val="000000" w:themeColor="text1"/>
          <w:sz w:val="22"/>
          <w:szCs w:val="22"/>
        </w:rPr>
        <w:t xml:space="preserve">how close a system is to crossing a </w:t>
      </w:r>
      <w:r w:rsidR="00A140A9" w:rsidRPr="003805EE">
        <w:rPr>
          <w:rFonts w:ascii="Helvetica" w:hAnsi="Helvetica"/>
          <w:color w:val="000000" w:themeColor="text1"/>
          <w:sz w:val="22"/>
          <w:szCs w:val="22"/>
        </w:rPr>
        <w:t>tipping point</w:t>
      </w:r>
      <w:r w:rsidR="008F57EE" w:rsidRPr="003805EE">
        <w:rPr>
          <w:rFonts w:ascii="Helvetica" w:hAnsi="Helvetica"/>
          <w:color w:val="000000" w:themeColor="text1"/>
          <w:sz w:val="22"/>
          <w:szCs w:val="22"/>
        </w:rPr>
        <w:t xml:space="preserve">. Two factors underlie this </w:t>
      </w:r>
      <w:r w:rsidR="00F84D49" w:rsidRPr="003805EE">
        <w:rPr>
          <w:rFonts w:ascii="Helvetica" w:hAnsi="Helvetica"/>
          <w:color w:val="000000" w:themeColor="text1"/>
          <w:sz w:val="22"/>
          <w:szCs w:val="22"/>
        </w:rPr>
        <w:t xml:space="preserve">fundamental </w:t>
      </w:r>
      <w:r w:rsidR="008F57EE" w:rsidRPr="003805EE">
        <w:rPr>
          <w:rFonts w:ascii="Helvetica" w:hAnsi="Helvetica"/>
          <w:color w:val="000000" w:themeColor="text1"/>
          <w:sz w:val="22"/>
          <w:szCs w:val="22"/>
        </w:rPr>
        <w:t xml:space="preserve">uncertainty. First, </w:t>
      </w:r>
      <w:r w:rsidR="00A91BC5" w:rsidRPr="003805EE">
        <w:rPr>
          <w:rFonts w:ascii="Helvetica" w:hAnsi="Helvetica"/>
          <w:color w:val="000000" w:themeColor="text1"/>
          <w:sz w:val="22"/>
          <w:szCs w:val="22"/>
        </w:rPr>
        <w:t xml:space="preserve">species and </w:t>
      </w:r>
      <w:r w:rsidR="008F57EE" w:rsidRPr="003805EE">
        <w:rPr>
          <w:rFonts w:ascii="Helvetica" w:hAnsi="Helvetica"/>
          <w:color w:val="000000" w:themeColor="text1"/>
          <w:sz w:val="22"/>
          <w:szCs w:val="22"/>
        </w:rPr>
        <w:t xml:space="preserve">ecosystems are constantly under flux due to changes in external drivers, which can cause assessments to be derived from imperfect knowledge about the location of a threshold before it is crossed </w:t>
      </w:r>
      <w:r w:rsidR="008F57EE"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instrText xml:space="preserve"> ADDIN EN.CITE &lt;EndNote&gt;&lt;Cite&gt;&lt;Author&gt;Mangel&lt;/Author&gt;&lt;Year&gt;2000&lt;/Year&gt;&lt;RecNum&gt;4361&lt;/RecNum&gt;&lt;DisplayText&gt;[14]&lt;/DisplayText&gt;&lt;record&gt;&lt;rec-number&gt;4361&lt;/rec-number&gt;&lt;foreign-keys&gt;&lt;key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t>[14]</w:t>
      </w:r>
      <w:r w:rsidR="008F57EE"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Second, no matter what instrument is used, there is always measurement error. Both of these sources of uncertainty are problematic, because an assessment might incorrectly categorize a system as being a “safe” distance from a threshold, when in reality the system is at or past a threshold beyond which it will take decades to recover. </w:t>
      </w:r>
      <w:r w:rsidR="00FA2610" w:rsidRPr="003805EE">
        <w:rPr>
          <w:rFonts w:ascii="Helvetica" w:hAnsi="Helvetica"/>
          <w:color w:val="000000" w:themeColor="text1"/>
          <w:sz w:val="22"/>
          <w:szCs w:val="22"/>
        </w:rPr>
        <w:t>Limited monitoring resources and an incomplete understanding of ecosystems can restrict efforts to devise monitoring strategies that</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without crossing a threshold</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both maximize </w:t>
      </w:r>
      <w:r w:rsidR="00741AB5" w:rsidRPr="003805EE">
        <w:rPr>
          <w:rFonts w:ascii="Helvetica" w:hAnsi="Helvetica"/>
          <w:color w:val="000000" w:themeColor="text1"/>
          <w:sz w:val="22"/>
          <w:szCs w:val="22"/>
        </w:rPr>
        <w:t>ecosystem</w:t>
      </w:r>
      <w:r w:rsidR="00FA2610" w:rsidRPr="003805EE">
        <w:rPr>
          <w:rFonts w:ascii="Helvetica" w:hAnsi="Helvetica"/>
          <w:color w:val="000000" w:themeColor="text1"/>
          <w:sz w:val="22"/>
          <w:szCs w:val="22"/>
        </w:rPr>
        <w:t xml:space="preserve"> services and balance risk of harvesting across multiple stakeholders.</w:t>
      </w:r>
    </w:p>
    <w:p w14:paraId="5CA2BD05" w14:textId="40621B69" w:rsidR="009C366A" w:rsidRPr="003805EE" w:rsidRDefault="00BE073F" w:rsidP="00E65B1B">
      <w:pPr>
        <w:spacing w:line="480" w:lineRule="auto"/>
        <w:rPr>
          <w:rFonts w:ascii="Helvetica" w:hAnsi="Helvetica"/>
          <w:sz w:val="22"/>
          <w:szCs w:val="22"/>
        </w:rPr>
      </w:pPr>
      <w:r w:rsidRPr="003805EE">
        <w:rPr>
          <w:rFonts w:ascii="Helvetica" w:hAnsi="Helvetica"/>
          <w:b/>
          <w:color w:val="000000" w:themeColor="text1"/>
          <w:sz w:val="22"/>
          <w:szCs w:val="22"/>
        </w:rPr>
        <w:tab/>
      </w:r>
      <w:r w:rsidRPr="003805EE">
        <w:rPr>
          <w:rFonts w:ascii="Helvetica" w:hAnsi="Helvetica"/>
          <w:color w:val="000000" w:themeColor="text1"/>
          <w:sz w:val="22"/>
          <w:szCs w:val="22"/>
        </w:rPr>
        <w:t xml:space="preserve">Previous studies have emphasized </w:t>
      </w:r>
      <w:r w:rsidR="0032791E" w:rsidRPr="003805EE">
        <w:rPr>
          <w:rFonts w:ascii="Helvetica" w:hAnsi="Helvetica"/>
          <w:color w:val="000000" w:themeColor="text1"/>
          <w:sz w:val="22"/>
          <w:szCs w:val="22"/>
        </w:rPr>
        <w:t>that</w:t>
      </w:r>
      <w:r w:rsidR="003663AE" w:rsidRPr="003805EE">
        <w:rPr>
          <w:rFonts w:ascii="Helvetica" w:hAnsi="Helvetica"/>
          <w:color w:val="000000" w:themeColor="text1"/>
          <w:sz w:val="22"/>
          <w:szCs w:val="22"/>
        </w:rPr>
        <w:t xml:space="preserve"> intensive</w:t>
      </w:r>
      <w:r w:rsidR="0032791E" w:rsidRPr="003805EE">
        <w:rPr>
          <w:rFonts w:ascii="Helvetica" w:hAnsi="Helvetica"/>
          <w:color w:val="000000" w:themeColor="text1"/>
          <w:sz w:val="22"/>
          <w:szCs w:val="22"/>
        </w:rPr>
        <w:t xml:space="preserve"> </w:t>
      </w:r>
      <w:r w:rsidR="003663AE" w:rsidRPr="003805EE">
        <w:rPr>
          <w:rFonts w:ascii="Helvetica" w:hAnsi="Helvetica"/>
          <w:color w:val="000000" w:themeColor="text1"/>
          <w:sz w:val="22"/>
          <w:szCs w:val="22"/>
        </w:rPr>
        <w:t xml:space="preserve">monitoring is not always beneficial, particularly when </w:t>
      </w:r>
      <w:r w:rsidR="002141E4" w:rsidRPr="003805EE">
        <w:rPr>
          <w:rFonts w:ascii="Helvetica" w:hAnsi="Helvetica"/>
          <w:color w:val="000000" w:themeColor="text1"/>
          <w:sz w:val="22"/>
          <w:szCs w:val="22"/>
        </w:rPr>
        <w:t xml:space="preserve">such efforts incur </w:t>
      </w:r>
      <w:r w:rsidR="003663AE" w:rsidRPr="003805EE">
        <w:rPr>
          <w:rFonts w:ascii="Helvetica" w:hAnsi="Helvetica"/>
          <w:color w:val="000000" w:themeColor="text1"/>
          <w:sz w:val="22"/>
          <w:szCs w:val="22"/>
        </w:rPr>
        <w:t>high cost</w:t>
      </w:r>
      <w:r w:rsidR="002141E4" w:rsidRPr="003805EE">
        <w:rPr>
          <w:rFonts w:ascii="Helvetica" w:hAnsi="Helvetica"/>
          <w:color w:val="000000" w:themeColor="text1"/>
          <w:sz w:val="22"/>
          <w:szCs w:val="22"/>
        </w:rPr>
        <w:t>s</w:t>
      </w:r>
      <w:r w:rsidR="003663AE" w:rsidRPr="003805EE">
        <w:rPr>
          <w:rFonts w:ascii="Helvetica" w:hAnsi="Helvetica"/>
          <w:color w:val="000000" w:themeColor="text1"/>
          <w:sz w:val="22"/>
          <w:szCs w:val="22"/>
        </w:rPr>
        <w:t xml:space="preserve"> </w:t>
      </w:r>
      <w:r w:rsidR="002141E4" w:rsidRPr="003805EE">
        <w:rPr>
          <w:rFonts w:ascii="Helvetica" w:hAnsi="Helvetica"/>
          <w:color w:val="000000" w:themeColor="text1"/>
          <w:sz w:val="22"/>
          <w:szCs w:val="22"/>
        </w:rPr>
        <w:t xml:space="preserve">that </w:t>
      </w:r>
      <w:r w:rsidR="003663AE" w:rsidRPr="003805EE">
        <w:rPr>
          <w:rFonts w:ascii="Helvetica" w:hAnsi="Helvetica"/>
          <w:sz w:val="22"/>
          <w:szCs w:val="22"/>
        </w:rPr>
        <w:t xml:space="preserve">outweigh the management or conservation benefits </w:t>
      </w:r>
      <w:r w:rsidR="0032791E"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&lt;EndNote&gt;&lt;Cite&gt;&lt;Author&gt;Legg&lt;/Author&gt;&lt;Year&gt;2006&lt;/Year&gt;&lt;RecNum&gt;8543&lt;/RecNum&gt;&lt;DisplayText&gt;[15]&lt;/DisplayText&gt;&lt;record&gt;&lt;rec-number&gt;8543&lt;/rec-number&gt;&lt;foreign-keys&gt;&lt;key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instrText>
      </w:r>
      <w:r w:rsidR="0032791E" w:rsidRPr="003805EE">
        <w:rPr>
          <w:rFonts w:ascii="Helvetica" w:hAnsi="Helvetica"/>
          <w:sz w:val="22"/>
          <w:szCs w:val="22"/>
        </w:rPr>
        <w:fldChar w:fldCharType="separate"/>
      </w:r>
      <w:r w:rsidR="004C725F" w:rsidRPr="003805EE">
        <w:rPr>
          <w:rFonts w:ascii="Helvetica" w:hAnsi="Helvetica"/>
          <w:noProof/>
          <w:sz w:val="22"/>
          <w:szCs w:val="22"/>
        </w:rPr>
        <w:t>[15]</w:t>
      </w:r>
      <w:r w:rsidR="0032791E" w:rsidRPr="003805EE">
        <w:rPr>
          <w:rFonts w:ascii="Helvetica" w:hAnsi="Helvetica"/>
          <w:sz w:val="22"/>
          <w:szCs w:val="22"/>
        </w:rPr>
        <w:fldChar w:fldCharType="end"/>
      </w:r>
      <w:r w:rsidR="00214262" w:rsidRPr="003805EE">
        <w:rPr>
          <w:rFonts w:ascii="Helvetica" w:hAnsi="Helvetica"/>
          <w:sz w:val="22"/>
          <w:szCs w:val="22"/>
        </w:rPr>
        <w:t>,</w:t>
      </w:r>
      <w:r w:rsidR="00183C91" w:rsidRPr="003805EE">
        <w:rPr>
          <w:rFonts w:ascii="Helvetica" w:hAnsi="Helvetica"/>
          <w:sz w:val="22"/>
          <w:szCs w:val="22"/>
        </w:rPr>
        <w:t xml:space="preserve"> such as monitoring extremely rare or cryptic </w:t>
      </w:r>
      <w:r w:rsidR="005136B0" w:rsidRPr="003805EE">
        <w:rPr>
          <w:rFonts w:ascii="Helvetica" w:hAnsi="Helvetica"/>
          <w:sz w:val="22"/>
          <w:szCs w:val="22"/>
        </w:rPr>
        <w:t xml:space="preserve">threatened </w:t>
      </w:r>
      <w:r w:rsidR="00183C91" w:rsidRPr="003805EE">
        <w:rPr>
          <w:rFonts w:ascii="Helvetica" w:hAnsi="Helvetica"/>
          <w:sz w:val="22"/>
          <w:szCs w:val="22"/>
        </w:rPr>
        <w:t>species</w:t>
      </w:r>
      <w:r w:rsidR="005136B0" w:rsidRPr="003805EE">
        <w:rPr>
          <w:rFonts w:ascii="Helvetica" w:hAnsi="Helvetica"/>
          <w:sz w:val="22"/>
          <w:szCs w:val="22"/>
        </w:rPr>
        <w:t xml:space="preserve"> </w:t>
      </w:r>
      <w:r w:rsidR="005136B0"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&lt;EndNote&gt;&lt;Cite&gt;&lt;Author&gt;Chadès&lt;/Author&gt;&lt;Year&gt;2008&lt;/Year&gt;&lt;RecNum&gt;8545&lt;/RecNum&gt;&lt;DisplayText&gt;[16]&lt;/DisplayText&gt;&lt;record&gt;&lt;rec-number&gt;8545&lt;/rec-number&gt;&lt;foreign-keys&gt;&lt;key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sidRPr="003805EE">
        <w:rPr>
          <w:rFonts w:ascii="Helvetica" w:hAnsi="Helvetica"/>
          <w:sz w:val="22"/>
          <w:szCs w:val="22"/>
        </w:rPr>
        <w:fldChar w:fldCharType="separate"/>
      </w:r>
      <w:r w:rsidR="004C725F" w:rsidRPr="003805EE">
        <w:rPr>
          <w:rFonts w:ascii="Helvetica" w:hAnsi="Helvetica"/>
          <w:noProof/>
          <w:sz w:val="22"/>
          <w:szCs w:val="22"/>
        </w:rPr>
        <w:t>[16]</w:t>
      </w:r>
      <w:r w:rsidR="005136B0" w:rsidRPr="003805EE">
        <w:rPr>
          <w:rFonts w:ascii="Helvetica" w:hAnsi="Helvetica"/>
          <w:sz w:val="22"/>
          <w:szCs w:val="22"/>
        </w:rPr>
        <w:fldChar w:fldCharType="end"/>
      </w:r>
      <w:r w:rsidR="009934BB" w:rsidRPr="003805EE">
        <w:rPr>
          <w:rFonts w:ascii="Helvetica" w:hAnsi="Helvetica"/>
          <w:sz w:val="22"/>
          <w:szCs w:val="22"/>
        </w:rPr>
        <w:t xml:space="preserve">, or in </w:t>
      </w:r>
      <w:r w:rsidR="00AA2A99" w:rsidRPr="003805EE">
        <w:rPr>
          <w:rFonts w:ascii="Helvetica" w:hAnsi="Helvetica"/>
          <w:sz w:val="22"/>
          <w:szCs w:val="22"/>
        </w:rPr>
        <w:t xml:space="preserve">reference to limitations of adaptive management </w:t>
      </w:r>
      <w:r w:rsidR="009934BB"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&lt;EndNote&gt;&lt;Cite&gt;&lt;Author&gt;McDonald-Madden&lt;/Author&gt;&lt;Year&gt;2010&lt;/Year&gt;&lt;RecNum&gt;8462&lt;/RecNum&gt;&lt;DisplayText&gt;[3]&lt;/DisplayText&gt;&lt;record&gt;&lt;rec-number&gt;8462&lt;/rec-number&gt;&lt;foreign-keys&gt;&lt;key app="EN" db-id="dsrza9wtbra05fevxvw5svf8d0a9a0ptptvp" timestamp="1492992432"&gt;8462&lt;/key&gt;&lt;/foreign-keys&gt;&lt;ref-type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9934BB" w:rsidRPr="003805EE">
        <w:rPr>
          <w:rFonts w:ascii="Helvetica" w:hAnsi="Helvetica"/>
          <w:sz w:val="22"/>
          <w:szCs w:val="22"/>
        </w:rPr>
        <w:fldChar w:fldCharType="separate"/>
      </w:r>
      <w:r w:rsidR="004C725F" w:rsidRPr="003805EE">
        <w:rPr>
          <w:rFonts w:ascii="Helvetica" w:hAnsi="Helvetica"/>
          <w:noProof/>
          <w:sz w:val="22"/>
          <w:szCs w:val="22"/>
        </w:rPr>
        <w:t>[3]</w:t>
      </w:r>
      <w:r w:rsidR="009934BB" w:rsidRPr="003805EE">
        <w:rPr>
          <w:rFonts w:ascii="Helvetica" w:hAnsi="Helvetica"/>
          <w:sz w:val="22"/>
          <w:szCs w:val="22"/>
        </w:rPr>
        <w:fldChar w:fldCharType="end"/>
      </w:r>
      <w:r w:rsidR="003663AE" w:rsidRPr="003805EE">
        <w:rPr>
          <w:rFonts w:ascii="Helvetica" w:hAnsi="Helvetica"/>
          <w:sz w:val="22"/>
          <w:szCs w:val="22"/>
        </w:rPr>
        <w:t xml:space="preserve">. </w:t>
      </w:r>
      <w:r w:rsidR="00602A5F" w:rsidRPr="003805EE">
        <w:rPr>
          <w:rFonts w:ascii="Helvetica" w:hAnsi="Helvetica"/>
          <w:sz w:val="22"/>
          <w:szCs w:val="22"/>
        </w:rPr>
        <w:t>Here,</w:t>
      </w:r>
      <w:r w:rsidR="00344157" w:rsidRPr="003805EE">
        <w:rPr>
          <w:rFonts w:ascii="Helvetica" w:hAnsi="Helvetica"/>
          <w:sz w:val="22"/>
          <w:szCs w:val="22"/>
        </w:rPr>
        <w:t xml:space="preserve"> we</w:t>
      </w:r>
      <w:r w:rsidR="003663AE" w:rsidRPr="003805EE">
        <w:rPr>
          <w:rFonts w:ascii="Helvetica" w:hAnsi="Helvetica"/>
          <w:sz w:val="22"/>
          <w:szCs w:val="22"/>
        </w:rPr>
        <w:t xml:space="preserve"> extend these studies by focusing on the value of monitoring information in systems with one or more critical threshold.</w:t>
      </w:r>
      <w:r w:rsidR="00763A42" w:rsidRPr="003805EE">
        <w:rPr>
          <w:rFonts w:ascii="Helvetica" w:hAnsi="Helvetica"/>
          <w:sz w:val="22"/>
          <w:szCs w:val="22"/>
        </w:rPr>
        <w:t xml:space="preserve"> </w:t>
      </w:r>
      <w:ins w:id="37" w:author="Tim Essington" w:date="2019-04-22T17:10:00Z">
        <w:r w:rsidR="006533A9">
          <w:rPr>
            <w:rFonts w:ascii="Helvetica" w:hAnsi="Helvetica"/>
            <w:sz w:val="22"/>
            <w:szCs w:val="22"/>
          </w:rPr>
          <w:t xml:space="preserve">Our expectation is that the value of monitoring depends on system state, whereby a system close to </w:t>
        </w:r>
        <w:r w:rsidR="006533A9">
          <w:rPr>
            <w:rFonts w:ascii="Helvetica" w:hAnsi="Helvetica"/>
            <w:sz w:val="22"/>
            <w:szCs w:val="22"/>
          </w:rPr>
          <w:lastRenderedPageBreak/>
          <w:t xml:space="preserve">a tipping point benefits more from precise monitoring than one far from it.  </w:t>
        </w:r>
      </w:ins>
      <w:ins w:id="38" w:author="Tim Essington" w:date="2019-04-22T17:11:00Z">
        <w:r w:rsidR="006533A9">
          <w:rPr>
            <w:rFonts w:ascii="Helvetica" w:hAnsi="Helvetica"/>
            <w:sz w:val="22"/>
            <w:szCs w:val="22"/>
          </w:rPr>
          <w:t xml:space="preserve">However, this </w:t>
        </w:r>
      </w:ins>
      <w:ins w:id="39" w:author="Tim Essington" w:date="2019-04-22T17:16:00Z">
        <w:r w:rsidR="006533A9">
          <w:rPr>
            <w:rFonts w:ascii="Helvetica" w:hAnsi="Helvetica"/>
            <w:sz w:val="22"/>
            <w:szCs w:val="22"/>
          </w:rPr>
          <w:t xml:space="preserve">simple </w:t>
        </w:r>
      </w:ins>
      <w:ins w:id="40" w:author="Tim Essington" w:date="2019-04-22T17:11:00Z">
        <w:r w:rsidR="006533A9">
          <w:rPr>
            <w:rFonts w:ascii="Helvetica" w:hAnsi="Helvetica"/>
            <w:sz w:val="22"/>
            <w:szCs w:val="22"/>
          </w:rPr>
          <w:t xml:space="preserve">expectation may not be fully borne out if </w:t>
        </w:r>
      </w:ins>
      <w:ins w:id="41" w:author="Tim Essington" w:date="2019-04-22T17:16:00Z">
        <w:r w:rsidR="006533A9">
          <w:rPr>
            <w:rFonts w:ascii="Helvetica" w:hAnsi="Helvetica"/>
            <w:sz w:val="22"/>
            <w:szCs w:val="22"/>
          </w:rPr>
          <w:t>in a complex, dynamic system.  Thus, we seek to explore when and where our expect</w:t>
        </w:r>
      </w:ins>
      <w:ins w:id="42" w:author="Tim Essington" w:date="2019-04-22T17:17:00Z">
        <w:r w:rsidR="006533A9">
          <w:rPr>
            <w:rFonts w:ascii="Helvetica" w:hAnsi="Helvetica"/>
            <w:sz w:val="22"/>
            <w:szCs w:val="22"/>
          </w:rPr>
          <w:t>a</w:t>
        </w:r>
        <w:r w:rsidR="001E691A">
          <w:rPr>
            <w:rFonts w:ascii="Helvetica" w:hAnsi="Helvetica"/>
            <w:sz w:val="22"/>
            <w:szCs w:val="22"/>
          </w:rPr>
          <w:t>t</w:t>
        </w:r>
      </w:ins>
      <w:ins w:id="43" w:author="Tim Essington" w:date="2019-04-22T17:16:00Z">
        <w:r w:rsidR="006533A9">
          <w:rPr>
            <w:rFonts w:ascii="Helvetica" w:hAnsi="Helvetica"/>
            <w:sz w:val="22"/>
            <w:szCs w:val="22"/>
          </w:rPr>
          <w:t xml:space="preserve">ion holds, and what elements of a natural resource system </w:t>
        </w:r>
      </w:ins>
      <w:ins w:id="44" w:author="Tim Essington" w:date="2019-04-22T17:17:00Z">
        <w:r w:rsidR="001E691A">
          <w:rPr>
            <w:rFonts w:ascii="Helvetica" w:hAnsi="Helvetica"/>
            <w:sz w:val="22"/>
            <w:szCs w:val="22"/>
          </w:rPr>
          <w:t xml:space="preserve">strengthens the benefit of state-dependent monitoring.  We do this by asking </w:t>
        </w:r>
      </w:ins>
      <w:del w:id="45" w:author="Tim Essington" w:date="2019-04-22T17:08:00Z">
        <w:r w:rsidR="00763A42" w:rsidRPr="003805EE" w:rsidDel="006533A9">
          <w:rPr>
            <w:rFonts w:ascii="Helvetica" w:hAnsi="Helvetica"/>
            <w:sz w:val="22"/>
            <w:szCs w:val="22"/>
          </w:rPr>
          <w:delText>W</w:delText>
        </w:r>
        <w:r w:rsidR="003663AE" w:rsidRPr="003805EE" w:rsidDel="006533A9">
          <w:rPr>
            <w:rFonts w:ascii="Helvetica" w:hAnsi="Helvetica"/>
            <w:sz w:val="22"/>
            <w:szCs w:val="22"/>
          </w:rPr>
          <w:delText>e</w:delText>
        </w:r>
      </w:del>
      <w:del w:id="46" w:author="Tim Essington" w:date="2019-04-22T17:17:00Z">
        <w:r w:rsidR="00344157" w:rsidRPr="003805EE" w:rsidDel="001E691A">
          <w:rPr>
            <w:rFonts w:ascii="Helvetica" w:hAnsi="Helvetica"/>
            <w:sz w:val="22"/>
            <w:szCs w:val="22"/>
          </w:rPr>
          <w:delText xml:space="preserve"> </w:delText>
        </w:r>
        <w:r w:rsidR="004D2470" w:rsidRPr="003805EE" w:rsidDel="001E691A">
          <w:rPr>
            <w:rFonts w:ascii="Helvetica" w:hAnsi="Helvetica"/>
            <w:sz w:val="22"/>
            <w:szCs w:val="22"/>
          </w:rPr>
          <w:delText>develop a heuristic model</w:delText>
        </w:r>
        <w:r w:rsidR="003663AE" w:rsidRPr="003805EE" w:rsidDel="001E691A">
          <w:rPr>
            <w:rFonts w:ascii="Helvetica" w:hAnsi="Helvetica"/>
            <w:sz w:val="22"/>
            <w:szCs w:val="22"/>
          </w:rPr>
          <w:delText xml:space="preserve"> of a harvested species with a limit reference point and biological tipping point to </w:delText>
        </w:r>
        <w:r w:rsidR="004B2744" w:rsidRPr="003805EE" w:rsidDel="001E691A">
          <w:rPr>
            <w:rFonts w:ascii="Helvetica" w:hAnsi="Helvetica"/>
            <w:sz w:val="22"/>
            <w:szCs w:val="22"/>
          </w:rPr>
          <w:delText>ask</w:delText>
        </w:r>
      </w:del>
      <w:r w:rsidR="00852921" w:rsidRPr="003805EE">
        <w:rPr>
          <w:rFonts w:ascii="Helvetica" w:hAnsi="Helvetica"/>
          <w:sz w:val="22"/>
          <w:szCs w:val="22"/>
        </w:rPr>
        <w:t xml:space="preserve"> </w:t>
      </w:r>
      <w:r w:rsidR="00EB17AA" w:rsidRPr="003805EE">
        <w:rPr>
          <w:rFonts w:ascii="Helvetica" w:hAnsi="Helvetica"/>
          <w:sz w:val="22"/>
          <w:szCs w:val="22"/>
        </w:rPr>
        <w:t xml:space="preserve">three </w:t>
      </w:r>
      <w:r w:rsidR="00852921" w:rsidRPr="003805EE">
        <w:rPr>
          <w:rFonts w:ascii="Helvetica" w:hAnsi="Helvetica"/>
          <w:sz w:val="22"/>
          <w:szCs w:val="22"/>
        </w:rPr>
        <w:t>questions:</w:t>
      </w:r>
    </w:p>
    <w:p w14:paraId="37D7C9B8" w14:textId="77777777" w:rsidR="00D92A66" w:rsidRPr="003805EE" w:rsidRDefault="00D92A66" w:rsidP="00E65B1B">
      <w:pPr>
        <w:spacing w:line="480" w:lineRule="auto"/>
        <w:ind w:firstLine="720"/>
        <w:rPr>
          <w:rFonts w:ascii="Helvetica" w:hAnsi="Helvetica"/>
          <w:sz w:val="22"/>
          <w:szCs w:val="22"/>
        </w:rPr>
      </w:pPr>
    </w:p>
    <w:p w14:paraId="6A3A57EF" w14:textId="61EEFE1B" w:rsidR="00DB58A9" w:rsidRPr="003805EE" w:rsidRDefault="002D198C" w:rsidP="00E65B1B">
      <w:pPr>
        <w:pStyle w:val="ListParagraph"/>
        <w:numPr>
          <w:ilvl w:val="0"/>
          <w:numId w:val="12"/>
        </w:numPr>
        <w:spacing w:line="480" w:lineRule="auto"/>
        <w:ind w:left="360" w:hanging="360"/>
        <w:rPr>
          <w:rFonts w:ascii="Helvetica" w:hAnsi="Helvetica"/>
          <w:sz w:val="22"/>
          <w:szCs w:val="22"/>
        </w:rPr>
      </w:pPr>
      <w:r w:rsidRPr="003805EE">
        <w:rPr>
          <w:rFonts w:ascii="Helvetica" w:hAnsi="Helvetica"/>
          <w:sz w:val="22"/>
          <w:szCs w:val="22"/>
        </w:rPr>
        <w:t xml:space="preserve">How does return on monitoring investment </w:t>
      </w:r>
      <w:r w:rsidR="004972A1" w:rsidRPr="003805EE">
        <w:rPr>
          <w:rFonts w:ascii="Helvetica" w:hAnsi="Helvetica"/>
          <w:sz w:val="22"/>
          <w:szCs w:val="22"/>
        </w:rPr>
        <w:t xml:space="preserve">change </w:t>
      </w:r>
      <w:r w:rsidRPr="003805EE">
        <w:rPr>
          <w:rFonts w:ascii="Helvetica" w:hAnsi="Helvetica"/>
          <w:sz w:val="22"/>
          <w:szCs w:val="22"/>
        </w:rPr>
        <w:t>wit</w:t>
      </w:r>
      <w:r w:rsidR="00064856" w:rsidRPr="003805EE">
        <w:rPr>
          <w:rFonts w:ascii="Helvetica" w:hAnsi="Helvetica"/>
          <w:sz w:val="22"/>
          <w:szCs w:val="22"/>
        </w:rPr>
        <w:t xml:space="preserve">h proximity to a </w:t>
      </w:r>
      <w:r w:rsidR="009442F2" w:rsidRPr="003805EE">
        <w:rPr>
          <w:rFonts w:ascii="Helvetica" w:eastAsia="Times New Roman" w:hAnsi="Helvetica" w:cs="Times New Roman"/>
          <w:sz w:val="22"/>
          <w:szCs w:val="22"/>
        </w:rPr>
        <w:t>critical threshold</w:t>
      </w:r>
      <w:r w:rsidR="00064856" w:rsidRPr="003805EE">
        <w:rPr>
          <w:rFonts w:ascii="Helvetica" w:hAnsi="Helvetica"/>
          <w:sz w:val="22"/>
          <w:szCs w:val="22"/>
        </w:rPr>
        <w:t>?</w:t>
      </w:r>
    </w:p>
    <w:p w14:paraId="5B4C53F9" w14:textId="02672557" w:rsidR="00DB58A9" w:rsidRPr="003805EE" w:rsidRDefault="002D198C" w:rsidP="00E65B1B">
      <w:pPr>
        <w:pStyle w:val="ListParagraph"/>
        <w:numPr>
          <w:ilvl w:val="0"/>
          <w:numId w:val="12"/>
        </w:numPr>
        <w:spacing w:line="480" w:lineRule="auto"/>
        <w:ind w:left="360" w:hanging="360"/>
        <w:rPr>
          <w:rFonts w:ascii="Helvetica" w:hAnsi="Helvetica"/>
          <w:sz w:val="22"/>
          <w:szCs w:val="22"/>
        </w:rPr>
      </w:pPr>
      <w:r w:rsidRPr="003805EE">
        <w:rPr>
          <w:rFonts w:ascii="Helvetica" w:hAnsi="Helvetica"/>
          <w:sz w:val="22"/>
          <w:szCs w:val="22"/>
        </w:rPr>
        <w:t xml:space="preserve">What is the safe operating space </w:t>
      </w:r>
      <w:r w:rsidR="00AA2A99" w:rsidRPr="003805EE">
        <w:rPr>
          <w:rFonts w:ascii="Helvetica" w:hAnsi="Helvetica"/>
          <w:sz w:val="22"/>
          <w:szCs w:val="22"/>
        </w:rPr>
        <w:t xml:space="preserve">(SOS) </w:t>
      </w:r>
      <w:r w:rsidRPr="003805EE">
        <w:rPr>
          <w:rFonts w:ascii="Helvetica" w:hAnsi="Helvetica"/>
          <w:sz w:val="22"/>
          <w:szCs w:val="22"/>
        </w:rPr>
        <w:t xml:space="preserve">that allows avoidance of </w:t>
      </w:r>
      <w:r w:rsidR="009442F2" w:rsidRPr="003805EE">
        <w:rPr>
          <w:rFonts w:ascii="Helvetica" w:eastAsia="Times New Roman" w:hAnsi="Helvetica" w:cs="Times New Roman"/>
          <w:sz w:val="22"/>
          <w:szCs w:val="22"/>
        </w:rPr>
        <w:t>critical thresholds</w:t>
      </w:r>
      <w:r w:rsidR="001361AB" w:rsidRPr="003805EE">
        <w:rPr>
          <w:rFonts w:ascii="Helvetica" w:hAnsi="Helvetica"/>
          <w:sz w:val="22"/>
          <w:szCs w:val="22"/>
        </w:rPr>
        <w:t>?</w:t>
      </w:r>
    </w:p>
    <w:p w14:paraId="1A3E63BB" w14:textId="77777777" w:rsidR="002D198C" w:rsidRPr="003805EE" w:rsidRDefault="002D198C" w:rsidP="00E65B1B">
      <w:pPr>
        <w:pStyle w:val="ListParagraph"/>
        <w:numPr>
          <w:ilvl w:val="0"/>
          <w:numId w:val="12"/>
        </w:numPr>
        <w:spacing w:line="480" w:lineRule="auto"/>
        <w:ind w:left="360" w:hanging="360"/>
        <w:rPr>
          <w:rFonts w:ascii="Helvetica" w:hAnsi="Helvetica"/>
          <w:sz w:val="22"/>
          <w:szCs w:val="22"/>
        </w:rPr>
      </w:pPr>
      <w:r w:rsidRPr="003805EE">
        <w:rPr>
          <w:rFonts w:ascii="Helvetica" w:hAnsi="Helvetica"/>
          <w:sz w:val="22"/>
          <w:szCs w:val="22"/>
        </w:rPr>
        <w:t xml:space="preserve">Are </w:t>
      </w:r>
      <w:r w:rsidR="00555F85" w:rsidRPr="003805EE">
        <w:rPr>
          <w:rFonts w:ascii="Helvetica" w:hAnsi="Helvetica"/>
          <w:sz w:val="22"/>
          <w:szCs w:val="22"/>
        </w:rPr>
        <w:t>precautionary</w:t>
      </w:r>
      <w:r w:rsidRPr="003805EE">
        <w:rPr>
          <w:rFonts w:ascii="Helvetica" w:hAnsi="Helvetica"/>
          <w:sz w:val="22"/>
          <w:szCs w:val="22"/>
        </w:rPr>
        <w:t xml:space="preserve"> </w:t>
      </w:r>
      <w:r w:rsidR="00E47DE3" w:rsidRPr="003805EE">
        <w:rPr>
          <w:rFonts w:ascii="Helvetica" w:hAnsi="Helvetica"/>
          <w:sz w:val="22"/>
          <w:szCs w:val="22"/>
        </w:rPr>
        <w:t>buffers suitable alternatives given the</w:t>
      </w:r>
      <w:r w:rsidRPr="003805EE">
        <w:rPr>
          <w:rFonts w:ascii="Helvetica" w:hAnsi="Helvetica"/>
          <w:sz w:val="22"/>
          <w:szCs w:val="22"/>
        </w:rPr>
        <w:t xml:space="preserve"> </w:t>
      </w:r>
      <w:r w:rsidR="00E47DE3" w:rsidRPr="003805EE">
        <w:rPr>
          <w:rFonts w:ascii="Helvetica" w:hAnsi="Helvetica"/>
          <w:sz w:val="22"/>
          <w:szCs w:val="22"/>
        </w:rPr>
        <w:t>costs</w:t>
      </w:r>
      <w:r w:rsidR="00F13BE1" w:rsidRPr="003805EE">
        <w:rPr>
          <w:rFonts w:ascii="Helvetica" w:hAnsi="Helvetica"/>
          <w:sz w:val="22"/>
          <w:szCs w:val="22"/>
        </w:rPr>
        <w:t xml:space="preserve"> </w:t>
      </w:r>
      <w:r w:rsidR="00E47DE3" w:rsidRPr="003805EE">
        <w:rPr>
          <w:rFonts w:ascii="Helvetica" w:hAnsi="Helvetica"/>
          <w:sz w:val="22"/>
          <w:szCs w:val="22"/>
        </w:rPr>
        <w:t xml:space="preserve">and benefits of </w:t>
      </w:r>
      <w:r w:rsidRPr="003805EE">
        <w:rPr>
          <w:rFonts w:ascii="Helvetica" w:hAnsi="Helvetica"/>
          <w:sz w:val="22"/>
          <w:szCs w:val="22"/>
        </w:rPr>
        <w:t xml:space="preserve">intensive monitoring? </w:t>
      </w:r>
    </w:p>
    <w:p w14:paraId="6684C277" w14:textId="77777777" w:rsidR="00FB4775" w:rsidRPr="003805EE" w:rsidRDefault="00FB4775" w:rsidP="00E65B1B">
      <w:pPr>
        <w:spacing w:line="480" w:lineRule="auto"/>
        <w:rPr>
          <w:rFonts w:ascii="Helvetica" w:hAnsi="Helvetica"/>
          <w:b/>
          <w:sz w:val="22"/>
          <w:szCs w:val="22"/>
        </w:rPr>
      </w:pPr>
    </w:p>
    <w:p w14:paraId="0E253EA7" w14:textId="77777777" w:rsidR="002D7AB2" w:rsidRPr="003805EE" w:rsidRDefault="00F838F5" w:rsidP="00E65B1B">
      <w:pPr>
        <w:spacing w:line="480" w:lineRule="auto"/>
        <w:rPr>
          <w:rFonts w:ascii="Helvetica" w:hAnsi="Helvetica"/>
          <w:b/>
          <w:sz w:val="22"/>
          <w:szCs w:val="22"/>
        </w:rPr>
      </w:pPr>
      <w:r w:rsidRPr="003805EE">
        <w:rPr>
          <w:rFonts w:ascii="Helvetica" w:hAnsi="Helvetica"/>
          <w:b/>
          <w:sz w:val="22"/>
          <w:szCs w:val="22"/>
        </w:rPr>
        <w:t>METHODS</w:t>
      </w:r>
    </w:p>
    <w:p w14:paraId="6DF93684" w14:textId="77777777" w:rsidR="0036192F" w:rsidRPr="003805EE" w:rsidRDefault="0036192F" w:rsidP="00E65B1B">
      <w:pPr>
        <w:tabs>
          <w:tab w:val="left" w:pos="2760"/>
        </w:tabs>
        <w:spacing w:line="480" w:lineRule="auto"/>
        <w:rPr>
          <w:rFonts w:ascii="Helvetica" w:hAnsi="Helvetica"/>
          <w:i/>
          <w:sz w:val="22"/>
          <w:szCs w:val="22"/>
        </w:rPr>
      </w:pPr>
      <w:r w:rsidRPr="003805EE">
        <w:rPr>
          <w:rFonts w:ascii="Helvetica" w:hAnsi="Helvetica"/>
          <w:i/>
          <w:sz w:val="22"/>
          <w:szCs w:val="22"/>
        </w:rPr>
        <w:t>Management Strategy Evaluation</w:t>
      </w:r>
      <w:r w:rsidR="003476B7" w:rsidRPr="003805EE">
        <w:rPr>
          <w:rFonts w:ascii="Helvetica" w:hAnsi="Helvetica"/>
          <w:i/>
          <w:sz w:val="22"/>
          <w:szCs w:val="22"/>
        </w:rPr>
        <w:t xml:space="preserve"> Overview</w:t>
      </w:r>
    </w:p>
    <w:p w14:paraId="4AA24B29" w14:textId="4DF811B6" w:rsidR="00C404D8" w:rsidRPr="003805EE" w:rsidRDefault="00730E93" w:rsidP="00E65B1B">
      <w:pPr>
        <w:tabs>
          <w:tab w:val="left" w:pos="2760"/>
        </w:tabs>
        <w:spacing w:line="480" w:lineRule="auto"/>
        <w:rPr>
          <w:rFonts w:ascii="Helvetica" w:hAnsi="Helvetica"/>
          <w:b/>
          <w:sz w:val="22"/>
          <w:szCs w:val="22"/>
        </w:rPr>
      </w:pPr>
      <w:r w:rsidRPr="003805EE">
        <w:rPr>
          <w:rFonts w:ascii="Helvetica" w:hAnsi="Helvetica"/>
          <w:sz w:val="22"/>
          <w:szCs w:val="22"/>
        </w:rPr>
        <w:t>We used m</w:t>
      </w:r>
      <w:r w:rsidR="003030A9" w:rsidRPr="003805EE">
        <w:rPr>
          <w:rFonts w:ascii="Helvetica" w:hAnsi="Helvetica"/>
          <w:sz w:val="22"/>
          <w:szCs w:val="22"/>
        </w:rPr>
        <w:t xml:space="preserve">anagement strategy evaluation </w:t>
      </w:r>
      <w:r w:rsidR="008324A7" w:rsidRPr="003805EE">
        <w:rPr>
          <w:rFonts w:ascii="Helvetica" w:hAnsi="Helvetica"/>
          <w:sz w:val="22"/>
          <w:szCs w:val="22"/>
        </w:rPr>
        <w:t>(MSE)</w:t>
      </w:r>
      <w:r w:rsidRPr="003805EE">
        <w:rPr>
          <w:rFonts w:ascii="Helvetica" w:hAnsi="Helvetica"/>
          <w:sz w:val="22"/>
          <w:szCs w:val="22"/>
        </w:rPr>
        <w:t xml:space="preserve">, </w:t>
      </w:r>
      <w:r w:rsidR="0079704C" w:rsidRPr="003805EE">
        <w:rPr>
          <w:rFonts w:ascii="Helvetica" w:hAnsi="Helvetica"/>
          <w:sz w:val="22"/>
          <w:szCs w:val="22"/>
        </w:rPr>
        <w:t xml:space="preserve">an analytical tool that </w:t>
      </w:r>
      <w:del w:id="47" w:author="Tim Essington" w:date="2019-04-22T17:11:00Z">
        <w:r w:rsidR="0079704C" w:rsidRPr="003805EE" w:rsidDel="006533A9">
          <w:rPr>
            <w:rFonts w:ascii="Helvetica" w:hAnsi="Helvetica"/>
            <w:sz w:val="22"/>
            <w:szCs w:val="22"/>
          </w:rPr>
          <w:delText xml:space="preserve">defines </w:delText>
        </w:r>
      </w:del>
      <w:ins w:id="48" w:author="Tim Essington" w:date="2019-04-22T17:11:00Z">
        <w:r w:rsidR="006533A9">
          <w:rPr>
            <w:rFonts w:ascii="Helvetica" w:hAnsi="Helvetica"/>
            <w:sz w:val="22"/>
            <w:szCs w:val="22"/>
          </w:rPr>
          <w:t xml:space="preserve">evaluates the likely </w:t>
        </w:r>
      </w:ins>
      <w:ins w:id="49" w:author="Tim Essington" w:date="2019-04-22T17:12:00Z">
        <w:r w:rsidR="006533A9">
          <w:rPr>
            <w:rFonts w:ascii="Helvetica" w:hAnsi="Helvetica"/>
            <w:sz w:val="22"/>
            <w:szCs w:val="22"/>
          </w:rPr>
          <w:t xml:space="preserve">consequence of applying a harvest strategy, given uncertainty in system </w:t>
        </w:r>
      </w:ins>
      <w:del w:id="50" w:author="Tim Essington" w:date="2019-04-22T17:12:00Z">
        <w:r w:rsidR="0079704C" w:rsidRPr="003805EE" w:rsidDel="006533A9">
          <w:rPr>
            <w:rFonts w:ascii="Helvetica" w:hAnsi="Helvetica"/>
            <w:sz w:val="22"/>
            <w:szCs w:val="22"/>
          </w:rPr>
          <w:delText>the total allowable harvest given a suite of</w:delText>
        </w:r>
        <w:r w:rsidR="00C404D8" w:rsidRPr="003805EE" w:rsidDel="006533A9">
          <w:rPr>
            <w:rFonts w:ascii="Helvetica" w:hAnsi="Helvetica"/>
            <w:sz w:val="22"/>
            <w:szCs w:val="22"/>
          </w:rPr>
          <w:delText xml:space="preserve"> different monitoring strategies</w:delText>
        </w:r>
        <w:r w:rsidRPr="003805EE" w:rsidDel="006533A9">
          <w:rPr>
            <w:rFonts w:ascii="Helvetica" w:hAnsi="Helvetica"/>
            <w:sz w:val="22"/>
            <w:szCs w:val="22"/>
          </w:rPr>
          <w:delText xml:space="preserve"> </w:delText>
        </w:r>
      </w:del>
      <w:r w:rsidR="009442F2"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&lt;EndNote&gt;&lt;Cite&gt;&lt;Author&gt;Bunnefeld&lt;/Author&gt;&lt;Year&gt;2011&lt;/Year&gt;&lt;RecNum&gt;8370&lt;/RecNum&gt;&lt;DisplayText&gt;[17]&lt;/DisplayText&gt;&lt;record&gt;&lt;rec-number&gt;8370&lt;/rec-number&gt;&lt;foreign-keys&gt;&lt;key app="EN" db-id="dsrza9wtbra05fevxvw5svf8d0a9a0ptptvp" timestamp="1462230335"&gt;8370&lt;/key&gt;&lt;/foreign-keys&gt;&lt;ref-type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9442F2" w:rsidRPr="003805EE">
        <w:rPr>
          <w:rFonts w:ascii="Helvetica" w:hAnsi="Helvetica"/>
          <w:sz w:val="22"/>
          <w:szCs w:val="22"/>
        </w:rPr>
        <w:fldChar w:fldCharType="separate"/>
      </w:r>
      <w:r w:rsidR="004C725F" w:rsidRPr="003805EE">
        <w:rPr>
          <w:rFonts w:ascii="Helvetica" w:hAnsi="Helvetica"/>
          <w:noProof/>
          <w:sz w:val="22"/>
          <w:szCs w:val="22"/>
        </w:rPr>
        <w:t>[17]</w:t>
      </w:r>
      <w:r w:rsidR="009442F2" w:rsidRPr="003805EE">
        <w:rPr>
          <w:rFonts w:ascii="Helvetica" w:hAnsi="Helvetica"/>
          <w:sz w:val="22"/>
          <w:szCs w:val="22"/>
        </w:rPr>
        <w:fldChar w:fldCharType="end"/>
      </w:r>
      <w:r w:rsidR="0079704C" w:rsidRPr="003805EE">
        <w:rPr>
          <w:rFonts w:ascii="Helvetica" w:hAnsi="Helvetica"/>
          <w:sz w:val="22"/>
          <w:szCs w:val="22"/>
        </w:rPr>
        <w:t xml:space="preserve">. MSE </w:t>
      </w:r>
      <w:r w:rsidR="008324A7" w:rsidRPr="003805EE">
        <w:rPr>
          <w:rFonts w:ascii="Helvetica" w:hAnsi="Helvetica"/>
          <w:sz w:val="22"/>
          <w:szCs w:val="22"/>
        </w:rPr>
        <w:t>is an</w:t>
      </w:r>
      <w:r w:rsidR="003030A9" w:rsidRPr="003805EE">
        <w:rPr>
          <w:rFonts w:ascii="Helvetica" w:hAnsi="Helvetica"/>
          <w:sz w:val="22"/>
          <w:szCs w:val="22"/>
        </w:rPr>
        <w:t xml:space="preserve"> </w:t>
      </w:r>
      <w:r w:rsidR="00F61749" w:rsidRPr="003805EE">
        <w:rPr>
          <w:rFonts w:ascii="Helvetica" w:hAnsi="Helvetica"/>
          <w:sz w:val="22"/>
          <w:szCs w:val="22"/>
        </w:rPr>
        <w:t>ideal</w:t>
      </w:r>
      <w:r w:rsidR="003030A9" w:rsidRPr="003805EE">
        <w:rPr>
          <w:rFonts w:ascii="Helvetica" w:hAnsi="Helvetica"/>
          <w:sz w:val="22"/>
          <w:szCs w:val="22"/>
        </w:rPr>
        <w:t xml:space="preserve"> tool to </w:t>
      </w:r>
      <w:r w:rsidR="008324A7" w:rsidRPr="003805EE">
        <w:rPr>
          <w:rFonts w:ascii="Helvetica" w:hAnsi="Helvetica"/>
          <w:sz w:val="22"/>
          <w:szCs w:val="22"/>
        </w:rPr>
        <w:t>explore the importance of variable monitoring effort in systems with tipping points</w:t>
      </w:r>
      <w:r w:rsidR="00F61749" w:rsidRPr="003805EE">
        <w:rPr>
          <w:rFonts w:ascii="Helvetica" w:hAnsi="Helvetica"/>
          <w:sz w:val="22"/>
          <w:szCs w:val="22"/>
        </w:rPr>
        <w:t xml:space="preserve">. </w:t>
      </w:r>
      <w:r w:rsidR="005341A5" w:rsidRPr="003805EE">
        <w:rPr>
          <w:rFonts w:ascii="Helvetica" w:hAnsi="Helvetica"/>
          <w:sz w:val="22"/>
          <w:szCs w:val="22"/>
        </w:rPr>
        <w:t>Specifically</w:t>
      </w:r>
      <w:r w:rsidR="00EA375D" w:rsidRPr="003805EE">
        <w:rPr>
          <w:rFonts w:ascii="Helvetica" w:hAnsi="Helvetica"/>
          <w:sz w:val="22"/>
          <w:szCs w:val="22"/>
        </w:rPr>
        <w:t>,</w:t>
      </w:r>
      <w:r w:rsidR="00F61749" w:rsidRPr="003805EE">
        <w:rPr>
          <w:rFonts w:ascii="Helvetica" w:hAnsi="Helvetica"/>
          <w:sz w:val="22"/>
          <w:szCs w:val="22"/>
        </w:rPr>
        <w:t xml:space="preserve"> MSE </w:t>
      </w:r>
      <w:r w:rsidR="00DA7745" w:rsidRPr="003805EE">
        <w:rPr>
          <w:rFonts w:ascii="Helvetica" w:hAnsi="Helvetica"/>
          <w:sz w:val="22"/>
          <w:szCs w:val="22"/>
        </w:rPr>
        <w:t>allow</w:t>
      </w:r>
      <w:r w:rsidR="007770BC" w:rsidRPr="003805EE">
        <w:rPr>
          <w:rFonts w:ascii="Helvetica" w:hAnsi="Helvetica"/>
          <w:sz w:val="22"/>
          <w:szCs w:val="22"/>
        </w:rPr>
        <w:t>ed</w:t>
      </w:r>
      <w:r w:rsidR="00F61749" w:rsidRPr="003805EE">
        <w:rPr>
          <w:rFonts w:ascii="Helvetica" w:hAnsi="Helvetica"/>
          <w:sz w:val="22"/>
          <w:szCs w:val="22"/>
        </w:rPr>
        <w:t xml:space="preserve"> us to measure the consequences of </w:t>
      </w:r>
      <w:r w:rsidR="007D2E9C" w:rsidRPr="003805EE">
        <w:rPr>
          <w:rFonts w:ascii="Helvetica" w:hAnsi="Helvetica"/>
          <w:sz w:val="22"/>
          <w:szCs w:val="22"/>
        </w:rPr>
        <w:t xml:space="preserve">alternative levels of </w:t>
      </w:r>
      <w:r w:rsidR="00DA7745" w:rsidRPr="003805EE">
        <w:rPr>
          <w:rFonts w:ascii="Helvetica" w:hAnsi="Helvetica"/>
          <w:sz w:val="22"/>
          <w:szCs w:val="22"/>
        </w:rPr>
        <w:t>monitoring precision</w:t>
      </w:r>
      <w:r w:rsidR="00F61749" w:rsidRPr="003805EE">
        <w:rPr>
          <w:rFonts w:ascii="Helvetica" w:hAnsi="Helvetica"/>
          <w:sz w:val="22"/>
          <w:szCs w:val="22"/>
        </w:rPr>
        <w:t xml:space="preserve"> and resource extraction pressure</w:t>
      </w:r>
      <w:r w:rsidR="00DA3304" w:rsidRPr="003805EE">
        <w:rPr>
          <w:rFonts w:ascii="Helvetica" w:hAnsi="Helvetica"/>
          <w:sz w:val="22"/>
          <w:szCs w:val="22"/>
        </w:rPr>
        <w:t xml:space="preserve"> given an underlying biological model</w:t>
      </w:r>
      <w:r w:rsidR="008324A7" w:rsidRPr="003805EE">
        <w:rPr>
          <w:rFonts w:ascii="Helvetica" w:hAnsi="Helvetica"/>
          <w:sz w:val="22"/>
          <w:szCs w:val="22"/>
        </w:rPr>
        <w:t>.</w:t>
      </w:r>
      <w:r w:rsidR="00DA7745" w:rsidRPr="003805EE">
        <w:rPr>
          <w:rFonts w:ascii="Helvetica" w:hAnsi="Helvetica"/>
          <w:sz w:val="22"/>
          <w:szCs w:val="22"/>
        </w:rPr>
        <w:t xml:space="preserve"> </w:t>
      </w:r>
      <w:r w:rsidR="009D7096" w:rsidRPr="003805EE">
        <w:rPr>
          <w:rFonts w:ascii="Helvetica" w:hAnsi="Helvetica"/>
          <w:sz w:val="22"/>
          <w:szCs w:val="22"/>
        </w:rPr>
        <w:t xml:space="preserve">The </w:t>
      </w:r>
      <w:r w:rsidR="00214262" w:rsidRPr="003805EE">
        <w:rPr>
          <w:rFonts w:ascii="Helvetica" w:hAnsi="Helvetica"/>
          <w:sz w:val="22"/>
          <w:szCs w:val="22"/>
        </w:rPr>
        <w:t>M</w:t>
      </w:r>
      <w:r w:rsidR="009D7096" w:rsidRPr="003805EE">
        <w:rPr>
          <w:rFonts w:ascii="Helvetica" w:hAnsi="Helvetica"/>
          <w:sz w:val="22"/>
          <w:szCs w:val="22"/>
        </w:rPr>
        <w:t>SE proceeded in four steps</w:t>
      </w:r>
      <w:r w:rsidR="001777EA" w:rsidRPr="003805EE">
        <w:rPr>
          <w:rFonts w:ascii="Helvetica" w:hAnsi="Helvetica"/>
          <w:sz w:val="22"/>
          <w:szCs w:val="22"/>
        </w:rPr>
        <w:t xml:space="preserve">. First, </w:t>
      </w:r>
      <w:r w:rsidR="00DA7745" w:rsidRPr="003805EE">
        <w:rPr>
          <w:rFonts w:ascii="Helvetica" w:hAnsi="Helvetica"/>
          <w:sz w:val="22"/>
          <w:szCs w:val="22"/>
        </w:rPr>
        <w:t xml:space="preserve">we </w:t>
      </w:r>
      <w:r w:rsidR="003030A9" w:rsidRPr="003805EE">
        <w:rPr>
          <w:rFonts w:ascii="Helvetica" w:hAnsi="Helvetica"/>
          <w:sz w:val="22"/>
          <w:szCs w:val="22"/>
        </w:rPr>
        <w:t>simulate</w:t>
      </w:r>
      <w:r w:rsidR="007770BC" w:rsidRPr="003805EE">
        <w:rPr>
          <w:rFonts w:ascii="Helvetica" w:hAnsi="Helvetica"/>
          <w:sz w:val="22"/>
          <w:szCs w:val="22"/>
        </w:rPr>
        <w:t>d</w:t>
      </w:r>
      <w:r w:rsidR="003030A9" w:rsidRPr="003805EE">
        <w:rPr>
          <w:rFonts w:ascii="Helvetica" w:hAnsi="Helvetica"/>
          <w:sz w:val="22"/>
          <w:szCs w:val="22"/>
        </w:rPr>
        <w:t xml:space="preserve"> the biological dynamics of a</w:t>
      </w:r>
      <w:r w:rsidR="008324A7" w:rsidRPr="003805EE">
        <w:rPr>
          <w:rFonts w:ascii="Helvetica" w:hAnsi="Helvetica"/>
          <w:sz w:val="22"/>
          <w:szCs w:val="22"/>
        </w:rPr>
        <w:t xml:space="preserve"> system given a specific biological process model</w:t>
      </w:r>
      <w:r w:rsidR="001777EA" w:rsidRPr="003805EE">
        <w:rPr>
          <w:rFonts w:ascii="Helvetica" w:hAnsi="Helvetica"/>
          <w:sz w:val="22"/>
          <w:szCs w:val="22"/>
        </w:rPr>
        <w:t xml:space="preserve">. Second, we simulated </w:t>
      </w:r>
      <w:r w:rsidR="005E0CEF" w:rsidRPr="003805EE">
        <w:rPr>
          <w:rFonts w:ascii="Helvetica" w:hAnsi="Helvetica"/>
          <w:sz w:val="22"/>
          <w:szCs w:val="22"/>
        </w:rPr>
        <w:t>a</w:t>
      </w:r>
      <w:r w:rsidR="001777EA" w:rsidRPr="003805EE">
        <w:rPr>
          <w:rFonts w:ascii="Helvetica" w:hAnsi="Helvetica"/>
          <w:sz w:val="22"/>
          <w:szCs w:val="22"/>
        </w:rPr>
        <w:t xml:space="preserve"> sampling model, where the total biomass of the resource </w:t>
      </w:r>
      <w:r w:rsidR="00CA387C" w:rsidRPr="003805EE">
        <w:rPr>
          <w:rFonts w:ascii="Helvetica" w:hAnsi="Helvetica"/>
          <w:sz w:val="22"/>
          <w:szCs w:val="22"/>
        </w:rPr>
        <w:t xml:space="preserve">was </w:t>
      </w:r>
      <w:r w:rsidR="00861B1D" w:rsidRPr="003805EE">
        <w:rPr>
          <w:rFonts w:ascii="Helvetica" w:hAnsi="Helvetica"/>
          <w:sz w:val="22"/>
          <w:szCs w:val="22"/>
        </w:rPr>
        <w:t xml:space="preserve">sampled given </w:t>
      </w:r>
      <w:r w:rsidR="001777EA" w:rsidRPr="003805EE">
        <w:rPr>
          <w:rFonts w:ascii="Helvetica" w:hAnsi="Helvetica"/>
          <w:sz w:val="22"/>
          <w:szCs w:val="22"/>
        </w:rPr>
        <w:t xml:space="preserve">some </w:t>
      </w:r>
      <w:r w:rsidR="00305441" w:rsidRPr="003805EE">
        <w:rPr>
          <w:rFonts w:ascii="Helvetica" w:hAnsi="Helvetica"/>
          <w:sz w:val="22"/>
          <w:szCs w:val="22"/>
        </w:rPr>
        <w:t>sampling error</w:t>
      </w:r>
      <w:r w:rsidR="001777EA" w:rsidRPr="003805EE">
        <w:rPr>
          <w:rFonts w:ascii="Helvetica" w:hAnsi="Helvetica"/>
          <w:sz w:val="22"/>
          <w:szCs w:val="22"/>
        </w:rPr>
        <w:t>. Third,</w:t>
      </w:r>
      <w:r w:rsidR="00305441" w:rsidRPr="003805EE">
        <w:rPr>
          <w:rFonts w:ascii="Helvetica" w:hAnsi="Helvetica"/>
          <w:sz w:val="22"/>
          <w:szCs w:val="22"/>
        </w:rPr>
        <w:t xml:space="preserve"> </w:t>
      </w:r>
      <w:r w:rsidR="00CA387C" w:rsidRPr="003805EE">
        <w:rPr>
          <w:rFonts w:ascii="Helvetica" w:hAnsi="Helvetica"/>
          <w:sz w:val="22"/>
          <w:szCs w:val="22"/>
        </w:rPr>
        <w:t xml:space="preserve">we used an </w:t>
      </w:r>
      <w:r w:rsidR="00305441" w:rsidRPr="003805EE">
        <w:rPr>
          <w:rFonts w:ascii="Helvetica" w:hAnsi="Helvetica"/>
          <w:sz w:val="22"/>
          <w:szCs w:val="22"/>
        </w:rPr>
        <w:t xml:space="preserve">assessment model </w:t>
      </w:r>
      <w:r w:rsidR="00CA387C" w:rsidRPr="003805EE">
        <w:rPr>
          <w:rFonts w:ascii="Helvetica" w:hAnsi="Helvetica"/>
          <w:sz w:val="22"/>
          <w:szCs w:val="22"/>
        </w:rPr>
        <w:t xml:space="preserve">to estimate </w:t>
      </w:r>
      <w:r w:rsidR="00305441" w:rsidRPr="003805EE">
        <w:rPr>
          <w:rFonts w:ascii="Helvetica" w:hAnsi="Helvetica"/>
          <w:sz w:val="22"/>
          <w:szCs w:val="22"/>
        </w:rPr>
        <w:t xml:space="preserve">the biomass of the system given the sampling </w:t>
      </w:r>
      <w:r w:rsidR="00944D13" w:rsidRPr="003805EE">
        <w:rPr>
          <w:rFonts w:ascii="Helvetica" w:hAnsi="Helvetica"/>
          <w:sz w:val="22"/>
          <w:szCs w:val="22"/>
        </w:rPr>
        <w:t>estimate</w:t>
      </w:r>
      <w:r w:rsidR="007D2E9C" w:rsidRPr="003805EE">
        <w:rPr>
          <w:rFonts w:ascii="Helvetica" w:hAnsi="Helvetica"/>
          <w:sz w:val="22"/>
          <w:szCs w:val="22"/>
        </w:rPr>
        <w:t xml:space="preserve"> and with ignorance about the potential sampling error</w:t>
      </w:r>
      <w:r w:rsidR="00305441" w:rsidRPr="003805EE">
        <w:rPr>
          <w:rFonts w:ascii="Helvetica" w:hAnsi="Helvetica"/>
          <w:sz w:val="22"/>
          <w:szCs w:val="22"/>
        </w:rPr>
        <w:t>. And</w:t>
      </w:r>
      <w:r w:rsidR="007D2E9C" w:rsidRPr="003805EE">
        <w:rPr>
          <w:rFonts w:ascii="Helvetica" w:hAnsi="Helvetica"/>
          <w:sz w:val="22"/>
          <w:szCs w:val="22"/>
        </w:rPr>
        <w:t>,</w:t>
      </w:r>
      <w:r w:rsidR="00305441" w:rsidRPr="003805EE">
        <w:rPr>
          <w:rFonts w:ascii="Helvetica" w:hAnsi="Helvetica"/>
          <w:sz w:val="22"/>
          <w:szCs w:val="22"/>
        </w:rPr>
        <w:t xml:space="preserve"> fourth, a management model </w:t>
      </w:r>
      <w:r w:rsidR="00CA387C" w:rsidRPr="003805EE">
        <w:rPr>
          <w:rFonts w:ascii="Helvetica" w:hAnsi="Helvetica"/>
          <w:sz w:val="22"/>
          <w:szCs w:val="22"/>
        </w:rPr>
        <w:t xml:space="preserve">determined </w:t>
      </w:r>
      <w:r w:rsidR="000D71E0" w:rsidRPr="003805EE">
        <w:rPr>
          <w:rFonts w:ascii="Helvetica" w:hAnsi="Helvetica"/>
          <w:sz w:val="22"/>
          <w:szCs w:val="22"/>
        </w:rPr>
        <w:t xml:space="preserve">the level </w:t>
      </w:r>
      <w:r w:rsidR="009D7096" w:rsidRPr="003805EE">
        <w:rPr>
          <w:rFonts w:ascii="Helvetica" w:hAnsi="Helvetica"/>
          <w:sz w:val="22"/>
          <w:szCs w:val="22"/>
        </w:rPr>
        <w:t xml:space="preserve">of </w:t>
      </w:r>
      <w:r w:rsidR="000D71E0" w:rsidRPr="003805EE">
        <w:rPr>
          <w:rFonts w:ascii="Helvetica" w:hAnsi="Helvetica"/>
          <w:sz w:val="22"/>
          <w:szCs w:val="22"/>
        </w:rPr>
        <w:t>resource</w:t>
      </w:r>
      <w:r w:rsidR="00305441" w:rsidRPr="003805EE">
        <w:rPr>
          <w:rFonts w:ascii="Helvetica" w:hAnsi="Helvetica"/>
          <w:sz w:val="22"/>
          <w:szCs w:val="22"/>
        </w:rPr>
        <w:t xml:space="preserve"> harvest </w:t>
      </w:r>
      <w:r w:rsidR="000D71E0" w:rsidRPr="003805EE">
        <w:rPr>
          <w:rFonts w:ascii="Helvetica" w:hAnsi="Helvetica"/>
          <w:sz w:val="22"/>
          <w:szCs w:val="22"/>
        </w:rPr>
        <w:t>given the estimated biomass.</w:t>
      </w:r>
      <w:r w:rsidR="009D7096" w:rsidRPr="003805EE">
        <w:rPr>
          <w:rFonts w:ascii="Helvetica" w:hAnsi="Helvetica"/>
          <w:sz w:val="22"/>
          <w:szCs w:val="22"/>
        </w:rPr>
        <w:t xml:space="preserve"> Following this fourth step, the entire process </w:t>
      </w:r>
      <w:r w:rsidR="00CA387C" w:rsidRPr="003805EE">
        <w:rPr>
          <w:rFonts w:ascii="Helvetica" w:hAnsi="Helvetica"/>
          <w:sz w:val="22"/>
          <w:szCs w:val="22"/>
        </w:rPr>
        <w:t>was</w:t>
      </w:r>
      <w:r w:rsidR="009D7096" w:rsidRPr="003805EE">
        <w:rPr>
          <w:rFonts w:ascii="Helvetica" w:hAnsi="Helvetica"/>
          <w:sz w:val="22"/>
          <w:szCs w:val="22"/>
        </w:rPr>
        <w:t xml:space="preserve"> repeated</w:t>
      </w:r>
      <w:r w:rsidR="00435071" w:rsidRPr="003805EE">
        <w:rPr>
          <w:rFonts w:ascii="Helvetica" w:hAnsi="Helvetica"/>
          <w:sz w:val="22"/>
          <w:szCs w:val="22"/>
        </w:rPr>
        <w:t xml:space="preserve"> for a </w:t>
      </w:r>
      <w:r w:rsidR="00286FDA" w:rsidRPr="003805EE">
        <w:rPr>
          <w:rFonts w:ascii="Helvetica" w:hAnsi="Helvetica"/>
          <w:sz w:val="22"/>
          <w:szCs w:val="22"/>
        </w:rPr>
        <w:t>20-year</w:t>
      </w:r>
      <w:r w:rsidR="00435071" w:rsidRPr="003805EE">
        <w:rPr>
          <w:rFonts w:ascii="Helvetica" w:hAnsi="Helvetica"/>
          <w:sz w:val="22"/>
          <w:szCs w:val="22"/>
        </w:rPr>
        <w:t xml:space="preserve"> simulatio</w:t>
      </w:r>
      <w:r w:rsidR="009C634A" w:rsidRPr="003805EE">
        <w:rPr>
          <w:rFonts w:ascii="Helvetica" w:hAnsi="Helvetica"/>
          <w:sz w:val="22"/>
          <w:szCs w:val="22"/>
        </w:rPr>
        <w:t>n</w:t>
      </w:r>
      <w:r w:rsidR="009D7096" w:rsidRPr="003805EE">
        <w:rPr>
          <w:rFonts w:ascii="Helvetica" w:hAnsi="Helvetica"/>
          <w:sz w:val="22"/>
          <w:szCs w:val="22"/>
        </w:rPr>
        <w:t>.</w:t>
      </w:r>
      <w:r w:rsidR="000D71E0" w:rsidRPr="003805EE">
        <w:rPr>
          <w:rFonts w:ascii="Helvetica" w:hAnsi="Helvetica"/>
          <w:sz w:val="22"/>
          <w:szCs w:val="22"/>
        </w:rPr>
        <w:t xml:space="preserve"> </w:t>
      </w:r>
    </w:p>
    <w:p w14:paraId="474B7BF5" w14:textId="77777777" w:rsidR="00A140A9" w:rsidRPr="003805EE" w:rsidRDefault="00A140A9" w:rsidP="00E65B1B">
      <w:pPr>
        <w:tabs>
          <w:tab w:val="left" w:pos="2760"/>
        </w:tabs>
        <w:spacing w:line="480" w:lineRule="auto"/>
        <w:rPr>
          <w:rFonts w:ascii="Helvetica" w:hAnsi="Helvetica"/>
          <w:sz w:val="22"/>
          <w:szCs w:val="22"/>
        </w:rPr>
      </w:pPr>
    </w:p>
    <w:p w14:paraId="5751637A" w14:textId="122AEE1B" w:rsidR="00B70217" w:rsidRPr="003805EE" w:rsidRDefault="004C02ED" w:rsidP="00E65B1B">
      <w:pPr>
        <w:spacing w:line="480" w:lineRule="auto"/>
        <w:rPr>
          <w:rFonts w:ascii="Helvetica" w:hAnsi="Helvetica"/>
          <w:sz w:val="22"/>
          <w:szCs w:val="22"/>
          <w:u w:val="single"/>
        </w:rPr>
      </w:pPr>
      <w:r w:rsidRPr="003805EE">
        <w:rPr>
          <w:rFonts w:ascii="Helvetica" w:hAnsi="Helvetica"/>
          <w:i/>
          <w:sz w:val="22"/>
          <w:szCs w:val="22"/>
        </w:rPr>
        <w:lastRenderedPageBreak/>
        <w:t xml:space="preserve">Modeling a Natural Resource with a Tipping Point </w:t>
      </w:r>
    </w:p>
    <w:p w14:paraId="3544369A" w14:textId="431BEF93" w:rsidR="00286FDA" w:rsidRPr="003805EE" w:rsidRDefault="00286FDA" w:rsidP="00E65B1B">
      <w:pPr>
        <w:spacing w:line="480" w:lineRule="auto"/>
        <w:rPr>
          <w:rFonts w:ascii="Helvetica" w:hAnsi="Helvetica"/>
          <w:sz w:val="22"/>
          <w:szCs w:val="22"/>
        </w:rPr>
      </w:pPr>
      <w:r w:rsidRPr="003805EE">
        <w:rPr>
          <w:rFonts w:ascii="Helvetica" w:hAnsi="Helvetica"/>
          <w:sz w:val="22"/>
          <w:szCs w:val="22"/>
          <w:u w:val="single"/>
        </w:rPr>
        <w:t>Biological Process Model</w:t>
      </w:r>
      <w:r w:rsidRPr="003805EE">
        <w:rPr>
          <w:rFonts w:ascii="Helvetica" w:hAnsi="Helvetica"/>
          <w:i/>
          <w:sz w:val="22"/>
          <w:szCs w:val="22"/>
        </w:rPr>
        <w:t xml:space="preserve">: </w:t>
      </w:r>
      <w:r w:rsidRPr="003805EE">
        <w:rPr>
          <w:rFonts w:ascii="Helvetica" w:hAnsi="Helvetica"/>
          <w:sz w:val="22"/>
          <w:szCs w:val="22"/>
        </w:rPr>
        <w:t>To describe how monitoring investment is related to thresholds we focus</w:t>
      </w:r>
      <w:r w:rsidR="00BE5502" w:rsidRPr="003805EE">
        <w:rPr>
          <w:rFonts w:ascii="Helvetica" w:hAnsi="Helvetica"/>
          <w:sz w:val="22"/>
          <w:szCs w:val="22"/>
        </w:rPr>
        <w:t>ed</w:t>
      </w:r>
      <w:r w:rsidRPr="003805EE">
        <w:rPr>
          <w:rFonts w:ascii="Helvetica" w:hAnsi="Helvetica"/>
          <w:sz w:val="22"/>
          <w:szCs w:val="22"/>
        </w:rPr>
        <w:t xml:space="preserve"> on a</w:t>
      </w:r>
      <w:ins w:id="51" w:author="Tim Essington" w:date="2019-04-22T17:17:00Z">
        <w:r w:rsidR="001E691A">
          <w:rPr>
            <w:rFonts w:ascii="Helvetica" w:hAnsi="Helvetica"/>
            <w:sz w:val="22"/>
            <w:szCs w:val="22"/>
          </w:rPr>
          <w:t xml:space="preserve"> </w:t>
        </w:r>
      </w:ins>
      <w:ins w:id="52" w:author="Tim Essington" w:date="2019-04-22T17:18:00Z">
        <w:r w:rsidR="001E691A">
          <w:rPr>
            <w:rFonts w:ascii="Helvetica" w:hAnsi="Helvetica"/>
            <w:sz w:val="22"/>
            <w:szCs w:val="22"/>
          </w:rPr>
          <w:t xml:space="preserve">renewable </w:t>
        </w:r>
      </w:ins>
      <w:ins w:id="53" w:author="Tim Essington" w:date="2019-04-22T17:17:00Z">
        <w:r w:rsidR="001E691A">
          <w:rPr>
            <w:rFonts w:ascii="Helvetica" w:hAnsi="Helvetica"/>
            <w:sz w:val="22"/>
            <w:szCs w:val="22"/>
          </w:rPr>
          <w:t>natural resource sy</w:t>
        </w:r>
      </w:ins>
      <w:ins w:id="54" w:author="Tim Essington" w:date="2019-04-22T17:18:00Z">
        <w:r w:rsidR="001E691A">
          <w:rPr>
            <w:rFonts w:ascii="Helvetica" w:hAnsi="Helvetica"/>
            <w:sz w:val="22"/>
            <w:szCs w:val="22"/>
          </w:rPr>
          <w:t>s</w:t>
        </w:r>
      </w:ins>
      <w:ins w:id="55" w:author="Tim Essington" w:date="2019-04-22T17:17:00Z">
        <w:r w:rsidR="001E691A">
          <w:rPr>
            <w:rFonts w:ascii="Helvetica" w:hAnsi="Helvetica"/>
            <w:sz w:val="22"/>
            <w:szCs w:val="22"/>
          </w:rPr>
          <w:t xml:space="preserve">tem </w:t>
        </w:r>
      </w:ins>
      <w:ins w:id="56" w:author="Tim Essington" w:date="2019-04-22T17:18:00Z">
        <w:r w:rsidR="001E691A">
          <w:rPr>
            <w:rFonts w:ascii="Helvetica" w:hAnsi="Helvetica"/>
            <w:sz w:val="22"/>
            <w:szCs w:val="22"/>
          </w:rPr>
          <w:t>targeting a single species</w:t>
        </w:r>
      </w:ins>
      <w:del w:id="57" w:author="Tim Essington" w:date="2019-04-22T17:18:00Z">
        <w:r w:rsidRPr="003805EE" w:rsidDel="001E691A">
          <w:rPr>
            <w:rFonts w:ascii="Helvetica" w:hAnsi="Helvetica"/>
            <w:sz w:val="22"/>
            <w:szCs w:val="22"/>
          </w:rPr>
          <w:delText xml:space="preserve"> single species model for simplicity</w:delText>
        </w:r>
      </w:del>
      <w:r w:rsidRPr="003805EE">
        <w:rPr>
          <w:rFonts w:ascii="Helvetica" w:hAnsi="Helvetica"/>
          <w:sz w:val="22"/>
          <w:szCs w:val="22"/>
        </w:rPr>
        <w:t>.</w:t>
      </w:r>
      <w:r w:rsidR="00214262" w:rsidRPr="003805EE">
        <w:rPr>
          <w:rFonts w:ascii="Helvetica" w:hAnsi="Helvetica"/>
          <w:sz w:val="22"/>
          <w:szCs w:val="22"/>
        </w:rPr>
        <w:t xml:space="preserve"> O</w:t>
      </w:r>
      <w:r w:rsidRPr="003805EE">
        <w:rPr>
          <w:rFonts w:ascii="Helvetica" w:hAnsi="Helvetica"/>
          <w:sz w:val="22"/>
          <w:szCs w:val="22"/>
        </w:rPr>
        <w:t xml:space="preserve">ur results are general and readily applicable to the monitoring and management of ecosystems with critical thresholds. We specifically modeled species biomass through time using a </w:t>
      </w:r>
      <w:proofErr w:type="spellStart"/>
      <w:r w:rsidRPr="003805EE">
        <w:rPr>
          <w:rFonts w:ascii="Helvetica" w:hAnsi="Helvetica"/>
          <w:sz w:val="22"/>
          <w:szCs w:val="22"/>
        </w:rPr>
        <w:t>reparameterized</w:t>
      </w:r>
      <w:proofErr w:type="spellEnd"/>
      <w:r w:rsidRPr="003805EE">
        <w:rPr>
          <w:rFonts w:ascii="Helvetica" w:hAnsi="Helvetica"/>
          <w:sz w:val="22"/>
          <w:szCs w:val="22"/>
        </w:rPr>
        <w:t xml:space="preserve"> logistic model with an Allee effect and resource removal </w:t>
      </w:r>
      <w:commentRangeStart w:id="58"/>
      <w:r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&lt;EndNote&gt;&lt;Cite&gt;&lt;Author&gt;Morris&lt;/Author&gt;&lt;Year&gt;2002&lt;/Year&gt;&lt;RecNum&gt;8190&lt;/RecNum&gt;&lt;DisplayText&gt;[18]&lt;/DisplayText&gt;&lt;record&gt;&lt;rec-number&gt;8190&lt;/rec-number&gt;&lt;foreign-keys&gt;&lt;key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Pr="003805EE">
        <w:rPr>
          <w:rFonts w:ascii="Helvetica" w:hAnsi="Helvetica"/>
          <w:sz w:val="22"/>
          <w:szCs w:val="22"/>
        </w:rPr>
        <w:fldChar w:fldCharType="separate"/>
      </w:r>
      <w:r w:rsidR="004C725F" w:rsidRPr="003805EE">
        <w:rPr>
          <w:rFonts w:ascii="Helvetica" w:hAnsi="Helvetica"/>
          <w:noProof/>
          <w:sz w:val="22"/>
          <w:szCs w:val="22"/>
        </w:rPr>
        <w:t>[18]</w:t>
      </w:r>
      <w:r w:rsidRPr="003805EE">
        <w:rPr>
          <w:rFonts w:ascii="Helvetica" w:hAnsi="Helvetica"/>
          <w:sz w:val="22"/>
          <w:szCs w:val="22"/>
        </w:rPr>
        <w:fldChar w:fldCharType="end"/>
      </w:r>
      <w:commentRangeEnd w:id="58"/>
      <w:r w:rsidR="001E691A">
        <w:rPr>
          <w:rStyle w:val="CommentReference"/>
        </w:rPr>
        <w:commentReference w:id="58"/>
      </w:r>
      <w:r w:rsidRPr="003805EE">
        <w:rPr>
          <w:rFonts w:ascii="Helvetica" w:hAnsi="Helvetica"/>
          <w:sz w:val="22"/>
          <w:szCs w:val="22"/>
        </w:rPr>
        <w:t>:</w:t>
      </w:r>
    </w:p>
    <w:p w14:paraId="14EF6FD7" w14:textId="77777777" w:rsidR="00286FDA" w:rsidRPr="003805EE" w:rsidRDefault="00286FDA" w:rsidP="00E65B1B">
      <w:pPr>
        <w:spacing w:line="480" w:lineRule="auto"/>
        <w:rPr>
          <w:rFonts w:ascii="Helvetica" w:hAnsi="Helvetica"/>
          <w:sz w:val="22"/>
          <w:szCs w:val="22"/>
        </w:rPr>
      </w:pPr>
    </w:p>
    <w:p w14:paraId="40A23FEE" w14:textId="2ACDA8A1" w:rsidR="00286FDA" w:rsidRPr="003805EE" w:rsidRDefault="00286FDA" w:rsidP="00E65B1B">
      <w:pPr>
        <w:tabs>
          <w:tab w:val="left" w:pos="8640"/>
        </w:tabs>
        <w:spacing w:line="480" w:lineRule="auto"/>
        <w:rPr>
          <w:rFonts w:ascii="Helvetica" w:hAnsi="Helvetica"/>
          <w:sz w:val="22"/>
          <w:szCs w:val="22"/>
        </w:rPr>
      </w:pPr>
      <w:r w:rsidRPr="003805EE">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w:t>
      </w:r>
      <w:r w:rsidRPr="003805EE">
        <w:rPr>
          <w:rFonts w:ascii="Helvetica" w:hAnsi="Helvetica"/>
          <w:sz w:val="22"/>
          <w:szCs w:val="22"/>
        </w:rPr>
        <w:tab/>
        <w:t>(1)</w:t>
      </w:r>
    </w:p>
    <w:p w14:paraId="2B7B6979" w14:textId="77777777" w:rsidR="00286FDA" w:rsidRPr="003805EE" w:rsidRDefault="00286FDA" w:rsidP="00E65B1B">
      <w:pPr>
        <w:spacing w:line="480" w:lineRule="auto"/>
        <w:rPr>
          <w:rFonts w:ascii="Helvetica" w:hAnsi="Helvetica"/>
          <w:sz w:val="22"/>
          <w:szCs w:val="22"/>
        </w:rPr>
      </w:pPr>
    </w:p>
    <w:p w14:paraId="388A22E5" w14:textId="52A0F513" w:rsidR="00286FDA" w:rsidRPr="003805EE" w:rsidRDefault="00286FDA" w:rsidP="00E65B1B">
      <w:pPr>
        <w:spacing w:line="480" w:lineRule="auto"/>
        <w:rPr>
          <w:rFonts w:ascii="Helvetica" w:hAnsi="Helvetica"/>
          <w:sz w:val="22"/>
          <w:szCs w:val="22"/>
        </w:rPr>
      </w:pPr>
      <w:r w:rsidRPr="003805EE">
        <w:rPr>
          <w:rFonts w:ascii="Helvetica" w:hAnsi="Helvetica"/>
          <w:sz w:val="22"/>
          <w:szCs w:val="22"/>
        </w:rPr>
        <w:t xml:space="preserve">where </w:t>
      </w:r>
      <w:r w:rsidRPr="003805EE">
        <w:rPr>
          <w:rFonts w:ascii="Helvetica" w:hAnsi="Helvetica"/>
          <w:i/>
          <w:sz w:val="22"/>
          <w:szCs w:val="22"/>
        </w:rPr>
        <w:t xml:space="preserve">r </w:t>
      </w:r>
      <w:r w:rsidR="00455D7C" w:rsidRPr="003805EE">
        <w:rPr>
          <w:rFonts w:ascii="Helvetica" w:hAnsi="Helvetica"/>
          <w:sz w:val="22"/>
          <w:szCs w:val="22"/>
        </w:rPr>
        <w:t>is</w:t>
      </w:r>
      <w:r w:rsidRPr="003805EE">
        <w:rPr>
          <w:rFonts w:ascii="Helvetica" w:hAnsi="Helvetica"/>
          <w:sz w:val="22"/>
          <w:szCs w:val="22"/>
        </w:rPr>
        <w:t xml:space="preserve"> the intrinsic rate of increase</w:t>
      </w:r>
      <w:r w:rsidRPr="003805EE">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resource biomass in year </w:t>
      </w:r>
      <w:r w:rsidRPr="003805EE">
        <w:rPr>
          <w:rFonts w:ascii="Helvetica" w:hAnsi="Helvetica"/>
          <w:i/>
          <w:sz w:val="22"/>
          <w:szCs w:val="22"/>
        </w:rPr>
        <w:t>t</w:t>
      </w:r>
      <w:r w:rsidRPr="003805EE">
        <w:rPr>
          <w:rFonts w:ascii="Helvetica" w:hAnsi="Helvetica"/>
          <w:sz w:val="22"/>
          <w:szCs w:val="22"/>
        </w:rPr>
        <w:t xml:space="preserve">, </w:t>
      </w:r>
      <w:r w:rsidRPr="003805EE">
        <w:rPr>
          <w:rFonts w:ascii="Helvetica" w:hAnsi="Helvetica"/>
          <w:i/>
          <w:sz w:val="22"/>
          <w:szCs w:val="22"/>
        </w:rPr>
        <w:t>K</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biomass at carrying capacity of the resource, and </w:t>
      </w:r>
      <w:r w:rsidRPr="003805EE">
        <w:rPr>
          <w:rFonts w:ascii="Helvetica" w:hAnsi="Helvetica"/>
          <w:i/>
          <w:sz w:val="22"/>
          <w:szCs w:val="22"/>
        </w:rPr>
        <w:t>A</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biomass at which the population growth is negative (i.e. the tipping point) as well as the strength of the Allee effect (Fig. S1). The strength of the Allee effect (</w:t>
      </w:r>
      <w:r w:rsidRPr="003805EE">
        <w:rPr>
          <w:rFonts w:ascii="Helvetica" w:hAnsi="Helvetica"/>
          <w:i/>
          <w:sz w:val="22"/>
          <w:szCs w:val="22"/>
        </w:rPr>
        <w:t>A</w:t>
      </w:r>
      <w:r w:rsidRPr="003805EE">
        <w:rPr>
          <w:rFonts w:ascii="Helvetica" w:hAnsi="Helvetica"/>
          <w:sz w:val="22"/>
          <w:szCs w:val="22"/>
        </w:rPr>
        <w:t xml:space="preserve">) can be set to </w:t>
      </w:r>
      <w:r w:rsidRPr="003805EE">
        <w:rPr>
          <w:rFonts w:ascii="Helvetica" w:hAnsi="Helvetica" w:cs="Helvetica"/>
          <w:sz w:val="22"/>
          <w:szCs w:val="22"/>
        </w:rPr>
        <w:t xml:space="preserve">≤ </w:t>
      </w:r>
      <w:r w:rsidRPr="003805EE">
        <w:rPr>
          <w:rFonts w:ascii="Helvetica" w:hAnsi="Helvetica"/>
          <w:sz w:val="22"/>
          <w:szCs w:val="22"/>
        </w:rPr>
        <w:t xml:space="preserve">0, generating scenarios without a tipping point, but with a range of biomass levels where productivity becomes very low (but still positive). For </w:t>
      </w:r>
      <w:r w:rsidR="00BE5502" w:rsidRPr="003805EE">
        <w:rPr>
          <w:rFonts w:ascii="Helvetica" w:hAnsi="Helvetica"/>
          <w:sz w:val="22"/>
          <w:szCs w:val="22"/>
        </w:rPr>
        <w:t>example,</w:t>
      </w:r>
      <w:r w:rsidRPr="003805EE">
        <w:rPr>
          <w:rFonts w:ascii="Helvetica" w:hAnsi="Helvetica"/>
          <w:sz w:val="22"/>
          <w:szCs w:val="22"/>
        </w:rPr>
        <w:t xml:space="preserve"> when </w:t>
      </w:r>
      <m:oMath>
        <m:r>
          <w:rPr>
            <w:rFonts w:ascii="Cambria Math" w:hAnsi="Cambria Math"/>
            <w:sz w:val="22"/>
            <w:szCs w:val="22"/>
          </w:rPr>
          <m:t>A≅-500</m:t>
        </m:r>
      </m:oMath>
      <w:r w:rsidR="00E4315B" w:rsidRPr="003805EE">
        <w:rPr>
          <w:rFonts w:ascii="Helvetica" w:hAnsi="Helvetica"/>
          <w:sz w:val="22"/>
          <w:szCs w:val="22"/>
        </w:rPr>
        <w:t xml:space="preserve"> (</w:t>
      </w:r>
      <m:oMath>
        <m:r>
          <w:rPr>
            <w:rFonts w:ascii="Cambria Math" w:hAnsi="Cambria Math"/>
            <w:sz w:val="22"/>
            <w:szCs w:val="22"/>
          </w:rPr>
          <m:t>k=100, r=1.25</m:t>
        </m:r>
      </m:oMath>
      <w:r w:rsidR="00E73EED" w:rsidRPr="003805EE">
        <w:rPr>
          <w:rFonts w:ascii="Helvetica" w:hAnsi="Helvetica"/>
          <w:sz w:val="22"/>
          <w:szCs w:val="22"/>
        </w:rPr>
        <w:t>)</w:t>
      </w:r>
      <w:r w:rsidRPr="003805EE">
        <w:rPr>
          <w:rFonts w:ascii="Helvetica" w:hAnsi="Helvetica"/>
          <w:sz w:val="22"/>
          <w:szCs w:val="22"/>
        </w:rPr>
        <w:t xml:space="preserve"> the model closely resembles 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i/>
          <w:sz w:val="22"/>
          <w:szCs w:val="22"/>
        </w:rPr>
        <w:t xml:space="preserve"> </w:t>
      </w:r>
      <w:r w:rsidRPr="003805EE">
        <w:rPr>
          <w:rFonts w:ascii="Helvetica" w:hAnsi="Helvetica"/>
          <w:sz w:val="22"/>
          <w:szCs w:val="22"/>
        </w:rPr>
        <w:t xml:space="preserve">is the yield of species biomass extracted in year </w:t>
      </w:r>
      <w:commentRangeStart w:id="59"/>
      <w:r w:rsidRPr="003805EE">
        <w:rPr>
          <w:rFonts w:ascii="Helvetica" w:hAnsi="Helvetica"/>
          <w:i/>
          <w:sz w:val="22"/>
          <w:szCs w:val="22"/>
        </w:rPr>
        <w:t>t</w:t>
      </w:r>
      <w:commentRangeEnd w:id="59"/>
      <w:r w:rsidR="00E53E79">
        <w:rPr>
          <w:rStyle w:val="CommentReference"/>
        </w:rPr>
        <w:commentReference w:id="59"/>
      </w:r>
      <w:r w:rsidRPr="003805EE">
        <w:rPr>
          <w:rFonts w:ascii="Helvetica" w:hAnsi="Helvetica"/>
          <w:sz w:val="22"/>
          <w:szCs w:val="22"/>
        </w:rPr>
        <w:t>.</w:t>
      </w:r>
    </w:p>
    <w:p w14:paraId="26698029" w14:textId="0CA03302" w:rsidR="00286FDA" w:rsidRPr="003805EE" w:rsidRDefault="00286FDA" w:rsidP="00E65B1B">
      <w:pPr>
        <w:spacing w:line="480" w:lineRule="auto"/>
        <w:rPr>
          <w:rFonts w:ascii="Helvetica" w:hAnsi="Helvetica"/>
          <w:sz w:val="22"/>
          <w:szCs w:val="22"/>
        </w:rPr>
      </w:pPr>
    </w:p>
    <w:p w14:paraId="1B96C9A5" w14:textId="70164968" w:rsidR="004352AB" w:rsidRPr="003805EE" w:rsidRDefault="004352AB" w:rsidP="00E65B1B">
      <w:pPr>
        <w:pStyle w:val="CommentText"/>
        <w:spacing w:line="480" w:lineRule="auto"/>
        <w:rPr>
          <w:rFonts w:ascii="Helvetica" w:hAnsi="Helvetica"/>
          <w:sz w:val="22"/>
          <w:szCs w:val="22"/>
        </w:rPr>
      </w:pPr>
      <w:r w:rsidRPr="003805EE">
        <w:rPr>
          <w:rFonts w:ascii="Helvetica" w:hAnsi="Helvetica"/>
          <w:sz w:val="22"/>
          <w:szCs w:val="22"/>
          <w:u w:val="single"/>
        </w:rPr>
        <w:t>Monitoring Model</w:t>
      </w:r>
      <w:r w:rsidRPr="003805EE">
        <w:rPr>
          <w:rFonts w:ascii="Helvetica" w:hAnsi="Helvetica"/>
          <w:sz w:val="22"/>
          <w:szCs w:val="22"/>
        </w:rPr>
        <w:t xml:space="preserve">: </w:t>
      </w:r>
      <w:commentRangeStart w:id="60"/>
      <w:r w:rsidRPr="003805EE">
        <w:rPr>
          <w:rFonts w:ascii="Helvetica" w:hAnsi="Helvetica"/>
          <w:sz w:val="22"/>
          <w:szCs w:val="22"/>
        </w:rPr>
        <w:t>Ideally</w:t>
      </w:r>
      <w:commentRangeEnd w:id="60"/>
      <w:r w:rsidR="008978AB">
        <w:rPr>
          <w:rStyle w:val="CommentReference"/>
        </w:rPr>
        <w:commentReference w:id="60"/>
      </w:r>
      <w:r w:rsidRPr="003805EE">
        <w:rPr>
          <w:rFonts w:ascii="Helvetica" w:hAnsi="Helvetica"/>
          <w:sz w:val="22"/>
          <w:szCs w:val="22"/>
        </w:rPr>
        <w:t>, natural resource managers would be able to perfectly predict resource 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3805EE">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perfect knowledge of natural mortality, and perfect measure of 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 xml:space="preserve">). However, managers rarely have perfect knowledge of </w:t>
      </w:r>
      <w:r w:rsidR="009E0068" w:rsidRPr="003805EE">
        <w:rPr>
          <w:rFonts w:ascii="Helvetica" w:hAnsi="Helvetica"/>
          <w:sz w:val="22"/>
          <w:szCs w:val="22"/>
        </w:rPr>
        <w:t xml:space="preserve">current </w:t>
      </w:r>
      <w:r w:rsidRPr="003805EE">
        <w:rPr>
          <w:rFonts w:ascii="Helvetica" w:hAnsi="Helvetica"/>
          <w:sz w:val="22"/>
          <w:szCs w:val="22"/>
        </w:rPr>
        <w:t xml:space="preserve">stock biomass, or accurate predictive models of stock change. Even with sophisticated stock assessment techniques, estimates of a previous year’s stock biomass nearly always include some </w:t>
      </w:r>
      <w:ins w:id="61" w:author="Adrian Stier" w:date="2019-04-08T16:14:00Z">
        <w:r w:rsidR="00B15930">
          <w:rPr>
            <w:rFonts w:ascii="Helvetica" w:hAnsi="Helvetica"/>
            <w:sz w:val="22"/>
            <w:szCs w:val="22"/>
          </w:rPr>
          <w:t xml:space="preserve">measurement </w:t>
        </w:r>
      </w:ins>
      <w:r w:rsidRPr="003805EE">
        <w:rPr>
          <w:rFonts w:ascii="Helvetica" w:hAnsi="Helvetica"/>
          <w:sz w:val="22"/>
          <w:szCs w:val="22"/>
        </w:rPr>
        <w:t>uncertainty</w:t>
      </w:r>
      <w:ins w:id="62" w:author="Adrian Stier" w:date="2019-04-08T16:14:00Z">
        <w:r w:rsidR="00B15930">
          <w:rPr>
            <w:rFonts w:ascii="Helvetica" w:hAnsi="Helvetica"/>
            <w:sz w:val="22"/>
            <w:szCs w:val="22"/>
          </w:rPr>
          <w:t xml:space="preserve"> or uncertainty due to stochasticity in recruitment</w:t>
        </w:r>
      </w:ins>
      <w:r w:rsidRPr="003805EE">
        <w:rPr>
          <w:rFonts w:ascii="Helvetica" w:hAnsi="Helvetica"/>
          <w:sz w:val="22"/>
          <w:szCs w:val="22"/>
        </w:rPr>
        <w:t xml:space="preserve">. Hereafter, we refer to </w:t>
      </w:r>
      <w:del w:id="63" w:author="Adrian Stier" w:date="2019-04-08T16:15:00Z">
        <w:r w:rsidRPr="003805EE" w:rsidDel="00B15930">
          <w:rPr>
            <w:rFonts w:ascii="Helvetica" w:hAnsi="Helvetica"/>
            <w:sz w:val="22"/>
            <w:szCs w:val="22"/>
          </w:rPr>
          <w:delText xml:space="preserve">this </w:delText>
        </w:r>
      </w:del>
      <w:ins w:id="64" w:author="Adrian Stier" w:date="2019-04-08T16:15:00Z">
        <w:r w:rsidR="00B15930">
          <w:rPr>
            <w:rFonts w:ascii="Helvetica" w:hAnsi="Helvetica"/>
            <w:sz w:val="22"/>
            <w:szCs w:val="22"/>
          </w:rPr>
          <w:t>the</w:t>
        </w:r>
        <w:r w:rsidR="00B15930" w:rsidRPr="003805EE">
          <w:rPr>
            <w:rFonts w:ascii="Helvetica" w:hAnsi="Helvetica"/>
            <w:sz w:val="22"/>
            <w:szCs w:val="22"/>
          </w:rPr>
          <w:t xml:space="preserve"> </w:t>
        </w:r>
      </w:ins>
      <w:r w:rsidRPr="003805EE">
        <w:rPr>
          <w:rFonts w:ascii="Helvetica" w:hAnsi="Helvetica"/>
          <w:sz w:val="22"/>
          <w:szCs w:val="22"/>
        </w:rPr>
        <w:lastRenderedPageBreak/>
        <w:t xml:space="preserve">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is a precise representation of the true resource biomass in the previous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is determined by monitoring precision</w:t>
      </w:r>
      <w:ins w:id="65" w:author="Adrian Stier" w:date="2019-04-08T16:16:00Z">
        <w:r w:rsidR="00B15930">
          <w:rPr>
            <w:rFonts w:ascii="Helvetica" w:hAnsi="Helvetica"/>
            <w:sz w:val="22"/>
            <w:szCs w:val="22"/>
          </w:rPr>
          <w:t xml:space="preserve"> (not uncertainty in </w:t>
        </w:r>
        <w:del w:id="66" w:author="Tim Essington" w:date="2019-04-22T17:23:00Z">
          <w:r w:rsidR="00B15930" w:rsidDel="001E691A">
            <w:rPr>
              <w:rFonts w:ascii="Helvetica" w:hAnsi="Helvetica"/>
              <w:sz w:val="22"/>
              <w:szCs w:val="22"/>
            </w:rPr>
            <w:delText>recruitment</w:delText>
          </w:r>
        </w:del>
      </w:ins>
      <w:ins w:id="67" w:author="Tim Essington" w:date="2019-04-22T17:23:00Z">
        <w:r w:rsidR="001E691A">
          <w:rPr>
            <w:rFonts w:ascii="Helvetica" w:hAnsi="Helvetica"/>
            <w:sz w:val="22"/>
            <w:szCs w:val="22"/>
          </w:rPr>
          <w:t>population vital rates</w:t>
        </w:r>
      </w:ins>
      <w:ins w:id="68" w:author="Adrian Stier" w:date="2019-04-08T16:16:00Z">
        <w:r w:rsidR="00B15930">
          <w:rPr>
            <w:rFonts w:ascii="Helvetica" w:hAnsi="Helvetica"/>
            <w:sz w:val="22"/>
            <w:szCs w:val="22"/>
          </w:rPr>
          <w:t>)</w:t>
        </w:r>
      </w:ins>
      <w:r w:rsidRPr="003805EE">
        <w:rPr>
          <w:rFonts w:ascii="Helvetica" w:hAnsi="Helvetica"/>
          <w:sz w:val="22"/>
          <w:szCs w:val="22"/>
        </w:rPr>
        <w:t>. We assume</w:t>
      </w:r>
      <w:r w:rsidR="003E4DCD" w:rsidRPr="003805EE">
        <w:rPr>
          <w:rFonts w:ascii="Helvetica" w:hAnsi="Helvetica"/>
          <w:sz w:val="22"/>
          <w:szCs w:val="22"/>
        </w:rPr>
        <w:t>d</w:t>
      </w:r>
      <w:r w:rsidRPr="003805EE">
        <w:rPr>
          <w:rFonts w:ascii="Helvetica" w:hAnsi="Helvetica"/>
          <w:sz w:val="22"/>
          <w:szCs w:val="22"/>
        </w:rPr>
        <w:t xml:space="preserve"> measurement error causes a lack in precision but that accuracy </w:t>
      </w:r>
      <w:r w:rsidR="003E4DCD" w:rsidRPr="003805EE">
        <w:rPr>
          <w:rFonts w:ascii="Helvetica" w:hAnsi="Helvetica"/>
          <w:sz w:val="22"/>
          <w:szCs w:val="22"/>
        </w:rPr>
        <w:t>was</w:t>
      </w:r>
      <w:r w:rsidRPr="003805EE">
        <w:rPr>
          <w:rFonts w:ascii="Helvetica" w:hAnsi="Helvetica"/>
          <w:sz w:val="22"/>
          <w:szCs w:val="22"/>
        </w:rPr>
        <w:t xml:space="preserve"> unaffected, and modeled monitoring precision error as a log-normally distributed random variable with mean 0 and variance </w:t>
      </w:r>
      <m:oMath>
        <m:r>
          <w:rPr>
            <w:rFonts w:ascii="Cambria Math" w:hAnsi="Cambria Math"/>
            <w:sz w:val="22"/>
            <w:szCs w:val="22"/>
          </w:rPr>
          <m:t>ϕ</m:t>
        </m:r>
      </m:oMath>
      <w:r w:rsidRPr="003805EE">
        <w:rPr>
          <w:rFonts w:ascii="Helvetica" w:hAnsi="Helvetica"/>
          <w:sz w:val="22"/>
          <w:szCs w:val="22"/>
        </w:rPr>
        <w:t xml:space="preserve">. The degree of monitoring precision in any given system is generally based on the spatial extent, temporal extent, and degree to which monitoring samples are replicated. Therefore, at higher monitoring precision (lower </w:t>
      </w:r>
      <m:oMath>
        <m:r>
          <w:rPr>
            <w:rFonts w:ascii="Cambria Math" w:hAnsi="Cambria Math"/>
            <w:sz w:val="22"/>
            <w:szCs w:val="22"/>
          </w:rPr>
          <m:t>ϕ</m:t>
        </m:r>
      </m:oMath>
      <w:r w:rsidRPr="003805E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We assume</w:t>
      </w:r>
      <w:r w:rsidR="003E4DCD" w:rsidRPr="003805EE">
        <w:rPr>
          <w:rFonts w:ascii="Helvetica" w:hAnsi="Helvetica"/>
          <w:sz w:val="22"/>
          <w:szCs w:val="22"/>
        </w:rPr>
        <w:t>d</w:t>
      </w:r>
      <w:r w:rsidRPr="003805EE">
        <w:rPr>
          <w:rFonts w:ascii="Helvetica" w:hAnsi="Helvetica"/>
          <w:sz w:val="22"/>
          <w:szCs w:val="22"/>
        </w:rPr>
        <w:t xml:space="preserve"> that as monitoring becomes less precise, the deviation of the estimated biomass from the</w:t>
      </w:r>
      <w:r w:rsidR="003E4DCD" w:rsidRPr="003805EE">
        <w:rPr>
          <w:rFonts w:ascii="Helvetica" w:hAnsi="Helvetica"/>
          <w:sz w:val="22"/>
          <w:szCs w:val="22"/>
        </w:rPr>
        <w:t xml:space="preserve"> true biomass increase</w:t>
      </w:r>
      <w:r w:rsidR="009E0068" w:rsidRPr="003805EE">
        <w:rPr>
          <w:rFonts w:ascii="Helvetica" w:hAnsi="Helvetica"/>
          <w:sz w:val="22"/>
          <w:szCs w:val="22"/>
        </w:rPr>
        <w:t>s</w:t>
      </w:r>
      <w:r w:rsidRPr="003805EE">
        <w:rPr>
          <w:rFonts w:ascii="Helvetica" w:hAnsi="Helvetica"/>
          <w:sz w:val="22"/>
          <w:szCs w:val="22"/>
        </w:rPr>
        <w:t xml:space="preserve"> exponentially (</w:t>
      </w:r>
      <w:r w:rsidRPr="003805EE">
        <w:rPr>
          <w:rFonts w:ascii="Helvetica" w:hAnsi="Helvetica"/>
          <w:sz w:val="22"/>
          <w:szCs w:val="22"/>
          <w:highlight w:val="lightGray"/>
        </w:rPr>
        <w:t>Fig S1</w:t>
      </w:r>
      <w:r w:rsidRPr="003805EE">
        <w:rPr>
          <w:rFonts w:ascii="Helvetica" w:hAnsi="Helvetica"/>
          <w:sz w:val="22"/>
          <w:szCs w:val="22"/>
        </w:rPr>
        <w:t>). We also assume</w:t>
      </w:r>
      <w:r w:rsidR="003E4DCD" w:rsidRPr="003805EE">
        <w:rPr>
          <w:rFonts w:ascii="Helvetica" w:hAnsi="Helvetica"/>
          <w:sz w:val="22"/>
          <w:szCs w:val="22"/>
        </w:rPr>
        <w:t>d</w:t>
      </w:r>
      <w:r w:rsidRPr="003805EE">
        <w:rPr>
          <w:rFonts w:ascii="Helvetica" w:hAnsi="Helvetica"/>
          <w:sz w:val="22"/>
          <w:szCs w:val="22"/>
        </w:rPr>
        <w:t xml:space="preserve"> monitoring precision </w:t>
      </w:r>
      <w:r w:rsidR="003E4DCD" w:rsidRPr="003805EE">
        <w:rPr>
          <w:rFonts w:ascii="Helvetica" w:hAnsi="Helvetica"/>
          <w:sz w:val="22"/>
          <w:szCs w:val="22"/>
        </w:rPr>
        <w:t>was</w:t>
      </w:r>
      <w:r w:rsidRPr="003805EE">
        <w:rPr>
          <w:rFonts w:ascii="Helvetica" w:hAnsi="Helvetica"/>
          <w:sz w:val="22"/>
          <w:szCs w:val="22"/>
        </w:rPr>
        <w:t xml:space="preserve"> not autocorrelated and</w:t>
      </w:r>
      <w:r w:rsidR="003E4DCD" w:rsidRPr="003805EE">
        <w:rPr>
          <w:rFonts w:ascii="Helvetica" w:hAnsi="Helvetica"/>
          <w:sz w:val="22"/>
          <w:szCs w:val="22"/>
        </w:rPr>
        <w:t xml:space="preserve"> was</w:t>
      </w:r>
      <w:r w:rsidRPr="003805EE">
        <w:rPr>
          <w:rFonts w:ascii="Helvetica" w:hAnsi="Helvetica"/>
          <w:sz w:val="22"/>
          <w:szCs w:val="22"/>
        </w:rPr>
        <w:t xml:space="preserve"> only dependent upon the current year’s monitoring. </w:t>
      </w:r>
      <w:ins w:id="69" w:author="Adrian Stier" w:date="2019-04-08T16:16:00Z">
        <w:r w:rsidR="00B15930">
          <w:rPr>
            <w:rFonts w:ascii="Helvetica" w:hAnsi="Helvetica"/>
            <w:sz w:val="22"/>
            <w:szCs w:val="22"/>
          </w:rPr>
          <w:t xml:space="preserve">We consider uncertainty in stock biomass due to a combination of measurement uncertainty and stochasticity in recruitment in the electronic supplementary material. </w:t>
        </w:r>
      </w:ins>
    </w:p>
    <w:p w14:paraId="02C27F3C" w14:textId="77777777" w:rsidR="004352AB" w:rsidRPr="003805EE" w:rsidRDefault="004352AB" w:rsidP="00E65B1B">
      <w:pPr>
        <w:spacing w:line="480" w:lineRule="auto"/>
        <w:ind w:firstLine="720"/>
        <w:rPr>
          <w:rFonts w:ascii="Helvetica" w:hAnsi="Helvetica"/>
          <w:sz w:val="22"/>
          <w:szCs w:val="22"/>
        </w:rPr>
      </w:pPr>
    </w:p>
    <w:p w14:paraId="7A97CE6D" w14:textId="6D7AAFE8" w:rsidR="004352AB" w:rsidRPr="003805EE" w:rsidRDefault="004352AB" w:rsidP="00E65B1B">
      <w:pPr>
        <w:spacing w:line="480" w:lineRule="auto"/>
        <w:rPr>
          <w:rFonts w:ascii="Helvetica" w:hAnsi="Helvetica"/>
          <w:sz w:val="22"/>
          <w:szCs w:val="22"/>
        </w:rPr>
      </w:pPr>
      <w:r w:rsidRPr="003805EE">
        <w:rPr>
          <w:rFonts w:ascii="Helvetica" w:hAnsi="Helvetica"/>
          <w:sz w:val="22"/>
          <w:szCs w:val="22"/>
          <w:u w:val="single"/>
        </w:rPr>
        <w:t>Management Model</w:t>
      </w:r>
      <w:r w:rsidRPr="003805EE">
        <w:rPr>
          <w:rFonts w:ascii="Helvetica" w:hAnsi="Helvetica"/>
          <w:sz w:val="22"/>
          <w:szCs w:val="22"/>
        </w:rPr>
        <w:t xml:space="preserve">: When managers invest minimally in monitoring, estimates of future biomass can be highly uncertain, </w:t>
      </w:r>
      <w:r w:rsidR="00A5376C" w:rsidRPr="003805EE">
        <w:rPr>
          <w:rFonts w:ascii="Helvetica" w:hAnsi="Helvetica"/>
          <w:sz w:val="22"/>
          <w:szCs w:val="22"/>
        </w:rPr>
        <w:t xml:space="preserve">which can lead to </w:t>
      </w:r>
      <w:r w:rsidR="00AE67B2" w:rsidRPr="003805EE">
        <w:rPr>
          <w:rFonts w:ascii="Helvetica" w:hAnsi="Helvetica"/>
          <w:sz w:val="22"/>
          <w:szCs w:val="22"/>
        </w:rPr>
        <w:t xml:space="preserve">both </w:t>
      </w:r>
      <w:r w:rsidRPr="003805EE">
        <w:rPr>
          <w:rFonts w:ascii="Helvetica" w:hAnsi="Helvetica"/>
          <w:sz w:val="22"/>
          <w:szCs w:val="22"/>
        </w:rPr>
        <w:t>under</w:t>
      </w:r>
      <w:r w:rsidR="00151A85" w:rsidRPr="003805EE">
        <w:rPr>
          <w:rFonts w:ascii="Helvetica" w:hAnsi="Helvetica"/>
          <w:sz w:val="22"/>
          <w:szCs w:val="22"/>
        </w:rPr>
        <w:t>-</w:t>
      </w:r>
      <w:r w:rsidRPr="003805EE">
        <w:rPr>
          <w:rFonts w:ascii="Helvetica" w:hAnsi="Helvetica"/>
          <w:sz w:val="22"/>
          <w:szCs w:val="22"/>
        </w:rPr>
        <w:t xml:space="preserve"> </w:t>
      </w:r>
      <w:r w:rsidR="00AE67B2" w:rsidRPr="003805EE">
        <w:rPr>
          <w:rFonts w:ascii="Helvetica" w:hAnsi="Helvetica"/>
          <w:sz w:val="22"/>
          <w:szCs w:val="22"/>
        </w:rPr>
        <w:t>and</w:t>
      </w:r>
      <w:r w:rsidRPr="003805EE">
        <w:rPr>
          <w:rFonts w:ascii="Helvetica" w:hAnsi="Helvetica"/>
          <w:sz w:val="22"/>
          <w:szCs w:val="22"/>
        </w:rPr>
        <w:t xml:space="preserve"> over</w:t>
      </w:r>
      <w:r w:rsidR="00151A85" w:rsidRPr="003805EE">
        <w:rPr>
          <w:rFonts w:ascii="Helvetica" w:hAnsi="Helvetica"/>
          <w:sz w:val="22"/>
          <w:szCs w:val="22"/>
        </w:rPr>
        <w:t>-</w:t>
      </w:r>
      <w:r w:rsidRPr="003805EE">
        <w:rPr>
          <w:rFonts w:ascii="Helvetica" w:hAnsi="Helvetica"/>
          <w:sz w:val="22"/>
          <w:szCs w:val="22"/>
        </w:rPr>
        <w:t>harvesting. To simulate resource harvest in our model we first calculated the biomass corresponding to maximum sustainable yield of the stock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where:</w:t>
      </w:r>
    </w:p>
    <w:p w14:paraId="2CD71D31" w14:textId="77777777" w:rsidR="004352AB" w:rsidRPr="003805EE" w:rsidRDefault="004352AB" w:rsidP="00E65B1B">
      <w:pPr>
        <w:spacing w:line="480" w:lineRule="auto"/>
        <w:rPr>
          <w:rFonts w:ascii="Helvetica" w:hAnsi="Helvetica"/>
          <w:sz w:val="22"/>
          <w:szCs w:val="22"/>
        </w:rPr>
      </w:pPr>
    </w:p>
    <w:p w14:paraId="5387B971" w14:textId="77777777" w:rsidR="004352AB" w:rsidRPr="003805EE" w:rsidRDefault="004352AB" w:rsidP="00E65B1B">
      <w:pPr>
        <w:tabs>
          <w:tab w:val="left" w:pos="8640"/>
        </w:tabs>
        <w:spacing w:line="480" w:lineRule="auto"/>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(2)</w:t>
      </w:r>
    </w:p>
    <w:p w14:paraId="18E1F952" w14:textId="77777777" w:rsidR="004352AB" w:rsidRPr="003805EE" w:rsidRDefault="004352AB" w:rsidP="00E65B1B">
      <w:pPr>
        <w:spacing w:line="480" w:lineRule="auto"/>
        <w:rPr>
          <w:rFonts w:ascii="Helvetica" w:hAnsi="Helvetica"/>
          <w:sz w:val="22"/>
          <w:szCs w:val="22"/>
        </w:rPr>
      </w:pPr>
    </w:p>
    <w:p w14:paraId="30268D64" w14:textId="7C4CC76A" w:rsidR="004352AB" w:rsidRPr="003805EE" w:rsidRDefault="004352AB" w:rsidP="00E65B1B">
      <w:pPr>
        <w:spacing w:line="480" w:lineRule="auto"/>
        <w:rPr>
          <w:rFonts w:ascii="Helvetica" w:hAnsi="Helvetica"/>
          <w:sz w:val="22"/>
          <w:szCs w:val="22"/>
        </w:rPr>
      </w:pPr>
      <w:r w:rsidRPr="003805EE">
        <w:rPr>
          <w:rFonts w:ascii="Helvetica" w:hAnsi="Helvetica"/>
          <w:sz w:val="22"/>
          <w:szCs w:val="22"/>
        </w:rPr>
        <w:t>From that we then calculate</w:t>
      </w:r>
      <w:r w:rsidR="0082304F" w:rsidRPr="003805EE">
        <w:rPr>
          <w:rFonts w:ascii="Helvetica" w:hAnsi="Helvetica"/>
          <w:sz w:val="22"/>
          <w:szCs w:val="22"/>
        </w:rPr>
        <w:t>d</w:t>
      </w:r>
      <w:r w:rsidRPr="003805EE">
        <w:rPr>
          <w:rFonts w:ascii="Helvetica" w:hAnsi="Helvetica"/>
          <w:sz w:val="22"/>
          <w:szCs w:val="22"/>
        </w:rPr>
        <w:t xml:space="preserve"> the Maximum Sustainable Yield (MSY) as: </w:t>
      </w:r>
    </w:p>
    <w:p w14:paraId="520AFD8F" w14:textId="77777777" w:rsidR="004352AB" w:rsidRPr="003805EE" w:rsidRDefault="004352AB" w:rsidP="00E65B1B">
      <w:pPr>
        <w:spacing w:line="480" w:lineRule="auto"/>
        <w:rPr>
          <w:rFonts w:ascii="Helvetica" w:hAnsi="Helvetica"/>
          <w:sz w:val="22"/>
          <w:szCs w:val="22"/>
        </w:rPr>
      </w:pPr>
    </w:p>
    <w:p w14:paraId="0AAE34B0" w14:textId="77777777" w:rsidR="004352AB" w:rsidRPr="003805EE" w:rsidRDefault="004352AB" w:rsidP="00E65B1B">
      <w:pPr>
        <w:tabs>
          <w:tab w:val="left" w:pos="8640"/>
          <w:tab w:val="left" w:pos="8730"/>
        </w:tabs>
        <w:spacing w:line="480" w:lineRule="auto"/>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(3)</w:t>
      </w:r>
    </w:p>
    <w:p w14:paraId="58280054" w14:textId="77777777" w:rsidR="004352AB" w:rsidRPr="003805EE" w:rsidRDefault="004352AB" w:rsidP="00E65B1B">
      <w:pPr>
        <w:spacing w:line="480" w:lineRule="auto"/>
        <w:rPr>
          <w:rFonts w:ascii="Helvetica" w:hAnsi="Helvetica"/>
          <w:sz w:val="22"/>
          <w:szCs w:val="22"/>
        </w:rPr>
      </w:pPr>
    </w:p>
    <w:p w14:paraId="646F54CC" w14:textId="77777777" w:rsidR="00555417" w:rsidRPr="003805EE" w:rsidRDefault="004352AB" w:rsidP="00E65B1B">
      <w:pPr>
        <w:spacing w:line="480" w:lineRule="auto"/>
        <w:rPr>
          <w:rFonts w:ascii="Helvetica" w:hAnsi="Helvetica"/>
          <w:sz w:val="22"/>
          <w:szCs w:val="22"/>
        </w:rPr>
      </w:pPr>
      <w:r w:rsidRPr="003805EE">
        <w:rPr>
          <w:rFonts w:ascii="Helvetica" w:hAnsi="Helvetica"/>
          <w:sz w:val="22"/>
          <w:szCs w:val="22"/>
        </w:rPr>
        <w:t xml:space="preserve">The harvest mortality rate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defined as</w:t>
      </w:r>
      <w:r w:rsidR="00555417" w:rsidRPr="003805EE">
        <w:rPr>
          <w:rFonts w:ascii="Helvetica" w:hAnsi="Helvetica"/>
          <w:sz w:val="22"/>
          <w:szCs w:val="22"/>
        </w:rPr>
        <w:t>:</w:t>
      </w:r>
    </w:p>
    <w:p w14:paraId="7DFBAC61" w14:textId="77777777" w:rsidR="00555417" w:rsidRPr="003805EE" w:rsidRDefault="00555417" w:rsidP="00E65B1B">
      <w:pPr>
        <w:spacing w:line="480" w:lineRule="auto"/>
        <w:rPr>
          <w:rFonts w:ascii="Helvetica" w:hAnsi="Helvetica"/>
          <w:sz w:val="22"/>
          <w:szCs w:val="22"/>
        </w:rPr>
      </w:pPr>
    </w:p>
    <w:p w14:paraId="524B5884" w14:textId="7ADA2D44" w:rsidR="00555417" w:rsidRPr="003805EE" w:rsidRDefault="00E52DF1" w:rsidP="00E65B1B">
      <w:pPr>
        <w:tabs>
          <w:tab w:val="left" w:pos="8640"/>
        </w:tabs>
        <w:spacing w:line="480" w:lineRule="auto"/>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xml:space="preserve">. </w:t>
      </w:r>
      <w:r w:rsidR="00555417" w:rsidRPr="003805EE">
        <w:rPr>
          <w:rFonts w:ascii="Helvetica" w:hAnsi="Helvetica"/>
          <w:sz w:val="22"/>
          <w:szCs w:val="22"/>
        </w:rPr>
        <w:tab/>
        <w:t>(4)</w:t>
      </w:r>
    </w:p>
    <w:p w14:paraId="28893F4C" w14:textId="77777777" w:rsidR="00555417" w:rsidRPr="003805EE" w:rsidRDefault="00555417" w:rsidP="00E65B1B">
      <w:pPr>
        <w:spacing w:line="480" w:lineRule="auto"/>
        <w:rPr>
          <w:rFonts w:ascii="Helvetica" w:hAnsi="Helvetica"/>
          <w:sz w:val="22"/>
          <w:szCs w:val="22"/>
        </w:rPr>
      </w:pPr>
    </w:p>
    <w:p w14:paraId="11A17FCB" w14:textId="2F8F9A51" w:rsidR="004352AB" w:rsidRPr="003805EE" w:rsidRDefault="004352AB" w:rsidP="00E65B1B">
      <w:pPr>
        <w:spacing w:line="480" w:lineRule="auto"/>
        <w:rPr>
          <w:rFonts w:ascii="Helvetica" w:hAnsi="Helvetica"/>
          <w:sz w:val="22"/>
          <w:szCs w:val="22"/>
        </w:rPr>
      </w:pPr>
      <w:commentRangeStart w:id="70"/>
      <w:commentRangeStart w:id="71"/>
      <w:r w:rsidRPr="003805EE">
        <w:rPr>
          <w:rFonts w:ascii="Helvetica" w:hAnsi="Helvetica"/>
          <w:sz w:val="22"/>
          <w:szCs w:val="22"/>
        </w:rPr>
        <w:t xml:space="preserve">Our </w:t>
      </w:r>
      <w:commentRangeEnd w:id="70"/>
      <w:r w:rsidR="00A97CEA">
        <w:rPr>
          <w:rStyle w:val="CommentReference"/>
        </w:rPr>
        <w:commentReference w:id="70"/>
      </w:r>
      <w:commentRangeEnd w:id="71"/>
      <w:r w:rsidR="001E691A">
        <w:rPr>
          <w:rStyle w:val="CommentReference"/>
        </w:rPr>
        <w:commentReference w:id="71"/>
      </w:r>
      <w:r w:rsidRPr="003805EE">
        <w:rPr>
          <w:rFonts w:ascii="Helvetica" w:hAnsi="Helvetica"/>
          <w:sz w:val="22"/>
          <w:szCs w:val="22"/>
        </w:rPr>
        <w:t>simulated management model implement</w:t>
      </w:r>
      <w:r w:rsidR="0082304F" w:rsidRPr="003805EE">
        <w:rPr>
          <w:rFonts w:ascii="Helvetica" w:hAnsi="Helvetica"/>
          <w:sz w:val="22"/>
          <w:szCs w:val="22"/>
        </w:rPr>
        <w:t>ed</w:t>
      </w:r>
      <w:r w:rsidRPr="003805EE">
        <w:rPr>
          <w:rFonts w:ascii="Helvetica" w:hAnsi="Helvetica"/>
          <w:sz w:val="22"/>
          <w:szCs w:val="22"/>
        </w:rPr>
        <w:t xml:space="preserve"> an adaptive policy whereby allowable removals are set based on estimated population biomass.  Consistent with many such harvest rules, we introduce</w:t>
      </w:r>
      <w:r w:rsidR="00C64824" w:rsidRPr="003805EE">
        <w:rPr>
          <w:rFonts w:ascii="Helvetica" w:hAnsi="Helvetica"/>
          <w:sz w:val="22"/>
          <w:szCs w:val="22"/>
        </w:rPr>
        <w:t>d</w:t>
      </w:r>
      <w:r w:rsidRPr="003805EE">
        <w:rPr>
          <w:rFonts w:ascii="Helvetica" w:hAnsi="Helvetica"/>
          <w:sz w:val="22"/>
          <w:szCs w:val="22"/>
        </w:rPr>
        <w:t xml:space="preserve"> a minimum biomass level, here 0.25K, where no harvest is allowed (i.e. the limit reference point). When the estimated population </w:t>
      </w:r>
      <w:r w:rsidR="00C64824" w:rsidRPr="003805EE">
        <w:rPr>
          <w:rFonts w:ascii="Helvetica" w:hAnsi="Helvetica"/>
          <w:sz w:val="22"/>
          <w:szCs w:val="22"/>
        </w:rPr>
        <w:t>was</w:t>
      </w:r>
      <w:r w:rsidRPr="003805EE">
        <w:rPr>
          <w:rFonts w:ascii="Helvetica" w:hAnsi="Helvetica"/>
          <w:sz w:val="22"/>
          <w:szCs w:val="22"/>
        </w:rPr>
        <w:t xml:space="preserve"> at or above </w:t>
      </w:r>
      <w:r w:rsidRPr="003805EE">
        <w:rPr>
          <w:rFonts w:ascii="Helvetica" w:hAnsi="Helvetica"/>
          <w:i/>
          <w:sz w:val="22"/>
          <w:szCs w:val="22"/>
        </w:rPr>
        <w:t>B</w:t>
      </w:r>
      <w:r w:rsidRPr="003805EE">
        <w:rPr>
          <w:rFonts w:ascii="Helvetica" w:hAnsi="Helvetica"/>
          <w:i/>
          <w:sz w:val="22"/>
          <w:szCs w:val="22"/>
          <w:vertAlign w:val="subscript"/>
        </w:rPr>
        <w:t>MSY</w:t>
      </w:r>
      <w:r w:rsidRPr="003805EE">
        <w:rPr>
          <w:rFonts w:ascii="Helvetica" w:hAnsi="Helvetica"/>
          <w:sz w:val="22"/>
          <w:szCs w:val="22"/>
        </w:rPr>
        <w:t xml:space="preserve">, the population </w:t>
      </w:r>
      <w:r w:rsidR="001149C6" w:rsidRPr="003805EE">
        <w:rPr>
          <w:rFonts w:ascii="Helvetica" w:hAnsi="Helvetica"/>
          <w:sz w:val="22"/>
          <w:szCs w:val="22"/>
        </w:rPr>
        <w:t>was</w:t>
      </w:r>
      <w:r w:rsidRPr="003805EE">
        <w:rPr>
          <w:rFonts w:ascii="Helvetica" w:hAnsi="Helvetica"/>
          <w:sz w:val="22"/>
          <w:szCs w:val="22"/>
        </w:rPr>
        <w:t xml:space="preserve"> harvested at a maximum harvest mortality 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r w:rsidR="001149C6" w:rsidRPr="003805EE">
        <w:rPr>
          <w:rFonts w:ascii="Helvetica" w:hAnsi="Helvetica"/>
          <w:sz w:val="22"/>
          <w:szCs w:val="22"/>
        </w:rPr>
        <w:t>was</w:t>
      </w:r>
      <w:r w:rsidRPr="003805EE">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Pr="003805EE">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the rate of harvest increase</w:t>
      </w:r>
      <w:r w:rsidR="001149C6" w:rsidRPr="003805EE">
        <w:rPr>
          <w:rFonts w:ascii="Helvetica" w:hAnsi="Helvetica"/>
          <w:sz w:val="22"/>
          <w:szCs w:val="22"/>
        </w:rPr>
        <w:t>d</w:t>
      </w:r>
      <w:r w:rsidRPr="003805EE">
        <w:rPr>
          <w:rFonts w:ascii="Helvetica" w:hAnsi="Helvetica"/>
          <w:sz w:val="22"/>
          <w:szCs w:val="22"/>
        </w:rPr>
        <w:t xml:space="preserve"> 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p>
    <w:p w14:paraId="7BB04A16" w14:textId="77777777" w:rsidR="004352AB" w:rsidRPr="003805EE" w:rsidRDefault="004352AB" w:rsidP="00E65B1B">
      <w:pPr>
        <w:spacing w:line="480" w:lineRule="auto"/>
        <w:rPr>
          <w:rFonts w:ascii="Helvetica" w:hAnsi="Helvetica"/>
          <w:sz w:val="22"/>
          <w:szCs w:val="22"/>
        </w:rPr>
      </w:pPr>
    </w:p>
    <w:p w14:paraId="351728CD" w14:textId="4310B1B1" w:rsidR="004352AB" w:rsidRPr="003805EE" w:rsidRDefault="00E52DF1" w:rsidP="00E65B1B">
      <w:pPr>
        <w:tabs>
          <w:tab w:val="left" w:pos="8640"/>
        </w:tabs>
        <w:spacing w:line="480" w:lineRule="auto"/>
        <w:rPr>
          <w:rFonts w:ascii="Helvetica" w:hAnsi="Helvetica"/>
          <w:sz w:val="22"/>
          <w:szCs w:val="22"/>
        </w:rPr>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w:t>
      </w:r>
      <w:r w:rsidR="004352AB" w:rsidRPr="003805EE">
        <w:rPr>
          <w:rFonts w:ascii="Helvetica" w:hAnsi="Helvetica"/>
          <w:sz w:val="22"/>
          <w:szCs w:val="22"/>
        </w:rPr>
        <w:tab/>
        <w:t>(</w:t>
      </w:r>
      <w:r w:rsidR="00555417" w:rsidRPr="003805EE">
        <w:rPr>
          <w:rFonts w:ascii="Helvetica" w:hAnsi="Helvetica"/>
          <w:sz w:val="22"/>
          <w:szCs w:val="22"/>
        </w:rPr>
        <w:t>5</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702A52CD" w14:textId="77777777" w:rsidR="004352AB" w:rsidRPr="003805EE" w:rsidRDefault="004352AB" w:rsidP="00E65B1B">
      <w:pPr>
        <w:spacing w:line="480" w:lineRule="auto"/>
        <w:rPr>
          <w:rFonts w:ascii="Helvetica" w:hAnsi="Helvetica"/>
          <w:sz w:val="22"/>
          <w:szCs w:val="22"/>
        </w:rPr>
      </w:pPr>
      <w:r w:rsidRPr="003805EE">
        <w:rPr>
          <w:rFonts w:ascii="Helvetica" w:hAnsi="Helvetica"/>
          <w:sz w:val="22"/>
          <w:szCs w:val="22"/>
        </w:rPr>
        <w:t>where the rate of increase in harvest</w:t>
      </w:r>
    </w:p>
    <w:p w14:paraId="229BA9A5" w14:textId="77777777" w:rsidR="004352AB" w:rsidRPr="003805EE" w:rsidRDefault="004352AB" w:rsidP="00E65B1B">
      <w:pPr>
        <w:spacing w:line="480" w:lineRule="auto"/>
        <w:rPr>
          <w:rFonts w:ascii="Helvetica" w:hAnsi="Helvetica"/>
          <w:sz w:val="22"/>
          <w:szCs w:val="22"/>
        </w:rPr>
      </w:pPr>
    </w:p>
    <w:p w14:paraId="454BB25C" w14:textId="5F59C69C" w:rsidR="004352AB" w:rsidRPr="003805EE" w:rsidRDefault="004352AB" w:rsidP="00E65B1B">
      <w:pPr>
        <w:tabs>
          <w:tab w:val="left" w:pos="8640"/>
        </w:tabs>
        <w:spacing w:line="480" w:lineRule="auto"/>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6</w:t>
      </w:r>
      <w:r w:rsidRPr="003805EE">
        <w:rPr>
          <w:rFonts w:ascii="Helvetica" w:hAnsi="Helvetica"/>
          <w:sz w:val="22"/>
          <w:szCs w:val="22"/>
        </w:rPr>
        <w:t>)</w:t>
      </w:r>
    </w:p>
    <w:p w14:paraId="74686CB4" w14:textId="77777777" w:rsidR="004352AB" w:rsidRPr="003805EE" w:rsidRDefault="004352AB" w:rsidP="00E65B1B">
      <w:pPr>
        <w:spacing w:line="480" w:lineRule="auto"/>
        <w:rPr>
          <w:rFonts w:ascii="Helvetica" w:hAnsi="Helvetica"/>
          <w:sz w:val="22"/>
          <w:szCs w:val="22"/>
        </w:rPr>
      </w:pPr>
    </w:p>
    <w:p w14:paraId="0E27F355" w14:textId="77777777" w:rsidR="004352AB" w:rsidRPr="003805EE" w:rsidRDefault="004352AB" w:rsidP="00E65B1B">
      <w:pPr>
        <w:spacing w:line="480" w:lineRule="auto"/>
        <w:rPr>
          <w:rFonts w:ascii="Helvetica" w:hAnsi="Helvetica"/>
          <w:sz w:val="22"/>
          <w:szCs w:val="22"/>
        </w:rPr>
      </w:pPr>
      <w:r w:rsidRPr="003805EE">
        <w:rPr>
          <w:rFonts w:ascii="Helvetica" w:hAnsi="Helvetica"/>
          <w:sz w:val="22"/>
          <w:szCs w:val="22"/>
        </w:rPr>
        <w:t xml:space="preserve">and </w:t>
      </w:r>
    </w:p>
    <w:p w14:paraId="2651C774" w14:textId="77777777" w:rsidR="004352AB" w:rsidRPr="003805EE" w:rsidRDefault="004352AB" w:rsidP="00E65B1B">
      <w:pPr>
        <w:spacing w:line="480" w:lineRule="auto"/>
        <w:rPr>
          <w:rFonts w:ascii="Helvetica" w:hAnsi="Helvetica"/>
          <w:sz w:val="22"/>
          <w:szCs w:val="22"/>
        </w:rPr>
      </w:pPr>
    </w:p>
    <w:p w14:paraId="4B987766" w14:textId="7160E446" w:rsidR="004352AB" w:rsidRPr="003805EE" w:rsidRDefault="00E52DF1" w:rsidP="00E65B1B">
      <w:pPr>
        <w:tabs>
          <w:tab w:val="left" w:pos="8640"/>
        </w:tabs>
        <w:spacing w:line="480" w:lineRule="auto"/>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3805EE">
        <w:rPr>
          <w:rFonts w:ascii="Helvetica" w:hAnsi="Helvetica"/>
          <w:sz w:val="22"/>
          <w:szCs w:val="22"/>
        </w:rPr>
        <w:t xml:space="preserve">. </w:t>
      </w:r>
      <w:r w:rsidR="004352AB" w:rsidRPr="003805EE">
        <w:rPr>
          <w:rFonts w:ascii="Helvetica" w:hAnsi="Helvetica"/>
          <w:sz w:val="22"/>
          <w:szCs w:val="22"/>
        </w:rPr>
        <w:tab/>
        <w:t>(</w:t>
      </w:r>
      <w:r w:rsidR="00555417" w:rsidRPr="003805EE">
        <w:rPr>
          <w:rFonts w:ascii="Helvetica" w:hAnsi="Helvetica"/>
          <w:sz w:val="22"/>
          <w:szCs w:val="22"/>
        </w:rPr>
        <w:t>7</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21D1FD4B" w14:textId="2A1A6824" w:rsidR="004352AB" w:rsidRPr="003805EE" w:rsidRDefault="004352AB" w:rsidP="00E65B1B">
      <w:pPr>
        <w:spacing w:line="480" w:lineRule="auto"/>
        <w:rPr>
          <w:rFonts w:ascii="Helvetica" w:hAnsi="Helvetica"/>
          <w:sz w:val="22"/>
          <w:szCs w:val="22"/>
        </w:rPr>
      </w:pPr>
      <w:r w:rsidRPr="003805EE">
        <w:rPr>
          <w:rFonts w:ascii="Helvetica" w:hAnsi="Helvetica"/>
          <w:sz w:val="22"/>
          <w:szCs w:val="22"/>
        </w:rPr>
        <w:t xml:space="preserve">The total expected yield at time </w:t>
      </w:r>
      <w:proofErr w:type="spellStart"/>
      <w:r w:rsidRPr="003805EE">
        <w:rPr>
          <w:rFonts w:ascii="Helvetica" w:hAnsi="Helvetica"/>
          <w:i/>
          <w:sz w:val="22"/>
          <w:szCs w:val="22"/>
        </w:rPr>
        <w:t>t</w:t>
      </w:r>
      <w:proofErr w:type="spellEnd"/>
      <w:r w:rsidRPr="003805EE">
        <w:rPr>
          <w:rFonts w:ascii="Helvetica" w:hAnsi="Helvetica"/>
          <w:sz w:val="22"/>
          <w:szCs w:val="22"/>
        </w:rPr>
        <w:t xml:space="preserve"> </w:t>
      </w:r>
      <w:r w:rsidR="0073379F" w:rsidRPr="003805EE">
        <w:rPr>
          <w:rFonts w:ascii="Helvetica" w:hAnsi="Helvetica"/>
          <w:sz w:val="22"/>
          <w:szCs w:val="22"/>
        </w:rPr>
        <w:t>was</w:t>
      </w:r>
      <w:r w:rsidRPr="003805EE">
        <w:rPr>
          <w:rFonts w:ascii="Helvetica" w:hAnsi="Helvetica"/>
          <w:sz w:val="22"/>
          <w:szCs w:val="22"/>
        </w:rPr>
        <w:t xml:space="preserve"> therefore:</w:t>
      </w:r>
    </w:p>
    <w:p w14:paraId="21A9630A" w14:textId="77777777" w:rsidR="004352AB" w:rsidRPr="003805EE" w:rsidRDefault="004352AB" w:rsidP="00E65B1B">
      <w:pPr>
        <w:spacing w:line="480" w:lineRule="auto"/>
        <w:rPr>
          <w:rFonts w:ascii="Helvetica" w:hAnsi="Helvetica"/>
          <w:sz w:val="22"/>
          <w:szCs w:val="22"/>
        </w:rPr>
      </w:pPr>
    </w:p>
    <w:p w14:paraId="14114F33" w14:textId="0BDA30C0" w:rsidR="004352AB" w:rsidRPr="003805EE" w:rsidRDefault="004352AB" w:rsidP="00E65B1B">
      <w:pPr>
        <w:tabs>
          <w:tab w:val="left" w:pos="8640"/>
        </w:tabs>
        <w:spacing w:line="480" w:lineRule="auto"/>
        <w:rPr>
          <w:rFonts w:ascii="Helvetica" w:hAnsi="Helvetica"/>
          <w:sz w:val="22"/>
          <w:szCs w:val="22"/>
        </w:rPr>
      </w:pPr>
      <w:r w:rsidRPr="003805EE">
        <w:rPr>
          <w:rFonts w:ascii="Helvetica" w:hAnsi="Helvetica"/>
          <w:sz w:val="22"/>
          <w:szCs w:val="22"/>
        </w:rPr>
        <w:lastRenderedPageBreak/>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8</w:t>
      </w:r>
      <w:r w:rsidRPr="003805EE">
        <w:rPr>
          <w:rFonts w:ascii="Helvetica" w:hAnsi="Helvetica"/>
          <w:sz w:val="22"/>
          <w:szCs w:val="22"/>
        </w:rPr>
        <w:t>)</w:t>
      </w:r>
    </w:p>
    <w:p w14:paraId="69BC3F2A" w14:textId="77777777" w:rsidR="004352AB" w:rsidRPr="003805EE" w:rsidRDefault="004352AB" w:rsidP="00E65B1B">
      <w:pPr>
        <w:tabs>
          <w:tab w:val="left" w:pos="8640"/>
        </w:tabs>
        <w:spacing w:line="480" w:lineRule="auto"/>
        <w:rPr>
          <w:rFonts w:ascii="Helvetica" w:hAnsi="Helvetica"/>
          <w:sz w:val="22"/>
          <w:szCs w:val="22"/>
        </w:rPr>
      </w:pPr>
    </w:p>
    <w:p w14:paraId="55C48EA9" w14:textId="62EA560A" w:rsidR="004352AB" w:rsidRPr="003805EE" w:rsidRDefault="004352AB" w:rsidP="00E65B1B">
      <w:pPr>
        <w:spacing w:line="480" w:lineRule="auto"/>
        <w:rPr>
          <w:rFonts w:ascii="Helvetica" w:hAnsi="Helvetica"/>
          <w:sz w:val="22"/>
          <w:szCs w:val="22"/>
        </w:rPr>
      </w:pPr>
      <w:r w:rsidRPr="003805EE">
        <w:rPr>
          <w:rFonts w:ascii="Helvetica" w:hAnsi="Helvetica"/>
          <w:sz w:val="22"/>
          <w:szCs w:val="22"/>
        </w:rPr>
        <w:t xml:space="preserve">This yield </w:t>
      </w:r>
      <w:r w:rsidR="00E76774" w:rsidRPr="003805EE">
        <w:rPr>
          <w:rFonts w:ascii="Helvetica" w:hAnsi="Helvetica"/>
          <w:sz w:val="22"/>
          <w:szCs w:val="22"/>
        </w:rPr>
        <w:t>wa</w:t>
      </w:r>
      <w:r w:rsidRPr="003805EE">
        <w:rPr>
          <w:rFonts w:ascii="Helvetica" w:hAnsi="Helvetica"/>
          <w:sz w:val="22"/>
          <w:szCs w:val="22"/>
        </w:rPr>
        <w:t>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3805EE">
        <w:rPr>
          <w:rFonts w:ascii="Helvetica" w:hAnsi="Helvetica"/>
          <w:sz w:val="22"/>
          <w:szCs w:val="22"/>
        </w:rPr>
        <w:t xml:space="preserve"> and the model continue</w:t>
      </w:r>
      <w:r w:rsidR="0073379F" w:rsidRPr="003805EE">
        <w:rPr>
          <w:rFonts w:ascii="Helvetica" w:hAnsi="Helvetica"/>
          <w:sz w:val="22"/>
          <w:szCs w:val="22"/>
        </w:rPr>
        <w:t>d</w:t>
      </w:r>
      <w:r w:rsidRPr="003805EE">
        <w:rPr>
          <w:rFonts w:ascii="Helvetica" w:hAnsi="Helvetica"/>
          <w:sz w:val="22"/>
          <w:szCs w:val="22"/>
        </w:rPr>
        <w:t xml:space="preserve"> for a 20</w:t>
      </w:r>
      <w:r w:rsidR="0073379F" w:rsidRPr="003805EE">
        <w:rPr>
          <w:rFonts w:ascii="Helvetica" w:hAnsi="Helvetica"/>
          <w:sz w:val="22"/>
          <w:szCs w:val="22"/>
        </w:rPr>
        <w:t>-</w:t>
      </w:r>
      <w:r w:rsidRPr="003805EE">
        <w:rPr>
          <w:rFonts w:ascii="Helvetica" w:hAnsi="Helvetica"/>
          <w:sz w:val="22"/>
          <w:szCs w:val="22"/>
        </w:rPr>
        <w:t xml:space="preserve">year simulation. </w:t>
      </w:r>
      <w:r w:rsidR="00B60BD9" w:rsidRPr="003805EE">
        <w:rPr>
          <w:rFonts w:ascii="Helvetica" w:hAnsi="Helvetica"/>
          <w:sz w:val="22"/>
          <w:szCs w:val="22"/>
        </w:rPr>
        <w:t xml:space="preserve">For graphical representation of the management model and examples of 20-year simulations with low and high uncertainty in estimated biomass see Figure S1. </w:t>
      </w:r>
    </w:p>
    <w:p w14:paraId="103D2771" w14:textId="77777777" w:rsidR="00175C87" w:rsidRPr="003805EE" w:rsidRDefault="00175C87" w:rsidP="00E65B1B">
      <w:pPr>
        <w:spacing w:line="480" w:lineRule="auto"/>
        <w:rPr>
          <w:rFonts w:ascii="Helvetica" w:hAnsi="Helvetica"/>
          <w:sz w:val="22"/>
          <w:szCs w:val="22"/>
        </w:rPr>
      </w:pPr>
    </w:p>
    <w:p w14:paraId="17B925CE" w14:textId="77777777" w:rsidR="00CD565E" w:rsidRPr="003805EE" w:rsidRDefault="007F61D2" w:rsidP="00E65B1B">
      <w:pPr>
        <w:spacing w:line="480" w:lineRule="auto"/>
        <w:rPr>
          <w:rFonts w:ascii="Helvetica" w:hAnsi="Helvetica"/>
          <w:sz w:val="22"/>
          <w:szCs w:val="22"/>
        </w:rPr>
      </w:pPr>
      <w:r w:rsidRPr="003805EE">
        <w:rPr>
          <w:rFonts w:ascii="Helvetica" w:hAnsi="Helvetica"/>
          <w:sz w:val="22"/>
          <w:szCs w:val="22"/>
          <w:u w:val="single"/>
        </w:rPr>
        <w:t xml:space="preserve">Value of the </w:t>
      </w:r>
      <w:r w:rsidR="00FF6503" w:rsidRPr="003805EE">
        <w:rPr>
          <w:rFonts w:ascii="Helvetica" w:hAnsi="Helvetica"/>
          <w:sz w:val="22"/>
          <w:szCs w:val="22"/>
          <w:u w:val="single"/>
        </w:rPr>
        <w:t>Resource</w:t>
      </w:r>
      <w:r w:rsidRPr="003805EE">
        <w:rPr>
          <w:rFonts w:ascii="Helvetica" w:hAnsi="Helvetica"/>
          <w:sz w:val="22"/>
          <w:szCs w:val="22"/>
          <w:u w:val="single"/>
        </w:rPr>
        <w:t xml:space="preserve"> and Cost of Monitoring</w:t>
      </w:r>
      <w:r w:rsidR="0039037D" w:rsidRPr="003805EE">
        <w:rPr>
          <w:rFonts w:ascii="Helvetica" w:hAnsi="Helvetica"/>
          <w:sz w:val="22"/>
          <w:szCs w:val="22"/>
        </w:rPr>
        <w:t xml:space="preserve">: </w:t>
      </w:r>
      <w:r w:rsidR="000A75E1" w:rsidRPr="003805EE">
        <w:rPr>
          <w:rFonts w:ascii="Helvetica" w:hAnsi="Helvetica"/>
          <w:sz w:val="22"/>
          <w:szCs w:val="22"/>
        </w:rPr>
        <w:t>We estimate</w:t>
      </w:r>
      <w:r w:rsidR="008451D2" w:rsidRPr="003805EE">
        <w:rPr>
          <w:rFonts w:ascii="Helvetica" w:hAnsi="Helvetica"/>
          <w:sz w:val="22"/>
          <w:szCs w:val="22"/>
        </w:rPr>
        <w:t>d</w:t>
      </w:r>
      <w:r w:rsidR="000A75E1" w:rsidRPr="003805EE">
        <w:rPr>
          <w:rFonts w:ascii="Helvetica" w:hAnsi="Helvetica"/>
          <w:sz w:val="22"/>
          <w:szCs w:val="22"/>
        </w:rPr>
        <w:t xml:space="preserve"> the</w:t>
      </w:r>
      <w:r w:rsidR="00127FEE" w:rsidRPr="003805EE">
        <w:rPr>
          <w:rFonts w:ascii="Helvetica" w:hAnsi="Helvetica"/>
          <w:sz w:val="22"/>
          <w:szCs w:val="22"/>
        </w:rPr>
        <w:t xml:space="preserve"> value of the </w:t>
      </w:r>
      <w:r w:rsidR="0090182E" w:rsidRPr="003805EE">
        <w:rPr>
          <w:rFonts w:ascii="Helvetica" w:hAnsi="Helvetica"/>
          <w:sz w:val="22"/>
          <w:szCs w:val="22"/>
        </w:rPr>
        <w:t>resource</w:t>
      </w:r>
      <w:r w:rsidR="007821E5" w:rsidRPr="003805EE">
        <w:rPr>
          <w:rFonts w:ascii="Helvetica" w:hAnsi="Helvetica"/>
          <w:sz w:val="22"/>
          <w:szCs w:val="22"/>
        </w:rPr>
        <w:t xml:space="preserve"> extracted</w:t>
      </w:r>
      <w:r w:rsidR="006B5E99" w:rsidRPr="003805EE">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3805EE">
        <w:rPr>
          <w:rFonts w:ascii="Helvetica" w:hAnsi="Helvetica"/>
          <w:sz w:val="22"/>
          <w:szCs w:val="22"/>
        </w:rPr>
        <w:t>)</w:t>
      </w:r>
      <w:r w:rsidR="00127FEE" w:rsidRPr="003805EE">
        <w:rPr>
          <w:rFonts w:ascii="Helvetica" w:hAnsi="Helvetica"/>
          <w:sz w:val="22"/>
          <w:szCs w:val="22"/>
        </w:rPr>
        <w:t xml:space="preserve"> as</w:t>
      </w:r>
      <w:r w:rsidR="006B5E99" w:rsidRPr="003805EE">
        <w:rPr>
          <w:rFonts w:ascii="Helvetica" w:hAnsi="Helvetica"/>
          <w:sz w:val="22"/>
          <w:szCs w:val="22"/>
        </w:rPr>
        <w:t>:</w:t>
      </w:r>
    </w:p>
    <w:p w14:paraId="00F9AEF2" w14:textId="77777777" w:rsidR="00CD565E" w:rsidRPr="003805EE" w:rsidRDefault="00CD565E" w:rsidP="00E65B1B">
      <w:pPr>
        <w:spacing w:line="480" w:lineRule="auto"/>
        <w:rPr>
          <w:rFonts w:ascii="Helvetica" w:hAnsi="Helvetica"/>
          <w:sz w:val="22"/>
          <w:szCs w:val="22"/>
        </w:rPr>
      </w:pPr>
    </w:p>
    <w:p w14:paraId="68717DBD" w14:textId="780DFEFA" w:rsidR="00CD565E" w:rsidRPr="003805EE" w:rsidRDefault="006B5E99" w:rsidP="00E65B1B">
      <w:pPr>
        <w:tabs>
          <w:tab w:val="left" w:pos="8640"/>
        </w:tabs>
        <w:spacing w:line="480" w:lineRule="auto"/>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CD565E" w:rsidRPr="003805EE">
        <w:rPr>
          <w:rFonts w:ascii="Helvetica" w:hAnsi="Helvetica"/>
          <w:sz w:val="22"/>
          <w:szCs w:val="22"/>
        </w:rPr>
        <w:tab/>
        <w:t>(</w:t>
      </w:r>
      <w:r w:rsidR="00555417" w:rsidRPr="003805EE">
        <w:rPr>
          <w:rFonts w:ascii="Helvetica" w:hAnsi="Helvetica"/>
          <w:sz w:val="22"/>
          <w:szCs w:val="22"/>
        </w:rPr>
        <w:t>9</w:t>
      </w:r>
      <w:r w:rsidR="00CD565E" w:rsidRPr="003805EE">
        <w:rPr>
          <w:rFonts w:ascii="Helvetica" w:hAnsi="Helvetica"/>
          <w:sz w:val="22"/>
          <w:szCs w:val="22"/>
        </w:rPr>
        <w:t>)</w:t>
      </w:r>
    </w:p>
    <w:p w14:paraId="23508DDC" w14:textId="77777777" w:rsidR="00CD565E" w:rsidRPr="003805EE" w:rsidRDefault="00CD565E" w:rsidP="00E65B1B">
      <w:pPr>
        <w:spacing w:line="480" w:lineRule="auto"/>
        <w:rPr>
          <w:rFonts w:ascii="Helvetica" w:hAnsi="Helvetica"/>
          <w:sz w:val="22"/>
          <w:szCs w:val="22"/>
        </w:rPr>
      </w:pPr>
    </w:p>
    <w:p w14:paraId="598787DC" w14:textId="399FCC27" w:rsidR="004F6D9D" w:rsidRPr="003805EE" w:rsidRDefault="006B5E99" w:rsidP="00E65B1B">
      <w:pPr>
        <w:spacing w:line="480" w:lineRule="auto"/>
        <w:rPr>
          <w:rFonts w:ascii="Helvetica" w:hAnsi="Helvetica"/>
          <w:sz w:val="22"/>
          <w:szCs w:val="22"/>
        </w:rPr>
      </w:pPr>
      <w:r w:rsidRPr="003805EE">
        <w:rPr>
          <w:rFonts w:ascii="Helvetica" w:hAnsi="Helvetica"/>
          <w:sz w:val="22"/>
          <w:szCs w:val="22"/>
        </w:rPr>
        <w:t xml:space="preserve">where </w:t>
      </w:r>
      <m:oMath>
        <m:r>
          <w:rPr>
            <w:rFonts w:ascii="Cambria Math" w:hAnsi="Cambria Math"/>
            <w:sz w:val="22"/>
            <w:szCs w:val="22"/>
          </w:rPr>
          <m:t>p</m:t>
        </m:r>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3805EE">
        <w:rPr>
          <w:rFonts w:ascii="Helvetica" w:hAnsi="Helvetica"/>
          <w:sz w:val="22"/>
          <w:szCs w:val="22"/>
        </w:rPr>
        <w:t xml:space="preserve"> </w:t>
      </w:r>
      <w:r w:rsidR="0082304F" w:rsidRPr="003805EE">
        <w:rPr>
          <w:rFonts w:ascii="Helvetica" w:hAnsi="Helvetica"/>
          <w:sz w:val="22"/>
          <w:szCs w:val="22"/>
        </w:rPr>
        <w:t>are</w:t>
      </w:r>
      <w:r w:rsidR="009E4C29" w:rsidRPr="003805EE">
        <w:rPr>
          <w:rFonts w:ascii="Helvetica" w:hAnsi="Helvetica"/>
          <w:sz w:val="22"/>
          <w:szCs w:val="22"/>
        </w:rPr>
        <w:t xml:space="preserve"> the </w:t>
      </w:r>
      <w:r w:rsidR="008451D2" w:rsidRPr="003805EE">
        <w:rPr>
          <w:rFonts w:ascii="Helvetica" w:hAnsi="Helvetica"/>
          <w:sz w:val="22"/>
          <w:szCs w:val="22"/>
        </w:rPr>
        <w:t xml:space="preserve">per unit </w:t>
      </w:r>
      <w:r w:rsidR="009E4C29" w:rsidRPr="003805EE">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w:t>
      </w:r>
      <w:r w:rsidR="00BA3612" w:rsidRPr="003805EE">
        <w:rPr>
          <w:rFonts w:ascii="Helvetica" w:hAnsi="Helvetica"/>
          <w:sz w:val="22"/>
          <w:szCs w:val="22"/>
        </w:rPr>
        <w:t xml:space="preserve">total </w:t>
      </w:r>
      <w:r w:rsidR="009E4C29" w:rsidRPr="003805EE">
        <w:rPr>
          <w:rFonts w:ascii="Helvetica" w:hAnsi="Helvetica"/>
          <w:sz w:val="22"/>
          <w:szCs w:val="22"/>
        </w:rPr>
        <w:t>biomass of the resource at time t.</w:t>
      </w:r>
      <w:r w:rsidR="008A6BA1" w:rsidRPr="003805EE">
        <w:rPr>
          <w:rFonts w:ascii="Helvetica" w:hAnsi="Helvetica"/>
          <w:sz w:val="22"/>
          <w:szCs w:val="22"/>
        </w:rPr>
        <w:t xml:space="preserve"> If the costs and </w:t>
      </w:r>
      <w:r w:rsidR="00756CE0" w:rsidRPr="003805EE">
        <w:rPr>
          <w:rFonts w:ascii="Helvetica" w:hAnsi="Helvetica"/>
          <w:sz w:val="22"/>
          <w:szCs w:val="22"/>
        </w:rPr>
        <w:t>benefits are born by the same party then</w:t>
      </w:r>
      <w:r w:rsidR="008A6BA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756CE0" w:rsidRPr="003805EE">
        <w:rPr>
          <w:rFonts w:ascii="Helvetica" w:hAnsi="Helvetica"/>
          <w:sz w:val="22"/>
          <w:szCs w:val="22"/>
        </w:rPr>
        <w:t xml:space="preserve"> represents profit, but since we consider the costs of monitoring being born by the same and different party below we refer to this loosely as value. </w:t>
      </w:r>
      <w:r w:rsidR="00AC375B" w:rsidRPr="003805EE">
        <w:rPr>
          <w:rFonts w:ascii="Helvetica" w:hAnsi="Helvetica"/>
          <w:sz w:val="22"/>
          <w:szCs w:val="22"/>
        </w:rPr>
        <w:t xml:space="preserve">We then </w:t>
      </w:r>
      <w:r w:rsidR="00580186" w:rsidRPr="003805EE">
        <w:rPr>
          <w:rFonts w:ascii="Helvetica" w:hAnsi="Helvetica"/>
          <w:sz w:val="22"/>
          <w:szCs w:val="22"/>
        </w:rPr>
        <w:t>estimated the n</w:t>
      </w:r>
      <w:r w:rsidR="00E61DE3" w:rsidRPr="003805EE">
        <w:rPr>
          <w:rFonts w:ascii="Helvetica" w:hAnsi="Helvetica"/>
          <w:sz w:val="22"/>
          <w:szCs w:val="22"/>
        </w:rPr>
        <w:t xml:space="preserve">et </w:t>
      </w:r>
      <w:r w:rsidR="00580186" w:rsidRPr="003805EE">
        <w:rPr>
          <w:rFonts w:ascii="Helvetica" w:hAnsi="Helvetica"/>
          <w:sz w:val="22"/>
          <w:szCs w:val="22"/>
        </w:rPr>
        <w:t>p</w:t>
      </w:r>
      <w:r w:rsidR="00E61DE3" w:rsidRPr="003805EE">
        <w:rPr>
          <w:rFonts w:ascii="Helvetica" w:hAnsi="Helvetica"/>
          <w:sz w:val="22"/>
          <w:szCs w:val="22"/>
        </w:rPr>
        <w:t xml:space="preserve">resent </w:t>
      </w:r>
      <w:r w:rsidR="00580186" w:rsidRPr="003805EE">
        <w:rPr>
          <w:rFonts w:ascii="Helvetica" w:hAnsi="Helvetica"/>
          <w:sz w:val="22"/>
          <w:szCs w:val="22"/>
        </w:rPr>
        <w:t>v</w:t>
      </w:r>
      <w:r w:rsidR="00E61DE3" w:rsidRPr="003805EE">
        <w:rPr>
          <w:rFonts w:ascii="Helvetica" w:hAnsi="Helvetica"/>
          <w:sz w:val="22"/>
          <w:szCs w:val="22"/>
        </w:rPr>
        <w:t>alue</w:t>
      </w:r>
      <w:r w:rsidR="00580186" w:rsidRPr="003805EE">
        <w:rPr>
          <w:rFonts w:ascii="Helvetica" w:hAnsi="Helvetica"/>
          <w:sz w:val="22"/>
          <w:szCs w:val="22"/>
        </w:rPr>
        <w:t xml:space="preserve"> (NPV)</w:t>
      </w:r>
      <w:r w:rsidR="00E61DE3" w:rsidRPr="003805EE">
        <w:rPr>
          <w:rFonts w:ascii="Helvetica" w:hAnsi="Helvetica"/>
          <w:sz w:val="22"/>
          <w:szCs w:val="22"/>
        </w:rPr>
        <w:t xml:space="preserve"> of the resource </w:t>
      </w:r>
      <w:r w:rsidR="00B60AEC" w:rsidRPr="003805EE">
        <w:rPr>
          <w:rFonts w:ascii="Helvetica" w:hAnsi="Helvetica"/>
          <w:sz w:val="22"/>
          <w:szCs w:val="22"/>
        </w:rPr>
        <w:t>for the full duration of the simulation as</w:t>
      </w:r>
      <w:r w:rsidR="004F6D9D" w:rsidRPr="003805EE">
        <w:rPr>
          <w:rFonts w:ascii="Helvetica" w:hAnsi="Helvetica"/>
          <w:sz w:val="22"/>
          <w:szCs w:val="22"/>
        </w:rPr>
        <w:t>:</w:t>
      </w:r>
    </w:p>
    <w:p w14:paraId="20D8A491" w14:textId="77777777" w:rsidR="004F6D9D" w:rsidRPr="003805EE" w:rsidRDefault="004F6D9D" w:rsidP="00E65B1B">
      <w:pPr>
        <w:spacing w:line="480" w:lineRule="auto"/>
        <w:rPr>
          <w:rFonts w:ascii="Helvetica" w:hAnsi="Helvetica"/>
          <w:sz w:val="22"/>
          <w:szCs w:val="22"/>
        </w:rPr>
      </w:pPr>
    </w:p>
    <w:p w14:paraId="1B047948" w14:textId="3E686897" w:rsidR="004F6D9D" w:rsidRPr="003805EE" w:rsidRDefault="00B60AEC" w:rsidP="00E65B1B">
      <w:pPr>
        <w:tabs>
          <w:tab w:val="left" w:pos="8640"/>
        </w:tabs>
        <w:spacing w:line="480" w:lineRule="auto"/>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3805EE">
        <w:rPr>
          <w:rFonts w:ascii="Helvetica" w:hAnsi="Helvetica"/>
          <w:sz w:val="22"/>
          <w:szCs w:val="22"/>
        </w:rPr>
        <w:t>,</w:t>
      </w:r>
      <w:r w:rsidR="004F6D9D" w:rsidRPr="003805EE">
        <w:rPr>
          <w:rFonts w:ascii="Helvetica" w:hAnsi="Helvetica"/>
          <w:sz w:val="22"/>
          <w:szCs w:val="22"/>
        </w:rPr>
        <w:tab/>
        <w:t>(</w:t>
      </w:r>
      <w:r w:rsidR="00555417" w:rsidRPr="003805EE">
        <w:rPr>
          <w:rFonts w:ascii="Helvetica" w:hAnsi="Helvetica"/>
          <w:sz w:val="22"/>
          <w:szCs w:val="22"/>
        </w:rPr>
        <w:t>10</w:t>
      </w:r>
      <w:r w:rsidR="004F6D9D" w:rsidRPr="003805EE">
        <w:rPr>
          <w:rFonts w:ascii="Helvetica" w:hAnsi="Helvetica"/>
          <w:sz w:val="22"/>
          <w:szCs w:val="22"/>
        </w:rPr>
        <w:t>)</w:t>
      </w:r>
    </w:p>
    <w:p w14:paraId="02838321" w14:textId="77777777" w:rsidR="004F6D9D" w:rsidRPr="003805EE" w:rsidRDefault="004F6D9D" w:rsidP="00E65B1B">
      <w:pPr>
        <w:spacing w:line="480" w:lineRule="auto"/>
        <w:rPr>
          <w:rFonts w:ascii="Helvetica" w:hAnsi="Helvetica"/>
          <w:sz w:val="22"/>
          <w:szCs w:val="22"/>
        </w:rPr>
      </w:pPr>
    </w:p>
    <w:p w14:paraId="5389506E" w14:textId="5781FAA4" w:rsidR="002621A5" w:rsidRPr="003805EE" w:rsidRDefault="00103088" w:rsidP="00E65B1B">
      <w:pPr>
        <w:spacing w:line="480" w:lineRule="auto"/>
        <w:rPr>
          <w:rFonts w:ascii="Helvetica" w:hAnsi="Helvetica"/>
          <w:sz w:val="22"/>
          <w:szCs w:val="22"/>
        </w:rPr>
      </w:pPr>
      <w:r w:rsidRPr="003805EE">
        <w:rPr>
          <w:rFonts w:ascii="Helvetica" w:hAnsi="Helvetica"/>
          <w:sz w:val="22"/>
          <w:szCs w:val="22"/>
        </w:rPr>
        <w:t xml:space="preserve">where the discount </w:t>
      </w:r>
      <w:r w:rsidR="00476BB8" w:rsidRPr="003805EE">
        <w:rPr>
          <w:rFonts w:ascii="Helvetica" w:hAnsi="Helvetica"/>
          <w:sz w:val="22"/>
          <w:szCs w:val="22"/>
        </w:rPr>
        <w:t>coefficient</w:t>
      </w:r>
      <w:r w:rsidRPr="003805EE">
        <w:rPr>
          <w:rFonts w:ascii="Helvetica" w:hAnsi="Helvetica"/>
          <w:sz w:val="22"/>
          <w:szCs w:val="22"/>
        </w:rPr>
        <w:t xml:space="preserve"> </w:t>
      </w:r>
      <w:r w:rsidR="00D37D10" w:rsidRPr="003805EE">
        <w:rPr>
          <w:rFonts w:ascii="Helvetica" w:hAnsi="Helvetica"/>
          <w:sz w:val="22"/>
          <w:szCs w:val="22"/>
        </w:rPr>
        <w:t>(</w:t>
      </w:r>
      <w:r w:rsidR="00D37D10" w:rsidRPr="003805EE">
        <w:rPr>
          <w:rFonts w:ascii="Helvetica" w:hAnsi="Helvetica"/>
          <w:i/>
          <w:sz w:val="22"/>
          <w:szCs w:val="22"/>
        </w:rPr>
        <w:t>d</w:t>
      </w:r>
      <w:r w:rsidR="00D37D10" w:rsidRPr="003805EE">
        <w:rPr>
          <w:rFonts w:ascii="Helvetica" w:hAnsi="Helvetica"/>
          <w:sz w:val="22"/>
          <w:szCs w:val="22"/>
        </w:rPr>
        <w:t xml:space="preserve">) decreases </w:t>
      </w:r>
      <w:r w:rsidR="00EE5B11" w:rsidRPr="003805EE">
        <w:rPr>
          <w:rFonts w:ascii="Helvetica" w:hAnsi="Helvetica"/>
          <w:sz w:val="22"/>
          <w:szCs w:val="22"/>
        </w:rPr>
        <w:t>through time following the</w:t>
      </w:r>
      <w:r w:rsidR="00D37D10" w:rsidRPr="003805EE">
        <w:rPr>
          <w:rFonts w:ascii="Helvetica" w:hAnsi="Helvetica"/>
          <w:sz w:val="22"/>
          <w:szCs w:val="22"/>
        </w:rPr>
        <w:t xml:space="preserve"> function:</w:t>
      </w:r>
    </w:p>
    <w:p w14:paraId="4C6E017D" w14:textId="77777777" w:rsidR="002621A5" w:rsidRPr="003805EE" w:rsidRDefault="002621A5" w:rsidP="00E65B1B">
      <w:pPr>
        <w:spacing w:line="480" w:lineRule="auto"/>
        <w:rPr>
          <w:rFonts w:ascii="Helvetica" w:hAnsi="Helvetica"/>
          <w:sz w:val="22"/>
          <w:szCs w:val="22"/>
        </w:rPr>
      </w:pPr>
    </w:p>
    <w:p w14:paraId="50E6A94A" w14:textId="0D8EF9D4" w:rsidR="002621A5" w:rsidRPr="003805EE" w:rsidRDefault="00D37D10" w:rsidP="00E65B1B">
      <w:pPr>
        <w:tabs>
          <w:tab w:val="left" w:pos="8640"/>
        </w:tabs>
        <w:spacing w:line="480" w:lineRule="auto"/>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3805EE">
        <w:rPr>
          <w:rFonts w:ascii="Helvetica" w:hAnsi="Helvetica"/>
          <w:sz w:val="22"/>
          <w:szCs w:val="22"/>
        </w:rPr>
        <w:t xml:space="preserve"> </w:t>
      </w:r>
      <w:r w:rsidR="002621A5" w:rsidRPr="003805EE">
        <w:rPr>
          <w:rFonts w:ascii="Helvetica" w:hAnsi="Helvetica"/>
          <w:sz w:val="22"/>
          <w:szCs w:val="22"/>
        </w:rPr>
        <w:t xml:space="preserve">, </w:t>
      </w:r>
      <w:r w:rsidR="002621A5" w:rsidRPr="003805EE">
        <w:rPr>
          <w:rFonts w:ascii="Helvetica" w:hAnsi="Helvetica"/>
          <w:sz w:val="22"/>
          <w:szCs w:val="22"/>
        </w:rPr>
        <w:tab/>
        <w:t>(</w:t>
      </w:r>
      <w:r w:rsidR="004F6D9D" w:rsidRPr="003805EE">
        <w:rPr>
          <w:rFonts w:ascii="Helvetica" w:hAnsi="Helvetica"/>
          <w:sz w:val="22"/>
          <w:szCs w:val="22"/>
        </w:rPr>
        <w:t>1</w:t>
      </w:r>
      <w:r w:rsidR="00555417" w:rsidRPr="003805EE">
        <w:rPr>
          <w:rFonts w:ascii="Helvetica" w:hAnsi="Helvetica"/>
          <w:sz w:val="22"/>
          <w:szCs w:val="22"/>
        </w:rPr>
        <w:t>1</w:t>
      </w:r>
      <w:r w:rsidR="002621A5" w:rsidRPr="003805EE">
        <w:rPr>
          <w:rFonts w:ascii="Helvetica" w:hAnsi="Helvetica"/>
          <w:sz w:val="22"/>
          <w:szCs w:val="22"/>
        </w:rPr>
        <w:t>)</w:t>
      </w:r>
      <w:r w:rsidR="00615385" w:rsidRPr="003805EE">
        <w:rPr>
          <w:rFonts w:ascii="Helvetica" w:hAnsi="Helvetica"/>
          <w:sz w:val="22"/>
          <w:szCs w:val="22"/>
        </w:rPr>
        <w:t xml:space="preserve"> </w:t>
      </w:r>
    </w:p>
    <w:p w14:paraId="4212AE6F" w14:textId="77777777" w:rsidR="002621A5" w:rsidRPr="003805EE" w:rsidRDefault="002621A5" w:rsidP="00E65B1B">
      <w:pPr>
        <w:spacing w:line="480" w:lineRule="auto"/>
        <w:rPr>
          <w:rFonts w:ascii="Helvetica" w:hAnsi="Helvetica"/>
          <w:sz w:val="22"/>
          <w:szCs w:val="22"/>
        </w:rPr>
      </w:pPr>
    </w:p>
    <w:p w14:paraId="7D70D97A" w14:textId="794522A2" w:rsidR="002621A5" w:rsidRDefault="00615385" w:rsidP="00E65B1B">
      <w:pPr>
        <w:spacing w:line="480" w:lineRule="auto"/>
        <w:rPr>
          <w:rFonts w:ascii="Helvetica" w:hAnsi="Helvetica"/>
          <w:sz w:val="22"/>
          <w:szCs w:val="22"/>
        </w:rPr>
      </w:pPr>
      <w:r w:rsidRPr="003805EE">
        <w:rPr>
          <w:rFonts w:ascii="Helvetica" w:hAnsi="Helvetica"/>
          <w:sz w:val="22"/>
          <w:szCs w:val="22"/>
        </w:rPr>
        <w:lastRenderedPageBreak/>
        <w:t xml:space="preserve">and </w:t>
      </w:r>
      <m:oMath>
        <m:r>
          <w:rPr>
            <w:rFonts w:ascii="Cambria Math" w:hAnsi="Cambria Math"/>
            <w:sz w:val="22"/>
            <w:szCs w:val="22"/>
          </w:rPr>
          <m:t>δ</m:t>
        </m:r>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a value between 0 and 1</w:t>
      </w:r>
      <w:r w:rsidR="000B15BE" w:rsidRPr="003805EE">
        <w:rPr>
          <w:rFonts w:ascii="Helvetica" w:hAnsi="Helvetica"/>
          <w:sz w:val="22"/>
          <w:szCs w:val="22"/>
        </w:rPr>
        <w:t xml:space="preserve">. </w:t>
      </w:r>
      <w:r w:rsidR="0087797E" w:rsidRPr="003805EE">
        <w:rPr>
          <w:rFonts w:ascii="Helvetica" w:hAnsi="Helvetica"/>
          <w:sz w:val="22"/>
          <w:szCs w:val="22"/>
        </w:rPr>
        <w:t>We assume</w:t>
      </w:r>
      <w:r w:rsidR="0073379F" w:rsidRPr="003805EE">
        <w:rPr>
          <w:rFonts w:ascii="Helvetica" w:hAnsi="Helvetica"/>
          <w:sz w:val="22"/>
          <w:szCs w:val="22"/>
        </w:rPr>
        <w:t>d</w:t>
      </w:r>
      <w:r w:rsidR="0087797E" w:rsidRPr="003805EE">
        <w:rPr>
          <w:rFonts w:ascii="Helvetica" w:hAnsi="Helvetica"/>
          <w:sz w:val="22"/>
          <w:szCs w:val="22"/>
        </w:rPr>
        <w:t xml:space="preserve"> that </w:t>
      </w:r>
      <w:r w:rsidR="007821E5" w:rsidRPr="003805EE">
        <w:rPr>
          <w:rFonts w:ascii="Helvetica" w:hAnsi="Helvetica"/>
          <w:sz w:val="22"/>
          <w:szCs w:val="22"/>
        </w:rPr>
        <w:t xml:space="preserve">the marginal cost of increasing precision </w:t>
      </w:r>
      <w:r w:rsidR="0073379F" w:rsidRPr="003805EE">
        <w:rPr>
          <w:rFonts w:ascii="Helvetica" w:hAnsi="Helvetica"/>
          <w:sz w:val="22"/>
          <w:szCs w:val="22"/>
        </w:rPr>
        <w:t>was</w:t>
      </w:r>
      <w:r w:rsidR="007821E5" w:rsidRPr="003805EE">
        <w:rPr>
          <w:rFonts w:ascii="Helvetica" w:hAnsi="Helvetica"/>
          <w:sz w:val="22"/>
          <w:szCs w:val="22"/>
        </w:rPr>
        <w:t xml:space="preserve"> always positive</w:t>
      </w:r>
      <w:r w:rsidR="00711595" w:rsidRPr="003805EE">
        <w:rPr>
          <w:rFonts w:ascii="Helvetica" w:hAnsi="Helvetica"/>
          <w:sz w:val="22"/>
          <w:szCs w:val="22"/>
        </w:rPr>
        <w:t>,</w:t>
      </w:r>
      <w:r w:rsidR="007821E5" w:rsidRPr="003805EE">
        <w:rPr>
          <w:rFonts w:ascii="Helvetica" w:hAnsi="Helvetica"/>
          <w:sz w:val="22"/>
          <w:szCs w:val="22"/>
        </w:rPr>
        <w:t xml:space="preserve"> such that there </w:t>
      </w:r>
      <w:r w:rsidR="0073379F" w:rsidRPr="003805EE">
        <w:rPr>
          <w:rFonts w:ascii="Helvetica" w:hAnsi="Helvetica"/>
          <w:sz w:val="22"/>
          <w:szCs w:val="22"/>
        </w:rPr>
        <w:t>was</w:t>
      </w:r>
      <w:r w:rsidR="007821E5" w:rsidRPr="003805EE">
        <w:rPr>
          <w:rFonts w:ascii="Helvetica" w:hAnsi="Helvetica"/>
          <w:sz w:val="22"/>
          <w:szCs w:val="22"/>
        </w:rPr>
        <w:t xml:space="preserve"> lower cost to move from low to moderate information than from moderate to high information</w:t>
      </w:r>
      <w:r w:rsidR="00DA46F5" w:rsidRPr="003805EE">
        <w:rPr>
          <w:rFonts w:ascii="Helvetica" w:hAnsi="Helvetica"/>
          <w:sz w:val="22"/>
          <w:szCs w:val="22"/>
        </w:rPr>
        <w:t xml:space="preserve">. </w:t>
      </w:r>
      <w:r w:rsidR="00234E8E" w:rsidRPr="003805EE">
        <w:rPr>
          <w:rFonts w:ascii="Helvetica" w:hAnsi="Helvetica"/>
          <w:sz w:val="22"/>
          <w:szCs w:val="22"/>
        </w:rPr>
        <w:t>N</w:t>
      </w:r>
      <w:r w:rsidR="00580186" w:rsidRPr="003805EE">
        <w:rPr>
          <w:rFonts w:ascii="Helvetica" w:hAnsi="Helvetica"/>
          <w:sz w:val="22"/>
          <w:szCs w:val="22"/>
        </w:rPr>
        <w:t>et present v</w:t>
      </w:r>
      <w:r w:rsidR="00AC137D" w:rsidRPr="003805EE">
        <w:rPr>
          <w:rFonts w:ascii="Helvetica" w:hAnsi="Helvetica"/>
          <w:sz w:val="22"/>
          <w:szCs w:val="22"/>
        </w:rPr>
        <w:t>alue</w:t>
      </w:r>
      <w:r w:rsidR="00234E8E" w:rsidRPr="003805EE">
        <w:rPr>
          <w:rFonts w:ascii="Helvetica" w:hAnsi="Helvetica"/>
          <w:sz w:val="22"/>
          <w:szCs w:val="22"/>
        </w:rPr>
        <w:t xml:space="preserve"> is assessed independent of cost of monitoring. </w:t>
      </w:r>
      <w:r w:rsidR="00DA46F5" w:rsidRPr="003805EE">
        <w:rPr>
          <w:rFonts w:ascii="Helvetica" w:hAnsi="Helvetica"/>
          <w:sz w:val="22"/>
          <w:szCs w:val="22"/>
        </w:rPr>
        <w:t xml:space="preserve">Cost of monitoring </w:t>
      </w:r>
      <w:r w:rsidR="00D04C9D"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sidRPr="003805EE">
        <w:rPr>
          <w:rFonts w:ascii="Helvetica" w:hAnsi="Helvetica"/>
          <w:sz w:val="22"/>
          <w:szCs w:val="22"/>
        </w:rPr>
        <w:t xml:space="preserve">) </w:t>
      </w:r>
      <w:r w:rsidR="0073379F" w:rsidRPr="003805EE">
        <w:rPr>
          <w:rFonts w:ascii="Helvetica" w:hAnsi="Helvetica"/>
          <w:sz w:val="22"/>
          <w:szCs w:val="22"/>
        </w:rPr>
        <w:t>was</w:t>
      </w:r>
      <w:r w:rsidR="00DA46F5" w:rsidRPr="003805EE">
        <w:rPr>
          <w:rFonts w:ascii="Helvetica" w:hAnsi="Helvetica"/>
          <w:sz w:val="22"/>
          <w:szCs w:val="22"/>
        </w:rPr>
        <w:t xml:space="preserve"> dictated by two parameters </w:t>
      </w:r>
      <w:r w:rsidR="007B46BC" w:rsidRPr="003805EE">
        <w:rPr>
          <w:rFonts w:ascii="Helvetica" w:hAnsi="Helvetica"/>
          <w:sz w:val="22"/>
          <w:szCs w:val="22"/>
        </w:rPr>
        <w:t xml:space="preserve">in the monitoring cost function: </w:t>
      </w:r>
    </w:p>
    <w:p w14:paraId="407C0501" w14:textId="77777777" w:rsidR="00E5387B" w:rsidRPr="003805EE" w:rsidRDefault="00E5387B" w:rsidP="00E65B1B">
      <w:pPr>
        <w:spacing w:line="480" w:lineRule="auto"/>
        <w:rPr>
          <w:rFonts w:ascii="Helvetica" w:hAnsi="Helvetica"/>
          <w:sz w:val="22"/>
          <w:szCs w:val="22"/>
        </w:rPr>
      </w:pPr>
    </w:p>
    <w:p w14:paraId="4FDA4DE7" w14:textId="4285A829" w:rsidR="002621A5" w:rsidRPr="003805EE" w:rsidRDefault="00E52DF1" w:rsidP="00E65B1B">
      <w:pPr>
        <w:tabs>
          <w:tab w:val="left" w:pos="8640"/>
        </w:tabs>
        <w:spacing w:line="480" w:lineRule="auto"/>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ctrlPr>
              <w:ins w:id="72" w:author="Adrian Stier" w:date="2019-03-09T06:40:00Z">
                <w:rPr>
                  <w:rFonts w:ascii="Cambria Math" w:hAnsi="Cambria Math"/>
                  <w:i/>
                  <w:sz w:val="22"/>
                  <w:szCs w:val="22"/>
                </w:rPr>
              </w:ins>
            </m:ctrlPr>
          </m:naryPr>
          <m:sub>
            <m:r>
              <w:ins w:id="73" w:author="Adrian Stier" w:date="2019-03-09T06:40:00Z">
                <w:rPr>
                  <w:rFonts w:ascii="Cambria Math" w:hAnsi="Cambria Math"/>
                  <w:sz w:val="22"/>
                  <w:szCs w:val="22"/>
                </w:rPr>
                <m:t>t=1</m:t>
              </w:ins>
            </m:r>
          </m:sub>
          <m:sup>
            <m:r>
              <w:ins w:id="74" w:author="Adrian Stier" w:date="2019-03-09T06:40:00Z">
                <w:rPr>
                  <w:rFonts w:ascii="Cambria Math" w:hAnsi="Cambria Math"/>
                  <w:sz w:val="22"/>
                  <w:szCs w:val="22"/>
                </w:rPr>
                <m:t>20</m:t>
              </w:ins>
            </m:r>
          </m:sup>
          <m:e>
            <m:sSub>
              <m:sSubPr>
                <m:ctrlPr>
                  <w:ins w:id="75" w:author="Adrian Stier" w:date="2019-03-09T06:40:00Z">
                    <w:rPr>
                      <w:rFonts w:ascii="Cambria Math" w:hAnsi="Cambria Math"/>
                      <w:i/>
                      <w:sz w:val="22"/>
                      <w:szCs w:val="22"/>
                    </w:rPr>
                  </w:ins>
                </m:ctrlPr>
              </m:sSubPr>
              <m:e>
                <m:r>
                  <w:ins w:id="76" w:author="Adrian Stier" w:date="2019-03-09T06:40:00Z">
                    <w:rPr>
                      <w:rFonts w:ascii="Cambria Math" w:hAnsi="Cambria Math"/>
                      <w:sz w:val="22"/>
                      <w:szCs w:val="22"/>
                    </w:rPr>
                    <m:t>c</m:t>
                  </w:ins>
                </m:r>
              </m:e>
              <m:sub>
                <m:r>
                  <w:ins w:id="77" w:author="Adrian Stier" w:date="2019-03-09T06:40:00Z">
                    <w:rPr>
                      <w:rFonts w:ascii="Cambria Math" w:hAnsi="Cambria Math"/>
                      <w:sz w:val="22"/>
                      <w:szCs w:val="22"/>
                    </w:rPr>
                    <m:t>i</m:t>
                  </w:ins>
                </m:r>
              </m:sub>
            </m:sSub>
            <m:sSup>
              <m:sSupPr>
                <m:ctrlPr>
                  <w:ins w:id="78" w:author="Adrian Stier" w:date="2019-03-09T06:40:00Z">
                    <w:rPr>
                      <w:rFonts w:ascii="Cambria Math" w:hAnsi="Cambria Math"/>
                      <w:i/>
                      <w:sz w:val="22"/>
                      <w:szCs w:val="22"/>
                    </w:rPr>
                  </w:ins>
                </m:ctrlPr>
              </m:sSupPr>
              <m:e>
                <m:r>
                  <w:ins w:id="79" w:author="Adrian Stier" w:date="2019-03-09T06:40:00Z">
                    <w:rPr>
                      <w:rFonts w:ascii="Cambria Math" w:hAnsi="Cambria Math"/>
                      <w:sz w:val="22"/>
                      <w:szCs w:val="22"/>
                    </w:rPr>
                    <m:t>e</m:t>
                  </w:ins>
                </m:r>
              </m:e>
              <m:sup>
                <m:r>
                  <w:ins w:id="80" w:author="Adrian Stier" w:date="2019-03-09T06:40:00Z">
                    <w:rPr>
                      <w:rFonts w:ascii="Cambria Math" w:hAnsi="Cambria Math"/>
                      <w:sz w:val="22"/>
                      <w:szCs w:val="22"/>
                    </w:rPr>
                    <m:t>-</m:t>
                  </w:ins>
                </m:r>
                <m:sSub>
                  <m:sSubPr>
                    <m:ctrlPr>
                      <w:ins w:id="81" w:author="Adrian Stier" w:date="2019-03-09T06:40:00Z">
                        <w:rPr>
                          <w:rFonts w:ascii="Cambria Math" w:hAnsi="Cambria Math"/>
                          <w:i/>
                          <w:sz w:val="22"/>
                          <w:szCs w:val="22"/>
                        </w:rPr>
                      </w:ins>
                    </m:ctrlPr>
                  </m:sSubPr>
                  <m:e>
                    <m:r>
                      <w:ins w:id="82" w:author="Adrian Stier" w:date="2019-03-09T06:40:00Z">
                        <w:rPr>
                          <w:rFonts w:ascii="Cambria Math" w:hAnsi="Cambria Math"/>
                          <w:sz w:val="22"/>
                          <w:szCs w:val="22"/>
                        </w:rPr>
                        <m:t>c</m:t>
                      </w:ins>
                    </m:r>
                  </m:e>
                  <m:sub>
                    <m:r>
                      <w:ins w:id="83" w:author="Adrian Stier" w:date="2019-03-09T06:40:00Z">
                        <w:rPr>
                          <w:rFonts w:ascii="Cambria Math" w:hAnsi="Cambria Math"/>
                          <w:sz w:val="22"/>
                          <w:szCs w:val="22"/>
                        </w:rPr>
                        <m:t>s</m:t>
                      </w:ins>
                    </m:r>
                  </m:sub>
                </m:sSub>
                <m:sSub>
                  <m:sSubPr>
                    <m:ctrlPr>
                      <w:ins w:id="84" w:author="Adrian Stier" w:date="2019-03-09T06:40:00Z">
                        <w:rPr>
                          <w:rFonts w:ascii="Cambria Math" w:hAnsi="Cambria Math"/>
                          <w:i/>
                          <w:sz w:val="22"/>
                          <w:szCs w:val="22"/>
                        </w:rPr>
                      </w:ins>
                    </m:ctrlPr>
                  </m:sSubPr>
                  <m:e>
                    <m:r>
                      <w:ins w:id="85" w:author="Adrian Stier" w:date="2019-03-09T06:40:00Z">
                        <w:rPr>
                          <w:rFonts w:ascii="Cambria Math" w:hAnsi="Cambria Math"/>
                          <w:sz w:val="22"/>
                          <w:szCs w:val="22"/>
                        </w:rPr>
                        <m:t>ϕ</m:t>
                      </w:ins>
                    </m:r>
                  </m:e>
                  <m:sub>
                    <m:r>
                      <w:ins w:id="86" w:author="Adrian Stier" w:date="2019-03-09T06:40:00Z">
                        <w:rPr>
                          <w:rFonts w:ascii="Cambria Math" w:hAnsi="Cambria Math"/>
                          <w:sz w:val="22"/>
                          <w:szCs w:val="22"/>
                        </w:rPr>
                        <m:t>t</m:t>
                      </w:ins>
                    </m:r>
                  </m:sub>
                </m:sSub>
              </m:sup>
            </m:sSup>
          </m:e>
        </m:nary>
        <m:nary>
          <m:naryPr>
            <m:chr m:val="∑"/>
            <m:limLoc m:val="undOvr"/>
            <m:subHide m:val="1"/>
            <m:supHide m:val="1"/>
            <m:ctrlPr>
              <w:del w:id="87" w:author="Adrian Stier" w:date="2019-03-09T06:40:00Z">
                <w:rPr>
                  <w:rFonts w:ascii="Cambria Math" w:hAnsi="Cambria Math"/>
                  <w:i/>
                  <w:sz w:val="22"/>
                  <w:szCs w:val="22"/>
                </w:rPr>
              </w:del>
            </m:ctrlPr>
          </m:naryPr>
          <m:sub/>
          <m:sup/>
          <m:e>
            <m:sSub>
              <m:sSubPr>
                <m:ctrlPr>
                  <w:del w:id="88" w:author="Adrian Stier" w:date="2019-03-09T06:40:00Z">
                    <w:rPr>
                      <w:rFonts w:ascii="Cambria Math" w:hAnsi="Cambria Math"/>
                      <w:i/>
                      <w:sz w:val="22"/>
                      <w:szCs w:val="22"/>
                    </w:rPr>
                  </w:del>
                </m:ctrlPr>
              </m:sSubPr>
              <m:e>
                <m:r>
                  <w:del w:id="89" w:author="Adrian Stier" w:date="2019-03-09T06:40:00Z">
                    <w:rPr>
                      <w:rFonts w:ascii="Cambria Math" w:hAnsi="Cambria Math"/>
                      <w:sz w:val="22"/>
                      <w:szCs w:val="22"/>
                    </w:rPr>
                    <m:t>c</m:t>
                  </w:del>
                </m:r>
              </m:e>
              <m:sub>
                <m:r>
                  <w:del w:id="90" w:author="Adrian Stier" w:date="2019-03-09T06:40:00Z">
                    <w:rPr>
                      <w:rFonts w:ascii="Cambria Math" w:hAnsi="Cambria Math"/>
                      <w:sz w:val="22"/>
                      <w:szCs w:val="22"/>
                    </w:rPr>
                    <m:t>i</m:t>
                  </w:del>
                </m:r>
              </m:sub>
            </m:sSub>
            <m:sSup>
              <m:sSupPr>
                <m:ctrlPr>
                  <w:del w:id="91" w:author="Adrian Stier" w:date="2019-03-09T06:40:00Z">
                    <w:rPr>
                      <w:rFonts w:ascii="Cambria Math" w:hAnsi="Cambria Math"/>
                      <w:i/>
                      <w:sz w:val="22"/>
                      <w:szCs w:val="22"/>
                    </w:rPr>
                  </w:del>
                </m:ctrlPr>
              </m:sSupPr>
              <m:e>
                <m:r>
                  <w:del w:id="92" w:author="Adrian Stier" w:date="2019-03-09T06:40:00Z">
                    <w:rPr>
                      <w:rFonts w:ascii="Cambria Math" w:hAnsi="Cambria Math"/>
                      <w:sz w:val="22"/>
                      <w:szCs w:val="22"/>
                    </w:rPr>
                    <m:t>e</m:t>
                  </w:del>
                </m:r>
              </m:e>
              <m:sup>
                <m:r>
                  <w:del w:id="93" w:author="Adrian Stier" w:date="2019-03-09T06:40:00Z">
                    <w:rPr>
                      <w:rFonts w:ascii="Cambria Math" w:hAnsi="Cambria Math"/>
                      <w:sz w:val="22"/>
                      <w:szCs w:val="22"/>
                    </w:rPr>
                    <m:t>-</m:t>
                  </w:del>
                </m:r>
                <m:sSub>
                  <m:sSubPr>
                    <m:ctrlPr>
                      <w:del w:id="94" w:author="Adrian Stier" w:date="2019-03-09T06:40:00Z">
                        <w:rPr>
                          <w:rFonts w:ascii="Cambria Math" w:hAnsi="Cambria Math"/>
                          <w:i/>
                          <w:sz w:val="22"/>
                          <w:szCs w:val="22"/>
                        </w:rPr>
                      </w:del>
                    </m:ctrlPr>
                  </m:sSubPr>
                  <m:e>
                    <m:r>
                      <w:del w:id="95" w:author="Adrian Stier" w:date="2019-03-09T06:40:00Z">
                        <w:rPr>
                          <w:rFonts w:ascii="Cambria Math" w:hAnsi="Cambria Math"/>
                          <w:sz w:val="22"/>
                          <w:szCs w:val="22"/>
                        </w:rPr>
                        <m:t>c</m:t>
                      </w:del>
                    </m:r>
                  </m:e>
                  <m:sub>
                    <m:r>
                      <w:del w:id="96" w:author="Adrian Stier" w:date="2019-03-09T06:40:00Z">
                        <w:rPr>
                          <w:rFonts w:ascii="Cambria Math" w:hAnsi="Cambria Math"/>
                          <w:sz w:val="22"/>
                          <w:szCs w:val="22"/>
                        </w:rPr>
                        <m:t>s</m:t>
                      </w:del>
                    </m:r>
                  </m:sub>
                </m:sSub>
                <m:sSub>
                  <m:sSubPr>
                    <m:ctrlPr>
                      <w:del w:id="97" w:author="Adrian Stier" w:date="2019-03-09T06:40:00Z">
                        <w:rPr>
                          <w:rFonts w:ascii="Cambria Math" w:hAnsi="Cambria Math"/>
                          <w:i/>
                          <w:sz w:val="22"/>
                          <w:szCs w:val="22"/>
                        </w:rPr>
                      </w:del>
                    </m:ctrlPr>
                  </m:sSubPr>
                  <m:e>
                    <m:r>
                      <w:del w:id="98" w:author="Adrian Stier" w:date="2019-03-09T06:40:00Z">
                        <w:rPr>
                          <w:rFonts w:ascii="Cambria Math" w:hAnsi="Cambria Math"/>
                          <w:sz w:val="22"/>
                          <w:szCs w:val="22"/>
                        </w:rPr>
                        <m:t>ϕ</m:t>
                      </w:del>
                    </m:r>
                  </m:e>
                  <m:sub>
                    <m:r>
                      <w:del w:id="99" w:author="Adrian Stier" w:date="2019-03-09T06:40:00Z">
                        <w:rPr>
                          <w:rFonts w:ascii="Cambria Math" w:hAnsi="Cambria Math"/>
                          <w:sz w:val="22"/>
                          <w:szCs w:val="22"/>
                        </w:rPr>
                        <m:t>t</m:t>
                      </w:del>
                    </m:r>
                  </m:sub>
                </m:sSub>
              </m:sup>
            </m:sSup>
          </m:e>
        </m:nary>
      </m:oMath>
      <w:r w:rsidR="00F9417D" w:rsidRPr="003805EE">
        <w:rPr>
          <w:rFonts w:ascii="Helvetica" w:hAnsi="Helvetica"/>
          <w:sz w:val="22"/>
          <w:szCs w:val="22"/>
        </w:rPr>
        <w:t>,</w:t>
      </w:r>
      <w:r w:rsidR="002621A5" w:rsidRPr="003805EE">
        <w:rPr>
          <w:rFonts w:ascii="Helvetica" w:hAnsi="Helvetica"/>
          <w:sz w:val="22"/>
          <w:szCs w:val="22"/>
        </w:rPr>
        <w:tab/>
        <w:t>(1</w:t>
      </w:r>
      <w:r w:rsidR="00555417" w:rsidRPr="003805EE">
        <w:rPr>
          <w:rFonts w:ascii="Helvetica" w:hAnsi="Helvetica"/>
          <w:sz w:val="22"/>
          <w:szCs w:val="22"/>
        </w:rPr>
        <w:t>2</w:t>
      </w:r>
      <w:r w:rsidR="002621A5" w:rsidRPr="003805EE">
        <w:rPr>
          <w:rFonts w:ascii="Helvetica" w:hAnsi="Helvetica"/>
          <w:sz w:val="22"/>
          <w:szCs w:val="22"/>
        </w:rPr>
        <w:t>)</w:t>
      </w:r>
      <w:r w:rsidR="002621A5" w:rsidRPr="003805EE">
        <w:rPr>
          <w:rFonts w:ascii="Helvetica" w:hAnsi="Helvetica"/>
          <w:sz w:val="22"/>
          <w:szCs w:val="22"/>
        </w:rPr>
        <w:br/>
      </w:r>
    </w:p>
    <w:p w14:paraId="151EC630" w14:textId="60139BD9" w:rsidR="00127FEE" w:rsidRPr="003805EE" w:rsidRDefault="00F9417D" w:rsidP="00E65B1B">
      <w:pPr>
        <w:spacing w:line="480" w:lineRule="auto"/>
        <w:rPr>
          <w:rFonts w:ascii="Helvetica" w:hAnsi="Helvetica"/>
          <w:i/>
          <w:sz w:val="22"/>
          <w:szCs w:val="22"/>
        </w:rPr>
      </w:pPr>
      <w:r w:rsidRPr="003805EE">
        <w:rPr>
          <w:rFonts w:ascii="Helvetica" w:hAnsi="Helvetica"/>
          <w:sz w:val="22"/>
          <w:szCs w:val="22"/>
        </w:rPr>
        <w:t>where</w:t>
      </w:r>
      <w:ins w:id="100" w:author="Adrian Stier" w:date="2019-03-12T09:03:00Z">
        <w:r w:rsidR="000E5EE2">
          <w:rPr>
            <w:rFonts w:ascii="Helvetica" w:hAnsi="Helvetica"/>
            <w:sz w:val="22"/>
            <w:szCs w:val="22"/>
          </w:rPr>
          <w:t xml:space="preserve"> monitoring costs for the duration of the </w:t>
        </w:r>
      </w:ins>
      <w:ins w:id="101" w:author="Adrian Stier" w:date="2019-04-08T16:30:00Z">
        <w:r w:rsidR="00C20BAA">
          <w:rPr>
            <w:rFonts w:ascii="Helvetica" w:hAnsi="Helvetica"/>
            <w:sz w:val="22"/>
            <w:szCs w:val="22"/>
          </w:rPr>
          <w:t>20-year</w:t>
        </w:r>
      </w:ins>
      <w:ins w:id="102" w:author="Adrian Stier" w:date="2019-03-12T09:03:00Z">
        <w:r w:rsidR="00DC59EB">
          <w:rPr>
            <w:rFonts w:ascii="Helvetica" w:hAnsi="Helvetica"/>
            <w:sz w:val="22"/>
            <w:szCs w:val="22"/>
          </w:rPr>
          <w:t xml:space="preserve"> simulation are determined by the parameters </w:t>
        </w:r>
      </w:ins>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del w:id="103" w:author="Adrian Stier" w:date="2019-03-12T09:03:00Z">
        <w:r w:rsidRPr="003805EE" w:rsidDel="00DC59EB">
          <w:rPr>
            <w:rFonts w:ascii="Helvetica" w:hAnsi="Helvetica"/>
            <w:sz w:val="22"/>
            <w:szCs w:val="22"/>
          </w:rPr>
          <w:delText xml:space="preserve"> </w:delText>
        </w:r>
      </w:del>
      <w:ins w:id="104" w:author="Adrian Stier" w:date="2019-03-12T09:03:00Z">
        <w:r w:rsidR="00DC59EB">
          <w:rPr>
            <w:rFonts w:ascii="Helvetica" w:hAnsi="Helvetica"/>
            <w:sz w:val="22"/>
            <w:szCs w:val="22"/>
          </w:rPr>
          <w:t xml:space="preserve">, which </w:t>
        </w:r>
      </w:ins>
      <w:r w:rsidR="00FE30FB" w:rsidRPr="003805EE">
        <w:rPr>
          <w:rFonts w:ascii="Helvetica" w:hAnsi="Helvetica"/>
          <w:sz w:val="22"/>
          <w:szCs w:val="22"/>
        </w:rPr>
        <w:t>determine the slope and intercept of the cost function</w:t>
      </w:r>
      <w:r w:rsidR="00AD3FB0" w:rsidRPr="003805EE">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3805EE">
        <w:rPr>
          <w:rFonts w:ascii="Helvetica" w:hAnsi="Helvetica"/>
          <w:sz w:val="22"/>
          <w:szCs w:val="22"/>
        </w:rPr>
        <w:t xml:space="preserve"> </w:t>
      </w:r>
      <w:r w:rsidR="0082304F" w:rsidRPr="003805EE">
        <w:rPr>
          <w:rFonts w:ascii="Helvetica" w:hAnsi="Helvetica"/>
          <w:sz w:val="22"/>
          <w:szCs w:val="22"/>
        </w:rPr>
        <w:t>is</w:t>
      </w:r>
      <w:r w:rsidR="00C9375F" w:rsidRPr="003805EE">
        <w:rPr>
          <w:rFonts w:ascii="Helvetica" w:hAnsi="Helvetica"/>
          <w:sz w:val="22"/>
          <w:szCs w:val="22"/>
        </w:rPr>
        <w:t xml:space="preserve"> the CV of monitoring at time </w:t>
      </w:r>
      <w:r w:rsidR="00C9375F" w:rsidRPr="003805EE">
        <w:rPr>
          <w:rFonts w:ascii="Helvetica" w:hAnsi="Helvetica"/>
          <w:i/>
          <w:sz w:val="22"/>
          <w:szCs w:val="22"/>
        </w:rPr>
        <w:t>t</w:t>
      </w:r>
      <w:r w:rsidR="000B54F0" w:rsidRPr="003805EE">
        <w:rPr>
          <w:rFonts w:ascii="Helvetica" w:hAnsi="Helvetica"/>
          <w:sz w:val="22"/>
          <w:szCs w:val="22"/>
        </w:rPr>
        <w:t xml:space="preserve">. </w:t>
      </w:r>
      <w:r w:rsidR="00FE30FB" w:rsidRPr="003805EE">
        <w:rPr>
          <w:rFonts w:ascii="Helvetica" w:hAnsi="Helvetica"/>
          <w:sz w:val="22"/>
          <w:szCs w:val="22"/>
        </w:rPr>
        <w:t xml:space="preserve"> </w:t>
      </w:r>
      <w:r w:rsidR="00403E71" w:rsidRPr="003805EE">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3805EE">
        <w:rPr>
          <w:rFonts w:ascii="Helvetica" w:hAnsi="Helvetica"/>
          <w:sz w:val="22"/>
          <w:szCs w:val="22"/>
        </w:rPr>
        <w:t xml:space="preserve">, the cost function </w:t>
      </w:r>
      <w:r w:rsidR="002548A8" w:rsidRPr="003805EE">
        <w:rPr>
          <w:rFonts w:ascii="Helvetica" w:hAnsi="Helvetica"/>
          <w:sz w:val="22"/>
          <w:szCs w:val="22"/>
        </w:rPr>
        <w:t>is</w:t>
      </w:r>
      <w:r w:rsidR="00403E71" w:rsidRPr="003805EE">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3805EE">
        <w:rPr>
          <w:rFonts w:ascii="Helvetica" w:hAnsi="Helvetica"/>
          <w:sz w:val="22"/>
          <w:szCs w:val="22"/>
        </w:rPr>
        <w:t xml:space="preserve"> the cost of monitorin</w:t>
      </w:r>
      <w:r w:rsidR="00A352EA" w:rsidRPr="003805EE">
        <w:rPr>
          <w:rFonts w:ascii="Helvetica" w:hAnsi="Helvetica"/>
          <w:sz w:val="22"/>
          <w:szCs w:val="22"/>
        </w:rPr>
        <w:t xml:space="preserve">g </w:t>
      </w:r>
      <w:r w:rsidR="002548A8" w:rsidRPr="003805EE">
        <w:rPr>
          <w:rFonts w:ascii="Helvetica" w:hAnsi="Helvetica"/>
          <w:sz w:val="22"/>
          <w:szCs w:val="22"/>
        </w:rPr>
        <w:t>is</w:t>
      </w:r>
      <w:r w:rsidR="00A352EA" w:rsidRPr="003805EE">
        <w:rPr>
          <w:rFonts w:ascii="Helvetica" w:hAnsi="Helvetica"/>
          <w:sz w:val="22"/>
          <w:szCs w:val="22"/>
        </w:rPr>
        <w:t xml:space="preserve"> an exponential function.</w:t>
      </w:r>
      <w:r w:rsidR="00DB75DE" w:rsidRPr="003805EE">
        <w:rPr>
          <w:rFonts w:ascii="Helvetica" w:hAnsi="Helvetica"/>
          <w:sz w:val="22"/>
          <w:szCs w:val="22"/>
        </w:rPr>
        <w:t xml:space="preserve"> </w:t>
      </w:r>
      <w:r w:rsidR="00EB5880" w:rsidRPr="003805EE">
        <w:rPr>
          <w:rFonts w:ascii="Helvetica" w:hAnsi="Helvetica"/>
          <w:sz w:val="22"/>
          <w:szCs w:val="22"/>
        </w:rPr>
        <w:t xml:space="preserve">Because our model is heuristic, the </w:t>
      </w:r>
      <w:r w:rsidR="00D94C0B" w:rsidRPr="003805EE">
        <w:rPr>
          <w:rFonts w:ascii="Helvetica" w:hAnsi="Helvetica"/>
          <w:sz w:val="22"/>
          <w:szCs w:val="22"/>
        </w:rPr>
        <w:t xml:space="preserve">absolute </w:t>
      </w:r>
      <w:r w:rsidR="00EB5880" w:rsidRPr="003805EE">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3805EE">
        <w:rPr>
          <w:rFonts w:ascii="Helvetica" w:hAnsi="Helvetica"/>
          <w:sz w:val="22"/>
          <w:szCs w:val="22"/>
        </w:rPr>
        <w:t xml:space="preserve"> </w:t>
      </w:r>
      <w:r w:rsidR="0011581A" w:rsidRPr="003805EE">
        <w:rPr>
          <w:rFonts w:ascii="Helvetica" w:hAnsi="Helvetica"/>
          <w:sz w:val="22"/>
          <w:szCs w:val="22"/>
        </w:rPr>
        <w:t>can be varied without losing generality</w:t>
      </w:r>
      <w:r w:rsidR="00D94C0B" w:rsidRPr="003805EE">
        <w:rPr>
          <w:rFonts w:ascii="Helvetica" w:hAnsi="Helvetica"/>
          <w:sz w:val="22"/>
          <w:szCs w:val="22"/>
        </w:rPr>
        <w:t>; therefore</w:t>
      </w:r>
      <w:r w:rsidR="00F80AF2" w:rsidRPr="003805EE">
        <w:rPr>
          <w:rFonts w:ascii="Helvetica" w:hAnsi="Helvetica"/>
          <w:sz w:val="22"/>
          <w:szCs w:val="22"/>
        </w:rPr>
        <w:t>,</w:t>
      </w:r>
      <w:r w:rsidR="00D94C0B" w:rsidRPr="003805EE">
        <w:rPr>
          <w:rFonts w:ascii="Helvetica" w:hAnsi="Helvetica"/>
          <w:sz w:val="22"/>
          <w:szCs w:val="22"/>
        </w:rPr>
        <w:t xml:space="preserve"> in examining the </w:t>
      </w:r>
      <w:r w:rsidR="00EF1924" w:rsidRPr="003805EE">
        <w:rPr>
          <w:rFonts w:ascii="Helvetica" w:hAnsi="Helvetica"/>
          <w:sz w:val="22"/>
          <w:szCs w:val="22"/>
        </w:rPr>
        <w:t xml:space="preserve">economic </w:t>
      </w:r>
      <w:r w:rsidR="00D94C0B" w:rsidRPr="003805EE">
        <w:rPr>
          <w:rFonts w:ascii="Helvetica" w:hAnsi="Helvetica"/>
          <w:sz w:val="22"/>
          <w:szCs w:val="22"/>
        </w:rPr>
        <w:t xml:space="preserve">costs and benefits of different </w:t>
      </w:r>
      <w:r w:rsidR="00EF1924" w:rsidRPr="003805EE">
        <w:rPr>
          <w:rFonts w:ascii="Helvetica" w:hAnsi="Helvetica"/>
          <w:sz w:val="22"/>
          <w:szCs w:val="22"/>
        </w:rPr>
        <w:t>harvest rates and monitoring efforts, we focus</w:t>
      </w:r>
      <w:r w:rsidR="0073379F" w:rsidRPr="003805EE">
        <w:rPr>
          <w:rFonts w:ascii="Helvetica" w:hAnsi="Helvetica"/>
          <w:sz w:val="22"/>
          <w:szCs w:val="22"/>
        </w:rPr>
        <w:t>ed</w:t>
      </w:r>
      <w:r w:rsidR="00EF1924" w:rsidRPr="003805EE">
        <w:rPr>
          <w:rFonts w:ascii="Helvetica" w:hAnsi="Helvetica"/>
          <w:sz w:val="22"/>
          <w:szCs w:val="22"/>
        </w:rPr>
        <w:t xml:space="preserve"> on the relative financial costs </w:t>
      </w:r>
      <w:r w:rsidR="00D10E87" w:rsidRPr="003805EE">
        <w:rPr>
          <w:rFonts w:ascii="Helvetica" w:hAnsi="Helvetica"/>
          <w:sz w:val="22"/>
          <w:szCs w:val="22"/>
        </w:rPr>
        <w:t xml:space="preserve">and </w:t>
      </w:r>
      <w:r w:rsidR="00EF1924" w:rsidRPr="003805EE">
        <w:rPr>
          <w:rFonts w:ascii="Helvetica" w:hAnsi="Helvetica"/>
          <w:sz w:val="22"/>
          <w:szCs w:val="22"/>
        </w:rPr>
        <w:t xml:space="preserve">benefits. </w:t>
      </w:r>
      <w:r w:rsidR="00EE58CA" w:rsidRPr="003805EE">
        <w:rPr>
          <w:rFonts w:ascii="Helvetica" w:hAnsi="Helvetica"/>
          <w:sz w:val="22"/>
          <w:szCs w:val="22"/>
        </w:rPr>
        <w:t>We first ignore</w:t>
      </w:r>
      <w:r w:rsidR="0073379F" w:rsidRPr="003805EE">
        <w:rPr>
          <w:rFonts w:ascii="Helvetica" w:hAnsi="Helvetica"/>
          <w:sz w:val="22"/>
          <w:szCs w:val="22"/>
        </w:rPr>
        <w:t>d</w:t>
      </w:r>
      <w:r w:rsidR="00EE58CA" w:rsidRPr="003805EE">
        <w:rPr>
          <w:rFonts w:ascii="Helvetica" w:hAnsi="Helvetica"/>
          <w:sz w:val="22"/>
          <w:szCs w:val="22"/>
        </w:rPr>
        <w:t xml:space="preserve"> the monitoring costs to reveal the basic properties of the coupled resource-management system under different levels of uncertainty. Then, we incorporate</w:t>
      </w:r>
      <w:r w:rsidR="0073379F" w:rsidRPr="003805EE">
        <w:rPr>
          <w:rFonts w:ascii="Helvetica" w:hAnsi="Helvetica"/>
          <w:sz w:val="22"/>
          <w:szCs w:val="22"/>
        </w:rPr>
        <w:t>d</w:t>
      </w:r>
      <w:r w:rsidR="00EE58CA" w:rsidRPr="003805EE">
        <w:rPr>
          <w:rFonts w:ascii="Helvetica" w:hAnsi="Helvetica"/>
          <w:sz w:val="22"/>
          <w:szCs w:val="22"/>
        </w:rPr>
        <w:t xml:space="preserve"> monitoring costs to explore the economic benefits</w:t>
      </w:r>
      <w:r w:rsidR="00F77F41" w:rsidRPr="003805EE">
        <w:rPr>
          <w:rFonts w:ascii="Helvetica" w:hAnsi="Helvetica"/>
          <w:sz w:val="22"/>
          <w:szCs w:val="22"/>
        </w:rPr>
        <w:t>, specifically the return on the investment of alternative monitoring scenarios,</w:t>
      </w:r>
      <w:r w:rsidR="00EE58CA" w:rsidRPr="003805EE">
        <w:rPr>
          <w:rFonts w:ascii="Helvetica" w:hAnsi="Helvetica"/>
          <w:sz w:val="22"/>
          <w:szCs w:val="22"/>
        </w:rPr>
        <w:t xml:space="preserve"> </w:t>
      </w:r>
      <w:r w:rsidR="00752E40" w:rsidRPr="003805EE">
        <w:rPr>
          <w:rFonts w:ascii="Helvetica" w:hAnsi="Helvetica"/>
          <w:sz w:val="22"/>
          <w:szCs w:val="22"/>
        </w:rPr>
        <w:t xml:space="preserve">as well as the </w:t>
      </w:r>
      <w:r w:rsidR="00EE58CA" w:rsidRPr="003805EE">
        <w:rPr>
          <w:rFonts w:ascii="Helvetica" w:hAnsi="Helvetica"/>
          <w:sz w:val="22"/>
          <w:szCs w:val="22"/>
        </w:rPr>
        <w:t>consequences</w:t>
      </w:r>
      <w:r w:rsidR="00B66B87" w:rsidRPr="003805EE">
        <w:rPr>
          <w:rFonts w:ascii="Helvetica" w:hAnsi="Helvetica"/>
          <w:sz w:val="22"/>
          <w:szCs w:val="22"/>
        </w:rPr>
        <w:t xml:space="preserve"> (e.g. the probability of crossing a tipping point or </w:t>
      </w:r>
      <w:r w:rsidR="00CA3851" w:rsidRPr="003805EE">
        <w:rPr>
          <w:rFonts w:ascii="Helvetica" w:hAnsi="Helvetica"/>
          <w:sz w:val="22"/>
          <w:szCs w:val="22"/>
        </w:rPr>
        <w:t>limit reference point</w:t>
      </w:r>
      <w:r w:rsidR="00F16D17" w:rsidRPr="003805EE">
        <w:rPr>
          <w:rFonts w:ascii="Helvetica" w:hAnsi="Helvetica"/>
          <w:sz w:val="22"/>
          <w:szCs w:val="22"/>
        </w:rPr>
        <w:t>)</w:t>
      </w:r>
      <w:r w:rsidR="00EE58CA" w:rsidRPr="003805EE">
        <w:rPr>
          <w:rFonts w:ascii="Helvetica" w:hAnsi="Helvetica"/>
          <w:sz w:val="22"/>
          <w:szCs w:val="22"/>
        </w:rPr>
        <w:t xml:space="preserve"> of different monitoring strategies</w:t>
      </w:r>
      <w:r w:rsidR="00331440" w:rsidRPr="003805EE">
        <w:rPr>
          <w:rFonts w:ascii="Helvetica" w:hAnsi="Helvetica"/>
          <w:sz w:val="22"/>
          <w:szCs w:val="22"/>
        </w:rPr>
        <w:t>.</w:t>
      </w:r>
      <w:r w:rsidR="00F526F1">
        <w:rPr>
          <w:rFonts w:ascii="Helvetica" w:hAnsi="Helvetica"/>
          <w:sz w:val="22"/>
          <w:szCs w:val="22"/>
        </w:rPr>
        <w:t xml:space="preserve"> </w:t>
      </w:r>
    </w:p>
    <w:p w14:paraId="58A5D263" w14:textId="77777777" w:rsidR="00127FEE" w:rsidRPr="003805EE" w:rsidRDefault="00127FEE" w:rsidP="00E65B1B">
      <w:pPr>
        <w:spacing w:line="480" w:lineRule="auto"/>
        <w:rPr>
          <w:rFonts w:ascii="Helvetica" w:hAnsi="Helvetica"/>
          <w:sz w:val="22"/>
          <w:szCs w:val="22"/>
        </w:rPr>
      </w:pPr>
    </w:p>
    <w:p w14:paraId="6C850D95" w14:textId="5EA690B1" w:rsidR="000418D3" w:rsidRPr="003805EE" w:rsidRDefault="007B04D3" w:rsidP="00E65B1B">
      <w:pPr>
        <w:spacing w:line="480" w:lineRule="auto"/>
        <w:rPr>
          <w:rFonts w:ascii="Helvetica" w:hAnsi="Helvetica"/>
          <w:sz w:val="22"/>
          <w:szCs w:val="22"/>
        </w:rPr>
      </w:pPr>
      <w:r w:rsidRPr="003805EE">
        <w:rPr>
          <w:rFonts w:ascii="Helvetica" w:hAnsi="Helvetica"/>
          <w:sz w:val="22"/>
          <w:szCs w:val="22"/>
          <w:u w:val="single"/>
        </w:rPr>
        <w:t>Response Variables</w:t>
      </w:r>
      <w:r w:rsidR="00123731" w:rsidRPr="003805EE">
        <w:rPr>
          <w:rFonts w:ascii="Helvetica" w:hAnsi="Helvetica"/>
          <w:sz w:val="22"/>
          <w:szCs w:val="22"/>
        </w:rPr>
        <w:t xml:space="preserve">: </w:t>
      </w:r>
      <w:r w:rsidR="00487E08" w:rsidRPr="003805EE">
        <w:rPr>
          <w:rFonts w:ascii="Helvetica" w:hAnsi="Helvetica"/>
          <w:sz w:val="22"/>
          <w:szCs w:val="22"/>
        </w:rPr>
        <w:t xml:space="preserve">To describe the differential impacts of combinations of </w:t>
      </w:r>
      <w:r w:rsidR="0090182E" w:rsidRPr="003805EE">
        <w:rPr>
          <w:rFonts w:ascii="Helvetica" w:hAnsi="Helvetica"/>
          <w:sz w:val="22"/>
          <w:szCs w:val="22"/>
        </w:rPr>
        <w:t>harvest rate</w:t>
      </w:r>
      <w:r w:rsidR="00487E08" w:rsidRPr="003805EE">
        <w:rPr>
          <w:rFonts w:ascii="Helvetica" w:hAnsi="Helvetica"/>
          <w:sz w:val="22"/>
          <w:szCs w:val="22"/>
        </w:rPr>
        <w:t xml:space="preserve">, monitoring </w:t>
      </w:r>
      <w:r w:rsidR="0090182E" w:rsidRPr="003805EE">
        <w:rPr>
          <w:rFonts w:ascii="Helvetica" w:hAnsi="Helvetica"/>
          <w:sz w:val="22"/>
          <w:szCs w:val="22"/>
        </w:rPr>
        <w:t>precision</w:t>
      </w:r>
      <w:r w:rsidR="00487E08" w:rsidRPr="003805EE">
        <w:rPr>
          <w:rFonts w:ascii="Helvetica" w:hAnsi="Helvetica"/>
          <w:sz w:val="22"/>
          <w:szCs w:val="22"/>
        </w:rPr>
        <w:t>,</w:t>
      </w:r>
      <w:r w:rsidR="00285C11" w:rsidRPr="003805EE">
        <w:rPr>
          <w:rFonts w:ascii="Helvetica" w:hAnsi="Helvetica"/>
          <w:sz w:val="22"/>
          <w:szCs w:val="22"/>
        </w:rPr>
        <w:t xml:space="preserve"> and monitoring strategies </w:t>
      </w:r>
      <w:r w:rsidR="00357162" w:rsidRPr="003805EE">
        <w:rPr>
          <w:rFonts w:ascii="Helvetica" w:hAnsi="Helvetica"/>
          <w:sz w:val="22"/>
          <w:szCs w:val="22"/>
        </w:rPr>
        <w:t>we measured a series of response variables</w:t>
      </w:r>
      <w:r w:rsidR="008A5938" w:rsidRPr="003805EE">
        <w:rPr>
          <w:rFonts w:ascii="Helvetica" w:hAnsi="Helvetica"/>
          <w:sz w:val="22"/>
          <w:szCs w:val="22"/>
        </w:rPr>
        <w:t xml:space="preserve">: (1) </w:t>
      </w:r>
      <w:r w:rsidR="0064383B" w:rsidRPr="003805EE">
        <w:rPr>
          <w:rFonts w:ascii="Helvetica" w:hAnsi="Helvetica"/>
          <w:sz w:val="22"/>
          <w:szCs w:val="22"/>
        </w:rPr>
        <w:t xml:space="preserve">Median </w:t>
      </w:r>
      <w:del w:id="105" w:author="Tim Essington" w:date="2019-04-22T17:33:00Z">
        <w:r w:rsidR="0064383B" w:rsidRPr="003805EE" w:rsidDel="00D67085">
          <w:rPr>
            <w:rFonts w:ascii="Helvetica" w:hAnsi="Helvetica"/>
            <w:sz w:val="22"/>
            <w:szCs w:val="22"/>
          </w:rPr>
          <w:delText>standing stock</w:delText>
        </w:r>
      </w:del>
      <w:ins w:id="106" w:author="Tim Essington" w:date="2019-04-22T17:33:00Z">
        <w:r w:rsidR="00D67085">
          <w:rPr>
            <w:rFonts w:ascii="Helvetica" w:hAnsi="Helvetica"/>
            <w:sz w:val="22"/>
            <w:szCs w:val="22"/>
          </w:rPr>
          <w:t>population</w:t>
        </w:r>
      </w:ins>
      <w:r w:rsidR="0064383B" w:rsidRPr="003805EE">
        <w:rPr>
          <w:rFonts w:ascii="Helvetica" w:hAnsi="Helvetica"/>
          <w:sz w:val="22"/>
          <w:szCs w:val="22"/>
        </w:rPr>
        <w:t xml:space="preserve"> biomass </w:t>
      </w:r>
      <w:r w:rsidR="00883AC3" w:rsidRPr="003805EE">
        <w:rPr>
          <w:rFonts w:ascii="Helvetica" w:hAnsi="Helvetica"/>
          <w:sz w:val="22"/>
          <w:szCs w:val="22"/>
        </w:rPr>
        <w:t xml:space="preserve">for the 20-year time horizon </w:t>
      </w:r>
      <w:r w:rsidR="0064383B" w:rsidRPr="003805EE">
        <w:rPr>
          <w:rFonts w:ascii="Helvetica" w:hAnsi="Helvetica"/>
          <w:sz w:val="22"/>
          <w:szCs w:val="22"/>
        </w:rPr>
        <w:t>across iterations (SSB)</w:t>
      </w:r>
      <w:r w:rsidR="008A5938" w:rsidRPr="003805EE">
        <w:rPr>
          <w:rFonts w:ascii="Helvetica" w:hAnsi="Helvetica"/>
          <w:sz w:val="22"/>
          <w:szCs w:val="22"/>
        </w:rPr>
        <w:t xml:space="preserve">, (2) </w:t>
      </w:r>
      <w:r w:rsidR="0064383B" w:rsidRPr="003805EE">
        <w:rPr>
          <w:rFonts w:ascii="Helvetica" w:hAnsi="Helvetica"/>
          <w:sz w:val="22"/>
          <w:szCs w:val="22"/>
        </w:rPr>
        <w:t xml:space="preserve">Median </w:t>
      </w:r>
      <w:r w:rsidR="00580186" w:rsidRPr="003805EE">
        <w:rPr>
          <w:rFonts w:ascii="Helvetica" w:hAnsi="Helvetica"/>
          <w:sz w:val="22"/>
          <w:szCs w:val="22"/>
        </w:rPr>
        <w:t xml:space="preserve">net present value </w:t>
      </w:r>
      <w:r w:rsidR="0064383B" w:rsidRPr="003805EE">
        <w:rPr>
          <w:rFonts w:ascii="Helvetica" w:hAnsi="Helvetica"/>
          <w:sz w:val="22"/>
          <w:szCs w:val="22"/>
        </w:rPr>
        <w:t>across iterations</w:t>
      </w:r>
      <w:r w:rsidR="008A5938" w:rsidRPr="003805EE">
        <w:rPr>
          <w:rFonts w:ascii="Helvetica" w:hAnsi="Helvetica"/>
          <w:sz w:val="22"/>
          <w:szCs w:val="22"/>
        </w:rPr>
        <w:t xml:space="preserve">, (3) </w:t>
      </w:r>
      <w:r w:rsidR="0064383B" w:rsidRPr="003805EE">
        <w:rPr>
          <w:rFonts w:ascii="Helvetica" w:hAnsi="Helvetica"/>
          <w:sz w:val="22"/>
          <w:szCs w:val="22"/>
        </w:rPr>
        <w:t>Median Cost of monitoring across iterations</w:t>
      </w:r>
      <w:r w:rsidR="008A5938" w:rsidRPr="003805EE">
        <w:rPr>
          <w:rFonts w:ascii="Helvetica" w:hAnsi="Helvetica"/>
          <w:sz w:val="22"/>
          <w:szCs w:val="22"/>
        </w:rPr>
        <w:t>, (4)</w:t>
      </w:r>
      <w:r w:rsidR="00DF7568" w:rsidRPr="003805EE">
        <w:rPr>
          <w:rFonts w:ascii="Helvetica" w:hAnsi="Helvetica"/>
          <w:sz w:val="22"/>
          <w:szCs w:val="22"/>
        </w:rPr>
        <w:t xml:space="preserve"> Frequency </w:t>
      </w:r>
      <w:r w:rsidR="00DF7568" w:rsidRPr="003805EE">
        <w:rPr>
          <w:rFonts w:ascii="Helvetica" w:hAnsi="Helvetica"/>
          <w:sz w:val="22"/>
          <w:szCs w:val="22"/>
        </w:rPr>
        <w:lastRenderedPageBreak/>
        <w:t xml:space="preserve">of crossing a management tipping point (limit reference point):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F1613" w:rsidRPr="003805EE">
        <w:rPr>
          <w:rFonts w:ascii="Helvetica" w:hAnsi="Helvetica"/>
          <w:sz w:val="22"/>
          <w:szCs w:val="22"/>
        </w:rPr>
        <w:t>,</w:t>
      </w:r>
      <w:r w:rsidR="0039320C" w:rsidRPr="003805EE">
        <w:rPr>
          <w:rFonts w:ascii="Helvetica" w:hAnsi="Helvetica"/>
          <w:sz w:val="22"/>
          <w:szCs w:val="22"/>
        </w:rPr>
        <w:t xml:space="preserve"> and </w:t>
      </w:r>
      <w:r w:rsidR="001968EB" w:rsidRPr="003805EE">
        <w:rPr>
          <w:rFonts w:ascii="Helvetica" w:hAnsi="Helvetica"/>
          <w:sz w:val="22"/>
          <w:szCs w:val="22"/>
        </w:rPr>
        <w:t xml:space="preserve">(5) </w:t>
      </w:r>
      <w:r w:rsidR="00DF7568" w:rsidRPr="003805EE">
        <w:rPr>
          <w:rFonts w:ascii="Helvetica" w:hAnsi="Helvetica"/>
          <w:sz w:val="22"/>
          <w:szCs w:val="22"/>
        </w:rPr>
        <w:t xml:space="preserve">Frequency of crossing a biological tipping point: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39320C" w:rsidRPr="003805EE">
        <w:rPr>
          <w:rFonts w:ascii="Helvetica" w:hAnsi="Helvetica"/>
          <w:sz w:val="22"/>
          <w:szCs w:val="22"/>
        </w:rPr>
        <w:t>.</w:t>
      </w:r>
      <w:r w:rsidR="003E563E" w:rsidRPr="003805EE">
        <w:rPr>
          <w:rFonts w:ascii="Helvetica" w:hAnsi="Helvetica"/>
          <w:sz w:val="22"/>
          <w:szCs w:val="22"/>
        </w:rPr>
        <w:t xml:space="preserve"> </w:t>
      </w:r>
    </w:p>
    <w:p w14:paraId="4767035E" w14:textId="63AB1486" w:rsidR="00995761" w:rsidRPr="003805EE" w:rsidRDefault="00957EE4" w:rsidP="00E65B1B">
      <w:pPr>
        <w:tabs>
          <w:tab w:val="left" w:pos="2760"/>
        </w:tabs>
        <w:spacing w:line="480" w:lineRule="auto"/>
        <w:rPr>
          <w:rFonts w:ascii="Helvetica" w:hAnsi="Helvetica"/>
          <w:i/>
          <w:sz w:val="22"/>
          <w:szCs w:val="22"/>
        </w:rPr>
      </w:pPr>
      <w:r w:rsidRPr="003805EE">
        <w:rPr>
          <w:rFonts w:ascii="Helvetica" w:hAnsi="Helvetica"/>
          <w:i/>
          <w:sz w:val="22"/>
          <w:szCs w:val="22"/>
        </w:rPr>
        <w:t xml:space="preserve"> </w:t>
      </w:r>
    </w:p>
    <w:p w14:paraId="6C8F433C" w14:textId="43AE2120" w:rsidR="00102BC1" w:rsidRPr="003805EE" w:rsidRDefault="00102BC1" w:rsidP="00E65B1B">
      <w:pPr>
        <w:tabs>
          <w:tab w:val="left" w:pos="2760"/>
        </w:tabs>
        <w:spacing w:line="480" w:lineRule="auto"/>
        <w:rPr>
          <w:rFonts w:ascii="Helvetica" w:hAnsi="Helvetica"/>
          <w:sz w:val="22"/>
          <w:szCs w:val="22"/>
        </w:rPr>
      </w:pPr>
      <w:r w:rsidRPr="003805EE">
        <w:rPr>
          <w:rFonts w:ascii="Helvetica" w:hAnsi="Helvetica"/>
          <w:sz w:val="22"/>
          <w:szCs w:val="22"/>
          <w:u w:val="single"/>
        </w:rPr>
        <w:t>Basic Model Dynamics:</w:t>
      </w:r>
      <w:r w:rsidRPr="003805EE">
        <w:rPr>
          <w:rFonts w:ascii="Helvetica" w:hAnsi="Helvetica"/>
          <w:sz w:val="22"/>
          <w:szCs w:val="22"/>
        </w:rPr>
        <w:t xml:space="preserve"> To help the reader develop intuition about model behavior, we summarize its dynamics for a range of monitoring investment and maximum exploitation rates. Specifically, we calculated the probability of crossing a tipping point and the peak median NPV for a range of monitoring investment (CV of Biomass: 0.0 – 0.5) and a </w:t>
      </w:r>
      <w:r w:rsidR="000A561D" w:rsidRPr="003805EE">
        <w:rPr>
          <w:rFonts w:ascii="Helvetica" w:hAnsi="Helvetica"/>
          <w:sz w:val="22"/>
          <w:szCs w:val="22"/>
        </w:rPr>
        <w:t>proportion</w:t>
      </w:r>
      <w:r w:rsidRPr="003805EE">
        <w:rPr>
          <w:rFonts w:ascii="Helvetica" w:hAnsi="Helvetica"/>
          <w:sz w:val="22"/>
          <w:szCs w:val="22"/>
        </w:rPr>
        <w:t xml:space="preserv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 xml:space="preserve">) where </w:t>
      </w:r>
      <m:oMath>
        <m:r>
          <w:rPr>
            <w:rFonts w:ascii="Cambria Math" w:hAnsi="Cambria Math"/>
            <w:sz w:val="22"/>
            <w:szCs w:val="22"/>
          </w:rPr>
          <m:t>p</m:t>
        </m:r>
      </m:oMath>
      <w:r w:rsidRPr="003805EE">
        <w:rPr>
          <w:rFonts w:ascii="Helvetica" w:hAnsi="Helvetica"/>
          <w:sz w:val="22"/>
          <w:szCs w:val="22"/>
        </w:rPr>
        <w:t xml:space="preserve"> was explored from 0.0 – 2.0 for 10,000 iterations of a 20-year simulation starting a</w:t>
      </w:r>
      <w:r w:rsidR="00F526F1">
        <w:rPr>
          <w:rFonts w:ascii="Helvetica" w:hAnsi="Helvetica"/>
          <w:sz w:val="22"/>
          <w:szCs w:val="22"/>
        </w:rPr>
        <w:t xml:space="preserve">t population carrying capacity See electronic supplementary materials Table S2 for a list of al parameters, and S3 for additional details on model behavior. </w:t>
      </w:r>
    </w:p>
    <w:p w14:paraId="5E37C926" w14:textId="4F13572C" w:rsidR="00102BC1" w:rsidRPr="003805EE" w:rsidRDefault="00102BC1" w:rsidP="00E65B1B">
      <w:pPr>
        <w:tabs>
          <w:tab w:val="left" w:pos="2760"/>
        </w:tabs>
        <w:spacing w:line="480" w:lineRule="auto"/>
        <w:rPr>
          <w:rFonts w:ascii="Helvetica" w:hAnsi="Helvetica"/>
          <w:sz w:val="22"/>
          <w:szCs w:val="22"/>
        </w:rPr>
      </w:pPr>
      <w:r w:rsidRPr="003805EE">
        <w:rPr>
          <w:rFonts w:ascii="Helvetica" w:hAnsi="Helvetica"/>
          <w:sz w:val="22"/>
          <w:szCs w:val="22"/>
        </w:rPr>
        <w:t xml:space="preserve"> </w:t>
      </w:r>
    </w:p>
    <w:p w14:paraId="55F8F8E6" w14:textId="2E7D814B" w:rsidR="00995761" w:rsidRPr="003805EE" w:rsidRDefault="00431416" w:rsidP="00E65B1B">
      <w:pPr>
        <w:tabs>
          <w:tab w:val="left" w:pos="2760"/>
        </w:tabs>
        <w:spacing w:line="480" w:lineRule="auto"/>
        <w:rPr>
          <w:rFonts w:ascii="Helvetica" w:hAnsi="Helvetica"/>
          <w:i/>
          <w:sz w:val="22"/>
          <w:szCs w:val="22"/>
        </w:rPr>
      </w:pPr>
      <w:r w:rsidRPr="003805EE">
        <w:rPr>
          <w:rFonts w:ascii="Helvetica" w:hAnsi="Helvetica"/>
          <w:i/>
          <w:sz w:val="22"/>
          <w:szCs w:val="22"/>
        </w:rPr>
        <w:t xml:space="preserve">Basic </w:t>
      </w:r>
      <w:r w:rsidR="00995761" w:rsidRPr="003805EE">
        <w:rPr>
          <w:rFonts w:ascii="Helvetica" w:hAnsi="Helvetica"/>
          <w:i/>
          <w:sz w:val="22"/>
          <w:szCs w:val="22"/>
        </w:rPr>
        <w:t xml:space="preserve">Model </w:t>
      </w:r>
      <w:r w:rsidRPr="003805EE">
        <w:rPr>
          <w:rFonts w:ascii="Helvetica" w:hAnsi="Helvetica"/>
          <w:i/>
          <w:sz w:val="22"/>
          <w:szCs w:val="22"/>
        </w:rPr>
        <w:t>Dynamics</w:t>
      </w:r>
    </w:p>
    <w:p w14:paraId="4B7181E5" w14:textId="72CD17F8" w:rsidR="00995761" w:rsidRDefault="00431416" w:rsidP="00E65B1B">
      <w:pPr>
        <w:spacing w:line="480" w:lineRule="auto"/>
        <w:rPr>
          <w:ins w:id="107" w:author="Adrian Stier" w:date="2019-04-08T16:41:00Z"/>
          <w:rFonts w:ascii="Helvetica" w:hAnsi="Helvetica"/>
          <w:sz w:val="22"/>
          <w:szCs w:val="22"/>
        </w:rPr>
      </w:pPr>
      <w:r w:rsidRPr="003805EE">
        <w:rPr>
          <w:rFonts w:ascii="Helvetica" w:hAnsi="Helvetica"/>
          <w:sz w:val="22"/>
          <w:szCs w:val="22"/>
        </w:rPr>
        <w:t>The</w:t>
      </w:r>
      <w:r w:rsidR="00995761" w:rsidRPr="003805EE">
        <w:rPr>
          <w:rFonts w:ascii="Helvetica" w:hAnsi="Helvetica"/>
          <w:sz w:val="22"/>
          <w:szCs w:val="22"/>
        </w:rPr>
        <w:t xml:space="preserve"> resource </w:t>
      </w:r>
      <w:r w:rsidR="00B82B45" w:rsidRPr="003805EE">
        <w:rPr>
          <w:rFonts w:ascii="Helvetica" w:hAnsi="Helvetica"/>
          <w:sz w:val="22"/>
          <w:szCs w:val="22"/>
        </w:rPr>
        <w:t>was</w:t>
      </w:r>
      <w:r w:rsidR="00995761" w:rsidRPr="003805EE">
        <w:rPr>
          <w:rFonts w:ascii="Helvetica" w:hAnsi="Helvetica"/>
          <w:sz w:val="22"/>
          <w:szCs w:val="22"/>
        </w:rPr>
        <w:t xml:space="preserve"> most likely to cross a </w:t>
      </w:r>
      <w:r w:rsidR="001716C8" w:rsidRPr="003805EE">
        <w:rPr>
          <w:rFonts w:ascii="Helvetica" w:hAnsi="Helvetica"/>
          <w:sz w:val="22"/>
          <w:szCs w:val="22"/>
        </w:rPr>
        <w:t xml:space="preserve">limit reference point </w:t>
      </w:r>
      <w:r w:rsidR="00995761" w:rsidRPr="003805EE">
        <w:rPr>
          <w:rFonts w:ascii="Helvetica" w:hAnsi="Helvetica"/>
          <w:sz w:val="22"/>
          <w:szCs w:val="22"/>
        </w:rPr>
        <w:t xml:space="preserve">or tipping </w:t>
      </w:r>
      <w:r w:rsidR="003F2A24" w:rsidRPr="003805EE">
        <w:rPr>
          <w:rFonts w:ascii="Helvetica" w:hAnsi="Helvetica"/>
          <w:sz w:val="22"/>
          <w:szCs w:val="22"/>
        </w:rPr>
        <w:t xml:space="preserve">point </w:t>
      </w:r>
      <w:r w:rsidR="00995761" w:rsidRPr="003805EE">
        <w:rPr>
          <w:rFonts w:ascii="Helvetica" w:hAnsi="Helvetica"/>
          <w:sz w:val="22"/>
          <w:szCs w:val="22"/>
        </w:rPr>
        <w:t>at high harvest rates and under low mo</w:t>
      </w:r>
      <w:r w:rsidRPr="003805EE">
        <w:rPr>
          <w:rFonts w:ascii="Helvetica" w:hAnsi="Helvetica"/>
          <w:sz w:val="22"/>
          <w:szCs w:val="22"/>
        </w:rPr>
        <w:t>nitoring precision. Furthermore</w:t>
      </w:r>
      <w:r w:rsidR="00E57861" w:rsidRPr="003805EE">
        <w:rPr>
          <w:rFonts w:ascii="Helvetica" w:hAnsi="Helvetica"/>
          <w:sz w:val="22"/>
          <w:szCs w:val="22"/>
        </w:rPr>
        <w:t>,</w:t>
      </w:r>
      <w:r w:rsidR="00995761" w:rsidRPr="003805EE">
        <w:rPr>
          <w:rFonts w:ascii="Helvetica" w:hAnsi="Helvetica"/>
          <w:sz w:val="22"/>
          <w:szCs w:val="22"/>
        </w:rPr>
        <w:t xml:space="preserve"> the </w:t>
      </w:r>
      <w:r w:rsidR="00580186" w:rsidRPr="003805EE">
        <w:rPr>
          <w:rFonts w:ascii="Helvetica" w:hAnsi="Helvetica"/>
          <w:sz w:val="22"/>
          <w:szCs w:val="22"/>
        </w:rPr>
        <w:t>net present v</w:t>
      </w:r>
      <w:r w:rsidR="00C25B7C" w:rsidRPr="003805EE">
        <w:rPr>
          <w:rFonts w:ascii="Helvetica" w:hAnsi="Helvetica"/>
          <w:sz w:val="22"/>
          <w:szCs w:val="22"/>
        </w:rPr>
        <w:t xml:space="preserve">alue </w:t>
      </w:r>
      <w:r w:rsidR="00995761" w:rsidRPr="003805EE">
        <w:rPr>
          <w:rFonts w:ascii="Helvetica" w:hAnsi="Helvetica"/>
          <w:sz w:val="22"/>
          <w:szCs w:val="22"/>
        </w:rPr>
        <w:t xml:space="preserve">of a resource </w:t>
      </w:r>
      <w:r w:rsidR="00B82B45" w:rsidRPr="003805EE">
        <w:rPr>
          <w:rFonts w:ascii="Helvetica" w:hAnsi="Helvetica"/>
          <w:sz w:val="22"/>
          <w:szCs w:val="22"/>
        </w:rPr>
        <w:t>was</w:t>
      </w:r>
      <w:r w:rsidR="00995761" w:rsidRPr="003805EE">
        <w:rPr>
          <w:rFonts w:ascii="Helvetica" w:hAnsi="Helvetica"/>
          <w:sz w:val="22"/>
          <w:szCs w:val="22"/>
        </w:rPr>
        <w:t xml:space="preserve"> highest when monitoring precision </w:t>
      </w:r>
      <w:r w:rsidR="00B82B45" w:rsidRPr="003805EE">
        <w:rPr>
          <w:rFonts w:ascii="Helvetica" w:hAnsi="Helvetica"/>
          <w:sz w:val="22"/>
          <w:szCs w:val="22"/>
        </w:rPr>
        <w:t>was</w:t>
      </w:r>
      <w:r w:rsidR="00995761" w:rsidRPr="003805EE">
        <w:rPr>
          <w:rFonts w:ascii="Helvetica" w:hAnsi="Helvetica"/>
          <w:sz w:val="22"/>
          <w:szCs w:val="22"/>
        </w:rPr>
        <w:t xml:space="preserve"> high, and harvest pressure </w:t>
      </w:r>
      <w:r w:rsidR="00B82B45" w:rsidRPr="003805EE">
        <w:rPr>
          <w:rFonts w:ascii="Helvetica" w:hAnsi="Helvetica"/>
          <w:sz w:val="22"/>
          <w:szCs w:val="22"/>
        </w:rPr>
        <w:t>was</w:t>
      </w:r>
      <w:r w:rsidR="00995761" w:rsidRPr="003805EE">
        <w:rPr>
          <w:rFonts w:ascii="Helvetica" w:hAnsi="Helvetica"/>
          <w:sz w:val="22"/>
          <w:szCs w:val="22"/>
        </w:rPr>
        <w:t xml:space="preserv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3805EE">
        <w:rPr>
          <w:rFonts w:ascii="Helvetica" w:hAnsi="Helvetica"/>
          <w:sz w:val="22"/>
          <w:szCs w:val="22"/>
        </w:rPr>
        <w:t xml:space="preserve">. </w:t>
      </w:r>
      <w:r w:rsidRPr="003805EE">
        <w:rPr>
          <w:rFonts w:ascii="Helvetica" w:hAnsi="Helvetica"/>
          <w:sz w:val="22"/>
          <w:szCs w:val="22"/>
        </w:rPr>
        <w:t>M</w:t>
      </w:r>
      <w:r w:rsidR="00995761" w:rsidRPr="003805EE">
        <w:rPr>
          <w:rFonts w:ascii="Helvetica" w:hAnsi="Helvetica"/>
          <w:sz w:val="22"/>
          <w:szCs w:val="22"/>
        </w:rPr>
        <w:t xml:space="preserve">onitoring precision </w:t>
      </w:r>
      <w:r w:rsidR="00B82B45" w:rsidRPr="003805EE">
        <w:rPr>
          <w:rFonts w:ascii="Helvetica" w:hAnsi="Helvetica"/>
          <w:sz w:val="22"/>
          <w:szCs w:val="22"/>
        </w:rPr>
        <w:t>was</w:t>
      </w:r>
      <w:r w:rsidR="00995761" w:rsidRPr="003805EE">
        <w:rPr>
          <w:rFonts w:ascii="Helvetica" w:hAnsi="Helvetica"/>
          <w:sz w:val="22"/>
          <w:szCs w:val="22"/>
        </w:rPr>
        <w:t xml:space="preserve"> most beneficial under circumstances where target maximum </w:t>
      </w:r>
      <w:r w:rsidR="00757E86" w:rsidRPr="003805EE">
        <w:rPr>
          <w:rFonts w:ascii="Helvetica" w:hAnsi="Helvetica"/>
          <w:sz w:val="22"/>
          <w:szCs w:val="22"/>
        </w:rPr>
        <w:t>harvest</w:t>
      </w:r>
      <w:r w:rsidR="00995761" w:rsidRPr="003805EE">
        <w:rPr>
          <w:rFonts w:ascii="Helvetica" w:hAnsi="Helvetica"/>
          <w:sz w:val="22"/>
          <w:szCs w:val="22"/>
        </w:rPr>
        <w:t xml:space="preserve"> rate </w:t>
      </w:r>
      <w:r w:rsidR="00B82B45" w:rsidRPr="003805EE">
        <w:rPr>
          <w:rFonts w:ascii="Helvetica" w:hAnsi="Helvetica"/>
          <w:sz w:val="22"/>
          <w:szCs w:val="22"/>
        </w:rPr>
        <w:t>was</w:t>
      </w:r>
      <w:r w:rsidR="00995761" w:rsidRPr="003805EE">
        <w:rPr>
          <w:rFonts w:ascii="Helvetica" w:hAnsi="Helvetica"/>
          <w:sz w:val="22"/>
          <w:szCs w:val="22"/>
        </w:rPr>
        <w:t xml:space="preserve"> high. Across simulations the probability of tipping </w:t>
      </w:r>
      <w:r w:rsidR="00B82B45" w:rsidRPr="003805EE">
        <w:rPr>
          <w:rFonts w:ascii="Helvetica" w:hAnsi="Helvetica"/>
          <w:sz w:val="22"/>
          <w:szCs w:val="22"/>
        </w:rPr>
        <w:t>was</w:t>
      </w:r>
      <w:r w:rsidR="00995761" w:rsidRPr="003805EE">
        <w:rPr>
          <w:rFonts w:ascii="Helvetica" w:hAnsi="Helvetica"/>
          <w:sz w:val="22"/>
          <w:szCs w:val="22"/>
        </w:rPr>
        <w:t xml:space="preserve"> low when monitoring precision </w:t>
      </w:r>
      <w:r w:rsidR="00B82B45" w:rsidRPr="003805EE">
        <w:rPr>
          <w:rFonts w:ascii="Helvetica" w:hAnsi="Helvetica"/>
          <w:sz w:val="22"/>
          <w:szCs w:val="22"/>
        </w:rPr>
        <w:t>was</w:t>
      </w:r>
      <w:r w:rsidR="00995761" w:rsidRPr="003805EE">
        <w:rPr>
          <w:rFonts w:ascii="Helvetica" w:hAnsi="Helvetica"/>
          <w:sz w:val="22"/>
          <w:szCs w:val="22"/>
        </w:rPr>
        <w:t xml:space="preserve"> high, but increase</w:t>
      </w:r>
      <w:r w:rsidR="00B82B45" w:rsidRPr="003805EE">
        <w:rPr>
          <w:rFonts w:ascii="Helvetica" w:hAnsi="Helvetica"/>
          <w:sz w:val="22"/>
          <w:szCs w:val="22"/>
        </w:rPr>
        <w:t>d</w:t>
      </w:r>
      <w:r w:rsidR="00995761" w:rsidRPr="003805EE">
        <w:rPr>
          <w:rFonts w:ascii="Helvetica" w:hAnsi="Helvetica"/>
          <w:sz w:val="22"/>
          <w:szCs w:val="22"/>
        </w:rPr>
        <w:t xml:space="preserve"> at higher exploitation rates</w:t>
      </w:r>
      <w:r w:rsidR="002F1AC5" w:rsidRPr="003805EE">
        <w:rPr>
          <w:rFonts w:ascii="Helvetica" w:hAnsi="Helvetica"/>
          <w:sz w:val="22"/>
          <w:szCs w:val="22"/>
        </w:rPr>
        <w:t xml:space="preserve"> (Fig. 1</w:t>
      </w:r>
      <w:r w:rsidR="00995761" w:rsidRPr="003805EE">
        <w:rPr>
          <w:rFonts w:ascii="Helvetica" w:hAnsi="Helvetica"/>
          <w:sz w:val="22"/>
          <w:szCs w:val="22"/>
        </w:rPr>
        <w:t xml:space="preserve">a). </w:t>
      </w:r>
      <w:r w:rsidR="00B82B45" w:rsidRPr="003805EE">
        <w:rPr>
          <w:rFonts w:ascii="Helvetica" w:hAnsi="Helvetica"/>
          <w:sz w:val="22"/>
          <w:szCs w:val="22"/>
        </w:rPr>
        <w:t>Net</w:t>
      </w:r>
      <w:r w:rsidR="00580186" w:rsidRPr="003805EE">
        <w:rPr>
          <w:rFonts w:ascii="Helvetica" w:hAnsi="Helvetica"/>
          <w:sz w:val="22"/>
          <w:szCs w:val="22"/>
        </w:rPr>
        <w:t xml:space="preserve"> p</w:t>
      </w:r>
      <w:r w:rsidR="00B82B45" w:rsidRPr="003805EE">
        <w:rPr>
          <w:rFonts w:ascii="Helvetica" w:hAnsi="Helvetica"/>
          <w:sz w:val="22"/>
          <w:szCs w:val="22"/>
        </w:rPr>
        <w:t xml:space="preserve">resent </w:t>
      </w:r>
      <w:r w:rsidR="00580186" w:rsidRPr="003805EE">
        <w:rPr>
          <w:rFonts w:ascii="Helvetica" w:hAnsi="Helvetica"/>
          <w:sz w:val="22"/>
          <w:szCs w:val="22"/>
        </w:rPr>
        <w:t>v</w:t>
      </w:r>
      <w:r w:rsidR="00B82B45" w:rsidRPr="003805EE">
        <w:rPr>
          <w:rFonts w:ascii="Helvetica" w:hAnsi="Helvetica"/>
          <w:sz w:val="22"/>
          <w:szCs w:val="22"/>
        </w:rPr>
        <w:t>alue peaked at</w:t>
      </w:r>
      <w:r w:rsidR="0099576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3805EE">
        <w:rPr>
          <w:rFonts w:ascii="Helvetica" w:hAnsi="Helvetica"/>
          <w:sz w:val="22"/>
          <w:szCs w:val="22"/>
        </w:rPr>
        <w:t xml:space="preserve"> and </w:t>
      </w:r>
      <w:r w:rsidR="00B82B45" w:rsidRPr="003805EE">
        <w:rPr>
          <w:rFonts w:ascii="Helvetica" w:hAnsi="Helvetica"/>
          <w:sz w:val="22"/>
          <w:szCs w:val="22"/>
        </w:rPr>
        <w:t>was</w:t>
      </w:r>
      <w:r w:rsidR="00995761" w:rsidRPr="003805EE">
        <w:rPr>
          <w:rFonts w:ascii="Helvetica" w:hAnsi="Helvetica"/>
          <w:sz w:val="22"/>
          <w:szCs w:val="22"/>
        </w:rPr>
        <w:t xml:space="preserve"> highest with precise biomass estimates (</w:t>
      </w:r>
      <w:r w:rsidR="00995761" w:rsidRPr="003805EE">
        <w:rPr>
          <w:rFonts w:ascii="Helvetica" w:hAnsi="Helvetica"/>
          <w:i/>
          <w:sz w:val="22"/>
          <w:szCs w:val="22"/>
        </w:rPr>
        <w:t>CV</w:t>
      </w:r>
      <w:r w:rsidR="00995761" w:rsidRPr="003805EE">
        <w:rPr>
          <w:rFonts w:ascii="Helvetica" w:hAnsi="Helvetica"/>
          <w:sz w:val="22"/>
          <w:szCs w:val="22"/>
        </w:rPr>
        <w:t xml:space="preserve"> = 0.1). This </w:t>
      </w:r>
      <w:r w:rsidR="00B82B45" w:rsidRPr="003805EE">
        <w:rPr>
          <w:rFonts w:ascii="Helvetica" w:hAnsi="Helvetica"/>
          <w:sz w:val="22"/>
          <w:szCs w:val="22"/>
        </w:rPr>
        <w:t>was</w:t>
      </w:r>
      <w:r w:rsidR="00995761" w:rsidRPr="003805EE">
        <w:rPr>
          <w:rFonts w:ascii="Helvetica" w:hAnsi="Helvetica"/>
          <w:sz w:val="22"/>
          <w:szCs w:val="22"/>
        </w:rPr>
        <w:t xml:space="preserve"> because high precision monitoring allow</w:t>
      </w:r>
      <w:r w:rsidR="00B82B45" w:rsidRPr="003805EE">
        <w:rPr>
          <w:rFonts w:ascii="Helvetica" w:hAnsi="Helvetica"/>
          <w:sz w:val="22"/>
          <w:szCs w:val="22"/>
        </w:rPr>
        <w:t>ed</w:t>
      </w:r>
      <w:r w:rsidR="00995761" w:rsidRPr="003805EE">
        <w:rPr>
          <w:rFonts w:ascii="Helvetica" w:hAnsi="Helvetica"/>
          <w:sz w:val="22"/>
          <w:szCs w:val="22"/>
        </w:rPr>
        <w:t xml:space="preserve">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95761" w:rsidRPr="003805EE">
        <w:rPr>
          <w:rFonts w:ascii="Helvetica" w:hAnsi="Helvetica"/>
          <w:sz w:val="22"/>
          <w:szCs w:val="22"/>
        </w:rPr>
        <w:t>, which maximize</w:t>
      </w:r>
      <w:r w:rsidR="00B82B45" w:rsidRPr="003805EE">
        <w:rPr>
          <w:rFonts w:ascii="Helvetica" w:hAnsi="Helvetica"/>
          <w:sz w:val="22"/>
          <w:szCs w:val="22"/>
        </w:rPr>
        <w:t>d</w:t>
      </w:r>
      <w:r w:rsidR="00995761" w:rsidRPr="003805EE">
        <w:rPr>
          <w:rFonts w:ascii="Helvetica" w:hAnsi="Helvetica"/>
          <w:sz w:val="22"/>
          <w:szCs w:val="22"/>
        </w:rPr>
        <w:t xml:space="preserve"> population growth and yield. The benefits of high monitoring precision (i.e., CV = 0.1 relative to CV = 0.5) </w:t>
      </w:r>
      <w:r w:rsidR="00B82B45" w:rsidRPr="003805EE">
        <w:rPr>
          <w:rFonts w:ascii="Helvetica" w:hAnsi="Helvetica"/>
          <w:sz w:val="22"/>
          <w:szCs w:val="22"/>
        </w:rPr>
        <w:t>were</w:t>
      </w:r>
      <w:r w:rsidR="00995761" w:rsidRPr="003805EE">
        <w:rPr>
          <w:rFonts w:ascii="Helvetica" w:hAnsi="Helvetica"/>
          <w:sz w:val="22"/>
          <w:szCs w:val="22"/>
        </w:rPr>
        <w:t xml:space="preserve"> minimal when the maximum harvest rate </w:t>
      </w:r>
      <w:r w:rsidR="00B82B45" w:rsidRPr="003805EE">
        <w:rPr>
          <w:rFonts w:ascii="Helvetica" w:hAnsi="Helvetica"/>
          <w:sz w:val="22"/>
          <w:szCs w:val="22"/>
        </w:rPr>
        <w:t>was</w:t>
      </w:r>
      <w:r w:rsidR="00995761" w:rsidRPr="003805EE">
        <w:rPr>
          <w:rFonts w:ascii="Helvetica" w:hAnsi="Helvetica"/>
          <w:sz w:val="22"/>
          <w:szCs w:val="22"/>
        </w:rPr>
        <w:t xml:space="preserve"> low, but increase</w:t>
      </w:r>
      <w:r w:rsidR="00B82B45" w:rsidRPr="003805EE">
        <w:rPr>
          <w:rFonts w:ascii="Helvetica" w:hAnsi="Helvetica"/>
          <w:sz w:val="22"/>
          <w:szCs w:val="22"/>
        </w:rPr>
        <w:t>d</w:t>
      </w:r>
      <w:r w:rsidR="00995761" w:rsidRPr="003805EE">
        <w:rPr>
          <w:rFonts w:ascii="Helvetica" w:hAnsi="Helvetica"/>
          <w:sz w:val="22"/>
          <w:szCs w:val="22"/>
        </w:rPr>
        <w:t xml:space="preserve"> as harvest rate exceed</w:t>
      </w:r>
      <w:r w:rsidR="00B82B45" w:rsidRPr="003805EE">
        <w:rPr>
          <w:rFonts w:ascii="Helvetica" w:hAnsi="Helvetica"/>
          <w:sz w:val="22"/>
          <w:szCs w:val="22"/>
        </w:rPr>
        <w:t>ed</w:t>
      </w:r>
      <w:r w:rsidR="0099576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sidRPr="003805EE">
        <w:rPr>
          <w:rFonts w:ascii="Helvetica" w:hAnsi="Helvetica"/>
          <w:sz w:val="22"/>
          <w:szCs w:val="22"/>
        </w:rPr>
        <w:t xml:space="preserve">. The </w:t>
      </w:r>
      <w:r w:rsidR="00EF38CE" w:rsidRPr="003805EE">
        <w:rPr>
          <w:rFonts w:ascii="Helvetica" w:hAnsi="Helvetica"/>
          <w:sz w:val="22"/>
          <w:szCs w:val="22"/>
        </w:rPr>
        <w:t>benefits of high monitoring precision increase</w:t>
      </w:r>
      <w:r w:rsidR="00B82B45" w:rsidRPr="003805EE">
        <w:rPr>
          <w:rFonts w:ascii="Helvetica" w:hAnsi="Helvetica"/>
          <w:sz w:val="22"/>
          <w:szCs w:val="22"/>
        </w:rPr>
        <w:t>d</w:t>
      </w:r>
      <w:r w:rsidR="00995761" w:rsidRPr="003805EE">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sidRPr="003805EE">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3805EE">
        <w:rPr>
          <w:rFonts w:ascii="Helvetica" w:hAnsi="Helvetica"/>
          <w:sz w:val="22"/>
          <w:szCs w:val="22"/>
        </w:rPr>
        <w:t xml:space="preserve"> and stabilize</w:t>
      </w:r>
      <w:r w:rsidR="00B82B45" w:rsidRPr="003805EE">
        <w:rPr>
          <w:rFonts w:ascii="Helvetica" w:hAnsi="Helvetica"/>
          <w:sz w:val="22"/>
          <w:szCs w:val="22"/>
        </w:rPr>
        <w:t>d</w:t>
      </w:r>
      <w:r w:rsidR="00995761" w:rsidRPr="003805EE">
        <w:rPr>
          <w:rFonts w:ascii="Helvetica" w:hAnsi="Helvetica"/>
          <w:sz w:val="22"/>
          <w:szCs w:val="22"/>
        </w:rPr>
        <w:t xml:space="preserve"> but remain</w:t>
      </w:r>
      <w:r w:rsidR="00B82B45" w:rsidRPr="003805EE">
        <w:rPr>
          <w:rFonts w:ascii="Helvetica" w:hAnsi="Helvetica"/>
          <w:sz w:val="22"/>
          <w:szCs w:val="22"/>
        </w:rPr>
        <w:t>ed</w:t>
      </w:r>
      <w:r w:rsidR="00995761" w:rsidRPr="003805EE">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3805EE">
        <w:rPr>
          <w:rFonts w:ascii="Helvetica" w:hAnsi="Helvetica"/>
          <w:sz w:val="22"/>
          <w:szCs w:val="22"/>
        </w:rPr>
        <w:t xml:space="preserve"> (Fig.</w:t>
      </w:r>
      <w:r w:rsidR="002F1AC5" w:rsidRPr="003805EE">
        <w:rPr>
          <w:rFonts w:ascii="Helvetica" w:hAnsi="Helvetica"/>
          <w:sz w:val="22"/>
          <w:szCs w:val="22"/>
        </w:rPr>
        <w:t xml:space="preserve"> 1</w:t>
      </w:r>
      <w:r w:rsidR="00995761" w:rsidRPr="003805EE">
        <w:rPr>
          <w:rFonts w:ascii="Helvetica" w:hAnsi="Helvetica"/>
          <w:sz w:val="22"/>
          <w:szCs w:val="22"/>
        </w:rPr>
        <w:t>b).</w:t>
      </w:r>
      <w:r w:rsidR="002267AB" w:rsidRPr="003805EE">
        <w:rPr>
          <w:rFonts w:ascii="Helvetica" w:hAnsi="Helvetica"/>
          <w:sz w:val="22"/>
          <w:szCs w:val="22"/>
        </w:rPr>
        <w:t xml:space="preserve"> </w:t>
      </w:r>
    </w:p>
    <w:p w14:paraId="411D671A" w14:textId="1C2E0E30" w:rsidR="00303364" w:rsidRPr="003805EE" w:rsidDel="004744AB" w:rsidRDefault="00303364" w:rsidP="00E65B1B">
      <w:pPr>
        <w:spacing w:line="480" w:lineRule="auto"/>
        <w:rPr>
          <w:del w:id="108" w:author="Adrian Stier" w:date="2019-04-08T16:45:00Z"/>
          <w:rFonts w:ascii="Helvetica" w:hAnsi="Helvetica"/>
          <w:sz w:val="22"/>
          <w:szCs w:val="22"/>
        </w:rPr>
      </w:pPr>
    </w:p>
    <w:p w14:paraId="7EFE5AC7" w14:textId="77777777" w:rsidR="006147E9" w:rsidRDefault="006147E9" w:rsidP="00E65B1B">
      <w:pPr>
        <w:spacing w:line="480" w:lineRule="auto"/>
        <w:rPr>
          <w:rFonts w:ascii="Helvetica" w:hAnsi="Helvetica"/>
          <w:b/>
          <w:sz w:val="22"/>
          <w:szCs w:val="22"/>
        </w:rPr>
      </w:pPr>
    </w:p>
    <w:p w14:paraId="410629EA" w14:textId="77777777" w:rsidR="00726D79" w:rsidRPr="003805EE" w:rsidRDefault="00F82FC2" w:rsidP="00E65B1B">
      <w:pPr>
        <w:spacing w:line="480" w:lineRule="auto"/>
        <w:rPr>
          <w:rFonts w:ascii="Helvetica" w:hAnsi="Helvetica"/>
          <w:i/>
          <w:sz w:val="22"/>
          <w:szCs w:val="22"/>
        </w:rPr>
      </w:pPr>
      <w:r w:rsidRPr="003805EE">
        <w:rPr>
          <w:rFonts w:ascii="Helvetica" w:hAnsi="Helvetica"/>
          <w:b/>
          <w:sz w:val="22"/>
          <w:szCs w:val="22"/>
        </w:rPr>
        <w:t>SCENARIO METHODS</w:t>
      </w:r>
    </w:p>
    <w:p w14:paraId="33EE4B59" w14:textId="3573C30E" w:rsidR="005F3455" w:rsidRPr="003805EE" w:rsidRDefault="00F82FC2" w:rsidP="00E65B1B">
      <w:pPr>
        <w:spacing w:line="480" w:lineRule="auto"/>
        <w:rPr>
          <w:rFonts w:ascii="Helvetica" w:hAnsi="Helvetica"/>
          <w:i/>
          <w:sz w:val="22"/>
          <w:szCs w:val="22"/>
        </w:rPr>
      </w:pPr>
      <w:r w:rsidRPr="003805EE">
        <w:rPr>
          <w:rFonts w:ascii="Helvetica" w:hAnsi="Helvetica"/>
          <w:i/>
          <w:sz w:val="22"/>
          <w:szCs w:val="22"/>
        </w:rPr>
        <w:t>Does the value of monitoring increase with proximity to a tipping point?</w:t>
      </w:r>
      <w:ins w:id="109" w:author="Tim Essington" w:date="2019-04-22T17:33:00Z">
        <w:r w:rsidR="00D67085">
          <w:rPr>
            <w:rFonts w:ascii="Helvetica" w:hAnsi="Helvetica"/>
            <w:i/>
            <w:sz w:val="22"/>
            <w:szCs w:val="22"/>
          </w:rPr>
          <w:t xml:space="preserve"> If n</w:t>
        </w:r>
      </w:ins>
      <w:ins w:id="110" w:author="Tim Essington" w:date="2019-04-22T17:34:00Z">
        <w:r w:rsidR="00D67085">
          <w:rPr>
            <w:rFonts w:ascii="Helvetica" w:hAnsi="Helvetica"/>
            <w:i/>
            <w:sz w:val="22"/>
            <w:szCs w:val="22"/>
          </w:rPr>
          <w:t>ot, why?</w:t>
        </w:r>
      </w:ins>
    </w:p>
    <w:p w14:paraId="55E50D9D" w14:textId="424F4B51" w:rsidR="00EB4914" w:rsidRPr="003805EE" w:rsidRDefault="00F82FC2" w:rsidP="00E65B1B">
      <w:pPr>
        <w:spacing w:line="480" w:lineRule="auto"/>
        <w:rPr>
          <w:rFonts w:ascii="Helvetica" w:hAnsi="Helvetica"/>
          <w:sz w:val="22"/>
          <w:szCs w:val="22"/>
        </w:rPr>
      </w:pPr>
      <w:r w:rsidRPr="003805EE">
        <w:rPr>
          <w:rFonts w:ascii="Helvetica" w:hAnsi="Helvetica"/>
          <w:sz w:val="22"/>
          <w:szCs w:val="22"/>
        </w:rPr>
        <w:t xml:space="preserve">We </w:t>
      </w:r>
      <w:r w:rsidR="0018626E" w:rsidRPr="003805EE">
        <w:rPr>
          <w:rFonts w:ascii="Helvetica" w:hAnsi="Helvetica"/>
          <w:sz w:val="22"/>
          <w:szCs w:val="22"/>
        </w:rPr>
        <w:t>compared</w:t>
      </w:r>
      <w:r w:rsidRPr="003805EE">
        <w:rPr>
          <w:rFonts w:ascii="Helvetica" w:hAnsi="Helvetica"/>
          <w:sz w:val="22"/>
          <w:szCs w:val="22"/>
        </w:rPr>
        <w:t xml:space="preserve"> the return on monitoring investment, measured as the ratio of </w:t>
      </w:r>
      <w:r w:rsidR="00580186" w:rsidRPr="003805EE">
        <w:rPr>
          <w:rFonts w:ascii="Helvetica" w:hAnsi="Helvetica"/>
          <w:sz w:val="22"/>
          <w:szCs w:val="22"/>
        </w:rPr>
        <w:t>n</w:t>
      </w:r>
      <w:r w:rsidRPr="003805EE">
        <w:rPr>
          <w:rFonts w:ascii="Helvetica" w:hAnsi="Helvetica"/>
          <w:sz w:val="22"/>
          <w:szCs w:val="22"/>
        </w:rPr>
        <w:t xml:space="preserve">et </w:t>
      </w:r>
      <w:r w:rsidR="00580186" w:rsidRPr="003805EE">
        <w:rPr>
          <w:rFonts w:ascii="Helvetica" w:hAnsi="Helvetica"/>
          <w:sz w:val="22"/>
          <w:szCs w:val="22"/>
        </w:rPr>
        <w:t>p</w:t>
      </w:r>
      <w:r w:rsidRPr="003805EE">
        <w:rPr>
          <w:rFonts w:ascii="Helvetica" w:hAnsi="Helvetica"/>
          <w:sz w:val="22"/>
          <w:szCs w:val="22"/>
        </w:rPr>
        <w:t xml:space="preserve">resent </w:t>
      </w:r>
      <w:r w:rsidR="00580186" w:rsidRPr="003805EE">
        <w:rPr>
          <w:rFonts w:ascii="Helvetica" w:hAnsi="Helvetica"/>
          <w:sz w:val="22"/>
          <w:szCs w:val="22"/>
        </w:rPr>
        <w:t>v</w:t>
      </w:r>
      <w:r w:rsidRPr="003805EE">
        <w:rPr>
          <w:rFonts w:ascii="Helvetica" w:hAnsi="Helvetica"/>
          <w:sz w:val="22"/>
          <w:szCs w:val="22"/>
        </w:rPr>
        <w:t>alue</w:t>
      </w:r>
      <w:r w:rsidR="00D35A9C" w:rsidRPr="003805EE">
        <w:rPr>
          <w:rFonts w:ascii="Helvetica" w:hAnsi="Helvetica"/>
          <w:sz w:val="22"/>
          <w:szCs w:val="22"/>
        </w:rPr>
        <w:t>,</w:t>
      </w:r>
      <w:r w:rsidRPr="003805EE">
        <w:rPr>
          <w:rFonts w:ascii="Helvetica" w:hAnsi="Helvetica"/>
          <w:sz w:val="22"/>
          <w:szCs w:val="22"/>
        </w:rPr>
        <w:t xml:space="preserve"> for simulations with high and low precision (CV = 0.1</w:t>
      </w:r>
      <w:r w:rsidR="00A66C1C" w:rsidRPr="003805EE">
        <w:rPr>
          <w:rFonts w:ascii="Helvetica" w:hAnsi="Helvetica"/>
          <w:sz w:val="22"/>
          <w:szCs w:val="22"/>
        </w:rPr>
        <w:t xml:space="preserve"> or</w:t>
      </w:r>
      <w:r w:rsidRPr="003805EE">
        <w:rPr>
          <w:rFonts w:ascii="Helvetica" w:hAnsi="Helvetica"/>
          <w:sz w:val="22"/>
          <w:szCs w:val="22"/>
        </w:rPr>
        <w:t xml:space="preserve"> 0.5)</w:t>
      </w:r>
      <w:r w:rsidR="0018626E" w:rsidRPr="003805EE">
        <w:rPr>
          <w:rFonts w:ascii="Helvetica" w:hAnsi="Helvetica"/>
          <w:sz w:val="22"/>
          <w:szCs w:val="22"/>
        </w:rPr>
        <w:t xml:space="preserve">, </w:t>
      </w:r>
      <w:r w:rsidR="00D35A9C" w:rsidRPr="003805EE">
        <w:rPr>
          <w:rFonts w:ascii="Helvetica" w:hAnsi="Helvetica"/>
          <w:sz w:val="22"/>
          <w:szCs w:val="22"/>
        </w:rPr>
        <w:t>expecting</w:t>
      </w:r>
      <w:r w:rsidR="0018626E" w:rsidRPr="003805EE">
        <w:rPr>
          <w:rFonts w:ascii="Helvetica" w:hAnsi="Helvetica"/>
          <w:sz w:val="22"/>
          <w:szCs w:val="22"/>
        </w:rPr>
        <w:t xml:space="preserve"> that the benefits of </w:t>
      </w:r>
      <w:r w:rsidR="00D35A9C" w:rsidRPr="003805EE">
        <w:rPr>
          <w:rFonts w:ascii="Helvetica" w:hAnsi="Helvetica"/>
          <w:sz w:val="22"/>
          <w:szCs w:val="22"/>
        </w:rPr>
        <w:t xml:space="preserve">precise </w:t>
      </w:r>
      <w:r w:rsidR="0018626E" w:rsidRPr="003805EE">
        <w:rPr>
          <w:rFonts w:ascii="Helvetica" w:hAnsi="Helvetica"/>
          <w:sz w:val="22"/>
          <w:szCs w:val="22"/>
        </w:rPr>
        <w:t>monitoring would increase when the population was proximate to either a tipping point or limit reference point</w:t>
      </w:r>
      <w:r w:rsidRPr="003805EE">
        <w:rPr>
          <w:rFonts w:ascii="Helvetica" w:hAnsi="Helvetica"/>
          <w:sz w:val="22"/>
          <w:szCs w:val="22"/>
        </w:rPr>
        <w:t>. We evaluated return on monitoring investment across starting biomass values ranging from just above the tipping point to carrying capacity and for a range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 xml:space="preserve">: 0.0 – 2.0). Ratio values &gt;1.0 indicate where higher-precision monitoring is beneficial. We compare the median return on investment for 10,000 iterations of </w:t>
      </w:r>
      <w:r w:rsidR="00B234AC" w:rsidRPr="003805EE">
        <w:rPr>
          <w:rFonts w:ascii="Helvetica" w:hAnsi="Helvetica"/>
          <w:sz w:val="22"/>
          <w:szCs w:val="22"/>
        </w:rPr>
        <w:t>20-year</w:t>
      </w:r>
      <w:r w:rsidRPr="003805EE">
        <w:rPr>
          <w:rFonts w:ascii="Helvetica" w:hAnsi="Helvetica"/>
          <w:sz w:val="22"/>
          <w:szCs w:val="22"/>
        </w:rPr>
        <w:t xml:space="preserve"> simulations</w:t>
      </w:r>
      <w:r w:rsidR="00DF03B8" w:rsidRPr="003805EE">
        <w:rPr>
          <w:rFonts w:ascii="Helvetica" w:hAnsi="Helvetica"/>
          <w:sz w:val="22"/>
          <w:szCs w:val="22"/>
        </w:rPr>
        <w:t>, a time period long enough to capture the important qualitative behavior of the models</w:t>
      </w:r>
      <w:r w:rsidRPr="003805EE">
        <w:rPr>
          <w:rFonts w:ascii="Helvetica" w:hAnsi="Helvetica"/>
          <w:sz w:val="22"/>
          <w:szCs w:val="22"/>
        </w:rPr>
        <w:t xml:space="preserve">. We evaluated return on investment relative to a biological threshold of </w:t>
      </w:r>
      <w:r w:rsidRPr="003805EE">
        <w:rPr>
          <w:rFonts w:ascii="Helvetica" w:hAnsi="Helvetica"/>
          <w:i/>
          <w:sz w:val="22"/>
          <w:szCs w:val="22"/>
        </w:rPr>
        <w:t>A</w:t>
      </w:r>
      <w:r w:rsidRPr="003805EE">
        <w:rPr>
          <w:rFonts w:ascii="Helvetica" w:hAnsi="Helvetica"/>
          <w:sz w:val="22"/>
          <w:szCs w:val="22"/>
        </w:rPr>
        <w:t xml:space="preserve"> = 10 (i.e., the biomass threshold below which the population growth rate is negative) and a </w:t>
      </w:r>
      <w:r w:rsidR="001716C8" w:rsidRPr="003805EE">
        <w:rPr>
          <w:rFonts w:ascii="Helvetica" w:hAnsi="Helvetica"/>
          <w:sz w:val="22"/>
          <w:szCs w:val="22"/>
        </w:rPr>
        <w:t xml:space="preserve">limit reference point </w:t>
      </w:r>
      <w:r w:rsidRPr="003805EE">
        <w:rPr>
          <w:rFonts w:ascii="Helvetica" w:hAnsi="Helvetica"/>
          <w:sz w:val="22"/>
          <w:szCs w:val="22"/>
        </w:rPr>
        <w:t xml:space="preserve">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sidRPr="003805EE">
        <w:rPr>
          <w:rFonts w:ascii="Helvetica" w:hAnsi="Helvetica"/>
          <w:sz w:val="22"/>
          <w:szCs w:val="22"/>
        </w:rPr>
        <w:t xml:space="preserve">. </w:t>
      </w:r>
    </w:p>
    <w:p w14:paraId="469BE41F" w14:textId="77777777" w:rsidR="007F6B81" w:rsidRPr="003805EE" w:rsidRDefault="007F6B81" w:rsidP="00E65B1B">
      <w:pPr>
        <w:spacing w:line="480" w:lineRule="auto"/>
        <w:rPr>
          <w:rFonts w:ascii="Helvetica" w:hAnsi="Helvetica"/>
          <w:i/>
          <w:sz w:val="22"/>
          <w:szCs w:val="22"/>
        </w:rPr>
      </w:pPr>
    </w:p>
    <w:p w14:paraId="24F93785" w14:textId="145D10C8" w:rsidR="00A64170" w:rsidRPr="003805EE" w:rsidRDefault="0049640F" w:rsidP="00E65B1B">
      <w:pPr>
        <w:spacing w:line="480" w:lineRule="auto"/>
        <w:rPr>
          <w:rFonts w:ascii="Helvetica" w:hAnsi="Helvetica"/>
          <w:i/>
          <w:sz w:val="22"/>
          <w:szCs w:val="22"/>
        </w:rPr>
      </w:pPr>
      <w:r w:rsidRPr="003805EE">
        <w:rPr>
          <w:rFonts w:ascii="Helvetica" w:hAnsi="Helvetica"/>
          <w:i/>
          <w:sz w:val="22"/>
          <w:szCs w:val="22"/>
        </w:rPr>
        <w:t>W</w:t>
      </w:r>
      <w:r w:rsidR="00A64170" w:rsidRPr="003805EE">
        <w:rPr>
          <w:rFonts w:ascii="Helvetica" w:hAnsi="Helvetica"/>
          <w:i/>
          <w:sz w:val="22"/>
          <w:szCs w:val="22"/>
        </w:rPr>
        <w:t xml:space="preserve">hat is the safe operating space? </w:t>
      </w:r>
    </w:p>
    <w:p w14:paraId="76ED173C" w14:textId="7D372EFC" w:rsidR="007F6B81" w:rsidRPr="003805EE" w:rsidRDefault="007F6B81" w:rsidP="00E65B1B">
      <w:pPr>
        <w:spacing w:line="480" w:lineRule="auto"/>
        <w:rPr>
          <w:rFonts w:ascii="Helvetica" w:hAnsi="Helvetica"/>
          <w:sz w:val="22"/>
          <w:szCs w:val="22"/>
        </w:rPr>
      </w:pPr>
      <w:r w:rsidRPr="003805EE">
        <w:rPr>
          <w:rFonts w:ascii="Helvetica" w:hAnsi="Helvetica"/>
          <w:sz w:val="22"/>
          <w:szCs w:val="22"/>
        </w:rPr>
        <w:t xml:space="preserve">We calculated a safe operating space </w:t>
      </w:r>
      <w:r w:rsidR="00D04E4A" w:rsidRPr="003805EE">
        <w:rPr>
          <w:rFonts w:ascii="Helvetica" w:hAnsi="Helvetica"/>
          <w:sz w:val="22"/>
          <w:szCs w:val="22"/>
        </w:rPr>
        <w:t xml:space="preserve">(SOS) </w:t>
      </w:r>
      <w:r w:rsidR="0073602F" w:rsidRPr="003805EE">
        <w:rPr>
          <w:rFonts w:ascii="Helvetica" w:hAnsi="Helvetica"/>
          <w:sz w:val="22"/>
          <w:szCs w:val="22"/>
        </w:rPr>
        <w:t>defined by different</w:t>
      </w:r>
      <w:r w:rsidRPr="003805EE">
        <w:rPr>
          <w:rFonts w:ascii="Helvetica" w:hAnsi="Helvetica"/>
          <w:sz w:val="22"/>
          <w:szCs w:val="22"/>
        </w:rPr>
        <w:t xml:space="preserve"> combinations of monitoring precision and resource extraction rates. </w:t>
      </w:r>
      <w:r w:rsidR="0073602F" w:rsidRPr="003805EE">
        <w:rPr>
          <w:rFonts w:ascii="Helvetica" w:hAnsi="Helvetica"/>
          <w:sz w:val="22"/>
          <w:szCs w:val="22"/>
        </w:rPr>
        <w:t>Because resource users vary in their aversion to risk, we defined safe as a 1-20% probability of crossing a tipping point or limit reference point</w:t>
      </w:r>
      <w:r w:rsidR="00EE1B19" w:rsidRPr="003805EE">
        <w:rPr>
          <w:rFonts w:ascii="Helvetica" w:hAnsi="Helvetica"/>
          <w:sz w:val="22"/>
          <w:szCs w:val="22"/>
        </w:rPr>
        <w:t xml:space="preserve"> for 10,000 iterations of a 20-year simulation</w:t>
      </w:r>
      <w:r w:rsidR="0073602F" w:rsidRPr="003805EE">
        <w:rPr>
          <w:rFonts w:ascii="Helvetica" w:hAnsi="Helvetica"/>
          <w:sz w:val="22"/>
          <w:szCs w:val="22"/>
        </w:rPr>
        <w:t xml:space="preserve">. </w:t>
      </w:r>
      <w:r w:rsidRPr="003805EE">
        <w:rPr>
          <w:rFonts w:ascii="Helvetica" w:hAnsi="Helvetica"/>
          <w:sz w:val="22"/>
          <w:szCs w:val="22"/>
        </w:rPr>
        <w:t xml:space="preserve">To </w:t>
      </w:r>
      <w:r w:rsidR="0073602F" w:rsidRPr="003805EE">
        <w:rPr>
          <w:rFonts w:ascii="Helvetica" w:hAnsi="Helvetica"/>
          <w:sz w:val="22"/>
          <w:szCs w:val="22"/>
        </w:rPr>
        <w:t xml:space="preserve">determine the SOS, </w:t>
      </w:r>
      <w:r w:rsidRPr="003805EE">
        <w:rPr>
          <w:rFonts w:ascii="Helvetica" w:hAnsi="Helvetica"/>
          <w:sz w:val="22"/>
          <w:szCs w:val="22"/>
        </w:rPr>
        <w:t xml:space="preserve">we calculated the minimum precision (Max CV in estimated biomass) needed to avoid crossing a tipping point or </w:t>
      </w:r>
      <w:r w:rsidR="0051088D" w:rsidRPr="003805EE">
        <w:rPr>
          <w:rFonts w:ascii="Helvetica" w:hAnsi="Helvetica"/>
          <w:sz w:val="22"/>
          <w:szCs w:val="22"/>
        </w:rPr>
        <w:t>limit reference point</w:t>
      </w:r>
      <w:r w:rsidRPr="003805EE">
        <w:rPr>
          <w:rFonts w:ascii="Helvetica" w:hAnsi="Helvetica"/>
          <w:sz w:val="22"/>
          <w:szCs w:val="22"/>
        </w:rPr>
        <w:t xml:space="preserve"> given a resource extraction rate.</w:t>
      </w:r>
    </w:p>
    <w:p w14:paraId="0F11CCD6" w14:textId="77777777" w:rsidR="00E76BD0" w:rsidRPr="003805EE" w:rsidRDefault="00E76BD0" w:rsidP="00E65B1B">
      <w:pPr>
        <w:spacing w:line="480" w:lineRule="auto"/>
        <w:rPr>
          <w:rFonts w:ascii="Helvetica" w:hAnsi="Helvetica"/>
          <w:i/>
          <w:sz w:val="22"/>
          <w:szCs w:val="22"/>
        </w:rPr>
      </w:pPr>
    </w:p>
    <w:p w14:paraId="38EBF274" w14:textId="3471680D" w:rsidR="00E76BD0" w:rsidRPr="003805EE" w:rsidRDefault="00E76BD0" w:rsidP="00E65B1B">
      <w:pPr>
        <w:spacing w:line="480" w:lineRule="auto"/>
        <w:rPr>
          <w:rFonts w:ascii="Helvetica" w:hAnsi="Helvetica"/>
          <w:i/>
          <w:sz w:val="22"/>
          <w:szCs w:val="22"/>
        </w:rPr>
      </w:pPr>
      <w:r w:rsidRPr="003805EE">
        <w:rPr>
          <w:rFonts w:ascii="Helvetica" w:hAnsi="Helvetica"/>
          <w:i/>
          <w:sz w:val="22"/>
          <w:szCs w:val="22"/>
        </w:rPr>
        <w:t xml:space="preserve">Can Precautionary Buffers </w:t>
      </w:r>
      <w:r w:rsidR="00A228F7" w:rsidRPr="003805EE">
        <w:rPr>
          <w:rFonts w:ascii="Helvetica" w:hAnsi="Helvetica"/>
          <w:i/>
          <w:sz w:val="22"/>
          <w:szCs w:val="22"/>
        </w:rPr>
        <w:t xml:space="preserve">reduce </w:t>
      </w:r>
      <w:r w:rsidRPr="003805EE">
        <w:rPr>
          <w:rFonts w:ascii="Helvetica" w:hAnsi="Helvetica"/>
          <w:i/>
          <w:sz w:val="22"/>
          <w:szCs w:val="22"/>
        </w:rPr>
        <w:t xml:space="preserve">Monitoring Costs and Risk? </w:t>
      </w:r>
    </w:p>
    <w:p w14:paraId="6059DCB2" w14:textId="479D2F03" w:rsidR="000879F4" w:rsidRDefault="00E76BD0" w:rsidP="004744AB">
      <w:pPr>
        <w:spacing w:line="480" w:lineRule="auto"/>
        <w:rPr>
          <w:ins w:id="111" w:author="Adrian Stier" w:date="2019-04-08T16:45:00Z"/>
          <w:rFonts w:ascii="Helvetica" w:hAnsi="Helvetica"/>
          <w:sz w:val="22"/>
          <w:szCs w:val="22"/>
        </w:rPr>
      </w:pPr>
      <w:r w:rsidRPr="003805EE">
        <w:rPr>
          <w:rFonts w:ascii="Helvetica" w:hAnsi="Helvetica"/>
          <w:sz w:val="22"/>
          <w:szCs w:val="22"/>
        </w:rPr>
        <w:lastRenderedPageBreak/>
        <w:t xml:space="preserve">A key determinate of the chosen combination of monitoring precision and extraction pressure will be the cost of monitoring relative to the </w:t>
      </w:r>
      <w:r w:rsidR="005C0883" w:rsidRPr="003805EE">
        <w:rPr>
          <w:rFonts w:ascii="Helvetica" w:hAnsi="Helvetica"/>
          <w:sz w:val="22"/>
          <w:szCs w:val="22"/>
        </w:rPr>
        <w:t xml:space="preserve">revenue from </w:t>
      </w:r>
      <w:r w:rsidRPr="003805EE">
        <w:rPr>
          <w:rFonts w:ascii="Helvetica" w:hAnsi="Helvetica"/>
          <w:sz w:val="22"/>
          <w:szCs w:val="22"/>
        </w:rPr>
        <w:t xml:space="preserve">the resource after it is collected (i.e., NPV). It is clear that high precision monitoring </w:t>
      </w:r>
      <w:r w:rsidR="00096460" w:rsidRPr="003805EE">
        <w:rPr>
          <w:rFonts w:ascii="Helvetica" w:hAnsi="Helvetica"/>
          <w:sz w:val="22"/>
          <w:szCs w:val="22"/>
        </w:rPr>
        <w:t xml:space="preserve">can </w:t>
      </w:r>
      <w:r w:rsidRPr="003805EE">
        <w:rPr>
          <w:rFonts w:ascii="Helvetica" w:hAnsi="Helvetica"/>
          <w:sz w:val="22"/>
          <w:szCs w:val="22"/>
        </w:rPr>
        <w:t>y</w:t>
      </w:r>
      <w:r w:rsidR="00096460" w:rsidRPr="003805EE">
        <w:rPr>
          <w:rFonts w:ascii="Helvetica" w:hAnsi="Helvetica"/>
          <w:sz w:val="22"/>
          <w:szCs w:val="22"/>
        </w:rPr>
        <w:t>ield</w:t>
      </w:r>
      <w:r w:rsidRPr="003805EE">
        <w:rPr>
          <w:rFonts w:ascii="Helvetica" w:hAnsi="Helvetica"/>
          <w:sz w:val="22"/>
          <w:szCs w:val="22"/>
        </w:rPr>
        <w:t xml:space="preserve"> </w:t>
      </w:r>
      <w:r w:rsidR="00580186" w:rsidRPr="003805EE">
        <w:rPr>
          <w:rFonts w:ascii="Helvetica" w:hAnsi="Helvetica"/>
          <w:sz w:val="22"/>
          <w:szCs w:val="22"/>
        </w:rPr>
        <w:t>high net p</w:t>
      </w:r>
      <w:r w:rsidR="00096460" w:rsidRPr="003805EE">
        <w:rPr>
          <w:rFonts w:ascii="Helvetica" w:hAnsi="Helvetica"/>
          <w:sz w:val="22"/>
          <w:szCs w:val="22"/>
        </w:rPr>
        <w:t xml:space="preserve">resent </w:t>
      </w:r>
      <w:r w:rsidR="00580186" w:rsidRPr="003805EE">
        <w:rPr>
          <w:rFonts w:ascii="Helvetica" w:hAnsi="Helvetica"/>
          <w:sz w:val="22"/>
          <w:szCs w:val="22"/>
        </w:rPr>
        <w:t>v</w:t>
      </w:r>
      <w:r w:rsidR="00096460" w:rsidRPr="003805EE">
        <w:rPr>
          <w:rFonts w:ascii="Helvetica" w:hAnsi="Helvetica"/>
          <w:sz w:val="22"/>
          <w:szCs w:val="22"/>
        </w:rPr>
        <w:t xml:space="preserve">alue </w:t>
      </w:r>
      <w:r w:rsidRPr="003805EE">
        <w:rPr>
          <w:rFonts w:ascii="Helvetica" w:hAnsi="Helvetica"/>
          <w:sz w:val="22"/>
          <w:szCs w:val="22"/>
        </w:rPr>
        <w:t xml:space="preserve">as well as the lowest risk of crossing </w:t>
      </w:r>
      <w:r w:rsidR="007B7A2A" w:rsidRPr="003805EE">
        <w:rPr>
          <w:rFonts w:ascii="Helvetica" w:hAnsi="Helvetica"/>
          <w:sz w:val="22"/>
          <w:szCs w:val="22"/>
        </w:rPr>
        <w:t xml:space="preserve">a </w:t>
      </w:r>
      <w:r w:rsidRPr="003805EE">
        <w:rPr>
          <w:rFonts w:ascii="Helvetica" w:hAnsi="Helvetica"/>
          <w:sz w:val="22"/>
          <w:szCs w:val="22"/>
        </w:rPr>
        <w:t xml:space="preserve">tipping point; however, high precision monitoring is expensive. One approach that might mitigate the cost of monitoring is a precautionary buffer above which monitoring is </w:t>
      </w:r>
      <w:r w:rsidR="007B7A2A" w:rsidRPr="003805EE">
        <w:rPr>
          <w:rFonts w:ascii="Helvetica" w:hAnsi="Helvetica"/>
          <w:sz w:val="22"/>
          <w:szCs w:val="22"/>
        </w:rPr>
        <w:t xml:space="preserve">conducted with </w:t>
      </w:r>
      <w:r w:rsidRPr="003805EE">
        <w:rPr>
          <w:rFonts w:ascii="Helvetica" w:hAnsi="Helvetica"/>
          <w:sz w:val="22"/>
          <w:szCs w:val="22"/>
        </w:rPr>
        <w:t xml:space="preserve">high precision and below which </w:t>
      </w:r>
      <w:r w:rsidR="007B7A2A" w:rsidRPr="003805EE">
        <w:rPr>
          <w:rFonts w:ascii="Helvetica" w:hAnsi="Helvetica"/>
          <w:sz w:val="22"/>
          <w:szCs w:val="22"/>
        </w:rPr>
        <w:t xml:space="preserve">low precision </w:t>
      </w:r>
      <w:r w:rsidRPr="003805EE">
        <w:rPr>
          <w:rFonts w:ascii="Helvetica" w:hAnsi="Helvetica"/>
          <w:sz w:val="22"/>
          <w:szCs w:val="22"/>
        </w:rPr>
        <w:t xml:space="preserve">monitoring is </w:t>
      </w:r>
      <w:r w:rsidR="007B7A2A" w:rsidRPr="003805EE">
        <w:rPr>
          <w:rFonts w:ascii="Helvetica" w:hAnsi="Helvetica"/>
          <w:sz w:val="22"/>
          <w:szCs w:val="22"/>
        </w:rPr>
        <w:t>implemented</w:t>
      </w:r>
      <w:r w:rsidRPr="003805EE">
        <w:rPr>
          <w:rFonts w:ascii="Helvetica" w:hAnsi="Helvetica"/>
          <w:sz w:val="22"/>
          <w:szCs w:val="22"/>
        </w:rPr>
        <w:t xml:space="preserve">. Precautionary buffers are an established principle in risk management of natural resources </w:t>
      </w:r>
      <w:r w:rsidR="006C170D"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&lt;EndNote&gt;&lt;Cite&gt;&lt;Author&gt;Hilborn&lt;/Author&gt;&lt;Year&gt;2001&lt;/Year&gt;&lt;RecNum&gt;8132&lt;/RecNum&gt;&lt;DisplayText&gt;[19]&lt;/DisplayText&gt;&lt;record&gt;&lt;rec-number&gt;8132&lt;/rec-number&gt;&lt;foreign-keys&gt;&lt;key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3805EE">
        <w:rPr>
          <w:rFonts w:ascii="Helvetica" w:hAnsi="Helvetica"/>
          <w:sz w:val="22"/>
          <w:szCs w:val="22"/>
        </w:rPr>
        <w:fldChar w:fldCharType="separate"/>
      </w:r>
      <w:r w:rsidR="004C725F" w:rsidRPr="003805EE">
        <w:rPr>
          <w:rFonts w:ascii="Helvetica" w:hAnsi="Helvetica"/>
          <w:noProof/>
          <w:sz w:val="22"/>
          <w:szCs w:val="22"/>
        </w:rPr>
        <w:t>[19]</w:t>
      </w:r>
      <w:r w:rsidR="006C170D" w:rsidRPr="003805EE">
        <w:rPr>
          <w:rFonts w:ascii="Helvetica" w:hAnsi="Helvetica"/>
          <w:sz w:val="22"/>
          <w:szCs w:val="22"/>
        </w:rPr>
        <w:fldChar w:fldCharType="end"/>
      </w:r>
      <w:r w:rsidRPr="003805EE">
        <w:rPr>
          <w:rFonts w:ascii="Helvetica" w:hAnsi="Helvetica"/>
          <w:sz w:val="22"/>
          <w:szCs w:val="22"/>
        </w:rPr>
        <w:t xml:space="preserve"> and in the presence of tipping points may be beneficial</w:t>
      </w:r>
      <w:r w:rsidR="00B25961" w:rsidRPr="003805EE">
        <w:rPr>
          <w:rFonts w:ascii="Helvetica" w:hAnsi="Helvetica"/>
          <w:sz w:val="22"/>
          <w:szCs w:val="22"/>
        </w:rPr>
        <w:t xml:space="preserve"> </w:t>
      </w:r>
      <w:r w:rsidR="00571557" w:rsidRPr="003805EE">
        <w:rPr>
          <w:rFonts w:ascii="Helvetica" w:hAnsi="Helvetica"/>
          <w:sz w:val="22"/>
          <w:szCs w:val="22"/>
        </w:rPr>
        <w:t xml:space="preserve">by </w:t>
      </w:r>
      <w:r w:rsidR="00B25961" w:rsidRPr="003805EE">
        <w:rPr>
          <w:rFonts w:ascii="Helvetica" w:hAnsi="Helvetica"/>
          <w:sz w:val="22"/>
          <w:szCs w:val="22"/>
        </w:rPr>
        <w:t>minimizing monitoring costs while remaining at a low probability of crossing into a less preferred state</w:t>
      </w:r>
      <w:r w:rsidRPr="003805EE">
        <w:rPr>
          <w:rFonts w:ascii="Helvetica" w:hAnsi="Helvetica"/>
          <w:sz w:val="22"/>
          <w:szCs w:val="22"/>
        </w:rPr>
        <w:t>. To demonstrate th</w:t>
      </w:r>
      <w:r w:rsidR="00571557" w:rsidRPr="003805EE">
        <w:rPr>
          <w:rFonts w:ascii="Helvetica" w:hAnsi="Helvetica"/>
          <w:sz w:val="22"/>
          <w:szCs w:val="22"/>
        </w:rPr>
        <w:t>is particular utility of precautionary buffers</w:t>
      </w:r>
      <w:r w:rsidRPr="003805EE">
        <w:rPr>
          <w:rFonts w:ascii="Helvetica" w:hAnsi="Helvetica"/>
          <w:sz w:val="22"/>
          <w:szCs w:val="22"/>
        </w:rPr>
        <w:t xml:space="preserve">, we quantified the </w:t>
      </w:r>
      <w:r w:rsidR="007E284B" w:rsidRPr="003805EE">
        <w:rPr>
          <w:rFonts w:ascii="Helvetica" w:hAnsi="Helvetica"/>
          <w:sz w:val="22"/>
          <w:szCs w:val="22"/>
        </w:rPr>
        <w:t>NPV</w:t>
      </w:r>
      <w:r w:rsidRPr="003805EE">
        <w:rPr>
          <w:rFonts w:ascii="Helvetica" w:hAnsi="Helvetica"/>
          <w:sz w:val="22"/>
          <w:szCs w:val="22"/>
        </w:rPr>
        <w:t xml:space="preserve">, the probability of tipping, and the cost of the resource given three monitoring approaches: 1) high precision (CV = 0.1), 2) low precision (CV = 0.5), and 3) 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3805EE">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3805EE">
        <w:rPr>
          <w:rFonts w:ascii="Helvetica" w:hAnsi="Helvetica"/>
          <w:sz w:val="22"/>
          <w:szCs w:val="22"/>
        </w:rPr>
        <w:t xml:space="preserve">. </w:t>
      </w:r>
      <w:r w:rsidR="000879F4" w:rsidRPr="003805EE">
        <w:rPr>
          <w:rFonts w:ascii="Helvetica" w:hAnsi="Helvetica"/>
          <w:sz w:val="22"/>
          <w:szCs w:val="22"/>
        </w:rPr>
        <w:t>Depending on the ecosystem type and management organization, the cost of monitoring may be born</w:t>
      </w:r>
      <w:r w:rsidR="000D2B66" w:rsidRPr="003805EE">
        <w:rPr>
          <w:rFonts w:ascii="Helvetica" w:hAnsi="Helvetica"/>
          <w:sz w:val="22"/>
          <w:szCs w:val="22"/>
        </w:rPr>
        <w:t>e</w:t>
      </w:r>
      <w:r w:rsidR="000879F4" w:rsidRPr="003805EE">
        <w:rPr>
          <w:rFonts w:ascii="Helvetica" w:hAnsi="Helvetica"/>
          <w:sz w:val="22"/>
          <w:szCs w:val="22"/>
        </w:rPr>
        <w:t xml:space="preserve"> by the industry or by the government. </w:t>
      </w:r>
      <w:r w:rsidR="007D4DF9" w:rsidRPr="003805EE">
        <w:rPr>
          <w:rFonts w:ascii="Helvetica" w:hAnsi="Helvetica"/>
          <w:sz w:val="22"/>
          <w:szCs w:val="22"/>
        </w:rPr>
        <w:t>Because we us</w:t>
      </w:r>
      <w:r w:rsidR="00FB2CC7" w:rsidRPr="003805EE">
        <w:rPr>
          <w:rFonts w:ascii="Helvetica" w:hAnsi="Helvetica"/>
          <w:sz w:val="22"/>
          <w:szCs w:val="22"/>
        </w:rPr>
        <w:t>e</w:t>
      </w:r>
      <w:r w:rsidR="007D4DF9" w:rsidRPr="003805EE">
        <w:rPr>
          <w:rFonts w:ascii="Helvetica" w:hAnsi="Helvetica"/>
          <w:sz w:val="22"/>
          <w:szCs w:val="22"/>
        </w:rPr>
        <w:t xml:space="preserve"> a </w:t>
      </w:r>
      <w:r w:rsidR="00FB50B2" w:rsidRPr="003805EE">
        <w:rPr>
          <w:rFonts w:ascii="Helvetica" w:hAnsi="Helvetica"/>
          <w:sz w:val="22"/>
          <w:szCs w:val="22"/>
        </w:rPr>
        <w:t xml:space="preserve">heuristic </w:t>
      </w:r>
      <w:r w:rsidR="007D4DF9" w:rsidRPr="003805EE">
        <w:rPr>
          <w:rFonts w:ascii="Helvetica" w:hAnsi="Helvetica"/>
          <w:sz w:val="22"/>
          <w:szCs w:val="22"/>
        </w:rPr>
        <w:t>model, the exact monetary cost from increased monitoring or profit from increased harvest effort is arbitrary. Therefore, we explore the</w:t>
      </w:r>
      <w:r w:rsidR="00171A5E" w:rsidRPr="003805EE">
        <w:rPr>
          <w:rFonts w:ascii="Helvetica" w:hAnsi="Helvetica"/>
          <w:sz w:val="22"/>
          <w:szCs w:val="22"/>
        </w:rPr>
        <w:t xml:space="preserve"> relative </w:t>
      </w:r>
      <w:r w:rsidR="000879F4" w:rsidRPr="003805EE">
        <w:rPr>
          <w:rFonts w:ascii="Helvetica" w:hAnsi="Helvetica"/>
          <w:sz w:val="22"/>
          <w:szCs w:val="22"/>
        </w:rPr>
        <w:t xml:space="preserve">cost of monitoring </w:t>
      </w:r>
      <w:r w:rsidR="00171A5E" w:rsidRPr="003805EE">
        <w:rPr>
          <w:rFonts w:ascii="Helvetica" w:hAnsi="Helvetica"/>
          <w:sz w:val="22"/>
          <w:szCs w:val="22"/>
        </w:rPr>
        <w:t xml:space="preserve">and profit from harvest by plotting the ratio of </w:t>
      </w:r>
      <w:r w:rsidR="00DF478A" w:rsidRPr="003805EE">
        <w:rPr>
          <w:rFonts w:ascii="Helvetica" w:hAnsi="Helvetica"/>
          <w:sz w:val="22"/>
          <w:szCs w:val="22"/>
        </w:rPr>
        <w:t>NPV</w:t>
      </w:r>
      <w:r w:rsidR="00171A5E" w:rsidRPr="003805EE">
        <w:rPr>
          <w:rFonts w:ascii="Helvetica" w:hAnsi="Helvetica"/>
          <w:sz w:val="22"/>
          <w:szCs w:val="22"/>
        </w:rPr>
        <w:t xml:space="preserve"> to monitoring costs for a range of maximum harvest efforts. </w:t>
      </w:r>
    </w:p>
    <w:p w14:paraId="4A4B47BC" w14:textId="77777777" w:rsidR="004744AB" w:rsidRPr="004744AB" w:rsidRDefault="004744AB" w:rsidP="004744AB">
      <w:pPr>
        <w:spacing w:line="480" w:lineRule="auto"/>
        <w:rPr>
          <w:ins w:id="112" w:author="Adrian Stier" w:date="2019-04-08T16:47:00Z"/>
          <w:rFonts w:ascii="Helvetica" w:hAnsi="Helvetica"/>
          <w:sz w:val="22"/>
          <w:szCs w:val="22"/>
        </w:rPr>
      </w:pPr>
    </w:p>
    <w:p w14:paraId="1EB618B1" w14:textId="31AD4704" w:rsidR="004744AB" w:rsidRPr="004744AB" w:rsidRDefault="004744AB">
      <w:pPr>
        <w:spacing w:line="480" w:lineRule="auto"/>
        <w:rPr>
          <w:ins w:id="113" w:author="Adrian Stier" w:date="2019-04-08T16:46:00Z"/>
          <w:rFonts w:ascii="Helvetica" w:hAnsi="Helvetica"/>
          <w:sz w:val="22"/>
          <w:szCs w:val="22"/>
          <w:rPrChange w:id="114" w:author="Adrian Stier" w:date="2019-04-08T16:47:00Z">
            <w:rPr>
              <w:ins w:id="115" w:author="Adrian Stier" w:date="2019-04-08T16:46:00Z"/>
            </w:rPr>
          </w:rPrChange>
        </w:rPr>
        <w:pPrChange w:id="116" w:author="Adrian Stier" w:date="2019-04-08T16:47:00Z">
          <w:pPr/>
        </w:pPrChange>
      </w:pPr>
      <w:ins w:id="117" w:author="Adrian Stier" w:date="2019-04-08T16:45:00Z">
        <w:r w:rsidRPr="004744AB">
          <w:rPr>
            <w:rFonts w:ascii="Helvetica" w:hAnsi="Helvetica"/>
            <w:sz w:val="22"/>
            <w:szCs w:val="22"/>
          </w:rPr>
          <w:t>A</w:t>
        </w:r>
        <w:r w:rsidRPr="00F533ED">
          <w:rPr>
            <w:rFonts w:ascii="Helvetica" w:hAnsi="Helvetica"/>
            <w:sz w:val="22"/>
            <w:szCs w:val="22"/>
          </w:rPr>
          <w:t>ll mod</w:t>
        </w:r>
        <w:r w:rsidRPr="004744AB">
          <w:rPr>
            <w:rFonts w:ascii="Helvetica" w:hAnsi="Helvetica"/>
            <w:sz w:val="22"/>
            <w:szCs w:val="22"/>
          </w:rPr>
          <w:t>eling was conducted in R 3.5.1 {R Development Core Team, 2018 #6652}</w:t>
        </w:r>
      </w:ins>
      <w:ins w:id="118" w:author="Adrian Stier" w:date="2019-04-08T16:46:00Z">
        <w:r w:rsidRPr="004744AB">
          <w:rPr>
            <w:rFonts w:ascii="Helvetica" w:hAnsi="Helvetica"/>
            <w:sz w:val="22"/>
            <w:szCs w:val="22"/>
          </w:rPr>
          <w:t xml:space="preserve">, and all code is available through a public </w:t>
        </w:r>
      </w:ins>
      <w:ins w:id="119" w:author="Adrian Stier" w:date="2019-04-08T16:48:00Z">
        <w:r w:rsidR="00F533ED" w:rsidRPr="004744AB">
          <w:rPr>
            <w:rFonts w:ascii="Helvetica" w:hAnsi="Helvetica"/>
            <w:sz w:val="22"/>
            <w:szCs w:val="22"/>
          </w:rPr>
          <w:t>GitHub</w:t>
        </w:r>
      </w:ins>
      <w:ins w:id="120" w:author="Adrian Stier" w:date="2019-04-08T16:46:00Z">
        <w:r w:rsidRPr="004744AB">
          <w:rPr>
            <w:rFonts w:ascii="Helvetica" w:hAnsi="Helvetica"/>
            <w:sz w:val="22"/>
            <w:szCs w:val="22"/>
          </w:rPr>
          <w:t xml:space="preserve"> repository here: </w:t>
        </w:r>
        <w:r w:rsidRPr="004744AB">
          <w:rPr>
            <w:rFonts w:ascii="Helvetica" w:hAnsi="Helvetica"/>
            <w:sz w:val="22"/>
            <w:szCs w:val="22"/>
            <w:rPrChange w:id="121" w:author="Adrian Stier" w:date="2019-04-08T16:47:00Z">
              <w:rPr/>
            </w:rPrChange>
          </w:rPr>
          <w:fldChar w:fldCharType="begin"/>
        </w:r>
        <w:r w:rsidRPr="004744AB">
          <w:rPr>
            <w:rFonts w:ascii="Helvetica" w:hAnsi="Helvetica"/>
            <w:sz w:val="22"/>
            <w:szCs w:val="22"/>
            <w:rPrChange w:id="122" w:author="Adrian Stier" w:date="2019-04-08T16:47:00Z">
              <w:rPr/>
            </w:rPrChange>
          </w:rPr>
          <w:instrText xml:space="preserve"> HYPERLINK "https://github.com/stier-lab/stier-2019-value-of-information" </w:instrText>
        </w:r>
        <w:r w:rsidRPr="004744AB">
          <w:rPr>
            <w:rFonts w:ascii="Helvetica" w:hAnsi="Helvetica"/>
            <w:sz w:val="22"/>
            <w:szCs w:val="22"/>
            <w:rPrChange w:id="123" w:author="Adrian Stier" w:date="2019-04-08T16:47:00Z">
              <w:rPr/>
            </w:rPrChange>
          </w:rPr>
          <w:fldChar w:fldCharType="separate"/>
        </w:r>
        <w:r w:rsidRPr="004744AB">
          <w:rPr>
            <w:rStyle w:val="Hyperlink"/>
            <w:rFonts w:ascii="Helvetica" w:hAnsi="Helvetica"/>
            <w:sz w:val="22"/>
            <w:szCs w:val="22"/>
            <w:rPrChange w:id="124" w:author="Adrian Stier" w:date="2019-04-08T16:47:00Z">
              <w:rPr>
                <w:rStyle w:val="Hyperlink"/>
              </w:rPr>
            </w:rPrChange>
          </w:rPr>
          <w:t>https://github.com/stier-lab/stier-2019-value-of-information</w:t>
        </w:r>
        <w:r w:rsidRPr="004744AB">
          <w:rPr>
            <w:rFonts w:ascii="Helvetica" w:hAnsi="Helvetica"/>
            <w:sz w:val="22"/>
            <w:szCs w:val="22"/>
            <w:rPrChange w:id="125" w:author="Adrian Stier" w:date="2019-04-08T16:47:00Z">
              <w:rPr/>
            </w:rPrChange>
          </w:rPr>
          <w:fldChar w:fldCharType="end"/>
        </w:r>
      </w:ins>
      <w:ins w:id="126" w:author="Adrian Stier" w:date="2019-04-08T16:48:00Z">
        <w:r w:rsidR="00F533ED">
          <w:rPr>
            <w:rFonts w:ascii="Helvetica" w:hAnsi="Helvetica"/>
            <w:sz w:val="22"/>
            <w:szCs w:val="22"/>
          </w:rPr>
          <w:t xml:space="preserve"> .</w:t>
        </w:r>
      </w:ins>
    </w:p>
    <w:p w14:paraId="2A03F4FC" w14:textId="39E611EF" w:rsidR="004744AB" w:rsidRPr="003805EE" w:rsidDel="004744AB" w:rsidRDefault="004744AB" w:rsidP="00E65B1B">
      <w:pPr>
        <w:spacing w:line="480" w:lineRule="auto"/>
        <w:rPr>
          <w:del w:id="127" w:author="Adrian Stier" w:date="2019-04-08T16:46:00Z"/>
          <w:rFonts w:ascii="Helvetica" w:hAnsi="Helvetica"/>
          <w:sz w:val="22"/>
          <w:szCs w:val="22"/>
        </w:rPr>
      </w:pPr>
    </w:p>
    <w:p w14:paraId="78063448" w14:textId="77777777" w:rsidR="00BA3468" w:rsidRPr="003805EE" w:rsidRDefault="00BA3468" w:rsidP="00E65B1B">
      <w:pPr>
        <w:spacing w:line="480" w:lineRule="auto"/>
        <w:rPr>
          <w:rFonts w:ascii="Helvetica" w:hAnsi="Helvetica"/>
          <w:b/>
          <w:sz w:val="22"/>
          <w:szCs w:val="22"/>
        </w:rPr>
      </w:pPr>
    </w:p>
    <w:p w14:paraId="2110B268" w14:textId="77777777" w:rsidR="00767630" w:rsidRPr="003805EE" w:rsidRDefault="001477DE" w:rsidP="00E65B1B">
      <w:pPr>
        <w:spacing w:line="480" w:lineRule="auto"/>
        <w:rPr>
          <w:rFonts w:ascii="Helvetica" w:hAnsi="Helvetica"/>
          <w:b/>
          <w:sz w:val="22"/>
          <w:szCs w:val="22"/>
        </w:rPr>
      </w:pPr>
      <w:r w:rsidRPr="003805EE">
        <w:rPr>
          <w:rFonts w:ascii="Helvetica" w:hAnsi="Helvetica"/>
          <w:b/>
          <w:sz w:val="22"/>
          <w:szCs w:val="22"/>
        </w:rPr>
        <w:t>SCENARIO</w:t>
      </w:r>
      <w:r w:rsidR="00173FA2" w:rsidRPr="003805EE">
        <w:rPr>
          <w:rFonts w:ascii="Helvetica" w:hAnsi="Helvetica"/>
          <w:b/>
          <w:sz w:val="22"/>
          <w:szCs w:val="22"/>
        </w:rPr>
        <w:t xml:space="preserve"> RESULT</w:t>
      </w:r>
      <w:r w:rsidRPr="003805EE">
        <w:rPr>
          <w:rFonts w:ascii="Helvetica" w:hAnsi="Helvetica"/>
          <w:b/>
          <w:sz w:val="22"/>
          <w:szCs w:val="22"/>
        </w:rPr>
        <w:t>S</w:t>
      </w:r>
      <w:r w:rsidR="006F314B" w:rsidRPr="003805EE">
        <w:rPr>
          <w:rFonts w:ascii="Helvetica" w:hAnsi="Helvetica"/>
          <w:b/>
          <w:sz w:val="22"/>
          <w:szCs w:val="22"/>
        </w:rPr>
        <w:t xml:space="preserve"> </w:t>
      </w:r>
      <w:r w:rsidR="00995761" w:rsidRPr="003805EE">
        <w:rPr>
          <w:rFonts w:ascii="Helvetica" w:hAnsi="Helvetica"/>
          <w:b/>
          <w:sz w:val="22"/>
          <w:szCs w:val="22"/>
        </w:rPr>
        <w:t xml:space="preserve"> </w:t>
      </w:r>
    </w:p>
    <w:p w14:paraId="42289513" w14:textId="578E04F8" w:rsidR="00726D79" w:rsidRPr="003805EE" w:rsidRDefault="00D40542" w:rsidP="00E65B1B">
      <w:pPr>
        <w:spacing w:line="480" w:lineRule="auto"/>
        <w:rPr>
          <w:rFonts w:ascii="Helvetica" w:hAnsi="Helvetica"/>
          <w:i/>
          <w:sz w:val="22"/>
          <w:szCs w:val="22"/>
        </w:rPr>
      </w:pPr>
      <w:r w:rsidRPr="003805EE">
        <w:rPr>
          <w:rFonts w:ascii="Helvetica" w:hAnsi="Helvetica"/>
          <w:i/>
          <w:sz w:val="22"/>
          <w:szCs w:val="22"/>
        </w:rPr>
        <w:t>Does the value of monitoring increase with proximity to</w:t>
      </w:r>
      <w:r w:rsidR="00963D6B" w:rsidRPr="003805EE">
        <w:rPr>
          <w:rFonts w:ascii="Helvetica" w:hAnsi="Helvetica"/>
          <w:i/>
          <w:sz w:val="22"/>
          <w:szCs w:val="22"/>
        </w:rPr>
        <w:t xml:space="preserve"> a</w:t>
      </w:r>
      <w:r w:rsidRPr="003805EE">
        <w:rPr>
          <w:rFonts w:ascii="Helvetica" w:hAnsi="Helvetica"/>
          <w:i/>
          <w:sz w:val="22"/>
          <w:szCs w:val="22"/>
        </w:rPr>
        <w:t xml:space="preserve"> tipping point</w:t>
      </w:r>
      <w:r w:rsidR="00726D79" w:rsidRPr="003805EE">
        <w:rPr>
          <w:rFonts w:ascii="Helvetica" w:hAnsi="Helvetica"/>
          <w:i/>
          <w:sz w:val="22"/>
          <w:szCs w:val="22"/>
        </w:rPr>
        <w:t>?</w:t>
      </w:r>
      <w:ins w:id="128" w:author="Tim Essington" w:date="2019-04-22T17:34:00Z">
        <w:r w:rsidR="00D67085">
          <w:rPr>
            <w:rFonts w:ascii="Helvetica" w:hAnsi="Helvetica"/>
            <w:i/>
            <w:sz w:val="22"/>
            <w:szCs w:val="22"/>
          </w:rPr>
          <w:t xml:space="preserve"> If not, why?</w:t>
        </w:r>
      </w:ins>
    </w:p>
    <w:p w14:paraId="57D369EF" w14:textId="73825185" w:rsidR="00BF53CA" w:rsidRPr="003805EE" w:rsidRDefault="006B7FDF" w:rsidP="00E65B1B">
      <w:pPr>
        <w:spacing w:line="480" w:lineRule="auto"/>
        <w:rPr>
          <w:rFonts w:ascii="Helvetica" w:hAnsi="Helvetica"/>
          <w:sz w:val="22"/>
          <w:szCs w:val="22"/>
        </w:rPr>
      </w:pPr>
      <w:r w:rsidRPr="003805EE">
        <w:rPr>
          <w:rFonts w:ascii="Helvetica" w:hAnsi="Helvetica"/>
          <w:sz w:val="22"/>
          <w:szCs w:val="22"/>
        </w:rPr>
        <w:lastRenderedPageBreak/>
        <w:t>Our results suggest information increases in value as the</w:t>
      </w:r>
      <w:r w:rsidR="00A053EC" w:rsidRPr="003805EE">
        <w:rPr>
          <w:rFonts w:ascii="Helvetica" w:hAnsi="Helvetica"/>
          <w:sz w:val="22"/>
          <w:szCs w:val="22"/>
        </w:rPr>
        <w:t xml:space="preserve"> system state </w:t>
      </w:r>
      <w:r w:rsidRPr="003805EE">
        <w:rPr>
          <w:rFonts w:ascii="Helvetica" w:hAnsi="Helvetica"/>
          <w:sz w:val="22"/>
          <w:szCs w:val="22"/>
        </w:rPr>
        <w:t xml:space="preserve">approaches a </w:t>
      </w:r>
      <w:r w:rsidR="0051088D" w:rsidRPr="003805EE">
        <w:rPr>
          <w:rFonts w:ascii="Helvetica" w:hAnsi="Helvetica"/>
          <w:sz w:val="22"/>
          <w:szCs w:val="22"/>
        </w:rPr>
        <w:t xml:space="preserve">limit reference point </w:t>
      </w:r>
      <w:r w:rsidRPr="003805EE">
        <w:rPr>
          <w:rFonts w:ascii="Helvetica" w:hAnsi="Helvetica"/>
          <w:sz w:val="22"/>
          <w:szCs w:val="22"/>
        </w:rPr>
        <w:t>and peaks at the</w:t>
      </w:r>
      <w:r w:rsidR="00A053EC" w:rsidRPr="003805EE">
        <w:rPr>
          <w:rFonts w:ascii="Helvetica" w:hAnsi="Helvetica"/>
          <w:sz w:val="22"/>
          <w:szCs w:val="22"/>
        </w:rPr>
        <w:t xml:space="preserve"> tipping point </w:t>
      </w:r>
      <w:r w:rsidR="00055424" w:rsidRPr="003805EE">
        <w:rPr>
          <w:rFonts w:ascii="Helvetica" w:hAnsi="Helvetica"/>
          <w:sz w:val="22"/>
          <w:szCs w:val="22"/>
        </w:rPr>
        <w:t xml:space="preserve">(Fig. </w:t>
      </w:r>
      <w:r w:rsidR="002F1AC5" w:rsidRPr="003805EE">
        <w:rPr>
          <w:rFonts w:ascii="Helvetica" w:hAnsi="Helvetica"/>
          <w:sz w:val="22"/>
          <w:szCs w:val="22"/>
        </w:rPr>
        <w:t>2</w:t>
      </w:r>
      <w:r w:rsidR="00055424" w:rsidRPr="003805EE">
        <w:rPr>
          <w:rFonts w:ascii="Helvetica" w:hAnsi="Helvetica"/>
          <w:sz w:val="22"/>
          <w:szCs w:val="22"/>
        </w:rPr>
        <w:t xml:space="preserve">). </w:t>
      </w:r>
      <w:r w:rsidR="00A15F36" w:rsidRPr="003805EE">
        <w:rPr>
          <w:rFonts w:ascii="Helvetica" w:hAnsi="Helvetica"/>
          <w:sz w:val="22"/>
          <w:szCs w:val="22"/>
        </w:rPr>
        <w:t xml:space="preserve">Although heavy harvest rates increase the probability of the system tipping </w:t>
      </w:r>
      <w:r w:rsidR="00137A9E" w:rsidRPr="003805EE">
        <w:rPr>
          <w:rFonts w:ascii="Helvetica" w:hAnsi="Helvetica"/>
          <w:sz w:val="22"/>
          <w:szCs w:val="22"/>
        </w:rPr>
        <w:t>(</w:t>
      </w:r>
      <w:r w:rsidR="00CD0F89">
        <w:rPr>
          <w:rFonts w:ascii="Helvetica" w:hAnsi="Helvetica"/>
          <w:sz w:val="22"/>
          <w:szCs w:val="22"/>
        </w:rPr>
        <w:t>see el</w:t>
      </w:r>
      <w:r w:rsidR="00E50F84">
        <w:rPr>
          <w:rFonts w:ascii="Helvetica" w:hAnsi="Helvetica"/>
          <w:sz w:val="22"/>
          <w:szCs w:val="22"/>
        </w:rPr>
        <w:t xml:space="preserve">ectronic supplementary material, </w:t>
      </w:r>
      <w:r w:rsidR="00137A9E" w:rsidRPr="003805EE">
        <w:rPr>
          <w:rFonts w:ascii="Helvetica" w:hAnsi="Helvetica"/>
          <w:sz w:val="22"/>
          <w:szCs w:val="22"/>
        </w:rPr>
        <w:t>Fig.</w:t>
      </w:r>
      <w:r w:rsidR="00A15F36" w:rsidRPr="003805EE">
        <w:rPr>
          <w:rFonts w:ascii="Helvetica" w:hAnsi="Helvetica"/>
          <w:sz w:val="22"/>
          <w:szCs w:val="22"/>
        </w:rPr>
        <w:t xml:space="preserve"> </w:t>
      </w:r>
      <w:r w:rsidR="002F1AC5" w:rsidRPr="003805EE">
        <w:rPr>
          <w:rFonts w:ascii="Helvetica" w:hAnsi="Helvetica"/>
          <w:sz w:val="22"/>
          <w:szCs w:val="22"/>
        </w:rPr>
        <w:t>S1</w:t>
      </w:r>
      <w:r w:rsidR="00137A9E" w:rsidRPr="003805EE">
        <w:rPr>
          <w:rFonts w:ascii="Helvetica" w:hAnsi="Helvetica"/>
          <w:sz w:val="22"/>
          <w:szCs w:val="22"/>
        </w:rPr>
        <w:t>)</w:t>
      </w:r>
      <w:r w:rsidR="00A15F36" w:rsidRPr="003805EE">
        <w:rPr>
          <w:rFonts w:ascii="Helvetica" w:hAnsi="Helvetica"/>
          <w:sz w:val="22"/>
          <w:szCs w:val="22"/>
        </w:rPr>
        <w:t>,</w:t>
      </w:r>
      <w:r w:rsidR="00137A9E" w:rsidRPr="003805EE">
        <w:rPr>
          <w:rFonts w:ascii="Helvetica" w:hAnsi="Helvetica"/>
          <w:sz w:val="22"/>
          <w:szCs w:val="22"/>
        </w:rPr>
        <w:t xml:space="preserve"> </w:t>
      </w:r>
      <w:r w:rsidR="00A15F36" w:rsidRPr="003805EE">
        <w:rPr>
          <w:rFonts w:ascii="Helvetica" w:hAnsi="Helvetica"/>
          <w:sz w:val="22"/>
          <w:szCs w:val="22"/>
        </w:rPr>
        <w:t>they also can be profitable if the ecosystem is monitored carefully. Therefore</w:t>
      </w:r>
      <w:r w:rsidR="00CA4F64" w:rsidRPr="003805EE">
        <w:rPr>
          <w:rFonts w:ascii="Helvetica" w:hAnsi="Helvetica"/>
          <w:sz w:val="22"/>
          <w:szCs w:val="22"/>
        </w:rPr>
        <w:t>,</w:t>
      </w:r>
      <w:r w:rsidR="00137A9E" w:rsidRPr="003805EE">
        <w:rPr>
          <w:rFonts w:ascii="Helvetica" w:hAnsi="Helvetica"/>
          <w:sz w:val="22"/>
          <w:szCs w:val="22"/>
        </w:rPr>
        <w:t xml:space="preserve"> the value of information covaries </w:t>
      </w:r>
      <w:r w:rsidR="00A20189" w:rsidRPr="003805EE">
        <w:rPr>
          <w:rFonts w:ascii="Helvetica" w:hAnsi="Helvetica"/>
          <w:sz w:val="22"/>
          <w:szCs w:val="22"/>
        </w:rPr>
        <w:t xml:space="preserve">with the maximum </w:t>
      </w:r>
      <w:r w:rsidR="00A15F36" w:rsidRPr="003805EE">
        <w:rPr>
          <w:rFonts w:ascii="Helvetica" w:hAnsi="Helvetica"/>
          <w:sz w:val="22"/>
          <w:szCs w:val="22"/>
        </w:rPr>
        <w:t>harvest</w:t>
      </w:r>
      <w:r w:rsidR="00A20189" w:rsidRPr="003805EE">
        <w:rPr>
          <w:rFonts w:ascii="Helvetica" w:hAnsi="Helvetica"/>
          <w:sz w:val="22"/>
          <w:szCs w:val="22"/>
        </w:rPr>
        <w:t xml:space="preserve"> rate, with the highest information value at the </w:t>
      </w:r>
      <w:r w:rsidR="00160AB3" w:rsidRPr="003805EE">
        <w:rPr>
          <w:rFonts w:ascii="Helvetica" w:hAnsi="Helvetica"/>
          <w:sz w:val="22"/>
          <w:szCs w:val="22"/>
        </w:rPr>
        <w:t>highest</w:t>
      </w:r>
      <w:r w:rsidR="00A20189" w:rsidRPr="003805EE">
        <w:rPr>
          <w:rFonts w:ascii="Helvetica" w:hAnsi="Helvetica"/>
          <w:sz w:val="22"/>
          <w:szCs w:val="22"/>
        </w:rPr>
        <w:t xml:space="preserve"> maximum extraction </w:t>
      </w:r>
      <w:commentRangeStart w:id="129"/>
      <w:r w:rsidR="00A20189" w:rsidRPr="003805EE">
        <w:rPr>
          <w:rFonts w:ascii="Helvetica" w:hAnsi="Helvetica"/>
          <w:sz w:val="22"/>
          <w:szCs w:val="22"/>
        </w:rPr>
        <w:t>rate</w:t>
      </w:r>
      <w:commentRangeEnd w:id="129"/>
      <w:r w:rsidR="00D67085">
        <w:rPr>
          <w:rStyle w:val="CommentReference"/>
        </w:rPr>
        <w:commentReference w:id="129"/>
      </w:r>
      <w:r w:rsidR="00A20189" w:rsidRPr="003805EE">
        <w:rPr>
          <w:rFonts w:ascii="Helvetica" w:hAnsi="Helvetica"/>
          <w:sz w:val="22"/>
          <w:szCs w:val="22"/>
        </w:rPr>
        <w:t xml:space="preserve">. </w:t>
      </w:r>
    </w:p>
    <w:p w14:paraId="6493E47E" w14:textId="77777777" w:rsidR="00A20189" w:rsidRPr="003805EE" w:rsidRDefault="00A20189" w:rsidP="00E65B1B">
      <w:pPr>
        <w:spacing w:line="480" w:lineRule="auto"/>
        <w:rPr>
          <w:rFonts w:ascii="Helvetica" w:hAnsi="Helvetica"/>
          <w:i/>
          <w:sz w:val="22"/>
          <w:szCs w:val="22"/>
        </w:rPr>
      </w:pPr>
    </w:p>
    <w:p w14:paraId="53218C39" w14:textId="5622A5F5" w:rsidR="00DC33F5" w:rsidRPr="003805EE" w:rsidRDefault="007E284B" w:rsidP="00E65B1B">
      <w:pPr>
        <w:spacing w:line="480" w:lineRule="auto"/>
        <w:rPr>
          <w:rFonts w:ascii="Helvetica" w:hAnsi="Helvetica"/>
          <w:i/>
          <w:sz w:val="22"/>
          <w:szCs w:val="22"/>
        </w:rPr>
      </w:pPr>
      <w:r w:rsidRPr="003805EE">
        <w:rPr>
          <w:rFonts w:ascii="Helvetica" w:hAnsi="Helvetica"/>
          <w:i/>
          <w:sz w:val="22"/>
          <w:szCs w:val="22"/>
        </w:rPr>
        <w:t>W</w:t>
      </w:r>
      <w:r w:rsidR="00DC33F5" w:rsidRPr="003805EE">
        <w:rPr>
          <w:rFonts w:ascii="Helvetica" w:hAnsi="Helvetica"/>
          <w:i/>
          <w:sz w:val="22"/>
          <w:szCs w:val="22"/>
        </w:rPr>
        <w:t xml:space="preserve">hat is the safe operating space? </w:t>
      </w:r>
    </w:p>
    <w:p w14:paraId="7D4A3249" w14:textId="2DF12054" w:rsidR="001C5532" w:rsidRPr="003805EE" w:rsidRDefault="00A0799D" w:rsidP="00E65B1B">
      <w:pPr>
        <w:spacing w:line="480" w:lineRule="auto"/>
        <w:rPr>
          <w:rFonts w:ascii="Helvetica" w:hAnsi="Helvetica"/>
          <w:sz w:val="22"/>
          <w:szCs w:val="22"/>
        </w:rPr>
      </w:pPr>
      <w:r w:rsidRPr="003805EE">
        <w:rPr>
          <w:rFonts w:ascii="Helvetica" w:hAnsi="Helvetica"/>
          <w:sz w:val="22"/>
          <w:szCs w:val="22"/>
        </w:rPr>
        <w:t>Higher exploitation rates and lower monitoring investment act in concert to increase risk, defined as the probability of avoiding a tipping point or limit reference point. Increasing risk aversion narrows the feasible range of harvest rates and levels of monitoring investment</w:t>
      </w:r>
      <w:r w:rsidR="00A86ABB" w:rsidRPr="003805EE">
        <w:rPr>
          <w:rFonts w:ascii="Helvetica" w:hAnsi="Helvetica"/>
          <w:sz w:val="22"/>
          <w:szCs w:val="22"/>
        </w:rPr>
        <w:t xml:space="preserve">. </w:t>
      </w:r>
      <w:r w:rsidR="00CA4F64" w:rsidRPr="003805EE">
        <w:rPr>
          <w:rFonts w:ascii="Helvetica" w:hAnsi="Helvetica"/>
          <w:sz w:val="22"/>
          <w:szCs w:val="22"/>
        </w:rPr>
        <w:t xml:space="preserve">We defined a </w:t>
      </w:r>
      <w:r w:rsidR="00933791" w:rsidRPr="003805EE">
        <w:rPr>
          <w:rFonts w:ascii="Helvetica" w:hAnsi="Helvetica"/>
          <w:sz w:val="22"/>
          <w:szCs w:val="22"/>
        </w:rPr>
        <w:t xml:space="preserve">safe operating space </w:t>
      </w:r>
      <w:r w:rsidR="00CA4F64" w:rsidRPr="003805EE">
        <w:rPr>
          <w:rFonts w:ascii="Helvetica" w:hAnsi="Helvetica"/>
          <w:sz w:val="22"/>
          <w:szCs w:val="22"/>
        </w:rPr>
        <w:t>as</w:t>
      </w:r>
      <w:r w:rsidR="00933791" w:rsidRPr="003805EE">
        <w:rPr>
          <w:rFonts w:ascii="Helvetica" w:hAnsi="Helvetica"/>
          <w:sz w:val="22"/>
          <w:szCs w:val="22"/>
        </w:rPr>
        <w:t xml:space="preserve"> </w:t>
      </w:r>
      <w:r w:rsidR="00D707B4" w:rsidRPr="003805EE">
        <w:rPr>
          <w:rFonts w:ascii="Helvetica" w:hAnsi="Helvetica"/>
          <w:sz w:val="22"/>
          <w:szCs w:val="22"/>
        </w:rPr>
        <w:t xml:space="preserve">a </w:t>
      </w:r>
      <w:r w:rsidR="00933791" w:rsidRPr="003805EE">
        <w:rPr>
          <w:rFonts w:ascii="Helvetica" w:hAnsi="Helvetica"/>
          <w:sz w:val="22"/>
          <w:szCs w:val="22"/>
        </w:rPr>
        <w:t>combination of exploitation effort and the minimum precision required to avoid crossing a tipping point</w:t>
      </w:r>
      <w:r w:rsidR="003E5486" w:rsidRPr="003805EE">
        <w:rPr>
          <w:rFonts w:ascii="Helvetica" w:hAnsi="Helvetica"/>
          <w:sz w:val="22"/>
          <w:szCs w:val="22"/>
        </w:rPr>
        <w:t xml:space="preserve"> or </w:t>
      </w:r>
      <w:r w:rsidR="008F3894" w:rsidRPr="003805EE">
        <w:rPr>
          <w:rFonts w:ascii="Helvetica" w:hAnsi="Helvetica"/>
          <w:sz w:val="22"/>
          <w:szCs w:val="22"/>
        </w:rPr>
        <w:t>limit reference point</w:t>
      </w:r>
      <w:r w:rsidR="00CA4F64" w:rsidRPr="003805EE">
        <w:rPr>
          <w:rFonts w:ascii="Helvetica" w:hAnsi="Helvetica"/>
          <w:sz w:val="22"/>
          <w:szCs w:val="22"/>
        </w:rPr>
        <w:t xml:space="preserve">. The </w:t>
      </w:r>
      <w:r w:rsidR="00211620" w:rsidRPr="003805EE">
        <w:rPr>
          <w:rFonts w:ascii="Helvetica" w:hAnsi="Helvetica"/>
          <w:sz w:val="22"/>
          <w:szCs w:val="22"/>
        </w:rPr>
        <w:t xml:space="preserve">operating space </w:t>
      </w:r>
      <w:r w:rsidR="00CA4F64" w:rsidRPr="003805EE">
        <w:rPr>
          <w:rFonts w:ascii="Helvetica" w:hAnsi="Helvetica"/>
          <w:sz w:val="22"/>
          <w:szCs w:val="22"/>
        </w:rPr>
        <w:t xml:space="preserve">defined as “safe” </w:t>
      </w:r>
      <w:r w:rsidR="00B16D69" w:rsidRPr="003805EE">
        <w:rPr>
          <w:rFonts w:ascii="Helvetica" w:hAnsi="Helvetica"/>
          <w:sz w:val="22"/>
          <w:szCs w:val="22"/>
        </w:rPr>
        <w:t xml:space="preserve">becomes </w:t>
      </w:r>
      <w:r w:rsidR="00B3069E" w:rsidRPr="003805EE">
        <w:rPr>
          <w:rFonts w:ascii="Helvetica" w:hAnsi="Helvetica"/>
          <w:sz w:val="22"/>
          <w:szCs w:val="22"/>
        </w:rPr>
        <w:t xml:space="preserve">narrower </w:t>
      </w:r>
      <w:r w:rsidR="00B16D69" w:rsidRPr="003805EE">
        <w:rPr>
          <w:rFonts w:ascii="Helvetica" w:hAnsi="Helvetica"/>
          <w:sz w:val="22"/>
          <w:szCs w:val="22"/>
        </w:rPr>
        <w:t xml:space="preserve">as the manager or stakeholder’s aversion to risk increases </w:t>
      </w:r>
      <w:r w:rsidR="00CD6FF0" w:rsidRPr="003805EE">
        <w:rPr>
          <w:rFonts w:ascii="Helvetica" w:hAnsi="Helvetica"/>
          <w:sz w:val="22"/>
          <w:szCs w:val="22"/>
        </w:rPr>
        <w:t xml:space="preserve">(Fig. </w:t>
      </w:r>
      <w:r w:rsidR="002F1AC5" w:rsidRPr="003805EE">
        <w:rPr>
          <w:rFonts w:ascii="Helvetica" w:hAnsi="Helvetica"/>
          <w:sz w:val="22"/>
          <w:szCs w:val="22"/>
        </w:rPr>
        <w:t>3</w:t>
      </w:r>
      <w:r w:rsidR="00CD6FF0" w:rsidRPr="003805EE">
        <w:rPr>
          <w:rFonts w:ascii="Helvetica" w:hAnsi="Helvetica"/>
          <w:sz w:val="22"/>
          <w:szCs w:val="22"/>
        </w:rPr>
        <w:t>)</w:t>
      </w:r>
      <w:r w:rsidR="00CA4F64" w:rsidRPr="003805EE">
        <w:rPr>
          <w:rFonts w:ascii="Helvetica" w:hAnsi="Helvetica"/>
          <w:sz w:val="22"/>
          <w:szCs w:val="22"/>
        </w:rPr>
        <w:t>. In other words,</w:t>
      </w:r>
      <w:r w:rsidR="00D7486C" w:rsidRPr="003805EE">
        <w:rPr>
          <w:rFonts w:ascii="Helvetica" w:hAnsi="Helvetica"/>
          <w:sz w:val="22"/>
          <w:szCs w:val="22"/>
        </w:rPr>
        <w:t xml:space="preserve"> risk</w:t>
      </w:r>
      <w:r w:rsidR="00211620" w:rsidRPr="003805EE">
        <w:rPr>
          <w:rFonts w:ascii="Helvetica" w:hAnsi="Helvetica"/>
          <w:sz w:val="22"/>
          <w:szCs w:val="22"/>
        </w:rPr>
        <w:t>-</w:t>
      </w:r>
      <w:r w:rsidR="00D7486C" w:rsidRPr="003805EE">
        <w:rPr>
          <w:rFonts w:ascii="Helvetica" w:hAnsi="Helvetica"/>
          <w:sz w:val="22"/>
          <w:szCs w:val="22"/>
        </w:rPr>
        <w:t xml:space="preserve">averse </w:t>
      </w:r>
      <w:r w:rsidR="00351415" w:rsidRPr="003805EE">
        <w:rPr>
          <w:rFonts w:ascii="Helvetica" w:hAnsi="Helvetica"/>
          <w:sz w:val="22"/>
          <w:szCs w:val="22"/>
        </w:rPr>
        <w:t xml:space="preserve">managers or stakeholders </w:t>
      </w:r>
      <w:r w:rsidR="00D7486C" w:rsidRPr="003805EE">
        <w:rPr>
          <w:rFonts w:ascii="Helvetica" w:hAnsi="Helvetica"/>
          <w:sz w:val="22"/>
          <w:szCs w:val="22"/>
        </w:rPr>
        <w:t xml:space="preserve">will benefit from a </w:t>
      </w:r>
      <w:r w:rsidR="00CA4F64" w:rsidRPr="003805EE">
        <w:rPr>
          <w:rFonts w:ascii="Helvetica" w:hAnsi="Helvetica"/>
          <w:sz w:val="22"/>
          <w:szCs w:val="22"/>
        </w:rPr>
        <w:t xml:space="preserve">precautionary approach </w:t>
      </w:r>
      <w:r w:rsidR="00D7486C" w:rsidRPr="003805EE">
        <w:rPr>
          <w:rFonts w:ascii="Helvetica" w:hAnsi="Helvetica"/>
          <w:sz w:val="22"/>
          <w:szCs w:val="22"/>
        </w:rPr>
        <w:t>with</w:t>
      </w:r>
      <w:r w:rsidR="00CA4F64" w:rsidRPr="003805EE">
        <w:rPr>
          <w:rFonts w:ascii="Helvetica" w:hAnsi="Helvetica"/>
          <w:sz w:val="22"/>
          <w:szCs w:val="22"/>
        </w:rPr>
        <w:t xml:space="preserve"> lower harvest rates and higher monitoring precision</w:t>
      </w:r>
      <w:r w:rsidR="00CD6FF0" w:rsidRPr="003805EE">
        <w:rPr>
          <w:rFonts w:ascii="Helvetica" w:hAnsi="Helvetica"/>
          <w:sz w:val="22"/>
          <w:szCs w:val="22"/>
        </w:rPr>
        <w:t>.</w:t>
      </w:r>
      <w:r w:rsidR="00A53D50" w:rsidRPr="003805EE">
        <w:rPr>
          <w:rFonts w:ascii="Helvetica" w:hAnsi="Helvetica"/>
          <w:sz w:val="22"/>
          <w:szCs w:val="22"/>
        </w:rPr>
        <w:t xml:space="preserve"> Because the biomass for the </w:t>
      </w:r>
      <w:r w:rsidR="008F3894" w:rsidRPr="003805EE">
        <w:rPr>
          <w:rFonts w:ascii="Helvetica" w:hAnsi="Helvetica"/>
          <w:sz w:val="22"/>
          <w:szCs w:val="22"/>
        </w:rPr>
        <w:t xml:space="preserve">limit reference point </w:t>
      </w:r>
      <w:r w:rsidR="00A53D50"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3805EE">
        <w:rPr>
          <w:rFonts w:ascii="Helvetica" w:hAnsi="Helvetica"/>
          <w:sz w:val="22"/>
          <w:szCs w:val="22"/>
        </w:rPr>
        <w:t xml:space="preserve">) is greater than the biomass at the biological threshold, the </w:t>
      </w:r>
      <w:r w:rsidR="00466793" w:rsidRPr="003805EE">
        <w:rPr>
          <w:rFonts w:ascii="Helvetica" w:hAnsi="Helvetica"/>
          <w:sz w:val="22"/>
          <w:szCs w:val="22"/>
        </w:rPr>
        <w:t xml:space="preserve">combinations of maximum harvest rates and monitoring precision that define the </w:t>
      </w:r>
      <w:r w:rsidR="00A53D50" w:rsidRPr="003805EE">
        <w:rPr>
          <w:rFonts w:ascii="Helvetica" w:hAnsi="Helvetica"/>
          <w:sz w:val="22"/>
          <w:szCs w:val="22"/>
        </w:rPr>
        <w:t>safe operating space is narrower to avoid</w:t>
      </w:r>
      <w:r w:rsidR="00F21DC9" w:rsidRPr="003805EE">
        <w:rPr>
          <w:rFonts w:ascii="Helvetica" w:hAnsi="Helvetica"/>
          <w:sz w:val="22"/>
          <w:szCs w:val="22"/>
        </w:rPr>
        <w:t xml:space="preserve"> a</w:t>
      </w:r>
      <w:r w:rsidR="00A53D50" w:rsidRPr="003805EE">
        <w:rPr>
          <w:rFonts w:ascii="Helvetica" w:hAnsi="Helvetica"/>
          <w:sz w:val="22"/>
          <w:szCs w:val="22"/>
        </w:rPr>
        <w:t xml:space="preserve"> </w:t>
      </w:r>
      <w:r w:rsidR="008F3894" w:rsidRPr="003805EE">
        <w:rPr>
          <w:rFonts w:ascii="Helvetica" w:hAnsi="Helvetica"/>
          <w:sz w:val="22"/>
          <w:szCs w:val="22"/>
        </w:rPr>
        <w:t xml:space="preserve">limit reference point </w:t>
      </w:r>
      <w:r w:rsidR="00A53D50" w:rsidRPr="003805EE">
        <w:rPr>
          <w:rFonts w:ascii="Helvetica" w:hAnsi="Helvetica"/>
          <w:sz w:val="22"/>
          <w:szCs w:val="22"/>
        </w:rPr>
        <w:t>than it is to avoid</w:t>
      </w:r>
      <w:r w:rsidR="00F21DC9" w:rsidRPr="003805EE">
        <w:rPr>
          <w:rFonts w:ascii="Helvetica" w:hAnsi="Helvetica"/>
          <w:sz w:val="22"/>
          <w:szCs w:val="22"/>
        </w:rPr>
        <w:t xml:space="preserve"> a biological</w:t>
      </w:r>
      <w:r w:rsidR="00A53D50" w:rsidRPr="003805EE">
        <w:rPr>
          <w:rFonts w:ascii="Helvetica" w:hAnsi="Helvetica"/>
          <w:sz w:val="22"/>
          <w:szCs w:val="22"/>
        </w:rPr>
        <w:t xml:space="preserve"> tipp</w:t>
      </w:r>
      <w:r w:rsidR="001C5532" w:rsidRPr="003805EE">
        <w:rPr>
          <w:rFonts w:ascii="Helvetica" w:hAnsi="Helvetica"/>
          <w:sz w:val="22"/>
          <w:szCs w:val="22"/>
        </w:rPr>
        <w:t xml:space="preserve">ing point. </w:t>
      </w:r>
    </w:p>
    <w:p w14:paraId="22781F38" w14:textId="77777777" w:rsidR="00933791" w:rsidRPr="003805EE" w:rsidRDefault="00A53D50" w:rsidP="00E65B1B">
      <w:pPr>
        <w:spacing w:line="480" w:lineRule="auto"/>
        <w:rPr>
          <w:rFonts w:ascii="Helvetica" w:hAnsi="Helvetica"/>
          <w:sz w:val="22"/>
          <w:szCs w:val="22"/>
        </w:rPr>
      </w:pPr>
      <w:r w:rsidRPr="003805EE">
        <w:rPr>
          <w:rFonts w:ascii="Helvetica" w:hAnsi="Helvetica"/>
          <w:sz w:val="22"/>
          <w:szCs w:val="22"/>
        </w:rPr>
        <w:t xml:space="preserve"> </w:t>
      </w:r>
    </w:p>
    <w:p w14:paraId="75527531" w14:textId="6C92E731" w:rsidR="00C80369" w:rsidRPr="003805EE" w:rsidRDefault="00577B65" w:rsidP="00E65B1B">
      <w:pPr>
        <w:spacing w:line="480" w:lineRule="auto"/>
        <w:rPr>
          <w:rFonts w:ascii="Helvetica" w:hAnsi="Helvetica"/>
          <w:i/>
          <w:sz w:val="22"/>
          <w:szCs w:val="22"/>
        </w:rPr>
      </w:pPr>
      <w:r w:rsidRPr="003805EE">
        <w:rPr>
          <w:rFonts w:ascii="Helvetica" w:hAnsi="Helvetica"/>
          <w:i/>
          <w:sz w:val="22"/>
          <w:szCs w:val="22"/>
        </w:rPr>
        <w:t xml:space="preserve">Can Precautionary Buffers </w:t>
      </w:r>
      <w:r w:rsidR="003A5A82" w:rsidRPr="003805EE">
        <w:rPr>
          <w:rFonts w:ascii="Helvetica" w:hAnsi="Helvetica"/>
          <w:i/>
          <w:sz w:val="22"/>
          <w:szCs w:val="22"/>
        </w:rPr>
        <w:t>Reduce</w:t>
      </w:r>
      <w:r w:rsidRPr="003805EE">
        <w:rPr>
          <w:rFonts w:ascii="Helvetica" w:hAnsi="Helvetica"/>
          <w:i/>
          <w:sz w:val="22"/>
          <w:szCs w:val="22"/>
        </w:rPr>
        <w:t xml:space="preserve"> Monitoring Costs and</w:t>
      </w:r>
      <w:r w:rsidR="00B16D69" w:rsidRPr="003805EE">
        <w:rPr>
          <w:rFonts w:ascii="Helvetica" w:hAnsi="Helvetica"/>
          <w:i/>
          <w:sz w:val="22"/>
          <w:szCs w:val="22"/>
        </w:rPr>
        <w:t xml:space="preserve"> the</w:t>
      </w:r>
      <w:r w:rsidRPr="003805EE">
        <w:rPr>
          <w:rFonts w:ascii="Helvetica" w:hAnsi="Helvetica"/>
          <w:i/>
          <w:sz w:val="22"/>
          <w:szCs w:val="22"/>
        </w:rPr>
        <w:t xml:space="preserve"> Risk</w:t>
      </w:r>
      <w:r w:rsidR="00C459AF" w:rsidRPr="003805EE">
        <w:rPr>
          <w:rFonts w:ascii="Helvetica" w:hAnsi="Helvetica"/>
          <w:i/>
          <w:sz w:val="22"/>
          <w:szCs w:val="22"/>
        </w:rPr>
        <w:t xml:space="preserve"> of Tipping</w:t>
      </w:r>
      <w:r w:rsidRPr="003805EE">
        <w:rPr>
          <w:rFonts w:ascii="Helvetica" w:hAnsi="Helvetica"/>
          <w:i/>
          <w:sz w:val="22"/>
          <w:szCs w:val="22"/>
        </w:rPr>
        <w:t xml:space="preserve">? </w:t>
      </w:r>
    </w:p>
    <w:p w14:paraId="33C718E5" w14:textId="01346DFD" w:rsidR="00741A2F" w:rsidRPr="003805EE" w:rsidRDefault="009E631B" w:rsidP="00E65B1B">
      <w:pPr>
        <w:spacing w:line="480" w:lineRule="auto"/>
        <w:rPr>
          <w:rFonts w:ascii="Helvetica" w:hAnsi="Helvetica"/>
          <w:sz w:val="22"/>
          <w:szCs w:val="22"/>
        </w:rPr>
      </w:pPr>
      <w:r w:rsidRPr="003805EE">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3805EE">
        <w:rPr>
          <w:rFonts w:ascii="Helvetica" w:hAnsi="Helvetica"/>
          <w:sz w:val="22"/>
          <w:szCs w:val="22"/>
        </w:rPr>
        <w:t xml:space="preserve">, </w:t>
      </w:r>
      <w:r w:rsidR="003B24E6" w:rsidRPr="003805EE">
        <w:rPr>
          <w:rFonts w:ascii="Helvetica" w:hAnsi="Helvetica"/>
          <w:sz w:val="22"/>
          <w:szCs w:val="22"/>
        </w:rPr>
        <w:t xml:space="preserve">net present value </w:t>
      </w:r>
      <w:r w:rsidR="00740EE9" w:rsidRPr="003805EE">
        <w:rPr>
          <w:rFonts w:ascii="Helvetica" w:hAnsi="Helvetica"/>
          <w:sz w:val="22"/>
          <w:szCs w:val="22"/>
        </w:rPr>
        <w:t>is greatest</w:t>
      </w:r>
      <w:r w:rsidR="00B82848" w:rsidRPr="003805EE">
        <w:rPr>
          <w:rFonts w:ascii="Helvetica" w:hAnsi="Helvetica"/>
          <w:sz w:val="22"/>
          <w:szCs w:val="22"/>
        </w:rPr>
        <w:t xml:space="preserve"> and the probability of tipping is lowest</w:t>
      </w:r>
      <w:r w:rsidR="0050378A" w:rsidRPr="003805EE">
        <w:rPr>
          <w:rFonts w:ascii="Helvetica" w:hAnsi="Helvetica"/>
          <w:sz w:val="22"/>
          <w:szCs w:val="22"/>
        </w:rPr>
        <w:t xml:space="preserve"> with high monitoring </w:t>
      </w:r>
      <w:r w:rsidR="00DE4DC0" w:rsidRPr="003805EE">
        <w:rPr>
          <w:rFonts w:ascii="Helvetica" w:hAnsi="Helvetica"/>
          <w:sz w:val="22"/>
          <w:szCs w:val="22"/>
        </w:rPr>
        <w:t>precision</w:t>
      </w:r>
      <w:r w:rsidR="00B16D69" w:rsidRPr="003805EE">
        <w:rPr>
          <w:rFonts w:ascii="Helvetica" w:hAnsi="Helvetica"/>
          <w:sz w:val="22"/>
          <w:szCs w:val="22"/>
        </w:rPr>
        <w:t>.</w:t>
      </w:r>
      <w:r w:rsidR="00DE4DC0" w:rsidRPr="003805EE">
        <w:rPr>
          <w:rFonts w:ascii="Helvetica" w:hAnsi="Helvetica"/>
          <w:sz w:val="22"/>
          <w:szCs w:val="22"/>
        </w:rPr>
        <w:t xml:space="preserve"> </w:t>
      </w:r>
      <w:r w:rsidR="00B16D69" w:rsidRPr="003805EE">
        <w:rPr>
          <w:rFonts w:ascii="Helvetica" w:hAnsi="Helvetica"/>
          <w:sz w:val="22"/>
          <w:szCs w:val="22"/>
        </w:rPr>
        <w:t>H</w:t>
      </w:r>
      <w:r w:rsidR="00DE4DC0" w:rsidRPr="003805EE">
        <w:rPr>
          <w:rFonts w:ascii="Helvetica" w:hAnsi="Helvetica"/>
          <w:sz w:val="22"/>
          <w:szCs w:val="22"/>
        </w:rPr>
        <w:t>owever</w:t>
      </w:r>
      <w:r w:rsidR="000D0034" w:rsidRPr="003805EE">
        <w:rPr>
          <w:rFonts w:ascii="Helvetica" w:hAnsi="Helvetica"/>
          <w:sz w:val="22"/>
          <w:szCs w:val="22"/>
        </w:rPr>
        <w:t>,</w:t>
      </w:r>
      <w:r w:rsidR="00DE4DC0" w:rsidRPr="003805EE">
        <w:rPr>
          <w:rFonts w:ascii="Helvetica" w:hAnsi="Helvetica"/>
          <w:sz w:val="22"/>
          <w:szCs w:val="22"/>
        </w:rPr>
        <w:t xml:space="preserve"> </w:t>
      </w:r>
      <w:r w:rsidR="00B82848" w:rsidRPr="003805EE">
        <w:rPr>
          <w:rFonts w:ascii="Helvetica" w:hAnsi="Helvetica"/>
          <w:sz w:val="22"/>
          <w:szCs w:val="22"/>
        </w:rPr>
        <w:t xml:space="preserve">monitoring is </w:t>
      </w:r>
      <w:r w:rsidR="00B0670C" w:rsidRPr="003805EE">
        <w:rPr>
          <w:rFonts w:ascii="Helvetica" w:hAnsi="Helvetica"/>
          <w:sz w:val="22"/>
          <w:szCs w:val="22"/>
        </w:rPr>
        <w:t>the</w:t>
      </w:r>
      <w:r w:rsidR="0080579E" w:rsidRPr="003805EE">
        <w:rPr>
          <w:rFonts w:ascii="Helvetica" w:hAnsi="Helvetica"/>
          <w:sz w:val="22"/>
          <w:szCs w:val="22"/>
        </w:rPr>
        <w:t xml:space="preserve"> </w:t>
      </w:r>
      <w:proofErr w:type="gramStart"/>
      <w:r w:rsidR="00B82848" w:rsidRPr="003805EE">
        <w:rPr>
          <w:rFonts w:ascii="Helvetica" w:hAnsi="Helvetica"/>
          <w:sz w:val="22"/>
          <w:szCs w:val="22"/>
        </w:rPr>
        <w:t>most costly</w:t>
      </w:r>
      <w:proofErr w:type="gramEnd"/>
      <w:r w:rsidR="00B16D69" w:rsidRPr="003805EE">
        <w:rPr>
          <w:rFonts w:ascii="Helvetica" w:hAnsi="Helvetica"/>
          <w:sz w:val="22"/>
          <w:szCs w:val="22"/>
        </w:rPr>
        <w:t xml:space="preserve"> under these circumstances</w:t>
      </w:r>
      <w:r w:rsidR="00171438" w:rsidRPr="003805EE">
        <w:rPr>
          <w:rFonts w:ascii="Helvetica" w:hAnsi="Helvetica"/>
          <w:sz w:val="22"/>
          <w:szCs w:val="22"/>
        </w:rPr>
        <w:t xml:space="preserve">. </w:t>
      </w:r>
      <w:r w:rsidR="00A262AC" w:rsidRPr="003805EE">
        <w:rPr>
          <w:rFonts w:ascii="Helvetica" w:hAnsi="Helvetica"/>
          <w:sz w:val="22"/>
          <w:szCs w:val="22"/>
        </w:rPr>
        <w:t>In contrast, NPV is lowest</w:t>
      </w:r>
      <w:r w:rsidR="00701617" w:rsidRPr="003805EE">
        <w:rPr>
          <w:rFonts w:ascii="Helvetica" w:hAnsi="Helvetica"/>
          <w:sz w:val="22"/>
          <w:szCs w:val="22"/>
        </w:rPr>
        <w:t xml:space="preserve"> and</w:t>
      </w:r>
      <w:r w:rsidR="00A262AC" w:rsidRPr="003805EE">
        <w:rPr>
          <w:rFonts w:ascii="Helvetica" w:hAnsi="Helvetica"/>
          <w:sz w:val="22"/>
          <w:szCs w:val="22"/>
        </w:rPr>
        <w:t xml:space="preserve"> the probability of tipping is highest when monitoring precision is low, yet this is also the cheapest option for investing in monitoring. </w:t>
      </w:r>
      <w:r w:rsidR="00B0670C" w:rsidRPr="003805EE">
        <w:rPr>
          <w:rFonts w:ascii="Helvetica" w:hAnsi="Helvetica"/>
          <w:sz w:val="22"/>
          <w:szCs w:val="22"/>
        </w:rPr>
        <w:t xml:space="preserve">A </w:t>
      </w:r>
      <w:r w:rsidR="00B0670C" w:rsidRPr="003805EE">
        <w:rPr>
          <w:rFonts w:ascii="Helvetica" w:hAnsi="Helvetica"/>
          <w:sz w:val="22"/>
          <w:szCs w:val="22"/>
        </w:rPr>
        <w:lastRenderedPageBreak/>
        <w:t>precautionary buffer offers an intermediate solution where NPV is lower relative to constant high precision monitoring. Although slightly riskier, this monitoring solution is less costly. Therefore, a precautionary buffer may be an effective approach for balancing these tradeoffs by maintaining relatively high profits while minimizing monitoring</w:t>
      </w:r>
      <w:ins w:id="130" w:author="Adrian Stier" w:date="2019-04-08T16:57:00Z">
        <w:r w:rsidR="00404708">
          <w:rPr>
            <w:rFonts w:ascii="Helvetica" w:hAnsi="Helvetica"/>
            <w:sz w:val="22"/>
            <w:szCs w:val="22"/>
          </w:rPr>
          <w:t xml:space="preserve">. Naturally, the costs and benefits of any given strategy will potentially change depending on the </w:t>
        </w:r>
      </w:ins>
      <w:ins w:id="131" w:author="Adrian Stier" w:date="2019-04-08T16:58:00Z">
        <w:r w:rsidR="00E70D27">
          <w:rPr>
            <w:rFonts w:ascii="Helvetica" w:hAnsi="Helvetica"/>
            <w:sz w:val="22"/>
            <w:szCs w:val="22"/>
          </w:rPr>
          <w:t>specific</w:t>
        </w:r>
      </w:ins>
      <w:ins w:id="132" w:author="Adrian Stier" w:date="2019-04-08T16:57:00Z">
        <w:r w:rsidR="00404708">
          <w:rPr>
            <w:rFonts w:ascii="Helvetica" w:hAnsi="Helvetica"/>
            <w:sz w:val="22"/>
            <w:szCs w:val="22"/>
          </w:rPr>
          <w:t xml:space="preserve"> costs and benefits of monitoring</w:t>
        </w:r>
      </w:ins>
      <w:ins w:id="133" w:author="Adrian Stier" w:date="2019-04-08T16:58:00Z">
        <w:r w:rsidR="00E70D27">
          <w:rPr>
            <w:rFonts w:ascii="Helvetica" w:hAnsi="Helvetica"/>
            <w:sz w:val="22"/>
            <w:szCs w:val="22"/>
          </w:rPr>
          <w:t xml:space="preserve">. </w:t>
        </w:r>
      </w:ins>
      <w:del w:id="134" w:author="Adrian Stier" w:date="2019-04-08T16:57:00Z">
        <w:r w:rsidR="00B0670C" w:rsidRPr="003805EE" w:rsidDel="00404708">
          <w:rPr>
            <w:rFonts w:ascii="Helvetica" w:hAnsi="Helvetica"/>
            <w:sz w:val="22"/>
            <w:szCs w:val="22"/>
          </w:rPr>
          <w:delText xml:space="preserve"> </w:delText>
        </w:r>
      </w:del>
    </w:p>
    <w:p w14:paraId="7812C7AE" w14:textId="77777777" w:rsidR="005B7365" w:rsidRPr="003805EE" w:rsidRDefault="005B7365" w:rsidP="00E65B1B">
      <w:pPr>
        <w:spacing w:line="480" w:lineRule="auto"/>
        <w:rPr>
          <w:rFonts w:ascii="Helvetica" w:hAnsi="Helvetica"/>
          <w:sz w:val="22"/>
          <w:szCs w:val="22"/>
        </w:rPr>
      </w:pPr>
    </w:p>
    <w:p w14:paraId="03834AC9" w14:textId="77777777" w:rsidR="00A21B6D" w:rsidRPr="003805EE" w:rsidRDefault="001915FF" w:rsidP="00E65B1B">
      <w:pPr>
        <w:spacing w:line="480" w:lineRule="auto"/>
        <w:rPr>
          <w:rFonts w:ascii="Helvetica" w:hAnsi="Helvetica"/>
          <w:b/>
          <w:sz w:val="22"/>
          <w:szCs w:val="22"/>
        </w:rPr>
      </w:pPr>
      <w:r w:rsidRPr="003805EE">
        <w:rPr>
          <w:rFonts w:ascii="Helvetica" w:hAnsi="Helvetica"/>
          <w:b/>
          <w:sz w:val="22"/>
          <w:szCs w:val="22"/>
        </w:rPr>
        <w:t xml:space="preserve">DISCUSSION </w:t>
      </w:r>
    </w:p>
    <w:p w14:paraId="5B1307B0" w14:textId="0B8737E4" w:rsidR="00F9071C" w:rsidRPr="003805EE" w:rsidRDefault="000D0034" w:rsidP="00E65B1B">
      <w:pPr>
        <w:spacing w:line="480" w:lineRule="auto"/>
        <w:rPr>
          <w:rFonts w:ascii="Helvetica" w:hAnsi="Helvetica" w:cs="Helvetica"/>
          <w:sz w:val="22"/>
          <w:szCs w:val="22"/>
        </w:rPr>
      </w:pPr>
      <w:r w:rsidRPr="003805EE">
        <w:rPr>
          <w:rFonts w:ascii="Helvetica" w:hAnsi="Helvetica"/>
          <w:sz w:val="22"/>
          <w:szCs w:val="22"/>
        </w:rPr>
        <w:t>Ecosystem</w:t>
      </w:r>
      <w:r w:rsidR="00A352EA" w:rsidRPr="003805EE">
        <w:rPr>
          <w:rFonts w:ascii="Helvetica" w:hAnsi="Helvetica"/>
          <w:sz w:val="22"/>
          <w:szCs w:val="22"/>
        </w:rPr>
        <w:t xml:space="preserve"> monitoring</w:t>
      </w:r>
      <w:r w:rsidR="004C5771" w:rsidRPr="003805EE">
        <w:rPr>
          <w:rFonts w:ascii="Helvetica" w:hAnsi="Helvetica"/>
          <w:sz w:val="22"/>
          <w:szCs w:val="22"/>
        </w:rPr>
        <w:t xml:space="preserve"> is </w:t>
      </w:r>
      <w:r w:rsidRPr="003805EE">
        <w:rPr>
          <w:rFonts w:ascii="Helvetica" w:hAnsi="Helvetica"/>
          <w:sz w:val="22"/>
          <w:szCs w:val="22"/>
        </w:rPr>
        <w:t xml:space="preserve">typically constrained by </w:t>
      </w:r>
      <w:r w:rsidR="004C5771" w:rsidRPr="003805EE">
        <w:rPr>
          <w:rFonts w:ascii="Helvetica" w:hAnsi="Helvetica"/>
          <w:sz w:val="22"/>
          <w:szCs w:val="22"/>
        </w:rPr>
        <w:t>financial and logistical</w:t>
      </w:r>
      <w:r w:rsidRPr="003805EE">
        <w:rPr>
          <w:rFonts w:ascii="Helvetica" w:hAnsi="Helvetica"/>
          <w:sz w:val="22"/>
          <w:szCs w:val="22"/>
        </w:rPr>
        <w:t xml:space="preserve"> resources</w:t>
      </w:r>
      <w:r w:rsidR="004C5771" w:rsidRPr="003805EE">
        <w:rPr>
          <w:rFonts w:ascii="Helvetica" w:hAnsi="Helvetica"/>
          <w:sz w:val="22"/>
          <w:szCs w:val="22"/>
        </w:rPr>
        <w:t xml:space="preserve">. </w:t>
      </w:r>
      <w:r w:rsidR="00F312BB" w:rsidRPr="003805EE">
        <w:rPr>
          <w:rFonts w:ascii="Helvetica" w:hAnsi="Helvetica"/>
          <w:sz w:val="22"/>
          <w:szCs w:val="22"/>
        </w:rPr>
        <w:t xml:space="preserve">Our </w:t>
      </w:r>
      <w:r w:rsidR="00A65A95" w:rsidRPr="003805EE">
        <w:rPr>
          <w:rFonts w:ascii="Helvetica" w:hAnsi="Helvetica"/>
          <w:sz w:val="22"/>
          <w:szCs w:val="22"/>
        </w:rPr>
        <w:t>results</w:t>
      </w:r>
      <w:r w:rsidR="00511F8E" w:rsidRPr="003805EE">
        <w:rPr>
          <w:rFonts w:ascii="Helvetica" w:hAnsi="Helvetica"/>
          <w:sz w:val="22"/>
          <w:szCs w:val="22"/>
        </w:rPr>
        <w:t xml:space="preserve"> demonstrate</w:t>
      </w:r>
      <w:r w:rsidR="00F312BB" w:rsidRPr="003805EE">
        <w:rPr>
          <w:rFonts w:ascii="Helvetica" w:hAnsi="Helvetica"/>
          <w:sz w:val="22"/>
          <w:szCs w:val="22"/>
        </w:rPr>
        <w:t xml:space="preserve"> that not </w:t>
      </w:r>
      <w:r w:rsidR="00A65A95" w:rsidRPr="003805EE">
        <w:rPr>
          <w:rFonts w:ascii="Helvetica" w:hAnsi="Helvetica"/>
          <w:sz w:val="22"/>
          <w:szCs w:val="22"/>
        </w:rPr>
        <w:t xml:space="preserve">all </w:t>
      </w:r>
      <w:r w:rsidR="00F312BB" w:rsidRPr="003805EE">
        <w:rPr>
          <w:rFonts w:ascii="Helvetica" w:hAnsi="Helvetica"/>
          <w:sz w:val="22"/>
          <w:szCs w:val="22"/>
        </w:rPr>
        <w:t>monitoring information is equally valuable</w:t>
      </w:r>
      <w:r w:rsidR="00A352EA" w:rsidRPr="003805EE">
        <w:rPr>
          <w:rFonts w:ascii="Helvetica" w:hAnsi="Helvetica"/>
          <w:sz w:val="22"/>
          <w:szCs w:val="22"/>
        </w:rPr>
        <w:t>.</w:t>
      </w:r>
      <w:r w:rsidR="00F312BB" w:rsidRPr="003805EE">
        <w:rPr>
          <w:rFonts w:ascii="Helvetica" w:hAnsi="Helvetica" w:cs="Helvetica Neue"/>
          <w:sz w:val="22"/>
          <w:szCs w:val="22"/>
        </w:rPr>
        <w:t xml:space="preserve"> </w:t>
      </w:r>
      <w:r w:rsidR="00400B8E" w:rsidRPr="003805EE">
        <w:rPr>
          <w:rFonts w:ascii="Helvetica" w:hAnsi="Helvetica" w:cs="Helvetica Neue"/>
          <w:sz w:val="22"/>
          <w:szCs w:val="22"/>
        </w:rPr>
        <w:t xml:space="preserve">Rather, </w:t>
      </w:r>
      <w:r w:rsidR="00F312BB" w:rsidRPr="003805EE">
        <w:rPr>
          <w:rFonts w:ascii="Helvetica" w:hAnsi="Helvetica" w:cs="Helvetica Neue"/>
          <w:sz w:val="22"/>
          <w:szCs w:val="22"/>
        </w:rPr>
        <w:t>as resource</w:t>
      </w:r>
      <w:r w:rsidRPr="003805EE">
        <w:rPr>
          <w:rFonts w:ascii="Helvetica" w:hAnsi="Helvetica" w:cs="Helvetica Neue"/>
          <w:sz w:val="22"/>
          <w:szCs w:val="22"/>
        </w:rPr>
        <w:t xml:space="preserve"> exploitation increases </w:t>
      </w:r>
      <w:r w:rsidR="00F312BB" w:rsidRPr="003805EE">
        <w:rPr>
          <w:rFonts w:ascii="Helvetica" w:hAnsi="Helvetica" w:cs="Helvetica Neue"/>
          <w:sz w:val="22"/>
          <w:szCs w:val="22"/>
        </w:rPr>
        <w:t xml:space="preserve">and </w:t>
      </w:r>
      <w:r w:rsidRPr="003805EE">
        <w:rPr>
          <w:rFonts w:ascii="Helvetica" w:hAnsi="Helvetica" w:cs="Helvetica Neue"/>
          <w:sz w:val="22"/>
          <w:szCs w:val="22"/>
        </w:rPr>
        <w:t xml:space="preserve">the system </w:t>
      </w:r>
      <w:r w:rsidR="00F312BB" w:rsidRPr="003805EE">
        <w:rPr>
          <w:rFonts w:ascii="Helvetica" w:hAnsi="Helvetica" w:cs="Helvetica Neue"/>
          <w:sz w:val="22"/>
          <w:szCs w:val="22"/>
        </w:rPr>
        <w:t>approach</w:t>
      </w:r>
      <w:r w:rsidRPr="003805EE">
        <w:rPr>
          <w:rFonts w:ascii="Helvetica" w:hAnsi="Helvetica" w:cs="Helvetica Neue"/>
          <w:sz w:val="22"/>
          <w:szCs w:val="22"/>
        </w:rPr>
        <w:t xml:space="preserve">es </w:t>
      </w:r>
      <w:r w:rsidR="00407FED" w:rsidRPr="003805EE">
        <w:rPr>
          <w:rFonts w:ascii="Helvetica" w:hAnsi="Helvetica" w:cs="Helvetica Neue"/>
          <w:sz w:val="22"/>
          <w:szCs w:val="22"/>
        </w:rPr>
        <w:t>a</w:t>
      </w:r>
      <w:r w:rsidR="004758C3" w:rsidRPr="003805EE">
        <w:rPr>
          <w:rFonts w:ascii="Helvetica" w:hAnsi="Helvetica" w:cs="Helvetica Neue"/>
          <w:sz w:val="22"/>
          <w:szCs w:val="22"/>
        </w:rPr>
        <w:t xml:space="preserve"> </w:t>
      </w:r>
      <w:r w:rsidR="00407FED" w:rsidRPr="003805EE">
        <w:rPr>
          <w:rFonts w:ascii="Helvetica" w:hAnsi="Helvetica" w:cs="Helvetica Neue"/>
          <w:sz w:val="22"/>
          <w:szCs w:val="22"/>
        </w:rPr>
        <w:t>tipping point</w:t>
      </w:r>
      <w:r w:rsidR="00B20B34" w:rsidRPr="003805EE">
        <w:rPr>
          <w:rFonts w:ascii="Helvetica" w:hAnsi="Helvetica" w:cs="Helvetica Neue"/>
          <w:sz w:val="22"/>
          <w:szCs w:val="22"/>
        </w:rPr>
        <w:t>,</w:t>
      </w:r>
      <w:r w:rsidR="005F40F4" w:rsidRPr="003805EE">
        <w:rPr>
          <w:rFonts w:ascii="Helvetica" w:hAnsi="Helvetica" w:cs="Helvetica Neue"/>
          <w:sz w:val="22"/>
          <w:szCs w:val="22"/>
        </w:rPr>
        <w:t xml:space="preserve"> risk to the system increases. Consequently, </w:t>
      </w:r>
      <w:r w:rsidR="00B20B34" w:rsidRPr="003805EE">
        <w:rPr>
          <w:rFonts w:ascii="Helvetica" w:hAnsi="Helvetica" w:cs="Helvetica Neue"/>
          <w:sz w:val="22"/>
          <w:szCs w:val="22"/>
        </w:rPr>
        <w:t xml:space="preserve">the value of monitoring information </w:t>
      </w:r>
      <w:r w:rsidR="005F40F4" w:rsidRPr="003805EE">
        <w:rPr>
          <w:rFonts w:ascii="Helvetica" w:hAnsi="Helvetica" w:cs="Helvetica Neue"/>
          <w:sz w:val="22"/>
          <w:szCs w:val="22"/>
        </w:rPr>
        <w:t xml:space="preserve">also </w:t>
      </w:r>
      <w:r w:rsidR="00B20B34" w:rsidRPr="003805EE">
        <w:rPr>
          <w:rFonts w:ascii="Helvetica" w:hAnsi="Helvetica" w:cs="Helvetica Neue"/>
          <w:sz w:val="22"/>
          <w:szCs w:val="22"/>
        </w:rPr>
        <w:t>increases</w:t>
      </w:r>
      <w:r w:rsidR="00C92046" w:rsidRPr="003805EE">
        <w:rPr>
          <w:rFonts w:ascii="Helvetica" w:hAnsi="Helvetica" w:cs="Helvetica Neue"/>
          <w:sz w:val="22"/>
          <w:szCs w:val="22"/>
        </w:rPr>
        <w:t xml:space="preserve">. </w:t>
      </w:r>
      <w:r w:rsidR="00B20B34" w:rsidRPr="003805EE">
        <w:rPr>
          <w:rFonts w:ascii="Helvetica" w:hAnsi="Helvetica" w:cs="Helvetica Neue"/>
          <w:sz w:val="22"/>
          <w:szCs w:val="22"/>
        </w:rPr>
        <w:t>While t</w:t>
      </w:r>
      <w:r w:rsidR="00927ED3" w:rsidRPr="003805EE">
        <w:rPr>
          <w:rFonts w:ascii="Helvetica" w:hAnsi="Helvetica" w:cs="Helvetica Neue"/>
          <w:sz w:val="22"/>
          <w:szCs w:val="22"/>
        </w:rPr>
        <w:t xml:space="preserve">he </w:t>
      </w:r>
      <w:r w:rsidR="0064319D" w:rsidRPr="003805EE">
        <w:rPr>
          <w:rFonts w:ascii="Helvetica" w:hAnsi="Helvetica" w:cs="Helvetica Neue"/>
          <w:sz w:val="22"/>
          <w:szCs w:val="22"/>
        </w:rPr>
        <w:t>notion</w:t>
      </w:r>
      <w:r w:rsidR="00927ED3" w:rsidRPr="003805EE">
        <w:rPr>
          <w:rFonts w:ascii="Helvetica" w:hAnsi="Helvetica" w:cs="Helvetica Neue"/>
          <w:sz w:val="22"/>
          <w:szCs w:val="22"/>
        </w:rPr>
        <w:t xml:space="preserve"> that </w:t>
      </w:r>
      <w:r w:rsidR="00433F41" w:rsidRPr="003805EE">
        <w:rPr>
          <w:rFonts w:ascii="Helvetica" w:hAnsi="Helvetica" w:cs="Helvetica Neue"/>
          <w:sz w:val="22"/>
          <w:szCs w:val="22"/>
        </w:rPr>
        <w:t xml:space="preserve">the value of information </w:t>
      </w:r>
      <w:r w:rsidR="00B20B34" w:rsidRPr="003805EE">
        <w:rPr>
          <w:rFonts w:ascii="Helvetica" w:hAnsi="Helvetica" w:cs="Helvetica Neue"/>
          <w:sz w:val="22"/>
          <w:szCs w:val="22"/>
        </w:rPr>
        <w:t xml:space="preserve">changes </w:t>
      </w:r>
      <w:r w:rsidR="002A360C" w:rsidRPr="003805EE">
        <w:rPr>
          <w:rFonts w:ascii="Helvetica" w:hAnsi="Helvetica" w:cs="Helvetica Neue"/>
          <w:sz w:val="22"/>
          <w:szCs w:val="22"/>
        </w:rPr>
        <w:t xml:space="preserve">is </w:t>
      </w:r>
      <w:r w:rsidR="00433F41" w:rsidRPr="003805EE">
        <w:rPr>
          <w:rFonts w:ascii="Helvetica" w:hAnsi="Helvetica" w:cs="Helvetica Neue"/>
          <w:sz w:val="22"/>
          <w:szCs w:val="22"/>
        </w:rPr>
        <w:t>intuitive</w:t>
      </w:r>
      <w:r w:rsidR="000C103C" w:rsidRPr="003805EE">
        <w:rPr>
          <w:rFonts w:ascii="Helvetica" w:hAnsi="Helvetica" w:cs="Helvetica Neue"/>
          <w:sz w:val="22"/>
          <w:szCs w:val="22"/>
        </w:rPr>
        <w:t xml:space="preserve"> and has been used in resource management (e.g., the design of protected areas </w:t>
      </w:r>
      <w:r w:rsidR="000F7161" w:rsidRPr="003805EE">
        <w:rPr>
          <w:rFonts w:ascii="Helvetica" w:hAnsi="Helvetica" w:cs="Helvetica Neue"/>
          <w:sz w:val="22"/>
          <w:szCs w:val="22"/>
        </w:rPr>
        <w:fldChar w:fldCharType="begin"/>
      </w:r>
      <w:r w:rsidR="004C725F" w:rsidRPr="003805EE">
        <w:rPr>
          <w:rFonts w:ascii="Helvetica" w:hAnsi="Helvetica" w:cs="Helvetica Neue"/>
          <w:sz w:val="22"/>
          <w:szCs w:val="22"/>
        </w:rPr>
        <w:instrText xml:space="preserve"> ADDIN EN.CITE &lt;EndNote&gt;&lt;Cite&gt;&lt;Author&gt;Costello&lt;/Author&gt;&lt;Year&gt;2010&lt;/Year&gt;&lt;RecNum&gt;8466&lt;/RecNum&gt;&lt;DisplayText&gt;[20]&lt;/DisplayText&gt;&lt;record&gt;&lt;rec-number&gt;8466&lt;/rec-number&gt;&lt;foreign-keys&gt;&lt;key app="EN" db-id="dsrza9wtbra05fevxvw5svf8d0a9a0ptptvp" timestamp="1493249771"&gt;8466&lt;/key&gt;&lt;/foreign-keys&gt;&lt;ref-type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instrText>
      </w:r>
      <w:r w:rsidR="000F7161" w:rsidRPr="003805EE">
        <w:rPr>
          <w:rFonts w:ascii="Helvetica" w:hAnsi="Helvetica" w:cs="Helvetica Neue"/>
          <w:sz w:val="22"/>
          <w:szCs w:val="22"/>
        </w:rPr>
        <w:fldChar w:fldCharType="separate"/>
      </w:r>
      <w:r w:rsidR="004C725F" w:rsidRPr="003805EE">
        <w:rPr>
          <w:rFonts w:ascii="Helvetica" w:hAnsi="Helvetica" w:cs="Helvetica Neue"/>
          <w:noProof/>
          <w:sz w:val="22"/>
          <w:szCs w:val="22"/>
        </w:rPr>
        <w:t>[20]</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 xml:space="preserve">, or linking weather to agriculture forecasting </w:t>
      </w:r>
      <w:r w:rsidR="000F7161" w:rsidRPr="003805EE">
        <w:rPr>
          <w:rFonts w:ascii="Helvetica" w:hAnsi="Helvetica" w:cs="Helvetica Neue"/>
          <w:sz w:val="22"/>
          <w:szCs w:val="22"/>
        </w:rPr>
        <w:fldChar w:fldCharType="begin"/>
      </w:r>
      <w:r w:rsidR="004C725F" w:rsidRPr="003805EE">
        <w:rPr>
          <w:rFonts w:ascii="Helvetica" w:hAnsi="Helvetica" w:cs="Helvetica Neue"/>
          <w:sz w:val="22"/>
          <w:szCs w:val="22"/>
        </w:rPr>
        <w:instrText xml:space="preserve"> ADDIN EN.CITE &lt;EndNote&gt;&lt;Cite&gt;&lt;Author&gt;Adams&lt;/Author&gt;&lt;Year&gt;1995&lt;/Year&gt;&lt;RecNum&gt;8467&lt;/RecNum&gt;&lt;DisplayText&gt;[21]&lt;/DisplayText&gt;&lt;record&gt;&lt;rec-number&gt;8467&lt;/rec-number&gt;&lt;foreign-keys&gt;&lt;key app="EN" db-id="dsrza9wtbra05fevxvw5svf8d0a9a0ptptvp" timestamp="1493249973"&gt;8467&lt;/key&gt;&lt;/foreign-keys&gt;&lt;ref-type name="Journal Article"&gt;17&lt;/ref-type&gt;&lt;contributors&gt;&lt;authors&gt;&lt;author&gt;Adams, Richard M&lt;/author&gt;&lt;author&gt;Bryant, Kelly J&lt;/author&gt;&lt;author&gt;McCarl, Bruce A&lt;/author&gt;&lt;author&gt;Legler, David M&lt;/author&gt;&lt;author&gt;O&amp;apos;Brien, James&lt;/author&gt;&lt;author&gt;Solow, Andrew&lt;/author&gt;&lt;author&gt;Weiher, Rodney&lt;/author&gt;&lt;/authors&gt;&lt;/contributors&gt;&lt;titles&gt;&lt;title&gt;Value of Improved Long‐Range Weather Information&lt;/title&gt;&lt;secondary-title&gt;Contemporary Economic Policy&lt;/secondary-title&gt;&lt;/titles&gt;&lt;periodical&gt;&lt;full-title&gt;Contemporary Economic Policy&lt;/full-title&gt;&lt;/periodical&gt;&lt;pages&gt;10-19&lt;/pages&gt;&lt;volume&gt;13&lt;/volume&gt;&lt;number&gt;3&lt;/number&gt;&lt;dates&gt;&lt;year&gt;1995&lt;/year&gt;&lt;/dates&gt;&lt;isbn&gt;1465-7287&lt;/isbn&gt;&lt;urls&gt;&lt;/urls&gt;&lt;/record&gt;&lt;/Cite&gt;&lt;/EndNote&gt;</w:instrText>
      </w:r>
      <w:r w:rsidR="000F7161" w:rsidRPr="003805EE">
        <w:rPr>
          <w:rFonts w:ascii="Helvetica" w:hAnsi="Helvetica" w:cs="Helvetica Neue"/>
          <w:sz w:val="22"/>
          <w:szCs w:val="22"/>
        </w:rPr>
        <w:fldChar w:fldCharType="separate"/>
      </w:r>
      <w:r w:rsidR="004C725F" w:rsidRPr="003805EE">
        <w:rPr>
          <w:rFonts w:ascii="Helvetica" w:hAnsi="Helvetica" w:cs="Helvetica Neue"/>
          <w:noProof/>
          <w:sz w:val="22"/>
          <w:szCs w:val="22"/>
        </w:rPr>
        <w:t>[21]</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w:t>
      </w:r>
      <w:r w:rsidR="00433F41" w:rsidRPr="003805EE">
        <w:rPr>
          <w:rFonts w:ascii="Helvetica" w:hAnsi="Helvetica" w:cs="Helvetica Neue"/>
          <w:sz w:val="22"/>
          <w:szCs w:val="22"/>
        </w:rPr>
        <w:t>, it i</w:t>
      </w:r>
      <w:r w:rsidR="002A360C" w:rsidRPr="003805EE">
        <w:rPr>
          <w:rFonts w:ascii="Helvetica" w:hAnsi="Helvetica" w:cs="Helvetica Neue"/>
          <w:sz w:val="22"/>
          <w:szCs w:val="22"/>
        </w:rPr>
        <w:t xml:space="preserve">s rarely used </w:t>
      </w:r>
      <w:r w:rsidR="0094542B" w:rsidRPr="003805EE">
        <w:rPr>
          <w:rFonts w:ascii="Helvetica" w:hAnsi="Helvetica" w:cs="Helvetica Neue"/>
          <w:sz w:val="22"/>
          <w:szCs w:val="22"/>
        </w:rPr>
        <w:t xml:space="preserve">in </w:t>
      </w:r>
      <w:r w:rsidR="00965095" w:rsidRPr="003805EE">
        <w:rPr>
          <w:rFonts w:ascii="Helvetica" w:hAnsi="Helvetica" w:cs="Helvetica Neue"/>
          <w:sz w:val="22"/>
          <w:szCs w:val="22"/>
        </w:rPr>
        <w:t xml:space="preserve">resource </w:t>
      </w:r>
      <w:r w:rsidR="0094542B" w:rsidRPr="003805EE">
        <w:rPr>
          <w:rFonts w:ascii="Helvetica" w:hAnsi="Helvetica" w:cs="Helvetica Neue"/>
          <w:sz w:val="22"/>
          <w:szCs w:val="22"/>
        </w:rPr>
        <w:t>management to</w:t>
      </w:r>
      <w:r w:rsidR="002A360C" w:rsidRPr="003805EE">
        <w:rPr>
          <w:rFonts w:ascii="Helvetica" w:hAnsi="Helvetica" w:cs="Helvetica Neue"/>
          <w:sz w:val="22"/>
          <w:szCs w:val="22"/>
        </w:rPr>
        <w:t xml:space="preserve"> justify </w:t>
      </w:r>
      <w:r w:rsidR="0077253E" w:rsidRPr="003805EE">
        <w:rPr>
          <w:rFonts w:ascii="Helvetica" w:hAnsi="Helvetica" w:cs="Helvetica Neue"/>
          <w:sz w:val="22"/>
          <w:szCs w:val="22"/>
        </w:rPr>
        <w:t xml:space="preserve">a change in </w:t>
      </w:r>
      <w:r w:rsidR="002A360C" w:rsidRPr="003805EE">
        <w:rPr>
          <w:rFonts w:ascii="Helvetica" w:hAnsi="Helvetica" w:cs="Helvetica Neue"/>
          <w:sz w:val="22"/>
          <w:szCs w:val="22"/>
        </w:rPr>
        <w:t xml:space="preserve">monitoring </w:t>
      </w:r>
      <w:r w:rsidR="00382C09" w:rsidRPr="003805EE">
        <w:rPr>
          <w:rFonts w:ascii="Helvetica" w:hAnsi="Helvetica" w:cs="Helvetica Neue"/>
          <w:sz w:val="22"/>
          <w:szCs w:val="22"/>
        </w:rPr>
        <w:t>effort</w:t>
      </w:r>
      <w:r w:rsidR="002A360C" w:rsidRPr="003805EE">
        <w:rPr>
          <w:rFonts w:ascii="Helvetica" w:hAnsi="Helvetica" w:cs="Helvetica Neue"/>
          <w:sz w:val="22"/>
          <w:szCs w:val="22"/>
        </w:rPr>
        <w:t>. Instead</w:t>
      </w:r>
      <w:r w:rsidR="005355A0" w:rsidRPr="003805EE">
        <w:rPr>
          <w:rFonts w:ascii="Helvetica" w:hAnsi="Helvetica" w:cs="Helvetica Neue"/>
          <w:sz w:val="22"/>
          <w:szCs w:val="22"/>
        </w:rPr>
        <w:t>,</w:t>
      </w:r>
      <w:r w:rsidR="002A360C" w:rsidRPr="003805EE">
        <w:rPr>
          <w:rFonts w:ascii="Helvetica" w:hAnsi="Helvetica" w:cs="Helvetica Neue"/>
          <w:sz w:val="22"/>
          <w:szCs w:val="22"/>
        </w:rPr>
        <w:t xml:space="preserve"> </w:t>
      </w:r>
      <w:r w:rsidR="007D3A17" w:rsidRPr="003805EE">
        <w:rPr>
          <w:rFonts w:ascii="Helvetica" w:hAnsi="Helvetica" w:cs="Helvetica Neue"/>
          <w:sz w:val="22"/>
          <w:szCs w:val="22"/>
        </w:rPr>
        <w:t>monitoring investment often is a product of funding</w:t>
      </w:r>
      <w:r w:rsidR="00B14689" w:rsidRPr="003805EE">
        <w:rPr>
          <w:rFonts w:ascii="Helvetica" w:hAnsi="Helvetica" w:cs="Helvetica Neue"/>
          <w:sz w:val="22"/>
          <w:szCs w:val="22"/>
        </w:rPr>
        <w:t>,</w:t>
      </w:r>
      <w:r w:rsidR="007D3A17" w:rsidRPr="003805EE">
        <w:rPr>
          <w:rFonts w:ascii="Helvetica" w:hAnsi="Helvetica" w:cs="Helvetica Neue"/>
          <w:sz w:val="22"/>
          <w:szCs w:val="22"/>
        </w:rPr>
        <w:t xml:space="preserve"> </w:t>
      </w:r>
      <w:r w:rsidR="002A360C" w:rsidRPr="003805EE">
        <w:rPr>
          <w:rFonts w:ascii="Helvetica" w:hAnsi="Helvetica" w:cs="Helvetica Neue"/>
          <w:sz w:val="22"/>
          <w:szCs w:val="22"/>
        </w:rPr>
        <w:t>availability of tec</w:t>
      </w:r>
      <w:r w:rsidR="00926543" w:rsidRPr="003805EE">
        <w:rPr>
          <w:rFonts w:ascii="Helvetica" w:hAnsi="Helvetica" w:cs="Helvetica Neue"/>
          <w:sz w:val="22"/>
          <w:szCs w:val="22"/>
        </w:rPr>
        <w:t>hnolog</w:t>
      </w:r>
      <w:r w:rsidR="005F40F4" w:rsidRPr="003805EE">
        <w:rPr>
          <w:rFonts w:ascii="Helvetica" w:hAnsi="Helvetica" w:cs="Helvetica Neue"/>
          <w:sz w:val="22"/>
          <w:szCs w:val="22"/>
        </w:rPr>
        <w:t>y</w:t>
      </w:r>
      <w:r w:rsidR="00926543" w:rsidRPr="003805EE">
        <w:rPr>
          <w:rFonts w:ascii="Helvetica" w:hAnsi="Helvetica" w:cs="Helvetica Neue"/>
          <w:sz w:val="22"/>
          <w:szCs w:val="22"/>
        </w:rPr>
        <w:t xml:space="preserve">, personnel logistics, </w:t>
      </w:r>
      <w:r w:rsidR="002A360C" w:rsidRPr="003805EE">
        <w:rPr>
          <w:rFonts w:ascii="Helvetica" w:hAnsi="Helvetica" w:cs="Helvetica Neue"/>
          <w:sz w:val="22"/>
          <w:szCs w:val="22"/>
        </w:rPr>
        <w:t xml:space="preserve">and </w:t>
      </w:r>
      <w:r w:rsidR="00717073" w:rsidRPr="003805EE">
        <w:rPr>
          <w:rFonts w:ascii="Helvetica" w:hAnsi="Helvetica" w:cs="Helvetica Neue"/>
          <w:sz w:val="22"/>
          <w:szCs w:val="22"/>
        </w:rPr>
        <w:t>perceptions of risk among managers</w:t>
      </w:r>
      <w:r w:rsidR="00B20B34" w:rsidRPr="003805EE">
        <w:rPr>
          <w:rFonts w:ascii="Helvetica" w:hAnsi="Helvetica" w:cs="Helvetica Neue"/>
          <w:sz w:val="22"/>
          <w:szCs w:val="22"/>
        </w:rPr>
        <w:t xml:space="preserve"> and resource users</w:t>
      </w:r>
      <w:r w:rsidR="009233A8" w:rsidRPr="003805EE">
        <w:rPr>
          <w:rFonts w:ascii="Helvetica" w:hAnsi="Helvetica" w:cs="Helvetica Neue"/>
          <w:sz w:val="22"/>
          <w:szCs w:val="22"/>
        </w:rPr>
        <w:t xml:space="preserve">. </w:t>
      </w:r>
      <w:r w:rsidR="009233A8" w:rsidRPr="003805EE">
        <w:rPr>
          <w:rFonts w:ascii="Helvetica" w:hAnsi="Helvetica" w:cs="Helvetica"/>
          <w:sz w:val="22"/>
          <w:szCs w:val="22"/>
        </w:rPr>
        <w:t>We demonstrated how</w:t>
      </w:r>
      <w:r w:rsidR="005F40F4" w:rsidRPr="003805EE">
        <w:rPr>
          <w:rFonts w:ascii="Helvetica" w:hAnsi="Helvetica" w:cs="Helvetica"/>
          <w:sz w:val="22"/>
          <w:szCs w:val="22"/>
        </w:rPr>
        <w:t xml:space="preserve"> a</w:t>
      </w:r>
      <w:r w:rsidR="00B14689" w:rsidRPr="003805EE">
        <w:rPr>
          <w:rFonts w:ascii="Helvetica" w:hAnsi="Helvetica" w:cs="Helvetica"/>
          <w:sz w:val="22"/>
          <w:szCs w:val="22"/>
        </w:rPr>
        <w:t xml:space="preserve"> </w:t>
      </w:r>
      <w:r w:rsidR="005F40F4" w:rsidRPr="003805EE">
        <w:rPr>
          <w:rFonts w:ascii="Helvetica" w:hAnsi="Helvetica" w:cs="Helvetica"/>
          <w:sz w:val="22"/>
          <w:szCs w:val="22"/>
        </w:rPr>
        <w:t xml:space="preserve">monitoring program that takes </w:t>
      </w:r>
      <w:r w:rsidR="00B14689" w:rsidRPr="003805EE">
        <w:rPr>
          <w:rFonts w:ascii="Helvetica" w:hAnsi="Helvetica" w:cs="Helvetica"/>
          <w:sz w:val="22"/>
          <w:szCs w:val="22"/>
        </w:rPr>
        <w:t>advantage</w:t>
      </w:r>
      <w:r w:rsidR="005F40F4" w:rsidRPr="003805EE">
        <w:rPr>
          <w:rFonts w:ascii="Helvetica" w:hAnsi="Helvetica" w:cs="Helvetica"/>
          <w:sz w:val="22"/>
          <w:szCs w:val="22"/>
        </w:rPr>
        <w:t xml:space="preserve"> of</w:t>
      </w:r>
      <w:r w:rsidR="009233A8" w:rsidRPr="003805EE">
        <w:rPr>
          <w:rFonts w:ascii="Helvetica" w:hAnsi="Helvetica" w:cs="Helvetica"/>
          <w:sz w:val="22"/>
          <w:szCs w:val="22"/>
        </w:rPr>
        <w:t xml:space="preserve"> precautionary buffers can minimize costs</w:t>
      </w:r>
      <w:r w:rsidR="00B22036" w:rsidRPr="003805EE">
        <w:rPr>
          <w:rFonts w:ascii="Helvetica" w:hAnsi="Helvetica" w:cs="Helvetica"/>
          <w:sz w:val="22"/>
          <w:szCs w:val="22"/>
        </w:rPr>
        <w:t>, maximize profits</w:t>
      </w:r>
      <w:r w:rsidR="00B14689" w:rsidRPr="003805EE">
        <w:rPr>
          <w:rFonts w:ascii="Helvetica" w:hAnsi="Helvetica" w:cs="Helvetica"/>
          <w:sz w:val="22"/>
          <w:szCs w:val="22"/>
        </w:rPr>
        <w:t>,</w:t>
      </w:r>
      <w:r w:rsidR="00B22036" w:rsidRPr="003805EE">
        <w:rPr>
          <w:rFonts w:ascii="Helvetica" w:hAnsi="Helvetica" w:cs="Helvetica"/>
          <w:sz w:val="22"/>
          <w:szCs w:val="22"/>
        </w:rPr>
        <w:t xml:space="preserve"> and prevent</w:t>
      </w:r>
      <w:r w:rsidR="009233A8" w:rsidRPr="003805EE">
        <w:rPr>
          <w:rFonts w:ascii="Helvetica" w:hAnsi="Helvetica" w:cs="Helvetica"/>
          <w:sz w:val="22"/>
          <w:szCs w:val="22"/>
        </w:rPr>
        <w:t xml:space="preserve"> an ecosystem from tipping into an undesired state. Improving our understanding of how ecosystem characteristics dictate the trade-off between precision in </w:t>
      </w:r>
      <w:r w:rsidR="005F40F4" w:rsidRPr="003805EE">
        <w:rPr>
          <w:rFonts w:ascii="Helvetica" w:hAnsi="Helvetica" w:cs="Helvetica"/>
          <w:sz w:val="22"/>
          <w:szCs w:val="22"/>
        </w:rPr>
        <w:t xml:space="preserve">estimates of </w:t>
      </w:r>
      <w:r w:rsidR="009233A8" w:rsidRPr="003805EE">
        <w:rPr>
          <w:rFonts w:ascii="Helvetica" w:hAnsi="Helvetica" w:cs="Helvetica"/>
          <w:sz w:val="22"/>
          <w:szCs w:val="22"/>
        </w:rPr>
        <w:t xml:space="preserve">ecosystem state and the costs of mismanagement will benefit </w:t>
      </w:r>
      <w:r w:rsidR="005F40F4" w:rsidRPr="003805EE">
        <w:rPr>
          <w:rFonts w:ascii="Helvetica" w:hAnsi="Helvetica" w:cs="Helvetica"/>
          <w:sz w:val="22"/>
          <w:szCs w:val="22"/>
        </w:rPr>
        <w:t xml:space="preserve">both stakeholders and </w:t>
      </w:r>
      <w:r w:rsidR="0077253E" w:rsidRPr="003805EE">
        <w:rPr>
          <w:rFonts w:ascii="Helvetica" w:hAnsi="Helvetica" w:cs="Helvetica"/>
          <w:sz w:val="22"/>
          <w:szCs w:val="22"/>
        </w:rPr>
        <w:t xml:space="preserve">managers who are working with </w:t>
      </w:r>
      <w:r w:rsidR="009233A8" w:rsidRPr="003805EE">
        <w:rPr>
          <w:rFonts w:ascii="Helvetica" w:hAnsi="Helvetica" w:cs="Helvetica"/>
          <w:sz w:val="22"/>
          <w:szCs w:val="22"/>
        </w:rPr>
        <w:t>finite resources.</w:t>
      </w:r>
    </w:p>
    <w:p w14:paraId="69390084" w14:textId="77777777" w:rsidR="00787E3F" w:rsidRPr="003805EE" w:rsidRDefault="00787E3F" w:rsidP="00E65B1B">
      <w:pPr>
        <w:spacing w:line="480" w:lineRule="auto"/>
        <w:rPr>
          <w:rFonts w:ascii="Helvetica" w:hAnsi="Helvetica"/>
          <w:i/>
          <w:sz w:val="22"/>
          <w:szCs w:val="22"/>
        </w:rPr>
      </w:pPr>
    </w:p>
    <w:p w14:paraId="0530466F" w14:textId="50C53DCB" w:rsidR="00787E3F" w:rsidRPr="003805EE" w:rsidRDefault="00787E3F" w:rsidP="00E65B1B">
      <w:pPr>
        <w:spacing w:line="480" w:lineRule="auto"/>
        <w:rPr>
          <w:rFonts w:ascii="Helvetica" w:hAnsi="Helvetica"/>
          <w:i/>
          <w:sz w:val="22"/>
          <w:szCs w:val="22"/>
        </w:rPr>
      </w:pPr>
      <w:r w:rsidRPr="003805EE">
        <w:rPr>
          <w:rFonts w:ascii="Helvetica" w:hAnsi="Helvetica"/>
          <w:i/>
          <w:sz w:val="22"/>
          <w:szCs w:val="22"/>
        </w:rPr>
        <w:t>Consideration of Moral Hazards in the Context of Resource Monitoring</w:t>
      </w:r>
    </w:p>
    <w:p w14:paraId="280ABC4F" w14:textId="098F6E91" w:rsidR="00787E3F" w:rsidRPr="003805EE" w:rsidRDefault="00787E3F" w:rsidP="00E65B1B">
      <w:pPr>
        <w:spacing w:line="480" w:lineRule="auto"/>
        <w:ind w:firstLine="720"/>
        <w:rPr>
          <w:rFonts w:ascii="Helvetica" w:hAnsi="Helvetica"/>
          <w:sz w:val="22"/>
          <w:szCs w:val="22"/>
        </w:rPr>
      </w:pPr>
      <w:r w:rsidRPr="003805EE">
        <w:rPr>
          <w:rFonts w:ascii="Helvetica" w:hAnsi="Helvetica"/>
          <w:sz w:val="22"/>
          <w:szCs w:val="22"/>
        </w:rPr>
        <w:t xml:space="preserve">Our examination of the relative costs and benefits of different monitoring strategies suggests that high precision monitoring is always the most effective way to maximize yield and </w:t>
      </w:r>
      <w:r w:rsidRPr="003805EE">
        <w:rPr>
          <w:rFonts w:ascii="Helvetica" w:hAnsi="Helvetica"/>
          <w:sz w:val="22"/>
          <w:szCs w:val="22"/>
        </w:rPr>
        <w:lastRenderedPageBreak/>
        <w:t>avoid crossing a tipping point or limit reference point. However, high monitoring precision can be extremely expensive, and the feasibility of payment depends on the state of the system and the resources that industry, stakeholders</w:t>
      </w:r>
      <w:r w:rsidR="00BB189E" w:rsidRPr="003805EE">
        <w:rPr>
          <w:rFonts w:ascii="Helvetica" w:hAnsi="Helvetica"/>
          <w:sz w:val="22"/>
          <w:szCs w:val="22"/>
        </w:rPr>
        <w:t xml:space="preserve">, </w:t>
      </w:r>
      <w:r w:rsidR="00422C92" w:rsidRPr="003805EE">
        <w:rPr>
          <w:rFonts w:ascii="Helvetica" w:hAnsi="Helvetica"/>
          <w:sz w:val="22"/>
          <w:szCs w:val="22"/>
        </w:rPr>
        <w:t xml:space="preserve">non-governmental organizations, </w:t>
      </w:r>
      <w:r w:rsidRPr="003805EE">
        <w:rPr>
          <w:rFonts w:ascii="Helvetica" w:hAnsi="Helvetica"/>
          <w:sz w:val="22"/>
          <w:szCs w:val="22"/>
        </w:rPr>
        <w:t>or government agencies have to cover the costs of monitoring. In some circumstances ‘moral hazards’ can emerge, where one organization is involved in a risky activity (harvest) but is protected against risk by another party that incurs the cost</w:t>
      </w:r>
      <w:r w:rsidR="009F66E4" w:rsidRPr="003805EE">
        <w:rPr>
          <w:rFonts w:ascii="Helvetica" w:hAnsi="Helvetica"/>
          <w:sz w:val="22"/>
          <w:szCs w:val="22"/>
        </w:rPr>
        <w:t xml:space="preserve"> </w:t>
      </w:r>
      <w:r w:rsidR="000F7161"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&lt;EndNote&gt;&lt;Cite&gt;&lt;Author&gt;Hölmstrom&lt;/Author&gt;&lt;Year&gt;1979&lt;/Year&gt;&lt;RecNum&gt;8468&lt;/RecNum&gt;&lt;DisplayText&gt;[19, 22]&lt;/DisplayText&gt;&lt;record&gt;&lt;rec-number&gt;8468&lt;/rec-number&gt;&lt;foreign-keys&gt;&lt;key app="EN" db-id="dsrza9wtbra05fevxvw5svf8d0a9a0ptptvp" timestamp="1493250019"&gt;8468&lt;/key&gt;&lt;/foreign-keys&gt;&lt;ref-type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Cite&gt;&lt;Author&gt;Hilborn&lt;/Author&gt;&lt;Year&gt;2001&lt;/Year&gt;&lt;RecNum&gt;6&lt;/RecNum&gt;&lt;record&gt;&lt;rec-number&gt;6&lt;/rec-number&gt;&lt;foreign-keys&gt;&lt;key app="EN" db-id="wwzav5tt2exe2mearwvvss2nsva0zwv9zrzr" timestamp="1493249996"&gt;6&lt;/key&gt;&lt;/foreign-keys&gt;&lt;ref-type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0F7161" w:rsidRPr="003805EE">
        <w:rPr>
          <w:rFonts w:ascii="Helvetica" w:hAnsi="Helvetica"/>
          <w:sz w:val="22"/>
          <w:szCs w:val="22"/>
        </w:rPr>
        <w:fldChar w:fldCharType="separate"/>
      </w:r>
      <w:r w:rsidR="004C725F" w:rsidRPr="003805EE">
        <w:rPr>
          <w:rFonts w:ascii="Helvetica" w:hAnsi="Helvetica"/>
          <w:noProof/>
          <w:sz w:val="22"/>
          <w:szCs w:val="22"/>
        </w:rPr>
        <w:t>[19, 22]</w:t>
      </w:r>
      <w:r w:rsidR="000F7161" w:rsidRPr="003805EE">
        <w:rPr>
          <w:rFonts w:ascii="Helvetica" w:hAnsi="Helvetica"/>
          <w:sz w:val="22"/>
          <w:szCs w:val="22"/>
        </w:rPr>
        <w:fldChar w:fldCharType="end"/>
      </w:r>
      <w:r w:rsidRPr="003805EE">
        <w:rPr>
          <w:rFonts w:ascii="Helvetica" w:hAnsi="Helvetica"/>
          <w:sz w:val="22"/>
          <w:szCs w:val="22"/>
        </w:rPr>
        <w:t>. When contracts are initially based on payoff alone and intensive monitoring is cost prohibitive, lower precision of monitoring combined with shared risk among multiple parties is a common solution applied to moral hazards.</w:t>
      </w:r>
    </w:p>
    <w:p w14:paraId="5194A5E5" w14:textId="30E04225" w:rsidR="00874D07" w:rsidRPr="003805EE" w:rsidRDefault="00FE0BB8" w:rsidP="00E65B1B">
      <w:pPr>
        <w:spacing w:line="480" w:lineRule="auto"/>
        <w:ind w:firstLine="720"/>
        <w:rPr>
          <w:rFonts w:ascii="Helvetica" w:hAnsi="Helvetica"/>
          <w:sz w:val="22"/>
          <w:szCs w:val="22"/>
        </w:rPr>
      </w:pPr>
      <w:r w:rsidRPr="003805EE">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sidRPr="003805EE">
        <w:rPr>
          <w:rFonts w:ascii="Helvetica" w:hAnsi="Helvetica"/>
          <w:sz w:val="22"/>
          <w:szCs w:val="22"/>
        </w:rPr>
        <w:t>do</w:t>
      </w:r>
      <w:r w:rsidRPr="003805EE">
        <w:rPr>
          <w:rFonts w:ascii="Helvetica" w:hAnsi="Helvetica"/>
          <w:sz w:val="22"/>
          <w:szCs w:val="22"/>
        </w:rPr>
        <w:t xml:space="preserve"> not always </w:t>
      </w:r>
      <w:r w:rsidR="00A02010" w:rsidRPr="003805EE">
        <w:rPr>
          <w:rFonts w:ascii="Helvetica" w:hAnsi="Helvetica"/>
          <w:sz w:val="22"/>
          <w:szCs w:val="22"/>
        </w:rPr>
        <w:t xml:space="preserve">align </w:t>
      </w:r>
      <w:r w:rsidRPr="003805EE">
        <w:rPr>
          <w:rFonts w:ascii="Helvetica" w:hAnsi="Helvetica"/>
          <w:sz w:val="22"/>
          <w:szCs w:val="22"/>
        </w:rPr>
        <w:t xml:space="preserve">with economic incentives. </w:t>
      </w:r>
      <w:r w:rsidR="00FA68C5" w:rsidRPr="003805EE">
        <w:rPr>
          <w:rFonts w:ascii="Helvetica" w:hAnsi="Helvetica"/>
          <w:sz w:val="22"/>
          <w:szCs w:val="22"/>
        </w:rPr>
        <w:t>For example</w:t>
      </w:r>
      <w:r w:rsidRPr="003805EE">
        <w:rPr>
          <w:rFonts w:ascii="Helvetica" w:hAnsi="Helvetica"/>
          <w:sz w:val="22"/>
          <w:szCs w:val="22"/>
        </w:rPr>
        <w:t>,</w:t>
      </w:r>
      <w:r w:rsidR="007E4DA3" w:rsidRPr="003805EE">
        <w:rPr>
          <w:rFonts w:ascii="Helvetica" w:hAnsi="Helvetica"/>
          <w:sz w:val="22"/>
          <w:szCs w:val="22"/>
        </w:rPr>
        <w:t xml:space="preserve"> </w:t>
      </w:r>
      <w:r w:rsidR="00BC5AA5" w:rsidRPr="003805EE">
        <w:rPr>
          <w:rFonts w:ascii="Helvetica" w:hAnsi="Helvetica"/>
          <w:sz w:val="22"/>
          <w:szCs w:val="22"/>
        </w:rPr>
        <w:t>our model suggests</w:t>
      </w:r>
      <w:r w:rsidR="007E4DA3" w:rsidRPr="003805EE">
        <w:rPr>
          <w:rFonts w:ascii="Helvetica" w:hAnsi="Helvetica"/>
          <w:sz w:val="22"/>
          <w:szCs w:val="22"/>
        </w:rPr>
        <w:t xml:space="preserve"> </w:t>
      </w:r>
      <w:r w:rsidR="00DB4CE5" w:rsidRPr="003805EE">
        <w:rPr>
          <w:rFonts w:ascii="Helvetica" w:hAnsi="Helvetica"/>
          <w:sz w:val="22"/>
          <w:szCs w:val="22"/>
        </w:rPr>
        <w:t xml:space="preserve">that </w:t>
      </w:r>
      <w:r w:rsidR="006803F7" w:rsidRPr="003805EE">
        <w:rPr>
          <w:rFonts w:ascii="Helvetica" w:hAnsi="Helvetica"/>
          <w:sz w:val="22"/>
          <w:szCs w:val="22"/>
        </w:rPr>
        <w:t xml:space="preserve">an </w:t>
      </w:r>
      <w:r w:rsidR="007E4DA3" w:rsidRPr="003805EE">
        <w:rPr>
          <w:rFonts w:ascii="Helvetica" w:hAnsi="Helvetica"/>
          <w:sz w:val="22"/>
          <w:szCs w:val="22"/>
        </w:rPr>
        <w:t xml:space="preserve">economic incentive </w:t>
      </w:r>
      <w:r w:rsidR="00BC5AA5" w:rsidRPr="003805EE">
        <w:rPr>
          <w:rFonts w:ascii="Helvetica" w:hAnsi="Helvetica"/>
          <w:sz w:val="22"/>
          <w:szCs w:val="22"/>
        </w:rPr>
        <w:t>exists for</w:t>
      </w:r>
      <w:r w:rsidR="007E4DA3" w:rsidRPr="003805EE">
        <w:rPr>
          <w:rFonts w:ascii="Helvetica" w:hAnsi="Helvetica"/>
          <w:sz w:val="22"/>
          <w:szCs w:val="22"/>
        </w:rPr>
        <w:t xml:space="preserve"> </w:t>
      </w:r>
      <w:r w:rsidR="00E331DD" w:rsidRPr="003805EE">
        <w:rPr>
          <w:rFonts w:ascii="Helvetica" w:hAnsi="Helvetica"/>
          <w:sz w:val="22"/>
          <w:szCs w:val="22"/>
        </w:rPr>
        <w:t>an organization</w:t>
      </w:r>
      <w:r w:rsidR="007E4DA3" w:rsidRPr="003805EE">
        <w:rPr>
          <w:rFonts w:ascii="Helvetica" w:hAnsi="Helvetica"/>
          <w:sz w:val="22"/>
          <w:szCs w:val="22"/>
        </w:rPr>
        <w:t xml:space="preserve"> to support increased monitoring as long as the expected financial benefit exceeds the financial cost.</w:t>
      </w:r>
      <w:r w:rsidRPr="003805EE">
        <w:rPr>
          <w:rFonts w:ascii="Helvetica" w:hAnsi="Helvetica"/>
          <w:sz w:val="22"/>
          <w:szCs w:val="22"/>
        </w:rPr>
        <w:t xml:space="preserve"> </w:t>
      </w:r>
      <w:r w:rsidR="00FA68C5" w:rsidRPr="003805EE">
        <w:rPr>
          <w:rFonts w:ascii="Helvetica" w:hAnsi="Helvetica"/>
          <w:sz w:val="22"/>
          <w:szCs w:val="22"/>
        </w:rPr>
        <w:t xml:space="preserve">In contrast, agencies are incentivized to keep the ecosystem healthy but to minimize costs to taxpayers. This asymmetry </w:t>
      </w:r>
      <w:r w:rsidR="00C94671" w:rsidRPr="003805EE">
        <w:rPr>
          <w:rFonts w:ascii="Helvetica" w:hAnsi="Helvetica"/>
          <w:sz w:val="22"/>
          <w:szCs w:val="22"/>
        </w:rPr>
        <w:t xml:space="preserve">in incentives </w:t>
      </w:r>
      <w:r w:rsidR="00604D51" w:rsidRPr="003805EE">
        <w:rPr>
          <w:rFonts w:ascii="Helvetica" w:hAnsi="Helvetica"/>
          <w:sz w:val="22"/>
          <w:szCs w:val="22"/>
        </w:rPr>
        <w:t xml:space="preserve">for different stakeholders </w:t>
      </w:r>
      <w:r w:rsidR="00C94671" w:rsidRPr="003805EE">
        <w:rPr>
          <w:rFonts w:ascii="Helvetica" w:hAnsi="Helvetica"/>
          <w:sz w:val="22"/>
          <w:szCs w:val="22"/>
        </w:rPr>
        <w:t>poses a challenge,</w:t>
      </w:r>
      <w:r w:rsidR="00FA68C5" w:rsidRPr="003805EE">
        <w:rPr>
          <w:rFonts w:ascii="Helvetica" w:hAnsi="Helvetica"/>
          <w:sz w:val="22"/>
          <w:szCs w:val="22"/>
        </w:rPr>
        <w:t xml:space="preserve"> because agencies often have limited resources to provide high precision monitoring, while the industry is often incentivized to </w:t>
      </w:r>
      <w:r w:rsidR="00C94671" w:rsidRPr="003805EE">
        <w:rPr>
          <w:rFonts w:ascii="Helvetica" w:hAnsi="Helvetica"/>
          <w:sz w:val="22"/>
          <w:szCs w:val="22"/>
        </w:rPr>
        <w:t>harvest as much of the resource</w:t>
      </w:r>
      <w:r w:rsidR="00FA68C5" w:rsidRPr="003805EE">
        <w:rPr>
          <w:rFonts w:ascii="Helvetica" w:hAnsi="Helvetica"/>
          <w:sz w:val="22"/>
          <w:szCs w:val="22"/>
        </w:rPr>
        <w:t xml:space="preserve"> as possible at the lowest cost.</w:t>
      </w:r>
      <w:r w:rsidR="00C94671" w:rsidRPr="003805EE">
        <w:rPr>
          <w:rFonts w:ascii="Helvetica" w:hAnsi="Helvetica"/>
          <w:sz w:val="22"/>
          <w:szCs w:val="22"/>
        </w:rPr>
        <w:t xml:space="preserve"> </w:t>
      </w:r>
      <w:r w:rsidR="00272A37" w:rsidRPr="003805EE">
        <w:rPr>
          <w:rFonts w:ascii="Helvetica" w:hAnsi="Helvetica"/>
          <w:sz w:val="22"/>
          <w:szCs w:val="22"/>
        </w:rPr>
        <w:t xml:space="preserve">Thus, context-appropriate solutions that are </w:t>
      </w:r>
      <w:r w:rsidR="00F9071C" w:rsidRPr="003805EE">
        <w:rPr>
          <w:rFonts w:ascii="Helvetica" w:hAnsi="Helvetica"/>
          <w:sz w:val="22"/>
          <w:szCs w:val="22"/>
        </w:rPr>
        <w:t>economically viable</w:t>
      </w:r>
      <w:r w:rsidR="00272A37" w:rsidRPr="003805EE">
        <w:rPr>
          <w:rFonts w:ascii="Helvetica" w:hAnsi="Helvetica"/>
          <w:sz w:val="22"/>
          <w:szCs w:val="22"/>
        </w:rPr>
        <w:t>, cost-effective, and that incentivize environmental protection</w:t>
      </w:r>
      <w:r w:rsidR="00E42600" w:rsidRPr="003805EE">
        <w:rPr>
          <w:rFonts w:ascii="Helvetica" w:hAnsi="Helvetica"/>
          <w:sz w:val="22"/>
          <w:szCs w:val="22"/>
        </w:rPr>
        <w:t xml:space="preserve"> are critical</w:t>
      </w:r>
      <w:r w:rsidR="00F9071C" w:rsidRPr="003805EE">
        <w:rPr>
          <w:rFonts w:ascii="Helvetica" w:hAnsi="Helvetica"/>
          <w:sz w:val="22"/>
          <w:szCs w:val="22"/>
        </w:rPr>
        <w:t xml:space="preserve">. </w:t>
      </w:r>
    </w:p>
    <w:p w14:paraId="473B18BE" w14:textId="60581DA8" w:rsidR="00644B5F" w:rsidRPr="003805EE" w:rsidRDefault="00F9071C" w:rsidP="00E65B1B">
      <w:pPr>
        <w:spacing w:line="480" w:lineRule="auto"/>
        <w:rPr>
          <w:rFonts w:ascii="Helvetica" w:hAnsi="Helvetica"/>
          <w:sz w:val="22"/>
          <w:szCs w:val="22"/>
        </w:rPr>
      </w:pPr>
      <w:r w:rsidRPr="003805EE">
        <w:rPr>
          <w:rFonts w:ascii="Helvetica" w:hAnsi="Helvetica"/>
          <w:sz w:val="22"/>
          <w:szCs w:val="22"/>
        </w:rPr>
        <w:tab/>
      </w:r>
      <w:r w:rsidR="00272A37" w:rsidRPr="003805EE">
        <w:rPr>
          <w:rFonts w:ascii="Helvetica" w:hAnsi="Helvetica"/>
          <w:sz w:val="22"/>
          <w:szCs w:val="22"/>
        </w:rPr>
        <w:t>C</w:t>
      </w:r>
      <w:r w:rsidRPr="003805EE">
        <w:rPr>
          <w:rFonts w:ascii="Helvetica" w:hAnsi="Helvetica"/>
          <w:sz w:val="22"/>
          <w:szCs w:val="22"/>
        </w:rPr>
        <w:t xml:space="preserve">ommercial fisheries offer an interesting case study in placing the burden of monitoring costs on the industry versus the government. For example, in Canada and Australia, industry is primarily responsible for monitoring costs, with the philosophy that the burden of proof for sustainability is on the stakeholder interested in exploiting the system </w:t>
      </w:r>
      <w:r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&lt;EndNote&gt;&lt;Cite&gt;&lt;Author&gt;Hilborn&lt;/Author&gt;&lt;Year&gt;2001&lt;/Year&gt;&lt;RecNum&gt;8132&lt;/RecNum&gt;&lt;DisplayText&gt;[19]&lt;/DisplayText&gt;&lt;record&gt;&lt;rec-number&gt;8132&lt;/rec-number&gt;&lt;foreign-keys&gt;&lt;key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Pr="003805EE">
        <w:rPr>
          <w:rFonts w:ascii="Helvetica" w:hAnsi="Helvetica"/>
          <w:sz w:val="22"/>
          <w:szCs w:val="22"/>
        </w:rPr>
        <w:fldChar w:fldCharType="separate"/>
      </w:r>
      <w:r w:rsidR="004C725F" w:rsidRPr="003805EE">
        <w:rPr>
          <w:rFonts w:ascii="Helvetica" w:hAnsi="Helvetica"/>
          <w:noProof/>
          <w:sz w:val="22"/>
          <w:szCs w:val="22"/>
        </w:rPr>
        <w:t>[19]</w:t>
      </w:r>
      <w:r w:rsidRPr="003805EE">
        <w:rPr>
          <w:rFonts w:ascii="Helvetica" w:hAnsi="Helvetica"/>
          <w:sz w:val="22"/>
          <w:szCs w:val="22"/>
        </w:rPr>
        <w:fldChar w:fldCharType="end"/>
      </w:r>
      <w:r w:rsidRPr="003805EE">
        <w:rPr>
          <w:rFonts w:ascii="Helvetica" w:hAnsi="Helvetica"/>
          <w:sz w:val="22"/>
          <w:szCs w:val="22"/>
        </w:rPr>
        <w:t xml:space="preserve">. An </w:t>
      </w:r>
      <w:r w:rsidR="00644B5F" w:rsidRPr="003805EE">
        <w:rPr>
          <w:rFonts w:ascii="Helvetica" w:hAnsi="Helvetica"/>
          <w:sz w:val="22"/>
          <w:szCs w:val="22"/>
        </w:rPr>
        <w:t xml:space="preserve">example of this is the commercial Pacific herring fishery in the </w:t>
      </w:r>
      <w:r w:rsidR="002B2772" w:rsidRPr="003805EE">
        <w:rPr>
          <w:rFonts w:ascii="Helvetica" w:hAnsi="Helvetica"/>
          <w:sz w:val="22"/>
          <w:szCs w:val="22"/>
        </w:rPr>
        <w:t>Canadian North Pacific</w:t>
      </w:r>
      <w:r w:rsidR="00644B5F" w:rsidRPr="003805EE">
        <w:rPr>
          <w:rFonts w:ascii="Helvetica" w:hAnsi="Helvetica"/>
          <w:sz w:val="22"/>
          <w:szCs w:val="22"/>
        </w:rPr>
        <w:t xml:space="preserve">, where monitoring of spring herring spawns </w:t>
      </w:r>
      <w:proofErr w:type="gramStart"/>
      <w:r w:rsidR="002B2772" w:rsidRPr="003805EE">
        <w:rPr>
          <w:rFonts w:ascii="Helvetica" w:hAnsi="Helvetica"/>
          <w:sz w:val="22"/>
          <w:szCs w:val="22"/>
        </w:rPr>
        <w:t>were</w:t>
      </w:r>
      <w:proofErr w:type="gramEnd"/>
      <w:r w:rsidR="00F40EFF" w:rsidRPr="003805EE">
        <w:rPr>
          <w:rFonts w:ascii="Helvetica" w:hAnsi="Helvetica"/>
          <w:sz w:val="22"/>
          <w:szCs w:val="22"/>
        </w:rPr>
        <w:t xml:space="preserve"> </w:t>
      </w:r>
      <w:r w:rsidR="008A4DE4" w:rsidRPr="003805EE">
        <w:rPr>
          <w:rFonts w:ascii="Helvetica" w:hAnsi="Helvetica"/>
          <w:sz w:val="22"/>
          <w:szCs w:val="22"/>
        </w:rPr>
        <w:t>historically</w:t>
      </w:r>
      <w:r w:rsidR="00644B5F" w:rsidRPr="003805EE">
        <w:rPr>
          <w:rFonts w:ascii="Helvetica" w:hAnsi="Helvetica"/>
          <w:sz w:val="22"/>
          <w:szCs w:val="22"/>
        </w:rPr>
        <w:t xml:space="preserve"> funded by one of several stakeholders, the fishing industry. However, the fishery crossed a limit reference point over a decade ago and has not fully </w:t>
      </w:r>
      <w:r w:rsidR="00644B5F" w:rsidRPr="003805EE">
        <w:rPr>
          <w:rFonts w:ascii="Helvetica" w:hAnsi="Helvetica"/>
          <w:sz w:val="22"/>
          <w:szCs w:val="22"/>
        </w:rPr>
        <w:lastRenderedPageBreak/>
        <w:t xml:space="preserve">recovered. As a consequence, </w:t>
      </w:r>
      <w:r w:rsidR="006B6333" w:rsidRPr="003805EE">
        <w:rPr>
          <w:rFonts w:ascii="Helvetica" w:hAnsi="Helvetica"/>
          <w:sz w:val="22"/>
          <w:szCs w:val="22"/>
        </w:rPr>
        <w:t>monitoring effort has declined</w:t>
      </w:r>
      <w:r w:rsidR="00644B5F" w:rsidRPr="003805EE">
        <w:rPr>
          <w:rFonts w:ascii="Helvetica" w:hAnsi="Helvetica"/>
          <w:sz w:val="22"/>
          <w:szCs w:val="22"/>
        </w:rPr>
        <w:t xml:space="preserve">, which impacts the precision of biomass estimates, and may prolong closures. This case highlights a key consideration in monitoring programs: if information is most valuable as a fishery approaches </w:t>
      </w:r>
      <w:r w:rsidR="00394C34" w:rsidRPr="003805EE">
        <w:rPr>
          <w:rFonts w:ascii="Helvetica" w:hAnsi="Helvetica"/>
          <w:sz w:val="22"/>
          <w:szCs w:val="22"/>
        </w:rPr>
        <w:t xml:space="preserve">and recovers from </w:t>
      </w:r>
      <w:r w:rsidR="00644B5F" w:rsidRPr="003805EE">
        <w:rPr>
          <w:rFonts w:ascii="Helvetica" w:hAnsi="Helvetica"/>
          <w:sz w:val="22"/>
          <w:szCs w:val="22"/>
        </w:rPr>
        <w:t xml:space="preserve">collapse, it may be best to ensure that funding for monitoring is independent from stock size. </w:t>
      </w:r>
    </w:p>
    <w:p w14:paraId="4E73E6B6" w14:textId="77777777" w:rsidR="00FC5856" w:rsidRPr="003805EE" w:rsidRDefault="00FC5856" w:rsidP="00E65B1B">
      <w:pPr>
        <w:spacing w:line="480" w:lineRule="auto"/>
        <w:rPr>
          <w:rFonts w:ascii="Helvetica" w:hAnsi="Helvetica"/>
          <w:i/>
          <w:sz w:val="22"/>
          <w:szCs w:val="22"/>
        </w:rPr>
      </w:pPr>
    </w:p>
    <w:p w14:paraId="6CFFB7E9" w14:textId="26D60871" w:rsidR="0056105D" w:rsidRPr="003805EE" w:rsidRDefault="00976D8B" w:rsidP="00E65B1B">
      <w:pPr>
        <w:spacing w:line="480" w:lineRule="auto"/>
        <w:rPr>
          <w:rFonts w:ascii="Helvetica" w:hAnsi="Helvetica"/>
          <w:i/>
          <w:sz w:val="22"/>
          <w:szCs w:val="22"/>
        </w:rPr>
      </w:pPr>
      <w:r w:rsidRPr="003805EE">
        <w:rPr>
          <w:rFonts w:ascii="Helvetica" w:hAnsi="Helvetica"/>
          <w:i/>
          <w:sz w:val="22"/>
          <w:szCs w:val="22"/>
        </w:rPr>
        <w:t>The Value of Monitoring Depends on the Stakeholder</w:t>
      </w:r>
    </w:p>
    <w:p w14:paraId="1B549306" w14:textId="4105FEE2" w:rsidR="0021032B" w:rsidRPr="003805EE" w:rsidRDefault="00017F4B" w:rsidP="00E65B1B">
      <w:pPr>
        <w:spacing w:line="480" w:lineRule="auto"/>
        <w:ind w:firstLine="720"/>
        <w:rPr>
          <w:rFonts w:ascii="Helvetica" w:hAnsi="Helvetica" w:cs="Helvetica Neue"/>
          <w:sz w:val="22"/>
          <w:szCs w:val="22"/>
        </w:rPr>
      </w:pPr>
      <w:r w:rsidRPr="003805EE">
        <w:rPr>
          <w:rFonts w:ascii="Helvetica" w:hAnsi="Helvetica" w:cs="Helvetica Neue"/>
          <w:sz w:val="22"/>
          <w:szCs w:val="22"/>
        </w:rPr>
        <w:t>Determining the</w:t>
      </w:r>
      <w:r w:rsidR="00C949EB" w:rsidRPr="003805EE">
        <w:rPr>
          <w:rFonts w:ascii="Helvetica" w:hAnsi="Helvetica" w:cs="Helvetica Neue"/>
          <w:sz w:val="22"/>
          <w:szCs w:val="22"/>
        </w:rPr>
        <w:t xml:space="preserve"> value of </w:t>
      </w:r>
      <w:r w:rsidRPr="003805EE">
        <w:rPr>
          <w:rFonts w:ascii="Helvetica" w:hAnsi="Helvetica" w:cs="Helvetica Neue"/>
          <w:sz w:val="22"/>
          <w:szCs w:val="22"/>
        </w:rPr>
        <w:t>monitoring</w:t>
      </w:r>
      <w:r w:rsidR="00C949EB" w:rsidRPr="003805EE">
        <w:rPr>
          <w:rFonts w:ascii="Helvetica" w:hAnsi="Helvetica" w:cs="Helvetica Neue"/>
          <w:sz w:val="22"/>
          <w:szCs w:val="22"/>
        </w:rPr>
        <w:t xml:space="preserve"> information </w:t>
      </w:r>
      <w:r w:rsidR="00C55C0B" w:rsidRPr="003805EE">
        <w:rPr>
          <w:rFonts w:ascii="Helvetica" w:hAnsi="Helvetica" w:cs="Helvetica Neue"/>
          <w:sz w:val="22"/>
          <w:szCs w:val="22"/>
        </w:rPr>
        <w:t>also likely extends beyond the organization bearing the</w:t>
      </w:r>
      <w:r w:rsidR="006E5F41" w:rsidRPr="003805EE">
        <w:rPr>
          <w:rFonts w:ascii="Helvetica" w:hAnsi="Helvetica" w:cs="Helvetica Neue"/>
          <w:sz w:val="22"/>
          <w:szCs w:val="22"/>
        </w:rPr>
        <w:t xml:space="preserve"> </w:t>
      </w:r>
      <w:r w:rsidR="009E0D73" w:rsidRPr="003805EE">
        <w:rPr>
          <w:rFonts w:ascii="Helvetica" w:hAnsi="Helvetica" w:cs="Helvetica Neue"/>
          <w:sz w:val="22"/>
          <w:szCs w:val="22"/>
        </w:rPr>
        <w:t xml:space="preserve">monitoring </w:t>
      </w:r>
      <w:r w:rsidR="006E5F41" w:rsidRPr="003805EE">
        <w:rPr>
          <w:rFonts w:ascii="Helvetica" w:hAnsi="Helvetica" w:cs="Helvetica Neue"/>
          <w:sz w:val="22"/>
          <w:szCs w:val="22"/>
        </w:rPr>
        <w:t xml:space="preserve">costs to include the </w:t>
      </w:r>
      <w:r w:rsidR="00C55CC4" w:rsidRPr="003805EE">
        <w:rPr>
          <w:rFonts w:ascii="Helvetica" w:hAnsi="Helvetica" w:cs="Helvetica Neue"/>
          <w:sz w:val="22"/>
          <w:szCs w:val="22"/>
        </w:rPr>
        <w:t xml:space="preserve">value to </w:t>
      </w:r>
      <w:r w:rsidR="00F20C88" w:rsidRPr="003805EE">
        <w:rPr>
          <w:rFonts w:ascii="Helvetica" w:hAnsi="Helvetica" w:cs="Helvetica Neue"/>
          <w:sz w:val="22"/>
          <w:szCs w:val="22"/>
        </w:rPr>
        <w:t>other</w:t>
      </w:r>
      <w:r w:rsidR="006E5F41" w:rsidRPr="003805EE">
        <w:rPr>
          <w:rFonts w:ascii="Helvetica" w:hAnsi="Helvetica" w:cs="Helvetica Neue"/>
          <w:sz w:val="22"/>
          <w:szCs w:val="22"/>
        </w:rPr>
        <w:t xml:space="preserve"> stakeholders</w:t>
      </w:r>
      <w:r w:rsidR="00F20C88" w:rsidRPr="003805EE">
        <w:rPr>
          <w:rFonts w:ascii="Helvetica" w:hAnsi="Helvetica" w:cs="Helvetica Neue"/>
          <w:sz w:val="22"/>
          <w:szCs w:val="22"/>
        </w:rPr>
        <w:t>.</w:t>
      </w:r>
      <w:r w:rsidR="006E5F41" w:rsidRPr="003805EE">
        <w:rPr>
          <w:rFonts w:ascii="Helvetica" w:hAnsi="Helvetica" w:cs="Helvetica Neue"/>
          <w:sz w:val="22"/>
          <w:szCs w:val="22"/>
        </w:rPr>
        <w:t xml:space="preserve"> </w:t>
      </w:r>
      <w:r w:rsidR="00574730" w:rsidRPr="003805EE">
        <w:rPr>
          <w:rFonts w:ascii="Helvetica" w:hAnsi="Helvetica" w:cs="Helvetica Neue"/>
          <w:sz w:val="22"/>
          <w:szCs w:val="22"/>
        </w:rPr>
        <w:t>The high volatility that emerges from low monitoring investment may be particularly challenging</w:t>
      </w:r>
      <w:r w:rsidR="00CB5799" w:rsidRPr="003805EE">
        <w:rPr>
          <w:rFonts w:ascii="Helvetica" w:hAnsi="Helvetica" w:cs="Helvetica Neue"/>
          <w:sz w:val="22"/>
          <w:szCs w:val="22"/>
        </w:rPr>
        <w:t xml:space="preserve"> </w:t>
      </w:r>
      <w:r w:rsidR="006803F7" w:rsidRPr="003805EE">
        <w:rPr>
          <w:rFonts w:ascii="Helvetica" w:hAnsi="Helvetica" w:cs="Helvetica Neue"/>
          <w:sz w:val="22"/>
          <w:szCs w:val="22"/>
        </w:rPr>
        <w:t xml:space="preserve">to </w:t>
      </w:r>
      <w:r w:rsidR="00CB5799" w:rsidRPr="003805EE">
        <w:rPr>
          <w:rFonts w:ascii="Helvetica" w:hAnsi="Helvetica" w:cs="Helvetica Neue"/>
          <w:sz w:val="22"/>
          <w:szCs w:val="22"/>
        </w:rPr>
        <w:t xml:space="preserve">some stakeholders while others might be less affected.  For instance, </w:t>
      </w:r>
      <w:r w:rsidR="00574730" w:rsidRPr="003805EE">
        <w:rPr>
          <w:rFonts w:ascii="Helvetica" w:hAnsi="Helvetica" w:cs="Helvetica Neue"/>
          <w:sz w:val="22"/>
          <w:szCs w:val="22"/>
        </w:rPr>
        <w:t>subsistence harvesters and small businesses</w:t>
      </w:r>
      <w:r w:rsidR="002738FD" w:rsidRPr="003805EE">
        <w:rPr>
          <w:rFonts w:ascii="Helvetica" w:hAnsi="Helvetica" w:cs="Helvetica Neue"/>
          <w:sz w:val="22"/>
          <w:szCs w:val="22"/>
        </w:rPr>
        <w:t xml:space="preserve"> often have relatively lower mobility and limited capacity to take advantage of “boom” years, or adapt to harvesting a new resource in “bust” years. </w:t>
      </w:r>
      <w:r w:rsidR="00CB5799" w:rsidRPr="003805EE">
        <w:rPr>
          <w:rFonts w:ascii="Helvetica" w:hAnsi="Helvetica" w:cs="Helvetica Neue"/>
          <w:sz w:val="22"/>
          <w:szCs w:val="22"/>
        </w:rPr>
        <w:t>S</w:t>
      </w:r>
      <w:r w:rsidR="002738FD" w:rsidRPr="003805EE">
        <w:rPr>
          <w:rFonts w:ascii="Helvetica" w:hAnsi="Helvetica" w:cs="Helvetica Neue"/>
          <w:sz w:val="22"/>
          <w:szCs w:val="22"/>
        </w:rPr>
        <w:t xml:space="preserve">urveys of Kenyan fishers suggest that socioeconomic background drives willingness to leave a fishery; wealthy individuals were more likely to leave the fishery after large declines in catches, whereas low-income households would become stuck in poverty traps due to a lack of resources to switch occupations </w:t>
      </w:r>
      <w:r w:rsidR="002738FD"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&lt;EndNote&gt;&lt;Cite&gt;&lt;Author&gt;Schrank&lt;/Author&gt;&lt;Year&gt;2003&lt;/Year&gt;&lt;RecNum&gt;8199&lt;/RecNum&gt;&lt;DisplayText&gt;[23]&lt;/DisplayText&gt;&lt;record&gt;&lt;rec-number&gt;8199&lt;/rec-number&gt;&lt;foreign-keys&gt;&lt;key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002738FD" w:rsidRPr="003805EE">
        <w:rPr>
          <w:rFonts w:ascii="Helvetica" w:hAnsi="Helvetica"/>
          <w:sz w:val="22"/>
          <w:szCs w:val="22"/>
        </w:rPr>
        <w:fldChar w:fldCharType="separate"/>
      </w:r>
      <w:r w:rsidR="004C725F" w:rsidRPr="003805EE">
        <w:rPr>
          <w:rFonts w:ascii="Helvetica" w:hAnsi="Helvetica"/>
          <w:noProof/>
          <w:sz w:val="22"/>
          <w:szCs w:val="22"/>
        </w:rPr>
        <w:t>[23]</w:t>
      </w:r>
      <w:r w:rsidR="002738FD" w:rsidRPr="003805EE">
        <w:rPr>
          <w:rFonts w:ascii="Helvetica" w:hAnsi="Helvetica"/>
          <w:sz w:val="22"/>
          <w:szCs w:val="22"/>
        </w:rPr>
        <w:fldChar w:fldCharType="end"/>
      </w:r>
      <w:r w:rsidR="002738FD" w:rsidRPr="003805EE">
        <w:rPr>
          <w:rFonts w:ascii="Helvetica" w:hAnsi="Helvetica" w:cs="Helvetica Neue"/>
          <w:sz w:val="22"/>
          <w:szCs w:val="22"/>
        </w:rPr>
        <w:t>. In contrast, large industrial fishing operations may have higher travel capacity to harvest in another location where the resource remains plentiful</w:t>
      </w:r>
      <w:r w:rsidR="006803F7" w:rsidRPr="003805EE">
        <w:rPr>
          <w:rFonts w:ascii="Helvetica" w:hAnsi="Helvetica" w:cs="Helvetica Neue"/>
          <w:sz w:val="22"/>
          <w:szCs w:val="22"/>
        </w:rPr>
        <w:t>,</w:t>
      </w:r>
      <w:r w:rsidR="002738FD" w:rsidRPr="003805EE">
        <w:rPr>
          <w:rFonts w:ascii="Helvetica" w:hAnsi="Helvetica" w:cs="Helvetica Neue"/>
          <w:sz w:val="22"/>
          <w:szCs w:val="22"/>
        </w:rPr>
        <w:t xml:space="preserve"> or are capable of investing in the gear and infrastructure needed to switch to harvesting a different </w:t>
      </w:r>
      <w:r w:rsidR="002738FD" w:rsidRPr="00A11EE7">
        <w:rPr>
          <w:rFonts w:ascii="Helvetica" w:hAnsi="Helvetica" w:cs="Helvetica Neue"/>
          <w:sz w:val="22"/>
          <w:szCs w:val="22"/>
        </w:rPr>
        <w:t>resource</w:t>
      </w:r>
      <w:r w:rsidR="00E804E7" w:rsidRPr="00A11EE7">
        <w:rPr>
          <w:rFonts w:ascii="Helvetica" w:hAnsi="Helvetica"/>
          <w:sz w:val="22"/>
          <w:szCs w:val="22"/>
        </w:rPr>
        <w:t xml:space="preserve"> </w:t>
      </w:r>
      <w:r w:rsidR="000E0CF2" w:rsidRPr="00A11EE7">
        <w:rPr>
          <w:rFonts w:ascii="Helvetica" w:hAnsi="Helvetica" w:cs="Helvetica Neue"/>
          <w:sz w:val="22"/>
          <w:szCs w:val="22"/>
        </w:rPr>
        <w:fldChar w:fldCharType="begin"/>
      </w:r>
      <w:r w:rsidR="004C725F" w:rsidRPr="00A11EE7">
        <w:rPr>
          <w:rFonts w:ascii="Helvetica" w:hAnsi="Helvetica" w:cs="Helvetica Neue"/>
          <w:sz w:val="22"/>
          <w:szCs w:val="22"/>
        </w:rPr>
        <w:instrText xml:space="preserve"> ADDIN EN.CITE &lt;EndNote&gt;&lt;Cite&gt;&lt;Author&gt;Berkes&lt;/Author&gt;&lt;Year&gt;2006&lt;/Year&gt;&lt;RecNum&gt;8463&lt;/RecNum&gt;&lt;DisplayText&gt;[24]&lt;/DisplayText&gt;&lt;record&gt;&lt;rec-number&gt;8463&lt;/rec-number&gt;&lt;foreign-keys&gt;&lt;key app="EN" db-id="dsrza9wtbra05fevxvw5svf8d0a9a0ptptvp" timestamp="1492994097"&gt;8463&lt;/key&gt;&lt;/foreign-keys&gt;&lt;ref-type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instrText>
      </w:r>
      <w:r w:rsidR="000E0CF2" w:rsidRPr="00A11EE7">
        <w:rPr>
          <w:rFonts w:ascii="Helvetica" w:hAnsi="Helvetica" w:cs="Helvetica Neue"/>
          <w:sz w:val="22"/>
          <w:szCs w:val="22"/>
        </w:rPr>
        <w:fldChar w:fldCharType="separate"/>
      </w:r>
      <w:r w:rsidR="004C725F" w:rsidRPr="00A11EE7">
        <w:rPr>
          <w:rFonts w:ascii="Helvetica" w:hAnsi="Helvetica" w:cs="Helvetica Neue"/>
          <w:noProof/>
          <w:sz w:val="22"/>
          <w:szCs w:val="22"/>
        </w:rPr>
        <w:t>[24]</w:t>
      </w:r>
      <w:r w:rsidR="000E0CF2" w:rsidRPr="00A11EE7">
        <w:rPr>
          <w:rFonts w:ascii="Helvetica" w:hAnsi="Helvetica" w:cs="Helvetica Neue"/>
          <w:sz w:val="22"/>
          <w:szCs w:val="22"/>
        </w:rPr>
        <w:fldChar w:fldCharType="end"/>
      </w:r>
      <w:r w:rsidR="002738FD" w:rsidRPr="00A11EE7">
        <w:rPr>
          <w:rFonts w:ascii="Helvetica" w:hAnsi="Helvetica" w:cs="Helvetica Neue"/>
          <w:sz w:val="22"/>
          <w:szCs w:val="22"/>
        </w:rPr>
        <w:t>.</w:t>
      </w:r>
      <w:r w:rsidR="00DB4CE5" w:rsidRPr="00A11EE7">
        <w:rPr>
          <w:rFonts w:ascii="Helvetica" w:hAnsi="Helvetica" w:cs="Helvetica Neue"/>
          <w:sz w:val="22"/>
          <w:szCs w:val="22"/>
        </w:rPr>
        <w:t xml:space="preserve"> </w:t>
      </w:r>
      <w:r w:rsidR="00143673" w:rsidRPr="00A11EE7">
        <w:rPr>
          <w:rFonts w:ascii="Helvetica" w:hAnsi="Helvetica" w:cs="Helvetica Neue"/>
          <w:sz w:val="22"/>
          <w:szCs w:val="22"/>
        </w:rPr>
        <w:t>To achieve equity among stakeholders, management will need to account</w:t>
      </w:r>
      <w:r w:rsidR="00E11175" w:rsidRPr="00A11EE7">
        <w:rPr>
          <w:rFonts w:ascii="Helvetica" w:hAnsi="Helvetica"/>
          <w:sz w:val="22"/>
          <w:szCs w:val="22"/>
        </w:rPr>
        <w:t xml:space="preserve"> </w:t>
      </w:r>
      <w:r w:rsidR="0021032B" w:rsidRPr="00A11EE7">
        <w:rPr>
          <w:rFonts w:ascii="Helvetica" w:hAnsi="Helvetica"/>
          <w:sz w:val="22"/>
          <w:szCs w:val="22"/>
        </w:rPr>
        <w:t xml:space="preserve">for variable levels of risk </w:t>
      </w:r>
      <w:r w:rsidR="00EB5FC3" w:rsidRPr="00A11EE7">
        <w:rPr>
          <w:rFonts w:ascii="Helvetica" w:hAnsi="Helvetica"/>
          <w:sz w:val="22"/>
          <w:szCs w:val="22"/>
        </w:rPr>
        <w:t xml:space="preserve">aversion </w:t>
      </w:r>
      <w:r w:rsidR="0021032B" w:rsidRPr="00A11EE7">
        <w:rPr>
          <w:rFonts w:ascii="Helvetica" w:hAnsi="Helvetica"/>
          <w:sz w:val="22"/>
          <w:szCs w:val="22"/>
        </w:rPr>
        <w:t xml:space="preserve">among </w:t>
      </w:r>
      <w:r w:rsidR="00FC5856" w:rsidRPr="00A11EE7">
        <w:rPr>
          <w:rFonts w:ascii="Helvetica" w:hAnsi="Helvetica"/>
          <w:sz w:val="22"/>
          <w:szCs w:val="22"/>
        </w:rPr>
        <w:t>stakeholders, which</w:t>
      </w:r>
      <w:r w:rsidR="00E11175" w:rsidRPr="00A11EE7">
        <w:rPr>
          <w:rFonts w:ascii="Helvetica" w:hAnsi="Helvetica"/>
          <w:sz w:val="22"/>
          <w:szCs w:val="22"/>
        </w:rPr>
        <w:t xml:space="preserve"> in turn </w:t>
      </w:r>
      <w:r w:rsidR="0021032B" w:rsidRPr="00A11EE7">
        <w:rPr>
          <w:rFonts w:ascii="Helvetica" w:hAnsi="Helvetica"/>
          <w:sz w:val="22"/>
          <w:szCs w:val="22"/>
        </w:rPr>
        <w:t xml:space="preserve">will be a critical step in </w:t>
      </w:r>
      <w:r w:rsidR="00E11175" w:rsidRPr="00A11EE7">
        <w:rPr>
          <w:rFonts w:ascii="Helvetica" w:hAnsi="Helvetica"/>
          <w:sz w:val="22"/>
          <w:szCs w:val="22"/>
        </w:rPr>
        <w:t xml:space="preserve">integrating </w:t>
      </w:r>
      <w:r w:rsidR="0021032B" w:rsidRPr="00A11EE7">
        <w:rPr>
          <w:rFonts w:ascii="Helvetica" w:hAnsi="Helvetica"/>
          <w:sz w:val="22"/>
          <w:szCs w:val="22"/>
        </w:rPr>
        <w:t>the value of information as a d</w:t>
      </w:r>
      <w:r w:rsidR="00466369" w:rsidRPr="00A11EE7">
        <w:rPr>
          <w:rFonts w:ascii="Helvetica" w:hAnsi="Helvetica"/>
          <w:sz w:val="22"/>
          <w:szCs w:val="22"/>
        </w:rPr>
        <w:t>river of monitoring investment.</w:t>
      </w:r>
    </w:p>
    <w:p w14:paraId="1ADBBF78" w14:textId="77777777" w:rsidR="00EE4CEA" w:rsidRPr="003805EE" w:rsidRDefault="00EE4CEA" w:rsidP="00E65B1B">
      <w:pPr>
        <w:spacing w:line="480" w:lineRule="auto"/>
        <w:rPr>
          <w:rFonts w:ascii="Helvetica" w:hAnsi="Helvetica"/>
          <w:i/>
          <w:sz w:val="22"/>
          <w:szCs w:val="22"/>
        </w:rPr>
      </w:pPr>
    </w:p>
    <w:p w14:paraId="42AB159A" w14:textId="2C4ED633" w:rsidR="00DB4CE5" w:rsidRPr="003805EE" w:rsidRDefault="00EE4CEA" w:rsidP="00E65B1B">
      <w:pPr>
        <w:spacing w:line="480" w:lineRule="auto"/>
        <w:rPr>
          <w:rFonts w:ascii="Helvetica" w:hAnsi="Helvetica"/>
          <w:i/>
          <w:sz w:val="22"/>
          <w:szCs w:val="22"/>
        </w:rPr>
      </w:pPr>
      <w:r w:rsidRPr="003805EE">
        <w:rPr>
          <w:rFonts w:ascii="Helvetica" w:hAnsi="Helvetica"/>
          <w:i/>
          <w:sz w:val="22"/>
          <w:szCs w:val="22"/>
        </w:rPr>
        <w:t xml:space="preserve">What if the </w:t>
      </w:r>
      <w:r w:rsidR="00DB4CE5" w:rsidRPr="003805EE">
        <w:rPr>
          <w:rFonts w:ascii="Helvetica" w:hAnsi="Helvetica"/>
          <w:i/>
          <w:sz w:val="22"/>
          <w:szCs w:val="22"/>
        </w:rPr>
        <w:t xml:space="preserve">Existence </w:t>
      </w:r>
      <w:r w:rsidRPr="003805EE">
        <w:rPr>
          <w:rFonts w:ascii="Helvetica" w:hAnsi="Helvetica"/>
          <w:i/>
          <w:sz w:val="22"/>
          <w:szCs w:val="22"/>
        </w:rPr>
        <w:t xml:space="preserve">or </w:t>
      </w:r>
      <w:r w:rsidR="00DB4CE5" w:rsidRPr="003805EE">
        <w:rPr>
          <w:rFonts w:ascii="Helvetica" w:hAnsi="Helvetica"/>
          <w:i/>
          <w:sz w:val="22"/>
          <w:szCs w:val="22"/>
        </w:rPr>
        <w:t xml:space="preserve">Location </w:t>
      </w:r>
      <w:r w:rsidRPr="003805EE">
        <w:rPr>
          <w:rFonts w:ascii="Helvetica" w:hAnsi="Helvetica"/>
          <w:i/>
          <w:sz w:val="22"/>
          <w:szCs w:val="22"/>
        </w:rPr>
        <w:t xml:space="preserve">of the </w:t>
      </w:r>
      <w:r w:rsidR="00DB4CE5" w:rsidRPr="003805EE">
        <w:rPr>
          <w:rFonts w:ascii="Helvetica" w:hAnsi="Helvetica"/>
          <w:i/>
          <w:sz w:val="22"/>
          <w:szCs w:val="22"/>
        </w:rPr>
        <w:t xml:space="preserve">Tipping Point </w:t>
      </w:r>
      <w:r w:rsidRPr="003805EE">
        <w:rPr>
          <w:rFonts w:ascii="Helvetica" w:hAnsi="Helvetica"/>
          <w:i/>
          <w:sz w:val="22"/>
          <w:szCs w:val="22"/>
        </w:rPr>
        <w:t xml:space="preserve">is </w:t>
      </w:r>
      <w:r w:rsidR="00DB4CE5" w:rsidRPr="003805EE">
        <w:rPr>
          <w:rFonts w:ascii="Helvetica" w:hAnsi="Helvetica"/>
          <w:i/>
          <w:sz w:val="22"/>
          <w:szCs w:val="22"/>
        </w:rPr>
        <w:t>Ambiguous</w:t>
      </w:r>
      <w:r w:rsidRPr="003805EE">
        <w:rPr>
          <w:rFonts w:ascii="Helvetica" w:hAnsi="Helvetica"/>
          <w:i/>
          <w:sz w:val="22"/>
          <w:szCs w:val="22"/>
        </w:rPr>
        <w:t xml:space="preserve">? </w:t>
      </w:r>
    </w:p>
    <w:p w14:paraId="70E65A7D" w14:textId="5258BE50" w:rsidR="006049ED" w:rsidRPr="003805EE" w:rsidRDefault="006049ED" w:rsidP="00E65B1B">
      <w:pPr>
        <w:spacing w:line="480" w:lineRule="auto"/>
        <w:ind w:firstLine="720"/>
        <w:rPr>
          <w:rFonts w:ascii="Helvetica" w:hAnsi="Helvetica"/>
          <w:sz w:val="22"/>
          <w:szCs w:val="22"/>
        </w:rPr>
      </w:pPr>
      <w:r w:rsidRPr="003805EE">
        <w:rPr>
          <w:rFonts w:ascii="Helvetica" w:hAnsi="Helvetica"/>
          <w:sz w:val="22"/>
          <w:szCs w:val="22"/>
        </w:rPr>
        <w:t xml:space="preserve">In systems with tipping points, decision makers are rarely fortunate enough to have perfect knowledge of biological thresholds until after the threshold has been crossed </w:t>
      </w:r>
      <w:r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&lt;EndNote&gt;&lt;Cite&gt;&lt;Author&gt;Cleary&lt;/Author&gt;&lt;Year&gt;2014&lt;/Year&gt;&lt;RecNum&gt;8026&lt;/RecNum&gt;&lt;DisplayText&gt;[25]&lt;/DisplayText&gt;&lt;record&gt;&lt;rec-number&gt;8026&lt;/rec-number&gt;&lt;foreign-keys&gt;&lt;key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Pr="003805EE">
        <w:rPr>
          <w:rFonts w:ascii="Helvetica" w:hAnsi="Helvetica"/>
          <w:sz w:val="22"/>
          <w:szCs w:val="22"/>
        </w:rPr>
        <w:fldChar w:fldCharType="separate"/>
      </w:r>
      <w:r w:rsidR="004C725F" w:rsidRPr="003805EE">
        <w:rPr>
          <w:rFonts w:ascii="Helvetica" w:hAnsi="Helvetica"/>
          <w:noProof/>
          <w:sz w:val="22"/>
          <w:szCs w:val="22"/>
        </w:rPr>
        <w:t>[25]</w:t>
      </w:r>
      <w:r w:rsidRPr="003805EE">
        <w:rPr>
          <w:rFonts w:ascii="Helvetica" w:hAnsi="Helvetica"/>
          <w:sz w:val="22"/>
          <w:szCs w:val="22"/>
        </w:rPr>
        <w:fldChar w:fldCharType="end"/>
      </w:r>
      <w:r w:rsidRPr="003805EE">
        <w:rPr>
          <w:rFonts w:ascii="Helvetica" w:hAnsi="Helvetica"/>
          <w:sz w:val="22"/>
          <w:szCs w:val="22"/>
        </w:rPr>
        <w:t xml:space="preserve">. </w:t>
      </w:r>
      <w:r w:rsidRPr="003805EE">
        <w:rPr>
          <w:rFonts w:ascii="Helvetica" w:hAnsi="Helvetica"/>
          <w:sz w:val="22"/>
          <w:szCs w:val="22"/>
        </w:rPr>
        <w:lastRenderedPageBreak/>
        <w:t xml:space="preserve">Indeed, surprises such as crossing a threshold are inevitable </w:t>
      </w:r>
      <w:r w:rsidR="000E0CF2"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&lt;EndNote&gt;&lt;Cite&gt;&lt;Author&gt;Doak&lt;/Author&gt;&lt;Year&gt;2008&lt;/Year&gt;&lt;RecNum&gt;8002&lt;/RecNum&gt;&lt;DisplayText&gt;[26, 27]&lt;/DisplayText&gt;&lt;record&gt;&lt;rec-number&gt;8002&lt;/rec-number&gt;&lt;foreign-keys&gt;&lt;key app="EN" db-id="dsrza9wtbra05fevxvw5svf8d0a9a0ptptvp" timestamp="1415311654"&gt;8002&lt;/key&gt;&lt;/foreign-keys&gt;&lt;ref-type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Cite&gt;&lt;Author&gt;Schindler&lt;/Author&gt;&lt;Year&gt;2015&lt;/Year&gt;&lt;RecNum&gt;8464&lt;/RecNum&gt;&lt;record&gt;&lt;rec-number&gt;8464&lt;/rec-number&gt;&lt;foreign-keys&gt;&lt;key app="EN" db-id="dsrza9wtbra05fevxvw5svf8d0a9a0ptptvp" timestamp="1492994211"&gt;8464&lt;/key&gt;&lt;/foreign-keys&gt;&lt;ref-type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000E0CF2" w:rsidRPr="003805EE">
        <w:rPr>
          <w:rFonts w:ascii="Helvetica" w:hAnsi="Helvetica"/>
          <w:sz w:val="22"/>
          <w:szCs w:val="22"/>
        </w:rPr>
        <w:fldChar w:fldCharType="separate"/>
      </w:r>
      <w:r w:rsidR="004C725F" w:rsidRPr="003805EE">
        <w:rPr>
          <w:rFonts w:ascii="Helvetica" w:hAnsi="Helvetica"/>
          <w:noProof/>
          <w:sz w:val="22"/>
          <w:szCs w:val="22"/>
        </w:rPr>
        <w:t>[26, 27]</w:t>
      </w:r>
      <w:r w:rsidR="000E0CF2" w:rsidRPr="003805EE">
        <w:rPr>
          <w:rFonts w:ascii="Helvetica" w:hAnsi="Helvetica"/>
          <w:sz w:val="22"/>
          <w:szCs w:val="22"/>
        </w:rPr>
        <w:fldChar w:fldCharType="end"/>
      </w:r>
      <w:r w:rsidR="00E804E7" w:rsidRPr="003805EE">
        <w:rPr>
          <w:rFonts w:ascii="Helvetica" w:hAnsi="Helvetica"/>
          <w:sz w:val="22"/>
          <w:szCs w:val="22"/>
        </w:rPr>
        <w:t xml:space="preserve">. </w:t>
      </w:r>
      <w:r w:rsidRPr="003805EE">
        <w:rPr>
          <w:rFonts w:ascii="Helvetica" w:hAnsi="Helvetica"/>
          <w:sz w:val="22"/>
          <w:szCs w:val="22"/>
        </w:rPr>
        <w:t>Uncertainty about the location of a threshold presents challenges, particularly in the face of global change, where the strength and location of thresholds may well change. We do not address uncertainty in the location of the tipping point</w:t>
      </w:r>
      <w:r w:rsidR="00DB4CE5" w:rsidRPr="003805EE">
        <w:rPr>
          <w:rFonts w:ascii="Helvetica" w:hAnsi="Helvetica"/>
          <w:sz w:val="22"/>
          <w:szCs w:val="22"/>
        </w:rPr>
        <w:t xml:space="preserve"> in our models</w:t>
      </w:r>
      <w:r w:rsidRPr="003805EE">
        <w:rPr>
          <w:rFonts w:ascii="Helvetica" w:hAnsi="Helvetica"/>
          <w:sz w:val="22"/>
          <w:szCs w:val="22"/>
        </w:rPr>
        <w:t xml:space="preserve">; however, gaining greater certainty about the location of a tipping point can be achieved through adaptive management </w:t>
      </w:r>
      <w:r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&lt;EndNote&gt;&lt;Cite&gt;&lt;Author&gt;Cinner&lt;/Author&gt;&lt;Year&gt;2009&lt;/Year&gt;&lt;RecNum&gt;8170&lt;/RecNum&gt;&lt;DisplayText&gt;[28]&lt;/DisplayText&gt;&lt;record&gt;&lt;rec-number&gt;8170&lt;/rec-number&gt;&lt;foreign-keys&gt;&lt;key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3805EE">
        <w:rPr>
          <w:rFonts w:ascii="Helvetica" w:hAnsi="Helvetica"/>
          <w:sz w:val="22"/>
          <w:szCs w:val="22"/>
        </w:rPr>
        <w:fldChar w:fldCharType="separate"/>
      </w:r>
      <w:r w:rsidR="004C725F" w:rsidRPr="003805EE">
        <w:rPr>
          <w:rFonts w:ascii="Helvetica" w:hAnsi="Helvetica"/>
          <w:noProof/>
          <w:sz w:val="22"/>
          <w:szCs w:val="22"/>
        </w:rPr>
        <w:t>[28]</w:t>
      </w:r>
      <w:r w:rsidRPr="003805EE">
        <w:rPr>
          <w:rFonts w:ascii="Helvetica" w:hAnsi="Helvetica"/>
          <w:sz w:val="22"/>
          <w:szCs w:val="22"/>
        </w:rPr>
        <w:fldChar w:fldCharType="end"/>
      </w:r>
      <w:r w:rsidRPr="003805EE">
        <w:rPr>
          <w:rFonts w:ascii="Helvetica" w:hAnsi="Helvetica"/>
          <w:sz w:val="22"/>
          <w:szCs w:val="22"/>
        </w:rPr>
        <w:t xml:space="preserve">. For example, </w:t>
      </w:r>
      <w:proofErr w:type="spellStart"/>
      <w:r w:rsidRPr="003805EE">
        <w:rPr>
          <w:rFonts w:ascii="Helvetica" w:hAnsi="Helvetica"/>
          <w:sz w:val="22"/>
          <w:szCs w:val="22"/>
        </w:rPr>
        <w:t>Boettinger</w:t>
      </w:r>
      <w:proofErr w:type="spellEnd"/>
      <w:r w:rsidRPr="003805EE">
        <w:rPr>
          <w:rFonts w:ascii="Helvetica" w:hAnsi="Helvetica"/>
          <w:sz w:val="22"/>
          <w:szCs w:val="22"/>
        </w:rPr>
        <w:t xml:space="preserve"> et al.</w:t>
      </w:r>
      <w:r w:rsidR="00BB5495" w:rsidRPr="003805EE">
        <w:rPr>
          <w:rFonts w:ascii="Helvetica" w:hAnsi="Helvetica"/>
          <w:sz w:val="22"/>
          <w:szCs w:val="22"/>
        </w:rPr>
        <w:t xml:space="preserve"> </w:t>
      </w:r>
      <w:r w:rsidR="009068EB"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 ExcludeAuth="1"&gt;&lt;Author&gt;Boettiger&lt;/Author&gt;&lt;Year&gt;2015&lt;/Year&gt;&lt;RecNum&gt;8459&lt;/RecNum&gt;&lt;DisplayText&gt;[29]&lt;/DisplayText&gt;&lt;record&gt;&lt;rec-number&gt;8459&lt;/rec-number&gt;&lt;foreign-keys&gt;&lt;key app="EN" db-id="dsrza9wtbra05fevxvw5svf8d0a9a0ptptvp" timestamp="1490828540"&gt;8459&lt;/key&gt;&lt;/foreign-keys&gt;&lt;ref-type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9068EB" w:rsidRPr="003805EE">
        <w:rPr>
          <w:rFonts w:ascii="Helvetica" w:hAnsi="Helvetica"/>
          <w:sz w:val="22"/>
          <w:szCs w:val="22"/>
        </w:rPr>
        <w:fldChar w:fldCharType="separate"/>
      </w:r>
      <w:r w:rsidR="004C725F" w:rsidRPr="003805EE">
        <w:rPr>
          <w:rFonts w:ascii="Helvetica" w:hAnsi="Helvetica"/>
          <w:noProof/>
          <w:sz w:val="22"/>
          <w:szCs w:val="22"/>
        </w:rPr>
        <w:t>[29]</w:t>
      </w:r>
      <w:r w:rsidR="009068EB" w:rsidRPr="003805EE">
        <w:rPr>
          <w:rFonts w:ascii="Helvetica" w:hAnsi="Helvetica"/>
          <w:sz w:val="22"/>
          <w:szCs w:val="22"/>
        </w:rPr>
        <w:fldChar w:fldCharType="end"/>
      </w:r>
      <w:r w:rsidR="00BB5495" w:rsidRPr="003805EE">
        <w:rPr>
          <w:rFonts w:ascii="Helvetica" w:hAnsi="Helvetica"/>
          <w:sz w:val="22"/>
          <w:szCs w:val="22"/>
        </w:rPr>
        <w:t xml:space="preserve"> </w:t>
      </w:r>
      <w:del w:id="135" w:author="Adrian Stier" w:date="2019-04-08T16:36:00Z">
        <w:r w:rsidRPr="003805EE" w:rsidDel="00976FC9">
          <w:rPr>
            <w:rFonts w:ascii="Helvetica" w:hAnsi="Helvetica"/>
            <w:sz w:val="22"/>
            <w:szCs w:val="22"/>
          </w:rPr>
          <w:delText xml:space="preserve">recently </w:delText>
        </w:r>
      </w:del>
      <w:ins w:id="136" w:author="Adrian Stier" w:date="2019-04-08T16:36:00Z">
        <w:r w:rsidR="00976FC9" w:rsidRPr="003805EE">
          <w:rPr>
            <w:rFonts w:ascii="Helvetica" w:hAnsi="Helvetica"/>
            <w:sz w:val="22"/>
            <w:szCs w:val="22"/>
          </w:rPr>
          <w:t xml:space="preserve"> </w:t>
        </w:r>
        <w:r w:rsidR="00976FC9">
          <w:rPr>
            <w:rFonts w:ascii="Helvetica" w:hAnsi="Helvetica"/>
            <w:sz w:val="22"/>
            <w:szCs w:val="22"/>
          </w:rPr>
          <w:t>showed</w:t>
        </w:r>
      </w:ins>
      <w:del w:id="137" w:author="Adrian Stier" w:date="2019-04-08T16:36:00Z">
        <w:r w:rsidRPr="003805EE" w:rsidDel="00976FC9">
          <w:rPr>
            <w:rFonts w:ascii="Helvetica" w:hAnsi="Helvetica"/>
            <w:sz w:val="22"/>
            <w:szCs w:val="22"/>
          </w:rPr>
          <w:delText>described</w:delText>
        </w:r>
      </w:del>
      <w:r w:rsidRPr="003805EE">
        <w:rPr>
          <w:rFonts w:ascii="Helvetica" w:hAnsi="Helvetica"/>
          <w:sz w:val="22"/>
          <w:szCs w:val="22"/>
        </w:rPr>
        <w:t xml:space="preserve"> how Gaussian process stochastic dynamic programming</w:t>
      </w:r>
      <w:r w:rsidR="00CB5799" w:rsidRPr="003805EE">
        <w:rPr>
          <w:rFonts w:ascii="Helvetica" w:hAnsi="Helvetica"/>
          <w:sz w:val="22"/>
          <w:szCs w:val="22"/>
        </w:rPr>
        <w:t xml:space="preserve">, which makes few structural assumptions about population production functions, </w:t>
      </w:r>
      <w:r w:rsidRPr="003805EE">
        <w:rPr>
          <w:rFonts w:ascii="Helvetica" w:hAnsi="Helvetica"/>
          <w:sz w:val="22"/>
          <w:szCs w:val="22"/>
        </w:rPr>
        <w:t xml:space="preserve">can allow managers </w:t>
      </w:r>
      <w:r w:rsidR="00DB4CE5" w:rsidRPr="003805EE">
        <w:rPr>
          <w:rFonts w:ascii="Helvetica" w:hAnsi="Helvetica"/>
          <w:sz w:val="22"/>
          <w:szCs w:val="22"/>
        </w:rPr>
        <w:t xml:space="preserve">the </w:t>
      </w:r>
      <w:r w:rsidRPr="003805EE">
        <w:rPr>
          <w:rFonts w:ascii="Helvetica" w:hAnsi="Helvetica"/>
          <w:sz w:val="22"/>
          <w:szCs w:val="22"/>
        </w:rPr>
        <w:t>opportunit</w:t>
      </w:r>
      <w:r w:rsidR="00DB4CE5" w:rsidRPr="003805EE">
        <w:rPr>
          <w:rFonts w:ascii="Helvetica" w:hAnsi="Helvetica"/>
          <w:sz w:val="22"/>
          <w:szCs w:val="22"/>
        </w:rPr>
        <w:t>y</w:t>
      </w:r>
      <w:r w:rsidR="003F3CDF" w:rsidRPr="003805EE">
        <w:rPr>
          <w:rFonts w:ascii="Helvetica" w:hAnsi="Helvetica"/>
          <w:sz w:val="22"/>
          <w:szCs w:val="22"/>
        </w:rPr>
        <w:t xml:space="preserve"> to</w:t>
      </w:r>
      <w:r w:rsidR="00CB5799" w:rsidRPr="003805EE">
        <w:rPr>
          <w:rFonts w:ascii="Helvetica" w:hAnsi="Helvetica"/>
          <w:sz w:val="22"/>
          <w:szCs w:val="22"/>
        </w:rPr>
        <w:t xml:space="preserve"> make decisions in light of uncertainty in </w:t>
      </w:r>
      <w:r w:rsidRPr="003805EE">
        <w:rPr>
          <w:rFonts w:ascii="Helvetica" w:hAnsi="Helvetica"/>
          <w:sz w:val="22"/>
          <w:szCs w:val="22"/>
        </w:rPr>
        <w:t xml:space="preserve">threshold locations. However, even with better monitoring and analysis, some uncertainty is irreducible </w:t>
      </w:r>
      <w:r w:rsidR="000E0CF2" w:rsidRPr="003805EE">
        <w:rPr>
          <w:rFonts w:ascii="Helvetica" w:hAnsi="Helvetica"/>
          <w:sz w:val="22"/>
          <w:szCs w:val="22"/>
        </w:rPr>
        <w:fldChar w:fldCharType="begin"/>
      </w:r>
      <w:r w:rsidR="004C725F" w:rsidRPr="003805EE">
        <w:rPr>
          <w:rFonts w:ascii="Helvetica" w:hAnsi="Helvetica"/>
          <w:sz w:val="22"/>
          <w:szCs w:val="22"/>
        </w:rPr>
        <w:instrText xml:space="preserve"> ADDIN EN.CITE &lt;EndNote&gt;&lt;Cite&gt;&lt;Author&gt;Schindler&lt;/Author&gt;&lt;Year&gt;2015&lt;/Year&gt;&lt;RecNum&gt;8464&lt;/RecNum&gt;&lt;DisplayText&gt;[27]&lt;/DisplayText&gt;&lt;record&gt;&lt;rec-number&gt;8464&lt;/rec-number&gt;&lt;foreign-keys&gt;&lt;key app="EN" db-id="dsrza9wtbra05fevxvw5svf8d0a9a0ptptvp" timestamp="1492994211"&gt;8464&lt;/key&gt;&lt;/foreign-keys&gt;&lt;ref-type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000E0CF2" w:rsidRPr="003805EE">
        <w:rPr>
          <w:rFonts w:ascii="Helvetica" w:hAnsi="Helvetica"/>
          <w:sz w:val="22"/>
          <w:szCs w:val="22"/>
        </w:rPr>
        <w:fldChar w:fldCharType="separate"/>
      </w:r>
      <w:r w:rsidR="004C725F" w:rsidRPr="003805EE">
        <w:rPr>
          <w:rFonts w:ascii="Helvetica" w:hAnsi="Helvetica"/>
          <w:noProof/>
          <w:sz w:val="22"/>
          <w:szCs w:val="22"/>
        </w:rPr>
        <w:t>[27]</w:t>
      </w:r>
      <w:r w:rsidR="000E0CF2" w:rsidRPr="003805EE">
        <w:rPr>
          <w:rFonts w:ascii="Helvetica" w:hAnsi="Helvetica"/>
          <w:sz w:val="22"/>
          <w:szCs w:val="22"/>
        </w:rPr>
        <w:fldChar w:fldCharType="end"/>
      </w:r>
      <w:r w:rsidRPr="003805EE">
        <w:rPr>
          <w:rFonts w:ascii="Helvetica" w:hAnsi="Helvetica"/>
          <w:sz w:val="22"/>
          <w:szCs w:val="22"/>
        </w:rPr>
        <w:t>.</w:t>
      </w:r>
      <w:ins w:id="138" w:author="Adrian Stier" w:date="2019-04-08T16:37:00Z">
        <w:r w:rsidR="00976FC9">
          <w:rPr>
            <w:rFonts w:ascii="Helvetica" w:hAnsi="Helvetica"/>
            <w:sz w:val="22"/>
            <w:szCs w:val="22"/>
          </w:rPr>
          <w:t xml:space="preserve"> Such irreducible uncertainty (e.g. due to stochasticity in recruitment) can amplify the </w:t>
        </w:r>
      </w:ins>
      <w:ins w:id="139" w:author="Adrian Stier" w:date="2019-04-08T16:39:00Z">
        <w:r w:rsidR="00976FC9">
          <w:rPr>
            <w:rFonts w:ascii="Helvetica" w:hAnsi="Helvetica"/>
            <w:sz w:val="22"/>
            <w:szCs w:val="22"/>
          </w:rPr>
          <w:t>risks associated with limited monitoring effort (</w:t>
        </w:r>
      </w:ins>
      <w:ins w:id="140" w:author="Adrian Stier" w:date="2020-06-26T15:40:00Z">
        <w:r w:rsidR="007009AB">
          <w:rPr>
            <w:rFonts w:ascii="Helvetica" w:hAnsi="Helvetica"/>
            <w:sz w:val="22"/>
            <w:szCs w:val="22"/>
          </w:rPr>
          <w:t xml:space="preserve">see </w:t>
        </w:r>
      </w:ins>
      <w:ins w:id="141" w:author="Adrian Stier" w:date="2019-04-08T16:39:00Z">
        <w:r w:rsidR="00976FC9">
          <w:rPr>
            <w:rFonts w:ascii="Helvetica" w:hAnsi="Helvetica"/>
            <w:sz w:val="22"/>
            <w:szCs w:val="22"/>
          </w:rPr>
          <w:t>ESM 4</w:t>
        </w:r>
      </w:ins>
      <w:ins w:id="142" w:author="Adrian Stier" w:date="2020-06-26T15:40:00Z">
        <w:r w:rsidR="007009AB">
          <w:rPr>
            <w:rFonts w:ascii="Helvetica" w:hAnsi="Helvetica"/>
            <w:sz w:val="22"/>
            <w:szCs w:val="22"/>
          </w:rPr>
          <w:t xml:space="preserve"> for simulation</w:t>
        </w:r>
        <w:r w:rsidR="004206DC">
          <w:rPr>
            <w:rFonts w:ascii="Helvetica" w:hAnsi="Helvetica"/>
            <w:sz w:val="22"/>
            <w:szCs w:val="22"/>
          </w:rPr>
          <w:t>s</w:t>
        </w:r>
      </w:ins>
      <w:ins w:id="143" w:author="Adrian Stier" w:date="2019-04-08T16:39:00Z">
        <w:r w:rsidR="00976FC9">
          <w:rPr>
            <w:rFonts w:ascii="Helvetica" w:hAnsi="Helvetica"/>
            <w:sz w:val="22"/>
            <w:szCs w:val="22"/>
          </w:rPr>
          <w:t>) and are critical for managers to consider</w:t>
        </w:r>
        <w:r w:rsidR="00303364">
          <w:rPr>
            <w:rFonts w:ascii="Helvetica" w:hAnsi="Helvetica"/>
            <w:sz w:val="22"/>
            <w:szCs w:val="22"/>
          </w:rPr>
          <w:t>.</w:t>
        </w:r>
      </w:ins>
    </w:p>
    <w:p w14:paraId="48E4FCDD" w14:textId="4AA49D54" w:rsidR="007E6EA2" w:rsidRPr="003805EE" w:rsidRDefault="00EE4CEA" w:rsidP="00E65B1B">
      <w:pPr>
        <w:spacing w:line="480" w:lineRule="auto"/>
        <w:ind w:firstLine="720"/>
        <w:rPr>
          <w:rFonts w:ascii="Helvetica" w:hAnsi="Helvetica"/>
          <w:sz w:val="22"/>
          <w:szCs w:val="22"/>
        </w:rPr>
      </w:pPr>
      <w:r w:rsidRPr="003805EE">
        <w:rPr>
          <w:rFonts w:ascii="Helvetica" w:hAnsi="Helvetica"/>
          <w:sz w:val="22"/>
          <w:szCs w:val="22"/>
        </w:rPr>
        <w:t xml:space="preserve">Our model is heuristic in its evaluation of monitoring in the presence of </w:t>
      </w:r>
      <w:r w:rsidR="00131216" w:rsidRPr="003805EE">
        <w:rPr>
          <w:rFonts w:ascii="Helvetica" w:hAnsi="Helvetica"/>
          <w:sz w:val="22"/>
          <w:szCs w:val="22"/>
        </w:rPr>
        <w:t>tipping points and limit reference points</w:t>
      </w:r>
      <w:r w:rsidRPr="003805EE">
        <w:rPr>
          <w:rFonts w:ascii="Helvetica" w:hAnsi="Helvetica"/>
          <w:sz w:val="22"/>
          <w:szCs w:val="22"/>
        </w:rPr>
        <w:t xml:space="preserve">. However, </w:t>
      </w:r>
      <w:r w:rsidR="006049ED" w:rsidRPr="003805EE">
        <w:rPr>
          <w:rFonts w:ascii="Helvetica" w:hAnsi="Helvetica"/>
          <w:sz w:val="22"/>
          <w:szCs w:val="22"/>
        </w:rPr>
        <w:t xml:space="preserve">the </w:t>
      </w:r>
      <w:r w:rsidRPr="003805EE">
        <w:rPr>
          <w:rFonts w:ascii="Helvetica" w:hAnsi="Helvetica"/>
          <w:sz w:val="22"/>
          <w:szCs w:val="22"/>
        </w:rPr>
        <w:t xml:space="preserve">results are broadly applicable to systems where a tipping point does not exist but a </w:t>
      </w:r>
      <w:r w:rsidR="00131216" w:rsidRPr="003805EE">
        <w:rPr>
          <w:rFonts w:ascii="Helvetica" w:hAnsi="Helvetica"/>
          <w:sz w:val="22"/>
          <w:szCs w:val="22"/>
        </w:rPr>
        <w:t xml:space="preserve">limit reference point </w:t>
      </w:r>
      <w:r w:rsidRPr="003805EE">
        <w:rPr>
          <w:rFonts w:ascii="Helvetica" w:hAnsi="Helvetica"/>
          <w:sz w:val="22"/>
          <w:szCs w:val="22"/>
        </w:rPr>
        <w:t xml:space="preserve">does. Indeed, our model </w:t>
      </w:r>
      <w:r w:rsidR="006049ED" w:rsidRPr="003805EE">
        <w:rPr>
          <w:rFonts w:ascii="Helvetica" w:hAnsi="Helvetica"/>
          <w:sz w:val="22"/>
          <w:szCs w:val="22"/>
        </w:rPr>
        <w:t>demonstrates</w:t>
      </w:r>
      <w:r w:rsidRPr="003805EE">
        <w:rPr>
          <w:rFonts w:ascii="Helvetica" w:hAnsi="Helvetica"/>
          <w:sz w:val="22"/>
          <w:szCs w:val="22"/>
        </w:rPr>
        <w:t xml:space="preserve"> the increasing importance of monitoring information as a system approaches a </w:t>
      </w:r>
      <w:r w:rsidR="00131216" w:rsidRPr="003805EE">
        <w:rPr>
          <w:rFonts w:ascii="Helvetica" w:hAnsi="Helvetica"/>
          <w:sz w:val="22"/>
          <w:szCs w:val="22"/>
        </w:rPr>
        <w:t>limit reference point</w:t>
      </w:r>
      <w:r w:rsidRPr="003805EE">
        <w:rPr>
          <w:rFonts w:ascii="Helvetica" w:hAnsi="Helvetica"/>
          <w:sz w:val="22"/>
          <w:szCs w:val="22"/>
        </w:rPr>
        <w:t xml:space="preserve">. </w:t>
      </w:r>
    </w:p>
    <w:p w14:paraId="51C16C50" w14:textId="323D6A16" w:rsidR="00342681" w:rsidRPr="003805EE" w:rsidDel="009513DC" w:rsidRDefault="00342681" w:rsidP="00E65B1B">
      <w:pPr>
        <w:spacing w:line="480" w:lineRule="auto"/>
        <w:ind w:firstLine="720"/>
        <w:rPr>
          <w:del w:id="144" w:author="Adrian Stier" w:date="2019-04-08T16:34:00Z"/>
          <w:rFonts w:ascii="Helvetica" w:hAnsi="Helvetica"/>
          <w:sz w:val="22"/>
          <w:szCs w:val="22"/>
        </w:rPr>
      </w:pPr>
    </w:p>
    <w:p w14:paraId="1291364C" w14:textId="77777777" w:rsidR="00F40114" w:rsidDel="009513DC" w:rsidRDefault="00F40114" w:rsidP="00E65B1B">
      <w:pPr>
        <w:widowControl w:val="0"/>
        <w:autoSpaceDE w:val="0"/>
        <w:autoSpaceDN w:val="0"/>
        <w:adjustRightInd w:val="0"/>
        <w:spacing w:line="480" w:lineRule="auto"/>
        <w:rPr>
          <w:del w:id="145" w:author="Adrian Stier" w:date="2019-04-08T16:35:00Z"/>
          <w:rFonts w:ascii="Helvetica" w:hAnsi="Helvetica"/>
          <w:i/>
          <w:sz w:val="22"/>
          <w:szCs w:val="22"/>
        </w:rPr>
      </w:pPr>
    </w:p>
    <w:p w14:paraId="1181B0AB" w14:textId="77777777" w:rsidR="00F40114" w:rsidRDefault="00F40114" w:rsidP="00E65B1B">
      <w:pPr>
        <w:widowControl w:val="0"/>
        <w:autoSpaceDE w:val="0"/>
        <w:autoSpaceDN w:val="0"/>
        <w:adjustRightInd w:val="0"/>
        <w:spacing w:line="480" w:lineRule="auto"/>
        <w:rPr>
          <w:rFonts w:ascii="Helvetica" w:hAnsi="Helvetica"/>
          <w:i/>
          <w:sz w:val="22"/>
          <w:szCs w:val="22"/>
        </w:rPr>
      </w:pPr>
    </w:p>
    <w:p w14:paraId="5F852485" w14:textId="698D90D4" w:rsidR="00DB4CE5" w:rsidRPr="003805EE" w:rsidRDefault="00342681" w:rsidP="00E65B1B">
      <w:pPr>
        <w:widowControl w:val="0"/>
        <w:autoSpaceDE w:val="0"/>
        <w:autoSpaceDN w:val="0"/>
        <w:adjustRightInd w:val="0"/>
        <w:spacing w:line="480" w:lineRule="auto"/>
        <w:rPr>
          <w:rFonts w:ascii="Helvetica" w:hAnsi="Helvetica"/>
          <w:i/>
          <w:sz w:val="22"/>
          <w:szCs w:val="22"/>
        </w:rPr>
      </w:pPr>
      <w:r w:rsidRPr="003805EE">
        <w:rPr>
          <w:rFonts w:ascii="Helvetica" w:hAnsi="Helvetica"/>
          <w:i/>
          <w:sz w:val="22"/>
          <w:szCs w:val="22"/>
        </w:rPr>
        <w:t>Conclusio</w:t>
      </w:r>
      <w:r w:rsidR="00F40114">
        <w:rPr>
          <w:rFonts w:ascii="Helvetica" w:hAnsi="Helvetica"/>
          <w:i/>
          <w:sz w:val="22"/>
          <w:szCs w:val="22"/>
        </w:rPr>
        <w:t>n</w:t>
      </w:r>
    </w:p>
    <w:p w14:paraId="276F0B71" w14:textId="7D8E7F90" w:rsidR="00CC1E16" w:rsidRPr="003805EE" w:rsidRDefault="00E3695A" w:rsidP="00E65B1B">
      <w:pPr>
        <w:spacing w:line="480" w:lineRule="auto"/>
        <w:ind w:firstLine="720"/>
        <w:rPr>
          <w:rFonts w:ascii="Helvetica" w:hAnsi="Helvetica" w:cs="Helvetica Neue"/>
          <w:sz w:val="22"/>
          <w:szCs w:val="22"/>
        </w:rPr>
      </w:pPr>
      <w:r w:rsidRPr="003805EE">
        <w:rPr>
          <w:rFonts w:ascii="Helvetica" w:hAnsi="Helvetica" w:cs="Helvetica Neue"/>
          <w:sz w:val="22"/>
          <w:szCs w:val="22"/>
        </w:rPr>
        <w:t>Mangers, policy makers, and stakeholders will all likely benefit from purposeful connections between monitoring effort</w:t>
      </w:r>
      <w:r w:rsidR="00C2345D" w:rsidRPr="003805EE">
        <w:rPr>
          <w:rFonts w:ascii="Helvetica" w:hAnsi="Helvetica" w:cs="Helvetica Neue"/>
          <w:sz w:val="22"/>
          <w:szCs w:val="22"/>
        </w:rPr>
        <w:t>, thresholds,</w:t>
      </w:r>
      <w:r w:rsidRPr="003805EE">
        <w:rPr>
          <w:rFonts w:ascii="Helvetica" w:hAnsi="Helvetica" w:cs="Helvetica Neue"/>
          <w:sz w:val="22"/>
          <w:szCs w:val="22"/>
        </w:rPr>
        <w:t xml:space="preserve"> and the state of the system. Yet, this will be difficult given </w:t>
      </w:r>
      <w:r w:rsidR="001F0A49" w:rsidRPr="003805EE">
        <w:rPr>
          <w:rFonts w:ascii="Helvetica" w:hAnsi="Helvetica" w:cs="Helvetica Neue"/>
          <w:sz w:val="22"/>
          <w:szCs w:val="22"/>
        </w:rPr>
        <w:t xml:space="preserve">the inherent </w:t>
      </w:r>
      <w:r w:rsidRPr="003805EE">
        <w:rPr>
          <w:rFonts w:ascii="Helvetica" w:hAnsi="Helvetica" w:cs="Helvetica Neue"/>
          <w:sz w:val="22"/>
          <w:szCs w:val="22"/>
        </w:rPr>
        <w:t>limitations in as</w:t>
      </w:r>
      <w:r w:rsidR="00F141EE" w:rsidRPr="003805EE">
        <w:rPr>
          <w:rFonts w:ascii="Helvetica" w:hAnsi="Helvetica" w:cs="Helvetica Neue"/>
          <w:sz w:val="22"/>
          <w:szCs w:val="22"/>
        </w:rPr>
        <w:t xml:space="preserve">sessing the state of the system and because </w:t>
      </w:r>
      <w:r w:rsidRPr="003805EE">
        <w:rPr>
          <w:rFonts w:ascii="Helvetica" w:hAnsi="Helvetica" w:cs="Helvetica Neue"/>
          <w:sz w:val="22"/>
          <w:szCs w:val="22"/>
        </w:rPr>
        <w:t xml:space="preserve">we don’t always </w:t>
      </w:r>
      <w:r w:rsidR="00F141EE" w:rsidRPr="003805EE">
        <w:rPr>
          <w:rFonts w:ascii="Helvetica" w:hAnsi="Helvetica" w:cs="Helvetica Neue"/>
          <w:sz w:val="22"/>
          <w:szCs w:val="22"/>
        </w:rPr>
        <w:t xml:space="preserve">know </w:t>
      </w:r>
      <w:r w:rsidR="001F0A49" w:rsidRPr="003805EE">
        <w:rPr>
          <w:rFonts w:ascii="Helvetica" w:hAnsi="Helvetica" w:cs="Helvetica Neue"/>
          <w:sz w:val="22"/>
          <w:szCs w:val="22"/>
        </w:rPr>
        <w:t xml:space="preserve">the location of </w:t>
      </w:r>
      <w:r w:rsidR="00F141EE" w:rsidRPr="003805EE">
        <w:rPr>
          <w:rFonts w:ascii="Helvetica" w:hAnsi="Helvetica" w:cs="Helvetica Neue"/>
          <w:sz w:val="22"/>
          <w:szCs w:val="22"/>
        </w:rPr>
        <w:t xml:space="preserve">tipping points. Additional difficulties emerge because of misaligned </w:t>
      </w:r>
      <w:r w:rsidRPr="003805EE">
        <w:rPr>
          <w:rFonts w:ascii="Helvetica" w:hAnsi="Helvetica" w:cs="Helvetica Neue"/>
          <w:sz w:val="22"/>
          <w:szCs w:val="22"/>
        </w:rPr>
        <w:t xml:space="preserve">economic incentives </w:t>
      </w:r>
      <w:r w:rsidR="00A66D61" w:rsidRPr="003805EE">
        <w:rPr>
          <w:rFonts w:ascii="Helvetica" w:hAnsi="Helvetica" w:cs="Helvetica Neue"/>
          <w:sz w:val="22"/>
          <w:szCs w:val="22"/>
        </w:rPr>
        <w:t xml:space="preserve">and structures </w:t>
      </w:r>
      <w:r w:rsidRPr="003805EE">
        <w:rPr>
          <w:rFonts w:ascii="Helvetica" w:hAnsi="Helvetica" w:cs="Helvetica Neue"/>
          <w:sz w:val="22"/>
          <w:szCs w:val="22"/>
        </w:rPr>
        <w:t xml:space="preserve">that deter </w:t>
      </w:r>
      <w:r w:rsidR="00A66D61" w:rsidRPr="003805EE">
        <w:rPr>
          <w:rFonts w:ascii="Helvetica" w:hAnsi="Helvetica" w:cs="Helvetica Neue"/>
          <w:sz w:val="22"/>
          <w:szCs w:val="22"/>
        </w:rPr>
        <w:t xml:space="preserve">or constrain </w:t>
      </w:r>
      <w:r w:rsidRPr="003805EE">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sidRPr="003805EE">
        <w:rPr>
          <w:rFonts w:ascii="Helvetica" w:hAnsi="Helvetica" w:cs="Helvetica Neue"/>
          <w:sz w:val="22"/>
          <w:szCs w:val="22"/>
        </w:rPr>
        <w:t xml:space="preserve">ability and </w:t>
      </w:r>
      <w:r w:rsidRPr="003805EE">
        <w:rPr>
          <w:rFonts w:ascii="Helvetica" w:hAnsi="Helvetica" w:cs="Helvetica Neue"/>
          <w:sz w:val="22"/>
          <w:szCs w:val="22"/>
        </w:rPr>
        <w:t>flexibility to adapt</w:t>
      </w:r>
      <w:r w:rsidR="008F48D9" w:rsidRPr="003805EE">
        <w:rPr>
          <w:rFonts w:ascii="Helvetica" w:hAnsi="Helvetica" w:cs="Helvetica Neue"/>
          <w:sz w:val="22"/>
          <w:szCs w:val="22"/>
        </w:rPr>
        <w:t xml:space="preserve"> once the ecosystem has tipped.</w:t>
      </w:r>
      <w:r w:rsidR="00822189" w:rsidRPr="003805EE">
        <w:rPr>
          <w:rFonts w:ascii="Helvetica" w:hAnsi="Helvetica" w:cs="Helvetica Neue"/>
          <w:sz w:val="22"/>
          <w:szCs w:val="22"/>
        </w:rPr>
        <w:t xml:space="preserve"> Seeking </w:t>
      </w:r>
      <w:r w:rsidR="00822189" w:rsidRPr="003805EE">
        <w:rPr>
          <w:rFonts w:ascii="Helvetica" w:hAnsi="Helvetica" w:cs="Helvetica Neue"/>
          <w:sz w:val="22"/>
          <w:szCs w:val="22"/>
        </w:rPr>
        <w:lastRenderedPageBreak/>
        <w:t xml:space="preserve">creative strategies that promote investment in monitoring when it is most valuable has the potential to increase sustainable natural resource use and conservation. </w:t>
      </w:r>
    </w:p>
    <w:p w14:paraId="4F96C52F" w14:textId="77777777" w:rsidR="00CC1E16" w:rsidRPr="003805EE" w:rsidRDefault="00CC1E16" w:rsidP="00E65B1B">
      <w:pPr>
        <w:spacing w:line="480" w:lineRule="auto"/>
        <w:ind w:firstLine="720"/>
        <w:rPr>
          <w:rFonts w:ascii="Helvetica" w:hAnsi="Helvetica" w:cs="Helvetica Neue"/>
          <w:sz w:val="22"/>
          <w:szCs w:val="22"/>
        </w:rPr>
      </w:pPr>
    </w:p>
    <w:p w14:paraId="46A35327" w14:textId="6A16A472" w:rsidR="00C1536D" w:rsidRPr="003805EE" w:rsidRDefault="007C7982" w:rsidP="00E65B1B">
      <w:pPr>
        <w:spacing w:line="480" w:lineRule="auto"/>
        <w:rPr>
          <w:rFonts w:ascii="Helvetica" w:hAnsi="Helvetica" w:cs="Times New Roman"/>
          <w:b/>
          <w:sz w:val="22"/>
          <w:szCs w:val="22"/>
        </w:rPr>
      </w:pPr>
      <w:r w:rsidRPr="003805EE">
        <w:rPr>
          <w:rFonts w:ascii="Helvetica" w:hAnsi="Helvetica" w:cs="Times New Roman"/>
          <w:b/>
          <w:sz w:val="22"/>
          <w:szCs w:val="22"/>
        </w:rPr>
        <w:br w:type="page"/>
      </w:r>
    </w:p>
    <w:p w14:paraId="02B9CF32" w14:textId="77777777" w:rsidR="007522A9" w:rsidRPr="003805EE" w:rsidRDefault="007522A9" w:rsidP="00E65B1B">
      <w:pPr>
        <w:tabs>
          <w:tab w:val="left" w:pos="1240"/>
        </w:tabs>
        <w:spacing w:line="480" w:lineRule="auto"/>
        <w:rPr>
          <w:rFonts w:ascii="Helvetica" w:hAnsi="Helvetica" w:cs="Times New Roman"/>
          <w:b/>
          <w:sz w:val="22"/>
          <w:szCs w:val="22"/>
        </w:rPr>
      </w:pPr>
      <w:r w:rsidRPr="003805EE">
        <w:rPr>
          <w:rFonts w:ascii="Helvetica" w:hAnsi="Helvetica" w:cs="Times New Roman"/>
          <w:b/>
          <w:sz w:val="22"/>
          <w:szCs w:val="22"/>
        </w:rPr>
        <w:lastRenderedPageBreak/>
        <w:t>ACKNOWLEDGEMENTS</w:t>
      </w:r>
    </w:p>
    <w:p w14:paraId="2D4E6457" w14:textId="422A00CE" w:rsidR="007522A9" w:rsidRPr="003805EE" w:rsidRDefault="007522A9" w:rsidP="00E65B1B">
      <w:pPr>
        <w:tabs>
          <w:tab w:val="left" w:pos="1240"/>
        </w:tabs>
        <w:spacing w:line="480" w:lineRule="auto"/>
        <w:rPr>
          <w:rFonts w:ascii="Helvetica" w:eastAsia="Times New Roman" w:hAnsi="Helvetica" w:cs="Times New Roman"/>
          <w:sz w:val="22"/>
          <w:szCs w:val="22"/>
        </w:rPr>
      </w:pPr>
      <w:r w:rsidRPr="003805EE">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sidRPr="003805EE">
        <w:rPr>
          <w:rFonts w:ascii="Helvetica" w:hAnsi="Helvetica"/>
          <w:sz w:val="22"/>
          <w:szCs w:val="22"/>
        </w:rPr>
        <w:t>Scientific Working Group</w:t>
      </w:r>
      <w:r w:rsidRPr="003805EE">
        <w:rPr>
          <w:rFonts w:ascii="Helvetica" w:hAnsi="Helvetica"/>
          <w:sz w:val="22"/>
          <w:szCs w:val="22"/>
        </w:rPr>
        <w:t xml:space="preserve"> participants, the broader Ocean Tipping Points group, </w:t>
      </w:r>
      <w:r w:rsidR="00D72220" w:rsidRPr="003805EE">
        <w:rPr>
          <w:rFonts w:ascii="Helvetica" w:hAnsi="Helvetica"/>
          <w:sz w:val="22"/>
          <w:szCs w:val="22"/>
        </w:rPr>
        <w:t xml:space="preserve">M. Gladwell, </w:t>
      </w:r>
      <w:r w:rsidR="00C92DF5" w:rsidRPr="003805EE">
        <w:rPr>
          <w:rFonts w:ascii="Helvetica" w:hAnsi="Helvetica"/>
          <w:sz w:val="22"/>
          <w:szCs w:val="22"/>
        </w:rPr>
        <w:t>C. Wick Mao</w:t>
      </w:r>
      <w:r w:rsidR="001D4622" w:rsidRPr="003805EE">
        <w:rPr>
          <w:rFonts w:ascii="Helvetica" w:hAnsi="Helvetica"/>
          <w:sz w:val="22"/>
          <w:szCs w:val="22"/>
        </w:rPr>
        <w:t>-</w:t>
      </w:r>
      <w:r w:rsidR="00C92DF5" w:rsidRPr="003805EE">
        <w:rPr>
          <w:rFonts w:ascii="Helvetica" w:hAnsi="Helvetica"/>
          <w:sz w:val="22"/>
          <w:szCs w:val="22"/>
        </w:rPr>
        <w:t xml:space="preserve">Mao, </w:t>
      </w:r>
      <w:r w:rsidRPr="003805EE">
        <w:rPr>
          <w:rFonts w:ascii="Helvetica" w:hAnsi="Helvetica"/>
          <w:sz w:val="22"/>
          <w:szCs w:val="22"/>
        </w:rPr>
        <w:t xml:space="preserve">and colleagues at the NWFSC for valuable feedback and advice. </w:t>
      </w:r>
    </w:p>
    <w:p w14:paraId="3ED6EFD2" w14:textId="77777777" w:rsidR="004C1C88" w:rsidRDefault="004C1C88" w:rsidP="00393682">
      <w:pPr>
        <w:tabs>
          <w:tab w:val="left" w:pos="1240"/>
        </w:tabs>
        <w:spacing w:line="480" w:lineRule="auto"/>
        <w:rPr>
          <w:rFonts w:ascii="Helvetica" w:hAnsi="Helvetica" w:cs="Times New Roman"/>
          <w:b/>
          <w:sz w:val="22"/>
          <w:szCs w:val="22"/>
        </w:rPr>
      </w:pPr>
    </w:p>
    <w:p w14:paraId="544C099B" w14:textId="2BE1B9FE" w:rsidR="00393682" w:rsidRDefault="00393682" w:rsidP="00393682">
      <w:pPr>
        <w:tabs>
          <w:tab w:val="left" w:pos="1240"/>
        </w:tabs>
        <w:spacing w:line="480" w:lineRule="auto"/>
        <w:rPr>
          <w:rFonts w:ascii="Helvetica" w:hAnsi="Helvetica" w:cs="Times New Roman"/>
          <w:b/>
          <w:sz w:val="22"/>
          <w:szCs w:val="22"/>
        </w:rPr>
      </w:pPr>
      <w:r>
        <w:rPr>
          <w:rFonts w:ascii="Helvetica" w:hAnsi="Helvetica" w:cs="Times New Roman"/>
          <w:b/>
          <w:sz w:val="22"/>
          <w:szCs w:val="22"/>
        </w:rPr>
        <w:t>COMPETING INTERESTS</w:t>
      </w:r>
    </w:p>
    <w:p w14:paraId="535CD845" w14:textId="0DAC3A42" w:rsidR="00393682" w:rsidRPr="00393682" w:rsidRDefault="00DF75E3" w:rsidP="00393682">
      <w:pPr>
        <w:tabs>
          <w:tab w:val="left" w:pos="1240"/>
        </w:tabs>
        <w:spacing w:line="480" w:lineRule="auto"/>
        <w:rPr>
          <w:rFonts w:ascii="Helvetica" w:hAnsi="Helvetica" w:cs="Times New Roman"/>
          <w:sz w:val="22"/>
          <w:szCs w:val="22"/>
        </w:rPr>
      </w:pPr>
      <w:r>
        <w:rPr>
          <w:rFonts w:ascii="Helvetica" w:hAnsi="Helvetica" w:cs="Times New Roman"/>
          <w:sz w:val="22"/>
          <w:szCs w:val="22"/>
        </w:rPr>
        <w:t>We</w:t>
      </w:r>
      <w:r w:rsidR="00393682" w:rsidRPr="00393682">
        <w:rPr>
          <w:rFonts w:ascii="Helvetica" w:hAnsi="Helvetica" w:cs="Times New Roman"/>
          <w:sz w:val="22"/>
          <w:szCs w:val="22"/>
        </w:rPr>
        <w:t xml:space="preserve"> have no competing interests</w:t>
      </w:r>
      <w:r w:rsidR="00393682">
        <w:rPr>
          <w:rFonts w:ascii="Helvetica" w:hAnsi="Helvetica" w:cs="Times New Roman"/>
          <w:sz w:val="22"/>
          <w:szCs w:val="22"/>
        </w:rPr>
        <w:t>.</w:t>
      </w:r>
    </w:p>
    <w:p w14:paraId="336C39C5" w14:textId="77777777" w:rsidR="007522A9" w:rsidRPr="003805EE" w:rsidRDefault="007522A9" w:rsidP="00E65B1B">
      <w:pPr>
        <w:spacing w:line="480" w:lineRule="auto"/>
        <w:rPr>
          <w:rFonts w:ascii="Helvetica" w:hAnsi="Helvetica"/>
          <w:b/>
          <w:sz w:val="22"/>
          <w:szCs w:val="22"/>
        </w:rPr>
      </w:pPr>
    </w:p>
    <w:p w14:paraId="59F11514" w14:textId="77777777" w:rsidR="002633A4" w:rsidRPr="003805EE" w:rsidRDefault="002633A4" w:rsidP="00E65B1B">
      <w:pPr>
        <w:tabs>
          <w:tab w:val="left" w:pos="1240"/>
        </w:tabs>
        <w:spacing w:line="480" w:lineRule="auto"/>
        <w:rPr>
          <w:rFonts w:ascii="Helvetica" w:hAnsi="Helvetica" w:cs="Times New Roman"/>
          <w:b/>
          <w:sz w:val="22"/>
          <w:szCs w:val="22"/>
        </w:rPr>
      </w:pPr>
      <w:r w:rsidRPr="003805EE">
        <w:rPr>
          <w:rFonts w:ascii="Helvetica" w:hAnsi="Helvetica" w:cs="Times New Roman"/>
          <w:b/>
          <w:sz w:val="22"/>
          <w:szCs w:val="22"/>
        </w:rPr>
        <w:t>LITERATURE CITED</w:t>
      </w:r>
    </w:p>
    <w:p w14:paraId="43F172E9" w14:textId="77777777" w:rsidR="003D135F" w:rsidRPr="003D135F" w:rsidRDefault="006C170D" w:rsidP="003D135F">
      <w:pPr>
        <w:pStyle w:val="EndNoteBibliography"/>
        <w:rPr>
          <w:noProof/>
        </w:rPr>
      </w:pPr>
      <w:r w:rsidRPr="003805EE">
        <w:rPr>
          <w:szCs w:val="22"/>
        </w:rPr>
        <w:fldChar w:fldCharType="begin"/>
      </w:r>
      <w:r w:rsidR="00D106C7" w:rsidRPr="003805EE">
        <w:rPr>
          <w:szCs w:val="22"/>
        </w:rPr>
        <w:instrText xml:space="preserve"> ADDIN EN.REFLIST </w:instrText>
      </w:r>
      <w:r w:rsidRPr="003805EE">
        <w:rPr>
          <w:szCs w:val="22"/>
        </w:rPr>
        <w:fldChar w:fldCharType="separate"/>
      </w:r>
      <w:r w:rsidR="003D135F" w:rsidRPr="003D135F">
        <w:rPr>
          <w:noProof/>
        </w:rPr>
        <w:t>1.</w:t>
      </w:r>
      <w:r w:rsidR="003D135F" w:rsidRPr="003D135F">
        <w:rPr>
          <w:noProof/>
        </w:rPr>
        <w:tab/>
        <w:t xml:space="preserve">Kates R.W., Clark W.C., Corell R., Hall J.M., Jaeger C.C., Lowe I., McCarthy J.J., Schellnhuber H.J., Bolin B., Dickson N.M., et al. 2001 Sustainability Science. </w:t>
      </w:r>
      <w:r w:rsidR="003D135F" w:rsidRPr="003D135F">
        <w:rPr>
          <w:i/>
          <w:noProof/>
        </w:rPr>
        <w:t>Science</w:t>
      </w:r>
      <w:r w:rsidR="003D135F" w:rsidRPr="003D135F">
        <w:rPr>
          <w:noProof/>
        </w:rPr>
        <w:t xml:space="preserve"> </w:t>
      </w:r>
      <w:r w:rsidR="003D135F" w:rsidRPr="003D135F">
        <w:rPr>
          <w:b/>
          <w:noProof/>
        </w:rPr>
        <w:t>292</w:t>
      </w:r>
      <w:r w:rsidR="003D135F" w:rsidRPr="003D135F">
        <w:rPr>
          <w:noProof/>
        </w:rPr>
        <w:t>(5517), 641-642. (doi:10.1126/science.1059386).</w:t>
      </w:r>
    </w:p>
    <w:p w14:paraId="7D883431" w14:textId="77777777" w:rsidR="003D135F" w:rsidRPr="003D135F" w:rsidRDefault="003D135F" w:rsidP="003D135F">
      <w:pPr>
        <w:pStyle w:val="EndNoteBibliography"/>
        <w:rPr>
          <w:noProof/>
        </w:rPr>
      </w:pPr>
      <w:r w:rsidRPr="003D135F">
        <w:rPr>
          <w:noProof/>
        </w:rPr>
        <w:t>2.</w:t>
      </w:r>
      <w:r w:rsidRPr="003D135F">
        <w:rPr>
          <w:noProof/>
        </w:rPr>
        <w:tab/>
        <w:t xml:space="preserve">Wintle B.A., Runge M.C., Bekessy S.A. 2010 Allocating monitoring effort in the face of unknown unknowns. </w:t>
      </w:r>
      <w:r w:rsidRPr="003D135F">
        <w:rPr>
          <w:i/>
          <w:noProof/>
        </w:rPr>
        <w:t>Ecology Letters</w:t>
      </w:r>
      <w:r w:rsidRPr="003D135F">
        <w:rPr>
          <w:noProof/>
        </w:rPr>
        <w:t xml:space="preserve"> </w:t>
      </w:r>
      <w:r w:rsidRPr="003D135F">
        <w:rPr>
          <w:b/>
          <w:noProof/>
        </w:rPr>
        <w:t>13</w:t>
      </w:r>
      <w:r w:rsidRPr="003D135F">
        <w:rPr>
          <w:noProof/>
        </w:rPr>
        <w:t>(11), 1325-1337. (doi:10.1111/j.1461-0248.2010.01514.x).</w:t>
      </w:r>
    </w:p>
    <w:p w14:paraId="640FA547" w14:textId="77777777" w:rsidR="003D135F" w:rsidRPr="003D135F" w:rsidRDefault="003D135F" w:rsidP="003D135F">
      <w:pPr>
        <w:pStyle w:val="EndNoteBibliography"/>
        <w:rPr>
          <w:noProof/>
        </w:rPr>
      </w:pPr>
      <w:r w:rsidRPr="003D135F">
        <w:rPr>
          <w:noProof/>
        </w:rPr>
        <w:t>3.</w:t>
      </w:r>
      <w:r w:rsidRPr="003D135F">
        <w:rPr>
          <w:noProof/>
        </w:rPr>
        <w:tab/>
        <w:t xml:space="preserve">McDonald-Madden E., Baxter P.W., Fuller R.A., Martin T.G., Game E.T., Montambault J., Possingham H.P. 2010 Monitoring does not always count. </w:t>
      </w:r>
      <w:r w:rsidRPr="003D135F">
        <w:rPr>
          <w:i/>
          <w:noProof/>
        </w:rPr>
        <w:t>Trends in Ecology &amp; Evolution</w:t>
      </w:r>
      <w:r w:rsidRPr="003D135F">
        <w:rPr>
          <w:noProof/>
        </w:rPr>
        <w:t xml:space="preserve"> </w:t>
      </w:r>
      <w:r w:rsidRPr="003D135F">
        <w:rPr>
          <w:b/>
          <w:noProof/>
        </w:rPr>
        <w:t>25</w:t>
      </w:r>
      <w:r w:rsidRPr="003D135F">
        <w:rPr>
          <w:noProof/>
        </w:rPr>
        <w:t>(10), 547-550.</w:t>
      </w:r>
    </w:p>
    <w:p w14:paraId="2774AD1A" w14:textId="77777777" w:rsidR="003D135F" w:rsidRPr="003D135F" w:rsidRDefault="003D135F" w:rsidP="003D135F">
      <w:pPr>
        <w:pStyle w:val="EndNoteBibliography"/>
        <w:rPr>
          <w:noProof/>
        </w:rPr>
      </w:pPr>
      <w:r w:rsidRPr="003D135F">
        <w:rPr>
          <w:noProof/>
        </w:rPr>
        <w:t>4.</w:t>
      </w:r>
      <w:r w:rsidRPr="003D135F">
        <w:rPr>
          <w:noProof/>
        </w:rPr>
        <w:tab/>
        <w:t xml:space="preserve">Courchamp F., Clutton-Brock T., Grenfell B. 1999 Inverse density dependence and the Allee effect. </w:t>
      </w:r>
      <w:r w:rsidRPr="003D135F">
        <w:rPr>
          <w:i/>
          <w:noProof/>
        </w:rPr>
        <w:t>Trends in Ecology &amp; Evolution</w:t>
      </w:r>
      <w:r w:rsidRPr="003D135F">
        <w:rPr>
          <w:noProof/>
        </w:rPr>
        <w:t xml:space="preserve"> </w:t>
      </w:r>
      <w:r w:rsidRPr="003D135F">
        <w:rPr>
          <w:b/>
          <w:noProof/>
        </w:rPr>
        <w:t>14</w:t>
      </w:r>
      <w:r w:rsidRPr="003D135F">
        <w:rPr>
          <w:noProof/>
        </w:rPr>
        <w:t>(10), 405-410.</w:t>
      </w:r>
    </w:p>
    <w:p w14:paraId="75DF1003" w14:textId="77777777" w:rsidR="003D135F" w:rsidRPr="003D135F" w:rsidRDefault="003D135F" w:rsidP="003D135F">
      <w:pPr>
        <w:pStyle w:val="EndNoteBibliography"/>
        <w:rPr>
          <w:noProof/>
        </w:rPr>
      </w:pPr>
      <w:r w:rsidRPr="003D135F">
        <w:rPr>
          <w:noProof/>
        </w:rPr>
        <w:t>5.</w:t>
      </w:r>
      <w:r w:rsidRPr="003D135F">
        <w:rPr>
          <w:noProof/>
        </w:rPr>
        <w:tab/>
        <w:t xml:space="preserve">Traill L.W., Bradshaw C.J., Delean S., Brook B.W. 2010 Wetland conservation and sustainable use under global change: a tropical Australian case study using magpie geese. </w:t>
      </w:r>
      <w:r w:rsidRPr="003D135F">
        <w:rPr>
          <w:i/>
          <w:noProof/>
        </w:rPr>
        <w:t>Ecography</w:t>
      </w:r>
      <w:r w:rsidRPr="003D135F">
        <w:rPr>
          <w:noProof/>
        </w:rPr>
        <w:t xml:space="preserve"> </w:t>
      </w:r>
      <w:r w:rsidRPr="003D135F">
        <w:rPr>
          <w:b/>
          <w:noProof/>
        </w:rPr>
        <w:t>33</w:t>
      </w:r>
      <w:r w:rsidRPr="003D135F">
        <w:rPr>
          <w:noProof/>
        </w:rPr>
        <w:t>(5), 818-825.</w:t>
      </w:r>
    </w:p>
    <w:p w14:paraId="4D608CB8" w14:textId="77777777" w:rsidR="003D135F" w:rsidRPr="003D135F" w:rsidRDefault="003D135F" w:rsidP="003D135F">
      <w:pPr>
        <w:pStyle w:val="EndNoteBibliography"/>
        <w:rPr>
          <w:noProof/>
        </w:rPr>
      </w:pPr>
      <w:r w:rsidRPr="003D135F">
        <w:rPr>
          <w:noProof/>
        </w:rPr>
        <w:lastRenderedPageBreak/>
        <w:t>6.</w:t>
      </w:r>
      <w:r w:rsidRPr="003D135F">
        <w:rPr>
          <w:noProof/>
        </w:rPr>
        <w:tab/>
        <w:t xml:space="preserve">Ortega L., Castilla J.C., Espino M., Yamashiro C., Defeo O. 2012 Effects of fishing, market price, and climate on two South American clam species. </w:t>
      </w:r>
      <w:r w:rsidRPr="003D135F">
        <w:rPr>
          <w:i/>
          <w:noProof/>
        </w:rPr>
        <w:t>Marine Ecology Progress Series</w:t>
      </w:r>
      <w:r w:rsidRPr="003D135F">
        <w:rPr>
          <w:noProof/>
        </w:rPr>
        <w:t xml:space="preserve"> </w:t>
      </w:r>
      <w:r w:rsidRPr="003D135F">
        <w:rPr>
          <w:b/>
          <w:noProof/>
        </w:rPr>
        <w:t>469</w:t>
      </w:r>
      <w:r w:rsidRPr="003D135F">
        <w:rPr>
          <w:noProof/>
        </w:rPr>
        <w:t>, 71-85.</w:t>
      </w:r>
    </w:p>
    <w:p w14:paraId="766CA335" w14:textId="77777777" w:rsidR="003D135F" w:rsidRPr="003D135F" w:rsidRDefault="003D135F" w:rsidP="003D135F">
      <w:pPr>
        <w:pStyle w:val="EndNoteBibliography"/>
        <w:rPr>
          <w:noProof/>
        </w:rPr>
      </w:pPr>
      <w:r w:rsidRPr="003D135F">
        <w:rPr>
          <w:noProof/>
        </w:rPr>
        <w:t>7.</w:t>
      </w:r>
      <w:r w:rsidRPr="003D135F">
        <w:rPr>
          <w:noProof/>
        </w:rPr>
        <w:tab/>
        <w:t xml:space="preserve">May R.M. 1977 Thresholds and breakpoints in ecosystems with a multiplicity of stable states. </w:t>
      </w:r>
      <w:r w:rsidRPr="003D135F">
        <w:rPr>
          <w:i/>
          <w:noProof/>
        </w:rPr>
        <w:t>Nature</w:t>
      </w:r>
      <w:r w:rsidRPr="003D135F">
        <w:rPr>
          <w:noProof/>
        </w:rPr>
        <w:t xml:space="preserve"> </w:t>
      </w:r>
      <w:r w:rsidRPr="003D135F">
        <w:rPr>
          <w:b/>
          <w:noProof/>
        </w:rPr>
        <w:t>269</w:t>
      </w:r>
      <w:r w:rsidRPr="003D135F">
        <w:rPr>
          <w:noProof/>
        </w:rPr>
        <w:t>(5628), 471-477.</w:t>
      </w:r>
    </w:p>
    <w:p w14:paraId="4C8C4032" w14:textId="77777777" w:rsidR="003D135F" w:rsidRPr="003D135F" w:rsidRDefault="003D135F" w:rsidP="003D135F">
      <w:pPr>
        <w:pStyle w:val="EndNoteBibliography"/>
        <w:rPr>
          <w:noProof/>
        </w:rPr>
      </w:pPr>
      <w:r w:rsidRPr="003D135F">
        <w:rPr>
          <w:noProof/>
        </w:rPr>
        <w:t>8.</w:t>
      </w:r>
      <w:r w:rsidRPr="003D135F">
        <w:rPr>
          <w:noProof/>
        </w:rPr>
        <w:tab/>
        <w:t xml:space="preserve">Scheffer M., Carpenter S., Foley J.A., Folke C., Walker B. 2001 Catastrophic shifts in ecosystems. </w:t>
      </w:r>
      <w:r w:rsidRPr="003D135F">
        <w:rPr>
          <w:i/>
          <w:noProof/>
        </w:rPr>
        <w:t>Nature</w:t>
      </w:r>
      <w:r w:rsidRPr="003D135F">
        <w:rPr>
          <w:noProof/>
        </w:rPr>
        <w:t xml:space="preserve"> </w:t>
      </w:r>
      <w:r w:rsidRPr="003D135F">
        <w:rPr>
          <w:b/>
          <w:noProof/>
        </w:rPr>
        <w:t>413</w:t>
      </w:r>
      <w:r w:rsidRPr="003D135F">
        <w:rPr>
          <w:noProof/>
        </w:rPr>
        <w:t>(6856), 591-596.</w:t>
      </w:r>
    </w:p>
    <w:p w14:paraId="1A5BBE99" w14:textId="77777777" w:rsidR="003D135F" w:rsidRPr="003D135F" w:rsidRDefault="003D135F" w:rsidP="003D135F">
      <w:pPr>
        <w:pStyle w:val="EndNoteBibliography"/>
        <w:rPr>
          <w:noProof/>
        </w:rPr>
      </w:pPr>
      <w:r w:rsidRPr="003D135F">
        <w:rPr>
          <w:noProof/>
        </w:rPr>
        <w:t>9.</w:t>
      </w:r>
      <w:r w:rsidRPr="003D135F">
        <w:rPr>
          <w:noProof/>
        </w:rPr>
        <w:tab/>
        <w:t xml:space="preserve">Choi J., Frank K., Petrie B., Leggett W. 2005 Integrated assessment of a large marine ecosystem: a case study of the devolution of the eastern Scotian Shelf, Canada. </w:t>
      </w:r>
      <w:r w:rsidRPr="003D135F">
        <w:rPr>
          <w:i/>
          <w:noProof/>
        </w:rPr>
        <w:t>Oceanography and Marine Biology</w:t>
      </w:r>
      <w:r w:rsidRPr="003D135F">
        <w:rPr>
          <w:noProof/>
        </w:rPr>
        <w:t xml:space="preserve"> </w:t>
      </w:r>
      <w:r w:rsidRPr="003D135F">
        <w:rPr>
          <w:b/>
          <w:noProof/>
        </w:rPr>
        <w:t>43</w:t>
      </w:r>
      <w:r w:rsidRPr="003D135F">
        <w:rPr>
          <w:noProof/>
        </w:rPr>
        <w:t>, 47.</w:t>
      </w:r>
    </w:p>
    <w:p w14:paraId="70D1014C" w14:textId="77777777" w:rsidR="003D135F" w:rsidRPr="003D135F" w:rsidRDefault="003D135F" w:rsidP="003D135F">
      <w:pPr>
        <w:pStyle w:val="EndNoteBibliography"/>
        <w:rPr>
          <w:noProof/>
        </w:rPr>
      </w:pPr>
      <w:r w:rsidRPr="003D135F">
        <w:rPr>
          <w:noProof/>
        </w:rPr>
        <w:t>10.</w:t>
      </w:r>
      <w:r w:rsidRPr="003D135F">
        <w:rPr>
          <w:noProof/>
        </w:rPr>
        <w:tab/>
        <w:t xml:space="preserve">Oguz T., Gilbert D. 2007 Abrupt transitions of the top-down controlled Black Sea pelagic ecosystem during 1960–2000: evidence for regime-shifts under strong fishery exploitation and nutrient enrichment modulated by climate-induced variations. </w:t>
      </w:r>
      <w:r w:rsidRPr="003D135F">
        <w:rPr>
          <w:i/>
          <w:noProof/>
        </w:rPr>
        <w:t>Deep Sea Research Part I: Oceanographic Research Papers</w:t>
      </w:r>
      <w:r w:rsidRPr="003D135F">
        <w:rPr>
          <w:noProof/>
        </w:rPr>
        <w:t xml:space="preserve"> </w:t>
      </w:r>
      <w:r w:rsidRPr="003D135F">
        <w:rPr>
          <w:b/>
          <w:noProof/>
        </w:rPr>
        <w:t>54</w:t>
      </w:r>
      <w:r w:rsidRPr="003D135F">
        <w:rPr>
          <w:noProof/>
        </w:rPr>
        <w:t>(2), 220-242.</w:t>
      </w:r>
    </w:p>
    <w:p w14:paraId="2D6A97FC" w14:textId="77777777" w:rsidR="003D135F" w:rsidRPr="003D135F" w:rsidRDefault="003D135F" w:rsidP="003D135F">
      <w:pPr>
        <w:pStyle w:val="EndNoteBibliography"/>
        <w:rPr>
          <w:noProof/>
        </w:rPr>
      </w:pPr>
      <w:r w:rsidRPr="003D135F">
        <w:rPr>
          <w:noProof/>
        </w:rPr>
        <w:t>11.</w:t>
      </w:r>
      <w:r w:rsidRPr="003D135F">
        <w:rPr>
          <w:noProof/>
        </w:rPr>
        <w:tab/>
        <w:t>Reyer C.P., Brouwers N., Rammig A., Brook B.W., Epila J., Grant R.F., Holmgren M., Langerwisch F., Leuzinger S., Lucht</w:t>
      </w:r>
      <w:r w:rsidRPr="003D135F">
        <w:rPr>
          <w:rFonts w:hint="eastAsia"/>
          <w:noProof/>
        </w:rPr>
        <w:t xml:space="preserve"> W. 2015 Forest resilience and tipping points at different spatio</w:t>
      </w:r>
      <w:r w:rsidRPr="003D135F">
        <w:rPr>
          <w:rFonts w:hint="eastAsia"/>
          <w:noProof/>
        </w:rPr>
        <w:t>‐</w:t>
      </w:r>
      <w:r w:rsidRPr="003D135F">
        <w:rPr>
          <w:rFonts w:hint="eastAsia"/>
          <w:noProof/>
        </w:rPr>
        <w:t xml:space="preserve">temporal scales: approaches and challenges. </w:t>
      </w:r>
      <w:r w:rsidRPr="003D135F">
        <w:rPr>
          <w:rFonts w:hint="eastAsia"/>
          <w:i/>
          <w:noProof/>
        </w:rPr>
        <w:t>Journal of Ecology</w:t>
      </w:r>
      <w:r w:rsidRPr="003D135F">
        <w:rPr>
          <w:rFonts w:hint="eastAsia"/>
          <w:noProof/>
        </w:rPr>
        <w:t xml:space="preserve"> </w:t>
      </w:r>
      <w:r w:rsidRPr="003D135F">
        <w:rPr>
          <w:rFonts w:hint="eastAsia"/>
          <w:b/>
          <w:noProof/>
        </w:rPr>
        <w:t>103</w:t>
      </w:r>
      <w:r w:rsidRPr="003D135F">
        <w:rPr>
          <w:rFonts w:hint="eastAsia"/>
          <w:noProof/>
        </w:rPr>
        <w:t>(1), 5-15.</w:t>
      </w:r>
    </w:p>
    <w:p w14:paraId="4FD2BC41" w14:textId="77777777" w:rsidR="003D135F" w:rsidRPr="003D135F" w:rsidRDefault="003D135F" w:rsidP="003D135F">
      <w:pPr>
        <w:pStyle w:val="EndNoteBibliography"/>
        <w:rPr>
          <w:noProof/>
        </w:rPr>
      </w:pPr>
      <w:r w:rsidRPr="003D135F">
        <w:rPr>
          <w:noProof/>
        </w:rPr>
        <w:t>12.</w:t>
      </w:r>
      <w:r w:rsidRPr="003D135F">
        <w:rPr>
          <w:noProof/>
        </w:rPr>
        <w:tab/>
        <w:t xml:space="preserve">Hare S.R., Mantua N.J. 2000 Empirical evidence for North Pacific regime shifts in 1977 and 1989. </w:t>
      </w:r>
      <w:r w:rsidRPr="003D135F">
        <w:rPr>
          <w:i/>
          <w:noProof/>
        </w:rPr>
        <w:t>Progress in oceanography</w:t>
      </w:r>
      <w:r w:rsidRPr="003D135F">
        <w:rPr>
          <w:noProof/>
        </w:rPr>
        <w:t xml:space="preserve"> </w:t>
      </w:r>
      <w:r w:rsidRPr="003D135F">
        <w:rPr>
          <w:b/>
          <w:noProof/>
        </w:rPr>
        <w:t>47</w:t>
      </w:r>
      <w:r w:rsidRPr="003D135F">
        <w:rPr>
          <w:noProof/>
        </w:rPr>
        <w:t>(2), 103-145.</w:t>
      </w:r>
    </w:p>
    <w:p w14:paraId="6C5FE368" w14:textId="77777777" w:rsidR="003D135F" w:rsidRPr="003D135F" w:rsidRDefault="003D135F" w:rsidP="003D135F">
      <w:pPr>
        <w:pStyle w:val="EndNoteBibliography"/>
        <w:rPr>
          <w:noProof/>
        </w:rPr>
      </w:pPr>
      <w:r w:rsidRPr="003D135F">
        <w:rPr>
          <w:noProof/>
        </w:rPr>
        <w:t>13.</w:t>
      </w:r>
      <w:r w:rsidRPr="003D135F">
        <w:rPr>
          <w:noProof/>
        </w:rPr>
        <w:tab/>
        <w:t xml:space="preserve">Cumming G.S., Southworth J., Rondon X.J., Marsik M. 2012 Spatial complexity in fragmenting Amazonian rainforests: Do feedbacks from edge effects push forests towards an ecological threshold? </w:t>
      </w:r>
      <w:r w:rsidRPr="003D135F">
        <w:rPr>
          <w:i/>
          <w:noProof/>
        </w:rPr>
        <w:t>Ecological Complexity</w:t>
      </w:r>
      <w:r w:rsidRPr="003D135F">
        <w:rPr>
          <w:noProof/>
        </w:rPr>
        <w:t xml:space="preserve"> </w:t>
      </w:r>
      <w:r w:rsidRPr="003D135F">
        <w:rPr>
          <w:b/>
          <w:noProof/>
        </w:rPr>
        <w:t>11</w:t>
      </w:r>
      <w:r w:rsidRPr="003D135F">
        <w:rPr>
          <w:noProof/>
        </w:rPr>
        <w:t>, 67-74.</w:t>
      </w:r>
    </w:p>
    <w:p w14:paraId="6D0105DA" w14:textId="77777777" w:rsidR="003D135F" w:rsidRPr="003D135F" w:rsidRDefault="003D135F" w:rsidP="003D135F">
      <w:pPr>
        <w:pStyle w:val="EndNoteBibliography"/>
        <w:rPr>
          <w:noProof/>
        </w:rPr>
      </w:pPr>
      <w:r w:rsidRPr="003D135F">
        <w:rPr>
          <w:noProof/>
        </w:rPr>
        <w:t>14.</w:t>
      </w:r>
      <w:r w:rsidRPr="003D135F">
        <w:rPr>
          <w:noProof/>
        </w:rPr>
        <w:tab/>
        <w:t xml:space="preserve">Mangel M. 2000 Irreducible uncertainties, sustainable fisheries and marine reserves. </w:t>
      </w:r>
      <w:r w:rsidRPr="003D135F">
        <w:rPr>
          <w:i/>
          <w:noProof/>
        </w:rPr>
        <w:t>Evolutionary Ecology Research</w:t>
      </w:r>
      <w:r w:rsidRPr="003D135F">
        <w:rPr>
          <w:noProof/>
        </w:rPr>
        <w:t xml:space="preserve"> </w:t>
      </w:r>
      <w:r w:rsidRPr="003D135F">
        <w:rPr>
          <w:b/>
          <w:noProof/>
        </w:rPr>
        <w:t>2</w:t>
      </w:r>
      <w:r w:rsidRPr="003D135F">
        <w:rPr>
          <w:noProof/>
        </w:rPr>
        <w:t>, 547-557.</w:t>
      </w:r>
    </w:p>
    <w:p w14:paraId="204BA4FF" w14:textId="77777777" w:rsidR="003D135F" w:rsidRPr="003D135F" w:rsidRDefault="003D135F" w:rsidP="003D135F">
      <w:pPr>
        <w:pStyle w:val="EndNoteBibliography"/>
        <w:rPr>
          <w:noProof/>
        </w:rPr>
      </w:pPr>
      <w:r w:rsidRPr="003D135F">
        <w:rPr>
          <w:noProof/>
        </w:rPr>
        <w:lastRenderedPageBreak/>
        <w:t>15.</w:t>
      </w:r>
      <w:r w:rsidRPr="003D135F">
        <w:rPr>
          <w:noProof/>
        </w:rPr>
        <w:tab/>
        <w:t xml:space="preserve">Legg C.J., Nagy L. 2006 Why most conservation monitoring is, but need not be, a waste of time. </w:t>
      </w:r>
      <w:r w:rsidRPr="003D135F">
        <w:rPr>
          <w:i/>
          <w:noProof/>
        </w:rPr>
        <w:t>Journal of environmental management</w:t>
      </w:r>
      <w:r w:rsidRPr="003D135F">
        <w:rPr>
          <w:noProof/>
        </w:rPr>
        <w:t xml:space="preserve"> </w:t>
      </w:r>
      <w:r w:rsidRPr="003D135F">
        <w:rPr>
          <w:b/>
          <w:noProof/>
        </w:rPr>
        <w:t>78</w:t>
      </w:r>
      <w:r w:rsidRPr="003D135F">
        <w:rPr>
          <w:noProof/>
        </w:rPr>
        <w:t>(2), 194-199.</w:t>
      </w:r>
    </w:p>
    <w:p w14:paraId="71BCC51C" w14:textId="77777777" w:rsidR="003D135F" w:rsidRPr="003D135F" w:rsidRDefault="003D135F" w:rsidP="003D135F">
      <w:pPr>
        <w:pStyle w:val="EndNoteBibliography"/>
        <w:rPr>
          <w:noProof/>
        </w:rPr>
      </w:pPr>
      <w:r w:rsidRPr="003D135F">
        <w:rPr>
          <w:noProof/>
        </w:rPr>
        <w:t>16.</w:t>
      </w:r>
      <w:r w:rsidRPr="003D135F">
        <w:rPr>
          <w:noProof/>
        </w:rPr>
        <w:tab/>
        <w:t xml:space="preserve">Chadès I., McDonald-Madden E., McCarthy M.A., Wintle B., Linkie M., Possingham H.P. 2008 When to stop managing or surveying cryptic threatened species. </w:t>
      </w:r>
      <w:r w:rsidRPr="003D135F">
        <w:rPr>
          <w:i/>
          <w:noProof/>
        </w:rPr>
        <w:t>Proceedings of the National Academy of Sciences</w:t>
      </w:r>
      <w:r w:rsidRPr="003D135F">
        <w:rPr>
          <w:noProof/>
        </w:rPr>
        <w:t xml:space="preserve"> </w:t>
      </w:r>
      <w:r w:rsidRPr="003D135F">
        <w:rPr>
          <w:b/>
          <w:noProof/>
        </w:rPr>
        <w:t>105</w:t>
      </w:r>
      <w:r w:rsidRPr="003D135F">
        <w:rPr>
          <w:noProof/>
        </w:rPr>
        <w:t>(37), 13936-13940.</w:t>
      </w:r>
    </w:p>
    <w:p w14:paraId="2279B6B1" w14:textId="77777777" w:rsidR="003D135F" w:rsidRPr="003D135F" w:rsidRDefault="003D135F" w:rsidP="003D135F">
      <w:pPr>
        <w:pStyle w:val="EndNoteBibliography"/>
        <w:rPr>
          <w:noProof/>
        </w:rPr>
      </w:pPr>
      <w:r w:rsidRPr="003D135F">
        <w:rPr>
          <w:noProof/>
        </w:rPr>
        <w:t>17.</w:t>
      </w:r>
      <w:r w:rsidRPr="003D135F">
        <w:rPr>
          <w:noProof/>
        </w:rPr>
        <w:tab/>
        <w:t xml:space="preserve">Bunnefeld N., Hoshino E., Milner-Gulland E.J. 2011 Management strategy evaluation: a powerful tool for conservation? </w:t>
      </w:r>
      <w:r w:rsidRPr="003D135F">
        <w:rPr>
          <w:i/>
          <w:noProof/>
        </w:rPr>
        <w:t>Trends in ecology &amp; evolution</w:t>
      </w:r>
      <w:r w:rsidRPr="003D135F">
        <w:rPr>
          <w:noProof/>
        </w:rPr>
        <w:t xml:space="preserve"> </w:t>
      </w:r>
      <w:r w:rsidRPr="003D135F">
        <w:rPr>
          <w:b/>
          <w:noProof/>
        </w:rPr>
        <w:t>26</w:t>
      </w:r>
      <w:r w:rsidRPr="003D135F">
        <w:rPr>
          <w:noProof/>
        </w:rPr>
        <w:t>(9), 441-447.</w:t>
      </w:r>
    </w:p>
    <w:p w14:paraId="3488F801" w14:textId="77777777" w:rsidR="003D135F" w:rsidRPr="003D135F" w:rsidRDefault="003D135F" w:rsidP="003D135F">
      <w:pPr>
        <w:pStyle w:val="EndNoteBibliography"/>
        <w:rPr>
          <w:noProof/>
        </w:rPr>
      </w:pPr>
      <w:r w:rsidRPr="003D135F">
        <w:rPr>
          <w:noProof/>
        </w:rPr>
        <w:t>18.</w:t>
      </w:r>
      <w:r w:rsidRPr="003D135F">
        <w:rPr>
          <w:noProof/>
        </w:rPr>
        <w:tab/>
        <w:t xml:space="preserve">Morris W.F., Doak D.F. 2002 Quantitative conservation biology. </w:t>
      </w:r>
      <w:r w:rsidRPr="003D135F">
        <w:rPr>
          <w:i/>
          <w:noProof/>
        </w:rPr>
        <w:t>Sinauer, Sunderland, Massachusetts, USA</w:t>
      </w:r>
      <w:r w:rsidRPr="003D135F">
        <w:rPr>
          <w:noProof/>
        </w:rPr>
        <w:t>.</w:t>
      </w:r>
    </w:p>
    <w:p w14:paraId="0E302D09" w14:textId="77777777" w:rsidR="003D135F" w:rsidRPr="003D135F" w:rsidRDefault="003D135F" w:rsidP="003D135F">
      <w:pPr>
        <w:pStyle w:val="EndNoteBibliography"/>
        <w:rPr>
          <w:noProof/>
        </w:rPr>
      </w:pPr>
      <w:r w:rsidRPr="003D135F">
        <w:rPr>
          <w:noProof/>
        </w:rPr>
        <w:t>19.</w:t>
      </w:r>
      <w:r w:rsidRPr="003D135F">
        <w:rPr>
          <w:noProof/>
        </w:rPr>
        <w:tab/>
        <w:t xml:space="preserve">Hilborn R., Maguire J.-J., Parma A.M., Rosenberg A.A. 2001 The Precautionary Approach and risk management: can they increase the probability of successes in fishery management? </w:t>
      </w:r>
      <w:r w:rsidRPr="003D135F">
        <w:rPr>
          <w:i/>
          <w:noProof/>
        </w:rPr>
        <w:t>Canadian Journal of Fisheries and Aquatic Sciences</w:t>
      </w:r>
      <w:r w:rsidRPr="003D135F">
        <w:rPr>
          <w:noProof/>
        </w:rPr>
        <w:t xml:space="preserve"> </w:t>
      </w:r>
      <w:r w:rsidRPr="003D135F">
        <w:rPr>
          <w:b/>
          <w:noProof/>
        </w:rPr>
        <w:t>58</w:t>
      </w:r>
      <w:r w:rsidRPr="003D135F">
        <w:rPr>
          <w:noProof/>
        </w:rPr>
        <w:t>(1), 99-107. (doi:10.1139/f00-225).</w:t>
      </w:r>
    </w:p>
    <w:p w14:paraId="4EC74EA9" w14:textId="77777777" w:rsidR="003D135F" w:rsidRPr="003D135F" w:rsidRDefault="003D135F" w:rsidP="003D135F">
      <w:pPr>
        <w:pStyle w:val="EndNoteBibliography"/>
        <w:rPr>
          <w:noProof/>
        </w:rPr>
      </w:pPr>
      <w:r w:rsidRPr="003D135F">
        <w:rPr>
          <w:noProof/>
        </w:rPr>
        <w:t>20.</w:t>
      </w:r>
      <w:r w:rsidRPr="003D135F">
        <w:rPr>
          <w:noProof/>
        </w:rPr>
        <w:tab/>
        <w:t xml:space="preserve">Costello C., Rassweiler A., Siegel D., De Leo G., Micheli F., Rosenberg A. 2010 The value of spatial information in MPA network design. </w:t>
      </w:r>
      <w:r w:rsidRPr="003D135F">
        <w:rPr>
          <w:i/>
          <w:noProof/>
        </w:rPr>
        <w:t>Proceedings of the National Academy of Sciences</w:t>
      </w:r>
      <w:r w:rsidRPr="003D135F">
        <w:rPr>
          <w:noProof/>
        </w:rPr>
        <w:t xml:space="preserve"> </w:t>
      </w:r>
      <w:r w:rsidRPr="003D135F">
        <w:rPr>
          <w:b/>
          <w:noProof/>
        </w:rPr>
        <w:t>107</w:t>
      </w:r>
      <w:r w:rsidRPr="003D135F">
        <w:rPr>
          <w:noProof/>
        </w:rPr>
        <w:t>(43), 18294-18299.</w:t>
      </w:r>
    </w:p>
    <w:p w14:paraId="393169FB" w14:textId="77777777" w:rsidR="003D135F" w:rsidRPr="003D135F" w:rsidRDefault="003D135F" w:rsidP="003D135F">
      <w:pPr>
        <w:pStyle w:val="EndNoteBibliography"/>
        <w:rPr>
          <w:noProof/>
        </w:rPr>
      </w:pPr>
      <w:r w:rsidRPr="003D135F">
        <w:rPr>
          <w:noProof/>
        </w:rPr>
        <w:t>21.</w:t>
      </w:r>
      <w:r w:rsidRPr="003D135F">
        <w:rPr>
          <w:noProof/>
        </w:rPr>
        <w:tab/>
        <w:t>Adams</w:t>
      </w:r>
      <w:r w:rsidRPr="003D135F">
        <w:rPr>
          <w:rFonts w:hint="eastAsia"/>
          <w:noProof/>
        </w:rPr>
        <w:t xml:space="preserve"> R.M., Bryant K.J., McCarl B.A., Legler D.M., O'Brien J., Solow A., Weiher R. 1995 Value of Improved Long</w:t>
      </w:r>
      <w:r w:rsidRPr="003D135F">
        <w:rPr>
          <w:rFonts w:hint="eastAsia"/>
          <w:noProof/>
        </w:rPr>
        <w:t>‐</w:t>
      </w:r>
      <w:r w:rsidRPr="003D135F">
        <w:rPr>
          <w:rFonts w:hint="eastAsia"/>
          <w:noProof/>
        </w:rPr>
        <w:t xml:space="preserve">Range Weather Information. </w:t>
      </w:r>
      <w:r w:rsidRPr="003D135F">
        <w:rPr>
          <w:rFonts w:hint="eastAsia"/>
          <w:i/>
          <w:noProof/>
        </w:rPr>
        <w:t>Contemporary Economic Policy</w:t>
      </w:r>
      <w:r w:rsidRPr="003D135F">
        <w:rPr>
          <w:rFonts w:hint="eastAsia"/>
          <w:noProof/>
        </w:rPr>
        <w:t xml:space="preserve"> </w:t>
      </w:r>
      <w:r w:rsidRPr="003D135F">
        <w:rPr>
          <w:rFonts w:hint="eastAsia"/>
          <w:b/>
          <w:noProof/>
        </w:rPr>
        <w:t>13</w:t>
      </w:r>
      <w:r w:rsidRPr="003D135F">
        <w:rPr>
          <w:rFonts w:hint="eastAsia"/>
          <w:noProof/>
        </w:rPr>
        <w:t>(3), 10-19.</w:t>
      </w:r>
    </w:p>
    <w:p w14:paraId="10F9C98B" w14:textId="77777777" w:rsidR="003D135F" w:rsidRPr="003D135F" w:rsidRDefault="003D135F" w:rsidP="003D135F">
      <w:pPr>
        <w:pStyle w:val="EndNoteBibliography"/>
        <w:rPr>
          <w:noProof/>
        </w:rPr>
      </w:pPr>
      <w:r w:rsidRPr="003D135F">
        <w:rPr>
          <w:noProof/>
        </w:rPr>
        <w:t>22.</w:t>
      </w:r>
      <w:r w:rsidRPr="003D135F">
        <w:rPr>
          <w:noProof/>
        </w:rPr>
        <w:tab/>
        <w:t xml:space="preserve">Hölmstrom B. 1979 Moral hazard and observability. </w:t>
      </w:r>
      <w:r w:rsidRPr="003D135F">
        <w:rPr>
          <w:i/>
          <w:noProof/>
        </w:rPr>
        <w:t>The Bell journal of economics</w:t>
      </w:r>
      <w:r w:rsidRPr="003D135F">
        <w:rPr>
          <w:noProof/>
        </w:rPr>
        <w:t>, 74-91.</w:t>
      </w:r>
    </w:p>
    <w:p w14:paraId="25443A40" w14:textId="77777777" w:rsidR="003D135F" w:rsidRPr="003D135F" w:rsidRDefault="003D135F" w:rsidP="003D135F">
      <w:pPr>
        <w:pStyle w:val="EndNoteBibliography"/>
        <w:rPr>
          <w:noProof/>
        </w:rPr>
      </w:pPr>
      <w:r w:rsidRPr="003D135F">
        <w:rPr>
          <w:noProof/>
        </w:rPr>
        <w:t>23.</w:t>
      </w:r>
      <w:r w:rsidRPr="003D135F">
        <w:rPr>
          <w:noProof/>
        </w:rPr>
        <w:tab/>
        <w:t xml:space="preserve">Schrank W.E., Arnason R., Hannesson R. 2003 </w:t>
      </w:r>
      <w:r w:rsidRPr="003D135F">
        <w:rPr>
          <w:i/>
          <w:noProof/>
        </w:rPr>
        <w:t>The cost of fisheries management</w:t>
      </w:r>
      <w:r w:rsidRPr="003D135F">
        <w:rPr>
          <w:noProof/>
        </w:rPr>
        <w:t>, Gower Publishing, Ltd.</w:t>
      </w:r>
    </w:p>
    <w:p w14:paraId="23BDD20E" w14:textId="77777777" w:rsidR="003D135F" w:rsidRPr="003D135F" w:rsidRDefault="003D135F" w:rsidP="003D135F">
      <w:pPr>
        <w:pStyle w:val="EndNoteBibliography"/>
        <w:rPr>
          <w:noProof/>
        </w:rPr>
      </w:pPr>
      <w:r w:rsidRPr="003D135F">
        <w:rPr>
          <w:noProof/>
        </w:rPr>
        <w:lastRenderedPageBreak/>
        <w:t>24.</w:t>
      </w:r>
      <w:r w:rsidRPr="003D135F">
        <w:rPr>
          <w:noProof/>
        </w:rPr>
        <w:tab/>
        <w:t xml:space="preserve">Berkes F., Hughes T.P., Steneck R.S., Wilson J.A., Bellwood D.R., Crona B., Folke C., Gunderson L.H., Leslie H.M., Norberg J., et al. 2006 Globalization, Roving Bandits, and Marine Resources. </w:t>
      </w:r>
      <w:r w:rsidRPr="003D135F">
        <w:rPr>
          <w:i/>
          <w:noProof/>
        </w:rPr>
        <w:t>Science</w:t>
      </w:r>
      <w:r w:rsidRPr="003D135F">
        <w:rPr>
          <w:noProof/>
        </w:rPr>
        <w:t xml:space="preserve"> </w:t>
      </w:r>
      <w:r w:rsidRPr="003D135F">
        <w:rPr>
          <w:b/>
          <w:noProof/>
        </w:rPr>
        <w:t>311</w:t>
      </w:r>
      <w:r w:rsidRPr="003D135F">
        <w:rPr>
          <w:noProof/>
        </w:rPr>
        <w:t>(5767), 1557-1558. (doi:10.1126/science.1122804).</w:t>
      </w:r>
    </w:p>
    <w:p w14:paraId="65ABD886" w14:textId="77777777" w:rsidR="003D135F" w:rsidRPr="003D135F" w:rsidRDefault="003D135F" w:rsidP="003D135F">
      <w:pPr>
        <w:pStyle w:val="EndNoteBibliography"/>
        <w:rPr>
          <w:noProof/>
        </w:rPr>
      </w:pPr>
      <w:r w:rsidRPr="003D135F">
        <w:rPr>
          <w:noProof/>
        </w:rPr>
        <w:t>25.</w:t>
      </w:r>
      <w:r w:rsidRPr="003D135F">
        <w:rPr>
          <w:noProof/>
        </w:rPr>
        <w:tab/>
        <w:t>Cleary J.S. 2014 Stock assessment and management advice for British Columbia pacific herring: 2013 Status and 2014 forecast.  (Canadian Science Advisory Science Scretariate.</w:t>
      </w:r>
    </w:p>
    <w:p w14:paraId="47C6E626" w14:textId="77777777" w:rsidR="003D135F" w:rsidRPr="003D135F" w:rsidRDefault="003D135F" w:rsidP="003D135F">
      <w:pPr>
        <w:pStyle w:val="EndNoteBibliography"/>
        <w:rPr>
          <w:noProof/>
        </w:rPr>
      </w:pPr>
      <w:r w:rsidRPr="003D135F">
        <w:rPr>
          <w:noProof/>
        </w:rPr>
        <w:t>26.</w:t>
      </w:r>
      <w:r w:rsidRPr="003D135F">
        <w:rPr>
          <w:noProof/>
        </w:rPr>
        <w:tab/>
        <w:t xml:space="preserve">Doak D.F., Estes J.A., Halpern B.S., Jacob U., Lindberg D.R., Lovvorn J., Monson D.H., Tinker M.T., Williams T.M., Wootton J.T. 2008 Understanding and predicting ecological dynamics: are major surprises inevitable. </w:t>
      </w:r>
      <w:r w:rsidRPr="003D135F">
        <w:rPr>
          <w:i/>
          <w:noProof/>
        </w:rPr>
        <w:t>Ecology</w:t>
      </w:r>
      <w:r w:rsidRPr="003D135F">
        <w:rPr>
          <w:noProof/>
        </w:rPr>
        <w:t xml:space="preserve"> </w:t>
      </w:r>
      <w:r w:rsidRPr="003D135F">
        <w:rPr>
          <w:b/>
          <w:noProof/>
        </w:rPr>
        <w:t>89</w:t>
      </w:r>
      <w:r w:rsidRPr="003D135F">
        <w:rPr>
          <w:noProof/>
        </w:rPr>
        <w:t>(4), 952-961.</w:t>
      </w:r>
    </w:p>
    <w:p w14:paraId="00512B8A" w14:textId="77777777" w:rsidR="003D135F" w:rsidRPr="003D135F" w:rsidRDefault="003D135F" w:rsidP="003D135F">
      <w:pPr>
        <w:pStyle w:val="EndNoteBibliography"/>
        <w:rPr>
          <w:noProof/>
        </w:rPr>
      </w:pPr>
      <w:r w:rsidRPr="003D135F">
        <w:rPr>
          <w:noProof/>
        </w:rPr>
        <w:t>27.</w:t>
      </w:r>
      <w:r w:rsidRPr="003D135F">
        <w:rPr>
          <w:noProof/>
        </w:rPr>
        <w:tab/>
        <w:t xml:space="preserve">Schindler D.E., Hilborn R. 2015 Prediction, precaution, and policy under global change. </w:t>
      </w:r>
      <w:r w:rsidRPr="003D135F">
        <w:rPr>
          <w:i/>
          <w:noProof/>
        </w:rPr>
        <w:t>Science</w:t>
      </w:r>
      <w:r w:rsidRPr="003D135F">
        <w:rPr>
          <w:noProof/>
        </w:rPr>
        <w:t xml:space="preserve"> </w:t>
      </w:r>
      <w:r w:rsidRPr="003D135F">
        <w:rPr>
          <w:b/>
          <w:noProof/>
        </w:rPr>
        <w:t>347</w:t>
      </w:r>
      <w:r w:rsidRPr="003D135F">
        <w:rPr>
          <w:noProof/>
        </w:rPr>
        <w:t>(6225), 953-954.</w:t>
      </w:r>
    </w:p>
    <w:p w14:paraId="003BD0F1" w14:textId="77777777" w:rsidR="003D135F" w:rsidRPr="003D135F" w:rsidRDefault="003D135F" w:rsidP="003D135F">
      <w:pPr>
        <w:pStyle w:val="EndNoteBibliography"/>
        <w:rPr>
          <w:noProof/>
        </w:rPr>
      </w:pPr>
      <w:r w:rsidRPr="003D135F">
        <w:rPr>
          <w:noProof/>
        </w:rPr>
        <w:t>28.</w:t>
      </w:r>
      <w:r w:rsidRPr="003D135F">
        <w:rPr>
          <w:noProof/>
        </w:rPr>
        <w:tab/>
        <w:t xml:space="preserve">Cinner J., Daw T., McClanahan T. 2009 Socioeconomic factors that affect artisanal fishers’ readiness to exit a declining fishery. </w:t>
      </w:r>
      <w:r w:rsidRPr="003D135F">
        <w:rPr>
          <w:i/>
          <w:noProof/>
        </w:rPr>
        <w:t>Conservation Biology</w:t>
      </w:r>
      <w:r w:rsidRPr="003D135F">
        <w:rPr>
          <w:noProof/>
        </w:rPr>
        <w:t xml:space="preserve"> </w:t>
      </w:r>
      <w:r w:rsidRPr="003D135F">
        <w:rPr>
          <w:b/>
          <w:noProof/>
        </w:rPr>
        <w:t>23</w:t>
      </w:r>
      <w:r w:rsidRPr="003D135F">
        <w:rPr>
          <w:noProof/>
        </w:rPr>
        <w:t>(1), 124-130.</w:t>
      </w:r>
    </w:p>
    <w:p w14:paraId="3B6B82B5" w14:textId="77777777" w:rsidR="003D135F" w:rsidRPr="003D135F" w:rsidRDefault="003D135F" w:rsidP="003D135F">
      <w:pPr>
        <w:pStyle w:val="EndNoteBibliography"/>
        <w:rPr>
          <w:noProof/>
        </w:rPr>
      </w:pPr>
      <w:r w:rsidRPr="003D135F">
        <w:rPr>
          <w:noProof/>
        </w:rPr>
        <w:t>29.</w:t>
      </w:r>
      <w:r w:rsidRPr="003D135F">
        <w:rPr>
          <w:noProof/>
        </w:rPr>
        <w:tab/>
        <w:t xml:space="preserve">Boettiger C., Mangel M., Munch S. 2015 Avoiding tipping points in fisheries management through Gaussian process dynamic programming. </w:t>
      </w:r>
      <w:r w:rsidRPr="003D135F">
        <w:rPr>
          <w:i/>
          <w:noProof/>
        </w:rPr>
        <w:t>Proceedings of the Royal Society of London B: Biological Sciences</w:t>
      </w:r>
      <w:r w:rsidRPr="003D135F">
        <w:rPr>
          <w:noProof/>
        </w:rPr>
        <w:t xml:space="preserve"> </w:t>
      </w:r>
      <w:r w:rsidRPr="003D135F">
        <w:rPr>
          <w:b/>
          <w:noProof/>
        </w:rPr>
        <w:t>282</w:t>
      </w:r>
      <w:r w:rsidRPr="003D135F">
        <w:rPr>
          <w:noProof/>
        </w:rPr>
        <w:t>(1801), 20141631.</w:t>
      </w:r>
    </w:p>
    <w:p w14:paraId="3FADD14E" w14:textId="42225D8B" w:rsidR="00A800CF" w:rsidRPr="003805EE" w:rsidRDefault="006C170D" w:rsidP="00E65B1B">
      <w:pPr>
        <w:spacing w:line="480" w:lineRule="auto"/>
        <w:rPr>
          <w:rFonts w:ascii="Helvetica" w:hAnsi="Helvetica"/>
          <w:b/>
          <w:sz w:val="22"/>
          <w:szCs w:val="22"/>
        </w:rPr>
      </w:pPr>
      <w:r w:rsidRPr="003805EE">
        <w:rPr>
          <w:rFonts w:ascii="Helvetica" w:hAnsi="Helvetica"/>
          <w:sz w:val="22"/>
          <w:szCs w:val="22"/>
        </w:rPr>
        <w:fldChar w:fldCharType="end"/>
      </w:r>
      <w:r w:rsidR="00A800CF" w:rsidRPr="003805EE">
        <w:rPr>
          <w:rFonts w:ascii="Helvetica" w:hAnsi="Helvetica"/>
          <w:b/>
          <w:sz w:val="22"/>
          <w:szCs w:val="22"/>
        </w:rPr>
        <w:br w:type="page"/>
      </w:r>
    </w:p>
    <w:p w14:paraId="56432D6B" w14:textId="200AD655" w:rsidR="00D44095" w:rsidRDefault="00746AF5" w:rsidP="00E65B1B">
      <w:pPr>
        <w:spacing w:line="480" w:lineRule="auto"/>
        <w:rPr>
          <w:rFonts w:ascii="Helvetica" w:hAnsi="Helvetica"/>
          <w:b/>
          <w:sz w:val="22"/>
          <w:szCs w:val="22"/>
        </w:rPr>
      </w:pPr>
      <w:r w:rsidRPr="003805EE">
        <w:rPr>
          <w:rFonts w:ascii="Helvetica" w:hAnsi="Helvetica"/>
          <w:b/>
          <w:sz w:val="22"/>
          <w:szCs w:val="22"/>
        </w:rPr>
        <w:lastRenderedPageBreak/>
        <w:t>FIGURES</w:t>
      </w:r>
    </w:p>
    <w:p w14:paraId="53E12070" w14:textId="77777777" w:rsidR="006B0063" w:rsidRPr="003805EE" w:rsidRDefault="006B0063" w:rsidP="00E65B1B">
      <w:pPr>
        <w:spacing w:line="480" w:lineRule="auto"/>
        <w:rPr>
          <w:rFonts w:ascii="Helvetica" w:hAnsi="Helvetica"/>
          <w:b/>
          <w:sz w:val="22"/>
          <w:szCs w:val="22"/>
        </w:rPr>
      </w:pPr>
    </w:p>
    <w:p w14:paraId="775BED48" w14:textId="6E1FFB26" w:rsidR="00CE0882" w:rsidRPr="003805EE" w:rsidRDefault="005D1A49" w:rsidP="00E65B1B">
      <w:pPr>
        <w:spacing w:line="480" w:lineRule="auto"/>
        <w:rPr>
          <w:rFonts w:ascii="Helvetica" w:hAnsi="Helvetica"/>
          <w:sz w:val="22"/>
          <w:szCs w:val="22"/>
        </w:rPr>
      </w:pPr>
      <w:r w:rsidRPr="003805EE">
        <w:rPr>
          <w:rFonts w:ascii="Helvetica" w:hAnsi="Helvetica"/>
          <w:b/>
          <w:noProof/>
          <w:sz w:val="22"/>
          <w:szCs w:val="22"/>
          <w:lang w:eastAsia="en-US"/>
        </w:rPr>
        <w:drawing>
          <wp:inline distT="0" distB="0" distL="0" distR="0" wp14:anchorId="084FE923" wp14:editId="7CAF9251">
            <wp:extent cx="5828665" cy="3291840"/>
            <wp:effectExtent l="0" t="0" r="0" b="0"/>
            <wp:docPr id="4" name="Picture 4" descr="../Code/Figures/Fig1_ptip_NPV/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1_ptip_NPV/Probability_Tipping.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28665" cy="3291840"/>
                    </a:xfrm>
                    <a:prstGeom prst="rect">
                      <a:avLst/>
                    </a:prstGeom>
                    <a:noFill/>
                    <a:ln>
                      <a:noFill/>
                    </a:ln>
                  </pic:spPr>
                </pic:pic>
              </a:graphicData>
            </a:graphic>
          </wp:inline>
        </w:drawing>
      </w:r>
    </w:p>
    <w:p w14:paraId="1CAAD08E" w14:textId="468336AB" w:rsidR="00393873" w:rsidRPr="003805EE" w:rsidRDefault="00C80858" w:rsidP="00C80858">
      <w:pPr>
        <w:rPr>
          <w:rFonts w:ascii="Helvetica" w:hAnsi="Helvetica"/>
          <w:sz w:val="22"/>
          <w:szCs w:val="22"/>
        </w:rPr>
      </w:pPr>
      <w:r w:rsidRPr="003805EE">
        <w:rPr>
          <w:rFonts w:ascii="Helvetica" w:hAnsi="Helvetica"/>
          <w:b/>
          <w:sz w:val="22"/>
          <w:szCs w:val="22"/>
        </w:rPr>
        <w:t xml:space="preserve">Figure 1. </w:t>
      </w:r>
      <w:r w:rsidRPr="003805EE">
        <w:rPr>
          <w:rFonts w:ascii="Helvetica" w:hAnsi="Helvetica"/>
          <w:sz w:val="22"/>
          <w:szCs w:val="22"/>
        </w:rPr>
        <w:t>Summary of probability of crossing a biological tipping point (a) and the median net present value (NPV) (b) for 10,000 iterations of twenty-year simulations across a range of monitoring investment. The probability of tipping increases as the maximum exploitation rate increases and as monitoring precision decreases. Combinations of exploitation rate and monitoring precision with higher probability of tipping are in warmer red colors and combinations with lower probability of tipping are in colder blue colors. NPV of the resource increases as the harvest rate peaks at Harvest at Maximum Sustainable Yield and is highest for high precision estimates. In panel b, Precision (CV of the population) is plotted as high precision in light green and low precision in blue.</w:t>
      </w:r>
    </w:p>
    <w:p w14:paraId="600F928E" w14:textId="77777777" w:rsidR="003E12CA" w:rsidRPr="003805EE" w:rsidRDefault="003E12CA" w:rsidP="00E65B1B">
      <w:pPr>
        <w:spacing w:line="480" w:lineRule="auto"/>
        <w:ind w:firstLine="720"/>
        <w:rPr>
          <w:rFonts w:ascii="Helvetica" w:hAnsi="Helvetica"/>
          <w:sz w:val="22"/>
          <w:szCs w:val="22"/>
        </w:rPr>
      </w:pPr>
    </w:p>
    <w:p w14:paraId="5076298D" w14:textId="391535BE" w:rsidR="00992EEE" w:rsidRPr="003805EE" w:rsidRDefault="00992EEE" w:rsidP="00E65B1B">
      <w:pPr>
        <w:spacing w:line="480" w:lineRule="auto"/>
        <w:rPr>
          <w:rFonts w:ascii="Helvetica" w:hAnsi="Helvetica"/>
          <w:sz w:val="22"/>
          <w:szCs w:val="22"/>
        </w:rPr>
      </w:pPr>
    </w:p>
    <w:p w14:paraId="4ECC67A9" w14:textId="580AF792" w:rsidR="003E2FCD" w:rsidRPr="003805EE" w:rsidRDefault="003E2FCD" w:rsidP="00E65B1B">
      <w:pPr>
        <w:spacing w:line="480" w:lineRule="auto"/>
        <w:rPr>
          <w:rFonts w:ascii="Helvetica" w:hAnsi="Helvetica"/>
          <w:sz w:val="22"/>
          <w:szCs w:val="22"/>
        </w:rPr>
      </w:pPr>
    </w:p>
    <w:p w14:paraId="12B19577" w14:textId="77777777" w:rsidR="003D48B0" w:rsidRPr="003805EE" w:rsidRDefault="003D48B0" w:rsidP="00E65B1B">
      <w:pPr>
        <w:spacing w:line="480" w:lineRule="auto"/>
        <w:rPr>
          <w:rFonts w:ascii="Helvetica" w:hAnsi="Helvetica"/>
          <w:sz w:val="22"/>
          <w:szCs w:val="22"/>
        </w:rPr>
      </w:pPr>
    </w:p>
    <w:p w14:paraId="41BFC342" w14:textId="7E803085" w:rsidR="003D48B0" w:rsidRPr="003805EE" w:rsidRDefault="0002156A" w:rsidP="00E65B1B">
      <w:pPr>
        <w:spacing w:line="480" w:lineRule="auto"/>
        <w:rPr>
          <w:rFonts w:ascii="Helvetica" w:hAnsi="Helvetica"/>
          <w:sz w:val="22"/>
          <w:szCs w:val="22"/>
        </w:rPr>
      </w:pPr>
      <w:r w:rsidRPr="003805EE">
        <w:rPr>
          <w:rFonts w:ascii="Helvetica" w:hAnsi="Helvetica"/>
          <w:noProof/>
          <w:sz w:val="22"/>
          <w:szCs w:val="22"/>
          <w:lang w:eastAsia="en-US"/>
        </w:rPr>
        <w:lastRenderedPageBreak/>
        <w:drawing>
          <wp:inline distT="0" distB="0" distL="0" distR="0" wp14:anchorId="7C15DD4E" wp14:editId="415BEC2C">
            <wp:extent cx="5724525" cy="4921250"/>
            <wp:effectExtent l="0" t="0" r="0" b="0"/>
            <wp:docPr id="1" name="Picture 1" descr="../Code/Figures/Fig3_Standing%20Biomass/Fig3_ROI_Proximity_TP.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3_Standing%20Biomass/Fig3_ROI_Proximity_TP.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4921250"/>
                    </a:xfrm>
                    <a:prstGeom prst="rect">
                      <a:avLst/>
                    </a:prstGeom>
                    <a:noFill/>
                    <a:ln>
                      <a:noFill/>
                    </a:ln>
                  </pic:spPr>
                </pic:pic>
              </a:graphicData>
            </a:graphic>
          </wp:inline>
        </w:drawing>
      </w:r>
    </w:p>
    <w:p w14:paraId="74B28A53" w14:textId="619FB09B" w:rsidR="00C80858" w:rsidRDefault="00894043" w:rsidP="00C80858">
      <w:pPr>
        <w:rPr>
          <w:rFonts w:ascii="Helvetica" w:hAnsi="Helvetica"/>
          <w:sz w:val="22"/>
          <w:szCs w:val="22"/>
        </w:rPr>
      </w:pPr>
      <w:r w:rsidRPr="003805EE">
        <w:rPr>
          <w:rFonts w:ascii="Helvetica" w:hAnsi="Helvetica"/>
          <w:b/>
          <w:sz w:val="22"/>
          <w:szCs w:val="22"/>
        </w:rPr>
        <w:t xml:space="preserve"> </w:t>
      </w:r>
      <w:r w:rsidR="00C80858" w:rsidRPr="003805EE">
        <w:rPr>
          <w:rFonts w:ascii="Helvetica" w:hAnsi="Helvetica"/>
          <w:b/>
          <w:sz w:val="22"/>
          <w:szCs w:val="22"/>
        </w:rPr>
        <w:t>Figure 2.</w:t>
      </w:r>
      <w:r w:rsidR="00C80858" w:rsidRPr="003805EE">
        <w:rPr>
          <w:rFonts w:ascii="Helvetica" w:hAnsi="Helvetica"/>
          <w:sz w:val="22"/>
          <w:szCs w:val="22"/>
        </w:rPr>
        <w:t xml:space="preserve"> Summary of median return on investment for 10,000 twenty-year simulations across a range of monitoring investment (CV of true biomass), maximum harvest mortality rate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C80858" w:rsidRPr="003805EE">
        <w:rPr>
          <w:rFonts w:ascii="Helvetica" w:hAnsi="Helvetica"/>
          <w:sz w:val="22"/>
          <w:szCs w:val="22"/>
        </w:rPr>
        <w:t xml:space="preserve"> :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C80858" w:rsidRPr="003805EE">
        <w:rPr>
          <w:rFonts w:ascii="Helvetica" w:hAnsi="Helvetica"/>
          <w:sz w:val="22"/>
          <w:szCs w:val="22"/>
        </w:rPr>
        <w:t xml:space="preserve">) and across a simulated range of starting standing stock biomass. Return on investment is calculated as the ratio of the net present value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C80858" w:rsidRPr="003805EE">
        <w:rPr>
          <w:rFonts w:ascii="Helvetica" w:hAnsi="Helvetica"/>
          <w:sz w:val="22"/>
          <w:szCs w:val="22"/>
        </w:rPr>
        <w:t xml:space="preserve">.  Return on investment increases as the population approaches the limit reference point, (0.25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C80858" w:rsidRPr="003805EE">
        <w:rPr>
          <w:rFonts w:ascii="Helvetica" w:hAnsi="Helvetica"/>
          <w:sz w:val="22"/>
          <w:szCs w:val="22"/>
        </w:rPr>
        <w:t>; vertical grey short dash) and then continues to climb as starting biomass approaches the tipping point (</w:t>
      </w:r>
      <w:r w:rsidR="00C80858" w:rsidRPr="003805EE">
        <w:rPr>
          <w:rFonts w:ascii="Helvetica" w:hAnsi="Helvetica"/>
          <w:i/>
          <w:sz w:val="22"/>
          <w:szCs w:val="22"/>
        </w:rPr>
        <w:t xml:space="preserve">A </w:t>
      </w:r>
      <w:r w:rsidR="00C80858" w:rsidRPr="003805EE">
        <w:rPr>
          <w:rFonts w:ascii="Helvetica" w:hAnsi="Helvetica"/>
          <w:sz w:val="22"/>
          <w:szCs w:val="22"/>
        </w:rPr>
        <w:t>= 10, vertical grey long dash).</w:t>
      </w:r>
    </w:p>
    <w:p w14:paraId="46472245" w14:textId="77777777" w:rsidR="00C80858" w:rsidRDefault="00C80858">
      <w:pPr>
        <w:rPr>
          <w:rFonts w:ascii="Helvetica" w:hAnsi="Helvetica"/>
          <w:sz w:val="22"/>
          <w:szCs w:val="22"/>
        </w:rPr>
      </w:pPr>
      <w:r>
        <w:rPr>
          <w:rFonts w:ascii="Helvetica" w:hAnsi="Helvetica"/>
          <w:sz w:val="22"/>
          <w:szCs w:val="22"/>
        </w:rPr>
        <w:br w:type="page"/>
      </w:r>
    </w:p>
    <w:p w14:paraId="2329DDF3" w14:textId="77777777" w:rsidR="00C80858" w:rsidRDefault="00C32CF3" w:rsidP="00E65B1B">
      <w:pPr>
        <w:spacing w:line="480" w:lineRule="auto"/>
        <w:rPr>
          <w:rFonts w:ascii="Helvetica" w:hAnsi="Helvetica"/>
          <w:b/>
          <w:sz w:val="22"/>
          <w:szCs w:val="22"/>
        </w:rPr>
      </w:pPr>
      <w:r w:rsidRPr="003805EE">
        <w:rPr>
          <w:rFonts w:ascii="Helvetica" w:hAnsi="Helvetica"/>
          <w:b/>
          <w:noProof/>
          <w:sz w:val="22"/>
          <w:szCs w:val="22"/>
          <w:lang w:eastAsia="en-US"/>
        </w:rPr>
        <w:lastRenderedPageBreak/>
        <w:drawing>
          <wp:inline distT="0" distB="0" distL="0" distR="0" wp14:anchorId="062047DF" wp14:editId="783B07A4">
            <wp:extent cx="4044748" cy="6166326"/>
            <wp:effectExtent l="0" t="0" r="0" b="0"/>
            <wp:docPr id="2" name="Picture 2" descr="../Dropbox/Projects/In%20Progress/Value%20of%20Information/Code/Figures/Fig3_P_Tip_Fmsy_CV/Safe%20operating%20spac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box/Projects/In%20Progress/Value%20of%20Information/Code/Figures/Fig3_P_Tip_Fmsy_CV/Safe%20operating%20space.pd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53681" cy="6179945"/>
                    </a:xfrm>
                    <a:prstGeom prst="rect">
                      <a:avLst/>
                    </a:prstGeom>
                    <a:noFill/>
                    <a:ln>
                      <a:noFill/>
                    </a:ln>
                  </pic:spPr>
                </pic:pic>
              </a:graphicData>
            </a:graphic>
          </wp:inline>
        </w:drawing>
      </w:r>
    </w:p>
    <w:p w14:paraId="5881F746" w14:textId="77777777" w:rsidR="00C80858" w:rsidRPr="003805EE" w:rsidRDefault="00C80858" w:rsidP="00C80858">
      <w:pPr>
        <w:rPr>
          <w:rFonts w:ascii="Helvetica" w:hAnsi="Helvetica"/>
          <w:sz w:val="22"/>
          <w:szCs w:val="22"/>
        </w:rPr>
      </w:pPr>
      <w:r w:rsidRPr="003805EE">
        <w:rPr>
          <w:rFonts w:ascii="Helvetica" w:hAnsi="Helvetica"/>
          <w:b/>
          <w:sz w:val="22"/>
          <w:szCs w:val="22"/>
        </w:rPr>
        <w:t xml:space="preserve">Figure 3: </w:t>
      </w:r>
      <w:r w:rsidRPr="003805EE">
        <w:rPr>
          <w:rFonts w:ascii="Helvetica" w:hAnsi="Helvetica"/>
          <w:sz w:val="22"/>
          <w:szCs w:val="22"/>
        </w:rPr>
        <w:t>Safe combination of monitoring and harvest rates that avoids crossing a tipping point (a) or limit reference point (b) given a certain amount of accepted risk. The maximum allowable CV (high CV corresponds to less monitoring) needed to avoid a threshold under four different risk scenarios (1%, 5%, 10%, and 20% of crossing a threshold). A higher precision of monitoring and lower rate of harvest is required to avoid a crossing a threshold, thus as harvest rate increases, a decline occurs in the maximum allowable CV to avoid crossing a threshold. Lines represent median of 1000 twenty-year simulations across a range of monitoring investment (CV of true biomass) and percentage of the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w:t>
      </w:r>
    </w:p>
    <w:p w14:paraId="0CF81EA3" w14:textId="77777777" w:rsidR="00C80858" w:rsidRPr="003805EE" w:rsidRDefault="00C80858" w:rsidP="00C80858">
      <w:pPr>
        <w:spacing w:line="480" w:lineRule="auto"/>
        <w:rPr>
          <w:rFonts w:ascii="Helvetica" w:hAnsi="Helvetica"/>
          <w:sz w:val="22"/>
          <w:szCs w:val="22"/>
        </w:rPr>
      </w:pPr>
    </w:p>
    <w:p w14:paraId="22F527D7" w14:textId="49268C00" w:rsidR="00A0237B" w:rsidRPr="003805EE" w:rsidRDefault="00A800CF" w:rsidP="00C80858">
      <w:pPr>
        <w:rPr>
          <w:rFonts w:ascii="Helvetica" w:hAnsi="Helvetica"/>
          <w:b/>
          <w:sz w:val="22"/>
          <w:szCs w:val="22"/>
        </w:rPr>
      </w:pPr>
      <w:r w:rsidRPr="003805EE">
        <w:rPr>
          <w:rFonts w:ascii="Helvetica" w:hAnsi="Helvetica"/>
          <w:b/>
          <w:sz w:val="22"/>
          <w:szCs w:val="22"/>
        </w:rPr>
        <w:br w:type="page"/>
      </w:r>
      <w:r w:rsidR="00401C55" w:rsidRPr="003805EE">
        <w:rPr>
          <w:rFonts w:ascii="Helvetica" w:hAnsi="Helvetica"/>
          <w:sz w:val="22"/>
          <w:szCs w:val="22"/>
        </w:rPr>
        <w:lastRenderedPageBreak/>
        <w:t xml:space="preserve"> </w:t>
      </w:r>
    </w:p>
    <w:p w14:paraId="32062F75" w14:textId="006DB858" w:rsidR="00A67FE0" w:rsidRPr="003805EE" w:rsidRDefault="00A67FE0" w:rsidP="00C80858">
      <w:pPr>
        <w:rPr>
          <w:rFonts w:ascii="Helvetica" w:hAnsi="Helvetica"/>
          <w:b/>
          <w:sz w:val="22"/>
          <w:szCs w:val="22"/>
        </w:rPr>
      </w:pPr>
    </w:p>
    <w:p w14:paraId="325778DE" w14:textId="37BCAE53" w:rsidR="00A67FE0" w:rsidRPr="003805EE" w:rsidRDefault="00FF097E" w:rsidP="00C80858">
      <w:pPr>
        <w:rPr>
          <w:rFonts w:ascii="Helvetica" w:hAnsi="Helvetica"/>
          <w:b/>
          <w:sz w:val="22"/>
          <w:szCs w:val="22"/>
        </w:rPr>
      </w:pPr>
      <w:r w:rsidRPr="003805EE">
        <w:rPr>
          <w:rFonts w:ascii="Helvetica" w:hAnsi="Helvetica"/>
          <w:b/>
          <w:noProof/>
          <w:sz w:val="22"/>
          <w:szCs w:val="22"/>
          <w:lang w:eastAsia="en-US"/>
        </w:rPr>
        <w:drawing>
          <wp:inline distT="0" distB="0" distL="0" distR="0" wp14:anchorId="0AFC83B0" wp14:editId="2CA4577A">
            <wp:extent cx="5940425" cy="3710940"/>
            <wp:effectExtent l="0" t="0" r="3175" b="0"/>
            <wp:docPr id="10" name="Picture 10" descr="../Code/Value%20of%20Information/Rplot05.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de/Value%20of%20Information/Rplot05.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3710940"/>
                    </a:xfrm>
                    <a:prstGeom prst="rect">
                      <a:avLst/>
                    </a:prstGeom>
                    <a:noFill/>
                    <a:ln>
                      <a:noFill/>
                    </a:ln>
                  </pic:spPr>
                </pic:pic>
              </a:graphicData>
            </a:graphic>
          </wp:inline>
        </w:drawing>
      </w:r>
    </w:p>
    <w:p w14:paraId="0FDD2871" w14:textId="65B2CC40" w:rsidR="00783ACA" w:rsidRDefault="00783ACA" w:rsidP="00C80858">
      <w:pPr>
        <w:rPr>
          <w:rFonts w:ascii="Helvetica" w:hAnsi="Helvetica"/>
          <w:b/>
          <w:sz w:val="22"/>
          <w:szCs w:val="22"/>
        </w:rPr>
      </w:pPr>
    </w:p>
    <w:p w14:paraId="5879EF6B" w14:textId="77777777" w:rsidR="00C80858" w:rsidRPr="003805EE" w:rsidRDefault="00C80858" w:rsidP="00C80858">
      <w:pPr>
        <w:rPr>
          <w:rFonts w:ascii="Helvetica" w:hAnsi="Helvetica"/>
          <w:b/>
          <w:sz w:val="22"/>
          <w:szCs w:val="22"/>
        </w:rPr>
      </w:pPr>
      <w:r w:rsidRPr="003805EE">
        <w:rPr>
          <w:rFonts w:ascii="Helvetica" w:hAnsi="Helvetica"/>
          <w:b/>
          <w:sz w:val="22"/>
          <w:szCs w:val="22"/>
        </w:rPr>
        <w:t>Figure 4.</w:t>
      </w:r>
      <w:r w:rsidRPr="003805EE">
        <w:rPr>
          <w:rFonts w:ascii="Helvetica" w:hAnsi="Helvetica"/>
          <w:sz w:val="22"/>
          <w:szCs w:val="22"/>
        </w:rPr>
        <w:t xml:space="preserve"> Financial benefits of a precautionary buffer approach when the industry bears the cost of monitoring. Comparison of constant but fixed monitoring investment (i.e. high monitoring [CV=0.1, solid line and circles] or low monitoring [CV=0.5, short-dash line and triangles])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Pr="003805EE">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Pr="003805EE">
        <w:rPr>
          <w:rFonts w:ascii="Helvetica" w:hAnsi="Helvetica"/>
          <w:sz w:val="22"/>
          <w:szCs w:val="22"/>
        </w:rPr>
        <w:t xml:space="preserve">) monitoring is high (long dash line and squares). Simulations shown for a range of maximum harvest efforts, and point color from cold to hot represent the low and high probability of crossing a tipping point, respectively. </w:t>
      </w:r>
    </w:p>
    <w:p w14:paraId="29BFBDF4" w14:textId="4C238027" w:rsidR="00C80858" w:rsidRPr="003805EE" w:rsidRDefault="00C80858" w:rsidP="00C80858">
      <w:pPr>
        <w:rPr>
          <w:rFonts w:ascii="Helvetica" w:hAnsi="Helvetica"/>
          <w:b/>
          <w:sz w:val="22"/>
          <w:szCs w:val="22"/>
        </w:rPr>
      </w:pPr>
    </w:p>
    <w:sectPr w:rsidR="00C80858" w:rsidRPr="003805EE"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3" w:author="Tim Essington" w:date="2019-04-22T16:58:00Z" w:initials="TEE">
    <w:p w14:paraId="674D46E1" w14:textId="23CFD4F5" w:rsidR="0090229B" w:rsidRDefault="0090229B">
      <w:pPr>
        <w:pStyle w:val="CommentText"/>
      </w:pPr>
      <w:r>
        <w:rPr>
          <w:rStyle w:val="CommentReference"/>
        </w:rPr>
        <w:annotationRef/>
      </w:r>
      <w:r>
        <w:t xml:space="preserve">A bit tricky to state in terms of </w:t>
      </w:r>
      <w:proofErr w:type="gramStart"/>
      <w:r>
        <w:t>B(</w:t>
      </w:r>
      <w:proofErr w:type="gramEnd"/>
      <w:r>
        <w:t xml:space="preserve">0) because the law is really in terms of </w:t>
      </w:r>
      <w:proofErr w:type="spellStart"/>
      <w:r>
        <w:t>Bmsy</w:t>
      </w:r>
      <w:proofErr w:type="spellEnd"/>
      <w:r>
        <w:t xml:space="preserve">, and the relation between </w:t>
      </w:r>
      <w:proofErr w:type="spellStart"/>
      <w:r>
        <w:t>Bmsy</w:t>
      </w:r>
      <w:proofErr w:type="spellEnd"/>
      <w:r>
        <w:t xml:space="preserve"> and B(0) is variable.  Alternatively, here we could say something to say that we are being approximate (when population is below between 20 – 30 percent of unfished levels)</w:t>
      </w:r>
    </w:p>
  </w:comment>
  <w:comment w:id="28" w:author="Tim Essington" w:date="2019-04-22T17:01:00Z" w:initials="TEE">
    <w:p w14:paraId="53AFA4FA" w14:textId="2E85A7F3" w:rsidR="0090229B" w:rsidRDefault="0090229B">
      <w:pPr>
        <w:pStyle w:val="CommentText"/>
      </w:pPr>
      <w:r>
        <w:rPr>
          <w:rStyle w:val="CommentReference"/>
        </w:rPr>
        <w:annotationRef/>
      </w:r>
      <w:r>
        <w:t>Just noting here that part of the logic of the limit reference point is to avoid these biological reference points.  Perhaps we could restate this to say that the management trigger – usually sharply curtail targeted resource use – is intended to avoid biological tipping points, the point in which feedbacks push the natural resource system into a new, degraded state.</w:t>
      </w:r>
    </w:p>
  </w:comment>
  <w:comment w:id="30" w:author="Tim Essington" w:date="2019-04-22T17:02:00Z" w:initials="TEE">
    <w:p w14:paraId="36E44448" w14:textId="412886AC" w:rsidR="0090229B" w:rsidRDefault="0090229B">
      <w:pPr>
        <w:pStyle w:val="CommentText"/>
      </w:pPr>
      <w:r>
        <w:rPr>
          <w:rStyle w:val="CommentReference"/>
        </w:rPr>
        <w:annotationRef/>
      </w:r>
      <w:r>
        <w:t xml:space="preserve"> </w:t>
      </w:r>
    </w:p>
  </w:comment>
  <w:comment w:id="31" w:author="Tim Essington" w:date="2019-04-22T17:03:00Z" w:initials="TEE">
    <w:p w14:paraId="4402DCA8" w14:textId="3CD7FA83" w:rsidR="0090229B" w:rsidRDefault="0090229B">
      <w:pPr>
        <w:pStyle w:val="CommentText"/>
      </w:pPr>
      <w:r>
        <w:rPr>
          <w:rStyle w:val="CommentReference"/>
        </w:rPr>
        <w:annotationRef/>
      </w:r>
    </w:p>
  </w:comment>
  <w:comment w:id="58" w:author="Tim Essington" w:date="2019-04-22T17:22:00Z" w:initials="TEE">
    <w:p w14:paraId="54F0BB16" w14:textId="77777777" w:rsidR="001E691A" w:rsidRDefault="001E691A" w:rsidP="001E691A">
      <w:pPr>
        <w:autoSpaceDE w:val="0"/>
        <w:autoSpaceDN w:val="0"/>
        <w:adjustRightInd w:val="0"/>
        <w:rPr>
          <w:rFonts w:ascii="`¯¶¯ÒA5'380˝©5'C7R" w:hAnsi="`¯¶¯ÒA5'380˝©5'C7R" w:cs="`¯¶¯ÒA5'380˝©5'C7R"/>
        </w:rPr>
      </w:pPr>
      <w:r>
        <w:rPr>
          <w:rStyle w:val="CommentReference"/>
        </w:rPr>
        <w:annotationRef/>
      </w:r>
      <w:r>
        <w:t xml:space="preserve">The original </w:t>
      </w:r>
      <w:proofErr w:type="spellStart"/>
      <w:r>
        <w:t>refernce</w:t>
      </w:r>
      <w:proofErr w:type="spellEnd"/>
      <w:r>
        <w:t xml:space="preserve"> </w:t>
      </w:r>
      <w:proofErr w:type="gramStart"/>
      <w:r>
        <w:t>is :</w:t>
      </w:r>
      <w:proofErr w:type="gramEnd"/>
      <w:r>
        <w:t xml:space="preserve"> </w:t>
      </w:r>
      <w:r>
        <w:rPr>
          <w:rFonts w:ascii="`¯¶¯ÒA5'380˝©5'C7R" w:hAnsi="`¯¶¯ÒA5'380˝©5'C7R" w:cs="`¯¶¯ÒA5'380˝©5'C7R"/>
        </w:rPr>
        <w:t xml:space="preserve">M. Lewis and P. </w:t>
      </w:r>
      <w:proofErr w:type="spellStart"/>
      <w:r>
        <w:rPr>
          <w:rFonts w:ascii="`¯¶¯ÒA5'380˝©5'C7R" w:hAnsi="`¯¶¯ÒA5'380˝©5'C7R" w:cs="`¯¶¯ÒA5'380˝©5'C7R"/>
        </w:rPr>
        <w:t>Karieva</w:t>
      </w:r>
      <w:proofErr w:type="spellEnd"/>
      <w:r>
        <w:rPr>
          <w:rFonts w:ascii="`¯¶¯ÒA5'380˝©5'C7R" w:hAnsi="`¯¶¯ÒA5'380˝©5'C7R" w:cs="`¯¶¯ÒA5'380˝©5'C7R"/>
        </w:rPr>
        <w:t>. Allee dynamics and the spread of invading organisms.</w:t>
      </w:r>
    </w:p>
    <w:p w14:paraId="750A9012" w14:textId="32461A14" w:rsidR="001E691A" w:rsidRDefault="001E691A" w:rsidP="001E691A">
      <w:pPr>
        <w:pStyle w:val="CommentText"/>
      </w:pPr>
      <w:r>
        <w:rPr>
          <w:rFonts w:ascii="`¯¶¯ÒA5'380˝©5'C7R" w:hAnsi="`¯¶¯ÒA5'380˝©5'C7R" w:cs="`¯¶¯ÒA5'380˝©5'C7R"/>
        </w:rPr>
        <w:t>Theoretical Population Biology, 43:141 – 158, 1993. 31</w:t>
      </w:r>
    </w:p>
  </w:comment>
  <w:comment w:id="59" w:author="Adrian Stier" w:date="2019-03-09T06:35:00Z" w:initials="AS">
    <w:p w14:paraId="7598B02A" w14:textId="02BFDAF1" w:rsidR="0090229B" w:rsidRPr="003805EE" w:rsidRDefault="0090229B" w:rsidP="00E53E79">
      <w:pPr>
        <w:spacing w:line="480" w:lineRule="auto"/>
        <w:rPr>
          <w:rFonts w:ascii="Helvetica" w:hAnsi="Helvetica"/>
          <w:sz w:val="22"/>
          <w:szCs w:val="22"/>
        </w:rPr>
      </w:pPr>
      <w:r>
        <w:rPr>
          <w:rStyle w:val="CommentReference"/>
        </w:rPr>
        <w:annotationRef/>
      </w:r>
      <w:r>
        <w:rPr>
          <w:rFonts w:ascii="Helvetica" w:hAnsi="Helvetica"/>
          <w:sz w:val="22"/>
          <w:szCs w:val="22"/>
        </w:rPr>
        <w:t xml:space="preserve">insert text on stochasticity in r here. What is the form and why. </w:t>
      </w:r>
    </w:p>
    <w:p w14:paraId="6B3335DC" w14:textId="26A6329B" w:rsidR="0090229B" w:rsidRDefault="0090229B">
      <w:pPr>
        <w:pStyle w:val="CommentText"/>
      </w:pPr>
    </w:p>
  </w:comment>
  <w:comment w:id="60" w:author="Adrian Stier" w:date="2019-03-12T10:06:00Z" w:initials="AS">
    <w:p w14:paraId="2718DC47" w14:textId="09A1F702" w:rsidR="0090229B" w:rsidRDefault="0090229B">
      <w:pPr>
        <w:pStyle w:val="CommentText"/>
      </w:pPr>
      <w:r>
        <w:rPr>
          <w:rStyle w:val="CommentReference"/>
        </w:rPr>
        <w:annotationRef/>
      </w:r>
      <w:r>
        <w:rPr>
          <w:rFonts w:ascii="Helvetica" w:hAnsi="Helvetica"/>
          <w:color w:val="000000"/>
          <w:sz w:val="18"/>
          <w:szCs w:val="18"/>
        </w:rPr>
        <w:t xml:space="preserve">R1: </w:t>
      </w:r>
      <w:r w:rsidRPr="00C43FB6">
        <w:rPr>
          <w:rFonts w:ascii="Helvetica" w:hAnsi="Helvetica"/>
          <w:color w:val="000000"/>
          <w:sz w:val="18"/>
          <w:szCs w:val="18"/>
        </w:rPr>
        <w:t xml:space="preserve">L 147: Monitoring model: discusses a model for log-normal measurement error, but should explicitly mention </w:t>
      </w:r>
      <w:r w:rsidRPr="00E1067F">
        <w:rPr>
          <w:rFonts w:ascii="Helvetica" w:hAnsi="Helvetica"/>
          <w:color w:val="000000"/>
          <w:sz w:val="18"/>
          <w:szCs w:val="18"/>
          <w:highlight w:val="yellow"/>
        </w:rPr>
        <w:t>stochasticity in recruitment</w:t>
      </w:r>
      <w:r w:rsidRPr="00C43FB6">
        <w:rPr>
          <w:rFonts w:ascii="Helvetica" w:hAnsi="Helvetica"/>
          <w:color w:val="000000"/>
          <w:sz w:val="18"/>
          <w:szCs w:val="18"/>
        </w:rPr>
        <w:t xml:space="preserve"> as another important reason why a manager can never fully predict B_t+1, even with perfect knowledge of </w:t>
      </w:r>
      <w:proofErr w:type="spellStart"/>
      <w:r w:rsidRPr="00C43FB6">
        <w:rPr>
          <w:rFonts w:ascii="Helvetica" w:hAnsi="Helvetica"/>
          <w:color w:val="000000"/>
          <w:sz w:val="18"/>
          <w:szCs w:val="18"/>
        </w:rPr>
        <w:t>B_t</w:t>
      </w:r>
      <w:proofErr w:type="spellEnd"/>
      <w:r w:rsidRPr="00C43FB6">
        <w:rPr>
          <w:rFonts w:ascii="Helvetica" w:hAnsi="Helvetica"/>
          <w:color w:val="000000"/>
          <w:sz w:val="18"/>
          <w:szCs w:val="18"/>
        </w:rPr>
        <w:t>.  </w:t>
      </w:r>
    </w:p>
  </w:comment>
  <w:comment w:id="70" w:author="Adrian Stier" w:date="2019-03-08T16:38:00Z" w:initials="AS">
    <w:p w14:paraId="270696F8" w14:textId="7E3AD55E" w:rsidR="0090229B" w:rsidRDefault="0090229B">
      <w:pPr>
        <w:pStyle w:val="CommentText"/>
        <w:rPr>
          <w:rFonts w:ascii="Helvetica" w:eastAsia="Times New Roman" w:hAnsi="Helvetica" w:cs="Times New Roman"/>
          <w:color w:val="000000"/>
          <w:sz w:val="18"/>
          <w:szCs w:val="18"/>
        </w:rPr>
      </w:pPr>
      <w:r>
        <w:rPr>
          <w:rStyle w:val="CommentReference"/>
        </w:rPr>
        <w:annotationRef/>
      </w:r>
      <w:r>
        <w:t>Reviewer 1: “</w:t>
      </w:r>
      <w:r w:rsidRPr="00F56FA2">
        <w:rPr>
          <w:rFonts w:ascii="Helvetica" w:eastAsia="Times New Roman" w:hAnsi="Helvetica" w:cs="Times New Roman"/>
          <w:color w:val="000000"/>
          <w:sz w:val="18"/>
          <w:szCs w:val="18"/>
          <w:highlight w:val="yellow"/>
        </w:rPr>
        <w:t xml:space="preserve">there is no such thing as MSY or B_MSY since the </w:t>
      </w:r>
      <w:r w:rsidRPr="00FE443D">
        <w:rPr>
          <w:rFonts w:ascii="Helvetica" w:eastAsia="Times New Roman" w:hAnsi="Helvetica" w:cs="Times New Roman"/>
          <w:color w:val="000000"/>
          <w:sz w:val="18"/>
          <w:szCs w:val="18"/>
          <w:highlight w:val="yellow"/>
        </w:rPr>
        <w:t xml:space="preserve">policy must reflect the measured stock (e.g. </w:t>
      </w:r>
      <w:proofErr w:type="spellStart"/>
      <w:r w:rsidRPr="00FE443D">
        <w:rPr>
          <w:rFonts w:ascii="Helvetica" w:eastAsia="Times New Roman" w:hAnsi="Helvetica" w:cs="Times New Roman"/>
          <w:color w:val="000000"/>
          <w:sz w:val="18"/>
          <w:szCs w:val="18"/>
          <w:highlight w:val="yellow"/>
        </w:rPr>
        <w:t>Sethi</w:t>
      </w:r>
      <w:proofErr w:type="spellEnd"/>
      <w:r w:rsidRPr="00FE443D">
        <w:rPr>
          <w:rFonts w:ascii="Helvetica" w:eastAsia="Times New Roman" w:hAnsi="Helvetica" w:cs="Times New Roman"/>
          <w:color w:val="000000"/>
          <w:sz w:val="18"/>
          <w:szCs w:val="18"/>
          <w:highlight w:val="yellow"/>
        </w:rPr>
        <w:t xml:space="preserve"> at al 2005). Still, one could argue that the MSY calculations (equation 2,3) are a reasonable starting point for a scenario for MSE which bi-passes that complexity, but the authors should at least attempt to justify this short cut.”</w:t>
      </w:r>
    </w:p>
    <w:p w14:paraId="4E1D2007" w14:textId="77777777" w:rsidR="0090229B" w:rsidRDefault="0090229B">
      <w:pPr>
        <w:pStyle w:val="CommentText"/>
        <w:rPr>
          <w:rFonts w:ascii="Helvetica" w:eastAsia="Times New Roman" w:hAnsi="Helvetica" w:cs="Times New Roman"/>
          <w:color w:val="000000"/>
          <w:sz w:val="18"/>
          <w:szCs w:val="18"/>
        </w:rPr>
      </w:pPr>
    </w:p>
    <w:p w14:paraId="030E8AC5" w14:textId="473A1F98" w:rsidR="0090229B" w:rsidRDefault="0090229B">
      <w:pPr>
        <w:pStyle w:val="CommentText"/>
      </w:pPr>
      <w:r>
        <w:rPr>
          <w:rFonts w:ascii="Helvetica" w:eastAsia="Times New Roman" w:hAnsi="Helvetica" w:cs="Times New Roman"/>
          <w:color w:val="000000"/>
          <w:sz w:val="18"/>
          <w:szCs w:val="18"/>
        </w:rPr>
        <w:t xml:space="preserve">We could say this, reference the </w:t>
      </w:r>
      <w:proofErr w:type="spellStart"/>
      <w:r>
        <w:rPr>
          <w:rFonts w:ascii="Helvetica" w:eastAsia="Times New Roman" w:hAnsi="Helvetica" w:cs="Times New Roman"/>
          <w:color w:val="000000"/>
          <w:sz w:val="18"/>
          <w:szCs w:val="18"/>
        </w:rPr>
        <w:t>Sethi</w:t>
      </w:r>
      <w:proofErr w:type="spellEnd"/>
      <w:r>
        <w:rPr>
          <w:rFonts w:ascii="Helvetica" w:eastAsia="Times New Roman" w:hAnsi="Helvetica" w:cs="Times New Roman"/>
          <w:color w:val="000000"/>
          <w:sz w:val="18"/>
          <w:szCs w:val="18"/>
        </w:rPr>
        <w:t xml:space="preserve"> paper, then say that we used </w:t>
      </w:r>
      <w:proofErr w:type="spellStart"/>
      <w:r>
        <w:rPr>
          <w:rFonts w:ascii="Helvetica" w:eastAsia="Times New Roman" w:hAnsi="Helvetica" w:cs="Times New Roman"/>
          <w:color w:val="000000"/>
          <w:sz w:val="18"/>
          <w:szCs w:val="18"/>
        </w:rPr>
        <w:t>Bmsy</w:t>
      </w:r>
      <w:proofErr w:type="spellEnd"/>
      <w:r>
        <w:rPr>
          <w:rFonts w:ascii="Helvetica" w:eastAsia="Times New Roman" w:hAnsi="Helvetica" w:cs="Times New Roman"/>
          <w:color w:val="000000"/>
          <w:sz w:val="18"/>
          <w:szCs w:val="18"/>
        </w:rPr>
        <w:t xml:space="preserve"> as an approximation. </w:t>
      </w:r>
    </w:p>
  </w:comment>
  <w:comment w:id="71" w:author="Tim Essington" w:date="2019-04-22T17:25:00Z" w:initials="TEE">
    <w:p w14:paraId="7BECB625" w14:textId="61C725AD" w:rsidR="001E691A" w:rsidRDefault="001E691A">
      <w:pPr>
        <w:pStyle w:val="CommentText"/>
      </w:pPr>
      <w:r>
        <w:rPr>
          <w:rStyle w:val="CommentReference"/>
        </w:rPr>
        <w:annotationRef/>
      </w:r>
      <w:r>
        <w:t xml:space="preserve">Or just define </w:t>
      </w:r>
      <w:proofErr w:type="spellStart"/>
      <w:r>
        <w:t>MSy</w:t>
      </w:r>
      <w:proofErr w:type="spellEnd"/>
      <w:r>
        <w:t xml:space="preserve"> and BMSY the usual way – the </w:t>
      </w:r>
      <w:proofErr w:type="gramStart"/>
      <w:r>
        <w:t>long term</w:t>
      </w:r>
      <w:proofErr w:type="gramEnd"/>
      <w:r>
        <w:t xml:space="preserve"> average yield and the biomass that </w:t>
      </w:r>
      <w:proofErr w:type="spellStart"/>
      <w:r>
        <w:t>woud</w:t>
      </w:r>
      <w:proofErr w:type="spellEnd"/>
      <w:r>
        <w:t xml:space="preserve"> produce it, as these are commonly used management reference points.</w:t>
      </w:r>
    </w:p>
  </w:comment>
  <w:comment w:id="129" w:author="Tim Essington" w:date="2019-04-22T17:34:00Z" w:initials="TEE">
    <w:p w14:paraId="05EDB676" w14:textId="01EE1279" w:rsidR="00D67085" w:rsidRDefault="00D67085">
      <w:pPr>
        <w:pStyle w:val="CommentText"/>
      </w:pPr>
      <w:r>
        <w:rPr>
          <w:rStyle w:val="CommentReference"/>
        </w:rPr>
        <w:annotationRef/>
      </w:r>
      <w:r>
        <w:t>And we can add to this the sensitivity runs that show that the relationship starts to breakdown, and then highlight why that is. I think this is doable in a simple paragraph based on the results you shared!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74D46E1" w15:done="0"/>
  <w15:commentEx w15:paraId="53AFA4FA" w15:done="0"/>
  <w15:commentEx w15:paraId="36E44448" w15:done="0"/>
  <w15:commentEx w15:paraId="4402DCA8" w15:paraIdParent="36E44448" w15:done="0"/>
  <w15:commentEx w15:paraId="750A9012" w15:done="0"/>
  <w15:commentEx w15:paraId="6B3335DC" w15:done="0"/>
  <w15:commentEx w15:paraId="2718DC47" w15:done="0"/>
  <w15:commentEx w15:paraId="030E8AC5" w15:done="0"/>
  <w15:commentEx w15:paraId="7BECB625" w15:paraIdParent="030E8AC5" w15:done="0"/>
  <w15:commentEx w15:paraId="05EDB67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74D46E1" w16cid:durableId="20687128"/>
  <w16cid:commentId w16cid:paraId="53AFA4FA" w16cid:durableId="206871E7"/>
  <w16cid:commentId w16cid:paraId="36E44448" w16cid:durableId="2068723C"/>
  <w16cid:commentId w16cid:paraId="4402DCA8" w16cid:durableId="20687256"/>
  <w16cid:commentId w16cid:paraId="750A9012" w16cid:durableId="206876DC"/>
  <w16cid:commentId w16cid:paraId="6B3335DC" w16cid:durableId="202DDD40"/>
  <w16cid:commentId w16cid:paraId="2718DC47" w16cid:durableId="2032031A"/>
  <w16cid:commentId w16cid:paraId="030E8AC5" w16cid:durableId="202D1913"/>
  <w16cid:commentId w16cid:paraId="7BECB625" w16cid:durableId="20687775"/>
  <w16cid:commentId w16cid:paraId="05EDB676" w16cid:durableId="206879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BCBD50" w14:textId="77777777" w:rsidR="00E52DF1" w:rsidRDefault="00E52DF1" w:rsidP="00135D5C">
      <w:r>
        <w:separator/>
      </w:r>
    </w:p>
  </w:endnote>
  <w:endnote w:type="continuationSeparator" w:id="0">
    <w:p w14:paraId="07781032" w14:textId="77777777" w:rsidR="00E52DF1" w:rsidRDefault="00E52DF1"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Times">
    <w:panose1 w:val="02000500000000000000"/>
    <w:charset w:val="00"/>
    <w:family w:val="auto"/>
    <w:pitch w:val="variable"/>
    <w:sig w:usb0="E00002FF" w:usb1="5000205A" w:usb2="00000000" w:usb3="00000000" w:csb0="0000019F" w:csb1="00000000"/>
  </w:font>
  <w:font w:name="`¯¶¯ÒA5'380˝©5'C7R">
    <w:altName w:val="Calibri"/>
    <w:panose1 w:val="020B0604020202020204"/>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355EBD" w14:textId="77777777" w:rsidR="00E52DF1" w:rsidRDefault="00E52DF1" w:rsidP="00135D5C">
      <w:r>
        <w:separator/>
      </w:r>
    </w:p>
  </w:footnote>
  <w:footnote w:type="continuationSeparator" w:id="0">
    <w:p w14:paraId="638B4575" w14:textId="77777777" w:rsidR="00E52DF1" w:rsidRDefault="00E52DF1" w:rsidP="00135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7"/>
  </w:num>
  <w:num w:numId="3">
    <w:abstractNumId w:val="1"/>
  </w:num>
  <w:num w:numId="4">
    <w:abstractNumId w:val="4"/>
  </w:num>
  <w:num w:numId="5">
    <w:abstractNumId w:val="11"/>
  </w:num>
  <w:num w:numId="6">
    <w:abstractNumId w:val="8"/>
  </w:num>
  <w:num w:numId="7">
    <w:abstractNumId w:val="14"/>
  </w:num>
  <w:num w:numId="8">
    <w:abstractNumId w:val="13"/>
  </w:num>
  <w:num w:numId="9">
    <w:abstractNumId w:val="15"/>
  </w:num>
  <w:num w:numId="10">
    <w:abstractNumId w:val="10"/>
  </w:num>
  <w:num w:numId="11">
    <w:abstractNumId w:val="2"/>
  </w:num>
  <w:num w:numId="12">
    <w:abstractNumId w:val="16"/>
  </w:num>
  <w:num w:numId="13">
    <w:abstractNumId w:val="6"/>
  </w:num>
  <w:num w:numId="14">
    <w:abstractNumId w:val="7"/>
    <w:lvlOverride w:ilvl="0">
      <w:startOverride w:val="1"/>
    </w:lvlOverride>
  </w:num>
  <w:num w:numId="15">
    <w:abstractNumId w:val="12"/>
  </w:num>
  <w:num w:numId="16">
    <w:abstractNumId w:val="3"/>
  </w:num>
  <w:num w:numId="17">
    <w:abstractNumId w:val="0"/>
  </w:num>
  <w:num w:numId="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drian Stier">
    <w15:presenceInfo w15:providerId="None" w15:userId="Adrian Stier"/>
  </w15:person>
  <w15:person w15:author="Tim Essington">
    <w15:presenceInfo w15:providerId="None" w15:userId="Tim Essingt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proofState w:spelling="clean" w:grammar="clean"/>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1&lt;/Suspended&gt;&lt;/ENInstantFormat&gt;"/>
    <w:docVar w:name="EN.Layout" w:val="&lt;ENLayout&gt;&lt;Style&gt;Proc Royal Soc B&lt;/Style&gt;&lt;LeftDelim&gt;{&lt;/LeftDelim&gt;&lt;RightDelim&gt;}&lt;/RightDelim&gt;&lt;FontName&gt;Helvetica&lt;/FontName&gt;&lt;FontSize&gt;11&lt;/FontSize&gt;&lt;ReflistTitle&gt;&lt;/ReflistTitle&gt;&lt;StartingRefnum&gt;1&lt;/StartingRefnum&gt;&lt;FirstLineIndent&gt;0&lt;/FirstLineIndent&gt;&lt;HangingIndent&gt;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4246&lt;/item&gt;&lt;item&gt;4361&lt;/item&gt;&lt;item&gt;8002&lt;/item&gt;&lt;item&gt;8026&lt;/item&gt;&lt;item&gt;8048&lt;/item&gt;&lt;item&gt;8077&lt;/item&gt;&lt;item&gt;8452&lt;/item&gt;&lt;item&gt;8453&lt;/item&gt;&lt;item&gt;8454&lt;/item&gt;&lt;item&gt;8455&lt;/item&gt;&lt;item&gt;8456&lt;/item&gt;&lt;item&gt;8457&lt;/item&gt;&lt;item&gt;8458&lt;/item&gt;&lt;item&gt;8459&lt;/item&gt;&lt;item&gt;8461&lt;/item&gt;&lt;item&gt;8462&lt;/item&gt;&lt;item&gt;8463&lt;/item&gt;&lt;item&gt;8464&lt;/item&gt;&lt;item&gt;8466&lt;/item&gt;&lt;item&gt;8467&lt;/item&gt;&lt;item&gt;8468&lt;/item&gt;&lt;/record-ids&gt;&lt;/item&gt;&lt;/Libraries&gt;"/>
  </w:docVars>
  <w:rsids>
    <w:rsidRoot w:val="00EA4926"/>
    <w:rsid w:val="00000104"/>
    <w:rsid w:val="00000549"/>
    <w:rsid w:val="000005D9"/>
    <w:rsid w:val="00000733"/>
    <w:rsid w:val="00000928"/>
    <w:rsid w:val="00000D1E"/>
    <w:rsid w:val="00001AA5"/>
    <w:rsid w:val="00002A0A"/>
    <w:rsid w:val="00004A1E"/>
    <w:rsid w:val="00005901"/>
    <w:rsid w:val="000105EB"/>
    <w:rsid w:val="00010718"/>
    <w:rsid w:val="0001115B"/>
    <w:rsid w:val="00012A3D"/>
    <w:rsid w:val="00013C23"/>
    <w:rsid w:val="000140F5"/>
    <w:rsid w:val="00014C60"/>
    <w:rsid w:val="00015507"/>
    <w:rsid w:val="00017065"/>
    <w:rsid w:val="000175B0"/>
    <w:rsid w:val="00017F4B"/>
    <w:rsid w:val="0002087A"/>
    <w:rsid w:val="0002156A"/>
    <w:rsid w:val="000229A9"/>
    <w:rsid w:val="000240AD"/>
    <w:rsid w:val="00027A7F"/>
    <w:rsid w:val="00027F99"/>
    <w:rsid w:val="00030EC2"/>
    <w:rsid w:val="00030FE8"/>
    <w:rsid w:val="0003223B"/>
    <w:rsid w:val="000326F1"/>
    <w:rsid w:val="00032BBC"/>
    <w:rsid w:val="00034507"/>
    <w:rsid w:val="000354FD"/>
    <w:rsid w:val="00035AE1"/>
    <w:rsid w:val="00035B6B"/>
    <w:rsid w:val="00036BA2"/>
    <w:rsid w:val="00037ABE"/>
    <w:rsid w:val="000418D3"/>
    <w:rsid w:val="00042E40"/>
    <w:rsid w:val="000437E9"/>
    <w:rsid w:val="00043C70"/>
    <w:rsid w:val="00045D2C"/>
    <w:rsid w:val="000460B4"/>
    <w:rsid w:val="00051687"/>
    <w:rsid w:val="000524C2"/>
    <w:rsid w:val="0005405C"/>
    <w:rsid w:val="0005467A"/>
    <w:rsid w:val="00055097"/>
    <w:rsid w:val="00055424"/>
    <w:rsid w:val="000554E2"/>
    <w:rsid w:val="00055D84"/>
    <w:rsid w:val="00056C60"/>
    <w:rsid w:val="00056E95"/>
    <w:rsid w:val="00057233"/>
    <w:rsid w:val="0005769B"/>
    <w:rsid w:val="0006213F"/>
    <w:rsid w:val="000626DC"/>
    <w:rsid w:val="0006444E"/>
    <w:rsid w:val="00064856"/>
    <w:rsid w:val="000656D3"/>
    <w:rsid w:val="00067023"/>
    <w:rsid w:val="00067FDC"/>
    <w:rsid w:val="0007003B"/>
    <w:rsid w:val="0007073E"/>
    <w:rsid w:val="00072CB4"/>
    <w:rsid w:val="00073DBF"/>
    <w:rsid w:val="00073EE0"/>
    <w:rsid w:val="00074A3A"/>
    <w:rsid w:val="00075A42"/>
    <w:rsid w:val="000762F3"/>
    <w:rsid w:val="00077C7F"/>
    <w:rsid w:val="000807F2"/>
    <w:rsid w:val="00080D17"/>
    <w:rsid w:val="00080D69"/>
    <w:rsid w:val="000814E3"/>
    <w:rsid w:val="00081FA2"/>
    <w:rsid w:val="000823F6"/>
    <w:rsid w:val="0008430E"/>
    <w:rsid w:val="0008452C"/>
    <w:rsid w:val="000847BF"/>
    <w:rsid w:val="00084B2A"/>
    <w:rsid w:val="000869C2"/>
    <w:rsid w:val="00086CE5"/>
    <w:rsid w:val="000879F4"/>
    <w:rsid w:val="000901CF"/>
    <w:rsid w:val="00090C66"/>
    <w:rsid w:val="000910A9"/>
    <w:rsid w:val="00091253"/>
    <w:rsid w:val="000920E6"/>
    <w:rsid w:val="0009308D"/>
    <w:rsid w:val="000936DC"/>
    <w:rsid w:val="000953F0"/>
    <w:rsid w:val="00096460"/>
    <w:rsid w:val="00097584"/>
    <w:rsid w:val="00097935"/>
    <w:rsid w:val="00097BDF"/>
    <w:rsid w:val="000A07BA"/>
    <w:rsid w:val="000A0CC2"/>
    <w:rsid w:val="000A30EC"/>
    <w:rsid w:val="000A323C"/>
    <w:rsid w:val="000A36EF"/>
    <w:rsid w:val="000A52A2"/>
    <w:rsid w:val="000A53DB"/>
    <w:rsid w:val="000A561D"/>
    <w:rsid w:val="000A5E43"/>
    <w:rsid w:val="000A61E0"/>
    <w:rsid w:val="000A638F"/>
    <w:rsid w:val="000A6435"/>
    <w:rsid w:val="000A64FE"/>
    <w:rsid w:val="000A6E60"/>
    <w:rsid w:val="000A7411"/>
    <w:rsid w:val="000A75E1"/>
    <w:rsid w:val="000A7A56"/>
    <w:rsid w:val="000A7C6C"/>
    <w:rsid w:val="000A7F71"/>
    <w:rsid w:val="000B15BE"/>
    <w:rsid w:val="000B21F8"/>
    <w:rsid w:val="000B470F"/>
    <w:rsid w:val="000B4A7A"/>
    <w:rsid w:val="000B54F0"/>
    <w:rsid w:val="000B56BC"/>
    <w:rsid w:val="000B5754"/>
    <w:rsid w:val="000B7485"/>
    <w:rsid w:val="000B7BB6"/>
    <w:rsid w:val="000B7CCD"/>
    <w:rsid w:val="000C103C"/>
    <w:rsid w:val="000C1142"/>
    <w:rsid w:val="000C253D"/>
    <w:rsid w:val="000C2EA4"/>
    <w:rsid w:val="000C41E2"/>
    <w:rsid w:val="000C489C"/>
    <w:rsid w:val="000C4E32"/>
    <w:rsid w:val="000C54FE"/>
    <w:rsid w:val="000C5D7B"/>
    <w:rsid w:val="000C6015"/>
    <w:rsid w:val="000C6A6B"/>
    <w:rsid w:val="000C6E81"/>
    <w:rsid w:val="000C77B0"/>
    <w:rsid w:val="000D0034"/>
    <w:rsid w:val="000D02B5"/>
    <w:rsid w:val="000D0AC5"/>
    <w:rsid w:val="000D0C63"/>
    <w:rsid w:val="000D1ADB"/>
    <w:rsid w:val="000D2B66"/>
    <w:rsid w:val="000D60B9"/>
    <w:rsid w:val="000D6496"/>
    <w:rsid w:val="000D6717"/>
    <w:rsid w:val="000D71E0"/>
    <w:rsid w:val="000D7A36"/>
    <w:rsid w:val="000D7FC1"/>
    <w:rsid w:val="000E0CF2"/>
    <w:rsid w:val="000E1081"/>
    <w:rsid w:val="000E1CB4"/>
    <w:rsid w:val="000E24D4"/>
    <w:rsid w:val="000E2671"/>
    <w:rsid w:val="000E386C"/>
    <w:rsid w:val="000E4B23"/>
    <w:rsid w:val="000E4BC8"/>
    <w:rsid w:val="000E50C6"/>
    <w:rsid w:val="000E5EE2"/>
    <w:rsid w:val="000E6696"/>
    <w:rsid w:val="000E67EE"/>
    <w:rsid w:val="000E6926"/>
    <w:rsid w:val="000E698C"/>
    <w:rsid w:val="000F0EC7"/>
    <w:rsid w:val="000F2389"/>
    <w:rsid w:val="000F25F8"/>
    <w:rsid w:val="000F26C5"/>
    <w:rsid w:val="000F3759"/>
    <w:rsid w:val="000F3B0A"/>
    <w:rsid w:val="000F476C"/>
    <w:rsid w:val="000F5FBD"/>
    <w:rsid w:val="000F6384"/>
    <w:rsid w:val="000F66DC"/>
    <w:rsid w:val="000F6E11"/>
    <w:rsid w:val="000F7161"/>
    <w:rsid w:val="000F7E36"/>
    <w:rsid w:val="0010088B"/>
    <w:rsid w:val="00102BC1"/>
    <w:rsid w:val="00103088"/>
    <w:rsid w:val="001043D9"/>
    <w:rsid w:val="00104868"/>
    <w:rsid w:val="001051F9"/>
    <w:rsid w:val="00105D06"/>
    <w:rsid w:val="00106445"/>
    <w:rsid w:val="0010719A"/>
    <w:rsid w:val="001107BC"/>
    <w:rsid w:val="001108A6"/>
    <w:rsid w:val="00110F7F"/>
    <w:rsid w:val="001112A5"/>
    <w:rsid w:val="001115EF"/>
    <w:rsid w:val="00113DB6"/>
    <w:rsid w:val="00114129"/>
    <w:rsid w:val="00114720"/>
    <w:rsid w:val="001149C6"/>
    <w:rsid w:val="0011581A"/>
    <w:rsid w:val="00115A5E"/>
    <w:rsid w:val="0012059B"/>
    <w:rsid w:val="001228A2"/>
    <w:rsid w:val="00123731"/>
    <w:rsid w:val="00125042"/>
    <w:rsid w:val="001251A8"/>
    <w:rsid w:val="0012544A"/>
    <w:rsid w:val="00125F2B"/>
    <w:rsid w:val="001261A8"/>
    <w:rsid w:val="00126284"/>
    <w:rsid w:val="001266FD"/>
    <w:rsid w:val="00126979"/>
    <w:rsid w:val="00127592"/>
    <w:rsid w:val="001277C0"/>
    <w:rsid w:val="00127FEE"/>
    <w:rsid w:val="00131216"/>
    <w:rsid w:val="00131347"/>
    <w:rsid w:val="00132B06"/>
    <w:rsid w:val="00132E01"/>
    <w:rsid w:val="001341AD"/>
    <w:rsid w:val="001342EF"/>
    <w:rsid w:val="0013445E"/>
    <w:rsid w:val="00134761"/>
    <w:rsid w:val="00135D5C"/>
    <w:rsid w:val="001361AB"/>
    <w:rsid w:val="001372FE"/>
    <w:rsid w:val="00137A9E"/>
    <w:rsid w:val="00140397"/>
    <w:rsid w:val="00140E4A"/>
    <w:rsid w:val="00141577"/>
    <w:rsid w:val="00141D67"/>
    <w:rsid w:val="001430DD"/>
    <w:rsid w:val="001433A8"/>
    <w:rsid w:val="0014352A"/>
    <w:rsid w:val="00143673"/>
    <w:rsid w:val="00143BB8"/>
    <w:rsid w:val="001446C8"/>
    <w:rsid w:val="00146CDF"/>
    <w:rsid w:val="001477DE"/>
    <w:rsid w:val="001503FA"/>
    <w:rsid w:val="00151A85"/>
    <w:rsid w:val="0015330E"/>
    <w:rsid w:val="0015357C"/>
    <w:rsid w:val="00153F6B"/>
    <w:rsid w:val="00155703"/>
    <w:rsid w:val="00156B80"/>
    <w:rsid w:val="00156FFE"/>
    <w:rsid w:val="00160AB3"/>
    <w:rsid w:val="00160AFB"/>
    <w:rsid w:val="0016114A"/>
    <w:rsid w:val="00161963"/>
    <w:rsid w:val="00162533"/>
    <w:rsid w:val="001632F3"/>
    <w:rsid w:val="00163E3E"/>
    <w:rsid w:val="00164E67"/>
    <w:rsid w:val="0016574C"/>
    <w:rsid w:val="001658CC"/>
    <w:rsid w:val="001663C7"/>
    <w:rsid w:val="00167452"/>
    <w:rsid w:val="00167A52"/>
    <w:rsid w:val="00167FE8"/>
    <w:rsid w:val="001704B9"/>
    <w:rsid w:val="00170B74"/>
    <w:rsid w:val="00171438"/>
    <w:rsid w:val="001716C8"/>
    <w:rsid w:val="00171A5E"/>
    <w:rsid w:val="00171C87"/>
    <w:rsid w:val="00173550"/>
    <w:rsid w:val="00173FA2"/>
    <w:rsid w:val="00174E19"/>
    <w:rsid w:val="0017544E"/>
    <w:rsid w:val="00175C87"/>
    <w:rsid w:val="00176024"/>
    <w:rsid w:val="001761E2"/>
    <w:rsid w:val="00176CBD"/>
    <w:rsid w:val="00177457"/>
    <w:rsid w:val="001777EA"/>
    <w:rsid w:val="001801B3"/>
    <w:rsid w:val="00181EF6"/>
    <w:rsid w:val="00182080"/>
    <w:rsid w:val="001838F7"/>
    <w:rsid w:val="00183C91"/>
    <w:rsid w:val="00183F68"/>
    <w:rsid w:val="001840A1"/>
    <w:rsid w:val="00185A27"/>
    <w:rsid w:val="0018626E"/>
    <w:rsid w:val="0018711C"/>
    <w:rsid w:val="001876E3"/>
    <w:rsid w:val="001915FF"/>
    <w:rsid w:val="00191790"/>
    <w:rsid w:val="00193870"/>
    <w:rsid w:val="00193A64"/>
    <w:rsid w:val="001945F2"/>
    <w:rsid w:val="001949D3"/>
    <w:rsid w:val="00194FF6"/>
    <w:rsid w:val="00195F71"/>
    <w:rsid w:val="00196608"/>
    <w:rsid w:val="001966A5"/>
    <w:rsid w:val="001968EB"/>
    <w:rsid w:val="00197742"/>
    <w:rsid w:val="00197F79"/>
    <w:rsid w:val="001A1A25"/>
    <w:rsid w:val="001A38E4"/>
    <w:rsid w:val="001A3CE4"/>
    <w:rsid w:val="001A52DF"/>
    <w:rsid w:val="001A5A7A"/>
    <w:rsid w:val="001A61FF"/>
    <w:rsid w:val="001A7253"/>
    <w:rsid w:val="001A77E7"/>
    <w:rsid w:val="001A7D34"/>
    <w:rsid w:val="001B17CE"/>
    <w:rsid w:val="001B1FAE"/>
    <w:rsid w:val="001B27C4"/>
    <w:rsid w:val="001B2AAF"/>
    <w:rsid w:val="001B2DD7"/>
    <w:rsid w:val="001B43B3"/>
    <w:rsid w:val="001B4919"/>
    <w:rsid w:val="001B4DEE"/>
    <w:rsid w:val="001B690A"/>
    <w:rsid w:val="001B75AF"/>
    <w:rsid w:val="001C01DB"/>
    <w:rsid w:val="001C13E8"/>
    <w:rsid w:val="001C1A76"/>
    <w:rsid w:val="001C2166"/>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421"/>
    <w:rsid w:val="001D33B6"/>
    <w:rsid w:val="001D34F7"/>
    <w:rsid w:val="001D4622"/>
    <w:rsid w:val="001D5301"/>
    <w:rsid w:val="001D5C7E"/>
    <w:rsid w:val="001D608F"/>
    <w:rsid w:val="001D682D"/>
    <w:rsid w:val="001D7ECD"/>
    <w:rsid w:val="001E0063"/>
    <w:rsid w:val="001E044E"/>
    <w:rsid w:val="001E08B3"/>
    <w:rsid w:val="001E1282"/>
    <w:rsid w:val="001E1B2C"/>
    <w:rsid w:val="001E1F1C"/>
    <w:rsid w:val="001E24EF"/>
    <w:rsid w:val="001E286F"/>
    <w:rsid w:val="001E400D"/>
    <w:rsid w:val="001E571F"/>
    <w:rsid w:val="001E579D"/>
    <w:rsid w:val="001E691A"/>
    <w:rsid w:val="001E6D63"/>
    <w:rsid w:val="001F03CC"/>
    <w:rsid w:val="001F0907"/>
    <w:rsid w:val="001F0A49"/>
    <w:rsid w:val="001F0DC5"/>
    <w:rsid w:val="001F0E38"/>
    <w:rsid w:val="001F1D2C"/>
    <w:rsid w:val="001F2F09"/>
    <w:rsid w:val="001F41EF"/>
    <w:rsid w:val="001F5CDF"/>
    <w:rsid w:val="001F6772"/>
    <w:rsid w:val="001F74B9"/>
    <w:rsid w:val="001F76E4"/>
    <w:rsid w:val="00200BD0"/>
    <w:rsid w:val="00201DF3"/>
    <w:rsid w:val="0020241E"/>
    <w:rsid w:val="002041D9"/>
    <w:rsid w:val="002043A6"/>
    <w:rsid w:val="00205BC7"/>
    <w:rsid w:val="0020694C"/>
    <w:rsid w:val="00207CAC"/>
    <w:rsid w:val="0021032B"/>
    <w:rsid w:val="0021105A"/>
    <w:rsid w:val="00211521"/>
    <w:rsid w:val="00211620"/>
    <w:rsid w:val="00211779"/>
    <w:rsid w:val="00211D22"/>
    <w:rsid w:val="00212DD7"/>
    <w:rsid w:val="00213D26"/>
    <w:rsid w:val="002141E4"/>
    <w:rsid w:val="0021420C"/>
    <w:rsid w:val="00214262"/>
    <w:rsid w:val="002153B6"/>
    <w:rsid w:val="002156DA"/>
    <w:rsid w:val="002157FA"/>
    <w:rsid w:val="00215A73"/>
    <w:rsid w:val="00216989"/>
    <w:rsid w:val="0021760A"/>
    <w:rsid w:val="0021778B"/>
    <w:rsid w:val="0022029E"/>
    <w:rsid w:val="00220A90"/>
    <w:rsid w:val="0022223C"/>
    <w:rsid w:val="0022330C"/>
    <w:rsid w:val="00223B96"/>
    <w:rsid w:val="00224136"/>
    <w:rsid w:val="002244CB"/>
    <w:rsid w:val="00225316"/>
    <w:rsid w:val="002259D7"/>
    <w:rsid w:val="002267AB"/>
    <w:rsid w:val="00227285"/>
    <w:rsid w:val="002279DC"/>
    <w:rsid w:val="0023021B"/>
    <w:rsid w:val="00230768"/>
    <w:rsid w:val="00230796"/>
    <w:rsid w:val="0023282F"/>
    <w:rsid w:val="002334F6"/>
    <w:rsid w:val="00233FD3"/>
    <w:rsid w:val="00234284"/>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3166"/>
    <w:rsid w:val="002540BB"/>
    <w:rsid w:val="002548A8"/>
    <w:rsid w:val="00254BA2"/>
    <w:rsid w:val="00255456"/>
    <w:rsid w:val="00256F1E"/>
    <w:rsid w:val="00256F91"/>
    <w:rsid w:val="00257D20"/>
    <w:rsid w:val="00260959"/>
    <w:rsid w:val="00260BCF"/>
    <w:rsid w:val="00260DF2"/>
    <w:rsid w:val="00260E11"/>
    <w:rsid w:val="002621A5"/>
    <w:rsid w:val="00262AEF"/>
    <w:rsid w:val="002633A4"/>
    <w:rsid w:val="00263781"/>
    <w:rsid w:val="00264A0D"/>
    <w:rsid w:val="002671A2"/>
    <w:rsid w:val="002674AC"/>
    <w:rsid w:val="00270316"/>
    <w:rsid w:val="0027142D"/>
    <w:rsid w:val="002716AB"/>
    <w:rsid w:val="002727E8"/>
    <w:rsid w:val="00272A37"/>
    <w:rsid w:val="0027335B"/>
    <w:rsid w:val="0027357B"/>
    <w:rsid w:val="002738FD"/>
    <w:rsid w:val="00273932"/>
    <w:rsid w:val="00275B00"/>
    <w:rsid w:val="0027785D"/>
    <w:rsid w:val="00280EBB"/>
    <w:rsid w:val="002818A7"/>
    <w:rsid w:val="00283177"/>
    <w:rsid w:val="002834C1"/>
    <w:rsid w:val="00283511"/>
    <w:rsid w:val="002851F5"/>
    <w:rsid w:val="00285A53"/>
    <w:rsid w:val="00285A61"/>
    <w:rsid w:val="00285C11"/>
    <w:rsid w:val="00286797"/>
    <w:rsid w:val="00286FDA"/>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D5B"/>
    <w:rsid w:val="002B1E08"/>
    <w:rsid w:val="002B2772"/>
    <w:rsid w:val="002B37FB"/>
    <w:rsid w:val="002B6213"/>
    <w:rsid w:val="002B660E"/>
    <w:rsid w:val="002B68BD"/>
    <w:rsid w:val="002B753F"/>
    <w:rsid w:val="002C01BB"/>
    <w:rsid w:val="002C038F"/>
    <w:rsid w:val="002C2049"/>
    <w:rsid w:val="002C23FC"/>
    <w:rsid w:val="002C3A16"/>
    <w:rsid w:val="002C4E99"/>
    <w:rsid w:val="002C619E"/>
    <w:rsid w:val="002C66EF"/>
    <w:rsid w:val="002C6896"/>
    <w:rsid w:val="002C6D5D"/>
    <w:rsid w:val="002C71C5"/>
    <w:rsid w:val="002C7231"/>
    <w:rsid w:val="002C7454"/>
    <w:rsid w:val="002D198C"/>
    <w:rsid w:val="002D1A12"/>
    <w:rsid w:val="002D269A"/>
    <w:rsid w:val="002D30DC"/>
    <w:rsid w:val="002D40F3"/>
    <w:rsid w:val="002D5253"/>
    <w:rsid w:val="002D6723"/>
    <w:rsid w:val="002D6CA1"/>
    <w:rsid w:val="002D6F35"/>
    <w:rsid w:val="002D7259"/>
    <w:rsid w:val="002D7AB2"/>
    <w:rsid w:val="002E03E3"/>
    <w:rsid w:val="002E1A41"/>
    <w:rsid w:val="002E294D"/>
    <w:rsid w:val="002E2CB2"/>
    <w:rsid w:val="002E3961"/>
    <w:rsid w:val="002E39CD"/>
    <w:rsid w:val="002E7780"/>
    <w:rsid w:val="002F0F1B"/>
    <w:rsid w:val="002F1AC5"/>
    <w:rsid w:val="002F1F04"/>
    <w:rsid w:val="002F21FB"/>
    <w:rsid w:val="002F2EBF"/>
    <w:rsid w:val="002F410D"/>
    <w:rsid w:val="002F4A39"/>
    <w:rsid w:val="002F5988"/>
    <w:rsid w:val="002F64A9"/>
    <w:rsid w:val="00300910"/>
    <w:rsid w:val="00300F98"/>
    <w:rsid w:val="0030245C"/>
    <w:rsid w:val="00302537"/>
    <w:rsid w:val="00302D43"/>
    <w:rsid w:val="00302E5E"/>
    <w:rsid w:val="003030A9"/>
    <w:rsid w:val="00303364"/>
    <w:rsid w:val="003038C0"/>
    <w:rsid w:val="003041B4"/>
    <w:rsid w:val="00305441"/>
    <w:rsid w:val="00307513"/>
    <w:rsid w:val="00312A7A"/>
    <w:rsid w:val="00312C20"/>
    <w:rsid w:val="00321EF4"/>
    <w:rsid w:val="00323101"/>
    <w:rsid w:val="003250F7"/>
    <w:rsid w:val="00325A3A"/>
    <w:rsid w:val="0032699A"/>
    <w:rsid w:val="0032791E"/>
    <w:rsid w:val="00327BAE"/>
    <w:rsid w:val="00330924"/>
    <w:rsid w:val="00331440"/>
    <w:rsid w:val="00331AE0"/>
    <w:rsid w:val="00331EB5"/>
    <w:rsid w:val="00332702"/>
    <w:rsid w:val="00335F01"/>
    <w:rsid w:val="003375A7"/>
    <w:rsid w:val="00340075"/>
    <w:rsid w:val="00341E3B"/>
    <w:rsid w:val="00342124"/>
    <w:rsid w:val="00342681"/>
    <w:rsid w:val="003426F7"/>
    <w:rsid w:val="0034291E"/>
    <w:rsid w:val="00342FBA"/>
    <w:rsid w:val="003435AE"/>
    <w:rsid w:val="003440F3"/>
    <w:rsid w:val="00344157"/>
    <w:rsid w:val="00344702"/>
    <w:rsid w:val="00344A84"/>
    <w:rsid w:val="00345A54"/>
    <w:rsid w:val="00345EFB"/>
    <w:rsid w:val="0034606C"/>
    <w:rsid w:val="003476B7"/>
    <w:rsid w:val="003503F0"/>
    <w:rsid w:val="00351415"/>
    <w:rsid w:val="003546B1"/>
    <w:rsid w:val="00355BC3"/>
    <w:rsid w:val="00356997"/>
    <w:rsid w:val="00357162"/>
    <w:rsid w:val="003571BF"/>
    <w:rsid w:val="00360D08"/>
    <w:rsid w:val="0036192F"/>
    <w:rsid w:val="00362018"/>
    <w:rsid w:val="00362271"/>
    <w:rsid w:val="003623C0"/>
    <w:rsid w:val="00364055"/>
    <w:rsid w:val="00365CD0"/>
    <w:rsid w:val="003663AE"/>
    <w:rsid w:val="003669A5"/>
    <w:rsid w:val="00366FC8"/>
    <w:rsid w:val="00367A4C"/>
    <w:rsid w:val="0037009F"/>
    <w:rsid w:val="003703B2"/>
    <w:rsid w:val="00372CA4"/>
    <w:rsid w:val="00374C01"/>
    <w:rsid w:val="00374E7F"/>
    <w:rsid w:val="00374F31"/>
    <w:rsid w:val="0037511D"/>
    <w:rsid w:val="003765FA"/>
    <w:rsid w:val="003805EE"/>
    <w:rsid w:val="003808E3"/>
    <w:rsid w:val="00380E38"/>
    <w:rsid w:val="00382553"/>
    <w:rsid w:val="00382C09"/>
    <w:rsid w:val="003842DD"/>
    <w:rsid w:val="00385903"/>
    <w:rsid w:val="00385CA7"/>
    <w:rsid w:val="003867C9"/>
    <w:rsid w:val="0039037D"/>
    <w:rsid w:val="003917CF"/>
    <w:rsid w:val="0039320C"/>
    <w:rsid w:val="00393682"/>
    <w:rsid w:val="00393873"/>
    <w:rsid w:val="003947CD"/>
    <w:rsid w:val="0039483D"/>
    <w:rsid w:val="00394C34"/>
    <w:rsid w:val="00395369"/>
    <w:rsid w:val="00395390"/>
    <w:rsid w:val="00395CA6"/>
    <w:rsid w:val="00395CDC"/>
    <w:rsid w:val="00396EAC"/>
    <w:rsid w:val="00397162"/>
    <w:rsid w:val="00397E19"/>
    <w:rsid w:val="003A1BE4"/>
    <w:rsid w:val="003A20A9"/>
    <w:rsid w:val="003A29D4"/>
    <w:rsid w:val="003A3718"/>
    <w:rsid w:val="003A40C3"/>
    <w:rsid w:val="003A5A82"/>
    <w:rsid w:val="003A5CE7"/>
    <w:rsid w:val="003A5CF9"/>
    <w:rsid w:val="003A609C"/>
    <w:rsid w:val="003A6A18"/>
    <w:rsid w:val="003A6B7F"/>
    <w:rsid w:val="003A725F"/>
    <w:rsid w:val="003A7290"/>
    <w:rsid w:val="003A77C7"/>
    <w:rsid w:val="003A7949"/>
    <w:rsid w:val="003A7B9F"/>
    <w:rsid w:val="003B099D"/>
    <w:rsid w:val="003B21C7"/>
    <w:rsid w:val="003B24E6"/>
    <w:rsid w:val="003B28B3"/>
    <w:rsid w:val="003B3970"/>
    <w:rsid w:val="003B60C5"/>
    <w:rsid w:val="003C0BF1"/>
    <w:rsid w:val="003C10CF"/>
    <w:rsid w:val="003C2569"/>
    <w:rsid w:val="003C28DB"/>
    <w:rsid w:val="003C3540"/>
    <w:rsid w:val="003C3F7E"/>
    <w:rsid w:val="003C4513"/>
    <w:rsid w:val="003C4930"/>
    <w:rsid w:val="003C49F2"/>
    <w:rsid w:val="003C513B"/>
    <w:rsid w:val="003C537C"/>
    <w:rsid w:val="003C59C5"/>
    <w:rsid w:val="003C60B7"/>
    <w:rsid w:val="003C60E9"/>
    <w:rsid w:val="003C6125"/>
    <w:rsid w:val="003C7B44"/>
    <w:rsid w:val="003D08F3"/>
    <w:rsid w:val="003D135F"/>
    <w:rsid w:val="003D19C7"/>
    <w:rsid w:val="003D1E8F"/>
    <w:rsid w:val="003D22E1"/>
    <w:rsid w:val="003D48B0"/>
    <w:rsid w:val="003D4CC5"/>
    <w:rsid w:val="003D5F09"/>
    <w:rsid w:val="003D67FD"/>
    <w:rsid w:val="003D6D37"/>
    <w:rsid w:val="003D7E67"/>
    <w:rsid w:val="003E12CA"/>
    <w:rsid w:val="003E2360"/>
    <w:rsid w:val="003E2FCD"/>
    <w:rsid w:val="003E3042"/>
    <w:rsid w:val="003E347C"/>
    <w:rsid w:val="003E4DCD"/>
    <w:rsid w:val="003E545D"/>
    <w:rsid w:val="003E5486"/>
    <w:rsid w:val="003E563E"/>
    <w:rsid w:val="003E6594"/>
    <w:rsid w:val="003F11C0"/>
    <w:rsid w:val="003F1A97"/>
    <w:rsid w:val="003F1EFF"/>
    <w:rsid w:val="003F2A24"/>
    <w:rsid w:val="003F2E1D"/>
    <w:rsid w:val="003F3080"/>
    <w:rsid w:val="003F3560"/>
    <w:rsid w:val="003F3CDF"/>
    <w:rsid w:val="003F3F38"/>
    <w:rsid w:val="003F6177"/>
    <w:rsid w:val="003F6580"/>
    <w:rsid w:val="003F7813"/>
    <w:rsid w:val="00400B8E"/>
    <w:rsid w:val="00400DBD"/>
    <w:rsid w:val="00400F2A"/>
    <w:rsid w:val="00400F6C"/>
    <w:rsid w:val="0040141F"/>
    <w:rsid w:val="00401C55"/>
    <w:rsid w:val="0040280B"/>
    <w:rsid w:val="00403E71"/>
    <w:rsid w:val="0040421F"/>
    <w:rsid w:val="004045EF"/>
    <w:rsid w:val="00404708"/>
    <w:rsid w:val="00404E42"/>
    <w:rsid w:val="004055E6"/>
    <w:rsid w:val="00405667"/>
    <w:rsid w:val="00407177"/>
    <w:rsid w:val="00407BE3"/>
    <w:rsid w:val="00407CFB"/>
    <w:rsid w:val="00407FED"/>
    <w:rsid w:val="004108A1"/>
    <w:rsid w:val="004117F9"/>
    <w:rsid w:val="00412FCD"/>
    <w:rsid w:val="00413A50"/>
    <w:rsid w:val="00413F7A"/>
    <w:rsid w:val="0041490E"/>
    <w:rsid w:val="00414C19"/>
    <w:rsid w:val="0042004D"/>
    <w:rsid w:val="004200B2"/>
    <w:rsid w:val="004201BA"/>
    <w:rsid w:val="004206B9"/>
    <w:rsid w:val="004206DC"/>
    <w:rsid w:val="004207DC"/>
    <w:rsid w:val="0042138B"/>
    <w:rsid w:val="00421D99"/>
    <w:rsid w:val="00422C92"/>
    <w:rsid w:val="00423AB5"/>
    <w:rsid w:val="00423CCA"/>
    <w:rsid w:val="004250DF"/>
    <w:rsid w:val="00425F02"/>
    <w:rsid w:val="00426154"/>
    <w:rsid w:val="004261D0"/>
    <w:rsid w:val="004264FB"/>
    <w:rsid w:val="004269F5"/>
    <w:rsid w:val="004271DD"/>
    <w:rsid w:val="00427702"/>
    <w:rsid w:val="00430114"/>
    <w:rsid w:val="00431200"/>
    <w:rsid w:val="00431416"/>
    <w:rsid w:val="0043160D"/>
    <w:rsid w:val="00432FF9"/>
    <w:rsid w:val="00433F41"/>
    <w:rsid w:val="00433F5A"/>
    <w:rsid w:val="00434B90"/>
    <w:rsid w:val="00435071"/>
    <w:rsid w:val="004352AB"/>
    <w:rsid w:val="00435DD9"/>
    <w:rsid w:val="004367AD"/>
    <w:rsid w:val="00436E8E"/>
    <w:rsid w:val="0043776B"/>
    <w:rsid w:val="00437F91"/>
    <w:rsid w:val="0044109F"/>
    <w:rsid w:val="00442CE6"/>
    <w:rsid w:val="00442E9E"/>
    <w:rsid w:val="00442FAD"/>
    <w:rsid w:val="0044422E"/>
    <w:rsid w:val="00444278"/>
    <w:rsid w:val="004442EA"/>
    <w:rsid w:val="004445D3"/>
    <w:rsid w:val="004471F2"/>
    <w:rsid w:val="00447758"/>
    <w:rsid w:val="0045028A"/>
    <w:rsid w:val="00450605"/>
    <w:rsid w:val="004519BF"/>
    <w:rsid w:val="00453D75"/>
    <w:rsid w:val="00454793"/>
    <w:rsid w:val="00455D7C"/>
    <w:rsid w:val="0045687C"/>
    <w:rsid w:val="00456920"/>
    <w:rsid w:val="00457BDA"/>
    <w:rsid w:val="00461856"/>
    <w:rsid w:val="0046187D"/>
    <w:rsid w:val="0046231B"/>
    <w:rsid w:val="004641FB"/>
    <w:rsid w:val="00466369"/>
    <w:rsid w:val="00466793"/>
    <w:rsid w:val="00466A9D"/>
    <w:rsid w:val="004676D2"/>
    <w:rsid w:val="00467F98"/>
    <w:rsid w:val="004739EB"/>
    <w:rsid w:val="00473EB7"/>
    <w:rsid w:val="004744AB"/>
    <w:rsid w:val="004758C3"/>
    <w:rsid w:val="00476BB8"/>
    <w:rsid w:val="0047766C"/>
    <w:rsid w:val="00477FE4"/>
    <w:rsid w:val="00480363"/>
    <w:rsid w:val="00480B70"/>
    <w:rsid w:val="00480FF3"/>
    <w:rsid w:val="004813DA"/>
    <w:rsid w:val="00481E32"/>
    <w:rsid w:val="00481EF0"/>
    <w:rsid w:val="00483A26"/>
    <w:rsid w:val="00483B02"/>
    <w:rsid w:val="00485EE6"/>
    <w:rsid w:val="00486187"/>
    <w:rsid w:val="004866D3"/>
    <w:rsid w:val="00486C18"/>
    <w:rsid w:val="004879B3"/>
    <w:rsid w:val="00487E08"/>
    <w:rsid w:val="00490125"/>
    <w:rsid w:val="0049022C"/>
    <w:rsid w:val="0049032F"/>
    <w:rsid w:val="0049083F"/>
    <w:rsid w:val="0049147E"/>
    <w:rsid w:val="00492EF5"/>
    <w:rsid w:val="00492F1C"/>
    <w:rsid w:val="00493E2E"/>
    <w:rsid w:val="00494745"/>
    <w:rsid w:val="004948F7"/>
    <w:rsid w:val="00494D2F"/>
    <w:rsid w:val="00495D8C"/>
    <w:rsid w:val="0049640F"/>
    <w:rsid w:val="00496C2C"/>
    <w:rsid w:val="00496CEF"/>
    <w:rsid w:val="004972A1"/>
    <w:rsid w:val="00497B33"/>
    <w:rsid w:val="004A0E87"/>
    <w:rsid w:val="004A131B"/>
    <w:rsid w:val="004A18A6"/>
    <w:rsid w:val="004A2275"/>
    <w:rsid w:val="004A23D3"/>
    <w:rsid w:val="004A29D8"/>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B6627"/>
    <w:rsid w:val="004C02ED"/>
    <w:rsid w:val="004C05AC"/>
    <w:rsid w:val="004C1101"/>
    <w:rsid w:val="004C1294"/>
    <w:rsid w:val="004C16FE"/>
    <w:rsid w:val="004C1C88"/>
    <w:rsid w:val="004C35D8"/>
    <w:rsid w:val="004C4D00"/>
    <w:rsid w:val="004C4FE3"/>
    <w:rsid w:val="004C5771"/>
    <w:rsid w:val="004C654B"/>
    <w:rsid w:val="004C725F"/>
    <w:rsid w:val="004C7606"/>
    <w:rsid w:val="004D042C"/>
    <w:rsid w:val="004D1678"/>
    <w:rsid w:val="004D219F"/>
    <w:rsid w:val="004D2470"/>
    <w:rsid w:val="004D2E84"/>
    <w:rsid w:val="004D351F"/>
    <w:rsid w:val="004D4794"/>
    <w:rsid w:val="004D56DF"/>
    <w:rsid w:val="004D642B"/>
    <w:rsid w:val="004D6F47"/>
    <w:rsid w:val="004D7EBD"/>
    <w:rsid w:val="004E011E"/>
    <w:rsid w:val="004E202B"/>
    <w:rsid w:val="004E297D"/>
    <w:rsid w:val="004E3FD4"/>
    <w:rsid w:val="004E43F7"/>
    <w:rsid w:val="004F1994"/>
    <w:rsid w:val="004F2DF7"/>
    <w:rsid w:val="004F38C4"/>
    <w:rsid w:val="004F44F9"/>
    <w:rsid w:val="004F45A2"/>
    <w:rsid w:val="004F51CB"/>
    <w:rsid w:val="004F5277"/>
    <w:rsid w:val="004F5553"/>
    <w:rsid w:val="004F5E69"/>
    <w:rsid w:val="004F63A4"/>
    <w:rsid w:val="004F6B19"/>
    <w:rsid w:val="004F6D9D"/>
    <w:rsid w:val="004F79E2"/>
    <w:rsid w:val="00500067"/>
    <w:rsid w:val="00500122"/>
    <w:rsid w:val="00502291"/>
    <w:rsid w:val="0050378A"/>
    <w:rsid w:val="0050441C"/>
    <w:rsid w:val="00505070"/>
    <w:rsid w:val="005053A5"/>
    <w:rsid w:val="00505970"/>
    <w:rsid w:val="00506A4B"/>
    <w:rsid w:val="0051088D"/>
    <w:rsid w:val="00511244"/>
    <w:rsid w:val="00511544"/>
    <w:rsid w:val="005116B5"/>
    <w:rsid w:val="00511A40"/>
    <w:rsid w:val="00511F8E"/>
    <w:rsid w:val="00512E82"/>
    <w:rsid w:val="00513001"/>
    <w:rsid w:val="00513534"/>
    <w:rsid w:val="005136B0"/>
    <w:rsid w:val="00515966"/>
    <w:rsid w:val="00516DE9"/>
    <w:rsid w:val="005171FF"/>
    <w:rsid w:val="00517F5E"/>
    <w:rsid w:val="00520283"/>
    <w:rsid w:val="00522D02"/>
    <w:rsid w:val="005232F7"/>
    <w:rsid w:val="005234FF"/>
    <w:rsid w:val="00523F82"/>
    <w:rsid w:val="005255D6"/>
    <w:rsid w:val="00526AB7"/>
    <w:rsid w:val="00527276"/>
    <w:rsid w:val="00527C70"/>
    <w:rsid w:val="00530EFF"/>
    <w:rsid w:val="00531061"/>
    <w:rsid w:val="00531524"/>
    <w:rsid w:val="00532CC0"/>
    <w:rsid w:val="00533EAD"/>
    <w:rsid w:val="005341A5"/>
    <w:rsid w:val="00534350"/>
    <w:rsid w:val="0053455E"/>
    <w:rsid w:val="005355A0"/>
    <w:rsid w:val="00535988"/>
    <w:rsid w:val="00540B48"/>
    <w:rsid w:val="00542233"/>
    <w:rsid w:val="0054298A"/>
    <w:rsid w:val="00542E2F"/>
    <w:rsid w:val="0054333C"/>
    <w:rsid w:val="00543E30"/>
    <w:rsid w:val="005450E0"/>
    <w:rsid w:val="00545708"/>
    <w:rsid w:val="00546299"/>
    <w:rsid w:val="0054657C"/>
    <w:rsid w:val="0054777B"/>
    <w:rsid w:val="0055021B"/>
    <w:rsid w:val="00550724"/>
    <w:rsid w:val="00550D0E"/>
    <w:rsid w:val="005510FC"/>
    <w:rsid w:val="0055146A"/>
    <w:rsid w:val="005516A9"/>
    <w:rsid w:val="005525BB"/>
    <w:rsid w:val="005532C6"/>
    <w:rsid w:val="00554BD6"/>
    <w:rsid w:val="00555292"/>
    <w:rsid w:val="00555417"/>
    <w:rsid w:val="00555F85"/>
    <w:rsid w:val="005573F4"/>
    <w:rsid w:val="00560030"/>
    <w:rsid w:val="005606DD"/>
    <w:rsid w:val="00560935"/>
    <w:rsid w:val="00560B7C"/>
    <w:rsid w:val="00560E38"/>
    <w:rsid w:val="0056105D"/>
    <w:rsid w:val="00561D9B"/>
    <w:rsid w:val="00561FB2"/>
    <w:rsid w:val="005626B9"/>
    <w:rsid w:val="005635C0"/>
    <w:rsid w:val="00563843"/>
    <w:rsid w:val="00564962"/>
    <w:rsid w:val="005649C6"/>
    <w:rsid w:val="005653D6"/>
    <w:rsid w:val="00565498"/>
    <w:rsid w:val="00570929"/>
    <w:rsid w:val="00570D99"/>
    <w:rsid w:val="00571058"/>
    <w:rsid w:val="00571071"/>
    <w:rsid w:val="00571557"/>
    <w:rsid w:val="005716D6"/>
    <w:rsid w:val="00571D1B"/>
    <w:rsid w:val="0057211D"/>
    <w:rsid w:val="0057298C"/>
    <w:rsid w:val="00573DBE"/>
    <w:rsid w:val="00574730"/>
    <w:rsid w:val="005749E5"/>
    <w:rsid w:val="00574F07"/>
    <w:rsid w:val="00575FCC"/>
    <w:rsid w:val="005760C4"/>
    <w:rsid w:val="00576B98"/>
    <w:rsid w:val="00576F85"/>
    <w:rsid w:val="005771FA"/>
    <w:rsid w:val="005776CF"/>
    <w:rsid w:val="00577B65"/>
    <w:rsid w:val="00580186"/>
    <w:rsid w:val="00580714"/>
    <w:rsid w:val="005807D5"/>
    <w:rsid w:val="00581287"/>
    <w:rsid w:val="005821C1"/>
    <w:rsid w:val="00582FDE"/>
    <w:rsid w:val="005834B4"/>
    <w:rsid w:val="00583724"/>
    <w:rsid w:val="00585166"/>
    <w:rsid w:val="005878C6"/>
    <w:rsid w:val="005901B3"/>
    <w:rsid w:val="00590C63"/>
    <w:rsid w:val="005913A6"/>
    <w:rsid w:val="0059227E"/>
    <w:rsid w:val="00592597"/>
    <w:rsid w:val="00592DDA"/>
    <w:rsid w:val="00593793"/>
    <w:rsid w:val="005952B2"/>
    <w:rsid w:val="00595548"/>
    <w:rsid w:val="00595F1A"/>
    <w:rsid w:val="005A02B5"/>
    <w:rsid w:val="005A07C7"/>
    <w:rsid w:val="005A1766"/>
    <w:rsid w:val="005A35B6"/>
    <w:rsid w:val="005A36E3"/>
    <w:rsid w:val="005A61AA"/>
    <w:rsid w:val="005A7356"/>
    <w:rsid w:val="005A7748"/>
    <w:rsid w:val="005B13F6"/>
    <w:rsid w:val="005B1FA4"/>
    <w:rsid w:val="005B3057"/>
    <w:rsid w:val="005B50A3"/>
    <w:rsid w:val="005B69F7"/>
    <w:rsid w:val="005B7132"/>
    <w:rsid w:val="005B7365"/>
    <w:rsid w:val="005C00B8"/>
    <w:rsid w:val="005C0883"/>
    <w:rsid w:val="005C0E01"/>
    <w:rsid w:val="005C1110"/>
    <w:rsid w:val="005C14D0"/>
    <w:rsid w:val="005C1861"/>
    <w:rsid w:val="005C1FDB"/>
    <w:rsid w:val="005C26EE"/>
    <w:rsid w:val="005C392D"/>
    <w:rsid w:val="005C3AE9"/>
    <w:rsid w:val="005C542F"/>
    <w:rsid w:val="005C5E21"/>
    <w:rsid w:val="005C7499"/>
    <w:rsid w:val="005C7C2E"/>
    <w:rsid w:val="005D02E3"/>
    <w:rsid w:val="005D1A49"/>
    <w:rsid w:val="005D285D"/>
    <w:rsid w:val="005D3254"/>
    <w:rsid w:val="005D4007"/>
    <w:rsid w:val="005D5858"/>
    <w:rsid w:val="005D77D4"/>
    <w:rsid w:val="005E090B"/>
    <w:rsid w:val="005E0CEF"/>
    <w:rsid w:val="005E2CFA"/>
    <w:rsid w:val="005E3317"/>
    <w:rsid w:val="005E3BAA"/>
    <w:rsid w:val="005E3F44"/>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E63"/>
    <w:rsid w:val="0060062E"/>
    <w:rsid w:val="0060220F"/>
    <w:rsid w:val="00602A5F"/>
    <w:rsid w:val="006049ED"/>
    <w:rsid w:val="00604B57"/>
    <w:rsid w:val="00604D51"/>
    <w:rsid w:val="0060700C"/>
    <w:rsid w:val="00607316"/>
    <w:rsid w:val="006078BE"/>
    <w:rsid w:val="006103FD"/>
    <w:rsid w:val="006106DB"/>
    <w:rsid w:val="00610924"/>
    <w:rsid w:val="006112ED"/>
    <w:rsid w:val="0061273E"/>
    <w:rsid w:val="00613633"/>
    <w:rsid w:val="00614769"/>
    <w:rsid w:val="006147E9"/>
    <w:rsid w:val="00614BB8"/>
    <w:rsid w:val="00615385"/>
    <w:rsid w:val="0061543C"/>
    <w:rsid w:val="00615C4D"/>
    <w:rsid w:val="0061657F"/>
    <w:rsid w:val="006215F7"/>
    <w:rsid w:val="00621710"/>
    <w:rsid w:val="00621732"/>
    <w:rsid w:val="00621DB4"/>
    <w:rsid w:val="00622337"/>
    <w:rsid w:val="00622E61"/>
    <w:rsid w:val="006232BB"/>
    <w:rsid w:val="006235E3"/>
    <w:rsid w:val="00623A87"/>
    <w:rsid w:val="0062419F"/>
    <w:rsid w:val="00624B85"/>
    <w:rsid w:val="006257E3"/>
    <w:rsid w:val="006270AF"/>
    <w:rsid w:val="006276F5"/>
    <w:rsid w:val="0062782B"/>
    <w:rsid w:val="00627A8D"/>
    <w:rsid w:val="00631B82"/>
    <w:rsid w:val="00631D31"/>
    <w:rsid w:val="00631E61"/>
    <w:rsid w:val="00632BE7"/>
    <w:rsid w:val="0063467E"/>
    <w:rsid w:val="00637513"/>
    <w:rsid w:val="00640B72"/>
    <w:rsid w:val="00640BB2"/>
    <w:rsid w:val="006414BE"/>
    <w:rsid w:val="00641C1C"/>
    <w:rsid w:val="0064270B"/>
    <w:rsid w:val="00642EF9"/>
    <w:rsid w:val="0064319D"/>
    <w:rsid w:val="0064383B"/>
    <w:rsid w:val="00644B5F"/>
    <w:rsid w:val="0064571F"/>
    <w:rsid w:val="00645768"/>
    <w:rsid w:val="00645AA4"/>
    <w:rsid w:val="006462F3"/>
    <w:rsid w:val="00646D89"/>
    <w:rsid w:val="00646F2D"/>
    <w:rsid w:val="00646FC9"/>
    <w:rsid w:val="00647F49"/>
    <w:rsid w:val="0065066F"/>
    <w:rsid w:val="00651B44"/>
    <w:rsid w:val="00652020"/>
    <w:rsid w:val="00652914"/>
    <w:rsid w:val="006533A9"/>
    <w:rsid w:val="006536A6"/>
    <w:rsid w:val="00653F41"/>
    <w:rsid w:val="00654100"/>
    <w:rsid w:val="006542CC"/>
    <w:rsid w:val="00654636"/>
    <w:rsid w:val="00654A7D"/>
    <w:rsid w:val="006554B9"/>
    <w:rsid w:val="00655803"/>
    <w:rsid w:val="0065689A"/>
    <w:rsid w:val="0065689D"/>
    <w:rsid w:val="00657228"/>
    <w:rsid w:val="0065744C"/>
    <w:rsid w:val="00657D2E"/>
    <w:rsid w:val="006601BD"/>
    <w:rsid w:val="00660957"/>
    <w:rsid w:val="0066132C"/>
    <w:rsid w:val="00661EE9"/>
    <w:rsid w:val="00662941"/>
    <w:rsid w:val="00662BF4"/>
    <w:rsid w:val="00662CD5"/>
    <w:rsid w:val="00663000"/>
    <w:rsid w:val="006650A0"/>
    <w:rsid w:val="00665FA6"/>
    <w:rsid w:val="00672295"/>
    <w:rsid w:val="00672F0A"/>
    <w:rsid w:val="00673762"/>
    <w:rsid w:val="00673A69"/>
    <w:rsid w:val="00673D26"/>
    <w:rsid w:val="00674346"/>
    <w:rsid w:val="0067452C"/>
    <w:rsid w:val="0067511F"/>
    <w:rsid w:val="006765C8"/>
    <w:rsid w:val="0067734F"/>
    <w:rsid w:val="00677931"/>
    <w:rsid w:val="00677C8E"/>
    <w:rsid w:val="00680130"/>
    <w:rsid w:val="006803F7"/>
    <w:rsid w:val="00680FB5"/>
    <w:rsid w:val="00681484"/>
    <w:rsid w:val="00681D63"/>
    <w:rsid w:val="00682191"/>
    <w:rsid w:val="00682361"/>
    <w:rsid w:val="006825A4"/>
    <w:rsid w:val="0068315A"/>
    <w:rsid w:val="006834D3"/>
    <w:rsid w:val="00684958"/>
    <w:rsid w:val="00685101"/>
    <w:rsid w:val="00685475"/>
    <w:rsid w:val="00690845"/>
    <w:rsid w:val="006921C0"/>
    <w:rsid w:val="006937E3"/>
    <w:rsid w:val="00693BAF"/>
    <w:rsid w:val="00694D9D"/>
    <w:rsid w:val="00694EFA"/>
    <w:rsid w:val="006A10D3"/>
    <w:rsid w:val="006A17DE"/>
    <w:rsid w:val="006A2CEE"/>
    <w:rsid w:val="006A2FEC"/>
    <w:rsid w:val="006A312E"/>
    <w:rsid w:val="006A5EAE"/>
    <w:rsid w:val="006A6686"/>
    <w:rsid w:val="006A6A5D"/>
    <w:rsid w:val="006A7790"/>
    <w:rsid w:val="006A798A"/>
    <w:rsid w:val="006A7CB0"/>
    <w:rsid w:val="006B0063"/>
    <w:rsid w:val="006B0DD7"/>
    <w:rsid w:val="006B1524"/>
    <w:rsid w:val="006B2DE9"/>
    <w:rsid w:val="006B4846"/>
    <w:rsid w:val="006B4BB6"/>
    <w:rsid w:val="006B5602"/>
    <w:rsid w:val="006B5A2B"/>
    <w:rsid w:val="006B5E99"/>
    <w:rsid w:val="006B6333"/>
    <w:rsid w:val="006B6AE8"/>
    <w:rsid w:val="006B7FDF"/>
    <w:rsid w:val="006C06F9"/>
    <w:rsid w:val="006C0FB8"/>
    <w:rsid w:val="006C170D"/>
    <w:rsid w:val="006C1856"/>
    <w:rsid w:val="006C270B"/>
    <w:rsid w:val="006C38AA"/>
    <w:rsid w:val="006C41E8"/>
    <w:rsid w:val="006C49AC"/>
    <w:rsid w:val="006C6C63"/>
    <w:rsid w:val="006C7181"/>
    <w:rsid w:val="006C7566"/>
    <w:rsid w:val="006C79FD"/>
    <w:rsid w:val="006D0741"/>
    <w:rsid w:val="006D0B0C"/>
    <w:rsid w:val="006D283D"/>
    <w:rsid w:val="006D43BE"/>
    <w:rsid w:val="006D4A47"/>
    <w:rsid w:val="006D4A73"/>
    <w:rsid w:val="006D4B25"/>
    <w:rsid w:val="006D4E5F"/>
    <w:rsid w:val="006D65C1"/>
    <w:rsid w:val="006D68EB"/>
    <w:rsid w:val="006D69D0"/>
    <w:rsid w:val="006D6D17"/>
    <w:rsid w:val="006D6D3F"/>
    <w:rsid w:val="006D7714"/>
    <w:rsid w:val="006D77C6"/>
    <w:rsid w:val="006D7DEA"/>
    <w:rsid w:val="006E29EF"/>
    <w:rsid w:val="006E37A9"/>
    <w:rsid w:val="006E3884"/>
    <w:rsid w:val="006E4F13"/>
    <w:rsid w:val="006E5489"/>
    <w:rsid w:val="006E5826"/>
    <w:rsid w:val="006E5F41"/>
    <w:rsid w:val="006E6384"/>
    <w:rsid w:val="006E75C6"/>
    <w:rsid w:val="006F0355"/>
    <w:rsid w:val="006F097F"/>
    <w:rsid w:val="006F2FF2"/>
    <w:rsid w:val="006F314B"/>
    <w:rsid w:val="006F39E3"/>
    <w:rsid w:val="006F4702"/>
    <w:rsid w:val="006F4FED"/>
    <w:rsid w:val="006F59E4"/>
    <w:rsid w:val="006F639B"/>
    <w:rsid w:val="006F68B0"/>
    <w:rsid w:val="006F7FEE"/>
    <w:rsid w:val="007009AB"/>
    <w:rsid w:val="00701617"/>
    <w:rsid w:val="00702CFB"/>
    <w:rsid w:val="00703C1A"/>
    <w:rsid w:val="00704500"/>
    <w:rsid w:val="007049B4"/>
    <w:rsid w:val="00704EFD"/>
    <w:rsid w:val="00705635"/>
    <w:rsid w:val="00707E8C"/>
    <w:rsid w:val="0071106A"/>
    <w:rsid w:val="00711454"/>
    <w:rsid w:val="00711595"/>
    <w:rsid w:val="00713AAB"/>
    <w:rsid w:val="00714A4E"/>
    <w:rsid w:val="00714BCA"/>
    <w:rsid w:val="00715797"/>
    <w:rsid w:val="007164B4"/>
    <w:rsid w:val="007165A5"/>
    <w:rsid w:val="00716896"/>
    <w:rsid w:val="00716EA9"/>
    <w:rsid w:val="00717073"/>
    <w:rsid w:val="00720779"/>
    <w:rsid w:val="00720D36"/>
    <w:rsid w:val="00721A27"/>
    <w:rsid w:val="00722241"/>
    <w:rsid w:val="00722ACF"/>
    <w:rsid w:val="007232ED"/>
    <w:rsid w:val="00723505"/>
    <w:rsid w:val="007245A7"/>
    <w:rsid w:val="00726032"/>
    <w:rsid w:val="00726D79"/>
    <w:rsid w:val="007271B1"/>
    <w:rsid w:val="007271E1"/>
    <w:rsid w:val="00730431"/>
    <w:rsid w:val="007305A1"/>
    <w:rsid w:val="007306F6"/>
    <w:rsid w:val="00730AD1"/>
    <w:rsid w:val="00730D6C"/>
    <w:rsid w:val="00730E93"/>
    <w:rsid w:val="007324AF"/>
    <w:rsid w:val="007329C4"/>
    <w:rsid w:val="00732BDD"/>
    <w:rsid w:val="0073379F"/>
    <w:rsid w:val="007338F1"/>
    <w:rsid w:val="00733D34"/>
    <w:rsid w:val="0073410C"/>
    <w:rsid w:val="0073602F"/>
    <w:rsid w:val="0073640D"/>
    <w:rsid w:val="0073729F"/>
    <w:rsid w:val="007405BF"/>
    <w:rsid w:val="00740942"/>
    <w:rsid w:val="00740EE9"/>
    <w:rsid w:val="0074108B"/>
    <w:rsid w:val="00741482"/>
    <w:rsid w:val="007419C2"/>
    <w:rsid w:val="00741A2F"/>
    <w:rsid w:val="00741AB5"/>
    <w:rsid w:val="00741FDF"/>
    <w:rsid w:val="007439A8"/>
    <w:rsid w:val="007446F4"/>
    <w:rsid w:val="007458FD"/>
    <w:rsid w:val="00745FD2"/>
    <w:rsid w:val="00746AF5"/>
    <w:rsid w:val="007479CC"/>
    <w:rsid w:val="00747E1B"/>
    <w:rsid w:val="00750DE9"/>
    <w:rsid w:val="0075100A"/>
    <w:rsid w:val="00751648"/>
    <w:rsid w:val="00751D71"/>
    <w:rsid w:val="007522A9"/>
    <w:rsid w:val="00752CA9"/>
    <w:rsid w:val="00752E40"/>
    <w:rsid w:val="00755116"/>
    <w:rsid w:val="0075678D"/>
    <w:rsid w:val="00756CE0"/>
    <w:rsid w:val="00756FD4"/>
    <w:rsid w:val="00757736"/>
    <w:rsid w:val="00757E86"/>
    <w:rsid w:val="007611A3"/>
    <w:rsid w:val="00762D94"/>
    <w:rsid w:val="00763A42"/>
    <w:rsid w:val="00763C8D"/>
    <w:rsid w:val="007647D9"/>
    <w:rsid w:val="00764ACF"/>
    <w:rsid w:val="00764ECC"/>
    <w:rsid w:val="007668FC"/>
    <w:rsid w:val="00767630"/>
    <w:rsid w:val="007704C6"/>
    <w:rsid w:val="0077080A"/>
    <w:rsid w:val="00770B54"/>
    <w:rsid w:val="00771179"/>
    <w:rsid w:val="00771990"/>
    <w:rsid w:val="0077253E"/>
    <w:rsid w:val="0077306C"/>
    <w:rsid w:val="00774531"/>
    <w:rsid w:val="00774CA4"/>
    <w:rsid w:val="00775AA8"/>
    <w:rsid w:val="00775BFB"/>
    <w:rsid w:val="00776AA3"/>
    <w:rsid w:val="00776C33"/>
    <w:rsid w:val="007770BC"/>
    <w:rsid w:val="00780EC0"/>
    <w:rsid w:val="00781354"/>
    <w:rsid w:val="00781ACA"/>
    <w:rsid w:val="007821E5"/>
    <w:rsid w:val="007822B6"/>
    <w:rsid w:val="00782506"/>
    <w:rsid w:val="007830F7"/>
    <w:rsid w:val="00783147"/>
    <w:rsid w:val="007833DC"/>
    <w:rsid w:val="00783ACA"/>
    <w:rsid w:val="00784096"/>
    <w:rsid w:val="00785455"/>
    <w:rsid w:val="0078656A"/>
    <w:rsid w:val="00786844"/>
    <w:rsid w:val="0078733D"/>
    <w:rsid w:val="00787460"/>
    <w:rsid w:val="00787E3F"/>
    <w:rsid w:val="00790460"/>
    <w:rsid w:val="00793658"/>
    <w:rsid w:val="007937E8"/>
    <w:rsid w:val="00793CBB"/>
    <w:rsid w:val="007950C7"/>
    <w:rsid w:val="007955D8"/>
    <w:rsid w:val="00795873"/>
    <w:rsid w:val="0079704C"/>
    <w:rsid w:val="00797335"/>
    <w:rsid w:val="0079751B"/>
    <w:rsid w:val="0079773E"/>
    <w:rsid w:val="007A05B8"/>
    <w:rsid w:val="007A09A4"/>
    <w:rsid w:val="007A0F69"/>
    <w:rsid w:val="007A29AE"/>
    <w:rsid w:val="007A57CC"/>
    <w:rsid w:val="007A57ED"/>
    <w:rsid w:val="007A6A18"/>
    <w:rsid w:val="007A744C"/>
    <w:rsid w:val="007B0093"/>
    <w:rsid w:val="007B04D3"/>
    <w:rsid w:val="007B0895"/>
    <w:rsid w:val="007B199D"/>
    <w:rsid w:val="007B24BD"/>
    <w:rsid w:val="007B3D8E"/>
    <w:rsid w:val="007B444D"/>
    <w:rsid w:val="007B46BC"/>
    <w:rsid w:val="007B7225"/>
    <w:rsid w:val="007B77F1"/>
    <w:rsid w:val="007B7A2A"/>
    <w:rsid w:val="007C0034"/>
    <w:rsid w:val="007C0895"/>
    <w:rsid w:val="007C3306"/>
    <w:rsid w:val="007C3559"/>
    <w:rsid w:val="007C43D7"/>
    <w:rsid w:val="007C4AC0"/>
    <w:rsid w:val="007C6077"/>
    <w:rsid w:val="007C6829"/>
    <w:rsid w:val="007C6900"/>
    <w:rsid w:val="007C7982"/>
    <w:rsid w:val="007C79E2"/>
    <w:rsid w:val="007D03F5"/>
    <w:rsid w:val="007D0B82"/>
    <w:rsid w:val="007D1B24"/>
    <w:rsid w:val="007D28E5"/>
    <w:rsid w:val="007D2E9C"/>
    <w:rsid w:val="007D370A"/>
    <w:rsid w:val="007D3941"/>
    <w:rsid w:val="007D3A17"/>
    <w:rsid w:val="007D3BA8"/>
    <w:rsid w:val="007D3DCA"/>
    <w:rsid w:val="007D4DF9"/>
    <w:rsid w:val="007D5B2D"/>
    <w:rsid w:val="007D6248"/>
    <w:rsid w:val="007D654C"/>
    <w:rsid w:val="007D6F08"/>
    <w:rsid w:val="007D7401"/>
    <w:rsid w:val="007D7402"/>
    <w:rsid w:val="007E05E7"/>
    <w:rsid w:val="007E09C2"/>
    <w:rsid w:val="007E1052"/>
    <w:rsid w:val="007E284B"/>
    <w:rsid w:val="007E4DA3"/>
    <w:rsid w:val="007E6BD4"/>
    <w:rsid w:val="007E6EA2"/>
    <w:rsid w:val="007E7F32"/>
    <w:rsid w:val="007F035A"/>
    <w:rsid w:val="007F159D"/>
    <w:rsid w:val="007F212E"/>
    <w:rsid w:val="007F29C8"/>
    <w:rsid w:val="007F2FC1"/>
    <w:rsid w:val="007F391F"/>
    <w:rsid w:val="007F3A66"/>
    <w:rsid w:val="007F45D2"/>
    <w:rsid w:val="007F61D2"/>
    <w:rsid w:val="007F6AB8"/>
    <w:rsid w:val="007F6B81"/>
    <w:rsid w:val="007F7C95"/>
    <w:rsid w:val="007F7D66"/>
    <w:rsid w:val="008020E6"/>
    <w:rsid w:val="0080579E"/>
    <w:rsid w:val="008058FB"/>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5639"/>
    <w:rsid w:val="00816B2E"/>
    <w:rsid w:val="00817BAB"/>
    <w:rsid w:val="0082087B"/>
    <w:rsid w:val="0082199E"/>
    <w:rsid w:val="00822127"/>
    <w:rsid w:val="00822189"/>
    <w:rsid w:val="0082304F"/>
    <w:rsid w:val="008235B2"/>
    <w:rsid w:val="00824008"/>
    <w:rsid w:val="00824946"/>
    <w:rsid w:val="008250F7"/>
    <w:rsid w:val="00825E6A"/>
    <w:rsid w:val="00830792"/>
    <w:rsid w:val="00830A31"/>
    <w:rsid w:val="00831604"/>
    <w:rsid w:val="0083186A"/>
    <w:rsid w:val="008318D2"/>
    <w:rsid w:val="0083244E"/>
    <w:rsid w:val="008324A7"/>
    <w:rsid w:val="00832AFD"/>
    <w:rsid w:val="008339B7"/>
    <w:rsid w:val="00834115"/>
    <w:rsid w:val="00834C39"/>
    <w:rsid w:val="0083507C"/>
    <w:rsid w:val="0083534E"/>
    <w:rsid w:val="008357DB"/>
    <w:rsid w:val="00835917"/>
    <w:rsid w:val="00835B29"/>
    <w:rsid w:val="0083661C"/>
    <w:rsid w:val="00836E1D"/>
    <w:rsid w:val="00837EA0"/>
    <w:rsid w:val="008401BB"/>
    <w:rsid w:val="00840202"/>
    <w:rsid w:val="0084120D"/>
    <w:rsid w:val="008420A4"/>
    <w:rsid w:val="00843B2E"/>
    <w:rsid w:val="00843C38"/>
    <w:rsid w:val="0084436E"/>
    <w:rsid w:val="008445E3"/>
    <w:rsid w:val="00844BD4"/>
    <w:rsid w:val="008451D2"/>
    <w:rsid w:val="00845B10"/>
    <w:rsid w:val="0084613E"/>
    <w:rsid w:val="008470E8"/>
    <w:rsid w:val="00847B4D"/>
    <w:rsid w:val="00850FC4"/>
    <w:rsid w:val="00851937"/>
    <w:rsid w:val="00852921"/>
    <w:rsid w:val="008535BC"/>
    <w:rsid w:val="008555BA"/>
    <w:rsid w:val="00857111"/>
    <w:rsid w:val="0085747B"/>
    <w:rsid w:val="008579C9"/>
    <w:rsid w:val="008607BB"/>
    <w:rsid w:val="00861B1D"/>
    <w:rsid w:val="008641E2"/>
    <w:rsid w:val="00864C6B"/>
    <w:rsid w:val="00865017"/>
    <w:rsid w:val="008653B4"/>
    <w:rsid w:val="00866E6E"/>
    <w:rsid w:val="00867138"/>
    <w:rsid w:val="00870673"/>
    <w:rsid w:val="0087083D"/>
    <w:rsid w:val="00871659"/>
    <w:rsid w:val="008717D1"/>
    <w:rsid w:val="00872C76"/>
    <w:rsid w:val="008739EB"/>
    <w:rsid w:val="00873F26"/>
    <w:rsid w:val="00874394"/>
    <w:rsid w:val="00874B54"/>
    <w:rsid w:val="00874D07"/>
    <w:rsid w:val="00875600"/>
    <w:rsid w:val="0087567F"/>
    <w:rsid w:val="0087657E"/>
    <w:rsid w:val="008769E3"/>
    <w:rsid w:val="00876AD8"/>
    <w:rsid w:val="0087757F"/>
    <w:rsid w:val="0087797E"/>
    <w:rsid w:val="0088047E"/>
    <w:rsid w:val="00880B50"/>
    <w:rsid w:val="00881076"/>
    <w:rsid w:val="00881594"/>
    <w:rsid w:val="00882191"/>
    <w:rsid w:val="00882F29"/>
    <w:rsid w:val="0088392A"/>
    <w:rsid w:val="00883AC3"/>
    <w:rsid w:val="008841A1"/>
    <w:rsid w:val="008851FB"/>
    <w:rsid w:val="008853EB"/>
    <w:rsid w:val="008856FB"/>
    <w:rsid w:val="008876F8"/>
    <w:rsid w:val="00887732"/>
    <w:rsid w:val="008878AD"/>
    <w:rsid w:val="00887DEA"/>
    <w:rsid w:val="00890D5E"/>
    <w:rsid w:val="00890FA8"/>
    <w:rsid w:val="0089257A"/>
    <w:rsid w:val="00892738"/>
    <w:rsid w:val="00893B1A"/>
    <w:rsid w:val="00894043"/>
    <w:rsid w:val="00894965"/>
    <w:rsid w:val="00894D75"/>
    <w:rsid w:val="008965D3"/>
    <w:rsid w:val="00896FBF"/>
    <w:rsid w:val="008978AB"/>
    <w:rsid w:val="0089795C"/>
    <w:rsid w:val="008A063E"/>
    <w:rsid w:val="008A0772"/>
    <w:rsid w:val="008A179C"/>
    <w:rsid w:val="008A1AC7"/>
    <w:rsid w:val="008A2312"/>
    <w:rsid w:val="008A4DE4"/>
    <w:rsid w:val="008A4F4D"/>
    <w:rsid w:val="008A5938"/>
    <w:rsid w:val="008A5E7A"/>
    <w:rsid w:val="008A62BB"/>
    <w:rsid w:val="008A6BA1"/>
    <w:rsid w:val="008A79AE"/>
    <w:rsid w:val="008B06A6"/>
    <w:rsid w:val="008B0BCB"/>
    <w:rsid w:val="008B2153"/>
    <w:rsid w:val="008B2608"/>
    <w:rsid w:val="008B2ED7"/>
    <w:rsid w:val="008B3245"/>
    <w:rsid w:val="008B38E0"/>
    <w:rsid w:val="008B3DC5"/>
    <w:rsid w:val="008B569A"/>
    <w:rsid w:val="008B7F3C"/>
    <w:rsid w:val="008C06F3"/>
    <w:rsid w:val="008C0F79"/>
    <w:rsid w:val="008C3834"/>
    <w:rsid w:val="008C3BF1"/>
    <w:rsid w:val="008C5453"/>
    <w:rsid w:val="008C55E3"/>
    <w:rsid w:val="008C72D2"/>
    <w:rsid w:val="008D000D"/>
    <w:rsid w:val="008D053C"/>
    <w:rsid w:val="008D1BB6"/>
    <w:rsid w:val="008D30B9"/>
    <w:rsid w:val="008D3A1D"/>
    <w:rsid w:val="008D4713"/>
    <w:rsid w:val="008D486C"/>
    <w:rsid w:val="008D572B"/>
    <w:rsid w:val="008D57B4"/>
    <w:rsid w:val="008D6FD4"/>
    <w:rsid w:val="008D7005"/>
    <w:rsid w:val="008D75CD"/>
    <w:rsid w:val="008D7836"/>
    <w:rsid w:val="008D7D0A"/>
    <w:rsid w:val="008E0704"/>
    <w:rsid w:val="008E0D72"/>
    <w:rsid w:val="008E0D7D"/>
    <w:rsid w:val="008E216A"/>
    <w:rsid w:val="008E360D"/>
    <w:rsid w:val="008E403D"/>
    <w:rsid w:val="008E4C18"/>
    <w:rsid w:val="008E5112"/>
    <w:rsid w:val="008E64B1"/>
    <w:rsid w:val="008E77A7"/>
    <w:rsid w:val="008E78BA"/>
    <w:rsid w:val="008F1613"/>
    <w:rsid w:val="008F256B"/>
    <w:rsid w:val="008F273E"/>
    <w:rsid w:val="008F3894"/>
    <w:rsid w:val="008F48D9"/>
    <w:rsid w:val="008F57EE"/>
    <w:rsid w:val="008F600E"/>
    <w:rsid w:val="008F6241"/>
    <w:rsid w:val="008F6443"/>
    <w:rsid w:val="008F67BA"/>
    <w:rsid w:val="008F762F"/>
    <w:rsid w:val="008F7C25"/>
    <w:rsid w:val="00900B16"/>
    <w:rsid w:val="0090182E"/>
    <w:rsid w:val="009018DE"/>
    <w:rsid w:val="00901DBA"/>
    <w:rsid w:val="0090229B"/>
    <w:rsid w:val="0090267C"/>
    <w:rsid w:val="00902FDF"/>
    <w:rsid w:val="00903261"/>
    <w:rsid w:val="0090347F"/>
    <w:rsid w:val="00904C9C"/>
    <w:rsid w:val="00905369"/>
    <w:rsid w:val="009068EB"/>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F9D"/>
    <w:rsid w:val="009144E9"/>
    <w:rsid w:val="00915B95"/>
    <w:rsid w:val="00915FB5"/>
    <w:rsid w:val="0091739E"/>
    <w:rsid w:val="009173F8"/>
    <w:rsid w:val="00917461"/>
    <w:rsid w:val="00917649"/>
    <w:rsid w:val="009201E9"/>
    <w:rsid w:val="009209B7"/>
    <w:rsid w:val="00920E45"/>
    <w:rsid w:val="009212DC"/>
    <w:rsid w:val="0092160F"/>
    <w:rsid w:val="00922184"/>
    <w:rsid w:val="00922B3B"/>
    <w:rsid w:val="00923293"/>
    <w:rsid w:val="009233A8"/>
    <w:rsid w:val="00923B4E"/>
    <w:rsid w:val="00923E05"/>
    <w:rsid w:val="00924028"/>
    <w:rsid w:val="009242C5"/>
    <w:rsid w:val="00924566"/>
    <w:rsid w:val="00924D18"/>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8B5"/>
    <w:rsid w:val="00932A57"/>
    <w:rsid w:val="00933791"/>
    <w:rsid w:val="0093441B"/>
    <w:rsid w:val="00934691"/>
    <w:rsid w:val="00936002"/>
    <w:rsid w:val="00936124"/>
    <w:rsid w:val="009365AC"/>
    <w:rsid w:val="00937ACD"/>
    <w:rsid w:val="00940663"/>
    <w:rsid w:val="00941805"/>
    <w:rsid w:val="00941E56"/>
    <w:rsid w:val="00941E68"/>
    <w:rsid w:val="00942F18"/>
    <w:rsid w:val="009439A1"/>
    <w:rsid w:val="009442F2"/>
    <w:rsid w:val="00944D13"/>
    <w:rsid w:val="00944FBA"/>
    <w:rsid w:val="0094522A"/>
    <w:rsid w:val="0094542B"/>
    <w:rsid w:val="00945667"/>
    <w:rsid w:val="009458F0"/>
    <w:rsid w:val="009473E6"/>
    <w:rsid w:val="00950079"/>
    <w:rsid w:val="009513DC"/>
    <w:rsid w:val="00952344"/>
    <w:rsid w:val="00952FA6"/>
    <w:rsid w:val="0095368E"/>
    <w:rsid w:val="00954128"/>
    <w:rsid w:val="00954611"/>
    <w:rsid w:val="00954C30"/>
    <w:rsid w:val="009550AB"/>
    <w:rsid w:val="00956203"/>
    <w:rsid w:val="00956809"/>
    <w:rsid w:val="00956AB4"/>
    <w:rsid w:val="00957471"/>
    <w:rsid w:val="009575F0"/>
    <w:rsid w:val="00957EE4"/>
    <w:rsid w:val="00957F1F"/>
    <w:rsid w:val="00960816"/>
    <w:rsid w:val="0096111C"/>
    <w:rsid w:val="00961B11"/>
    <w:rsid w:val="00963D6B"/>
    <w:rsid w:val="00964A2D"/>
    <w:rsid w:val="00964B50"/>
    <w:rsid w:val="00965095"/>
    <w:rsid w:val="0096669E"/>
    <w:rsid w:val="0096685A"/>
    <w:rsid w:val="00967F09"/>
    <w:rsid w:val="009700E5"/>
    <w:rsid w:val="0097043F"/>
    <w:rsid w:val="00970995"/>
    <w:rsid w:val="00971BD9"/>
    <w:rsid w:val="00972145"/>
    <w:rsid w:val="00972CA4"/>
    <w:rsid w:val="00972E9C"/>
    <w:rsid w:val="009732FF"/>
    <w:rsid w:val="009741A2"/>
    <w:rsid w:val="0097481E"/>
    <w:rsid w:val="00974A31"/>
    <w:rsid w:val="00974DAA"/>
    <w:rsid w:val="00975C99"/>
    <w:rsid w:val="00975DBA"/>
    <w:rsid w:val="00976D8B"/>
    <w:rsid w:val="00976FC9"/>
    <w:rsid w:val="0097736A"/>
    <w:rsid w:val="00981D2A"/>
    <w:rsid w:val="009830E7"/>
    <w:rsid w:val="009843CF"/>
    <w:rsid w:val="00984D47"/>
    <w:rsid w:val="00984E98"/>
    <w:rsid w:val="00986316"/>
    <w:rsid w:val="00986905"/>
    <w:rsid w:val="009875C7"/>
    <w:rsid w:val="009900D6"/>
    <w:rsid w:val="009908E2"/>
    <w:rsid w:val="00990F56"/>
    <w:rsid w:val="00992A4F"/>
    <w:rsid w:val="00992EEE"/>
    <w:rsid w:val="009934BB"/>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5494"/>
    <w:rsid w:val="009A6071"/>
    <w:rsid w:val="009A6302"/>
    <w:rsid w:val="009A734C"/>
    <w:rsid w:val="009B027A"/>
    <w:rsid w:val="009B1019"/>
    <w:rsid w:val="009B186C"/>
    <w:rsid w:val="009B1C48"/>
    <w:rsid w:val="009B2081"/>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1AB2"/>
    <w:rsid w:val="009C25E1"/>
    <w:rsid w:val="009C366A"/>
    <w:rsid w:val="009C4EAB"/>
    <w:rsid w:val="009C526F"/>
    <w:rsid w:val="009C5EA2"/>
    <w:rsid w:val="009C634A"/>
    <w:rsid w:val="009C66F4"/>
    <w:rsid w:val="009C7059"/>
    <w:rsid w:val="009C7629"/>
    <w:rsid w:val="009D169F"/>
    <w:rsid w:val="009D19F0"/>
    <w:rsid w:val="009D1D2E"/>
    <w:rsid w:val="009D280A"/>
    <w:rsid w:val="009D41C8"/>
    <w:rsid w:val="009D5844"/>
    <w:rsid w:val="009D5E53"/>
    <w:rsid w:val="009D6AEE"/>
    <w:rsid w:val="009D6B3E"/>
    <w:rsid w:val="009D6F0A"/>
    <w:rsid w:val="009D7096"/>
    <w:rsid w:val="009E0068"/>
    <w:rsid w:val="009E0D73"/>
    <w:rsid w:val="009E1D43"/>
    <w:rsid w:val="009E2207"/>
    <w:rsid w:val="009E261A"/>
    <w:rsid w:val="009E35C4"/>
    <w:rsid w:val="009E3F52"/>
    <w:rsid w:val="009E4C29"/>
    <w:rsid w:val="009E4D85"/>
    <w:rsid w:val="009E4DD1"/>
    <w:rsid w:val="009E631B"/>
    <w:rsid w:val="009E7EA1"/>
    <w:rsid w:val="009F3FD5"/>
    <w:rsid w:val="009F4787"/>
    <w:rsid w:val="009F47A5"/>
    <w:rsid w:val="009F4D90"/>
    <w:rsid w:val="009F4EA3"/>
    <w:rsid w:val="009F53A6"/>
    <w:rsid w:val="009F66E4"/>
    <w:rsid w:val="009F6B92"/>
    <w:rsid w:val="009F736F"/>
    <w:rsid w:val="00A0083D"/>
    <w:rsid w:val="00A01EFD"/>
    <w:rsid w:val="00A02010"/>
    <w:rsid w:val="00A0221F"/>
    <w:rsid w:val="00A0237B"/>
    <w:rsid w:val="00A04FC4"/>
    <w:rsid w:val="00A053EC"/>
    <w:rsid w:val="00A05B27"/>
    <w:rsid w:val="00A05BB4"/>
    <w:rsid w:val="00A05F7F"/>
    <w:rsid w:val="00A0618F"/>
    <w:rsid w:val="00A065BA"/>
    <w:rsid w:val="00A06767"/>
    <w:rsid w:val="00A0799D"/>
    <w:rsid w:val="00A07EC9"/>
    <w:rsid w:val="00A1135C"/>
    <w:rsid w:val="00A11EE7"/>
    <w:rsid w:val="00A126E5"/>
    <w:rsid w:val="00A1383A"/>
    <w:rsid w:val="00A140A9"/>
    <w:rsid w:val="00A155E2"/>
    <w:rsid w:val="00A15769"/>
    <w:rsid w:val="00A15D86"/>
    <w:rsid w:val="00A15F36"/>
    <w:rsid w:val="00A16F31"/>
    <w:rsid w:val="00A20189"/>
    <w:rsid w:val="00A20252"/>
    <w:rsid w:val="00A20A56"/>
    <w:rsid w:val="00A21B6D"/>
    <w:rsid w:val="00A228F7"/>
    <w:rsid w:val="00A24122"/>
    <w:rsid w:val="00A245FA"/>
    <w:rsid w:val="00A25BC3"/>
    <w:rsid w:val="00A262AC"/>
    <w:rsid w:val="00A278AA"/>
    <w:rsid w:val="00A30A84"/>
    <w:rsid w:val="00A33B0A"/>
    <w:rsid w:val="00A34F13"/>
    <w:rsid w:val="00A352EA"/>
    <w:rsid w:val="00A361DB"/>
    <w:rsid w:val="00A37472"/>
    <w:rsid w:val="00A37982"/>
    <w:rsid w:val="00A400AD"/>
    <w:rsid w:val="00A4057C"/>
    <w:rsid w:val="00A40C72"/>
    <w:rsid w:val="00A40D0F"/>
    <w:rsid w:val="00A42233"/>
    <w:rsid w:val="00A42591"/>
    <w:rsid w:val="00A42605"/>
    <w:rsid w:val="00A4289C"/>
    <w:rsid w:val="00A429D5"/>
    <w:rsid w:val="00A42E3A"/>
    <w:rsid w:val="00A42F1A"/>
    <w:rsid w:val="00A43AF9"/>
    <w:rsid w:val="00A45CED"/>
    <w:rsid w:val="00A50037"/>
    <w:rsid w:val="00A50377"/>
    <w:rsid w:val="00A50FD9"/>
    <w:rsid w:val="00A516BD"/>
    <w:rsid w:val="00A528D2"/>
    <w:rsid w:val="00A5376C"/>
    <w:rsid w:val="00A53937"/>
    <w:rsid w:val="00A53D50"/>
    <w:rsid w:val="00A54186"/>
    <w:rsid w:val="00A54F3F"/>
    <w:rsid w:val="00A55818"/>
    <w:rsid w:val="00A55BC6"/>
    <w:rsid w:val="00A56A78"/>
    <w:rsid w:val="00A57AED"/>
    <w:rsid w:val="00A624FE"/>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A9C"/>
    <w:rsid w:val="00A800CF"/>
    <w:rsid w:val="00A8037E"/>
    <w:rsid w:val="00A80E95"/>
    <w:rsid w:val="00A8136F"/>
    <w:rsid w:val="00A82596"/>
    <w:rsid w:val="00A82A90"/>
    <w:rsid w:val="00A83B2E"/>
    <w:rsid w:val="00A84A99"/>
    <w:rsid w:val="00A84B35"/>
    <w:rsid w:val="00A851F4"/>
    <w:rsid w:val="00A8520D"/>
    <w:rsid w:val="00A85C7B"/>
    <w:rsid w:val="00A86500"/>
    <w:rsid w:val="00A86ABB"/>
    <w:rsid w:val="00A90388"/>
    <w:rsid w:val="00A91BC5"/>
    <w:rsid w:val="00A920AE"/>
    <w:rsid w:val="00A926C7"/>
    <w:rsid w:val="00A927D8"/>
    <w:rsid w:val="00A94AF7"/>
    <w:rsid w:val="00A95AA5"/>
    <w:rsid w:val="00A95F72"/>
    <w:rsid w:val="00A96350"/>
    <w:rsid w:val="00A969DB"/>
    <w:rsid w:val="00A96D69"/>
    <w:rsid w:val="00A97911"/>
    <w:rsid w:val="00A97CEA"/>
    <w:rsid w:val="00AA08F3"/>
    <w:rsid w:val="00AA0FD2"/>
    <w:rsid w:val="00AA1176"/>
    <w:rsid w:val="00AA1586"/>
    <w:rsid w:val="00AA1ADE"/>
    <w:rsid w:val="00AA2A99"/>
    <w:rsid w:val="00AA30AC"/>
    <w:rsid w:val="00AA4E03"/>
    <w:rsid w:val="00AA4FC1"/>
    <w:rsid w:val="00AA5908"/>
    <w:rsid w:val="00AA62B1"/>
    <w:rsid w:val="00AA7668"/>
    <w:rsid w:val="00AB02F0"/>
    <w:rsid w:val="00AB0BAD"/>
    <w:rsid w:val="00AB180D"/>
    <w:rsid w:val="00AB1E73"/>
    <w:rsid w:val="00AB3382"/>
    <w:rsid w:val="00AB3B51"/>
    <w:rsid w:val="00AB3EB9"/>
    <w:rsid w:val="00AB50E2"/>
    <w:rsid w:val="00AB5589"/>
    <w:rsid w:val="00AB6309"/>
    <w:rsid w:val="00AC137D"/>
    <w:rsid w:val="00AC3212"/>
    <w:rsid w:val="00AC335B"/>
    <w:rsid w:val="00AC375B"/>
    <w:rsid w:val="00AC3C96"/>
    <w:rsid w:val="00AC40CD"/>
    <w:rsid w:val="00AC44FD"/>
    <w:rsid w:val="00AC60BF"/>
    <w:rsid w:val="00AC7FCC"/>
    <w:rsid w:val="00AD0D32"/>
    <w:rsid w:val="00AD196A"/>
    <w:rsid w:val="00AD20CD"/>
    <w:rsid w:val="00AD24B5"/>
    <w:rsid w:val="00AD2792"/>
    <w:rsid w:val="00AD305F"/>
    <w:rsid w:val="00AD3380"/>
    <w:rsid w:val="00AD3FB0"/>
    <w:rsid w:val="00AD4F07"/>
    <w:rsid w:val="00AD5050"/>
    <w:rsid w:val="00AD5B14"/>
    <w:rsid w:val="00AD608E"/>
    <w:rsid w:val="00AD68A7"/>
    <w:rsid w:val="00AD75A7"/>
    <w:rsid w:val="00AD7FE0"/>
    <w:rsid w:val="00AE4221"/>
    <w:rsid w:val="00AE5F3B"/>
    <w:rsid w:val="00AE67B2"/>
    <w:rsid w:val="00AE6E4F"/>
    <w:rsid w:val="00AE6EC0"/>
    <w:rsid w:val="00AE78DC"/>
    <w:rsid w:val="00AE7ABA"/>
    <w:rsid w:val="00AF01B6"/>
    <w:rsid w:val="00AF0F99"/>
    <w:rsid w:val="00AF31DC"/>
    <w:rsid w:val="00AF4B0A"/>
    <w:rsid w:val="00AF4C4C"/>
    <w:rsid w:val="00AF5665"/>
    <w:rsid w:val="00AF59DE"/>
    <w:rsid w:val="00AF65DE"/>
    <w:rsid w:val="00B00779"/>
    <w:rsid w:val="00B007A5"/>
    <w:rsid w:val="00B017AB"/>
    <w:rsid w:val="00B01ECA"/>
    <w:rsid w:val="00B02E53"/>
    <w:rsid w:val="00B03969"/>
    <w:rsid w:val="00B040A5"/>
    <w:rsid w:val="00B056B9"/>
    <w:rsid w:val="00B05D67"/>
    <w:rsid w:val="00B06275"/>
    <w:rsid w:val="00B06380"/>
    <w:rsid w:val="00B0649F"/>
    <w:rsid w:val="00B06625"/>
    <w:rsid w:val="00B0670C"/>
    <w:rsid w:val="00B07614"/>
    <w:rsid w:val="00B07933"/>
    <w:rsid w:val="00B0795D"/>
    <w:rsid w:val="00B079EB"/>
    <w:rsid w:val="00B101E0"/>
    <w:rsid w:val="00B10CF4"/>
    <w:rsid w:val="00B10D68"/>
    <w:rsid w:val="00B11514"/>
    <w:rsid w:val="00B11A7A"/>
    <w:rsid w:val="00B11A89"/>
    <w:rsid w:val="00B1245F"/>
    <w:rsid w:val="00B14009"/>
    <w:rsid w:val="00B14689"/>
    <w:rsid w:val="00B14CE4"/>
    <w:rsid w:val="00B14EBC"/>
    <w:rsid w:val="00B1587C"/>
    <w:rsid w:val="00B15930"/>
    <w:rsid w:val="00B15BAF"/>
    <w:rsid w:val="00B15EE0"/>
    <w:rsid w:val="00B16D69"/>
    <w:rsid w:val="00B16EA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3555"/>
    <w:rsid w:val="00B35F0C"/>
    <w:rsid w:val="00B369FD"/>
    <w:rsid w:val="00B40F2C"/>
    <w:rsid w:val="00B428F2"/>
    <w:rsid w:val="00B44413"/>
    <w:rsid w:val="00B445BD"/>
    <w:rsid w:val="00B44AAC"/>
    <w:rsid w:val="00B44D3B"/>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54B0"/>
    <w:rsid w:val="00B57C57"/>
    <w:rsid w:val="00B60AEC"/>
    <w:rsid w:val="00B60BD9"/>
    <w:rsid w:val="00B61A5C"/>
    <w:rsid w:val="00B62421"/>
    <w:rsid w:val="00B64BCB"/>
    <w:rsid w:val="00B64D13"/>
    <w:rsid w:val="00B65246"/>
    <w:rsid w:val="00B668C1"/>
    <w:rsid w:val="00B66B87"/>
    <w:rsid w:val="00B66E0E"/>
    <w:rsid w:val="00B67A88"/>
    <w:rsid w:val="00B70217"/>
    <w:rsid w:val="00B70F65"/>
    <w:rsid w:val="00B720D8"/>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2B45"/>
    <w:rsid w:val="00B84128"/>
    <w:rsid w:val="00B85510"/>
    <w:rsid w:val="00B85FD8"/>
    <w:rsid w:val="00B86217"/>
    <w:rsid w:val="00B87221"/>
    <w:rsid w:val="00B878AE"/>
    <w:rsid w:val="00B902D9"/>
    <w:rsid w:val="00B903AC"/>
    <w:rsid w:val="00B90574"/>
    <w:rsid w:val="00B9108F"/>
    <w:rsid w:val="00B915C8"/>
    <w:rsid w:val="00B9196C"/>
    <w:rsid w:val="00B92114"/>
    <w:rsid w:val="00B92984"/>
    <w:rsid w:val="00B9465F"/>
    <w:rsid w:val="00B95AB6"/>
    <w:rsid w:val="00B9643B"/>
    <w:rsid w:val="00B964D1"/>
    <w:rsid w:val="00B96E6A"/>
    <w:rsid w:val="00B97121"/>
    <w:rsid w:val="00B97BB9"/>
    <w:rsid w:val="00BA12C9"/>
    <w:rsid w:val="00BA1E62"/>
    <w:rsid w:val="00BA1FBE"/>
    <w:rsid w:val="00BA33BA"/>
    <w:rsid w:val="00BA3468"/>
    <w:rsid w:val="00BA3612"/>
    <w:rsid w:val="00BA53EB"/>
    <w:rsid w:val="00BA5E6E"/>
    <w:rsid w:val="00BA6B19"/>
    <w:rsid w:val="00BA74E8"/>
    <w:rsid w:val="00BA7A92"/>
    <w:rsid w:val="00BB041C"/>
    <w:rsid w:val="00BB189E"/>
    <w:rsid w:val="00BB1A6C"/>
    <w:rsid w:val="00BB2602"/>
    <w:rsid w:val="00BB36F6"/>
    <w:rsid w:val="00BB399F"/>
    <w:rsid w:val="00BB3E78"/>
    <w:rsid w:val="00BB408F"/>
    <w:rsid w:val="00BB41EA"/>
    <w:rsid w:val="00BB45A6"/>
    <w:rsid w:val="00BB4E62"/>
    <w:rsid w:val="00BB4F66"/>
    <w:rsid w:val="00BB4FBD"/>
    <w:rsid w:val="00BB5460"/>
    <w:rsid w:val="00BB5495"/>
    <w:rsid w:val="00BB5F15"/>
    <w:rsid w:val="00BB60B3"/>
    <w:rsid w:val="00BB6569"/>
    <w:rsid w:val="00BB6688"/>
    <w:rsid w:val="00BB68A4"/>
    <w:rsid w:val="00BB68F9"/>
    <w:rsid w:val="00BB6D2F"/>
    <w:rsid w:val="00BC0975"/>
    <w:rsid w:val="00BC0C9A"/>
    <w:rsid w:val="00BC14C8"/>
    <w:rsid w:val="00BC2416"/>
    <w:rsid w:val="00BC4184"/>
    <w:rsid w:val="00BC4654"/>
    <w:rsid w:val="00BC57A0"/>
    <w:rsid w:val="00BC5AA5"/>
    <w:rsid w:val="00BC5AC6"/>
    <w:rsid w:val="00BC6F8C"/>
    <w:rsid w:val="00BC7541"/>
    <w:rsid w:val="00BD0038"/>
    <w:rsid w:val="00BD045A"/>
    <w:rsid w:val="00BD12EC"/>
    <w:rsid w:val="00BD13B6"/>
    <w:rsid w:val="00BD23C9"/>
    <w:rsid w:val="00BD2455"/>
    <w:rsid w:val="00BD25C8"/>
    <w:rsid w:val="00BD3299"/>
    <w:rsid w:val="00BD3DE4"/>
    <w:rsid w:val="00BD45DA"/>
    <w:rsid w:val="00BD4C92"/>
    <w:rsid w:val="00BD4EEC"/>
    <w:rsid w:val="00BD56EB"/>
    <w:rsid w:val="00BD653C"/>
    <w:rsid w:val="00BD6545"/>
    <w:rsid w:val="00BD7FE0"/>
    <w:rsid w:val="00BE00F5"/>
    <w:rsid w:val="00BE073F"/>
    <w:rsid w:val="00BE19FC"/>
    <w:rsid w:val="00BE24D6"/>
    <w:rsid w:val="00BE3541"/>
    <w:rsid w:val="00BE4482"/>
    <w:rsid w:val="00BE4FCC"/>
    <w:rsid w:val="00BE5502"/>
    <w:rsid w:val="00BE5A53"/>
    <w:rsid w:val="00BE5C03"/>
    <w:rsid w:val="00BE5D2A"/>
    <w:rsid w:val="00BE72B7"/>
    <w:rsid w:val="00BE73D9"/>
    <w:rsid w:val="00BE79EE"/>
    <w:rsid w:val="00BF009C"/>
    <w:rsid w:val="00BF0814"/>
    <w:rsid w:val="00BF106C"/>
    <w:rsid w:val="00BF2230"/>
    <w:rsid w:val="00BF28B5"/>
    <w:rsid w:val="00BF2AC1"/>
    <w:rsid w:val="00BF2EA9"/>
    <w:rsid w:val="00BF33B6"/>
    <w:rsid w:val="00BF38F4"/>
    <w:rsid w:val="00BF3D9A"/>
    <w:rsid w:val="00BF3DAE"/>
    <w:rsid w:val="00BF4B4E"/>
    <w:rsid w:val="00BF53CA"/>
    <w:rsid w:val="00BF62B6"/>
    <w:rsid w:val="00BF70DA"/>
    <w:rsid w:val="00BF77F3"/>
    <w:rsid w:val="00BF7BF0"/>
    <w:rsid w:val="00BF7C89"/>
    <w:rsid w:val="00C009DD"/>
    <w:rsid w:val="00C01745"/>
    <w:rsid w:val="00C023E7"/>
    <w:rsid w:val="00C02F86"/>
    <w:rsid w:val="00C03B37"/>
    <w:rsid w:val="00C03E06"/>
    <w:rsid w:val="00C05BD5"/>
    <w:rsid w:val="00C06FE2"/>
    <w:rsid w:val="00C074D1"/>
    <w:rsid w:val="00C10ECB"/>
    <w:rsid w:val="00C11819"/>
    <w:rsid w:val="00C12E23"/>
    <w:rsid w:val="00C13168"/>
    <w:rsid w:val="00C13524"/>
    <w:rsid w:val="00C14DA4"/>
    <w:rsid w:val="00C1536D"/>
    <w:rsid w:val="00C167E1"/>
    <w:rsid w:val="00C16EAA"/>
    <w:rsid w:val="00C20060"/>
    <w:rsid w:val="00C200F0"/>
    <w:rsid w:val="00C20510"/>
    <w:rsid w:val="00C20652"/>
    <w:rsid w:val="00C20BAA"/>
    <w:rsid w:val="00C21539"/>
    <w:rsid w:val="00C21BDA"/>
    <w:rsid w:val="00C2345D"/>
    <w:rsid w:val="00C25845"/>
    <w:rsid w:val="00C25B7C"/>
    <w:rsid w:val="00C26953"/>
    <w:rsid w:val="00C27890"/>
    <w:rsid w:val="00C30965"/>
    <w:rsid w:val="00C32CF3"/>
    <w:rsid w:val="00C33FD4"/>
    <w:rsid w:val="00C35049"/>
    <w:rsid w:val="00C3551B"/>
    <w:rsid w:val="00C35712"/>
    <w:rsid w:val="00C35E20"/>
    <w:rsid w:val="00C36237"/>
    <w:rsid w:val="00C3705C"/>
    <w:rsid w:val="00C404D8"/>
    <w:rsid w:val="00C415BD"/>
    <w:rsid w:val="00C4598D"/>
    <w:rsid w:val="00C459AF"/>
    <w:rsid w:val="00C4739A"/>
    <w:rsid w:val="00C5060C"/>
    <w:rsid w:val="00C50ECC"/>
    <w:rsid w:val="00C517D5"/>
    <w:rsid w:val="00C52B27"/>
    <w:rsid w:val="00C55C0B"/>
    <w:rsid w:val="00C55CC4"/>
    <w:rsid w:val="00C55DFB"/>
    <w:rsid w:val="00C56B72"/>
    <w:rsid w:val="00C56EFC"/>
    <w:rsid w:val="00C60394"/>
    <w:rsid w:val="00C63290"/>
    <w:rsid w:val="00C637F4"/>
    <w:rsid w:val="00C6399E"/>
    <w:rsid w:val="00C6440E"/>
    <w:rsid w:val="00C64824"/>
    <w:rsid w:val="00C65543"/>
    <w:rsid w:val="00C6634C"/>
    <w:rsid w:val="00C66A9B"/>
    <w:rsid w:val="00C67A15"/>
    <w:rsid w:val="00C70EF4"/>
    <w:rsid w:val="00C72027"/>
    <w:rsid w:val="00C724EE"/>
    <w:rsid w:val="00C73CF2"/>
    <w:rsid w:val="00C73D95"/>
    <w:rsid w:val="00C742D3"/>
    <w:rsid w:val="00C75ADB"/>
    <w:rsid w:val="00C761B9"/>
    <w:rsid w:val="00C77B06"/>
    <w:rsid w:val="00C77FC4"/>
    <w:rsid w:val="00C80369"/>
    <w:rsid w:val="00C80858"/>
    <w:rsid w:val="00C83706"/>
    <w:rsid w:val="00C83F8C"/>
    <w:rsid w:val="00C85C4B"/>
    <w:rsid w:val="00C85D10"/>
    <w:rsid w:val="00C85F42"/>
    <w:rsid w:val="00C878E2"/>
    <w:rsid w:val="00C92046"/>
    <w:rsid w:val="00C92DF5"/>
    <w:rsid w:val="00C9375F"/>
    <w:rsid w:val="00C943DB"/>
    <w:rsid w:val="00C94671"/>
    <w:rsid w:val="00C949EB"/>
    <w:rsid w:val="00C95D45"/>
    <w:rsid w:val="00C96CFE"/>
    <w:rsid w:val="00C96DF5"/>
    <w:rsid w:val="00C972D9"/>
    <w:rsid w:val="00C97943"/>
    <w:rsid w:val="00C97A6B"/>
    <w:rsid w:val="00C97E23"/>
    <w:rsid w:val="00CA02D4"/>
    <w:rsid w:val="00CA1CE6"/>
    <w:rsid w:val="00CA1D34"/>
    <w:rsid w:val="00CA3851"/>
    <w:rsid w:val="00CA387C"/>
    <w:rsid w:val="00CA399F"/>
    <w:rsid w:val="00CA4332"/>
    <w:rsid w:val="00CA483C"/>
    <w:rsid w:val="00CA4F64"/>
    <w:rsid w:val="00CA57AC"/>
    <w:rsid w:val="00CA58EE"/>
    <w:rsid w:val="00CA5C62"/>
    <w:rsid w:val="00CA5DF2"/>
    <w:rsid w:val="00CA65F6"/>
    <w:rsid w:val="00CB00AD"/>
    <w:rsid w:val="00CB1094"/>
    <w:rsid w:val="00CB1235"/>
    <w:rsid w:val="00CB23B9"/>
    <w:rsid w:val="00CB2EB5"/>
    <w:rsid w:val="00CB3CFE"/>
    <w:rsid w:val="00CB3FC8"/>
    <w:rsid w:val="00CB456D"/>
    <w:rsid w:val="00CB5178"/>
    <w:rsid w:val="00CB5799"/>
    <w:rsid w:val="00CB64E0"/>
    <w:rsid w:val="00CB6E99"/>
    <w:rsid w:val="00CB757F"/>
    <w:rsid w:val="00CB7D32"/>
    <w:rsid w:val="00CC1E16"/>
    <w:rsid w:val="00CC1EDB"/>
    <w:rsid w:val="00CC2731"/>
    <w:rsid w:val="00CC296A"/>
    <w:rsid w:val="00CC3AF9"/>
    <w:rsid w:val="00CC4060"/>
    <w:rsid w:val="00CC4919"/>
    <w:rsid w:val="00CC59DD"/>
    <w:rsid w:val="00CC6BE8"/>
    <w:rsid w:val="00CD0F89"/>
    <w:rsid w:val="00CD200B"/>
    <w:rsid w:val="00CD3379"/>
    <w:rsid w:val="00CD4716"/>
    <w:rsid w:val="00CD4773"/>
    <w:rsid w:val="00CD565E"/>
    <w:rsid w:val="00CD6A68"/>
    <w:rsid w:val="00CD6FF0"/>
    <w:rsid w:val="00CE0468"/>
    <w:rsid w:val="00CE0882"/>
    <w:rsid w:val="00CE20E8"/>
    <w:rsid w:val="00CE215F"/>
    <w:rsid w:val="00CE2758"/>
    <w:rsid w:val="00CE35DE"/>
    <w:rsid w:val="00CE3806"/>
    <w:rsid w:val="00CE3B7C"/>
    <w:rsid w:val="00CE484B"/>
    <w:rsid w:val="00CE5017"/>
    <w:rsid w:val="00CF0A4A"/>
    <w:rsid w:val="00CF0CDB"/>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34D"/>
    <w:rsid w:val="00D01283"/>
    <w:rsid w:val="00D01620"/>
    <w:rsid w:val="00D04C9D"/>
    <w:rsid w:val="00D04E4A"/>
    <w:rsid w:val="00D05382"/>
    <w:rsid w:val="00D05888"/>
    <w:rsid w:val="00D0612A"/>
    <w:rsid w:val="00D102E9"/>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4095"/>
    <w:rsid w:val="00D447BF"/>
    <w:rsid w:val="00D45007"/>
    <w:rsid w:val="00D451FF"/>
    <w:rsid w:val="00D45DB1"/>
    <w:rsid w:val="00D4695D"/>
    <w:rsid w:val="00D47068"/>
    <w:rsid w:val="00D50138"/>
    <w:rsid w:val="00D509D4"/>
    <w:rsid w:val="00D51F7D"/>
    <w:rsid w:val="00D52B99"/>
    <w:rsid w:val="00D5347B"/>
    <w:rsid w:val="00D53486"/>
    <w:rsid w:val="00D5383C"/>
    <w:rsid w:val="00D5383E"/>
    <w:rsid w:val="00D5417E"/>
    <w:rsid w:val="00D55C20"/>
    <w:rsid w:val="00D56AB3"/>
    <w:rsid w:val="00D56D5D"/>
    <w:rsid w:val="00D5784C"/>
    <w:rsid w:val="00D57F4D"/>
    <w:rsid w:val="00D615AD"/>
    <w:rsid w:val="00D619FB"/>
    <w:rsid w:val="00D62000"/>
    <w:rsid w:val="00D63259"/>
    <w:rsid w:val="00D63914"/>
    <w:rsid w:val="00D64561"/>
    <w:rsid w:val="00D647D4"/>
    <w:rsid w:val="00D64C4B"/>
    <w:rsid w:val="00D65CE1"/>
    <w:rsid w:val="00D66EA5"/>
    <w:rsid w:val="00D66F55"/>
    <w:rsid w:val="00D67085"/>
    <w:rsid w:val="00D707B4"/>
    <w:rsid w:val="00D70D9C"/>
    <w:rsid w:val="00D71586"/>
    <w:rsid w:val="00D72220"/>
    <w:rsid w:val="00D723C7"/>
    <w:rsid w:val="00D7376F"/>
    <w:rsid w:val="00D7486C"/>
    <w:rsid w:val="00D763C5"/>
    <w:rsid w:val="00D7651D"/>
    <w:rsid w:val="00D76B05"/>
    <w:rsid w:val="00D77CFD"/>
    <w:rsid w:val="00D8057E"/>
    <w:rsid w:val="00D80697"/>
    <w:rsid w:val="00D815E0"/>
    <w:rsid w:val="00D81948"/>
    <w:rsid w:val="00D81AE0"/>
    <w:rsid w:val="00D81BD5"/>
    <w:rsid w:val="00D82142"/>
    <w:rsid w:val="00D83081"/>
    <w:rsid w:val="00D85320"/>
    <w:rsid w:val="00D855B9"/>
    <w:rsid w:val="00D8585C"/>
    <w:rsid w:val="00D85D5D"/>
    <w:rsid w:val="00D86288"/>
    <w:rsid w:val="00D8628E"/>
    <w:rsid w:val="00D866F3"/>
    <w:rsid w:val="00D867F7"/>
    <w:rsid w:val="00D86DD6"/>
    <w:rsid w:val="00D86E1F"/>
    <w:rsid w:val="00D872DD"/>
    <w:rsid w:val="00D87B47"/>
    <w:rsid w:val="00D9006A"/>
    <w:rsid w:val="00D92A66"/>
    <w:rsid w:val="00D92B83"/>
    <w:rsid w:val="00D92C7A"/>
    <w:rsid w:val="00D931C7"/>
    <w:rsid w:val="00D9408C"/>
    <w:rsid w:val="00D94C0B"/>
    <w:rsid w:val="00D950E5"/>
    <w:rsid w:val="00D951AD"/>
    <w:rsid w:val="00DA19F6"/>
    <w:rsid w:val="00DA26C6"/>
    <w:rsid w:val="00DA3304"/>
    <w:rsid w:val="00DA36E2"/>
    <w:rsid w:val="00DA46F5"/>
    <w:rsid w:val="00DA46FB"/>
    <w:rsid w:val="00DA5D1C"/>
    <w:rsid w:val="00DA6012"/>
    <w:rsid w:val="00DA6395"/>
    <w:rsid w:val="00DA644E"/>
    <w:rsid w:val="00DA6DB6"/>
    <w:rsid w:val="00DA7745"/>
    <w:rsid w:val="00DA7846"/>
    <w:rsid w:val="00DB1332"/>
    <w:rsid w:val="00DB1AA0"/>
    <w:rsid w:val="00DB2B31"/>
    <w:rsid w:val="00DB386E"/>
    <w:rsid w:val="00DB4CE5"/>
    <w:rsid w:val="00DB58A9"/>
    <w:rsid w:val="00DB617C"/>
    <w:rsid w:val="00DB6DA5"/>
    <w:rsid w:val="00DB6F5F"/>
    <w:rsid w:val="00DB75DE"/>
    <w:rsid w:val="00DC0240"/>
    <w:rsid w:val="00DC0C81"/>
    <w:rsid w:val="00DC1E0C"/>
    <w:rsid w:val="00DC2496"/>
    <w:rsid w:val="00DC2AD4"/>
    <w:rsid w:val="00DC33F5"/>
    <w:rsid w:val="00DC3520"/>
    <w:rsid w:val="00DC361F"/>
    <w:rsid w:val="00DC3C77"/>
    <w:rsid w:val="00DC59EB"/>
    <w:rsid w:val="00DC6532"/>
    <w:rsid w:val="00DC6D27"/>
    <w:rsid w:val="00DC6F14"/>
    <w:rsid w:val="00DC6FCD"/>
    <w:rsid w:val="00DC795C"/>
    <w:rsid w:val="00DD23BB"/>
    <w:rsid w:val="00DD32BA"/>
    <w:rsid w:val="00DD3545"/>
    <w:rsid w:val="00DD39FC"/>
    <w:rsid w:val="00DD4ECE"/>
    <w:rsid w:val="00DD5A73"/>
    <w:rsid w:val="00DD6776"/>
    <w:rsid w:val="00DD6B45"/>
    <w:rsid w:val="00DD71BF"/>
    <w:rsid w:val="00DE22CD"/>
    <w:rsid w:val="00DE2726"/>
    <w:rsid w:val="00DE3308"/>
    <w:rsid w:val="00DE3DBA"/>
    <w:rsid w:val="00DE4C3D"/>
    <w:rsid w:val="00DE4DA7"/>
    <w:rsid w:val="00DE4DC0"/>
    <w:rsid w:val="00DE5859"/>
    <w:rsid w:val="00DE590B"/>
    <w:rsid w:val="00DE61F7"/>
    <w:rsid w:val="00DE64C6"/>
    <w:rsid w:val="00DE6B03"/>
    <w:rsid w:val="00DF03B8"/>
    <w:rsid w:val="00DF0B7F"/>
    <w:rsid w:val="00DF0DCE"/>
    <w:rsid w:val="00DF1326"/>
    <w:rsid w:val="00DF1784"/>
    <w:rsid w:val="00DF1ADC"/>
    <w:rsid w:val="00DF314F"/>
    <w:rsid w:val="00DF3381"/>
    <w:rsid w:val="00DF4577"/>
    <w:rsid w:val="00DF478A"/>
    <w:rsid w:val="00DF49F1"/>
    <w:rsid w:val="00DF5533"/>
    <w:rsid w:val="00DF6C6F"/>
    <w:rsid w:val="00DF7568"/>
    <w:rsid w:val="00DF75E3"/>
    <w:rsid w:val="00E00606"/>
    <w:rsid w:val="00E01709"/>
    <w:rsid w:val="00E019A0"/>
    <w:rsid w:val="00E035E7"/>
    <w:rsid w:val="00E06FAF"/>
    <w:rsid w:val="00E076B2"/>
    <w:rsid w:val="00E076C2"/>
    <w:rsid w:val="00E105F4"/>
    <w:rsid w:val="00E11175"/>
    <w:rsid w:val="00E1277F"/>
    <w:rsid w:val="00E132E3"/>
    <w:rsid w:val="00E13404"/>
    <w:rsid w:val="00E142ED"/>
    <w:rsid w:val="00E14B43"/>
    <w:rsid w:val="00E14D63"/>
    <w:rsid w:val="00E153FC"/>
    <w:rsid w:val="00E15F93"/>
    <w:rsid w:val="00E1724B"/>
    <w:rsid w:val="00E17360"/>
    <w:rsid w:val="00E20ADA"/>
    <w:rsid w:val="00E216F2"/>
    <w:rsid w:val="00E216FA"/>
    <w:rsid w:val="00E21B1B"/>
    <w:rsid w:val="00E22477"/>
    <w:rsid w:val="00E22888"/>
    <w:rsid w:val="00E22BBC"/>
    <w:rsid w:val="00E23EB4"/>
    <w:rsid w:val="00E2412C"/>
    <w:rsid w:val="00E24602"/>
    <w:rsid w:val="00E246B7"/>
    <w:rsid w:val="00E24DEF"/>
    <w:rsid w:val="00E266E7"/>
    <w:rsid w:val="00E26A63"/>
    <w:rsid w:val="00E306B2"/>
    <w:rsid w:val="00E30A0D"/>
    <w:rsid w:val="00E30EE7"/>
    <w:rsid w:val="00E31197"/>
    <w:rsid w:val="00E319B5"/>
    <w:rsid w:val="00E31CE8"/>
    <w:rsid w:val="00E3296F"/>
    <w:rsid w:val="00E32F90"/>
    <w:rsid w:val="00E331DD"/>
    <w:rsid w:val="00E344D7"/>
    <w:rsid w:val="00E34A8D"/>
    <w:rsid w:val="00E34D1E"/>
    <w:rsid w:val="00E35113"/>
    <w:rsid w:val="00E354D5"/>
    <w:rsid w:val="00E3658A"/>
    <w:rsid w:val="00E368F3"/>
    <w:rsid w:val="00E3695A"/>
    <w:rsid w:val="00E36C01"/>
    <w:rsid w:val="00E37312"/>
    <w:rsid w:val="00E3732E"/>
    <w:rsid w:val="00E37D4E"/>
    <w:rsid w:val="00E37DAD"/>
    <w:rsid w:val="00E404A6"/>
    <w:rsid w:val="00E425D5"/>
    <w:rsid w:val="00E42600"/>
    <w:rsid w:val="00E42C99"/>
    <w:rsid w:val="00E4315B"/>
    <w:rsid w:val="00E44576"/>
    <w:rsid w:val="00E45819"/>
    <w:rsid w:val="00E476B1"/>
    <w:rsid w:val="00E47DE3"/>
    <w:rsid w:val="00E50F84"/>
    <w:rsid w:val="00E52A43"/>
    <w:rsid w:val="00E52DF1"/>
    <w:rsid w:val="00E5387B"/>
    <w:rsid w:val="00E53E79"/>
    <w:rsid w:val="00E564B2"/>
    <w:rsid w:val="00E568A8"/>
    <w:rsid w:val="00E5771D"/>
    <w:rsid w:val="00E57861"/>
    <w:rsid w:val="00E60289"/>
    <w:rsid w:val="00E60F94"/>
    <w:rsid w:val="00E61DE3"/>
    <w:rsid w:val="00E628F0"/>
    <w:rsid w:val="00E62B10"/>
    <w:rsid w:val="00E62DE3"/>
    <w:rsid w:val="00E63865"/>
    <w:rsid w:val="00E6416C"/>
    <w:rsid w:val="00E649CC"/>
    <w:rsid w:val="00E64CD0"/>
    <w:rsid w:val="00E64D3B"/>
    <w:rsid w:val="00E64FA4"/>
    <w:rsid w:val="00E65AAF"/>
    <w:rsid w:val="00E65B1B"/>
    <w:rsid w:val="00E66E4C"/>
    <w:rsid w:val="00E67685"/>
    <w:rsid w:val="00E67907"/>
    <w:rsid w:val="00E67D5A"/>
    <w:rsid w:val="00E70B4A"/>
    <w:rsid w:val="00E70D27"/>
    <w:rsid w:val="00E71F8F"/>
    <w:rsid w:val="00E72D49"/>
    <w:rsid w:val="00E737F6"/>
    <w:rsid w:val="00E73EED"/>
    <w:rsid w:val="00E7577E"/>
    <w:rsid w:val="00E75DF8"/>
    <w:rsid w:val="00E76774"/>
    <w:rsid w:val="00E76BD0"/>
    <w:rsid w:val="00E77438"/>
    <w:rsid w:val="00E774D1"/>
    <w:rsid w:val="00E804E7"/>
    <w:rsid w:val="00E80D69"/>
    <w:rsid w:val="00E8329B"/>
    <w:rsid w:val="00E84D05"/>
    <w:rsid w:val="00E853E9"/>
    <w:rsid w:val="00E8674A"/>
    <w:rsid w:val="00E867FB"/>
    <w:rsid w:val="00E86B1D"/>
    <w:rsid w:val="00E86EAB"/>
    <w:rsid w:val="00E87E86"/>
    <w:rsid w:val="00E9046F"/>
    <w:rsid w:val="00E90507"/>
    <w:rsid w:val="00E906D6"/>
    <w:rsid w:val="00E914B3"/>
    <w:rsid w:val="00E921EB"/>
    <w:rsid w:val="00E93DBB"/>
    <w:rsid w:val="00E94318"/>
    <w:rsid w:val="00E95521"/>
    <w:rsid w:val="00E957C2"/>
    <w:rsid w:val="00E96363"/>
    <w:rsid w:val="00E97B70"/>
    <w:rsid w:val="00EA077F"/>
    <w:rsid w:val="00EA0A44"/>
    <w:rsid w:val="00EA0B7C"/>
    <w:rsid w:val="00EA189E"/>
    <w:rsid w:val="00EA205C"/>
    <w:rsid w:val="00EA2622"/>
    <w:rsid w:val="00EA28CB"/>
    <w:rsid w:val="00EA2F1A"/>
    <w:rsid w:val="00EA325D"/>
    <w:rsid w:val="00EA3340"/>
    <w:rsid w:val="00EA375D"/>
    <w:rsid w:val="00EA37F5"/>
    <w:rsid w:val="00EA4926"/>
    <w:rsid w:val="00EA4C5A"/>
    <w:rsid w:val="00EA5BE7"/>
    <w:rsid w:val="00EA6C4E"/>
    <w:rsid w:val="00EA70AE"/>
    <w:rsid w:val="00EA70B7"/>
    <w:rsid w:val="00EA75D8"/>
    <w:rsid w:val="00EA763F"/>
    <w:rsid w:val="00EB043E"/>
    <w:rsid w:val="00EB1548"/>
    <w:rsid w:val="00EB17AA"/>
    <w:rsid w:val="00EB2C1C"/>
    <w:rsid w:val="00EB37ED"/>
    <w:rsid w:val="00EB3D61"/>
    <w:rsid w:val="00EB45CE"/>
    <w:rsid w:val="00EB4914"/>
    <w:rsid w:val="00EB538F"/>
    <w:rsid w:val="00EB5778"/>
    <w:rsid w:val="00EB5880"/>
    <w:rsid w:val="00EB5FC3"/>
    <w:rsid w:val="00EB794C"/>
    <w:rsid w:val="00EC01C2"/>
    <w:rsid w:val="00EC2A4F"/>
    <w:rsid w:val="00EC2B9C"/>
    <w:rsid w:val="00EC31AB"/>
    <w:rsid w:val="00EC43CB"/>
    <w:rsid w:val="00EC463B"/>
    <w:rsid w:val="00EC55A4"/>
    <w:rsid w:val="00EC571F"/>
    <w:rsid w:val="00EC57F5"/>
    <w:rsid w:val="00EC6178"/>
    <w:rsid w:val="00EC660C"/>
    <w:rsid w:val="00EC73AF"/>
    <w:rsid w:val="00EC784B"/>
    <w:rsid w:val="00EC7D0F"/>
    <w:rsid w:val="00ED04AC"/>
    <w:rsid w:val="00ED1D56"/>
    <w:rsid w:val="00ED2F94"/>
    <w:rsid w:val="00ED37B2"/>
    <w:rsid w:val="00ED3986"/>
    <w:rsid w:val="00ED48B8"/>
    <w:rsid w:val="00ED4931"/>
    <w:rsid w:val="00ED55AC"/>
    <w:rsid w:val="00ED55E0"/>
    <w:rsid w:val="00ED5868"/>
    <w:rsid w:val="00ED747F"/>
    <w:rsid w:val="00EE0FF8"/>
    <w:rsid w:val="00EE124C"/>
    <w:rsid w:val="00EE1701"/>
    <w:rsid w:val="00EE1B19"/>
    <w:rsid w:val="00EE24BE"/>
    <w:rsid w:val="00EE4CEA"/>
    <w:rsid w:val="00EE5645"/>
    <w:rsid w:val="00EE58CA"/>
    <w:rsid w:val="00EE5999"/>
    <w:rsid w:val="00EE5B11"/>
    <w:rsid w:val="00EE634F"/>
    <w:rsid w:val="00EE6528"/>
    <w:rsid w:val="00EE75FD"/>
    <w:rsid w:val="00EF18C9"/>
    <w:rsid w:val="00EF1924"/>
    <w:rsid w:val="00EF38CE"/>
    <w:rsid w:val="00EF3C36"/>
    <w:rsid w:val="00EF3D70"/>
    <w:rsid w:val="00EF6675"/>
    <w:rsid w:val="00EF6F5C"/>
    <w:rsid w:val="00F006EC"/>
    <w:rsid w:val="00F00964"/>
    <w:rsid w:val="00F00BF2"/>
    <w:rsid w:val="00F06987"/>
    <w:rsid w:val="00F1039E"/>
    <w:rsid w:val="00F13BE1"/>
    <w:rsid w:val="00F141EE"/>
    <w:rsid w:val="00F1424F"/>
    <w:rsid w:val="00F14722"/>
    <w:rsid w:val="00F14E84"/>
    <w:rsid w:val="00F155C5"/>
    <w:rsid w:val="00F165BF"/>
    <w:rsid w:val="00F16D17"/>
    <w:rsid w:val="00F16D9D"/>
    <w:rsid w:val="00F1766A"/>
    <w:rsid w:val="00F20C88"/>
    <w:rsid w:val="00F21DC9"/>
    <w:rsid w:val="00F23AFB"/>
    <w:rsid w:val="00F2486A"/>
    <w:rsid w:val="00F26531"/>
    <w:rsid w:val="00F26E62"/>
    <w:rsid w:val="00F27BE6"/>
    <w:rsid w:val="00F3025B"/>
    <w:rsid w:val="00F3094E"/>
    <w:rsid w:val="00F3098E"/>
    <w:rsid w:val="00F30BA4"/>
    <w:rsid w:val="00F312BB"/>
    <w:rsid w:val="00F31715"/>
    <w:rsid w:val="00F318EF"/>
    <w:rsid w:val="00F3208E"/>
    <w:rsid w:val="00F3221E"/>
    <w:rsid w:val="00F33E20"/>
    <w:rsid w:val="00F351F1"/>
    <w:rsid w:val="00F35ABF"/>
    <w:rsid w:val="00F37556"/>
    <w:rsid w:val="00F37A73"/>
    <w:rsid w:val="00F37EB2"/>
    <w:rsid w:val="00F40114"/>
    <w:rsid w:val="00F40657"/>
    <w:rsid w:val="00F40EFF"/>
    <w:rsid w:val="00F417DD"/>
    <w:rsid w:val="00F422F5"/>
    <w:rsid w:val="00F42641"/>
    <w:rsid w:val="00F42ABB"/>
    <w:rsid w:val="00F43CFF"/>
    <w:rsid w:val="00F44B0F"/>
    <w:rsid w:val="00F453B2"/>
    <w:rsid w:val="00F45A6B"/>
    <w:rsid w:val="00F46399"/>
    <w:rsid w:val="00F47B33"/>
    <w:rsid w:val="00F47E3B"/>
    <w:rsid w:val="00F50088"/>
    <w:rsid w:val="00F50544"/>
    <w:rsid w:val="00F50E15"/>
    <w:rsid w:val="00F526F1"/>
    <w:rsid w:val="00F533ED"/>
    <w:rsid w:val="00F53651"/>
    <w:rsid w:val="00F53ED2"/>
    <w:rsid w:val="00F54420"/>
    <w:rsid w:val="00F5594E"/>
    <w:rsid w:val="00F55E39"/>
    <w:rsid w:val="00F5615C"/>
    <w:rsid w:val="00F607EE"/>
    <w:rsid w:val="00F61749"/>
    <w:rsid w:val="00F62308"/>
    <w:rsid w:val="00F6308A"/>
    <w:rsid w:val="00F63C6F"/>
    <w:rsid w:val="00F6430A"/>
    <w:rsid w:val="00F64CC3"/>
    <w:rsid w:val="00F658A3"/>
    <w:rsid w:val="00F66381"/>
    <w:rsid w:val="00F6763F"/>
    <w:rsid w:val="00F679CB"/>
    <w:rsid w:val="00F70237"/>
    <w:rsid w:val="00F70FC7"/>
    <w:rsid w:val="00F719FC"/>
    <w:rsid w:val="00F721F0"/>
    <w:rsid w:val="00F728FF"/>
    <w:rsid w:val="00F736A5"/>
    <w:rsid w:val="00F7701E"/>
    <w:rsid w:val="00F77F41"/>
    <w:rsid w:val="00F80AF2"/>
    <w:rsid w:val="00F8244A"/>
    <w:rsid w:val="00F82A0E"/>
    <w:rsid w:val="00F82B54"/>
    <w:rsid w:val="00F82F05"/>
    <w:rsid w:val="00F82FC2"/>
    <w:rsid w:val="00F838F5"/>
    <w:rsid w:val="00F84536"/>
    <w:rsid w:val="00F84D49"/>
    <w:rsid w:val="00F8561F"/>
    <w:rsid w:val="00F858EE"/>
    <w:rsid w:val="00F86AAB"/>
    <w:rsid w:val="00F876DD"/>
    <w:rsid w:val="00F9017C"/>
    <w:rsid w:val="00F9071C"/>
    <w:rsid w:val="00F91857"/>
    <w:rsid w:val="00F91943"/>
    <w:rsid w:val="00F91EA6"/>
    <w:rsid w:val="00F92099"/>
    <w:rsid w:val="00F920B2"/>
    <w:rsid w:val="00F92A8A"/>
    <w:rsid w:val="00F92B16"/>
    <w:rsid w:val="00F9417D"/>
    <w:rsid w:val="00F94636"/>
    <w:rsid w:val="00F94C4E"/>
    <w:rsid w:val="00F9688E"/>
    <w:rsid w:val="00F96C02"/>
    <w:rsid w:val="00FA059A"/>
    <w:rsid w:val="00FA0D96"/>
    <w:rsid w:val="00FA0F70"/>
    <w:rsid w:val="00FA2006"/>
    <w:rsid w:val="00FA2610"/>
    <w:rsid w:val="00FA2819"/>
    <w:rsid w:val="00FA2C42"/>
    <w:rsid w:val="00FA3C1E"/>
    <w:rsid w:val="00FA3F15"/>
    <w:rsid w:val="00FA4267"/>
    <w:rsid w:val="00FA4BA7"/>
    <w:rsid w:val="00FA5DE7"/>
    <w:rsid w:val="00FA641D"/>
    <w:rsid w:val="00FA68C5"/>
    <w:rsid w:val="00FA7652"/>
    <w:rsid w:val="00FB078C"/>
    <w:rsid w:val="00FB2A4D"/>
    <w:rsid w:val="00FB2CC7"/>
    <w:rsid w:val="00FB389E"/>
    <w:rsid w:val="00FB3C24"/>
    <w:rsid w:val="00FB4775"/>
    <w:rsid w:val="00FB50B2"/>
    <w:rsid w:val="00FB56BE"/>
    <w:rsid w:val="00FB5D49"/>
    <w:rsid w:val="00FB63E5"/>
    <w:rsid w:val="00FB788D"/>
    <w:rsid w:val="00FB7DF7"/>
    <w:rsid w:val="00FC0413"/>
    <w:rsid w:val="00FC0593"/>
    <w:rsid w:val="00FC3222"/>
    <w:rsid w:val="00FC3BE2"/>
    <w:rsid w:val="00FC3E7C"/>
    <w:rsid w:val="00FC4547"/>
    <w:rsid w:val="00FC5856"/>
    <w:rsid w:val="00FC6CF1"/>
    <w:rsid w:val="00FC6ED7"/>
    <w:rsid w:val="00FC772B"/>
    <w:rsid w:val="00FC7BA4"/>
    <w:rsid w:val="00FD2934"/>
    <w:rsid w:val="00FD4281"/>
    <w:rsid w:val="00FD439A"/>
    <w:rsid w:val="00FD4DBE"/>
    <w:rsid w:val="00FD53FD"/>
    <w:rsid w:val="00FD5C84"/>
    <w:rsid w:val="00FD69FF"/>
    <w:rsid w:val="00FD6A66"/>
    <w:rsid w:val="00FD6C95"/>
    <w:rsid w:val="00FD7447"/>
    <w:rsid w:val="00FD7CE9"/>
    <w:rsid w:val="00FE0BB8"/>
    <w:rsid w:val="00FE15B9"/>
    <w:rsid w:val="00FE1678"/>
    <w:rsid w:val="00FE30FB"/>
    <w:rsid w:val="00FE3779"/>
    <w:rsid w:val="00FE3BA0"/>
    <w:rsid w:val="00FE40B2"/>
    <w:rsid w:val="00FE4187"/>
    <w:rsid w:val="00FE443D"/>
    <w:rsid w:val="00FE458A"/>
    <w:rsid w:val="00FE4618"/>
    <w:rsid w:val="00FE70D6"/>
    <w:rsid w:val="00FE73B5"/>
    <w:rsid w:val="00FE74A9"/>
    <w:rsid w:val="00FE78AB"/>
    <w:rsid w:val="00FF055F"/>
    <w:rsid w:val="00FF097E"/>
    <w:rsid w:val="00FF0CDC"/>
    <w:rsid w:val="00FF4070"/>
    <w:rsid w:val="00FF40CE"/>
    <w:rsid w:val="00FF446B"/>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pPr>
      <w:spacing w:line="480" w:lineRule="auto"/>
    </w:pPr>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 w:type="paragraph" w:customStyle="1" w:styleId="p1">
    <w:name w:val="p1"/>
    <w:basedOn w:val="Normal"/>
    <w:rsid w:val="00FA2610"/>
    <w:rPr>
      <w:rFonts w:ascii="Helvetica Neue" w:hAnsi="Helvetica Neue" w:cs="Times New Roman"/>
      <w:color w:val="454545"/>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189996958">
      <w:bodyDiv w:val="1"/>
      <w:marLeft w:val="0"/>
      <w:marRight w:val="0"/>
      <w:marTop w:val="0"/>
      <w:marBottom w:val="0"/>
      <w:divBdr>
        <w:top w:val="none" w:sz="0" w:space="0" w:color="auto"/>
        <w:left w:val="none" w:sz="0" w:space="0" w:color="auto"/>
        <w:bottom w:val="none" w:sz="0" w:space="0" w:color="auto"/>
        <w:right w:val="none" w:sz="0" w:space="0" w:color="auto"/>
      </w:divBdr>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525169393">
      <w:bodyDiv w:val="1"/>
      <w:marLeft w:val="0"/>
      <w:marRight w:val="0"/>
      <w:marTop w:val="0"/>
      <w:marBottom w:val="0"/>
      <w:divBdr>
        <w:top w:val="none" w:sz="0" w:space="0" w:color="auto"/>
        <w:left w:val="none" w:sz="0" w:space="0" w:color="auto"/>
        <w:bottom w:val="none" w:sz="0" w:space="0" w:color="auto"/>
        <w:right w:val="none" w:sz="0" w:space="0" w:color="auto"/>
      </w:divBdr>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669337607">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tier@ucsb.edu" TargetMode="External"/><Relationship Id="rId13" Type="http://schemas.openxmlformats.org/officeDocument/2006/relationships/hyperlink" Target="mailto:lynham@hawaii.edu" TargetMode="External"/><Relationship Id="rId18"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3.emf"/><Relationship Id="rId7" Type="http://schemas.openxmlformats.org/officeDocument/2006/relationships/endnotes" Target="endnotes.xml"/><Relationship Id="rId12" Type="http://schemas.openxmlformats.org/officeDocument/2006/relationships/hyperlink" Target="mailto:halpern@bren.ucsb.edu" TargetMode="Externa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white31@calpoly.edu"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mailto:pslevin@uw.edu" TargetMode="External"/><Relationship Id="rId23" Type="http://schemas.openxmlformats.org/officeDocument/2006/relationships/fontTable" Target="fontTable.xml"/><Relationship Id="rId10" Type="http://schemas.openxmlformats.org/officeDocument/2006/relationships/hyperlink" Target="mailto:essing@uw.edu" TargetMode="External"/><Relationship Id="rId19"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mailto:Jameal.Samhouri@noaa.gov" TargetMode="External"/><Relationship Id="rId14" Type="http://schemas.openxmlformats.org/officeDocument/2006/relationships/hyperlink" Target="mailto:anne.salomon@sfu.ca" TargetMode="External"/><Relationship Id="rId22"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994EB4-CBDA-0644-BA69-186E7C846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27</Pages>
  <Words>10461</Words>
  <Characters>59630</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69952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6</cp:revision>
  <dcterms:created xsi:type="dcterms:W3CDTF">2019-09-26T20:24:00Z</dcterms:created>
  <dcterms:modified xsi:type="dcterms:W3CDTF">2020-06-26T22:40:00Z</dcterms:modified>
</cp:coreProperties>
</file>