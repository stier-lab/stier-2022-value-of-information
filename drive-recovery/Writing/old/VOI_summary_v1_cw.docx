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F2635B" w14:textId="65CE3CB5" w:rsidR="00EA763F" w:rsidRPr="00957F1F" w:rsidRDefault="00EA763F" w:rsidP="00EA763F">
      <w:pPr>
        <w:ind w:left="720" w:hanging="720"/>
        <w:rPr>
          <w:rFonts w:ascii="Helvetica" w:hAnsi="Helvetica"/>
          <w:b/>
          <w:sz w:val="22"/>
          <w:szCs w:val="22"/>
        </w:rPr>
      </w:pPr>
      <w:commentRangeStart w:id="0"/>
      <w:r w:rsidRPr="00957F1F">
        <w:rPr>
          <w:rFonts w:ascii="Helvetica" w:hAnsi="Helvetica"/>
          <w:b/>
          <w:sz w:val="22"/>
          <w:szCs w:val="22"/>
        </w:rPr>
        <w:t>“The Value of Information”:</w:t>
      </w:r>
      <w:commentRangeEnd w:id="0"/>
      <w:r w:rsidR="00CB00AD">
        <w:rPr>
          <w:rStyle w:val="CommentReference"/>
        </w:rPr>
        <w:commentReference w:id="0"/>
      </w:r>
      <w:r w:rsidRPr="00957F1F">
        <w:rPr>
          <w:rFonts w:ascii="Helvetica" w:hAnsi="Helvetica"/>
          <w:b/>
          <w:sz w:val="22"/>
          <w:szCs w:val="22"/>
        </w:rPr>
        <w:t xml:space="preserve"> </w:t>
      </w:r>
      <w:r w:rsidR="00645768">
        <w:rPr>
          <w:rFonts w:ascii="Helvetica" w:hAnsi="Helvetica"/>
          <w:b/>
          <w:sz w:val="22"/>
          <w:szCs w:val="22"/>
        </w:rPr>
        <w:t>How can resource managers</w:t>
      </w:r>
      <w:r w:rsidRPr="00957F1F">
        <w:rPr>
          <w:rFonts w:ascii="Helvetica" w:hAnsi="Helvetica"/>
          <w:b/>
          <w:sz w:val="22"/>
          <w:szCs w:val="22"/>
        </w:rPr>
        <w:t xml:space="preserve"> avoid tipping points through</w:t>
      </w:r>
      <w:del w:id="1" w:author="Crow White" w:date="2015-09-25T13:03:00Z">
        <w:r w:rsidRPr="00957F1F" w:rsidDel="00CB00AD">
          <w:rPr>
            <w:rFonts w:ascii="Helvetica" w:hAnsi="Helvetica"/>
            <w:b/>
            <w:sz w:val="22"/>
            <w:szCs w:val="22"/>
          </w:rPr>
          <w:delText xml:space="preserve"> a</w:delText>
        </w:r>
      </w:del>
      <w:r w:rsidRPr="00957F1F">
        <w:rPr>
          <w:rFonts w:ascii="Helvetica" w:hAnsi="Helvetica"/>
          <w:b/>
          <w:sz w:val="22"/>
          <w:szCs w:val="22"/>
        </w:rPr>
        <w:t xml:space="preserve"> better </w:t>
      </w:r>
      <w:r w:rsidR="00645768">
        <w:rPr>
          <w:rFonts w:ascii="Helvetica" w:hAnsi="Helvetica"/>
          <w:b/>
          <w:sz w:val="22"/>
          <w:szCs w:val="22"/>
        </w:rPr>
        <w:t>monitoring strategies</w:t>
      </w:r>
    </w:p>
    <w:p w14:paraId="7ADA7D43" w14:textId="77777777" w:rsidR="00EA763F" w:rsidRPr="00957F1F" w:rsidRDefault="00EA763F" w:rsidP="00903261">
      <w:pPr>
        <w:outlineLvl w:val="0"/>
        <w:rPr>
          <w:rFonts w:ascii="Helvetica" w:hAnsi="Helvetica" w:cs="Times New Roman"/>
          <w:bCs/>
          <w:sz w:val="22"/>
          <w:szCs w:val="22"/>
        </w:rPr>
      </w:pPr>
    </w:p>
    <w:p w14:paraId="61740D85" w14:textId="01D0F707" w:rsidR="00903261" w:rsidRPr="00161963"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xml:space="preserve">, </w:t>
      </w:r>
      <w:r w:rsidRPr="00957F1F">
        <w:rPr>
          <w:rFonts w:ascii="Helvetica" w:hAnsi="Helvetica" w:cs="Times New Roman"/>
          <w:bCs/>
          <w:sz w:val="22"/>
          <w:szCs w:val="22"/>
        </w:rPr>
        <w:t>Benjamin S. Halpern</w:t>
      </w:r>
      <w:r w:rsidRPr="00957F1F">
        <w:rPr>
          <w:rFonts w:ascii="Helvetica" w:hAnsi="Helvetica" w:cs="Times New Roman"/>
          <w:bCs/>
          <w:sz w:val="22"/>
          <w:szCs w:val="22"/>
          <w:vertAlign w:val="superscript"/>
        </w:rPr>
        <w:t xml:space="preserve">1,5,6 </w:t>
      </w:r>
      <w:r w:rsidRPr="00957F1F">
        <w:rPr>
          <w:rFonts w:ascii="Helvetica" w:hAnsi="Helvetica" w:cs="Times New Roman"/>
          <w:bCs/>
          <w:sz w:val="22"/>
          <w:szCs w:val="22"/>
        </w:rPr>
        <w:t>,</w:t>
      </w:r>
      <w:r w:rsidR="00E105F4" w:rsidRPr="00957F1F">
        <w:rPr>
          <w:rFonts w:ascii="Helvetica" w:hAnsi="Helvetica" w:cs="Times New Roman"/>
          <w:bCs/>
          <w:sz w:val="22"/>
          <w:szCs w:val="22"/>
        </w:rPr>
        <w:t xml:space="preserve"> </w:t>
      </w:r>
      <w:r w:rsidR="00045D2C" w:rsidRPr="00957F1F">
        <w:rPr>
          <w:rFonts w:ascii="Helvetica" w:hAnsi="Helvetica" w:cs="Times New Roman"/>
          <w:bCs/>
          <w:sz w:val="22"/>
          <w:szCs w:val="22"/>
        </w:rPr>
        <w:t xml:space="preserve">John M. Lynham, </w:t>
      </w:r>
      <w:r w:rsidR="00D85320">
        <w:rPr>
          <w:rFonts w:ascii="Helvetica" w:hAnsi="Helvetica" w:cs="Times New Roman"/>
          <w:bCs/>
          <w:sz w:val="22"/>
          <w:szCs w:val="22"/>
        </w:rPr>
        <w:t xml:space="preserve">Anne K. Solomon,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(we should discuss order</w:t>
      </w:r>
      <w:r w:rsidR="00FC7BA4">
        <w:rPr>
          <w:rFonts w:ascii="Helvetica" w:hAnsi="Helvetica"/>
          <w:sz w:val="22"/>
          <w:szCs w:val="22"/>
        </w:rPr>
        <w:t xml:space="preserve"> and </w:t>
      </w:r>
      <w:r w:rsidR="00D85320">
        <w:rPr>
          <w:rFonts w:ascii="Helvetica" w:hAnsi="Helvetica"/>
          <w:sz w:val="22"/>
          <w:szCs w:val="22"/>
        </w:rPr>
        <w:t xml:space="preserve">add </w:t>
      </w:r>
      <w:r w:rsidR="00FC7BA4">
        <w:rPr>
          <w:rFonts w:ascii="Helvetica" w:hAnsi="Helvetica"/>
          <w:sz w:val="22"/>
          <w:szCs w:val="22"/>
        </w:rPr>
        <w:t>any other authors I’m missing</w:t>
      </w:r>
      <w:r w:rsidR="00161963" w:rsidRPr="00161963">
        <w:rPr>
          <w:rFonts w:ascii="Helvetica" w:hAnsi="Helvetica"/>
          <w:sz w:val="22"/>
          <w:szCs w:val="22"/>
        </w:rPr>
        <w:t>)</w:t>
      </w:r>
    </w:p>
    <w:p w14:paraId="7276B7E8" w14:textId="77777777" w:rsidR="00B90574" w:rsidRPr="00957F1F" w:rsidRDefault="00B90574" w:rsidP="00903261">
      <w:pPr>
        <w:widowControl w:val="0"/>
        <w:autoSpaceDE w:val="0"/>
        <w:autoSpaceDN w:val="0"/>
        <w:adjustRightInd w:val="0"/>
        <w:rPr>
          <w:rFonts w:ascii="Helvetica" w:hAnsi="Helvetica" w:cs="Times New Roman"/>
          <w:bCs/>
          <w:sz w:val="22"/>
          <w:szCs w:val="22"/>
          <w:vertAlign w:val="superscript"/>
        </w:rPr>
      </w:pPr>
    </w:p>
    <w:p w14:paraId="3C378CD8" w14:textId="5FDB130D" w:rsidR="00903261" w:rsidRPr="00957F1F" w:rsidRDefault="00903261" w:rsidP="00903261">
      <w:pPr>
        <w:widowControl w:val="0"/>
        <w:autoSpaceDE w:val="0"/>
        <w:autoSpaceDN w:val="0"/>
        <w:adjustRightInd w:val="0"/>
        <w:rPr>
          <w:rFonts w:ascii="Helvetica" w:hAnsi="Helvetica" w:cs="Times New Roman"/>
          <w:bCs/>
          <w:sz w:val="22"/>
          <w:szCs w:val="22"/>
          <w:vertAlign w:val="superscript"/>
        </w:rPr>
      </w:pPr>
      <w:r w:rsidRPr="00957F1F">
        <w:rPr>
          <w:rFonts w:ascii="Helvetica" w:hAnsi="Helvetica" w:cs="Times New Roman"/>
          <w:bCs/>
          <w:sz w:val="22"/>
          <w:szCs w:val="22"/>
          <w:vertAlign w:val="superscript"/>
        </w:rPr>
        <w:t>1</w:t>
      </w:r>
      <w:r w:rsidRPr="00957F1F">
        <w:rPr>
          <w:rFonts w:ascii="Helvetica" w:hAnsi="Helvetica" w:cs="Times New Roman"/>
          <w:iCs/>
          <w:sz w:val="22"/>
          <w:szCs w:val="22"/>
        </w:rPr>
        <w:t>National Center for Ecological Analysis and Synthesis, 735 State Street, Santa Barbara, California 93101 USA</w:t>
      </w:r>
    </w:p>
    <w:p w14:paraId="3D97B21D"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7F98CD4F" w14:textId="75D0ED20"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3A231907" w14:textId="1590D1C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34243C80" w14:textId="77777777" w:rsidR="00437F91" w:rsidRPr="00957F1F" w:rsidRDefault="00437F91" w:rsidP="00903261">
      <w:pPr>
        <w:pStyle w:val="Header"/>
        <w:rPr>
          <w:rFonts w:ascii="Helvetica" w:hAnsi="Helvetica" w:cs="Times New Roman"/>
          <w:sz w:val="22"/>
          <w:szCs w:val="22"/>
          <w:vertAlign w:val="superscript"/>
        </w:rPr>
      </w:pPr>
    </w:p>
    <w:p w14:paraId="12A93E2D" w14:textId="4A25D125"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del w:id="2" w:author="Crow White" w:date="2015-09-25T13:04:00Z">
        <w:r w:rsidR="00C60394" w:rsidRPr="00957F1F" w:rsidDel="00CB00AD">
          <w:rPr>
            <w:rFonts w:ascii="Helvetica" w:hAnsi="Helvetica" w:cs="Times"/>
            <w:sz w:val="22"/>
            <w:szCs w:val="22"/>
          </w:rPr>
          <w:delText xml:space="preserve">Department of </w:delText>
        </w:r>
      </w:del>
      <w:r w:rsidR="00C60394" w:rsidRPr="00957F1F">
        <w:rPr>
          <w:rFonts w:ascii="Helvetica" w:hAnsi="Helvetica" w:cs="Times"/>
          <w:sz w:val="22"/>
          <w:szCs w:val="22"/>
        </w:rPr>
        <w:t>Biological Sciences</w:t>
      </w:r>
      <w:ins w:id="3" w:author="Crow White" w:date="2015-09-25T13:04:00Z">
        <w:r w:rsidR="00CB00AD">
          <w:rPr>
            <w:rFonts w:ascii="Helvetica" w:hAnsi="Helvetica" w:cs="Times"/>
            <w:sz w:val="22"/>
            <w:szCs w:val="22"/>
          </w:rPr>
          <w:t xml:space="preserve"> Department</w:t>
        </w:r>
      </w:ins>
      <w:r w:rsidR="00C60394" w:rsidRPr="00957F1F">
        <w:rPr>
          <w:rFonts w:ascii="Helvetica" w:hAnsi="Helvetica" w:cs="Times"/>
          <w:sz w:val="22"/>
          <w:szCs w:val="22"/>
        </w:rPr>
        <w:t>, California Polytechnic State University, San Luis Obispo, California 93407 USA </w:t>
      </w:r>
    </w:p>
    <w:p w14:paraId="219F15EB"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26C81172" w14:textId="77777777" w:rsidR="00E105F4" w:rsidRPr="00957F1F" w:rsidRDefault="00E105F4" w:rsidP="00903261">
      <w:pPr>
        <w:pStyle w:val="Header"/>
        <w:rPr>
          <w:rFonts w:ascii="Helvetica" w:hAnsi="Helvetica" w:cs="Times New Roman"/>
          <w:sz w:val="22"/>
          <w:szCs w:val="22"/>
          <w:vertAlign w:val="superscript"/>
        </w:rPr>
      </w:pPr>
    </w:p>
    <w:p w14:paraId="6F18AC70"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Imperial College London, Silwood Park Campus, Ascot SL57PY, UK</w:t>
      </w:r>
    </w:p>
    <w:p w14:paraId="6FCC80EE"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206008B4" w14:textId="782461C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Department of Economics, University of Hawaii at Manoa, Honolulu, Hawaii 96822 USA </w:t>
      </w:r>
    </w:p>
    <w:p w14:paraId="4F202CB5"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209C3D40" w14:textId="77777777"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 xml:space="preserve">Adrian Stier, Northwest Fisheries Science Center, National Marine Fisheries Service, Seattle, Washington 98112, USA. E-mail: </w:t>
      </w:r>
      <w:hyperlink r:id="rId10"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3C84494A"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4E67DC5"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Pr="00957F1F">
        <w:rPr>
          <w:rFonts w:ascii="Helvetica" w:hAnsi="Helvetica" w:cs="Times New Roman"/>
          <w:i/>
          <w:sz w:val="22"/>
          <w:szCs w:val="22"/>
        </w:rPr>
        <w:t>Expert opinion and ecosystem management</w:t>
      </w:r>
    </w:p>
    <w:p w14:paraId="39FC7F63"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3973A6EA" w14:textId="5F112B00"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193870" w:rsidRPr="00957F1F">
        <w:rPr>
          <w:rFonts w:ascii="Helvetica" w:hAnsi="Helvetica" w:cs="Times New Roman"/>
          <w:i/>
          <w:sz w:val="22"/>
          <w:szCs w:val="22"/>
        </w:rPr>
        <w:t>Value of Information; Monitoring</w:t>
      </w:r>
      <w:r w:rsidR="00067023">
        <w:rPr>
          <w:rFonts w:ascii="Helvetica" w:hAnsi="Helvetica" w:cs="Times New Roman"/>
          <w:i/>
          <w:sz w:val="22"/>
          <w:szCs w:val="22"/>
        </w:rPr>
        <w:t>;</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 xml:space="preserve">cosystem </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r w:rsidR="00193870" w:rsidRPr="00957F1F">
        <w:rPr>
          <w:rFonts w:ascii="Helvetica" w:hAnsi="Helvetica" w:cs="Times New Roman"/>
          <w:i/>
          <w:sz w:val="22"/>
          <w:szCs w:val="22"/>
        </w:rPr>
        <w:t>A</w:t>
      </w:r>
      <w:r w:rsidR="00CB1094" w:rsidRPr="00957F1F">
        <w:rPr>
          <w:rFonts w:ascii="Helvetica" w:hAnsi="Helvetica" w:cs="Times New Roman"/>
          <w:i/>
          <w:sz w:val="22"/>
          <w:szCs w:val="22"/>
        </w:rPr>
        <w:t>llee effect</w:t>
      </w:r>
    </w:p>
    <w:p w14:paraId="03FA8B03" w14:textId="77777777" w:rsidR="00BD3DE4" w:rsidRPr="00957F1F" w:rsidRDefault="00BD3DE4" w:rsidP="00903261">
      <w:pPr>
        <w:tabs>
          <w:tab w:val="left" w:pos="7020"/>
        </w:tabs>
        <w:rPr>
          <w:rFonts w:ascii="Helvetica" w:hAnsi="Helvetica" w:cs="Times New Roman"/>
          <w:b/>
          <w:sz w:val="22"/>
          <w:szCs w:val="22"/>
          <w:lang w:eastAsia="fr-FR"/>
        </w:rPr>
      </w:pPr>
    </w:p>
    <w:p w14:paraId="24D72944" w14:textId="3DB3B334" w:rsidR="00903261" w:rsidRPr="00957F1F" w:rsidRDefault="00903261" w:rsidP="00903261">
      <w:pPr>
        <w:tabs>
          <w:tab w:val="left" w:pos="7020"/>
        </w:tabs>
        <w:rPr>
          <w:rFonts w:ascii="Helvetica" w:hAnsi="Helvetica" w:cs="Times New Roman"/>
          <w:sz w:val="22"/>
          <w:szCs w:val="22"/>
          <w:lang w:eastAsia="fr-FR"/>
        </w:rPr>
      </w:pPr>
      <w:r w:rsidRPr="00957F1F">
        <w:rPr>
          <w:rFonts w:ascii="Helvetica" w:hAnsi="Helvetica" w:cs="Times New Roman"/>
          <w:b/>
          <w:sz w:val="22"/>
          <w:szCs w:val="22"/>
          <w:lang w:eastAsia="fr-FR"/>
        </w:rPr>
        <w:t>Paper statistics:</w:t>
      </w:r>
      <w:r w:rsidRPr="00957F1F">
        <w:rPr>
          <w:rFonts w:ascii="Helvetica" w:hAnsi="Helvetica" w:cs="Times New Roman"/>
          <w:sz w:val="22"/>
          <w:szCs w:val="22"/>
          <w:lang w:eastAsia="fr-FR"/>
        </w:rPr>
        <w:t xml:space="preserve"> </w:t>
      </w:r>
      <w:r w:rsidRPr="00957F1F">
        <w:rPr>
          <w:rFonts w:ascii="Helvetica" w:hAnsi="Helvetica" w:cs="Times New Roman"/>
          <w:sz w:val="22"/>
          <w:szCs w:val="22"/>
          <w:highlight w:val="lightGray"/>
          <w:lang w:eastAsia="fr-FR"/>
        </w:rPr>
        <w:t>Abstract Length: 146; Length of main text: 3000 words; References: 35; Figures: 5; Tables: 1.</w:t>
      </w:r>
    </w:p>
    <w:p w14:paraId="6B25E978" w14:textId="77777777" w:rsidR="0001115B" w:rsidRPr="00957F1F" w:rsidRDefault="0001115B" w:rsidP="00903261">
      <w:pPr>
        <w:outlineLvl w:val="0"/>
        <w:rPr>
          <w:rFonts w:ascii="Helvetica" w:hAnsi="Helvetica" w:cs="Times New Roman"/>
          <w:bCs/>
          <w:sz w:val="22"/>
          <w:szCs w:val="22"/>
        </w:rPr>
      </w:pPr>
    </w:p>
    <w:p w14:paraId="6D56C967"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35795AFF" w14:textId="4941A514"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4E310A13" w14:textId="7EE544CD"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0361D9FF" w14:textId="39E671C3"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ins w:id="4" w:author="Crow White" w:date="2015-09-25T13:04:00Z">
        <w:r w:rsidR="00CB00AD">
          <w:rPr>
            <w:rFonts w:ascii="Helvetica" w:hAnsi="Helvetica" w:cs="Times New Roman"/>
            <w:bCs/>
            <w:sz w:val="22"/>
            <w:szCs w:val="22"/>
          </w:rPr>
          <w:fldChar w:fldCharType="begin"/>
        </w:r>
        <w:r w:rsidR="00CB00AD">
          <w:rPr>
            <w:rFonts w:ascii="Helvetica" w:hAnsi="Helvetica" w:cs="Times New Roman"/>
            <w:bCs/>
            <w:sz w:val="22"/>
            <w:szCs w:val="22"/>
          </w:rPr>
          <w:instrText xml:space="preserve"> HYPERLINK "mailto:</w:instrText>
        </w:r>
      </w:ins>
      <w:r w:rsidR="00CB00AD" w:rsidRPr="00CB00AD">
        <w:rPr>
          <w:rFonts w:ascii="Helvetica" w:hAnsi="Helvetica" w:cs="Times New Roman"/>
          <w:bCs/>
          <w:sz w:val="22"/>
          <w:szCs w:val="22"/>
          <w:rPrChange w:id="5" w:author="Crow White" w:date="2015-09-25T13:04:00Z">
            <w:rPr>
              <w:rStyle w:val="Hyperlink"/>
              <w:rFonts w:ascii="Helvetica" w:hAnsi="Helvetica" w:cs="Times New Roman"/>
              <w:bCs/>
              <w:sz w:val="22"/>
              <w:szCs w:val="22"/>
            </w:rPr>
          </w:rPrChange>
        </w:rPr>
        <w:instrText>cwhite31@calpoly.edu</w:instrText>
      </w:r>
      <w:ins w:id="6" w:author="Crow White" w:date="2015-09-25T13:04:00Z">
        <w:r w:rsidR="00CB00AD">
          <w:rPr>
            <w:rFonts w:ascii="Helvetica" w:hAnsi="Helvetica" w:cs="Times New Roman"/>
            <w:bCs/>
            <w:sz w:val="22"/>
            <w:szCs w:val="22"/>
          </w:rPr>
          <w:instrText xml:space="preserve">" </w:instrText>
        </w:r>
        <w:r w:rsidR="00CB00AD">
          <w:rPr>
            <w:rFonts w:ascii="Helvetica" w:hAnsi="Helvetica" w:cs="Times New Roman"/>
            <w:bCs/>
            <w:sz w:val="22"/>
            <w:szCs w:val="22"/>
          </w:rPr>
          <w:fldChar w:fldCharType="separate"/>
        </w:r>
      </w:ins>
      <w:r w:rsidR="00CB00AD" w:rsidRPr="00CB00AD">
        <w:rPr>
          <w:rStyle w:val="Hyperlink"/>
          <w:rFonts w:ascii="Helvetica" w:hAnsi="Helvetica" w:cs="Times New Roman"/>
          <w:bCs/>
          <w:sz w:val="22"/>
          <w:szCs w:val="22"/>
        </w:rPr>
        <w:t>cwhite3</w:t>
      </w:r>
      <w:del w:id="7" w:author="Crow White" w:date="2015-09-25T13:04:00Z">
        <w:r w:rsidR="00CB00AD" w:rsidRPr="00CB00AD" w:rsidDel="00CB00AD">
          <w:rPr>
            <w:rStyle w:val="Hyperlink"/>
            <w:rFonts w:ascii="Helvetica" w:hAnsi="Helvetica" w:cs="Times New Roman"/>
            <w:bCs/>
            <w:sz w:val="22"/>
            <w:szCs w:val="22"/>
          </w:rPr>
          <w:delText>2</w:delText>
        </w:r>
      </w:del>
      <w:r w:rsidR="00CB00AD" w:rsidRPr="00CB00AD">
        <w:rPr>
          <w:rStyle w:val="Hyperlink"/>
          <w:rFonts w:ascii="Helvetica" w:hAnsi="Helvetica" w:cs="Times New Roman"/>
          <w:bCs/>
          <w:sz w:val="22"/>
          <w:szCs w:val="22"/>
        </w:rPr>
        <w:t>1@calpoly.edu</w:t>
      </w:r>
      <w:ins w:id="8" w:author="Crow White" w:date="2015-09-25T13:04:00Z">
        <w:r w:rsidR="00CB00AD">
          <w:rPr>
            <w:rFonts w:ascii="Helvetica" w:hAnsi="Helvetica" w:cs="Times New Roman"/>
            <w:bCs/>
            <w:sz w:val="22"/>
            <w:szCs w:val="22"/>
          </w:rPr>
          <w:fldChar w:fldCharType="end"/>
        </w:r>
      </w:ins>
    </w:p>
    <w:p w14:paraId="1A351584" w14:textId="21F225A3"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3" w:history="1">
        <w:r w:rsidR="00952FA6" w:rsidRPr="00957F1F">
          <w:rPr>
            <w:rStyle w:val="Hyperlink"/>
            <w:rFonts w:ascii="Helvetica" w:eastAsia="Times New Roman" w:hAnsi="Helvetica" w:cs="Times New Roman"/>
            <w:sz w:val="22"/>
            <w:szCs w:val="22"/>
            <w:shd w:val="clear" w:color="auto" w:fill="FFFFFF"/>
          </w:rPr>
          <w:t>halpern@bren.ucsb.edu</w:t>
        </w:r>
      </w:hyperlink>
    </w:p>
    <w:p w14:paraId="1AF3798C"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4" w:history="1">
        <w:r w:rsidR="009242C5" w:rsidRPr="00957F1F">
          <w:rPr>
            <w:rStyle w:val="Hyperlink"/>
            <w:rFonts w:ascii="Helvetica" w:hAnsi="Helvetica" w:cs="Times New Roman"/>
            <w:bCs/>
            <w:sz w:val="22"/>
            <w:szCs w:val="22"/>
          </w:rPr>
          <w:t>lynham@hawaii.edu</w:t>
        </w:r>
      </w:hyperlink>
    </w:p>
    <w:p w14:paraId="324AD02D" w14:textId="2D77E0E8"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Solomon: </w:t>
      </w:r>
      <w:hyperlink r:id="rId15" w:history="1">
        <w:r w:rsidRPr="006A5103">
          <w:rPr>
            <w:rStyle w:val="Hyperlink"/>
            <w:rFonts w:ascii="Helvetica" w:hAnsi="Helvetica" w:cs="Times New Roman"/>
            <w:bCs/>
            <w:sz w:val="22"/>
            <w:szCs w:val="22"/>
          </w:rPr>
          <w:t>anne.salomon@sfu.ca</w:t>
        </w:r>
      </w:hyperlink>
    </w:p>
    <w:p w14:paraId="32878BE7" w14:textId="24F145AD"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6" w:history="1">
        <w:r w:rsidR="00952FA6" w:rsidRPr="00957F1F">
          <w:rPr>
            <w:rStyle w:val="Hyperlink"/>
            <w:rFonts w:ascii="Helvetica" w:eastAsia="Times New Roman" w:hAnsi="Helvetica" w:cs="Times New Roman"/>
            <w:sz w:val="22"/>
            <w:szCs w:val="22"/>
            <w:shd w:val="clear" w:color="auto" w:fill="FFFFFF"/>
          </w:rPr>
          <w:t>phil.levin@noaa.gov</w:t>
        </w:r>
      </w:hyperlink>
    </w:p>
    <w:p w14:paraId="570AD271" w14:textId="77777777" w:rsidR="00D81948" w:rsidRDefault="00D81948">
      <w:pPr>
        <w:rPr>
          <w:rStyle w:val="Hyperlink"/>
          <w:rFonts w:ascii="Helvetica" w:eastAsia="Times New Roman" w:hAnsi="Helvetica" w:cs="Times New Roman"/>
          <w:sz w:val="22"/>
          <w:szCs w:val="22"/>
          <w:shd w:val="clear" w:color="auto" w:fill="FFFFFF"/>
        </w:rPr>
      </w:pPr>
      <w:r>
        <w:rPr>
          <w:rStyle w:val="Hyperlink"/>
          <w:rFonts w:ascii="Helvetica" w:eastAsia="Times New Roman" w:hAnsi="Helvetica" w:cs="Times New Roman"/>
          <w:sz w:val="22"/>
          <w:szCs w:val="22"/>
          <w:shd w:val="clear" w:color="auto" w:fill="FFFFFF"/>
        </w:rPr>
        <w:br w:type="page"/>
      </w:r>
    </w:p>
    <w:p w14:paraId="2D2CA637" w14:textId="77777777" w:rsidR="00903261" w:rsidRPr="00957F1F" w:rsidRDefault="00903261" w:rsidP="00903261">
      <w:pPr>
        <w:rPr>
          <w:rFonts w:ascii="Helvetica" w:eastAsia="Times New Roman" w:hAnsi="Helvetica" w:cs="Times New Roman"/>
          <w:color w:val="222222"/>
          <w:sz w:val="22"/>
          <w:szCs w:val="22"/>
          <w:shd w:val="clear" w:color="auto" w:fill="FFFFFF"/>
        </w:rPr>
      </w:pPr>
    </w:p>
    <w:p w14:paraId="4550066E" w14:textId="5FC4F416" w:rsidR="000105EB" w:rsidRPr="00957F1F" w:rsidRDefault="000105EB" w:rsidP="000105EB">
      <w:pPr>
        <w:rPr>
          <w:rFonts w:ascii="Helvetica" w:hAnsi="Helvetica"/>
          <w:b/>
          <w:sz w:val="22"/>
          <w:szCs w:val="22"/>
        </w:rPr>
      </w:pPr>
      <w:r w:rsidRPr="00957F1F">
        <w:rPr>
          <w:rFonts w:ascii="Helvetica" w:hAnsi="Helvetica" w:cs="Helvetica"/>
          <w:b/>
          <w:bCs/>
          <w:sz w:val="22"/>
          <w:szCs w:val="22"/>
        </w:rPr>
        <w:t>Abstract</w:t>
      </w:r>
      <w:r w:rsidRPr="00957F1F">
        <w:rPr>
          <w:rFonts w:ascii="Helvetica" w:hAnsi="Helvetica" w:cs="Helvetica"/>
          <w:bCs/>
          <w:sz w:val="22"/>
          <w:szCs w:val="22"/>
        </w:rPr>
        <w:t>: Research and</w:t>
      </w:r>
      <w:r w:rsidRPr="00957F1F">
        <w:rPr>
          <w:rFonts w:ascii="Helvetica" w:hAnsi="Helvetica" w:cs="Helvetica"/>
          <w:b/>
          <w:bCs/>
          <w:sz w:val="22"/>
          <w:szCs w:val="22"/>
        </w:rPr>
        <w:t xml:space="preserve"> </w:t>
      </w:r>
      <w:r w:rsidRPr="00957F1F">
        <w:rPr>
          <w:rFonts w:ascii="Helvetica" w:hAnsi="Helvetica" w:cs="Helvetica"/>
          <w:sz w:val="22"/>
          <w:szCs w:val="22"/>
        </w:rPr>
        <w:t>monitoring are a critical but expensive component</w:t>
      </w:r>
      <w:ins w:id="9" w:author="Crow White" w:date="2015-09-25T13:04:00Z">
        <w:r w:rsidR="00CB00AD">
          <w:rPr>
            <w:rFonts w:ascii="Helvetica" w:hAnsi="Helvetica" w:cs="Helvetica"/>
            <w:sz w:val="22"/>
            <w:szCs w:val="22"/>
          </w:rPr>
          <w:t>s</w:t>
        </w:r>
      </w:ins>
      <w:r w:rsidRPr="00957F1F">
        <w:rPr>
          <w:rFonts w:ascii="Helvetica" w:hAnsi="Helvetica" w:cs="Helvetica"/>
          <w:sz w:val="22"/>
          <w:szCs w:val="22"/>
        </w:rPr>
        <w:t xml:space="preserve"> </w:t>
      </w:r>
      <w:ins w:id="10" w:author="Crow White" w:date="2015-09-25T13:05:00Z">
        <w:r w:rsidR="00CB00AD">
          <w:rPr>
            <w:rFonts w:ascii="Helvetica" w:hAnsi="Helvetica" w:cs="Helvetica"/>
            <w:sz w:val="22"/>
            <w:szCs w:val="22"/>
          </w:rPr>
          <w:t>to</w:t>
        </w:r>
      </w:ins>
      <w:del w:id="11" w:author="Crow White" w:date="2015-09-25T13:05:00Z">
        <w:r w:rsidRPr="00957F1F" w:rsidDel="00CB00AD">
          <w:rPr>
            <w:rFonts w:ascii="Helvetica" w:hAnsi="Helvetica" w:cs="Helvetica"/>
            <w:sz w:val="22"/>
            <w:szCs w:val="22"/>
          </w:rPr>
          <w:delText>of</w:delText>
        </w:r>
      </w:del>
      <w:r w:rsidRPr="00957F1F">
        <w:rPr>
          <w:rFonts w:ascii="Helvetica" w:hAnsi="Helvetica" w:cs="Helvetica"/>
          <w:sz w:val="22"/>
          <w:szCs w:val="22"/>
        </w:rPr>
        <w:t xml:space="preserve"> sustainable natural resource</w:t>
      </w:r>
      <w:del w:id="12" w:author="Crow White" w:date="2015-09-25T13:05:00Z">
        <w:r w:rsidRPr="00957F1F" w:rsidDel="00CB00AD">
          <w:rPr>
            <w:rFonts w:ascii="Helvetica" w:hAnsi="Helvetica" w:cs="Helvetica"/>
            <w:sz w:val="22"/>
            <w:szCs w:val="22"/>
          </w:rPr>
          <w:delText>s</w:delText>
        </w:r>
      </w:del>
      <w:r w:rsidRPr="00957F1F">
        <w:rPr>
          <w:rFonts w:ascii="Helvetica" w:hAnsi="Helvetica" w:cs="Helvetica"/>
          <w:sz w:val="22"/>
          <w:szCs w:val="22"/>
        </w:rPr>
        <w:t xml:space="preserve"> exploitation. </w:t>
      </w:r>
      <w:r w:rsidR="00964A2D" w:rsidRPr="00957F1F">
        <w:rPr>
          <w:rFonts w:ascii="Helvetica" w:hAnsi="Helvetica" w:cs="Helvetica"/>
          <w:sz w:val="22"/>
          <w:szCs w:val="22"/>
        </w:rPr>
        <w:t xml:space="preserve">Here, we demonstrate how </w:t>
      </w:r>
      <w:r w:rsidR="00296B45" w:rsidRPr="00957F1F">
        <w:rPr>
          <w:rFonts w:ascii="Helvetica" w:hAnsi="Helvetica" w:cs="Helvetica"/>
          <w:sz w:val="22"/>
          <w:szCs w:val="22"/>
        </w:rPr>
        <w:t>monitoring</w:t>
      </w:r>
      <w:r w:rsidRPr="00957F1F">
        <w:rPr>
          <w:rFonts w:ascii="Helvetica" w:hAnsi="Helvetica" w:cs="Helvetica"/>
          <w:sz w:val="22"/>
          <w:szCs w:val="22"/>
        </w:rPr>
        <w:t xml:space="preserve"> information</w:t>
      </w:r>
      <w:r w:rsidR="00964A2D" w:rsidRPr="00957F1F">
        <w:rPr>
          <w:rFonts w:ascii="Helvetica" w:hAnsi="Helvetica" w:cs="Helvetica"/>
          <w:sz w:val="22"/>
          <w:szCs w:val="22"/>
        </w:rPr>
        <w:t xml:space="preserve"> is particularly valuable</w:t>
      </w:r>
      <w:ins w:id="13" w:author="Crow White" w:date="2015-09-25T13:06:00Z">
        <w:r w:rsidR="00CB00AD">
          <w:rPr>
            <w:rFonts w:ascii="Helvetica" w:hAnsi="Helvetica" w:cs="Helvetica"/>
            <w:sz w:val="22"/>
            <w:szCs w:val="22"/>
          </w:rPr>
          <w:t>, particularly as</w:t>
        </w:r>
      </w:ins>
      <w:del w:id="14" w:author="Crow White" w:date="2015-09-25T13:06:00Z">
        <w:r w:rsidR="00964A2D" w:rsidRPr="00957F1F" w:rsidDel="00CB00AD">
          <w:rPr>
            <w:rFonts w:ascii="Helvetica" w:hAnsi="Helvetica" w:cs="Helvetica"/>
            <w:sz w:val="22"/>
            <w:szCs w:val="22"/>
          </w:rPr>
          <w:delText xml:space="preserve"> and</w:delText>
        </w:r>
        <w:r w:rsidRPr="00957F1F" w:rsidDel="00CB00AD">
          <w:rPr>
            <w:rFonts w:ascii="Helvetica" w:hAnsi="Helvetica" w:cs="Helvetica"/>
            <w:sz w:val="22"/>
            <w:szCs w:val="22"/>
          </w:rPr>
          <w:delText xml:space="preserve"> </w:delText>
        </w:r>
        <w:r w:rsidR="00296B45" w:rsidRPr="00957F1F" w:rsidDel="00CB00AD">
          <w:rPr>
            <w:rFonts w:ascii="Helvetica" w:hAnsi="Helvetica" w:cs="Helvetica"/>
            <w:sz w:val="22"/>
            <w:szCs w:val="22"/>
          </w:rPr>
          <w:delText>increases</w:delText>
        </w:r>
      </w:del>
      <w:r w:rsidR="00296B45" w:rsidRPr="00957F1F">
        <w:rPr>
          <w:rFonts w:ascii="Helvetica" w:hAnsi="Helvetica" w:cs="Helvetica"/>
          <w:sz w:val="22"/>
          <w:szCs w:val="22"/>
        </w:rPr>
        <w:t xml:space="preserve"> system</w:t>
      </w:r>
      <w:r w:rsidR="00964A2D" w:rsidRPr="00957F1F">
        <w:rPr>
          <w:rFonts w:ascii="Helvetica" w:hAnsi="Helvetica" w:cs="Helvetica"/>
          <w:sz w:val="22"/>
          <w:szCs w:val="22"/>
        </w:rPr>
        <w:t>s</w:t>
      </w:r>
      <w:r w:rsidR="00296B45" w:rsidRPr="00957F1F">
        <w:rPr>
          <w:rFonts w:ascii="Helvetica" w:hAnsi="Helvetica" w:cs="Helvetica"/>
          <w:sz w:val="22"/>
          <w:szCs w:val="22"/>
        </w:rPr>
        <w:t xml:space="preserve"> approach</w:t>
      </w:r>
      <w:del w:id="15" w:author="Crow White" w:date="2015-09-25T13:06:00Z">
        <w:r w:rsidR="00296B45" w:rsidRPr="00957F1F" w:rsidDel="00CB00AD">
          <w:rPr>
            <w:rFonts w:ascii="Helvetica" w:hAnsi="Helvetica" w:cs="Helvetica"/>
            <w:sz w:val="22"/>
            <w:szCs w:val="22"/>
          </w:rPr>
          <w:delText>es</w:delText>
        </w:r>
      </w:del>
      <w:r w:rsidR="00296B45" w:rsidRPr="00957F1F">
        <w:rPr>
          <w:rFonts w:ascii="Helvetica" w:hAnsi="Helvetica" w:cs="Helvetica"/>
          <w:sz w:val="22"/>
          <w:szCs w:val="22"/>
        </w:rPr>
        <w:t xml:space="preserve"> a tipping point</w:t>
      </w:r>
      <w:r w:rsidRPr="00957F1F">
        <w:rPr>
          <w:rFonts w:ascii="Helvetica" w:hAnsi="Helvetica" w:cs="Helvetica"/>
          <w:sz w:val="22"/>
          <w:szCs w:val="22"/>
        </w:rPr>
        <w:t xml:space="preserve"> where ecosystem services are degraded by destabilizing feedbacks. </w:t>
      </w:r>
      <w:r w:rsidR="00296B45" w:rsidRPr="00957F1F">
        <w:rPr>
          <w:rFonts w:ascii="Helvetica" w:hAnsi="Helvetica" w:cs="Helvetica"/>
          <w:sz w:val="22"/>
          <w:szCs w:val="22"/>
        </w:rPr>
        <w:t xml:space="preserve">We </w:t>
      </w:r>
      <w:r w:rsidR="000B21F8" w:rsidRPr="00957F1F">
        <w:rPr>
          <w:rFonts w:ascii="Helvetica" w:hAnsi="Helvetica" w:cs="Helvetica"/>
          <w:sz w:val="22"/>
          <w:szCs w:val="22"/>
        </w:rPr>
        <w:t>show</w:t>
      </w:r>
      <w:r w:rsidR="00296B45" w:rsidRPr="00957F1F">
        <w:rPr>
          <w:rFonts w:ascii="Helvetica" w:hAnsi="Helvetica" w:cs="Helvetica"/>
          <w:sz w:val="22"/>
          <w:szCs w:val="22"/>
        </w:rPr>
        <w:t xml:space="preserve"> how including tipping points in decisions surrounding monitoring </w:t>
      </w:r>
      <w:r w:rsidR="000B21F8" w:rsidRPr="00957F1F">
        <w:rPr>
          <w:rFonts w:ascii="Helvetica" w:hAnsi="Helvetica" w:cs="Helvetica"/>
          <w:sz w:val="22"/>
          <w:szCs w:val="22"/>
        </w:rPr>
        <w:t xml:space="preserve">can facilitate the creation of a </w:t>
      </w:r>
      <w:commentRangeStart w:id="16"/>
      <w:r w:rsidR="000B21F8" w:rsidRPr="00957F1F">
        <w:rPr>
          <w:rFonts w:ascii="Helvetica" w:hAnsi="Helvetica" w:cs="Helvetica"/>
          <w:sz w:val="22"/>
          <w:szCs w:val="22"/>
        </w:rPr>
        <w:t>safe operating space</w:t>
      </w:r>
      <w:commentRangeEnd w:id="16"/>
      <w:r w:rsidR="00CB00AD">
        <w:rPr>
          <w:rStyle w:val="CommentReference"/>
        </w:rPr>
        <w:commentReference w:id="16"/>
      </w:r>
      <w:r w:rsidR="000B21F8" w:rsidRPr="00957F1F">
        <w:rPr>
          <w:rFonts w:ascii="Helvetica" w:hAnsi="Helvetica" w:cs="Helvetica"/>
          <w:sz w:val="22"/>
          <w:szCs w:val="22"/>
        </w:rPr>
        <w:t>.</w:t>
      </w:r>
      <w:r w:rsidR="00240A1C" w:rsidRPr="00957F1F">
        <w:rPr>
          <w:rFonts w:ascii="Helvetica" w:hAnsi="Helvetica" w:cs="Helvetica"/>
          <w:sz w:val="22"/>
          <w:szCs w:val="22"/>
        </w:rPr>
        <w:t xml:space="preserve"> </w:t>
      </w:r>
      <w:r w:rsidRPr="00957F1F">
        <w:rPr>
          <w:rFonts w:ascii="Helvetica" w:hAnsi="Helvetica" w:cs="Helvetica"/>
          <w:sz w:val="22"/>
          <w:szCs w:val="22"/>
        </w:rPr>
        <w:t>We</w:t>
      </w:r>
      <w:r w:rsidR="000F5FBD" w:rsidRPr="00957F1F">
        <w:rPr>
          <w:rFonts w:ascii="Helvetica" w:hAnsi="Helvetica" w:cs="Helvetica"/>
          <w:sz w:val="22"/>
          <w:szCs w:val="22"/>
        </w:rPr>
        <w:t xml:space="preserve"> argue </w:t>
      </w:r>
      <w:ins w:id="17" w:author="Crow White" w:date="2015-09-25T13:08:00Z">
        <w:r w:rsidR="00CB00AD">
          <w:rPr>
            <w:rFonts w:ascii="Helvetica" w:hAnsi="Helvetica" w:cs="Helvetica"/>
            <w:sz w:val="22"/>
            <w:szCs w:val="22"/>
          </w:rPr>
          <w:t xml:space="preserve">that </w:t>
        </w:r>
      </w:ins>
      <w:commentRangeStart w:id="18"/>
      <w:r w:rsidR="000F5FBD" w:rsidRPr="00957F1F">
        <w:rPr>
          <w:rFonts w:ascii="Helvetica" w:hAnsi="Helvetica" w:cs="Helvetica"/>
          <w:sz w:val="22"/>
          <w:szCs w:val="22"/>
        </w:rPr>
        <w:t xml:space="preserve">this information can be used to </w:t>
      </w:r>
      <w:r w:rsidRPr="00957F1F">
        <w:rPr>
          <w:rFonts w:ascii="Helvetica" w:hAnsi="Helvetica" w:cs="Helvetica"/>
          <w:sz w:val="22"/>
          <w:szCs w:val="22"/>
        </w:rPr>
        <w:t>contrast the performance of alternative</w:t>
      </w:r>
      <w:r w:rsidR="00B15EE0" w:rsidRPr="00957F1F">
        <w:rPr>
          <w:rFonts w:ascii="Helvetica" w:hAnsi="Helvetica" w:cs="Helvetica"/>
          <w:sz w:val="22"/>
          <w:szCs w:val="22"/>
        </w:rPr>
        <w:t xml:space="preserve"> monitoring</w:t>
      </w:r>
      <w:r w:rsidRPr="00957F1F">
        <w:rPr>
          <w:rFonts w:ascii="Helvetica" w:hAnsi="Helvetica" w:cs="Helvetica"/>
          <w:sz w:val="22"/>
          <w:szCs w:val="22"/>
        </w:rPr>
        <w:t xml:space="preserve"> approaches – one that applies precautionary buffers to reduce the likelihood of state-change, another that uses intensive monitoring to precisely estimate proximity of the ecosystem to a critical threshold</w:t>
      </w:r>
      <w:commentRangeEnd w:id="18"/>
      <w:r w:rsidR="00CB00AD">
        <w:rPr>
          <w:rStyle w:val="CommentReference"/>
        </w:rPr>
        <w:commentReference w:id="18"/>
      </w:r>
      <w:r w:rsidRPr="00957F1F">
        <w:rPr>
          <w:rFonts w:ascii="Helvetica" w:hAnsi="Helvetica" w:cs="Helvetica"/>
          <w:sz w:val="22"/>
          <w:szCs w:val="22"/>
        </w:rPr>
        <w:t>.</w:t>
      </w:r>
      <w:r w:rsidRPr="00957F1F">
        <w:rPr>
          <w:rFonts w:ascii="Helvetica" w:hAnsi="Helvetica" w:cs="Helvetica"/>
          <w:b/>
          <w:sz w:val="22"/>
          <w:szCs w:val="22"/>
        </w:rPr>
        <w:t xml:space="preserve"> </w:t>
      </w:r>
      <w:commentRangeStart w:id="19"/>
      <w:r w:rsidRPr="00957F1F">
        <w:rPr>
          <w:rFonts w:ascii="Helvetica" w:hAnsi="Helvetica" w:cs="Helvetica"/>
          <w:sz w:val="22"/>
          <w:szCs w:val="22"/>
        </w:rPr>
        <w:t>A comprehensive understanding of how ecosystem characteristics dictate the trade off between precision in ecosystem state estimates and the costs of overexploitation is utilitarian for agencies and managers with finite resources.</w:t>
      </w:r>
      <w:commentRangeEnd w:id="19"/>
      <w:r w:rsidR="00CB00AD">
        <w:rPr>
          <w:rStyle w:val="CommentReference"/>
        </w:rPr>
        <w:commentReference w:id="19"/>
      </w:r>
    </w:p>
    <w:p w14:paraId="2D6AFF2E" w14:textId="77777777" w:rsidR="00294391" w:rsidRPr="00957F1F" w:rsidRDefault="00294391">
      <w:pPr>
        <w:rPr>
          <w:rFonts w:ascii="Helvetica" w:hAnsi="Helvetica"/>
          <w:b/>
          <w:sz w:val="22"/>
          <w:szCs w:val="22"/>
        </w:rPr>
      </w:pPr>
      <w:r w:rsidRPr="00957F1F">
        <w:rPr>
          <w:rFonts w:ascii="Helvetica" w:hAnsi="Helvetica"/>
          <w:b/>
          <w:sz w:val="22"/>
          <w:szCs w:val="22"/>
        </w:rPr>
        <w:br w:type="page"/>
      </w:r>
    </w:p>
    <w:p w14:paraId="4ACEBA27" w14:textId="639A3187" w:rsidR="00EA4926" w:rsidRPr="00957F1F" w:rsidRDefault="00EA4926" w:rsidP="00EA4926">
      <w:pPr>
        <w:rPr>
          <w:rFonts w:ascii="Helvetica" w:hAnsi="Helvetica"/>
          <w:b/>
          <w:sz w:val="22"/>
          <w:szCs w:val="22"/>
        </w:rPr>
      </w:pPr>
      <w:r w:rsidRPr="00957F1F">
        <w:rPr>
          <w:rFonts w:ascii="Helvetica" w:hAnsi="Helvetica"/>
          <w:b/>
          <w:sz w:val="22"/>
          <w:szCs w:val="22"/>
        </w:rPr>
        <w:lastRenderedPageBreak/>
        <w:t>INTRODUCTION</w:t>
      </w:r>
    </w:p>
    <w:p w14:paraId="77C8340B" w14:textId="77777777" w:rsidR="00EA4926" w:rsidRPr="00957F1F" w:rsidRDefault="00EA4926" w:rsidP="00EA4926">
      <w:pPr>
        <w:rPr>
          <w:rFonts w:ascii="Helvetica" w:hAnsi="Helvetica"/>
          <w:b/>
          <w:sz w:val="22"/>
          <w:szCs w:val="22"/>
        </w:rPr>
      </w:pPr>
    </w:p>
    <w:p w14:paraId="6C9AA740" w14:textId="2A8DCD96" w:rsidR="00CD6A68" w:rsidRPr="00957F1F" w:rsidRDefault="00CD6A68" w:rsidP="00EE6528">
      <w:pPr>
        <w:pStyle w:val="ListParagraph"/>
        <w:numPr>
          <w:ilvl w:val="1"/>
          <w:numId w:val="1"/>
        </w:numPr>
        <w:rPr>
          <w:rFonts w:ascii="Helvetica" w:hAnsi="Helvetica"/>
          <w:b/>
          <w:sz w:val="22"/>
          <w:szCs w:val="22"/>
        </w:rPr>
      </w:pPr>
      <w:r w:rsidRPr="00957F1F">
        <w:rPr>
          <w:rFonts w:ascii="Helvetica" w:hAnsi="Helvetica"/>
          <w:b/>
          <w:sz w:val="22"/>
          <w:szCs w:val="22"/>
        </w:rPr>
        <w:t>Avoiding Crossing Tipping Points is a Major Goal of Sustainability Science</w:t>
      </w:r>
    </w:p>
    <w:p w14:paraId="34578141" w14:textId="1177886C" w:rsidR="00EE6528" w:rsidRPr="00957F1F" w:rsidRDefault="00677931" w:rsidP="008555BA">
      <w:pPr>
        <w:pStyle w:val="ListParagraph"/>
        <w:numPr>
          <w:ilvl w:val="2"/>
          <w:numId w:val="1"/>
        </w:numPr>
        <w:rPr>
          <w:rFonts w:ascii="Helvetica" w:hAnsi="Helvetica"/>
          <w:sz w:val="22"/>
          <w:szCs w:val="22"/>
        </w:rPr>
      </w:pPr>
      <w:r w:rsidRPr="00957F1F">
        <w:rPr>
          <w:rFonts w:ascii="Helvetica" w:hAnsi="Helvetica"/>
          <w:sz w:val="22"/>
          <w:szCs w:val="22"/>
        </w:rPr>
        <w:t>P</w:t>
      </w:r>
      <w:r w:rsidR="00EE6528" w:rsidRPr="00957F1F">
        <w:rPr>
          <w:rFonts w:ascii="Helvetica" w:hAnsi="Helvetica"/>
          <w:sz w:val="22"/>
          <w:szCs w:val="22"/>
        </w:rPr>
        <w:t>athway</w:t>
      </w:r>
      <w:r w:rsidRPr="00957F1F">
        <w:rPr>
          <w:rFonts w:ascii="Helvetica" w:hAnsi="Helvetica"/>
          <w:sz w:val="22"/>
          <w:szCs w:val="22"/>
        </w:rPr>
        <w:t>s</w:t>
      </w:r>
      <w:r w:rsidR="00EE6528" w:rsidRPr="00957F1F">
        <w:rPr>
          <w:rFonts w:ascii="Helvetica" w:hAnsi="Helvetica"/>
          <w:sz w:val="22"/>
          <w:szCs w:val="22"/>
        </w:rPr>
        <w:t xml:space="preserve"> </w:t>
      </w:r>
      <w:r w:rsidRPr="00957F1F">
        <w:rPr>
          <w:rFonts w:ascii="Helvetica" w:hAnsi="Helvetica"/>
          <w:sz w:val="22"/>
          <w:szCs w:val="22"/>
        </w:rPr>
        <w:t>of change in</w:t>
      </w:r>
      <w:r w:rsidR="00EE6528" w:rsidRPr="00957F1F">
        <w:rPr>
          <w:rFonts w:ascii="Helvetica" w:hAnsi="Helvetica"/>
          <w:sz w:val="22"/>
          <w:szCs w:val="22"/>
        </w:rPr>
        <w:t xml:space="preserve"> b</w:t>
      </w:r>
      <w:r w:rsidR="00EA4926" w:rsidRPr="00957F1F">
        <w:rPr>
          <w:rFonts w:ascii="Helvetica" w:hAnsi="Helvetica"/>
          <w:sz w:val="22"/>
          <w:szCs w:val="22"/>
        </w:rPr>
        <w:t xml:space="preserve">iological systems </w:t>
      </w:r>
      <w:r w:rsidR="00EE6528" w:rsidRPr="00957F1F">
        <w:rPr>
          <w:rFonts w:ascii="Helvetica" w:hAnsi="Helvetica"/>
          <w:sz w:val="22"/>
          <w:szCs w:val="22"/>
        </w:rPr>
        <w:t xml:space="preserve">often includes critical thresholds – tipping points – where the system rapidly switches states, causing </w:t>
      </w:r>
      <w:r w:rsidRPr="00957F1F">
        <w:rPr>
          <w:rFonts w:ascii="Helvetica" w:hAnsi="Helvetica"/>
          <w:sz w:val="22"/>
          <w:szCs w:val="22"/>
        </w:rPr>
        <w:t>demonstrable</w:t>
      </w:r>
      <w:r w:rsidR="00EE6528" w:rsidRPr="00957F1F">
        <w:rPr>
          <w:rFonts w:ascii="Helvetica" w:hAnsi="Helvetica"/>
          <w:sz w:val="22"/>
          <w:szCs w:val="22"/>
        </w:rPr>
        <w:t xml:space="preserve"> shifts in </w:t>
      </w:r>
      <w:r w:rsidRPr="00957F1F">
        <w:rPr>
          <w:rFonts w:ascii="Helvetica" w:hAnsi="Helvetica"/>
          <w:sz w:val="22"/>
          <w:szCs w:val="22"/>
        </w:rPr>
        <w:t>ecosystem structure and function</w:t>
      </w:r>
      <w:r w:rsidR="00EE6528" w:rsidRPr="00957F1F">
        <w:rPr>
          <w:rFonts w:ascii="Helvetica" w:hAnsi="Helvetica"/>
          <w:sz w:val="22"/>
          <w:szCs w:val="22"/>
        </w:rPr>
        <w:t xml:space="preserve"> and introducing a cascade of ecological, economic and cultural disruptions. </w:t>
      </w:r>
      <w:r w:rsidR="00FC7BA4">
        <w:rPr>
          <w:rFonts w:ascii="Helvetica" w:hAnsi="Helvetica"/>
          <w:sz w:val="22"/>
          <w:szCs w:val="22"/>
        </w:rPr>
        <w:fldChar w:fldCharType="begin"/>
      </w:r>
      <w:r w:rsidR="00FC7BA4">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FC7BA4">
        <w:rPr>
          <w:rFonts w:ascii="Helvetica" w:hAnsi="Helvetica"/>
          <w:sz w:val="22"/>
          <w:szCs w:val="22"/>
        </w:rPr>
        <w:fldChar w:fldCharType="separate"/>
      </w:r>
      <w:r w:rsidR="00FC7BA4">
        <w:rPr>
          <w:rFonts w:ascii="Helvetica" w:hAnsi="Helvetica"/>
          <w:noProof/>
          <w:sz w:val="22"/>
          <w:szCs w:val="22"/>
        </w:rPr>
        <w:t>(May 1977; Scheffer</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2001)</w:t>
      </w:r>
      <w:r w:rsidR="00FC7BA4">
        <w:rPr>
          <w:rFonts w:ascii="Helvetica" w:hAnsi="Helvetica"/>
          <w:sz w:val="22"/>
          <w:szCs w:val="22"/>
        </w:rPr>
        <w:fldChar w:fldCharType="end"/>
      </w:r>
    </w:p>
    <w:p w14:paraId="300B5EF0" w14:textId="76B8C087" w:rsidR="000847BF" w:rsidRPr="00957F1F" w:rsidRDefault="000847BF" w:rsidP="008555BA">
      <w:pPr>
        <w:pStyle w:val="ListParagraph"/>
        <w:numPr>
          <w:ilvl w:val="2"/>
          <w:numId w:val="1"/>
        </w:numPr>
        <w:rPr>
          <w:rFonts w:ascii="Helvetica" w:hAnsi="Helvetica"/>
          <w:sz w:val="22"/>
          <w:szCs w:val="22"/>
        </w:rPr>
      </w:pPr>
      <w:r w:rsidRPr="00957F1F">
        <w:rPr>
          <w:rFonts w:ascii="Helvetica" w:hAnsi="Helvetica"/>
          <w:sz w:val="22"/>
          <w:szCs w:val="22"/>
        </w:rPr>
        <w:t xml:space="preserve">Examples include coral reefs, kelp forest ecosystems, and north pacific pelagic systems. </w:t>
      </w:r>
    </w:p>
    <w:p w14:paraId="4086CE6F" w14:textId="09E88AF4" w:rsidR="00EE6528" w:rsidRPr="00957F1F" w:rsidRDefault="00EE6528" w:rsidP="008555BA">
      <w:pPr>
        <w:pStyle w:val="ListParagraph"/>
        <w:numPr>
          <w:ilvl w:val="2"/>
          <w:numId w:val="1"/>
        </w:numPr>
        <w:rPr>
          <w:rFonts w:ascii="Helvetica" w:hAnsi="Helvetica"/>
          <w:sz w:val="22"/>
          <w:szCs w:val="22"/>
        </w:rPr>
      </w:pPr>
      <w:r w:rsidRPr="00957F1F">
        <w:rPr>
          <w:rFonts w:ascii="Helvetica" w:hAnsi="Helvetica"/>
          <w:sz w:val="22"/>
          <w:szCs w:val="22"/>
        </w:rPr>
        <w:t>Once tipping points are crossed, positive feedback loops can maintain degraded or less-preferred states</w:t>
      </w:r>
      <w:r w:rsidR="004F6B19" w:rsidRPr="00957F1F">
        <w:rPr>
          <w:rFonts w:ascii="Helvetica" w:hAnsi="Helvetica"/>
          <w:sz w:val="22"/>
          <w:szCs w:val="22"/>
        </w:rPr>
        <w:t xml:space="preserve"> and make it difficult to recover disrupted social-ecological systems</w:t>
      </w:r>
      <w:r w:rsidRPr="00957F1F">
        <w:rPr>
          <w:rFonts w:ascii="Helvetica" w:hAnsi="Helvetica"/>
          <w:sz w:val="22"/>
          <w:szCs w:val="22"/>
        </w:rPr>
        <w:t xml:space="preserve">. </w:t>
      </w:r>
    </w:p>
    <w:p w14:paraId="3173BF5A" w14:textId="745D8D19" w:rsidR="00035B6B" w:rsidRPr="00957F1F" w:rsidRDefault="004F6B19" w:rsidP="008555BA">
      <w:pPr>
        <w:pStyle w:val="ListParagraph"/>
        <w:numPr>
          <w:ilvl w:val="2"/>
          <w:numId w:val="1"/>
        </w:numPr>
        <w:rPr>
          <w:rFonts w:ascii="Helvetica" w:hAnsi="Helvetica"/>
          <w:sz w:val="22"/>
          <w:szCs w:val="22"/>
        </w:rPr>
      </w:pPr>
      <w:r w:rsidRPr="00957F1F">
        <w:rPr>
          <w:rFonts w:ascii="Helvetica" w:hAnsi="Helvetica"/>
          <w:sz w:val="22"/>
          <w:szCs w:val="22"/>
        </w:rPr>
        <w:t>Therefore a</w:t>
      </w:r>
      <w:r w:rsidR="001C6065" w:rsidRPr="00957F1F">
        <w:rPr>
          <w:rFonts w:ascii="Helvetica" w:hAnsi="Helvetica"/>
          <w:sz w:val="22"/>
          <w:szCs w:val="22"/>
        </w:rPr>
        <w:t xml:space="preserve"> major question in sustainability science is how can resource managers set meaningful boundaries that maximize ecosystem services </w:t>
      </w:r>
      <w:r w:rsidRPr="00957F1F">
        <w:rPr>
          <w:rFonts w:ascii="Helvetica" w:hAnsi="Helvetica"/>
          <w:sz w:val="22"/>
          <w:szCs w:val="22"/>
        </w:rPr>
        <w:t>while</w:t>
      </w:r>
      <w:r w:rsidR="001C6065" w:rsidRPr="00957F1F">
        <w:rPr>
          <w:rFonts w:ascii="Helvetica" w:hAnsi="Helvetica"/>
          <w:sz w:val="22"/>
          <w:szCs w:val="22"/>
        </w:rPr>
        <w:t xml:space="preserve"> avoid</w:t>
      </w:r>
      <w:r w:rsidRPr="00957F1F">
        <w:rPr>
          <w:rFonts w:ascii="Helvetica" w:hAnsi="Helvetica"/>
          <w:sz w:val="22"/>
          <w:szCs w:val="22"/>
        </w:rPr>
        <w:t>ing</w:t>
      </w:r>
      <w:r w:rsidR="001C6065" w:rsidRPr="00957F1F">
        <w:rPr>
          <w:rFonts w:ascii="Helvetica" w:hAnsi="Helvetica"/>
          <w:sz w:val="22"/>
          <w:szCs w:val="22"/>
        </w:rPr>
        <w:t xml:space="preserve"> </w:t>
      </w:r>
      <w:r w:rsidRPr="00957F1F">
        <w:rPr>
          <w:rFonts w:ascii="Helvetica" w:hAnsi="Helvetica"/>
          <w:sz w:val="22"/>
          <w:szCs w:val="22"/>
        </w:rPr>
        <w:t xml:space="preserve">exploitation rates that cause </w:t>
      </w:r>
      <w:r w:rsidR="001C46CB" w:rsidRPr="00957F1F">
        <w:rPr>
          <w:rFonts w:ascii="Helvetica" w:hAnsi="Helvetica"/>
          <w:sz w:val="22"/>
          <w:szCs w:val="22"/>
        </w:rPr>
        <w:t>system</w:t>
      </w:r>
      <w:r w:rsidR="005C0E01" w:rsidRPr="00957F1F">
        <w:rPr>
          <w:rFonts w:ascii="Helvetica" w:hAnsi="Helvetica"/>
          <w:sz w:val="22"/>
          <w:szCs w:val="22"/>
        </w:rPr>
        <w:t>s to</w:t>
      </w:r>
      <w:r w:rsidR="00C03B37">
        <w:rPr>
          <w:rFonts w:ascii="Helvetica" w:hAnsi="Helvetica"/>
          <w:sz w:val="22"/>
          <w:szCs w:val="22"/>
        </w:rPr>
        <w:t xml:space="preserve"> cross </w:t>
      </w:r>
      <w:r w:rsidR="001C6065" w:rsidRPr="00957F1F">
        <w:rPr>
          <w:rFonts w:ascii="Helvetica" w:hAnsi="Helvetica"/>
          <w:sz w:val="22"/>
          <w:szCs w:val="22"/>
        </w:rPr>
        <w:t xml:space="preserve">critical thresholds beyond which economic and cultural disruptions </w:t>
      </w:r>
      <w:r w:rsidR="001C46CB" w:rsidRPr="00957F1F">
        <w:rPr>
          <w:rFonts w:ascii="Helvetica" w:hAnsi="Helvetica"/>
          <w:sz w:val="22"/>
          <w:szCs w:val="22"/>
        </w:rPr>
        <w:t>occur</w:t>
      </w:r>
      <w:r w:rsidR="001C6065" w:rsidRPr="00957F1F">
        <w:rPr>
          <w:rFonts w:ascii="Helvetica" w:hAnsi="Helvetica"/>
          <w:sz w:val="22"/>
          <w:szCs w:val="22"/>
        </w:rPr>
        <w:t xml:space="preserve"> </w:t>
      </w:r>
      <w:r w:rsidR="00FC7BA4">
        <w:rPr>
          <w:rFonts w:ascii="Helvetica" w:hAnsi="Helvetica"/>
          <w:sz w:val="22"/>
          <w:szCs w:val="22"/>
        </w:rPr>
        <w:fldChar w:fldCharType="begin"/>
      </w:r>
      <w:r w:rsidR="00FC7BA4">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FC7BA4">
        <w:rPr>
          <w:rFonts w:ascii="Helvetica" w:hAnsi="Helvetica"/>
          <w:sz w:val="22"/>
          <w:szCs w:val="22"/>
        </w:rPr>
        <w:fldChar w:fldCharType="separate"/>
      </w:r>
      <w:r w:rsidR="00FC7BA4">
        <w:rPr>
          <w:rFonts w:ascii="Helvetica" w:hAnsi="Helvetica"/>
          <w:noProof/>
          <w:sz w:val="22"/>
          <w:szCs w:val="22"/>
        </w:rPr>
        <w:t>(Kates</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2001)</w:t>
      </w:r>
      <w:r w:rsidR="00FC7BA4">
        <w:rPr>
          <w:rFonts w:ascii="Helvetica" w:hAnsi="Helvetica"/>
          <w:sz w:val="22"/>
          <w:szCs w:val="22"/>
        </w:rPr>
        <w:fldChar w:fldCharType="end"/>
      </w:r>
      <w:r w:rsidR="00035B6B" w:rsidRPr="00957F1F">
        <w:rPr>
          <w:rFonts w:ascii="Helvetica" w:hAnsi="Helvetica"/>
          <w:sz w:val="22"/>
          <w:szCs w:val="22"/>
        </w:rPr>
        <w:t xml:space="preserve">. </w:t>
      </w:r>
    </w:p>
    <w:p w14:paraId="649467AC" w14:textId="02688318" w:rsidR="00C21539" w:rsidRPr="00957F1F" w:rsidRDefault="00E132E3" w:rsidP="00BD3299">
      <w:pPr>
        <w:pStyle w:val="ListParagraph"/>
        <w:numPr>
          <w:ilvl w:val="1"/>
          <w:numId w:val="1"/>
        </w:numPr>
        <w:rPr>
          <w:rFonts w:ascii="Helvetica" w:hAnsi="Helvetica"/>
          <w:b/>
          <w:sz w:val="22"/>
          <w:szCs w:val="22"/>
        </w:rPr>
      </w:pPr>
      <w:r w:rsidRPr="00957F1F">
        <w:rPr>
          <w:rFonts w:ascii="Helvetica" w:hAnsi="Helvetica"/>
          <w:b/>
          <w:sz w:val="22"/>
          <w:szCs w:val="22"/>
        </w:rPr>
        <w:t xml:space="preserve">Heavy </w:t>
      </w:r>
      <w:r w:rsidR="00F53651" w:rsidRPr="00957F1F">
        <w:rPr>
          <w:rFonts w:ascii="Helvetica" w:hAnsi="Helvetica"/>
          <w:b/>
          <w:sz w:val="22"/>
          <w:szCs w:val="22"/>
        </w:rPr>
        <w:t xml:space="preserve">Monitoring and research can help to achieve </w:t>
      </w:r>
      <w:r w:rsidRPr="00957F1F">
        <w:rPr>
          <w:rFonts w:ascii="Helvetica" w:hAnsi="Helvetica"/>
          <w:b/>
          <w:sz w:val="22"/>
          <w:szCs w:val="22"/>
        </w:rPr>
        <w:t>sustainability</w:t>
      </w:r>
      <w:r w:rsidR="00EB538F" w:rsidRPr="00957F1F">
        <w:rPr>
          <w:rFonts w:ascii="Helvetica" w:hAnsi="Helvetica"/>
          <w:b/>
          <w:sz w:val="22"/>
          <w:szCs w:val="22"/>
        </w:rPr>
        <w:t xml:space="preserve"> but is rarely </w:t>
      </w:r>
      <w:r w:rsidR="00196608" w:rsidRPr="00957F1F">
        <w:rPr>
          <w:rFonts w:ascii="Helvetica" w:hAnsi="Helvetica"/>
          <w:b/>
          <w:sz w:val="22"/>
          <w:szCs w:val="22"/>
        </w:rPr>
        <w:t xml:space="preserve">conducted due to expense and logistics. </w:t>
      </w:r>
    </w:p>
    <w:p w14:paraId="263C1493" w14:textId="5D5D2D0A" w:rsidR="00C21539" w:rsidRPr="00957F1F" w:rsidRDefault="00BE5C03" w:rsidP="00196608">
      <w:pPr>
        <w:pStyle w:val="ListParagraph"/>
        <w:numPr>
          <w:ilvl w:val="2"/>
          <w:numId w:val="1"/>
        </w:numPr>
        <w:rPr>
          <w:rFonts w:ascii="Helvetica" w:hAnsi="Helvetica"/>
          <w:sz w:val="22"/>
          <w:szCs w:val="22"/>
        </w:rPr>
      </w:pPr>
      <w:r w:rsidRPr="00957F1F">
        <w:rPr>
          <w:rFonts w:ascii="Helvetica" w:hAnsi="Helvetica"/>
          <w:sz w:val="22"/>
          <w:szCs w:val="22"/>
        </w:rPr>
        <w:t xml:space="preserve">Intensive monitoring can help to simultaneously </w:t>
      </w:r>
      <w:commentRangeStart w:id="20"/>
      <w:r w:rsidRPr="00957F1F">
        <w:rPr>
          <w:rFonts w:ascii="Helvetica" w:hAnsi="Helvetica"/>
          <w:sz w:val="22"/>
          <w:szCs w:val="22"/>
        </w:rPr>
        <w:t>maximize ecosystem services</w:t>
      </w:r>
      <w:commentRangeEnd w:id="20"/>
      <w:r w:rsidR="00622E61">
        <w:rPr>
          <w:rStyle w:val="CommentReference"/>
        </w:rPr>
        <w:commentReference w:id="20"/>
      </w:r>
      <w:r w:rsidRPr="00957F1F">
        <w:rPr>
          <w:rFonts w:ascii="Helvetica" w:hAnsi="Helvetica"/>
          <w:sz w:val="22"/>
          <w:szCs w:val="22"/>
        </w:rPr>
        <w:t xml:space="preserve"> and avoid tipping points by </w:t>
      </w:r>
      <w:r w:rsidR="00AD75A7" w:rsidRPr="00957F1F">
        <w:rPr>
          <w:rFonts w:ascii="Helvetica" w:hAnsi="Helvetica"/>
          <w:sz w:val="22"/>
          <w:szCs w:val="22"/>
        </w:rPr>
        <w:t xml:space="preserve">building a </w:t>
      </w:r>
      <w:r w:rsidR="00196608" w:rsidRPr="00957F1F">
        <w:rPr>
          <w:rFonts w:ascii="Helvetica" w:hAnsi="Helvetica"/>
          <w:sz w:val="22"/>
          <w:szCs w:val="22"/>
        </w:rPr>
        <w:t>better understand</w:t>
      </w:r>
      <w:r w:rsidRPr="00957F1F">
        <w:rPr>
          <w:rFonts w:ascii="Helvetica" w:hAnsi="Helvetica"/>
          <w:sz w:val="22"/>
          <w:szCs w:val="22"/>
        </w:rPr>
        <w:t>ing</w:t>
      </w:r>
      <w:r w:rsidR="00196608" w:rsidRPr="00957F1F">
        <w:rPr>
          <w:rFonts w:ascii="Helvetica" w:hAnsi="Helvetica"/>
          <w:sz w:val="22"/>
          <w:szCs w:val="22"/>
        </w:rPr>
        <w:t xml:space="preserve"> the of </w:t>
      </w:r>
      <w:r w:rsidRPr="00957F1F">
        <w:rPr>
          <w:rFonts w:ascii="Helvetica" w:hAnsi="Helvetica"/>
          <w:sz w:val="22"/>
          <w:szCs w:val="22"/>
        </w:rPr>
        <w:t>eco</w:t>
      </w:r>
      <w:r w:rsidR="00196608" w:rsidRPr="00957F1F">
        <w:rPr>
          <w:rFonts w:ascii="Helvetica" w:hAnsi="Helvetica"/>
          <w:sz w:val="22"/>
          <w:szCs w:val="22"/>
        </w:rPr>
        <w:t xml:space="preserve">system </w:t>
      </w:r>
      <w:r w:rsidR="00AD75A7" w:rsidRPr="00957F1F">
        <w:rPr>
          <w:rFonts w:ascii="Helvetica" w:hAnsi="Helvetica"/>
          <w:sz w:val="22"/>
          <w:szCs w:val="22"/>
        </w:rPr>
        <w:t xml:space="preserve">mechanics </w:t>
      </w:r>
      <w:r w:rsidR="00D931C7" w:rsidRPr="00957F1F">
        <w:rPr>
          <w:rFonts w:ascii="Helvetica" w:hAnsi="Helvetica"/>
          <w:sz w:val="22"/>
          <w:szCs w:val="22"/>
        </w:rPr>
        <w:t>and</w:t>
      </w:r>
      <w:r w:rsidR="00196608" w:rsidRPr="00957F1F">
        <w:rPr>
          <w:rFonts w:ascii="Helvetica" w:hAnsi="Helvetica"/>
          <w:sz w:val="22"/>
          <w:szCs w:val="22"/>
        </w:rPr>
        <w:t xml:space="preserve"> pinpoint</w:t>
      </w:r>
      <w:r w:rsidR="00AD75A7" w:rsidRPr="00957F1F">
        <w:rPr>
          <w:rFonts w:ascii="Helvetica" w:hAnsi="Helvetica"/>
          <w:sz w:val="22"/>
          <w:szCs w:val="22"/>
        </w:rPr>
        <w:t>ing</w:t>
      </w:r>
      <w:r w:rsidR="00196608" w:rsidRPr="00957F1F">
        <w:rPr>
          <w:rFonts w:ascii="Helvetica" w:hAnsi="Helvetica"/>
          <w:sz w:val="22"/>
          <w:szCs w:val="22"/>
        </w:rPr>
        <w:t xml:space="preserve"> the proximity of the ecosystem state to a tipping point</w:t>
      </w:r>
      <w:r w:rsidRPr="00957F1F">
        <w:rPr>
          <w:rFonts w:ascii="Helvetica" w:hAnsi="Helvetica"/>
          <w:sz w:val="22"/>
          <w:szCs w:val="22"/>
        </w:rPr>
        <w:t>.</w:t>
      </w:r>
      <w:r w:rsidR="00757736" w:rsidRPr="00957F1F">
        <w:rPr>
          <w:rFonts w:ascii="Helvetica" w:hAnsi="Helvetica"/>
          <w:sz w:val="22"/>
          <w:szCs w:val="22"/>
        </w:rPr>
        <w:t xml:space="preserve"> </w:t>
      </w:r>
    </w:p>
    <w:p w14:paraId="2F3778AD" w14:textId="1D08251B" w:rsidR="00AC7FCC" w:rsidRPr="00957F1F" w:rsidRDefault="00AC7FCC" w:rsidP="00FE74A9">
      <w:pPr>
        <w:pStyle w:val="ListParagraph"/>
        <w:numPr>
          <w:ilvl w:val="2"/>
          <w:numId w:val="1"/>
        </w:numPr>
        <w:rPr>
          <w:rFonts w:ascii="Helvetica" w:hAnsi="Helvetica"/>
          <w:sz w:val="22"/>
          <w:szCs w:val="22"/>
        </w:rPr>
      </w:pPr>
      <w:r w:rsidRPr="00957F1F">
        <w:rPr>
          <w:rFonts w:ascii="Helvetica" w:hAnsi="Helvetica"/>
          <w:sz w:val="22"/>
          <w:szCs w:val="22"/>
        </w:rPr>
        <w:t>I</w:t>
      </w:r>
      <w:commentRangeStart w:id="21"/>
      <w:r w:rsidRPr="00957F1F">
        <w:rPr>
          <w:rFonts w:ascii="Helvetica" w:hAnsi="Helvetica"/>
          <w:sz w:val="22"/>
          <w:szCs w:val="22"/>
        </w:rPr>
        <w:t xml:space="preserve">f managers have high confidence in the cause(s) of fluctuations in resource availability (i.e. are working with an accurate </w:t>
      </w:r>
      <w:r w:rsidR="000847BF" w:rsidRPr="00957F1F">
        <w:rPr>
          <w:rFonts w:ascii="Helvetica" w:hAnsi="Helvetica"/>
          <w:sz w:val="22"/>
          <w:szCs w:val="22"/>
        </w:rPr>
        <w:t xml:space="preserve">biological </w:t>
      </w:r>
      <w:r w:rsidRPr="00957F1F">
        <w:rPr>
          <w:rFonts w:ascii="Helvetica" w:hAnsi="Helvetica"/>
          <w:sz w:val="22"/>
          <w:szCs w:val="22"/>
        </w:rPr>
        <w:t xml:space="preserve">“operating model”) and are also confident in their assessment of the ecosystem state, then, ideally, they can then </w:t>
      </w:r>
      <w:r w:rsidR="00A16F31" w:rsidRPr="00957F1F">
        <w:rPr>
          <w:rFonts w:ascii="Helvetica" w:hAnsi="Helvetica"/>
          <w:sz w:val="22"/>
          <w:szCs w:val="22"/>
        </w:rPr>
        <w:t xml:space="preserve">optimize yield while staying within </w:t>
      </w:r>
      <w:r w:rsidRPr="00957F1F">
        <w:rPr>
          <w:rFonts w:ascii="Helvetica" w:hAnsi="Helvetica"/>
          <w:sz w:val="22"/>
          <w:szCs w:val="22"/>
        </w:rPr>
        <w:t xml:space="preserve">a safe operating space where risk of crossing </w:t>
      </w:r>
      <w:r w:rsidR="00A94AF7" w:rsidRPr="00957F1F">
        <w:rPr>
          <w:rFonts w:ascii="Helvetica" w:hAnsi="Helvetica"/>
          <w:sz w:val="22"/>
          <w:szCs w:val="22"/>
        </w:rPr>
        <w:t xml:space="preserve">a </w:t>
      </w:r>
      <w:r w:rsidRPr="00957F1F">
        <w:rPr>
          <w:rFonts w:ascii="Helvetica" w:hAnsi="Helvetica"/>
          <w:sz w:val="22"/>
          <w:szCs w:val="22"/>
        </w:rPr>
        <w:t xml:space="preserve">critical threshold </w:t>
      </w:r>
      <w:r w:rsidR="00A16F31" w:rsidRPr="00957F1F">
        <w:rPr>
          <w:rFonts w:ascii="Helvetica" w:hAnsi="Helvetica"/>
          <w:sz w:val="22"/>
          <w:szCs w:val="22"/>
        </w:rPr>
        <w:t>is low</w:t>
      </w:r>
      <w:commentRangeEnd w:id="21"/>
      <w:r w:rsidR="00622E61">
        <w:rPr>
          <w:rStyle w:val="CommentReference"/>
        </w:rPr>
        <w:commentReference w:id="21"/>
      </w:r>
      <w:r w:rsidR="008357DB" w:rsidRPr="00957F1F">
        <w:rPr>
          <w:rFonts w:ascii="Helvetica" w:hAnsi="Helvetica"/>
          <w:sz w:val="22"/>
          <w:szCs w:val="22"/>
        </w:rPr>
        <w:t xml:space="preserve"> </w:t>
      </w:r>
      <w:r w:rsidR="00FC7BA4">
        <w:rPr>
          <w:rFonts w:ascii="Helvetica" w:hAnsi="Helvetica"/>
          <w:sz w:val="22"/>
          <w:szCs w:val="22"/>
        </w:rPr>
        <w:fldChar w:fldCharType="begin"/>
      </w:r>
      <w:r w:rsidR="00FC7BA4">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00FC7BA4">
        <w:rPr>
          <w:rFonts w:ascii="Helvetica" w:hAnsi="Helvetica"/>
          <w:sz w:val="22"/>
          <w:szCs w:val="22"/>
        </w:rPr>
        <w:fldChar w:fldCharType="separate"/>
      </w:r>
      <w:r w:rsidR="00FC7BA4">
        <w:rPr>
          <w:rFonts w:ascii="Helvetica" w:hAnsi="Helvetica"/>
          <w:noProof/>
          <w:sz w:val="22"/>
          <w:szCs w:val="22"/>
        </w:rPr>
        <w:t>(Rockström</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2009)</w:t>
      </w:r>
      <w:r w:rsidR="00FC7BA4">
        <w:rPr>
          <w:rFonts w:ascii="Helvetica" w:hAnsi="Helvetica"/>
          <w:sz w:val="22"/>
          <w:szCs w:val="22"/>
        </w:rPr>
        <w:fldChar w:fldCharType="end"/>
      </w:r>
      <w:r w:rsidRPr="00957F1F">
        <w:rPr>
          <w:rFonts w:ascii="Helvetica" w:hAnsi="Helvetica"/>
          <w:sz w:val="22"/>
          <w:szCs w:val="22"/>
        </w:rPr>
        <w:t xml:space="preserve">. </w:t>
      </w:r>
    </w:p>
    <w:p w14:paraId="15E83F5F" w14:textId="079256D2" w:rsidR="00BF7BF0" w:rsidRPr="00957F1F" w:rsidRDefault="003C2569" w:rsidP="00EA325D">
      <w:pPr>
        <w:pStyle w:val="ListParagraph"/>
        <w:numPr>
          <w:ilvl w:val="2"/>
          <w:numId w:val="1"/>
        </w:numPr>
        <w:rPr>
          <w:rFonts w:ascii="Helvetica" w:hAnsi="Helvetica"/>
          <w:sz w:val="22"/>
          <w:szCs w:val="22"/>
        </w:rPr>
      </w:pPr>
      <w:r w:rsidRPr="00957F1F">
        <w:rPr>
          <w:rFonts w:ascii="Helvetica" w:hAnsi="Helvetica"/>
          <w:sz w:val="22"/>
          <w:szCs w:val="22"/>
        </w:rPr>
        <w:t xml:space="preserve">However, </w:t>
      </w:r>
      <w:r w:rsidR="00BF7BF0" w:rsidRPr="00957F1F">
        <w:rPr>
          <w:rFonts w:ascii="Helvetica" w:hAnsi="Helvetica"/>
          <w:sz w:val="22"/>
          <w:szCs w:val="22"/>
        </w:rPr>
        <w:t xml:space="preserve">managers rarely, if ever, have perfect knowledge of the current ecosystem state, because </w:t>
      </w:r>
      <w:r w:rsidRPr="00957F1F">
        <w:rPr>
          <w:rFonts w:ascii="Helvetica" w:hAnsi="Helvetica"/>
          <w:sz w:val="22"/>
          <w:szCs w:val="22"/>
        </w:rPr>
        <w:t>monitoring an</w:t>
      </w:r>
      <w:r w:rsidR="00AC7FCC" w:rsidRPr="00957F1F">
        <w:rPr>
          <w:rFonts w:ascii="Helvetica" w:hAnsi="Helvetica"/>
          <w:sz w:val="22"/>
          <w:szCs w:val="22"/>
        </w:rPr>
        <w:t>d</w:t>
      </w:r>
      <w:r w:rsidRPr="00957F1F">
        <w:rPr>
          <w:rFonts w:ascii="Helvetica" w:hAnsi="Helvetica"/>
          <w:sz w:val="22"/>
          <w:szCs w:val="22"/>
        </w:rPr>
        <w:t xml:space="preserve"> research a</w:t>
      </w:r>
      <w:r w:rsidR="00BF7BF0" w:rsidRPr="00957F1F">
        <w:rPr>
          <w:rFonts w:ascii="Helvetica" w:hAnsi="Helvetica"/>
          <w:sz w:val="22"/>
          <w:szCs w:val="22"/>
        </w:rPr>
        <w:t>re expensive</w:t>
      </w:r>
      <w:r w:rsidR="000847BF" w:rsidRPr="00957F1F">
        <w:rPr>
          <w:rFonts w:ascii="Helvetica" w:hAnsi="Helvetica"/>
          <w:sz w:val="22"/>
          <w:szCs w:val="22"/>
        </w:rPr>
        <w:t xml:space="preserve"> and difficult to motivate, particularly when </w:t>
      </w:r>
      <w:commentRangeStart w:id="22"/>
      <w:r w:rsidR="000847BF" w:rsidRPr="00957F1F">
        <w:rPr>
          <w:rFonts w:ascii="Helvetica" w:hAnsi="Helvetica"/>
          <w:sz w:val="22"/>
          <w:szCs w:val="22"/>
        </w:rPr>
        <w:t>yields are low</w:t>
      </w:r>
      <w:commentRangeEnd w:id="22"/>
      <w:r w:rsidR="00622E61">
        <w:rPr>
          <w:rStyle w:val="CommentReference"/>
        </w:rPr>
        <w:commentReference w:id="22"/>
      </w:r>
      <w:r w:rsidR="00BF7BF0" w:rsidRPr="00957F1F">
        <w:rPr>
          <w:rFonts w:ascii="Helvetica" w:hAnsi="Helvetica"/>
          <w:sz w:val="22"/>
          <w:szCs w:val="22"/>
        </w:rPr>
        <w:t xml:space="preserve">. </w:t>
      </w:r>
    </w:p>
    <w:p w14:paraId="3528F4A5" w14:textId="42F97645" w:rsidR="009550AB" w:rsidRPr="00957F1F" w:rsidRDefault="000847BF" w:rsidP="001801B3">
      <w:pPr>
        <w:pStyle w:val="ListParagraph"/>
        <w:numPr>
          <w:ilvl w:val="2"/>
          <w:numId w:val="1"/>
        </w:numPr>
        <w:rPr>
          <w:rFonts w:ascii="Helvetica" w:hAnsi="Helvetica"/>
          <w:sz w:val="22"/>
          <w:szCs w:val="22"/>
        </w:rPr>
      </w:pPr>
      <w:commentRangeStart w:id="23"/>
      <w:r w:rsidRPr="00957F1F">
        <w:rPr>
          <w:rFonts w:ascii="Helvetica" w:hAnsi="Helvetica"/>
          <w:sz w:val="22"/>
          <w:szCs w:val="22"/>
        </w:rPr>
        <w:t>Ecosystem a</w:t>
      </w:r>
      <w:r w:rsidR="00BF7BF0" w:rsidRPr="00957F1F">
        <w:rPr>
          <w:rFonts w:ascii="Helvetica" w:hAnsi="Helvetica"/>
          <w:sz w:val="22"/>
          <w:szCs w:val="22"/>
        </w:rPr>
        <w:t xml:space="preserve">ssessments are therefore </w:t>
      </w:r>
      <w:r w:rsidR="001801B3" w:rsidRPr="00957F1F">
        <w:rPr>
          <w:rFonts w:ascii="Helvetica" w:hAnsi="Helvetica"/>
          <w:sz w:val="22"/>
          <w:szCs w:val="22"/>
        </w:rPr>
        <w:t xml:space="preserve">typically </w:t>
      </w:r>
      <w:r w:rsidR="00BF7BF0" w:rsidRPr="00957F1F">
        <w:rPr>
          <w:rFonts w:ascii="Helvetica" w:hAnsi="Helvetica"/>
          <w:sz w:val="22"/>
          <w:szCs w:val="22"/>
        </w:rPr>
        <w:t xml:space="preserve">derived from imperfect knowledge due to limited </w:t>
      </w:r>
      <w:r w:rsidR="001801B3" w:rsidRPr="00957F1F">
        <w:rPr>
          <w:rFonts w:ascii="Helvetica" w:hAnsi="Helvetica"/>
          <w:sz w:val="22"/>
          <w:szCs w:val="22"/>
        </w:rPr>
        <w:t>monitoring</w:t>
      </w:r>
      <w:r w:rsidR="00BF7BF0" w:rsidRPr="00957F1F">
        <w:rPr>
          <w:rFonts w:ascii="Helvetica" w:hAnsi="Helvetica"/>
          <w:sz w:val="22"/>
          <w:szCs w:val="22"/>
        </w:rPr>
        <w:t>, which causes low</w:t>
      </w:r>
      <w:r w:rsidR="00A94AF7" w:rsidRPr="00957F1F">
        <w:rPr>
          <w:rFonts w:ascii="Helvetica" w:hAnsi="Helvetica"/>
          <w:sz w:val="22"/>
          <w:szCs w:val="22"/>
        </w:rPr>
        <w:t xml:space="preserve"> accuracy and precision </w:t>
      </w:r>
      <w:r w:rsidR="00BF7BF0" w:rsidRPr="00957F1F">
        <w:rPr>
          <w:rFonts w:ascii="Helvetica" w:hAnsi="Helvetica"/>
          <w:sz w:val="22"/>
          <w:szCs w:val="22"/>
        </w:rPr>
        <w:t>when it comes to predicting the availability of extractable resources</w:t>
      </w:r>
      <w:commentRangeEnd w:id="23"/>
      <w:r w:rsidR="00B00779">
        <w:rPr>
          <w:rStyle w:val="CommentReference"/>
        </w:rPr>
        <w:commentReference w:id="23"/>
      </w:r>
      <w:r w:rsidR="00BF7BF0" w:rsidRPr="00957F1F">
        <w:rPr>
          <w:rFonts w:ascii="Helvetica" w:hAnsi="Helvetica"/>
          <w:sz w:val="22"/>
          <w:szCs w:val="22"/>
        </w:rPr>
        <w:t xml:space="preserve">. </w:t>
      </w:r>
    </w:p>
    <w:p w14:paraId="4490E6B1" w14:textId="2E0EC9C7" w:rsidR="00A64D09" w:rsidRPr="00957F1F" w:rsidRDefault="00A64D09" w:rsidP="001801B3">
      <w:pPr>
        <w:pStyle w:val="ListParagraph"/>
        <w:numPr>
          <w:ilvl w:val="2"/>
          <w:numId w:val="1"/>
        </w:numPr>
        <w:rPr>
          <w:rFonts w:ascii="Helvetica" w:hAnsi="Helvetica"/>
          <w:sz w:val="22"/>
          <w:szCs w:val="22"/>
        </w:rPr>
      </w:pPr>
      <w:r w:rsidRPr="00957F1F">
        <w:rPr>
          <w:rFonts w:ascii="Helvetica" w:hAnsi="Helvetica"/>
          <w:sz w:val="22"/>
          <w:szCs w:val="22"/>
        </w:rPr>
        <w:t xml:space="preserve">In ecosystems with </w:t>
      </w:r>
      <w:commentRangeStart w:id="24"/>
      <w:r w:rsidRPr="00957F1F">
        <w:rPr>
          <w:rFonts w:ascii="Helvetica" w:hAnsi="Helvetica"/>
          <w:sz w:val="22"/>
          <w:szCs w:val="22"/>
        </w:rPr>
        <w:t xml:space="preserve">critical thresholds, this limited predictive power is particularly risky, because a manager might estimate a population within a safe operating space, when really the system is teetering on the </w:t>
      </w:r>
      <w:r w:rsidR="001C6065" w:rsidRPr="00957F1F">
        <w:rPr>
          <w:rFonts w:ascii="Helvetica" w:hAnsi="Helvetica"/>
          <w:sz w:val="22"/>
          <w:szCs w:val="22"/>
        </w:rPr>
        <w:t>precipice</w:t>
      </w:r>
      <w:r w:rsidRPr="00957F1F">
        <w:rPr>
          <w:rFonts w:ascii="Helvetica" w:hAnsi="Helvetica"/>
          <w:sz w:val="22"/>
          <w:szCs w:val="22"/>
        </w:rPr>
        <w:t xml:space="preserve"> of a threshold.</w:t>
      </w:r>
      <w:commentRangeEnd w:id="24"/>
      <w:r w:rsidR="00944D13">
        <w:rPr>
          <w:rStyle w:val="CommentReference"/>
        </w:rPr>
        <w:commentReference w:id="24"/>
      </w:r>
      <w:r w:rsidRPr="00957F1F">
        <w:rPr>
          <w:rFonts w:ascii="Helvetica" w:hAnsi="Helvetica"/>
          <w:sz w:val="22"/>
          <w:szCs w:val="22"/>
        </w:rPr>
        <w:t xml:space="preserve">  </w:t>
      </w:r>
    </w:p>
    <w:p w14:paraId="5EA46E8F" w14:textId="77777777" w:rsidR="00344157" w:rsidRPr="00957F1F" w:rsidRDefault="00C10ECB" w:rsidP="00344157">
      <w:pPr>
        <w:pStyle w:val="ListParagraph"/>
        <w:numPr>
          <w:ilvl w:val="2"/>
          <w:numId w:val="1"/>
        </w:numPr>
        <w:rPr>
          <w:rFonts w:ascii="Helvetica" w:hAnsi="Helvetica"/>
          <w:sz w:val="22"/>
          <w:szCs w:val="22"/>
        </w:rPr>
      </w:pPr>
      <w:r w:rsidRPr="00957F1F">
        <w:rPr>
          <w:rFonts w:ascii="Helvetica" w:hAnsi="Helvetica"/>
          <w:sz w:val="22"/>
          <w:szCs w:val="22"/>
        </w:rPr>
        <w:t>Therefore, what is the appropriate monitoring strategy when resources are limited and managers are seeking a balance between avoiding thresholds, optimizing yield, and minimizing costs of monitoring?</w:t>
      </w:r>
    </w:p>
    <w:p w14:paraId="28D7DC2E" w14:textId="3CC37BED" w:rsidR="00BD3299" w:rsidRPr="00957F1F" w:rsidRDefault="004D2470" w:rsidP="00344157">
      <w:pPr>
        <w:pStyle w:val="ListParagraph"/>
        <w:numPr>
          <w:ilvl w:val="1"/>
          <w:numId w:val="1"/>
        </w:numPr>
        <w:rPr>
          <w:rFonts w:ascii="Helvetica" w:hAnsi="Helvetica"/>
          <w:sz w:val="22"/>
          <w:szCs w:val="22"/>
        </w:rPr>
      </w:pPr>
      <w:r w:rsidRPr="00957F1F">
        <w:rPr>
          <w:rFonts w:ascii="Helvetica" w:hAnsi="Helvetica"/>
          <w:b/>
          <w:sz w:val="22"/>
          <w:szCs w:val="22"/>
        </w:rPr>
        <w:t>We use a toy model to explore the value of monitoring in tipping points</w:t>
      </w:r>
    </w:p>
    <w:p w14:paraId="3F20BA52" w14:textId="4AA4B2B2" w:rsidR="00774CA4" w:rsidRPr="00957F1F" w:rsidRDefault="00602A5F" w:rsidP="004D2470">
      <w:pPr>
        <w:pStyle w:val="ListParagraph"/>
        <w:numPr>
          <w:ilvl w:val="2"/>
          <w:numId w:val="1"/>
        </w:numPr>
        <w:rPr>
          <w:rFonts w:ascii="Helvetica" w:hAnsi="Helvetica"/>
          <w:sz w:val="22"/>
          <w:szCs w:val="22"/>
        </w:rPr>
      </w:pPr>
      <w:r w:rsidRPr="00957F1F">
        <w:rPr>
          <w:rFonts w:ascii="Helvetica" w:hAnsi="Helvetica"/>
          <w:sz w:val="22"/>
          <w:szCs w:val="22"/>
        </w:rPr>
        <w:t>Here,</w:t>
      </w:r>
      <w:r w:rsidR="00344157" w:rsidRPr="00957F1F">
        <w:rPr>
          <w:rFonts w:ascii="Helvetica" w:hAnsi="Helvetica"/>
          <w:sz w:val="22"/>
          <w:szCs w:val="22"/>
        </w:rPr>
        <w:t xml:space="preserve"> we </w:t>
      </w:r>
      <w:r w:rsidR="004D2470" w:rsidRPr="00957F1F">
        <w:rPr>
          <w:rFonts w:ascii="Helvetica" w:hAnsi="Helvetica"/>
          <w:sz w:val="22"/>
          <w:szCs w:val="22"/>
        </w:rPr>
        <w:t xml:space="preserve">develop a heuristic model that explores the value of monitoring information </w:t>
      </w:r>
      <w:r w:rsidR="00D87B47" w:rsidRPr="00957F1F">
        <w:rPr>
          <w:rFonts w:ascii="Helvetica" w:hAnsi="Helvetica"/>
          <w:sz w:val="22"/>
          <w:szCs w:val="22"/>
        </w:rPr>
        <w:t xml:space="preserve">when seeking sustainable harvest of an ecosystem with </w:t>
      </w:r>
      <w:r w:rsidR="004D2470" w:rsidRPr="00957F1F">
        <w:rPr>
          <w:rFonts w:ascii="Helvetica" w:hAnsi="Helvetica"/>
          <w:sz w:val="22"/>
          <w:szCs w:val="22"/>
        </w:rPr>
        <w:t xml:space="preserve">a tipping point. </w:t>
      </w:r>
      <w:r w:rsidR="00F45A6B" w:rsidRPr="00957F1F">
        <w:rPr>
          <w:rFonts w:ascii="Helvetica" w:hAnsi="Helvetica"/>
          <w:sz w:val="22"/>
          <w:szCs w:val="22"/>
        </w:rPr>
        <w:t>Specifically we</w:t>
      </w:r>
      <w:r w:rsidR="00D87B47" w:rsidRPr="00957F1F">
        <w:rPr>
          <w:rFonts w:ascii="Helvetica" w:hAnsi="Helvetica"/>
          <w:sz w:val="22"/>
          <w:szCs w:val="22"/>
        </w:rPr>
        <w:t xml:space="preserve"> </w:t>
      </w:r>
      <w:r w:rsidR="0054657C" w:rsidRPr="00957F1F">
        <w:rPr>
          <w:rFonts w:ascii="Helvetica" w:hAnsi="Helvetica"/>
          <w:sz w:val="22"/>
          <w:szCs w:val="22"/>
        </w:rPr>
        <w:t xml:space="preserve">use a management strategy evaluation </w:t>
      </w:r>
      <w:r w:rsidR="00FC7BA4">
        <w:rPr>
          <w:rFonts w:ascii="Helvetica" w:hAnsi="Helvetica"/>
          <w:sz w:val="22"/>
          <w:szCs w:val="22"/>
        </w:rPr>
        <w:fldChar w:fldCharType="begin"/>
      </w:r>
      <w:r w:rsidR="00FC7BA4">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FC7BA4">
        <w:rPr>
          <w:rFonts w:ascii="Helvetica" w:hAnsi="Helvetica"/>
          <w:sz w:val="22"/>
          <w:szCs w:val="22"/>
        </w:rPr>
        <w:fldChar w:fldCharType="separate"/>
      </w:r>
      <w:r w:rsidR="00FC7BA4">
        <w:rPr>
          <w:rFonts w:ascii="Helvetica" w:hAnsi="Helvetica"/>
          <w:noProof/>
          <w:sz w:val="22"/>
          <w:szCs w:val="22"/>
        </w:rPr>
        <w:t>(Bunnefeld</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2011)</w:t>
      </w:r>
      <w:r w:rsidR="00FC7BA4">
        <w:rPr>
          <w:rFonts w:ascii="Helvetica" w:hAnsi="Helvetica"/>
          <w:sz w:val="22"/>
          <w:szCs w:val="22"/>
        </w:rPr>
        <w:fldChar w:fldCharType="end"/>
      </w:r>
      <w:r w:rsidR="0054657C" w:rsidRPr="00957F1F">
        <w:rPr>
          <w:rFonts w:ascii="Helvetica" w:hAnsi="Helvetica"/>
          <w:sz w:val="22"/>
          <w:szCs w:val="22"/>
        </w:rPr>
        <w:t xml:space="preserve"> to </w:t>
      </w:r>
      <w:r w:rsidR="00E22BBC" w:rsidRPr="00957F1F">
        <w:rPr>
          <w:rFonts w:ascii="Helvetica" w:hAnsi="Helvetica"/>
          <w:sz w:val="22"/>
          <w:szCs w:val="22"/>
        </w:rPr>
        <w:t>evaluate</w:t>
      </w:r>
      <w:r w:rsidR="00D87B47" w:rsidRPr="00957F1F">
        <w:rPr>
          <w:rFonts w:ascii="Helvetica" w:hAnsi="Helvetica"/>
          <w:sz w:val="22"/>
          <w:szCs w:val="22"/>
        </w:rPr>
        <w:t xml:space="preserve"> </w:t>
      </w:r>
      <w:r w:rsidR="006E5826" w:rsidRPr="00957F1F">
        <w:rPr>
          <w:rFonts w:ascii="Helvetica" w:hAnsi="Helvetica"/>
          <w:sz w:val="22"/>
          <w:szCs w:val="22"/>
        </w:rPr>
        <w:t>a</w:t>
      </w:r>
      <w:r w:rsidR="00D87B47" w:rsidRPr="00957F1F">
        <w:rPr>
          <w:rFonts w:ascii="Helvetica" w:hAnsi="Helvetica"/>
          <w:sz w:val="22"/>
          <w:szCs w:val="22"/>
        </w:rPr>
        <w:t xml:space="preserve"> single species population model </w:t>
      </w:r>
      <w:r w:rsidR="0054657C" w:rsidRPr="00957F1F">
        <w:rPr>
          <w:rFonts w:ascii="Helvetica" w:hAnsi="Helvetica"/>
          <w:sz w:val="22"/>
          <w:szCs w:val="22"/>
        </w:rPr>
        <w:t>with an</w:t>
      </w:r>
      <w:r w:rsidR="00D87B47" w:rsidRPr="00957F1F">
        <w:rPr>
          <w:rFonts w:ascii="Helvetica" w:hAnsi="Helvetica"/>
          <w:sz w:val="22"/>
          <w:szCs w:val="22"/>
        </w:rPr>
        <w:t xml:space="preserve"> </w:t>
      </w:r>
      <w:r w:rsidR="00E22BBC" w:rsidRPr="00957F1F">
        <w:rPr>
          <w:rFonts w:ascii="Helvetica" w:hAnsi="Helvetica"/>
          <w:sz w:val="22"/>
          <w:szCs w:val="22"/>
        </w:rPr>
        <w:t>A</w:t>
      </w:r>
      <w:r w:rsidR="00D87B47" w:rsidRPr="00957F1F">
        <w:rPr>
          <w:rFonts w:ascii="Helvetica" w:hAnsi="Helvetica"/>
          <w:sz w:val="22"/>
          <w:szCs w:val="22"/>
        </w:rPr>
        <w:t>llee effect</w:t>
      </w:r>
      <w:r w:rsidR="001A7D34" w:rsidRPr="00957F1F">
        <w:rPr>
          <w:rFonts w:ascii="Helvetica" w:hAnsi="Helvetica"/>
          <w:sz w:val="22"/>
          <w:szCs w:val="22"/>
        </w:rPr>
        <w:t xml:space="preserve"> </w:t>
      </w:r>
      <w:r w:rsidR="00FC7BA4">
        <w:rPr>
          <w:rFonts w:ascii="Helvetica" w:hAnsi="Helvetica"/>
          <w:sz w:val="22"/>
          <w:szCs w:val="22"/>
        </w:rPr>
        <w:fldChar w:fldCharType="begin"/>
      </w:r>
      <w:r w:rsidR="00FC7BA4">
        <w:rPr>
          <w:rFonts w:ascii="Helvetica" w:hAnsi="Helvetica"/>
          <w:sz w:val="22"/>
          <w:szCs w:val="22"/>
        </w:rPr>
        <w:instrText xml:space="preserve"> ADDIN EN.CITE &lt;EndNote&gt;&lt;Cite&gt;&lt;Author&gt;Courchamp&lt;/Author&gt;&lt;Year&gt;2008&lt;/Year&gt;&lt;RecNum&gt;6671&lt;/RecNum&gt;&lt;DisplayText&gt;(Courchamp&lt;style face="italic"&gt; et al.&lt;/style&gt; 2008)&lt;/DisplayText&gt;&lt;record&gt;&lt;rec-number&gt;6671&lt;/rec-number&gt;&lt;foreign-keys&gt;&lt;key app="EN" db-id="dsrza9wtbra05fevxvw5svf8d0a9a0ptptvp" timestamp="0"&gt;6671&lt;/key&gt;&lt;/foreign-keys&gt;&lt;ref-type name="Book"&gt;6&lt;/ref-type&gt;&lt;contributors&gt;&lt;authors&gt;&lt;author&gt;Courchamp, F.&lt;/author&gt;&lt;author&gt;Berec, L.&lt;/author&gt;&lt;author&gt;Gascoigne, J.&lt;/author&gt;&lt;/authors&gt;&lt;/contributors&gt;&lt;titles&gt;&lt;title&gt;Allee effects in ecology and conservation&lt;/title&gt;&lt;/titles&gt;&lt;section&gt;256&lt;/section&gt;&lt;dates&gt;&lt;year&gt;2008&lt;/year&gt;&lt;/dates&gt;&lt;pub-location&gt;New York&lt;/pub-location&gt;&lt;publisher&gt;Oxford University Press&lt;/publisher&gt;&lt;isbn&gt;0198570309, 9780198570301&lt;/isbn&gt;&lt;urls&gt;&lt;/urls&gt;&lt;/record&gt;&lt;/Cite&gt;&lt;/EndNote&gt;</w:instrText>
      </w:r>
      <w:r w:rsidR="00FC7BA4">
        <w:rPr>
          <w:rFonts w:ascii="Helvetica" w:hAnsi="Helvetica"/>
          <w:sz w:val="22"/>
          <w:szCs w:val="22"/>
        </w:rPr>
        <w:fldChar w:fldCharType="separate"/>
      </w:r>
      <w:r w:rsidR="00FC7BA4">
        <w:rPr>
          <w:rFonts w:ascii="Helvetica" w:hAnsi="Helvetica"/>
          <w:noProof/>
          <w:sz w:val="22"/>
          <w:szCs w:val="22"/>
        </w:rPr>
        <w:t>(Courchamp</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2008)</w:t>
      </w:r>
      <w:r w:rsidR="00FC7BA4">
        <w:rPr>
          <w:rFonts w:ascii="Helvetica" w:hAnsi="Helvetica"/>
          <w:sz w:val="22"/>
          <w:szCs w:val="22"/>
        </w:rPr>
        <w:fldChar w:fldCharType="end"/>
      </w:r>
      <w:r w:rsidR="006E5826" w:rsidRPr="00957F1F">
        <w:rPr>
          <w:rFonts w:ascii="Helvetica" w:hAnsi="Helvetica"/>
          <w:sz w:val="22"/>
          <w:szCs w:val="22"/>
        </w:rPr>
        <w:t>, where population growth rate becomes negative at low population biomass</w:t>
      </w:r>
      <w:r w:rsidR="007E1052" w:rsidRPr="00957F1F">
        <w:rPr>
          <w:rFonts w:ascii="Helvetica" w:hAnsi="Helvetica"/>
          <w:sz w:val="22"/>
          <w:szCs w:val="22"/>
        </w:rPr>
        <w:t xml:space="preserve"> (i.e. a tipping point)</w:t>
      </w:r>
      <w:r w:rsidR="006E5826" w:rsidRPr="00957F1F">
        <w:rPr>
          <w:rFonts w:ascii="Helvetica" w:hAnsi="Helvetica"/>
          <w:sz w:val="22"/>
          <w:szCs w:val="22"/>
        </w:rPr>
        <w:t xml:space="preserve">. We then </w:t>
      </w:r>
      <w:r w:rsidR="00135D5C" w:rsidRPr="00957F1F">
        <w:rPr>
          <w:rFonts w:ascii="Helvetica" w:hAnsi="Helvetica"/>
          <w:sz w:val="22"/>
          <w:szCs w:val="22"/>
        </w:rPr>
        <w:t xml:space="preserve">simulate a management model to </w:t>
      </w:r>
      <w:r w:rsidR="00212DD7" w:rsidRPr="00957F1F">
        <w:rPr>
          <w:rFonts w:ascii="Helvetica" w:hAnsi="Helvetica"/>
          <w:sz w:val="22"/>
          <w:szCs w:val="22"/>
        </w:rPr>
        <w:t>demonstrate</w:t>
      </w:r>
      <w:r w:rsidR="00135D5C" w:rsidRPr="00957F1F">
        <w:rPr>
          <w:rFonts w:ascii="Helvetica" w:hAnsi="Helvetica"/>
          <w:sz w:val="22"/>
          <w:szCs w:val="22"/>
        </w:rPr>
        <w:t xml:space="preserve"> how the</w:t>
      </w:r>
      <w:r w:rsidR="007E1052" w:rsidRPr="00957F1F">
        <w:rPr>
          <w:rFonts w:ascii="Helvetica" w:hAnsi="Helvetica"/>
          <w:sz w:val="22"/>
          <w:szCs w:val="22"/>
        </w:rPr>
        <w:t xml:space="preserve"> value of monitoring </w:t>
      </w:r>
      <w:r w:rsidR="00212DD7" w:rsidRPr="00957F1F">
        <w:rPr>
          <w:rFonts w:ascii="Helvetica" w:hAnsi="Helvetica"/>
          <w:sz w:val="22"/>
          <w:szCs w:val="22"/>
        </w:rPr>
        <w:t>precision</w:t>
      </w:r>
      <w:r w:rsidR="00135D5C" w:rsidRPr="00957F1F">
        <w:rPr>
          <w:rFonts w:ascii="Helvetica" w:hAnsi="Helvetica"/>
          <w:sz w:val="22"/>
          <w:szCs w:val="22"/>
        </w:rPr>
        <w:t xml:space="preserve"> </w:t>
      </w:r>
      <w:r w:rsidR="00212DD7" w:rsidRPr="00957F1F">
        <w:rPr>
          <w:rFonts w:ascii="Helvetica" w:hAnsi="Helvetica"/>
          <w:sz w:val="22"/>
          <w:szCs w:val="22"/>
        </w:rPr>
        <w:t xml:space="preserve">increases as the population approaches both management and </w:t>
      </w:r>
      <w:r w:rsidR="00FA4267" w:rsidRPr="00957F1F">
        <w:rPr>
          <w:rFonts w:ascii="Helvetica" w:hAnsi="Helvetica"/>
          <w:sz w:val="22"/>
          <w:szCs w:val="22"/>
        </w:rPr>
        <w:t xml:space="preserve">biological thresholds. </w:t>
      </w:r>
    </w:p>
    <w:p w14:paraId="08320E00" w14:textId="7131625C" w:rsidR="002D198C" w:rsidRPr="00957F1F" w:rsidRDefault="002D198C" w:rsidP="002D198C">
      <w:pPr>
        <w:pStyle w:val="ListParagraph"/>
        <w:numPr>
          <w:ilvl w:val="2"/>
          <w:numId w:val="1"/>
        </w:numPr>
        <w:rPr>
          <w:rFonts w:ascii="Helvetica" w:hAnsi="Helvetica"/>
          <w:sz w:val="22"/>
          <w:szCs w:val="22"/>
        </w:rPr>
      </w:pPr>
      <w:r w:rsidRPr="00957F1F">
        <w:rPr>
          <w:rFonts w:ascii="Helvetica" w:hAnsi="Helvetica"/>
          <w:sz w:val="22"/>
          <w:szCs w:val="22"/>
        </w:rPr>
        <w:t xml:space="preserve">The model allows flexibility in 1) the strength of the Allee effect, 2) </w:t>
      </w:r>
      <w:r w:rsidR="00814C6A" w:rsidRPr="00957F1F">
        <w:rPr>
          <w:rFonts w:ascii="Helvetica" w:hAnsi="Helvetica"/>
          <w:sz w:val="22"/>
          <w:szCs w:val="22"/>
        </w:rPr>
        <w:t>sampling precision</w:t>
      </w:r>
      <w:r w:rsidRPr="00957F1F">
        <w:rPr>
          <w:rFonts w:ascii="Helvetica" w:hAnsi="Helvetica"/>
          <w:sz w:val="22"/>
          <w:szCs w:val="22"/>
        </w:rPr>
        <w:t xml:space="preserve">, 3) </w:t>
      </w:r>
      <w:r w:rsidR="00814C6A" w:rsidRPr="00957F1F">
        <w:rPr>
          <w:rFonts w:ascii="Helvetica" w:hAnsi="Helvetica"/>
          <w:sz w:val="22"/>
          <w:szCs w:val="22"/>
        </w:rPr>
        <w:t xml:space="preserve">resource </w:t>
      </w:r>
      <w:r w:rsidR="002E3961">
        <w:rPr>
          <w:rFonts w:ascii="Helvetica" w:hAnsi="Helvetica"/>
          <w:sz w:val="22"/>
          <w:szCs w:val="22"/>
        </w:rPr>
        <w:t>harvest rates</w:t>
      </w:r>
      <w:r w:rsidR="00814C6A" w:rsidRPr="00957F1F">
        <w:rPr>
          <w:rFonts w:ascii="Helvetica" w:hAnsi="Helvetica"/>
          <w:sz w:val="22"/>
          <w:szCs w:val="22"/>
        </w:rPr>
        <w:t xml:space="preserve">, </w:t>
      </w:r>
      <w:r w:rsidRPr="00957F1F">
        <w:rPr>
          <w:rFonts w:ascii="Helvetica" w:hAnsi="Helvetica"/>
          <w:sz w:val="22"/>
          <w:szCs w:val="22"/>
        </w:rPr>
        <w:t>and 4) the management strategy used to avoid a tipping point. We use this model to answer the following four questions</w:t>
      </w:r>
    </w:p>
    <w:p w14:paraId="376E791D" w14:textId="6D06609D" w:rsidR="001361AB" w:rsidRPr="00957F1F" w:rsidRDefault="001361AB" w:rsidP="001361AB">
      <w:pPr>
        <w:pStyle w:val="ListParagraph"/>
        <w:numPr>
          <w:ilvl w:val="3"/>
          <w:numId w:val="1"/>
        </w:numPr>
        <w:rPr>
          <w:rFonts w:ascii="Helvetica" w:hAnsi="Helvetica"/>
          <w:sz w:val="22"/>
          <w:szCs w:val="22"/>
        </w:rPr>
      </w:pPr>
      <w:r w:rsidRPr="00957F1F">
        <w:rPr>
          <w:rFonts w:ascii="Helvetica" w:hAnsi="Helvetica"/>
          <w:sz w:val="22"/>
          <w:szCs w:val="22"/>
        </w:rPr>
        <w:lastRenderedPageBreak/>
        <w:t xml:space="preserve">How does the </w:t>
      </w:r>
      <w:r>
        <w:rPr>
          <w:rFonts w:ascii="Helvetica" w:hAnsi="Helvetica"/>
          <w:sz w:val="22"/>
          <w:szCs w:val="22"/>
        </w:rPr>
        <w:t xml:space="preserve">value of havesting and the </w:t>
      </w:r>
      <w:r w:rsidRPr="00957F1F">
        <w:rPr>
          <w:rFonts w:ascii="Helvetica" w:hAnsi="Helvetica"/>
          <w:sz w:val="22"/>
          <w:szCs w:val="22"/>
        </w:rPr>
        <w:t xml:space="preserve">probability of a system crossing a tipping point shift with a) certainty about ecosystem state (i.e. monitoring investment) and b) </w:t>
      </w:r>
      <w:r>
        <w:rPr>
          <w:rFonts w:ascii="Helvetica" w:hAnsi="Helvetica"/>
          <w:sz w:val="22"/>
          <w:szCs w:val="22"/>
        </w:rPr>
        <w:t>harvest rates</w:t>
      </w:r>
    </w:p>
    <w:p w14:paraId="034FDA90" w14:textId="77777777" w:rsidR="002D198C" w:rsidRPr="00957F1F" w:rsidRDefault="002D198C" w:rsidP="002D198C">
      <w:pPr>
        <w:pStyle w:val="ListParagraph"/>
        <w:numPr>
          <w:ilvl w:val="3"/>
          <w:numId w:val="1"/>
        </w:numPr>
        <w:rPr>
          <w:rFonts w:ascii="Helvetica" w:hAnsi="Helvetica"/>
          <w:sz w:val="22"/>
          <w:szCs w:val="22"/>
        </w:rPr>
      </w:pPr>
      <w:r w:rsidRPr="00957F1F">
        <w:rPr>
          <w:rFonts w:ascii="Helvetica" w:hAnsi="Helvetica"/>
          <w:sz w:val="22"/>
          <w:szCs w:val="22"/>
        </w:rPr>
        <w:t xml:space="preserve">How does the return on monitoring investment scale with proximity to a tipping point? </w:t>
      </w:r>
      <w:r w:rsidRPr="00957F1F">
        <w:rPr>
          <w:rFonts w:ascii="Helvetica" w:hAnsi="Helvetica"/>
          <w:b/>
          <w:sz w:val="22"/>
          <w:szCs w:val="22"/>
        </w:rPr>
        <w:t xml:space="preserve"> </w:t>
      </w:r>
    </w:p>
    <w:p w14:paraId="41F51EBD" w14:textId="16F34697" w:rsidR="002D198C" w:rsidRPr="00957F1F" w:rsidRDefault="002D198C" w:rsidP="002D198C">
      <w:pPr>
        <w:pStyle w:val="ListParagraph"/>
        <w:numPr>
          <w:ilvl w:val="3"/>
          <w:numId w:val="1"/>
        </w:numPr>
        <w:rPr>
          <w:rFonts w:ascii="Helvetica" w:hAnsi="Helvetica"/>
          <w:sz w:val="22"/>
          <w:szCs w:val="22"/>
        </w:rPr>
      </w:pPr>
      <w:r w:rsidRPr="00957F1F">
        <w:rPr>
          <w:rFonts w:ascii="Helvetica" w:hAnsi="Helvetica"/>
          <w:sz w:val="22"/>
          <w:szCs w:val="22"/>
        </w:rPr>
        <w:t>What is the safe operating space that allows avoidance of management</w:t>
      </w:r>
      <w:r w:rsidR="001361AB">
        <w:rPr>
          <w:rFonts w:ascii="Helvetica" w:hAnsi="Helvetica"/>
          <w:sz w:val="22"/>
          <w:szCs w:val="22"/>
        </w:rPr>
        <w:t xml:space="preserve"> (i.e. harvest closures) and biological tipping points?</w:t>
      </w:r>
    </w:p>
    <w:p w14:paraId="2BFF9CE0" w14:textId="3CA0C5BE" w:rsidR="002D198C" w:rsidRPr="00957F1F" w:rsidRDefault="002D198C" w:rsidP="007F61D2">
      <w:pPr>
        <w:pStyle w:val="ListParagraph"/>
        <w:numPr>
          <w:ilvl w:val="3"/>
          <w:numId w:val="1"/>
        </w:numPr>
        <w:rPr>
          <w:rFonts w:ascii="Helvetica" w:hAnsi="Helvetica"/>
          <w:sz w:val="22"/>
          <w:szCs w:val="22"/>
        </w:rPr>
      </w:pPr>
      <w:r w:rsidRPr="00957F1F">
        <w:rPr>
          <w:rFonts w:ascii="Helvetica" w:hAnsi="Helvetica"/>
          <w:sz w:val="22"/>
          <w:szCs w:val="22"/>
        </w:rPr>
        <w:t xml:space="preserve">Are </w:t>
      </w:r>
      <w:r w:rsidR="00555F85">
        <w:rPr>
          <w:rFonts w:ascii="Helvetica" w:hAnsi="Helvetica"/>
          <w:sz w:val="22"/>
          <w:szCs w:val="22"/>
        </w:rPr>
        <w:t>precautionary</w:t>
      </w:r>
      <w:r w:rsidRPr="00957F1F">
        <w:rPr>
          <w:rFonts w:ascii="Helvetica" w:hAnsi="Helvetica"/>
          <w:sz w:val="22"/>
          <w:szCs w:val="22"/>
        </w:rPr>
        <w:t xml:space="preserve"> buffers suitable alternatives to </w:t>
      </w:r>
      <w:r w:rsidR="00F13BE1">
        <w:rPr>
          <w:rFonts w:ascii="Helvetica" w:hAnsi="Helvetica"/>
          <w:sz w:val="22"/>
          <w:szCs w:val="22"/>
        </w:rPr>
        <w:t xml:space="preserve">costly </w:t>
      </w:r>
      <w:r w:rsidRPr="00957F1F">
        <w:rPr>
          <w:rFonts w:ascii="Helvetica" w:hAnsi="Helvetica"/>
          <w:sz w:val="22"/>
          <w:szCs w:val="22"/>
        </w:rPr>
        <w:t xml:space="preserve">intensive monitoring? </w:t>
      </w:r>
    </w:p>
    <w:p w14:paraId="0E00E2CB" w14:textId="77777777" w:rsidR="00FB4775" w:rsidRPr="00957F1F" w:rsidRDefault="00FB4775" w:rsidP="00FB4775">
      <w:pPr>
        <w:rPr>
          <w:rFonts w:ascii="Helvetica" w:hAnsi="Helvetica"/>
          <w:b/>
          <w:sz w:val="22"/>
          <w:szCs w:val="22"/>
        </w:rPr>
      </w:pPr>
    </w:p>
    <w:p w14:paraId="56F3923E" w14:textId="027CDF1C"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44175A0A" w14:textId="2F583DD7" w:rsidR="00DC2AD4" w:rsidRPr="00957F1F" w:rsidRDefault="000E67EE" w:rsidP="000E67EE">
      <w:pPr>
        <w:tabs>
          <w:tab w:val="left" w:pos="2760"/>
        </w:tabs>
        <w:rPr>
          <w:rFonts w:ascii="Helvetica" w:hAnsi="Helvetica"/>
          <w:b/>
          <w:sz w:val="22"/>
          <w:szCs w:val="22"/>
        </w:rPr>
      </w:pPr>
      <w:r>
        <w:rPr>
          <w:rFonts w:ascii="Helvetica" w:hAnsi="Helvetica"/>
          <w:b/>
          <w:sz w:val="22"/>
          <w:szCs w:val="22"/>
        </w:rPr>
        <w:tab/>
      </w:r>
    </w:p>
    <w:p w14:paraId="17AFD2CF" w14:textId="53A78123" w:rsidR="00EA4C5A" w:rsidRPr="00957F1F" w:rsidRDefault="00AC3C96" w:rsidP="000437E9">
      <w:pPr>
        <w:pStyle w:val="ListParagraph"/>
        <w:numPr>
          <w:ilvl w:val="1"/>
          <w:numId w:val="1"/>
        </w:numPr>
        <w:rPr>
          <w:rFonts w:ascii="Helvetica" w:hAnsi="Helvetica"/>
          <w:sz w:val="22"/>
          <w:szCs w:val="22"/>
        </w:rPr>
      </w:pPr>
      <w:r w:rsidRPr="00957F1F">
        <w:rPr>
          <w:rFonts w:ascii="Helvetica" w:hAnsi="Helvetica"/>
          <w:b/>
          <w:sz w:val="22"/>
          <w:szCs w:val="22"/>
        </w:rPr>
        <w:t xml:space="preserve">General </w:t>
      </w:r>
      <w:r w:rsidR="00EA4C5A" w:rsidRPr="00957F1F">
        <w:rPr>
          <w:rFonts w:ascii="Helvetica" w:hAnsi="Helvetica"/>
          <w:b/>
          <w:sz w:val="22"/>
          <w:szCs w:val="22"/>
        </w:rPr>
        <w:t xml:space="preserve"> </w:t>
      </w:r>
    </w:p>
    <w:p w14:paraId="7F885DB4" w14:textId="07D028FE" w:rsidR="00934691" w:rsidRPr="00957F1F" w:rsidRDefault="003030A9" w:rsidP="003030A9">
      <w:pPr>
        <w:rPr>
          <w:rFonts w:ascii="Helvetica" w:hAnsi="Helvetica"/>
          <w:sz w:val="22"/>
          <w:szCs w:val="22"/>
        </w:rPr>
      </w:pPr>
      <w:r w:rsidRPr="00957F1F">
        <w:rPr>
          <w:rFonts w:ascii="Helvetica" w:hAnsi="Helvetica"/>
          <w:sz w:val="22"/>
          <w:szCs w:val="22"/>
        </w:rPr>
        <w:t xml:space="preserve">Management strategy evaluation </w:t>
      </w:r>
      <w:r w:rsidR="008324A7" w:rsidRPr="00957F1F">
        <w:rPr>
          <w:rFonts w:ascii="Helvetica" w:hAnsi="Helvetica"/>
          <w:sz w:val="22"/>
          <w:szCs w:val="22"/>
        </w:rPr>
        <w:t>(MSE) 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variable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ins w:id="25" w:author="Crow White" w:date="2015-09-25T13:54:00Z">
        <w:r w:rsidR="00944D13">
          <w:rPr>
            <w:rFonts w:ascii="Helvetica" w:hAnsi="Helvetica"/>
            <w:sz w:val="22"/>
            <w:szCs w:val="22"/>
          </w:rPr>
          <w:t>d</w:t>
        </w:r>
      </w:ins>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of the system given the sampling </w:t>
      </w:r>
      <w:commentRangeStart w:id="26"/>
      <w:ins w:id="27" w:author="Crow White" w:date="2015-09-25T13:55:00Z">
        <w:r w:rsidR="00944D13">
          <w:rPr>
            <w:rFonts w:ascii="Helvetica" w:hAnsi="Helvetica"/>
            <w:sz w:val="22"/>
            <w:szCs w:val="22"/>
          </w:rPr>
          <w:t>estimate</w:t>
        </w:r>
      </w:ins>
      <w:del w:id="28" w:author="Crow White" w:date="2015-09-25T13:55:00Z">
        <w:r w:rsidR="00305441" w:rsidRPr="00957F1F" w:rsidDel="00944D13">
          <w:rPr>
            <w:rFonts w:ascii="Helvetica" w:hAnsi="Helvetica"/>
            <w:sz w:val="22"/>
            <w:szCs w:val="22"/>
          </w:rPr>
          <w:delText>error</w:delText>
        </w:r>
      </w:del>
      <w:commentRangeEnd w:id="26"/>
      <w:r w:rsidR="00944D13">
        <w:rPr>
          <w:rStyle w:val="CommentReference"/>
        </w:rPr>
        <w:commentReference w:id="26"/>
      </w:r>
      <w:r w:rsidR="00305441" w:rsidRPr="00957F1F">
        <w:rPr>
          <w:rFonts w:ascii="Helvetica" w:hAnsi="Helvetica"/>
          <w:sz w:val="22"/>
          <w:szCs w:val="22"/>
        </w:rPr>
        <w:t xml:space="preserve">. And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6E726543" w14:textId="77777777" w:rsidR="003030A9" w:rsidRPr="00957F1F" w:rsidRDefault="003030A9" w:rsidP="003030A9">
      <w:pPr>
        <w:rPr>
          <w:rFonts w:ascii="Helvetica" w:hAnsi="Helvetica"/>
          <w:sz w:val="22"/>
          <w:szCs w:val="22"/>
        </w:rPr>
      </w:pPr>
    </w:p>
    <w:p w14:paraId="4BDBECBF" w14:textId="0C029BEA" w:rsidR="006E4F13" w:rsidRPr="00957F1F" w:rsidRDefault="00AC3C96" w:rsidP="000437E9">
      <w:pPr>
        <w:pStyle w:val="ListParagraph"/>
        <w:numPr>
          <w:ilvl w:val="1"/>
          <w:numId w:val="1"/>
        </w:numPr>
        <w:rPr>
          <w:rFonts w:ascii="Helvetica" w:hAnsi="Helvetica"/>
          <w:b/>
          <w:sz w:val="22"/>
          <w:szCs w:val="22"/>
        </w:rPr>
      </w:pPr>
      <w:r w:rsidRPr="00957F1F">
        <w:rPr>
          <w:rFonts w:ascii="Helvetica" w:hAnsi="Helvetica"/>
          <w:b/>
          <w:sz w:val="22"/>
          <w:szCs w:val="22"/>
        </w:rPr>
        <w:t xml:space="preserve">Model </w:t>
      </w:r>
      <w:r w:rsidR="00913F9D" w:rsidRPr="00957F1F">
        <w:rPr>
          <w:rFonts w:ascii="Helvetica" w:hAnsi="Helvetica"/>
          <w:b/>
          <w:sz w:val="22"/>
          <w:szCs w:val="22"/>
        </w:rPr>
        <w:t>Description</w:t>
      </w:r>
    </w:p>
    <w:p w14:paraId="5ED3407C" w14:textId="77777777" w:rsidR="00590C63" w:rsidRPr="00957F1F" w:rsidRDefault="00590C63" w:rsidP="00590C63">
      <w:pPr>
        <w:pStyle w:val="ListParagraph"/>
        <w:ind w:left="360"/>
        <w:rPr>
          <w:rFonts w:ascii="Helvetica" w:hAnsi="Helvetica"/>
          <w:b/>
          <w:sz w:val="22"/>
          <w:szCs w:val="22"/>
        </w:rPr>
      </w:pPr>
    </w:p>
    <w:p w14:paraId="04F46D16" w14:textId="04AA2E1E" w:rsidR="000437E9" w:rsidRPr="00957F1F" w:rsidRDefault="00EA4C5A" w:rsidP="00EA0A44">
      <w:pPr>
        <w:rPr>
          <w:rFonts w:ascii="Helvetica" w:hAnsi="Helvetica"/>
          <w:i/>
          <w:sz w:val="22"/>
          <w:szCs w:val="22"/>
        </w:rPr>
      </w:pPr>
      <w:r w:rsidRPr="00957F1F">
        <w:rPr>
          <w:rFonts w:ascii="Helvetica" w:hAnsi="Helvetica"/>
          <w:i/>
          <w:sz w:val="22"/>
          <w:szCs w:val="22"/>
        </w:rPr>
        <w:t>Process/Operating Model</w:t>
      </w:r>
    </w:p>
    <w:p w14:paraId="664A18A9" w14:textId="3CD2BB5A" w:rsidR="00EA70AE" w:rsidRPr="00957F1F" w:rsidRDefault="006106DB" w:rsidP="00EA0A44">
      <w:pPr>
        <w:ind w:firstLine="720"/>
        <w:rPr>
          <w:rFonts w:ascii="Helvetica" w:hAnsi="Helvetica"/>
          <w:sz w:val="22"/>
          <w:szCs w:val="22"/>
        </w:rPr>
      </w:pPr>
      <w:r w:rsidRPr="00957F1F">
        <w:rPr>
          <w:rFonts w:ascii="Helvetica" w:hAnsi="Helvetica"/>
          <w:sz w:val="22"/>
          <w:szCs w:val="22"/>
        </w:rPr>
        <w:t>To describe how monitoring investment is related to fishery thresholds we model</w:t>
      </w:r>
      <w:ins w:id="29" w:author="Crow White" w:date="2015-09-25T13:56:00Z">
        <w:r w:rsidR="005F17E4">
          <w:rPr>
            <w:rFonts w:ascii="Helvetica" w:hAnsi="Helvetica"/>
            <w:sz w:val="22"/>
            <w:szCs w:val="22"/>
          </w:rPr>
          <w:t>ed</w:t>
        </w:r>
      </w:ins>
      <w:r w:rsidRPr="00957F1F">
        <w:rPr>
          <w:rFonts w:ascii="Helvetica" w:hAnsi="Helvetica"/>
          <w:sz w:val="22"/>
          <w:szCs w:val="22"/>
        </w:rPr>
        <w:t xml:space="preserve"> fish biomass through time using a reparameterized </w:t>
      </w:r>
      <w:r w:rsidR="00DF1ADC" w:rsidRPr="00957F1F">
        <w:rPr>
          <w:rFonts w:ascii="Helvetica" w:hAnsi="Helvetica"/>
          <w:sz w:val="22"/>
          <w:szCs w:val="22"/>
        </w:rPr>
        <w:t>Gordon-Schaefer model with an</w:t>
      </w:r>
      <w:r w:rsidR="00EA70AE" w:rsidRPr="00957F1F">
        <w:rPr>
          <w:rFonts w:ascii="Helvetica" w:hAnsi="Helvetica"/>
          <w:sz w:val="22"/>
          <w:szCs w:val="22"/>
        </w:rPr>
        <w:t xml:space="preserve"> </w:t>
      </w:r>
      <w:commentRangeStart w:id="30"/>
      <w:r w:rsidR="00EA70AE" w:rsidRPr="00957F1F">
        <w:rPr>
          <w:rFonts w:ascii="Helvetica" w:hAnsi="Helvetica"/>
          <w:sz w:val="22"/>
          <w:szCs w:val="22"/>
        </w:rPr>
        <w:t>Allee effect:</w:t>
      </w:r>
      <w:commentRangeEnd w:id="30"/>
      <w:r w:rsidR="005F17E4">
        <w:rPr>
          <w:rStyle w:val="CommentReference"/>
        </w:rPr>
        <w:commentReference w:id="30"/>
      </w:r>
    </w:p>
    <w:p w14:paraId="6E6766B7" w14:textId="77777777" w:rsidR="004C05AC" w:rsidRPr="00957F1F" w:rsidRDefault="004C05AC" w:rsidP="00EA70AE">
      <w:pPr>
        <w:rPr>
          <w:rFonts w:ascii="Helvetica" w:hAnsi="Helvetica"/>
          <w:sz w:val="22"/>
          <w:szCs w:val="22"/>
        </w:rPr>
      </w:pPr>
    </w:p>
    <w:p w14:paraId="346773E4" w14:textId="72B44E0A"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3D2C7A94" w14:textId="77777777" w:rsidR="004C05AC" w:rsidRPr="00957F1F" w:rsidRDefault="004C05AC" w:rsidP="00EA70AE">
      <w:pPr>
        <w:rPr>
          <w:rFonts w:ascii="Helvetica" w:hAnsi="Helvetica"/>
          <w:sz w:val="22"/>
          <w:szCs w:val="22"/>
        </w:rPr>
      </w:pPr>
    </w:p>
    <w:p w14:paraId="5AD5DD6F" w14:textId="3DB44941" w:rsidR="00590C63" w:rsidRPr="00957F1F" w:rsidRDefault="00EA70AE" w:rsidP="00590C63">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commentRangeStart w:id="31"/>
      <w:r w:rsidR="00522D02" w:rsidRPr="00957F1F">
        <w:rPr>
          <w:rFonts w:ascii="Helvetica" w:hAnsi="Helvetica"/>
          <w:i/>
          <w:sz w:val="22"/>
          <w:szCs w:val="22"/>
        </w:rPr>
        <w:t>A</w:t>
      </w:r>
      <w:r w:rsidR="00522D02" w:rsidRPr="00957F1F">
        <w:rPr>
          <w:rFonts w:ascii="Helvetica" w:hAnsi="Helvetica"/>
          <w:sz w:val="22"/>
          <w:szCs w:val="22"/>
        </w:rPr>
        <w:t xml:space="preserve"> is the strength of the allee effect</w:t>
      </w:r>
      <w:commentRangeEnd w:id="31"/>
      <w:r w:rsidR="00D81AE0">
        <w:rPr>
          <w:rStyle w:val="CommentReference"/>
        </w:rPr>
        <w:commentReference w:id="31"/>
      </w:r>
      <w:r w:rsidR="00522D02" w:rsidRPr="00957F1F">
        <w:rPr>
          <w:rFonts w:ascii="Helvetica" w:hAnsi="Helvetica"/>
          <w:sz w:val="22"/>
          <w:szCs w:val="22"/>
        </w:rPr>
        <w:t xml:space="preserve">, </w:t>
      </w:r>
      <w:r w:rsidRPr="00957F1F">
        <w:rPr>
          <w:rFonts w:ascii="Helvetica" w:hAnsi="Helvetica"/>
          <w:sz w:val="22"/>
          <w:szCs w:val="22"/>
        </w:rPr>
        <w:t xml:space="preserve">and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i/>
          <w:sz w:val="22"/>
          <w:szCs w:val="22"/>
        </w:rPr>
        <w:t xml:space="preserve"> </w:t>
      </w:r>
      <w:r w:rsidRPr="00957F1F">
        <w:rPr>
          <w:rFonts w:ascii="Helvetica" w:hAnsi="Helvetica"/>
          <w:sz w:val="22"/>
          <w:szCs w:val="22"/>
        </w:rPr>
        <w:t xml:space="preserve">is the yield of fish extracted in year </w:t>
      </w:r>
      <w:r w:rsidRPr="00957F1F">
        <w:rPr>
          <w:rFonts w:ascii="Helvetica" w:hAnsi="Helvetica"/>
          <w:i/>
          <w:sz w:val="22"/>
          <w:szCs w:val="22"/>
        </w:rPr>
        <w:t>t</w:t>
      </w:r>
      <w:r w:rsidRPr="00957F1F">
        <w:rPr>
          <w:rFonts w:ascii="Helvetica" w:hAnsi="Helvetica"/>
          <w:sz w:val="22"/>
          <w:szCs w:val="22"/>
        </w:rPr>
        <w:t xml:space="preserve">. </w:t>
      </w:r>
      <w:r w:rsidR="005E0CEF">
        <w:rPr>
          <w:rFonts w:ascii="Helvetica" w:hAnsi="Helvetica"/>
          <w:sz w:val="22"/>
          <w:szCs w:val="22"/>
        </w:rPr>
        <w:t>The strength of the allee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an be set at levels less than or equal to 0, which can create scenarios where there is not a tipping point, but there is a range of biomass 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w:p>
    <w:p w14:paraId="2F4356B3" w14:textId="77777777" w:rsidR="00D12CEC" w:rsidRPr="00957F1F" w:rsidRDefault="00D12CEC" w:rsidP="00590C63">
      <w:pPr>
        <w:rPr>
          <w:rFonts w:ascii="Helvetica" w:hAnsi="Helvetica"/>
          <w:sz w:val="22"/>
          <w:szCs w:val="22"/>
        </w:rPr>
      </w:pPr>
    </w:p>
    <w:p w14:paraId="4561E253" w14:textId="57346710" w:rsidR="00D12CEC" w:rsidRPr="00957F1F" w:rsidRDefault="00D12CEC" w:rsidP="00590C63">
      <w:pPr>
        <w:rPr>
          <w:rFonts w:ascii="Helvetica" w:hAnsi="Helvetica"/>
          <w:i/>
          <w:sz w:val="22"/>
          <w:szCs w:val="22"/>
        </w:rPr>
      </w:pPr>
      <w:r w:rsidRPr="00957F1F">
        <w:rPr>
          <w:rFonts w:ascii="Helvetica" w:hAnsi="Helvetica"/>
          <w:i/>
          <w:sz w:val="22"/>
          <w:szCs w:val="22"/>
        </w:rPr>
        <w:t>Monitoring Model</w:t>
      </w:r>
    </w:p>
    <w:p w14:paraId="2D9E5C85" w14:textId="66EF9B65" w:rsidR="00BB45A6" w:rsidRPr="00957F1F" w:rsidRDefault="006A2CEE" w:rsidP="00D12CEC">
      <w:pPr>
        <w:ind w:firstLine="720"/>
        <w:rPr>
          <w:rFonts w:ascii="Helvetica" w:hAnsi="Helvetica"/>
          <w:sz w:val="22"/>
          <w:szCs w:val="22"/>
        </w:rPr>
      </w:pPr>
      <w:r w:rsidRPr="00957F1F">
        <w:rPr>
          <w:rFonts w:ascii="Helvetica" w:hAnsi="Helvetica"/>
          <w:sz w:val="22"/>
          <w:szCs w:val="22"/>
        </w:rPr>
        <w:t xml:space="preserve">Ideally, </w:t>
      </w:r>
      <w:r w:rsidR="00AA5908">
        <w:rPr>
          <w:rFonts w:ascii="Helvetica" w:hAnsi="Helvetica"/>
          <w:sz w:val="22"/>
          <w:szCs w:val="22"/>
        </w:rPr>
        <w:t>natural resource</w:t>
      </w:r>
      <w:r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and the yield of the </w:t>
      </w:r>
      <w:r w:rsidR="00AA5908">
        <w:rPr>
          <w:rFonts w:ascii="Helvetica" w:hAnsi="Helvetica"/>
          <w:sz w:val="22"/>
          <w:szCs w:val="22"/>
        </w:rPr>
        <w:t>resource</w:t>
      </w: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ins w:id="32" w:author="Crow White" w:date="2015-09-25T14:15:00Z">
        <w:r w:rsidR="004F1994">
          <w:rPr>
            <w:rFonts w:ascii="Helvetica" w:hAnsi="Helvetica"/>
            <w:sz w:val="22"/>
            <w:szCs w:val="22"/>
          </w:rPr>
          <w:t>, or accurate predictive models of stock change.</w:t>
        </w:r>
      </w:ins>
      <w:r w:rsidR="00CF750D" w:rsidRPr="00957F1F">
        <w:rPr>
          <w:rFonts w:ascii="Helvetica" w:hAnsi="Helvetica"/>
          <w:sz w:val="22"/>
          <w:szCs w:val="22"/>
        </w:rPr>
        <w:t xml:space="preserve"> Even with sophisticated stock assessment technique, estimates of a previous year’s stock biomass nearly always include some uncertainty. Hereafter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CF750D" w:rsidRPr="00957F1F">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D16468" w:rsidRPr="00957F1F">
        <w:rPr>
          <w:rFonts w:ascii="Helvetica" w:hAnsi="Helvetica"/>
          <w:sz w:val="22"/>
          <w:szCs w:val="22"/>
        </w:rPr>
        <w:t xml:space="preserve"> is a</w:t>
      </w:r>
      <w:r w:rsidR="00CF750D" w:rsidRPr="00957F1F">
        <w:rPr>
          <w:rFonts w:ascii="Helvetica" w:hAnsi="Helvetica"/>
          <w:sz w:val="22"/>
          <w:szCs w:val="22"/>
        </w:rPr>
        <w:t xml:space="preserve"> precise representation of the true </w:t>
      </w:r>
      <w:r w:rsidR="0091246B">
        <w:rPr>
          <w:rFonts w:ascii="Helvetica" w:hAnsi="Helvetica"/>
          <w:sz w:val="22"/>
          <w:szCs w:val="22"/>
        </w:rPr>
        <w:t xml:space="preserve">resource biomass </w:t>
      </w:r>
      <w:r w:rsidR="00CF750D" w:rsidRPr="00957F1F">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 xml:space="preserve">) is determined by monitoring </w:t>
      </w:r>
      <w:r w:rsidR="00E34A8D" w:rsidRPr="00957F1F">
        <w:rPr>
          <w:rFonts w:ascii="Helvetica" w:hAnsi="Helvetica"/>
          <w:sz w:val="22"/>
          <w:szCs w:val="22"/>
        </w:rPr>
        <w:t>precision</w:t>
      </w:r>
      <w:r w:rsidR="00CF750D" w:rsidRPr="00957F1F">
        <w:rPr>
          <w:rFonts w:ascii="Helvetica" w:hAnsi="Helvetica"/>
          <w:sz w:val="22"/>
          <w:szCs w:val="22"/>
        </w:rPr>
        <w:t>. We</w:t>
      </w:r>
      <w:ins w:id="33" w:author="Crow White" w:date="2015-09-25T14:17:00Z">
        <w:r w:rsidR="004F1994">
          <w:rPr>
            <w:rFonts w:ascii="Helvetica" w:hAnsi="Helvetica"/>
            <w:sz w:val="22"/>
            <w:szCs w:val="22"/>
          </w:rPr>
          <w:t xml:space="preserve"> assume</w:t>
        </w:r>
      </w:ins>
      <w:r w:rsidR="00CF750D" w:rsidRPr="00957F1F">
        <w:rPr>
          <w:rFonts w:ascii="Helvetica" w:hAnsi="Helvetica"/>
          <w:sz w:val="22"/>
          <w:szCs w:val="22"/>
        </w:rPr>
        <w:t xml:space="preserve"> </w:t>
      </w:r>
      <w:r w:rsidR="002B37FB" w:rsidRPr="00957F1F">
        <w:rPr>
          <w:rFonts w:ascii="Helvetica" w:hAnsi="Helvetica"/>
          <w:sz w:val="22"/>
          <w:szCs w:val="22"/>
        </w:rPr>
        <w:t xml:space="preserve">measurement error causes a lack in precision but </w:t>
      </w:r>
      <w:ins w:id="34" w:author="Crow White" w:date="2015-09-25T14:17:00Z">
        <w:r w:rsidR="004F1994">
          <w:rPr>
            <w:rFonts w:ascii="Helvetica" w:hAnsi="Helvetica"/>
            <w:sz w:val="22"/>
            <w:szCs w:val="22"/>
          </w:rPr>
          <w:t>that</w:t>
        </w:r>
      </w:ins>
      <w:del w:id="35" w:author="Crow White" w:date="2015-09-25T14:17:00Z">
        <w:r w:rsidR="002B37FB" w:rsidRPr="00957F1F" w:rsidDel="004F1994">
          <w:rPr>
            <w:rFonts w:ascii="Helvetica" w:hAnsi="Helvetica"/>
            <w:sz w:val="22"/>
            <w:szCs w:val="22"/>
          </w:rPr>
          <w:delText>assume</w:delText>
        </w:r>
      </w:del>
      <w:r w:rsidR="002B37FB" w:rsidRPr="00957F1F">
        <w:rPr>
          <w:rFonts w:ascii="Helvetica" w:hAnsi="Helvetica"/>
          <w:sz w:val="22"/>
          <w:szCs w:val="22"/>
        </w:rPr>
        <w:t xml:space="preserve"> accuracy is unaffected</w:t>
      </w:r>
      <w:ins w:id="36" w:author="Crow White" w:date="2015-09-25T14:19:00Z">
        <w:r w:rsidR="004F1994">
          <w:rPr>
            <w:rFonts w:ascii="Helvetica" w:hAnsi="Helvetica"/>
            <w:sz w:val="22"/>
            <w:szCs w:val="22"/>
          </w:rPr>
          <w:t>, and</w:t>
        </w:r>
      </w:ins>
      <w:del w:id="37" w:author="Crow White" w:date="2015-09-25T14:19:00Z">
        <w:r w:rsidR="002B37FB" w:rsidRPr="00957F1F" w:rsidDel="004F1994">
          <w:rPr>
            <w:rFonts w:ascii="Helvetica" w:hAnsi="Helvetica"/>
            <w:sz w:val="22"/>
            <w:szCs w:val="22"/>
          </w:rPr>
          <w:delText xml:space="preserve">. In other words, </w:delText>
        </w:r>
        <w:r w:rsidR="00400F2A" w:rsidRPr="00957F1F" w:rsidDel="004F1994">
          <w:rPr>
            <w:rFonts w:ascii="Helvetica" w:hAnsi="Helvetica"/>
            <w:sz w:val="22"/>
            <w:szCs w:val="22"/>
          </w:rPr>
          <w:delText>m</w:delText>
        </w:r>
        <w:r w:rsidR="00AD4F07" w:rsidRPr="00957F1F" w:rsidDel="004F1994">
          <w:rPr>
            <w:rFonts w:ascii="Helvetica" w:hAnsi="Helvetica"/>
            <w:sz w:val="22"/>
            <w:szCs w:val="22"/>
          </w:rPr>
          <w:delText xml:space="preserve">e </w:delText>
        </w:r>
      </w:del>
      <w:r w:rsidR="00AD4F07" w:rsidRPr="00957F1F">
        <w:rPr>
          <w:rFonts w:ascii="Helvetica" w:hAnsi="Helvetica"/>
          <w:sz w:val="22"/>
          <w:szCs w:val="22"/>
        </w:rPr>
        <w:t>model</w:t>
      </w:r>
      <w:ins w:id="38" w:author="Crow White" w:date="2015-09-25T14:19:00Z">
        <w:r w:rsidR="004F1994">
          <w:rPr>
            <w:rFonts w:ascii="Helvetica" w:hAnsi="Helvetica"/>
            <w:sz w:val="22"/>
            <w:szCs w:val="22"/>
          </w:rPr>
          <w:t>ed</w:t>
        </w:r>
      </w:ins>
      <w:r w:rsidR="00AD4F07" w:rsidRPr="00957F1F">
        <w:rPr>
          <w:rFonts w:ascii="Helvetica" w:hAnsi="Helvetica"/>
          <w:sz w:val="22"/>
          <w:szCs w:val="22"/>
        </w:rPr>
        <w:t xml:space="preserve"> m</w:t>
      </w:r>
      <w:r w:rsidR="00400F2A" w:rsidRPr="00957F1F">
        <w:rPr>
          <w:rFonts w:ascii="Helvetica" w:hAnsi="Helvetica"/>
          <w:sz w:val="22"/>
          <w:szCs w:val="22"/>
        </w:rPr>
        <w:t xml:space="preserve">onitoring precision </w:t>
      </w:r>
      <w:r w:rsidR="00776AA3" w:rsidRPr="00957F1F">
        <w:rPr>
          <w:rFonts w:ascii="Helvetica" w:hAnsi="Helvetica"/>
          <w:sz w:val="22"/>
          <w:szCs w:val="22"/>
        </w:rPr>
        <w:t xml:space="preserve">error </w:t>
      </w:r>
      <w:r w:rsidR="00362271" w:rsidRPr="00957F1F">
        <w:rPr>
          <w:rFonts w:ascii="Helvetica" w:hAnsi="Helvetica"/>
          <w:sz w:val="22"/>
          <w:szCs w:val="22"/>
        </w:rPr>
        <w:t>as</w:t>
      </w:r>
      <w:r w:rsidR="00776AA3" w:rsidRPr="00957F1F">
        <w:rPr>
          <w:rFonts w:ascii="Helvetica" w:hAnsi="Helvetica"/>
          <w:sz w:val="22"/>
          <w:szCs w:val="22"/>
        </w:rPr>
        <w:t xml:space="preserve"> </w:t>
      </w:r>
      <w:r w:rsidR="00400F2A" w:rsidRPr="00957F1F">
        <w:rPr>
          <w:rFonts w:ascii="Helvetica" w:hAnsi="Helvetica"/>
          <w:sz w:val="22"/>
          <w:szCs w:val="22"/>
        </w:rPr>
        <w:t>log</w:t>
      </w:r>
      <w:r w:rsidR="00776AA3" w:rsidRPr="00957F1F">
        <w:rPr>
          <w:rFonts w:ascii="Helvetica" w:hAnsi="Helvetica"/>
          <w:sz w:val="22"/>
          <w:szCs w:val="22"/>
        </w:rPr>
        <w:t>-</w:t>
      </w:r>
      <w:r w:rsidR="00400F2A" w:rsidRPr="00957F1F">
        <w:rPr>
          <w:rFonts w:ascii="Helvetica" w:hAnsi="Helvetica"/>
          <w:sz w:val="22"/>
          <w:szCs w:val="22"/>
        </w:rPr>
        <w:t>normal</w:t>
      </w:r>
      <w:r w:rsidR="00776AA3" w:rsidRPr="00957F1F">
        <w:rPr>
          <w:rFonts w:ascii="Helvetica" w:hAnsi="Helvetica"/>
          <w:sz w:val="22"/>
          <w:szCs w:val="22"/>
        </w:rPr>
        <w:t xml:space="preserve"> distributed </w:t>
      </w:r>
      <w:r w:rsidR="00CF24C4" w:rsidRPr="00957F1F">
        <w:rPr>
          <w:rFonts w:ascii="Helvetica" w:hAnsi="Helvetica"/>
          <w:sz w:val="22"/>
          <w:szCs w:val="22"/>
        </w:rPr>
        <w:t xml:space="preserve">random variable </w:t>
      </w:r>
      <w:r w:rsidR="00776AA3" w:rsidRPr="00957F1F">
        <w:rPr>
          <w:rFonts w:ascii="Helvetica" w:hAnsi="Helvetica"/>
          <w:sz w:val="22"/>
          <w:szCs w:val="22"/>
        </w:rPr>
        <w:t xml:space="preserve">with mean 0 and variance </w:t>
      </w:r>
      <m:oMath>
        <m:r>
          <w:rPr>
            <w:rFonts w:ascii="Cambria Math" w:hAnsi="Cambria Math"/>
            <w:sz w:val="22"/>
            <w:szCs w:val="22"/>
          </w:rPr>
          <m:t>ϕ</m:t>
        </m:r>
      </m:oMath>
      <w:r w:rsidR="009D19F0" w:rsidRPr="00957F1F">
        <w:rPr>
          <w:rFonts w:ascii="Helvetica" w:hAnsi="Helvetica"/>
          <w:sz w:val="22"/>
          <w:szCs w:val="22"/>
        </w:rPr>
        <w:t xml:space="preserve">. </w:t>
      </w:r>
      <w:r w:rsidR="00F6430A" w:rsidRPr="00957F1F">
        <w:rPr>
          <w:rFonts w:ascii="Helvetica" w:hAnsi="Helvetica"/>
          <w:sz w:val="22"/>
          <w:szCs w:val="22"/>
        </w:rPr>
        <w:t xml:space="preserve">An example of one mechanism underlying this characteristic of error is year-to-year variability in </w:t>
      </w:r>
      <w:r w:rsidR="00F6430A" w:rsidRPr="00957F1F">
        <w:rPr>
          <w:rFonts w:ascii="Helvetica" w:hAnsi="Helvetica"/>
          <w:sz w:val="22"/>
          <w:szCs w:val="22"/>
        </w:rPr>
        <w:lastRenderedPageBreak/>
        <w:t>sampling effort in</w:t>
      </w:r>
      <w:r w:rsidR="00425F02" w:rsidRPr="00957F1F">
        <w:rPr>
          <w:rFonts w:ascii="Helvetica" w:hAnsi="Helvetica"/>
          <w:sz w:val="22"/>
          <w:szCs w:val="22"/>
        </w:rPr>
        <w:t xml:space="preserve"> </w:t>
      </w:r>
      <w:r w:rsidR="00F6430A" w:rsidRPr="00957F1F">
        <w:rPr>
          <w:rFonts w:ascii="Helvetica" w:hAnsi="Helvetica"/>
          <w:sz w:val="22"/>
          <w:szCs w:val="22"/>
        </w:rPr>
        <w:t xml:space="preserve">a an </w:t>
      </w:r>
      <w:r w:rsidR="00F6430A" w:rsidRPr="004F1994">
        <w:rPr>
          <w:rFonts w:ascii="Helvetica" w:hAnsi="Helvetica"/>
          <w:i/>
          <w:sz w:val="22"/>
          <w:szCs w:val="22"/>
          <w:rPrChange w:id="39" w:author="Crow White" w:date="2015-09-25T14:19:00Z">
            <w:rPr>
              <w:rFonts w:ascii="Helvetica" w:hAnsi="Helvetica"/>
              <w:sz w:val="22"/>
              <w:szCs w:val="22"/>
            </w:rPr>
          </w:rPrChange>
        </w:rPr>
        <w:t>n</w:t>
      </w:r>
      <w:r w:rsidR="00F6430A" w:rsidRPr="00957F1F">
        <w:rPr>
          <w:rFonts w:ascii="Helvetica" w:hAnsi="Helvetica"/>
          <w:sz w:val="22"/>
          <w:szCs w:val="22"/>
        </w:rPr>
        <w:t xml:space="preserve"> by </w:t>
      </w:r>
      <w:r w:rsidR="00F6430A" w:rsidRPr="004F1994">
        <w:rPr>
          <w:rFonts w:ascii="Helvetica" w:hAnsi="Helvetica"/>
          <w:i/>
          <w:sz w:val="22"/>
          <w:szCs w:val="22"/>
          <w:rPrChange w:id="40" w:author="Crow White" w:date="2015-09-25T14:19:00Z">
            <w:rPr>
              <w:rFonts w:ascii="Helvetica" w:hAnsi="Helvetica"/>
              <w:sz w:val="22"/>
              <w:szCs w:val="22"/>
            </w:rPr>
          </w:rPrChange>
        </w:rPr>
        <w:t>n</w:t>
      </w:r>
      <w:r w:rsidR="00F6430A" w:rsidRPr="00957F1F">
        <w:rPr>
          <w:rFonts w:ascii="Helvetica" w:hAnsi="Helvetica"/>
          <w:sz w:val="22"/>
          <w:szCs w:val="22"/>
        </w:rPr>
        <w:t xml:space="preserve"> matrix, where high precision in monitoring comes from </w:t>
      </w:r>
      <w:r w:rsidR="004B151D" w:rsidRPr="00957F1F">
        <w:rPr>
          <w:rFonts w:ascii="Helvetica" w:hAnsi="Helvetica"/>
          <w:sz w:val="22"/>
          <w:szCs w:val="22"/>
        </w:rPr>
        <w:t xml:space="preserve">monitoring all squares in a matrix, whereas low precision originates from only measuring a </w:t>
      </w:r>
      <w:r w:rsidR="00D12CEC" w:rsidRPr="00957F1F">
        <w:rPr>
          <w:rFonts w:ascii="Helvetica" w:hAnsi="Helvetica"/>
          <w:sz w:val="22"/>
          <w:szCs w:val="22"/>
        </w:rPr>
        <w:t xml:space="preserve">small percentage of the matrix. </w:t>
      </w:r>
      <w:r w:rsidR="00227285" w:rsidRPr="00957F1F">
        <w:rPr>
          <w:rFonts w:ascii="Helvetica" w:hAnsi="Helvetica"/>
          <w:sz w:val="22"/>
          <w:szCs w:val="22"/>
        </w:rPr>
        <w:t>Therefore</w:t>
      </w:r>
      <w:ins w:id="41" w:author="Crow White" w:date="2015-09-25T14:20:00Z">
        <w:r w:rsidR="004F1994">
          <w:rPr>
            <w:rFonts w:ascii="Helvetica" w:hAnsi="Helvetica"/>
            <w:sz w:val="22"/>
            <w:szCs w:val="22"/>
          </w:rPr>
          <w:t>,</w:t>
        </w:r>
      </w:ins>
      <w:r w:rsidR="00227285" w:rsidRPr="00957F1F">
        <w:rPr>
          <w:rFonts w:ascii="Helvetica" w:hAnsi="Helvetica"/>
          <w:sz w:val="22"/>
          <w:szCs w:val="22"/>
        </w:rPr>
        <w:t xml:space="preserve"> at higher monitoring precision (lower </w:t>
      </w:r>
      <m:oMath>
        <m:r>
          <w:rPr>
            <w:rFonts w:ascii="Cambria Math" w:hAnsi="Cambria Math"/>
            <w:sz w:val="22"/>
            <w:szCs w:val="22"/>
          </w:rPr>
          <m:t>ϕ</m:t>
        </m:r>
      </m:oMath>
      <w:r w:rsidR="00227285" w:rsidRPr="00957F1F">
        <w:rPr>
          <w:rFonts w:ascii="Helvetica" w:hAnsi="Helvetica"/>
          <w:sz w:val="22"/>
          <w:szCs w:val="22"/>
        </w:rPr>
        <w:t>)</w:t>
      </w:r>
      <w:r w:rsidR="00CF750D" w:rsidRPr="00957F1F">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CF750D" w:rsidRPr="00957F1F">
        <w:rPr>
          <w:rFonts w:ascii="Helvetica" w:hAnsi="Helvetica"/>
          <w:sz w:val="22"/>
          <w:szCs w:val="22"/>
        </w:rPr>
        <w:t>)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ins w:id="42" w:author="Crow White" w:date="2015-09-25T14:21:00Z">
        <w:r w:rsidR="004F1994">
          <w:rPr>
            <w:rFonts w:ascii="Helvetica" w:hAnsi="Helvetica"/>
            <w:sz w:val="22"/>
            <w:szCs w:val="22"/>
          </w:rPr>
          <w:t>. A</w:t>
        </w:r>
      </w:ins>
      <w:del w:id="43" w:author="Crow White" w:date="2015-09-25T14:21:00Z">
        <w:r w:rsidR="00996689" w:rsidRPr="00957F1F" w:rsidDel="004F1994">
          <w:rPr>
            <w:rFonts w:ascii="Helvetica" w:hAnsi="Helvetica"/>
            <w:sz w:val="22"/>
            <w:szCs w:val="22"/>
          </w:rPr>
          <w:delText>, a</w:delText>
        </w:r>
      </w:del>
      <w:r w:rsidR="00996689" w:rsidRPr="00957F1F">
        <w:rPr>
          <w:rFonts w:ascii="Helvetica" w:hAnsi="Helvetica"/>
          <w:sz w:val="22"/>
          <w:szCs w:val="22"/>
        </w:rPr>
        <w:t>s monitoring precision decreases, the deviation of the estimated biomass from</w:t>
      </w:r>
      <w:ins w:id="44" w:author="Crow White" w:date="2015-09-25T14:21:00Z">
        <w:r w:rsidR="004F1994">
          <w:rPr>
            <w:rFonts w:ascii="Helvetica" w:hAnsi="Helvetica"/>
            <w:sz w:val="22"/>
            <w:szCs w:val="22"/>
          </w:rPr>
          <w:t xml:space="preserve"> the</w:t>
        </w:r>
      </w:ins>
      <w:del w:id="45" w:author="Crow White" w:date="2015-09-25T14:21:00Z">
        <w:r w:rsidR="00996689" w:rsidRPr="00957F1F" w:rsidDel="004F1994">
          <w:rPr>
            <w:rFonts w:ascii="Helvetica" w:hAnsi="Helvetica"/>
            <w:sz w:val="22"/>
            <w:szCs w:val="22"/>
          </w:rPr>
          <w:delText>t eh</w:delText>
        </w:r>
      </w:del>
      <w:r w:rsidR="00996689" w:rsidRPr="00957F1F">
        <w:rPr>
          <w:rFonts w:ascii="Helvetica" w:hAnsi="Helvetica"/>
          <w:sz w:val="22"/>
          <w:szCs w:val="22"/>
        </w:rPr>
        <w:t xml:space="preserve"> true biomass increases exponentially (</w:t>
      </w:r>
      <w:r w:rsidR="00996689" w:rsidRPr="00957F1F">
        <w:rPr>
          <w:rFonts w:ascii="Helvetica" w:hAnsi="Helvetica"/>
          <w:sz w:val="22"/>
          <w:szCs w:val="22"/>
          <w:highlight w:val="lightGray"/>
        </w:rPr>
        <w:t>Fig 1b</w:t>
      </w:r>
      <w:r w:rsidR="00996689" w:rsidRPr="00957F1F">
        <w:rPr>
          <w:rFonts w:ascii="Helvetica" w:hAnsi="Helvetica"/>
          <w:sz w:val="22"/>
          <w:szCs w:val="22"/>
        </w:rPr>
        <w:t>)</w:t>
      </w:r>
      <w:r w:rsidR="00CF750D" w:rsidRPr="00957F1F">
        <w:rPr>
          <w:rFonts w:ascii="Helvetica" w:hAnsi="Helvetica"/>
          <w:sz w:val="22"/>
          <w:szCs w:val="22"/>
        </w:rPr>
        <w:t xml:space="preserve">. </w:t>
      </w:r>
    </w:p>
    <w:p w14:paraId="307270C9" w14:textId="77777777" w:rsidR="00BB45A6" w:rsidRPr="00957F1F" w:rsidRDefault="00BB45A6" w:rsidP="00CF750D">
      <w:pPr>
        <w:ind w:firstLine="720"/>
        <w:rPr>
          <w:rFonts w:ascii="Helvetica" w:hAnsi="Helvetica"/>
          <w:sz w:val="22"/>
          <w:szCs w:val="22"/>
        </w:rPr>
      </w:pPr>
    </w:p>
    <w:p w14:paraId="315D9E72" w14:textId="15BB9C1A" w:rsidR="00BB45A6" w:rsidRPr="00957F1F" w:rsidRDefault="001277C0" w:rsidP="001277C0">
      <w:pPr>
        <w:rPr>
          <w:rFonts w:ascii="Helvetica" w:hAnsi="Helvetica"/>
          <w:i/>
          <w:sz w:val="22"/>
          <w:szCs w:val="22"/>
        </w:rPr>
      </w:pPr>
      <w:r w:rsidRPr="00957F1F">
        <w:rPr>
          <w:rFonts w:ascii="Helvetica" w:hAnsi="Helvetica"/>
          <w:i/>
          <w:sz w:val="22"/>
          <w:szCs w:val="22"/>
        </w:rPr>
        <w:t xml:space="preserve">Management Model </w:t>
      </w:r>
    </w:p>
    <w:p w14:paraId="55818154" w14:textId="275FD9D2" w:rsidR="003435AE" w:rsidRPr="00957F1F" w:rsidRDefault="00CF750D" w:rsidP="003435AE">
      <w:pPr>
        <w:rPr>
          <w:rFonts w:ascii="Helvetica" w:hAnsi="Helvetica"/>
          <w:sz w:val="22"/>
          <w:szCs w:val="22"/>
        </w:rPr>
      </w:pPr>
      <w:r w:rsidRPr="00957F1F">
        <w:rPr>
          <w:rFonts w:ascii="Helvetica" w:hAnsi="Helvetica"/>
          <w:sz w:val="22"/>
          <w:szCs w:val="22"/>
        </w:rPr>
        <w:t>When managers invest minimally in monitoring, estimates of future fish biomass can be highly uncertain, causin</w:t>
      </w:r>
      <w:r w:rsidR="00035AE1" w:rsidRPr="00957F1F">
        <w:rPr>
          <w:rFonts w:ascii="Helvetica" w:hAnsi="Helvetica"/>
          <w:sz w:val="22"/>
          <w:szCs w:val="22"/>
        </w:rPr>
        <w:t xml:space="preserve">g mismanagement (i.e. under or </w:t>
      </w:r>
      <w:r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Sustainabile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commentRangeStart w:id="46"/>
      <w:r w:rsidR="005F4E8C" w:rsidRPr="00957F1F">
        <w:rPr>
          <w:rFonts w:ascii="Helvetica" w:hAnsi="Helvetica"/>
          <w:sz w:val="22"/>
          <w:szCs w:val="22"/>
        </w:rPr>
        <w:t>harvest</w:t>
      </w:r>
      <w:r w:rsidR="0034606C" w:rsidRPr="00957F1F">
        <w:rPr>
          <w:rFonts w:ascii="Helvetica" w:hAnsi="Helvetica"/>
          <w:sz w:val="22"/>
          <w:szCs w:val="22"/>
        </w:rPr>
        <w:t xml:space="preserve"> effort </w:t>
      </w:r>
      <w:commentRangeEnd w:id="46"/>
      <w:r w:rsidR="00FC6CF1">
        <w:rPr>
          <w:rStyle w:val="CommentReference"/>
        </w:rPr>
        <w:commentReference w:id="46"/>
      </w:r>
      <w:r w:rsidR="0034606C" w:rsidRPr="00957F1F">
        <w:rPr>
          <w:rFonts w:ascii="Helvetica" w:hAnsi="Helvetica"/>
          <w:sz w:val="22"/>
          <w:szCs w:val="22"/>
        </w:rPr>
        <w:t xml:space="preserve">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then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614BB8" w:rsidRPr="00957F1F">
        <w:rPr>
          <w:rFonts w:ascii="Helvetica" w:hAnsi="Helvetica"/>
          <w:sz w:val="22"/>
          <w:szCs w:val="22"/>
        </w:rPr>
        <w:t xml:space="preserve"> “hockey-stick” model </w:t>
      </w:r>
      <w:r w:rsidR="00395369" w:rsidRPr="00957F1F">
        <w:rPr>
          <w:rFonts w:ascii="Helvetica" w:hAnsi="Helvetica"/>
          <w:sz w:val="22"/>
          <w:szCs w:val="22"/>
        </w:rPr>
        <w:t>where h</w:t>
      </w:r>
      <w:r w:rsidR="005A07C7" w:rsidRPr="00957F1F">
        <w:rPr>
          <w:rFonts w:ascii="Helvetica" w:hAnsi="Helvetica"/>
          <w:sz w:val="22"/>
          <w:szCs w:val="22"/>
        </w:rPr>
        <w:t xml:space="preserve">arvest </w:t>
      </w:r>
      <w:r w:rsidR="007B0895" w:rsidRPr="00957F1F">
        <w:rPr>
          <w:rFonts w:ascii="Helvetica" w:hAnsi="Helvetica"/>
          <w:sz w:val="22"/>
          <w:szCs w:val="22"/>
        </w:rPr>
        <w:t>yield</w:t>
      </w:r>
      <w:r w:rsidR="00D41902" w:rsidRPr="00957F1F">
        <w:rPr>
          <w:rFonts w:ascii="Helvetica" w:hAnsi="Helvetica"/>
          <w:sz w:val="22"/>
          <w:szCs w:val="22"/>
        </w:rPr>
        <w:t xml:space="preserve"> at time </w:t>
      </w:r>
      <w:r w:rsidR="00D41902" w:rsidRPr="00957F1F">
        <w:rPr>
          <w:rFonts w:ascii="Helvetica" w:hAnsi="Helvetica"/>
          <w:i/>
          <w:sz w:val="22"/>
          <w:szCs w:val="22"/>
        </w:rPr>
        <w:t>t</w:t>
      </w:r>
      <w:r w:rsidR="00D55C20"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oMath>
      <w:r w:rsidR="00D55C20" w:rsidRPr="00957F1F">
        <w:rPr>
          <w:rFonts w:ascii="Helvetica" w:hAnsi="Helvetica"/>
          <w:sz w:val="22"/>
          <w:szCs w:val="22"/>
        </w:rPr>
        <w:t>)</w:t>
      </w:r>
      <w:r w:rsidR="0046187D" w:rsidRPr="00957F1F">
        <w:rPr>
          <w:rFonts w:ascii="Helvetica" w:hAnsi="Helvetica"/>
          <w:sz w:val="22"/>
          <w:szCs w:val="22"/>
        </w:rPr>
        <w:t xml:space="preserve"> </w:t>
      </w:r>
      <w:r w:rsidR="005A07C7" w:rsidRPr="00957F1F">
        <w:rPr>
          <w:rFonts w:ascii="Helvetica" w:hAnsi="Helvetica"/>
          <w:sz w:val="22"/>
          <w:szCs w:val="22"/>
        </w:rPr>
        <w:t>varies with the estimated biomass</w:t>
      </w:r>
      <w:r w:rsidR="00397162" w:rsidRPr="00957F1F">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97162" w:rsidRPr="00957F1F">
        <w:rPr>
          <w:rFonts w:ascii="Helvetica" w:hAnsi="Helvetica"/>
          <w:sz w:val="22"/>
          <w:szCs w:val="22"/>
        </w:rPr>
        <w:t>)</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There is no harvest </w:t>
      </w:r>
      <w:r w:rsidR="005A07C7" w:rsidRPr="00957F1F">
        <w:rPr>
          <w:rFonts w:ascii="Helvetica" w:hAnsi="Helvetica"/>
          <w:sz w:val="22"/>
          <w:szCs w:val="22"/>
        </w:rPr>
        <w:t xml:space="preserve">below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5A07C7" w:rsidRPr="00957F1F">
        <w:rPr>
          <w:rFonts w:ascii="Helvetica" w:hAnsi="Helvetica"/>
          <w:sz w:val="22"/>
          <w:szCs w:val="22"/>
        </w:rPr>
        <w:t>,</w:t>
      </w:r>
      <w:ins w:id="47" w:author="Crow White" w:date="2015-09-25T14:25:00Z">
        <w:r w:rsidR="008451D2">
          <w:rPr>
            <w:rFonts w:ascii="Helvetica" w:hAnsi="Helvetica"/>
            <w:sz w:val="22"/>
            <w:szCs w:val="22"/>
          </w:rPr>
          <w:t xml:space="preserve"> and</w:t>
        </w:r>
      </w:ins>
      <w:r w:rsidR="005A07C7" w:rsidRPr="00957F1F">
        <w:rPr>
          <w:rFonts w:ascii="Helvetica" w:hAnsi="Helvetica"/>
          <w:sz w:val="22"/>
          <w:szCs w:val="22"/>
        </w:rPr>
        <w:t xml:space="preserve"> </w:t>
      </w:r>
      <w:r w:rsidR="005F4E8C" w:rsidRPr="00957F1F">
        <w:rPr>
          <w:rFonts w:ascii="Helvetica" w:hAnsi="Helvetica"/>
          <w:sz w:val="22"/>
          <w:szCs w:val="22"/>
        </w:rPr>
        <w:t>a</w:t>
      </w:r>
      <w:r w:rsidR="009E7EA1" w:rsidRPr="00957F1F">
        <w:rPr>
          <w:rFonts w:ascii="Helvetica" w:hAnsi="Helvetica"/>
          <w:sz w:val="22"/>
          <w:szCs w:val="22"/>
        </w:rPr>
        <w:t xml:space="preserve">bove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del w:id="48" w:author="Crow White" w:date="2015-09-25T14:25:00Z">
        <w:r w:rsidR="009E7EA1" w:rsidRPr="00957F1F" w:rsidDel="008451D2">
          <w:rPr>
            <w:rFonts w:ascii="Helvetica" w:hAnsi="Helvetica"/>
            <w:sz w:val="22"/>
            <w:szCs w:val="22"/>
          </w:rPr>
          <w:delText>,</w:delText>
        </w:r>
      </w:del>
      <w:r w:rsidR="009E7EA1" w:rsidRPr="00957F1F">
        <w:rPr>
          <w:rFonts w:ascii="Helvetica" w:hAnsi="Helvetica"/>
          <w:sz w:val="22"/>
          <w:szCs w:val="22"/>
        </w:rPr>
        <w:t xml:space="preserve"> the rate of </w:t>
      </w:r>
      <w:r w:rsidR="00D94C0B" w:rsidRPr="00957F1F">
        <w:rPr>
          <w:rFonts w:ascii="Helvetica" w:hAnsi="Helvetica"/>
          <w:sz w:val="22"/>
          <w:szCs w:val="22"/>
        </w:rPr>
        <w:t>resource extraction</w:t>
      </w:r>
      <w:r w:rsidR="009E7EA1" w:rsidRPr="00957F1F">
        <w:rPr>
          <w:rFonts w:ascii="Helvetica" w:hAnsi="Helvetica"/>
          <w:sz w:val="22"/>
          <w:szCs w:val="22"/>
        </w:rPr>
        <w:t xml:space="preserve"> </w:t>
      </w:r>
      <w:r w:rsidR="0034606C" w:rsidRPr="00957F1F">
        <w:rPr>
          <w:rFonts w:ascii="Helvetica" w:hAnsi="Helvetica"/>
          <w:sz w:val="22"/>
          <w:szCs w:val="22"/>
        </w:rPr>
        <w:t xml:space="preserve">occurs at a maximum </w:t>
      </w:r>
      <w:r w:rsidR="009F4D90" w:rsidRPr="00957F1F">
        <w:rPr>
          <w:rFonts w:ascii="Helvetica" w:hAnsi="Helvetica"/>
          <w:sz w:val="22"/>
          <w:szCs w:val="22"/>
        </w:rPr>
        <w:t xml:space="preserve">harvest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97162" w:rsidRPr="00957F1F">
        <w:rPr>
          <w:rFonts w:ascii="Helvetica" w:hAnsi="Helvetica"/>
          <w:sz w:val="22"/>
          <w:szCs w:val="22"/>
        </w:rPr>
        <w:t xml:space="preserve"> 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r>
          <w:rPr>
            <w:rFonts w:ascii="Cambria Math" w:hAnsi="Cambria Math"/>
            <w:sz w:val="22"/>
            <w:szCs w:val="22"/>
          </w:rPr>
          <m:t>q</m:t>
        </m:r>
      </m:oMath>
      <w:r w:rsidR="004C7606"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oMath>
      <w:r w:rsidR="004C7606" w:rsidRPr="00957F1F">
        <w:rPr>
          <w:rFonts w:ascii="Helvetica" w:hAnsi="Helvetica"/>
          <w:sz w:val="22"/>
          <w:szCs w:val="22"/>
        </w:rPr>
        <w:t xml:space="preserve">, harvest effort and </w:t>
      </w:r>
      <w:commentRangeStart w:id="49"/>
      <m:oMath>
        <m:r>
          <w:rPr>
            <w:rFonts w:ascii="Cambria Math" w:hAnsi="Cambria Math"/>
            <w:sz w:val="22"/>
            <w:szCs w:val="22"/>
          </w:rPr>
          <m:t>q</m:t>
        </m:r>
      </m:oMath>
      <w:r w:rsidR="004C7606" w:rsidRPr="00957F1F">
        <w:rPr>
          <w:rFonts w:ascii="Helvetica" w:hAnsi="Helvetica"/>
          <w:sz w:val="22"/>
          <w:szCs w:val="22"/>
        </w:rPr>
        <w:t xml:space="preserve"> is the catchabilit</w:t>
      </w:r>
      <w:commentRangeEnd w:id="49"/>
      <w:r w:rsidR="008451D2">
        <w:rPr>
          <w:rStyle w:val="CommentReference"/>
        </w:rPr>
        <w:commentReference w:id="49"/>
      </w:r>
      <w:r w:rsidR="004C7606" w:rsidRPr="00957F1F">
        <w:rPr>
          <w:rFonts w:ascii="Helvetica" w:hAnsi="Helvetica"/>
          <w:sz w:val="22"/>
          <w:szCs w:val="22"/>
        </w:rPr>
        <w:t>y of the resource</w:t>
      </w:r>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continues for a 20 year simulation. </w:t>
      </w:r>
    </w:p>
    <w:p w14:paraId="3864144D" w14:textId="77777777" w:rsidR="00175C87" w:rsidRPr="00957F1F" w:rsidRDefault="00175C87" w:rsidP="003435AE">
      <w:pPr>
        <w:rPr>
          <w:rFonts w:ascii="Helvetica" w:hAnsi="Helvetica"/>
          <w:sz w:val="22"/>
          <w:szCs w:val="22"/>
        </w:rPr>
      </w:pPr>
    </w:p>
    <w:p w14:paraId="252629D1" w14:textId="679AA6C8" w:rsidR="00175C87" w:rsidRPr="00957F1F" w:rsidRDefault="007F61D2" w:rsidP="00175C87">
      <w:pPr>
        <w:rPr>
          <w:rFonts w:ascii="Helvetica" w:hAnsi="Helvetica"/>
          <w:i/>
          <w:sz w:val="22"/>
          <w:szCs w:val="22"/>
        </w:rPr>
      </w:pPr>
      <w:r w:rsidRPr="00957F1F">
        <w:rPr>
          <w:rFonts w:ascii="Helvetica" w:hAnsi="Helvetica"/>
          <w:i/>
          <w:sz w:val="22"/>
          <w:szCs w:val="22"/>
        </w:rPr>
        <w:t>Value of the Fishery and Cost of Monitoring</w:t>
      </w:r>
    </w:p>
    <w:p w14:paraId="4177E7F4" w14:textId="7DE91B54" w:rsidR="00127FEE" w:rsidRPr="00957F1F" w:rsidRDefault="000A75E1" w:rsidP="00175C87">
      <w:pPr>
        <w:rPr>
          <w:rFonts w:ascii="Helvetica" w:hAnsi="Helvetica"/>
          <w:i/>
          <w:sz w:val="22"/>
          <w:szCs w:val="22"/>
        </w:rPr>
      </w:pPr>
      <w:r w:rsidRPr="00957F1F">
        <w:rPr>
          <w:rFonts w:ascii="Helvetica" w:hAnsi="Helvetica"/>
          <w:sz w:val="22"/>
          <w:szCs w:val="22"/>
        </w:rPr>
        <w:t>We estimate</w:t>
      </w:r>
      <w:ins w:id="50" w:author="Crow White" w:date="2015-09-25T14:28:00Z">
        <w:r w:rsidR="008451D2">
          <w:rPr>
            <w:rFonts w:ascii="Helvetica" w:hAnsi="Helvetica"/>
            <w:sz w:val="22"/>
            <w:szCs w:val="22"/>
          </w:rPr>
          <w:t>d</w:t>
        </w:r>
      </w:ins>
      <w:r w:rsidRPr="00957F1F">
        <w:rPr>
          <w:rFonts w:ascii="Helvetica" w:hAnsi="Helvetica"/>
          <w:sz w:val="22"/>
          <w:szCs w:val="22"/>
        </w:rPr>
        <w:t xml:space="preserve"> the</w:t>
      </w:r>
      <w:r w:rsidR="00127FEE" w:rsidRPr="00957F1F">
        <w:rPr>
          <w:rFonts w:ascii="Helvetica" w:hAnsi="Helvetica"/>
          <w:sz w:val="22"/>
          <w:szCs w:val="22"/>
        </w:rPr>
        <w:t xml:space="preserve"> value of the </w:t>
      </w:r>
      <w:r w:rsidR="0090182E">
        <w:rPr>
          <w:rFonts w:ascii="Helvetica" w:hAnsi="Helvetica"/>
          <w:sz w:val="22"/>
          <w:szCs w:val="22"/>
        </w:rPr>
        <w:t>resource</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ins w:id="51" w:author="Crow White" w:date="2015-09-25T14:29:00Z">
        <w:r w:rsidR="008451D2">
          <w:rPr>
            <w:rFonts w:ascii="Helvetica" w:hAnsi="Helvetica"/>
            <w:sz w:val="22"/>
            <w:szCs w:val="22"/>
          </w:rPr>
          <w:t xml:space="preserve">per unit </w:t>
        </w:r>
      </w:ins>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00D37D10" w:rsidRPr="00957F1F">
        <w:rPr>
          <w:rFonts w:ascii="Helvetica" w:hAnsi="Helvetica"/>
          <w:sz w:val="22"/>
          <w:szCs w:val="22"/>
        </w:rPr>
        <w:t xml:space="preserve"> </w:t>
      </w:r>
      <w:r w:rsidR="00615385" w:rsidRPr="00957F1F">
        <w:rPr>
          <w:rFonts w:ascii="Helvetica" w:hAnsi="Helvetica"/>
          <w:sz w:val="22"/>
          <w:szCs w:val="22"/>
        </w:rPr>
        <w:t xml:space="preserve"> and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r w:rsidR="00615385" w:rsidRPr="00957F1F">
        <w:rPr>
          <w:rFonts w:ascii="Helvetica" w:hAnsi="Helvetica"/>
          <w:sz w:val="22"/>
          <w:szCs w:val="22"/>
        </w:rPr>
        <w:t>Therefore the</w:t>
      </w:r>
      <w:r w:rsidR="00997EC9" w:rsidRPr="00957F1F">
        <w:rPr>
          <w:rFonts w:ascii="Helvetica" w:hAnsi="Helvetica"/>
          <w:sz w:val="22"/>
          <w:szCs w:val="22"/>
        </w:rPr>
        <w:t xml:space="preserve"> estimated</w:t>
      </w:r>
      <w:r w:rsidR="00615385" w:rsidRPr="00957F1F">
        <w:rPr>
          <w:rFonts w:ascii="Helvetica" w:hAnsi="Helvetica"/>
          <w:sz w:val="22"/>
          <w:szCs w:val="22"/>
        </w:rPr>
        <w:t xml:space="preserve"> </w:t>
      </w:r>
      <w:r w:rsidR="00997EC9" w:rsidRPr="00957F1F">
        <w:rPr>
          <w:rFonts w:ascii="Helvetica" w:hAnsi="Helvetica"/>
          <w:sz w:val="22"/>
          <w:szCs w:val="22"/>
        </w:rPr>
        <w:t xml:space="preserve">resource value is increasingly discounted through time. </w:t>
      </w:r>
      <w:r w:rsidR="0087797E" w:rsidRPr="00957F1F">
        <w:rPr>
          <w:rFonts w:ascii="Helvetica" w:hAnsi="Helvetica"/>
          <w:sz w:val="22"/>
          <w:szCs w:val="22"/>
        </w:rPr>
        <w:t xml:space="preserve">We assume that increasing the precision of biomass estimates </w:t>
      </w:r>
      <w:r w:rsidR="00DA46F5" w:rsidRPr="00957F1F">
        <w:rPr>
          <w:rFonts w:ascii="Helvetica" w:hAnsi="Helvetica"/>
          <w:sz w:val="22"/>
          <w:szCs w:val="22"/>
        </w:rPr>
        <w:t xml:space="preserve">is increasingly costly as the CV decreases from 0.5 to 0.1. Cost of monitoring is dictated by two parameters </w:t>
      </w:r>
      <w:r w:rsidR="007B46BC" w:rsidRPr="00957F1F">
        <w:rPr>
          <w:rFonts w:ascii="Helvetica" w:hAnsi="Helvetica"/>
          <w:sz w:val="22"/>
          <w:szCs w:val="22"/>
        </w:rPr>
        <w:t xml:space="preserve">in the monitoring cost function: </w:t>
      </w:r>
      <m:oMath>
        <m:r>
          <w:rPr>
            <w:rFonts w:ascii="Cambria Math" w:hAnsi="Cambria Math"/>
            <w:sz w:val="22"/>
            <w:szCs w:val="22"/>
          </w:rPr>
          <m:t>C=</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w:commentRangeStart w:id="52"/>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w:t>
      </w:r>
      <w:commentRangeEnd w:id="52"/>
      <w:r w:rsidR="00D81AE0">
        <w:rPr>
          <w:rStyle w:val="CommentReference"/>
        </w:rPr>
        <w:commentReference w:id="52"/>
      </w:r>
      <w:r w:rsidR="00C9375F" w:rsidRPr="00957F1F">
        <w:rPr>
          <w:rFonts w:ascii="Helvetica" w:hAnsi="Helvetica"/>
          <w:sz w:val="22"/>
          <w:szCs w:val="22"/>
        </w:rPr>
        <w:t xml:space="preserve">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 xml:space="preserve">g is and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commentRangeStart w:id="53"/>
      <w:r w:rsidR="00D94C0B" w:rsidRPr="00957F1F">
        <w:rPr>
          <w:rFonts w:ascii="Helvetica" w:hAnsi="Helvetica"/>
          <w:sz w:val="22"/>
          <w:szCs w:val="22"/>
        </w:rPr>
        <w:t>are arbitrary</w:t>
      </w:r>
      <w:commentRangeEnd w:id="53"/>
      <w:r w:rsidR="00D81AE0">
        <w:rPr>
          <w:rStyle w:val="CommentReference"/>
        </w:rPr>
        <w:commentReference w:id="53"/>
      </w:r>
      <w:r w:rsidR="00D94C0B" w:rsidRPr="00957F1F">
        <w:rPr>
          <w:rFonts w:ascii="Helvetica" w:hAnsi="Helvetica"/>
          <w:sz w:val="22"/>
          <w:szCs w:val="22"/>
        </w:rPr>
        <w:t xml:space="preserve">; therefore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benefits. </w:t>
      </w:r>
    </w:p>
    <w:p w14:paraId="475921F1" w14:textId="77777777" w:rsidR="00127FEE" w:rsidRPr="00957F1F" w:rsidRDefault="00127FEE" w:rsidP="00127FEE">
      <w:pPr>
        <w:rPr>
          <w:rFonts w:ascii="Helvetica" w:hAnsi="Helvetica"/>
        </w:rPr>
      </w:pPr>
    </w:p>
    <w:p w14:paraId="5AA5DD78" w14:textId="10C786A8" w:rsidR="007B04D3" w:rsidRPr="00957F1F" w:rsidRDefault="007B04D3" w:rsidP="007B04D3">
      <w:pPr>
        <w:rPr>
          <w:rFonts w:ascii="Helvetica" w:hAnsi="Helvetica"/>
          <w:i/>
          <w:sz w:val="22"/>
          <w:szCs w:val="22"/>
        </w:rPr>
      </w:pPr>
      <w:r w:rsidRPr="00957F1F">
        <w:rPr>
          <w:rFonts w:ascii="Helvetica" w:hAnsi="Helvetica"/>
          <w:i/>
          <w:sz w:val="22"/>
          <w:szCs w:val="22"/>
        </w:rPr>
        <w:t>Response Variables</w:t>
      </w:r>
    </w:p>
    <w:p w14:paraId="42C68173" w14:textId="22206370" w:rsidR="001E08B3" w:rsidRPr="00957F1F" w:rsidRDefault="00487E08" w:rsidP="001E08B3">
      <w:pPr>
        <w:rPr>
          <w:rFonts w:ascii="Helvetica" w:hAnsi="Helvetica"/>
          <w:sz w:val="22"/>
          <w:szCs w:val="22"/>
        </w:rPr>
      </w:pPr>
      <w:r w:rsidRPr="00957F1F">
        <w:rPr>
          <w:rFonts w:ascii="Helvetica" w:hAnsi="Helvetica"/>
          <w:sz w:val="22"/>
          <w:szCs w:val="22"/>
        </w:rPr>
        <w:t xml:space="preserve">To describe the differential impacts of combinations of </w:t>
      </w:r>
      <w:r w:rsidR="0090182E">
        <w:rPr>
          <w:rFonts w:ascii="Helvetica" w:hAnsi="Helvetica"/>
          <w:sz w:val="22"/>
          <w:szCs w:val="22"/>
        </w:rPr>
        <w:t>harvest rate</w:t>
      </w:r>
      <w:r w:rsidRPr="00957F1F">
        <w:rPr>
          <w:rFonts w:ascii="Helvetica" w:hAnsi="Helvetica"/>
          <w:sz w:val="22"/>
          <w:szCs w:val="22"/>
        </w:rPr>
        <w:t xml:space="preserve">, monitoring </w:t>
      </w:r>
      <w:r w:rsidR="0090182E">
        <w:rPr>
          <w:rFonts w:ascii="Helvetica" w:hAnsi="Helvetica"/>
          <w:sz w:val="22"/>
          <w:szCs w:val="22"/>
        </w:rPr>
        <w:t>precision</w:t>
      </w:r>
      <w:r w:rsidRPr="00957F1F">
        <w:rPr>
          <w:rFonts w:ascii="Helvetica" w:hAnsi="Helvetica"/>
          <w:sz w:val="22"/>
          <w:szCs w:val="22"/>
        </w:rPr>
        <w:t>,</w:t>
      </w:r>
      <w:r w:rsidR="00285C11" w:rsidRPr="00957F1F">
        <w:rPr>
          <w:rFonts w:ascii="Helvetica" w:hAnsi="Helvetica"/>
          <w:sz w:val="22"/>
          <w:szCs w:val="22"/>
        </w:rPr>
        <w:t xml:space="preserve"> and monitoring strategies </w:t>
      </w:r>
      <w:r w:rsidR="00357162" w:rsidRPr="00957F1F">
        <w:rPr>
          <w:rFonts w:ascii="Helvetica" w:hAnsi="Helvetica"/>
          <w:sz w:val="22"/>
          <w:szCs w:val="22"/>
        </w:rPr>
        <w:t>we measured a series of response variables</w:t>
      </w:r>
      <w:r w:rsidR="001E08B3" w:rsidRPr="00957F1F">
        <w:rPr>
          <w:rFonts w:ascii="Helvetica" w:hAnsi="Helvetica"/>
          <w:sz w:val="22"/>
          <w:szCs w:val="22"/>
        </w:rPr>
        <w:t xml:space="preserve">. </w:t>
      </w:r>
    </w:p>
    <w:p w14:paraId="3263B925" w14:textId="77777777" w:rsidR="0064383B" w:rsidRPr="00957F1F" w:rsidRDefault="0064383B" w:rsidP="0064383B">
      <w:pPr>
        <w:pStyle w:val="ListParagraph"/>
        <w:numPr>
          <w:ilvl w:val="0"/>
          <w:numId w:val="9"/>
        </w:numPr>
        <w:rPr>
          <w:rFonts w:ascii="Helvetica" w:hAnsi="Helvetica"/>
          <w:sz w:val="22"/>
          <w:szCs w:val="22"/>
        </w:rPr>
      </w:pPr>
      <w:r w:rsidRPr="00957F1F">
        <w:rPr>
          <w:rFonts w:ascii="Helvetica" w:hAnsi="Helvetica"/>
          <w:sz w:val="22"/>
          <w:szCs w:val="22"/>
        </w:rPr>
        <w:t>Median standing stock biomass across iterations (SSB)</w:t>
      </w:r>
    </w:p>
    <w:p w14:paraId="36C290C4" w14:textId="77777777" w:rsidR="0064383B" w:rsidRPr="00957F1F" w:rsidRDefault="0064383B" w:rsidP="0064383B">
      <w:pPr>
        <w:pStyle w:val="ListParagraph"/>
        <w:numPr>
          <w:ilvl w:val="0"/>
          <w:numId w:val="9"/>
        </w:numPr>
        <w:rPr>
          <w:rFonts w:ascii="Helvetica" w:hAnsi="Helvetica"/>
          <w:sz w:val="22"/>
          <w:szCs w:val="22"/>
        </w:rPr>
      </w:pPr>
      <w:r w:rsidRPr="00957F1F">
        <w:rPr>
          <w:rFonts w:ascii="Helvetica" w:hAnsi="Helvetica"/>
          <w:sz w:val="22"/>
          <w:szCs w:val="22"/>
        </w:rPr>
        <w:t>Median Net Present Value across iterations (NPV)</w:t>
      </w:r>
    </w:p>
    <w:p w14:paraId="61387E40" w14:textId="77777777" w:rsidR="0064383B" w:rsidRPr="00957F1F" w:rsidRDefault="0064383B" w:rsidP="0064383B">
      <w:pPr>
        <w:pStyle w:val="ListParagraph"/>
        <w:numPr>
          <w:ilvl w:val="0"/>
          <w:numId w:val="9"/>
        </w:numPr>
        <w:rPr>
          <w:rFonts w:ascii="Helvetica" w:hAnsi="Helvetica"/>
          <w:sz w:val="22"/>
          <w:szCs w:val="22"/>
        </w:rPr>
      </w:pPr>
      <w:r w:rsidRPr="00957F1F">
        <w:rPr>
          <w:rFonts w:ascii="Helvetica" w:hAnsi="Helvetica"/>
          <w:sz w:val="22"/>
          <w:szCs w:val="22"/>
        </w:rPr>
        <w:t>Median Cost of monitoring across iterations</w:t>
      </w:r>
    </w:p>
    <w:p w14:paraId="136F67A0" w14:textId="5377E3A1" w:rsidR="007B04D3" w:rsidRPr="00957F1F" w:rsidRDefault="007B04D3" w:rsidP="001E08B3">
      <w:pPr>
        <w:pStyle w:val="ListParagraph"/>
        <w:numPr>
          <w:ilvl w:val="0"/>
          <w:numId w:val="9"/>
        </w:numPr>
        <w:rPr>
          <w:rFonts w:ascii="Helvetica" w:hAnsi="Helvetica"/>
          <w:sz w:val="22"/>
          <w:szCs w:val="22"/>
        </w:rPr>
      </w:pPr>
      <w:r w:rsidRPr="00957F1F">
        <w:rPr>
          <w:rFonts w:ascii="Helvetica" w:hAnsi="Helvetica"/>
          <w:sz w:val="22"/>
          <w:szCs w:val="22"/>
        </w:rPr>
        <w:t xml:space="preserve">Proportion of simulations where Bfinal &lt;= </w:t>
      </w:r>
      <w:r w:rsidR="00703C1A" w:rsidRPr="00957F1F">
        <w:rPr>
          <w:rFonts w:ascii="Helvetica" w:hAnsi="Helvetica"/>
          <w:sz w:val="22"/>
          <w:szCs w:val="22"/>
        </w:rPr>
        <w:t xml:space="preserve">biological </w:t>
      </w:r>
      <w:r w:rsidR="00BC7541" w:rsidRPr="00957F1F">
        <w:rPr>
          <w:rFonts w:ascii="Helvetica" w:hAnsi="Helvetica"/>
          <w:sz w:val="22"/>
          <w:szCs w:val="22"/>
        </w:rPr>
        <w:t xml:space="preserve">tipping point </w:t>
      </w:r>
      <w:r w:rsidR="00703C1A" w:rsidRPr="00957F1F">
        <w:rPr>
          <w:rFonts w:ascii="Helvetica" w:hAnsi="Helvetica"/>
          <w:sz w:val="22"/>
          <w:szCs w:val="22"/>
        </w:rPr>
        <w:t>(</w:t>
      </w:r>
      <w:r w:rsidRPr="00957F1F">
        <w:rPr>
          <w:rFonts w:ascii="Helvetica" w:hAnsi="Helvetica"/>
          <w:sz w:val="22"/>
          <w:szCs w:val="22"/>
        </w:rPr>
        <w:t>A</w:t>
      </w:r>
      <w:r w:rsidR="00703C1A" w:rsidRPr="00957F1F">
        <w:rPr>
          <w:rFonts w:ascii="Helvetica" w:hAnsi="Helvetica"/>
          <w:sz w:val="22"/>
          <w:szCs w:val="22"/>
        </w:rPr>
        <w:t>)</w:t>
      </w:r>
    </w:p>
    <w:p w14:paraId="44284773" w14:textId="56023344" w:rsidR="00726D79" w:rsidRPr="00421D99" w:rsidRDefault="007B04D3" w:rsidP="00421D99">
      <w:pPr>
        <w:pStyle w:val="ListParagraph"/>
        <w:numPr>
          <w:ilvl w:val="0"/>
          <w:numId w:val="9"/>
        </w:numPr>
        <w:rPr>
          <w:rFonts w:ascii="Helvetica" w:hAnsi="Helvetica"/>
          <w:sz w:val="22"/>
          <w:szCs w:val="22"/>
        </w:rPr>
      </w:pPr>
      <w:r w:rsidRPr="00957F1F">
        <w:rPr>
          <w:rFonts w:ascii="Helvetica" w:hAnsi="Helvetica"/>
          <w:sz w:val="22"/>
          <w:szCs w:val="22"/>
        </w:rPr>
        <w:t xml:space="preserve">Proportion of simulations where Bfinal &lt;= </w:t>
      </w:r>
      <w:r w:rsidR="00AB50E2" w:rsidRPr="00957F1F">
        <w:rPr>
          <w:rFonts w:ascii="Helvetica" w:hAnsi="Helvetica"/>
          <w:sz w:val="22"/>
          <w:szCs w:val="22"/>
        </w:rPr>
        <w:t>management tipping point (</w:t>
      </w:r>
      <w:commentRangeStart w:id="54"/>
      <w:r w:rsidRPr="00957F1F">
        <w:rPr>
          <w:rFonts w:ascii="Helvetica" w:hAnsi="Helvetica"/>
          <w:sz w:val="22"/>
          <w:szCs w:val="22"/>
        </w:rPr>
        <w:t>0.25</w:t>
      </w:r>
      <w:commentRangeEnd w:id="54"/>
      <w:r w:rsidR="00D81AE0">
        <w:rPr>
          <w:rStyle w:val="CommentReference"/>
        </w:rPr>
        <w:commentReference w:id="54"/>
      </w:r>
      <w:r w:rsidRPr="00957F1F">
        <w:rPr>
          <w:rFonts w:ascii="Helvetica" w:hAnsi="Helvetica"/>
          <w:sz w:val="22"/>
          <w:szCs w:val="22"/>
        </w:rPr>
        <w:t>Bmsy</w:t>
      </w:r>
      <w:r w:rsidR="00AB50E2" w:rsidRPr="00957F1F">
        <w:rPr>
          <w:rFonts w:ascii="Helvetica" w:hAnsi="Helvetica"/>
          <w:sz w:val="22"/>
          <w:szCs w:val="22"/>
        </w:rPr>
        <w:t>)</w:t>
      </w:r>
    </w:p>
    <w:p w14:paraId="4009AEFD" w14:textId="77777777" w:rsidR="00726D79" w:rsidRDefault="00726D79" w:rsidP="00726D79">
      <w:pPr>
        <w:rPr>
          <w:rFonts w:ascii="Helvetica" w:hAnsi="Helvetica"/>
          <w:i/>
          <w:sz w:val="22"/>
          <w:szCs w:val="22"/>
        </w:rPr>
      </w:pPr>
    </w:p>
    <w:p w14:paraId="2AB21210" w14:textId="5AF20986" w:rsidR="00726D79" w:rsidRPr="00726D79" w:rsidRDefault="00726D79" w:rsidP="00726D79">
      <w:pPr>
        <w:rPr>
          <w:rFonts w:ascii="Helvetica" w:hAnsi="Helvetica"/>
          <w:i/>
          <w:sz w:val="22"/>
          <w:szCs w:val="22"/>
        </w:rPr>
      </w:pPr>
      <w:r>
        <w:rPr>
          <w:rFonts w:ascii="Helvetica" w:hAnsi="Helvetica"/>
          <w:i/>
          <w:sz w:val="22"/>
          <w:szCs w:val="22"/>
        </w:rPr>
        <w:lastRenderedPageBreak/>
        <w:t xml:space="preserve">What combination of resource exploitation rates and </w:t>
      </w:r>
      <w:r w:rsidR="00957471">
        <w:rPr>
          <w:rFonts w:ascii="Helvetica" w:hAnsi="Helvetica"/>
          <w:i/>
          <w:sz w:val="22"/>
          <w:szCs w:val="22"/>
        </w:rPr>
        <w:t xml:space="preserve">monitoring precision maximize yield and minimize risk? </w:t>
      </w:r>
    </w:p>
    <w:p w14:paraId="4DE7698B" w14:textId="77777777" w:rsidR="00AA1176" w:rsidRDefault="00AA1176" w:rsidP="00BF53CA">
      <w:pPr>
        <w:pStyle w:val="ListParagraph"/>
        <w:numPr>
          <w:ilvl w:val="0"/>
          <w:numId w:val="9"/>
        </w:numPr>
        <w:rPr>
          <w:rFonts w:ascii="Helvetica" w:hAnsi="Helvetica"/>
          <w:sz w:val="22"/>
          <w:szCs w:val="22"/>
        </w:rPr>
      </w:pPr>
      <w:r>
        <w:rPr>
          <w:rFonts w:ascii="Helvetica" w:hAnsi="Helvetica"/>
          <w:sz w:val="22"/>
          <w:szCs w:val="22"/>
        </w:rPr>
        <w:t>Methods</w:t>
      </w:r>
    </w:p>
    <w:p w14:paraId="100B3354" w14:textId="4A02F3AB" w:rsidR="00480363" w:rsidRDefault="00480363" w:rsidP="00AA1176">
      <w:pPr>
        <w:pStyle w:val="ListParagraph"/>
        <w:numPr>
          <w:ilvl w:val="1"/>
          <w:numId w:val="9"/>
        </w:numPr>
        <w:rPr>
          <w:rFonts w:ascii="Helvetica" w:hAnsi="Helvetica"/>
          <w:sz w:val="22"/>
          <w:szCs w:val="22"/>
        </w:rPr>
      </w:pPr>
      <w:r w:rsidRPr="00957F1F">
        <w:rPr>
          <w:rFonts w:ascii="Helvetica" w:hAnsi="Helvetica"/>
          <w:sz w:val="22"/>
          <w:szCs w:val="22"/>
        </w:rPr>
        <w:t xml:space="preserve">We hypothesized that </w:t>
      </w:r>
      <w:r w:rsidR="005952B2">
        <w:rPr>
          <w:rFonts w:ascii="Helvetica" w:hAnsi="Helvetica"/>
          <w:sz w:val="22"/>
          <w:szCs w:val="22"/>
        </w:rPr>
        <w:t>the</w:t>
      </w:r>
      <w:r w:rsidRPr="00957F1F">
        <w:rPr>
          <w:rFonts w:ascii="Helvetica" w:hAnsi="Helvetica"/>
          <w:sz w:val="22"/>
          <w:szCs w:val="22"/>
        </w:rPr>
        <w:t xml:space="preserve"> Net Present Value </w:t>
      </w:r>
      <w:r w:rsidR="004D6F47" w:rsidRPr="00957F1F">
        <w:rPr>
          <w:rFonts w:ascii="Helvetica" w:hAnsi="Helvetica"/>
          <w:sz w:val="22"/>
          <w:szCs w:val="22"/>
        </w:rPr>
        <w:t xml:space="preserve">would be greatest under high precision monitoring and at maximum </w:t>
      </w:r>
      <w:r w:rsidR="002671A2">
        <w:rPr>
          <w:rFonts w:ascii="Helvetica" w:hAnsi="Helvetica"/>
          <w:sz w:val="22"/>
          <w:szCs w:val="22"/>
        </w:rPr>
        <w:t xml:space="preserve">exploitation </w:t>
      </w:r>
      <w:r w:rsidR="004D6F47" w:rsidRPr="00957F1F">
        <w:rPr>
          <w:rFonts w:ascii="Helvetica" w:hAnsi="Helvetica"/>
          <w:sz w:val="22"/>
          <w:szCs w:val="22"/>
        </w:rPr>
        <w:t xml:space="preserve">at maximum sustainable yield. </w:t>
      </w:r>
      <w:r w:rsidR="00CE484B">
        <w:rPr>
          <w:rFonts w:ascii="Helvetica" w:hAnsi="Helvetica"/>
          <w:sz w:val="22"/>
          <w:szCs w:val="22"/>
        </w:rPr>
        <w:t>We also hypothesize that the</w:t>
      </w:r>
      <w:r w:rsidR="00B45C16">
        <w:rPr>
          <w:rFonts w:ascii="Helvetica" w:hAnsi="Helvetica"/>
          <w:sz w:val="22"/>
          <w:szCs w:val="22"/>
        </w:rPr>
        <w:t xml:space="preserve"> probability of crossing a biological or management tipping point would be lowest </w:t>
      </w:r>
      <w:r w:rsidR="00CE484B">
        <w:rPr>
          <w:rFonts w:ascii="Helvetica" w:hAnsi="Helvetica"/>
          <w:sz w:val="22"/>
          <w:szCs w:val="22"/>
        </w:rPr>
        <w:t xml:space="preserve">when maximum exploitation rate is low and monitoring precision is high. </w:t>
      </w:r>
      <w:r w:rsidR="00B45C16">
        <w:rPr>
          <w:rFonts w:ascii="Helvetica" w:hAnsi="Helvetica"/>
          <w:sz w:val="22"/>
          <w:szCs w:val="22"/>
        </w:rPr>
        <w:t xml:space="preserve"> </w:t>
      </w:r>
      <w:r w:rsidR="004D6F47" w:rsidRPr="00957F1F">
        <w:rPr>
          <w:rFonts w:ascii="Helvetica" w:hAnsi="Helvetica"/>
          <w:sz w:val="22"/>
          <w:szCs w:val="22"/>
        </w:rPr>
        <w:t xml:space="preserve">To test </w:t>
      </w:r>
      <w:r w:rsidR="00CE484B">
        <w:rPr>
          <w:rFonts w:ascii="Helvetica" w:hAnsi="Helvetica"/>
          <w:sz w:val="22"/>
          <w:szCs w:val="22"/>
        </w:rPr>
        <w:t>these</w:t>
      </w:r>
      <w:r w:rsidR="004D6F47" w:rsidRPr="00957F1F">
        <w:rPr>
          <w:rFonts w:ascii="Helvetica" w:hAnsi="Helvetica"/>
          <w:sz w:val="22"/>
          <w:szCs w:val="22"/>
        </w:rPr>
        <w:t xml:space="preserve"> hypothesis we </w:t>
      </w:r>
      <w:r w:rsidR="007A09A4" w:rsidRPr="00957F1F">
        <w:rPr>
          <w:rFonts w:ascii="Helvetica" w:hAnsi="Helvetica"/>
          <w:sz w:val="22"/>
          <w:szCs w:val="22"/>
        </w:rPr>
        <w:t xml:space="preserve">explored parameter space to </w:t>
      </w:r>
      <w:r w:rsidRPr="00957F1F">
        <w:rPr>
          <w:rFonts w:ascii="Helvetica" w:hAnsi="Helvetica"/>
          <w:sz w:val="22"/>
          <w:szCs w:val="22"/>
        </w:rPr>
        <w:t>quantify</w:t>
      </w:r>
      <w:r w:rsidR="00E35113">
        <w:rPr>
          <w:rFonts w:ascii="Helvetica" w:hAnsi="Helvetica"/>
          <w:sz w:val="22"/>
          <w:szCs w:val="22"/>
        </w:rPr>
        <w:t xml:space="preserve"> the probability of crossing a tipping point and </w:t>
      </w:r>
      <w:r w:rsidR="007A09A4" w:rsidRPr="00957F1F">
        <w:rPr>
          <w:rFonts w:ascii="Helvetica" w:hAnsi="Helvetica"/>
          <w:sz w:val="22"/>
          <w:szCs w:val="22"/>
        </w:rPr>
        <w:t>the peak</w:t>
      </w:r>
      <w:r w:rsidR="008B0BCB" w:rsidRPr="00957F1F">
        <w:rPr>
          <w:rFonts w:ascii="Helvetica" w:hAnsi="Helvetica"/>
          <w:sz w:val="22"/>
          <w:szCs w:val="22"/>
        </w:rPr>
        <w:t xml:space="preserve"> median</w:t>
      </w:r>
      <w:r w:rsidR="007A09A4" w:rsidRPr="00957F1F">
        <w:rPr>
          <w:rFonts w:ascii="Helvetica" w:hAnsi="Helvetica"/>
          <w:sz w:val="22"/>
          <w:szCs w:val="22"/>
        </w:rPr>
        <w:t xml:space="preserve"> </w:t>
      </w:r>
      <w:r w:rsidR="008B0BCB" w:rsidRPr="00957F1F">
        <w:rPr>
          <w:rFonts w:ascii="Helvetica" w:hAnsi="Helvetica"/>
          <w:sz w:val="22"/>
          <w:szCs w:val="22"/>
        </w:rPr>
        <w:t>Net Present Value</w:t>
      </w:r>
      <w:r w:rsidR="007A09A4" w:rsidRPr="00957F1F">
        <w:rPr>
          <w:rFonts w:ascii="Helvetica" w:hAnsi="Helvetica"/>
          <w:sz w:val="22"/>
          <w:szCs w:val="22"/>
        </w:rPr>
        <w:t xml:space="preserve"> for a range of monitoring investment </w:t>
      </w:r>
      <w:r w:rsidR="00D5383C" w:rsidRPr="00957F1F">
        <w:rPr>
          <w:rFonts w:ascii="Helvetica" w:hAnsi="Helvetica"/>
          <w:sz w:val="22"/>
          <w:szCs w:val="22"/>
        </w:rPr>
        <w:t xml:space="preserve">(CV of Biomass: 0.0 – 0.5) </w:t>
      </w:r>
      <w:r w:rsidR="007A09A4" w:rsidRPr="00957F1F">
        <w:rPr>
          <w:rFonts w:ascii="Helvetica" w:hAnsi="Helvetica"/>
          <w:sz w:val="22"/>
          <w:szCs w:val="22"/>
        </w:rPr>
        <w:t xml:space="preserve">and range of </w:t>
      </w:r>
      <w:r w:rsidR="008B0BCB" w:rsidRPr="00957F1F">
        <w:rPr>
          <w:rFonts w:ascii="Helvetica" w:hAnsi="Helvetica"/>
          <w:sz w:val="22"/>
          <w:szCs w:val="22"/>
        </w:rPr>
        <w:t xml:space="preserve">maximum </w:t>
      </w:r>
      <w:r w:rsidR="007A09A4" w:rsidRPr="00957F1F">
        <w:rPr>
          <w:rFonts w:ascii="Helvetica" w:hAnsi="Helvetica"/>
          <w:sz w:val="22"/>
          <w:szCs w:val="22"/>
        </w:rPr>
        <w:t xml:space="preserve">exploitation </w:t>
      </w:r>
      <w:r w:rsidR="008B0BCB" w:rsidRPr="00957F1F">
        <w:rPr>
          <w:rFonts w:ascii="Helvetica" w:hAnsi="Helvetica"/>
          <w:sz w:val="22"/>
          <w:szCs w:val="22"/>
        </w:rPr>
        <w:t xml:space="preserve">rates </w:t>
      </w:r>
      <w:r w:rsidR="009C7629" w:rsidRPr="00957F1F">
        <w:rPr>
          <w:rFonts w:ascii="Helvetica" w:hAnsi="Helvetica"/>
          <w:sz w:val="22"/>
          <w:szCs w:val="22"/>
        </w:rPr>
        <w:t>(p</w:t>
      </w:r>
      <w:r w:rsidR="00D5383C" w:rsidRPr="00957F1F">
        <w:rPr>
          <w:rFonts w:ascii="Helvetica" w:hAnsi="Helvetica"/>
          <w:sz w:val="22"/>
          <w:szCs w:val="22"/>
        </w:rPr>
        <w:t>Fmsy: 0.0 – 2.0)</w:t>
      </w:r>
      <w:r w:rsidR="00C96CFE" w:rsidRPr="00957F1F">
        <w:rPr>
          <w:rFonts w:ascii="Helvetica" w:hAnsi="Helvetica"/>
          <w:sz w:val="22"/>
          <w:szCs w:val="22"/>
        </w:rPr>
        <w:t xml:space="preserve"> for 10,000 iterations of a 20 year </w:t>
      </w:r>
      <w:r w:rsidR="009C7629" w:rsidRPr="00957F1F">
        <w:rPr>
          <w:rFonts w:ascii="Helvetica" w:hAnsi="Helvetica"/>
          <w:sz w:val="22"/>
          <w:szCs w:val="22"/>
        </w:rPr>
        <w:t>simulation</w:t>
      </w:r>
      <w:r w:rsidR="00E31197" w:rsidRPr="00957F1F">
        <w:rPr>
          <w:rFonts w:ascii="Helvetica" w:hAnsi="Helvetica"/>
          <w:sz w:val="22"/>
          <w:szCs w:val="22"/>
        </w:rPr>
        <w:t xml:space="preserve"> star</w:t>
      </w:r>
      <w:ins w:id="55" w:author="Crow White" w:date="2015-09-25T14:45:00Z">
        <w:r w:rsidR="00963D6B">
          <w:rPr>
            <w:rFonts w:ascii="Helvetica" w:hAnsi="Helvetica"/>
            <w:sz w:val="22"/>
            <w:szCs w:val="22"/>
          </w:rPr>
          <w:t>t</w:t>
        </w:r>
      </w:ins>
      <w:r w:rsidR="00E31197" w:rsidRPr="00957F1F">
        <w:rPr>
          <w:rFonts w:ascii="Helvetica" w:hAnsi="Helvetica"/>
          <w:sz w:val="22"/>
          <w:szCs w:val="22"/>
        </w:rPr>
        <w:t xml:space="preserve">ing at </w:t>
      </w:r>
      <w:r w:rsidR="009C7629" w:rsidRPr="00957F1F">
        <w:rPr>
          <w:rFonts w:ascii="Helvetica" w:hAnsi="Helvetica"/>
          <w:sz w:val="22"/>
          <w:szCs w:val="22"/>
        </w:rPr>
        <w:t xml:space="preserve">population </w:t>
      </w:r>
      <w:r w:rsidR="00E31197" w:rsidRPr="00957F1F">
        <w:rPr>
          <w:rFonts w:ascii="Helvetica" w:hAnsi="Helvetica"/>
          <w:sz w:val="22"/>
          <w:szCs w:val="22"/>
        </w:rPr>
        <w:t>carrying capacity</w:t>
      </w:r>
      <w:r w:rsidR="00CE0882">
        <w:rPr>
          <w:rFonts w:ascii="Helvetica" w:hAnsi="Helvetica"/>
          <w:sz w:val="22"/>
          <w:szCs w:val="22"/>
        </w:rPr>
        <w:t>.</w:t>
      </w:r>
    </w:p>
    <w:p w14:paraId="3885E476" w14:textId="7DDA4DC9" w:rsidR="00E35113" w:rsidRDefault="00E35113" w:rsidP="00AA1176">
      <w:pPr>
        <w:pStyle w:val="ListParagraph"/>
        <w:numPr>
          <w:ilvl w:val="1"/>
          <w:numId w:val="9"/>
        </w:numPr>
        <w:rPr>
          <w:rFonts w:ascii="Helvetica" w:hAnsi="Helvetica"/>
          <w:sz w:val="22"/>
          <w:szCs w:val="22"/>
        </w:rPr>
      </w:pPr>
      <w:r>
        <w:rPr>
          <w:rFonts w:ascii="Helvetica" w:hAnsi="Helvetica"/>
          <w:sz w:val="22"/>
          <w:szCs w:val="22"/>
        </w:rPr>
        <w:t xml:space="preserve">We also quantified the risk measured as the probability of tipping across a biological threshold below  </w:t>
      </w:r>
    </w:p>
    <w:p w14:paraId="0F7E4EBF" w14:textId="190B89E0" w:rsidR="00AA1176" w:rsidRDefault="00AA1176" w:rsidP="00BF53CA">
      <w:pPr>
        <w:pStyle w:val="ListParagraph"/>
        <w:numPr>
          <w:ilvl w:val="0"/>
          <w:numId w:val="9"/>
        </w:numPr>
        <w:rPr>
          <w:rFonts w:ascii="Helvetica" w:hAnsi="Helvetica"/>
          <w:sz w:val="22"/>
          <w:szCs w:val="22"/>
        </w:rPr>
      </w:pPr>
      <w:r>
        <w:rPr>
          <w:rFonts w:ascii="Helvetica" w:hAnsi="Helvetica"/>
          <w:sz w:val="22"/>
          <w:szCs w:val="22"/>
        </w:rPr>
        <w:t>Results</w:t>
      </w:r>
    </w:p>
    <w:p w14:paraId="4737C8E6" w14:textId="47FED59B" w:rsidR="00D27AA4" w:rsidRPr="00D27AA4" w:rsidRDefault="00AA1176" w:rsidP="00AA1176">
      <w:pPr>
        <w:pStyle w:val="ListParagraph"/>
        <w:numPr>
          <w:ilvl w:val="1"/>
          <w:numId w:val="9"/>
        </w:numPr>
        <w:rPr>
          <w:rFonts w:ascii="Helvetica" w:hAnsi="Helvetica"/>
          <w:sz w:val="22"/>
          <w:szCs w:val="22"/>
        </w:rPr>
      </w:pPr>
      <w:r w:rsidRPr="00D27AA4">
        <w:rPr>
          <w:rFonts w:ascii="Helvetica" w:hAnsi="Helvetica"/>
          <w:sz w:val="22"/>
          <w:szCs w:val="22"/>
        </w:rPr>
        <w:t>We found evidence supporting our hypothesis that monitoring pre</w:t>
      </w:r>
      <w:r w:rsidR="00E35113" w:rsidRPr="00D27AA4">
        <w:rPr>
          <w:rFonts w:ascii="Helvetica" w:hAnsi="Helvetica"/>
          <w:sz w:val="22"/>
          <w:szCs w:val="22"/>
        </w:rPr>
        <w:t>cision is most beneficial under</w:t>
      </w:r>
      <w:r w:rsidRPr="00D27AA4">
        <w:rPr>
          <w:rFonts w:ascii="Helvetica" w:hAnsi="Helvetica"/>
          <w:sz w:val="22"/>
          <w:szCs w:val="22"/>
        </w:rPr>
        <w:t xml:space="preserve"> circumstances where maximum </w:t>
      </w:r>
      <w:r w:rsidR="00814137" w:rsidRPr="00D27AA4">
        <w:rPr>
          <w:rFonts w:ascii="Helvetica" w:hAnsi="Helvetica"/>
          <w:sz w:val="22"/>
          <w:szCs w:val="22"/>
        </w:rPr>
        <w:t>exploitation rate</w:t>
      </w:r>
      <w:r w:rsidRPr="00D27AA4">
        <w:rPr>
          <w:rFonts w:ascii="Helvetica" w:hAnsi="Helvetica"/>
          <w:sz w:val="22"/>
          <w:szCs w:val="22"/>
        </w:rPr>
        <w:t xml:space="preserve"> is high. </w:t>
      </w:r>
    </w:p>
    <w:p w14:paraId="78B377C0" w14:textId="1EF25E6A" w:rsidR="00D27AA4" w:rsidRDefault="001F74B9" w:rsidP="00AA1176">
      <w:pPr>
        <w:pStyle w:val="ListParagraph"/>
        <w:numPr>
          <w:ilvl w:val="1"/>
          <w:numId w:val="9"/>
        </w:numPr>
        <w:rPr>
          <w:rFonts w:ascii="Helvetica" w:hAnsi="Helvetica"/>
          <w:sz w:val="22"/>
          <w:szCs w:val="22"/>
        </w:rPr>
      </w:pPr>
      <w:r>
        <w:rPr>
          <w:rFonts w:ascii="Helvetica" w:hAnsi="Helvetica"/>
          <w:sz w:val="22"/>
          <w:szCs w:val="22"/>
        </w:rPr>
        <w:t xml:space="preserve">Across simulations the probability of tipping is low </w:t>
      </w:r>
      <w:r w:rsidR="00EC571F">
        <w:rPr>
          <w:rFonts w:ascii="Helvetica" w:hAnsi="Helvetica"/>
          <w:sz w:val="22"/>
          <w:szCs w:val="22"/>
        </w:rPr>
        <w:t xml:space="preserve">when monitoring precision is high, but increases at higher exploitation rates. </w:t>
      </w:r>
    </w:p>
    <w:p w14:paraId="6AB515D6" w14:textId="3BD8190B" w:rsidR="00AA1176" w:rsidRPr="00957F1F" w:rsidRDefault="00DB617C" w:rsidP="00AA1176">
      <w:pPr>
        <w:pStyle w:val="ListParagraph"/>
        <w:numPr>
          <w:ilvl w:val="1"/>
          <w:numId w:val="9"/>
        </w:numPr>
        <w:rPr>
          <w:rFonts w:ascii="Helvetica" w:hAnsi="Helvetica"/>
          <w:sz w:val="22"/>
          <w:szCs w:val="22"/>
        </w:rPr>
      </w:pPr>
      <w:r>
        <w:rPr>
          <w:rFonts w:ascii="Helvetica" w:hAnsi="Helvetica"/>
          <w:sz w:val="22"/>
          <w:szCs w:val="22"/>
        </w:rPr>
        <w:t>Net Present Value</w:t>
      </w:r>
      <w:r w:rsidR="00AA1176" w:rsidRPr="00957F1F">
        <w:rPr>
          <w:rFonts w:ascii="Helvetica" w:hAnsi="Helvetica"/>
          <w:sz w:val="22"/>
          <w:szCs w:val="22"/>
        </w:rPr>
        <w:t xml:space="preserve"> peaks at Fmsy and is hi</w:t>
      </w:r>
      <w:r w:rsidR="0007073E">
        <w:rPr>
          <w:rFonts w:ascii="Helvetica" w:hAnsi="Helvetica"/>
          <w:sz w:val="22"/>
          <w:szCs w:val="22"/>
        </w:rPr>
        <w:t xml:space="preserve">ghest with precise </w:t>
      </w:r>
      <w:r w:rsidR="00AA1176" w:rsidRPr="00957F1F">
        <w:rPr>
          <w:rFonts w:ascii="Helvetica" w:hAnsi="Helvetica"/>
          <w:sz w:val="22"/>
          <w:szCs w:val="22"/>
        </w:rPr>
        <w:t>biomass</w:t>
      </w:r>
      <w:r w:rsidR="0007073E">
        <w:rPr>
          <w:rFonts w:ascii="Helvetica" w:hAnsi="Helvetica"/>
          <w:sz w:val="22"/>
          <w:szCs w:val="22"/>
        </w:rPr>
        <w:t xml:space="preserve"> estimates</w:t>
      </w:r>
      <w:r w:rsidR="00AA1176" w:rsidRPr="00957F1F">
        <w:rPr>
          <w:rFonts w:ascii="Helvetica" w:hAnsi="Helvetica"/>
          <w:sz w:val="22"/>
          <w:szCs w:val="22"/>
        </w:rPr>
        <w:t xml:space="preserve"> (CV = 0.1). The benefits of high monitoring precision (i.e.</w:t>
      </w:r>
      <w:ins w:id="56" w:author="Crow White" w:date="2015-09-25T14:48:00Z">
        <w:r w:rsidR="00963D6B">
          <w:rPr>
            <w:rFonts w:ascii="Helvetica" w:hAnsi="Helvetica"/>
            <w:sz w:val="22"/>
            <w:szCs w:val="22"/>
          </w:rPr>
          <w:t>,</w:t>
        </w:r>
      </w:ins>
      <w:r w:rsidR="00AA1176" w:rsidRPr="00957F1F">
        <w:rPr>
          <w:rFonts w:ascii="Helvetica" w:hAnsi="Helvetica"/>
          <w:sz w:val="22"/>
          <w:szCs w:val="22"/>
        </w:rPr>
        <w:t xml:space="preserve"> CV = 0.1 relative to CV = 0.5) are minimal when the maximum </w:t>
      </w:r>
      <w:r w:rsidR="005F45F4">
        <w:rPr>
          <w:rFonts w:ascii="Helvetica" w:hAnsi="Helvetica"/>
          <w:sz w:val="22"/>
          <w:szCs w:val="22"/>
        </w:rPr>
        <w:t>harvest rate</w:t>
      </w:r>
      <w:r w:rsidR="00AA1176" w:rsidRPr="00957F1F">
        <w:rPr>
          <w:rFonts w:ascii="Helvetica" w:hAnsi="Helvetica"/>
          <w:sz w:val="22"/>
          <w:szCs w:val="22"/>
        </w:rPr>
        <w:t xml:space="preserve"> is low, but increase as </w:t>
      </w:r>
      <w:r w:rsidR="005F45F4">
        <w:rPr>
          <w:rFonts w:ascii="Helvetica" w:hAnsi="Helvetica"/>
          <w:sz w:val="22"/>
          <w:szCs w:val="22"/>
        </w:rPr>
        <w:t>harvest rate</w:t>
      </w:r>
      <w:r w:rsidR="00AA1176" w:rsidRPr="00957F1F">
        <w:rPr>
          <w:rFonts w:ascii="Helvetica" w:hAnsi="Helvetica"/>
          <w:sz w:val="22"/>
          <w:szCs w:val="22"/>
        </w:rPr>
        <w:t xml:space="preserve"> exceeds 0.5</w:t>
      </w:r>
      <w:commentRangeStart w:id="57"/>
      <w:r w:rsidR="00AA1176" w:rsidRPr="00957F1F">
        <w:rPr>
          <w:rFonts w:ascii="Helvetica" w:hAnsi="Helvetica"/>
          <w:sz w:val="22"/>
          <w:szCs w:val="22"/>
        </w:rPr>
        <w:t>F</w:t>
      </w:r>
      <w:commentRangeEnd w:id="57"/>
      <w:r w:rsidR="00963D6B">
        <w:rPr>
          <w:rStyle w:val="CommentReference"/>
        </w:rPr>
        <w:commentReference w:id="57"/>
      </w:r>
      <w:r w:rsidR="00AA1176" w:rsidRPr="00957F1F">
        <w:rPr>
          <w:rFonts w:ascii="Helvetica" w:hAnsi="Helvetica"/>
          <w:sz w:val="22"/>
          <w:szCs w:val="22"/>
        </w:rPr>
        <w:t>msy (Fig 2</w:t>
      </w:r>
      <w:r w:rsidR="00043C70">
        <w:rPr>
          <w:rFonts w:ascii="Helvetica" w:hAnsi="Helvetica"/>
          <w:sz w:val="22"/>
          <w:szCs w:val="22"/>
        </w:rPr>
        <w:t>b</w:t>
      </w:r>
      <w:r w:rsidR="00AA1176" w:rsidRPr="00957F1F">
        <w:rPr>
          <w:rFonts w:ascii="Helvetica" w:hAnsi="Helvetica"/>
          <w:sz w:val="22"/>
          <w:szCs w:val="22"/>
        </w:rPr>
        <w:t xml:space="preserve">).  </w:t>
      </w:r>
    </w:p>
    <w:p w14:paraId="7C5BAC70" w14:textId="77777777" w:rsidR="00CE0882" w:rsidRPr="008641E2" w:rsidRDefault="00CE0882" w:rsidP="00726D79">
      <w:pPr>
        <w:pStyle w:val="ListParagraph"/>
        <w:numPr>
          <w:ilvl w:val="1"/>
          <w:numId w:val="9"/>
        </w:numPr>
        <w:rPr>
          <w:rFonts w:ascii="Helvetica" w:hAnsi="Helvetica"/>
          <w:sz w:val="22"/>
          <w:szCs w:val="22"/>
        </w:rPr>
      </w:pPr>
    </w:p>
    <w:p w14:paraId="2BB06F7E" w14:textId="0A502AA9" w:rsidR="00726D79" w:rsidRPr="00957F1F" w:rsidRDefault="00D40542" w:rsidP="00726D79">
      <w:pPr>
        <w:rPr>
          <w:rFonts w:ascii="Helvetica" w:hAnsi="Helvetica"/>
          <w:i/>
          <w:sz w:val="22"/>
          <w:szCs w:val="22"/>
        </w:rPr>
      </w:pPr>
      <w:r>
        <w:rPr>
          <w:rFonts w:ascii="Helvetica" w:hAnsi="Helvetica"/>
          <w:i/>
          <w:sz w:val="22"/>
          <w:szCs w:val="22"/>
        </w:rPr>
        <w:t xml:space="preserve">Does the value of monitoring increase </w:t>
      </w:r>
      <w:del w:id="58" w:author="Crow White" w:date="2015-09-25T14:46:00Z">
        <w:r w:rsidDel="00963D6B">
          <w:rPr>
            <w:rFonts w:ascii="Helvetica" w:hAnsi="Helvetica"/>
            <w:i/>
            <w:sz w:val="22"/>
            <w:szCs w:val="22"/>
          </w:rPr>
          <w:delText xml:space="preserve">change </w:delText>
        </w:r>
      </w:del>
      <w:r>
        <w:rPr>
          <w:rFonts w:ascii="Helvetica" w:hAnsi="Helvetica"/>
          <w:i/>
          <w:sz w:val="22"/>
          <w:szCs w:val="22"/>
        </w:rPr>
        <w:t>with proximity to</w:t>
      </w:r>
      <w:ins w:id="59" w:author="Crow White" w:date="2015-09-25T14:46:00Z">
        <w:r w:rsidR="00963D6B">
          <w:rPr>
            <w:rFonts w:ascii="Helvetica" w:hAnsi="Helvetica"/>
            <w:i/>
            <w:sz w:val="22"/>
            <w:szCs w:val="22"/>
          </w:rPr>
          <w:t xml:space="preserve"> a</w:t>
        </w:r>
      </w:ins>
      <w:r>
        <w:rPr>
          <w:rFonts w:ascii="Helvetica" w:hAnsi="Helvetica"/>
          <w:i/>
          <w:sz w:val="22"/>
          <w:szCs w:val="22"/>
        </w:rPr>
        <w:t xml:space="preserve"> tipping point</w:t>
      </w:r>
      <w:del w:id="60" w:author="Crow White" w:date="2015-09-25T14:46:00Z">
        <w:r w:rsidDel="00963D6B">
          <w:rPr>
            <w:rFonts w:ascii="Helvetica" w:hAnsi="Helvetica"/>
            <w:i/>
            <w:sz w:val="22"/>
            <w:szCs w:val="22"/>
          </w:rPr>
          <w:delText>s</w:delText>
        </w:r>
      </w:del>
      <w:r w:rsidR="00726D79" w:rsidRPr="00957F1F">
        <w:rPr>
          <w:rFonts w:ascii="Helvetica" w:hAnsi="Helvetica"/>
          <w:i/>
          <w:sz w:val="22"/>
          <w:szCs w:val="22"/>
        </w:rPr>
        <w:t>?</w:t>
      </w:r>
    </w:p>
    <w:p w14:paraId="570F862D" w14:textId="77777777" w:rsidR="00BB399F" w:rsidRDefault="00BB399F" w:rsidP="00957F1F">
      <w:pPr>
        <w:pStyle w:val="ListParagraph"/>
        <w:numPr>
          <w:ilvl w:val="0"/>
          <w:numId w:val="9"/>
        </w:numPr>
        <w:rPr>
          <w:rFonts w:ascii="Helvetica" w:hAnsi="Helvetica"/>
          <w:sz w:val="22"/>
          <w:szCs w:val="22"/>
        </w:rPr>
      </w:pPr>
      <w:r>
        <w:rPr>
          <w:rFonts w:ascii="Helvetica" w:hAnsi="Helvetica"/>
          <w:sz w:val="22"/>
          <w:szCs w:val="22"/>
        </w:rPr>
        <w:t>Methods</w:t>
      </w:r>
    </w:p>
    <w:p w14:paraId="063B3F1D" w14:textId="46431234" w:rsidR="00480363" w:rsidRPr="00957F1F" w:rsidRDefault="004D6F47" w:rsidP="00BB399F">
      <w:pPr>
        <w:pStyle w:val="ListParagraph"/>
        <w:numPr>
          <w:ilvl w:val="1"/>
          <w:numId w:val="9"/>
        </w:numPr>
        <w:rPr>
          <w:rFonts w:ascii="Helvetica" w:hAnsi="Helvetica"/>
          <w:sz w:val="22"/>
          <w:szCs w:val="22"/>
        </w:rPr>
      </w:pPr>
      <w:r w:rsidRPr="00957F1F">
        <w:rPr>
          <w:rFonts w:ascii="Helvetica" w:hAnsi="Helvetica"/>
          <w:sz w:val="22"/>
          <w:szCs w:val="22"/>
        </w:rPr>
        <w:t xml:space="preserve">Because imprecise estimates of population biomass are likely less damaging to a population when the population is healthy, we further hypothesized that the benefits of monitoring precision would increase in value when the population was proximate to either a management or biological tipping point. We therefore </w:t>
      </w:r>
      <w:r w:rsidR="00480363" w:rsidRPr="00957F1F">
        <w:rPr>
          <w:rFonts w:ascii="Helvetica" w:hAnsi="Helvetica"/>
          <w:sz w:val="22"/>
          <w:szCs w:val="22"/>
        </w:rPr>
        <w:t xml:space="preserve">evaluated the </w:t>
      </w:r>
      <w:r w:rsidR="006D283D" w:rsidRPr="00957F1F">
        <w:rPr>
          <w:rFonts w:ascii="Helvetica" w:hAnsi="Helvetica"/>
          <w:sz w:val="22"/>
          <w:szCs w:val="22"/>
        </w:rPr>
        <w:t xml:space="preserve">return on monitoring investment (measured as the </w:t>
      </w:r>
      <w:r w:rsidR="00480363" w:rsidRPr="00957F1F">
        <w:rPr>
          <w:rFonts w:ascii="Helvetica" w:hAnsi="Helvetica"/>
          <w:sz w:val="22"/>
          <w:szCs w:val="22"/>
        </w:rPr>
        <w:t>ratio of Net Present Value for simulations with high and low</w:t>
      </w:r>
      <w:r w:rsidR="00F37A73" w:rsidRPr="00957F1F">
        <w:rPr>
          <w:rFonts w:ascii="Helvetica" w:hAnsi="Helvetica"/>
          <w:sz w:val="22"/>
          <w:szCs w:val="22"/>
        </w:rPr>
        <w:t xml:space="preserve"> precision (CV = 0.1/CV = 0.5</w:t>
      </w:r>
      <w:r w:rsidR="007B77F1" w:rsidRPr="00957F1F">
        <w:rPr>
          <w:rFonts w:ascii="Helvetica" w:hAnsi="Helvetica"/>
          <w:sz w:val="22"/>
          <w:szCs w:val="22"/>
        </w:rPr>
        <w:t>)</w:t>
      </w:r>
      <w:r w:rsidR="006D283D" w:rsidRPr="00957F1F">
        <w:rPr>
          <w:rFonts w:ascii="Helvetica" w:hAnsi="Helvetica"/>
          <w:sz w:val="22"/>
          <w:szCs w:val="22"/>
        </w:rPr>
        <w:t>)</w:t>
      </w:r>
      <w:r w:rsidR="007B77F1" w:rsidRPr="00957F1F">
        <w:rPr>
          <w:rFonts w:ascii="Helvetica" w:hAnsi="Helvetica"/>
          <w:sz w:val="22"/>
          <w:szCs w:val="22"/>
        </w:rPr>
        <w:t xml:space="preserve"> for simulations with starting biomass ranging from just above the tipping point to starting at carrying capacity</w:t>
      </w:r>
      <w:r w:rsidR="00D42E6F" w:rsidRPr="00957F1F">
        <w:rPr>
          <w:rFonts w:ascii="Helvetica" w:hAnsi="Helvetica"/>
          <w:sz w:val="22"/>
          <w:szCs w:val="22"/>
        </w:rPr>
        <w:t xml:space="preserve"> and for a rang</w:t>
      </w:r>
      <w:ins w:id="61" w:author="Crow White" w:date="2015-09-25T14:48:00Z">
        <w:r w:rsidR="00963D6B">
          <w:rPr>
            <w:rFonts w:ascii="Helvetica" w:hAnsi="Helvetica"/>
            <w:sz w:val="22"/>
            <w:szCs w:val="22"/>
          </w:rPr>
          <w:t>e</w:t>
        </w:r>
      </w:ins>
      <w:r w:rsidR="00D42E6F" w:rsidRPr="00957F1F">
        <w:rPr>
          <w:rFonts w:ascii="Helvetica" w:hAnsi="Helvetica"/>
          <w:sz w:val="22"/>
          <w:szCs w:val="22"/>
        </w:rPr>
        <w:t xml:space="preserve"> of maximum </w:t>
      </w:r>
      <w:r w:rsidR="009458F0" w:rsidRPr="00957F1F">
        <w:rPr>
          <w:rFonts w:ascii="Helvetica" w:hAnsi="Helvetica"/>
          <w:sz w:val="22"/>
          <w:szCs w:val="22"/>
        </w:rPr>
        <w:t>exploitation rates (pFmsy: 0.0 – 2.0</w:t>
      </w:r>
      <w:r w:rsidR="007A0F69" w:rsidRPr="00957F1F">
        <w:rPr>
          <w:rFonts w:ascii="Helvetica" w:hAnsi="Helvetica"/>
          <w:sz w:val="22"/>
          <w:szCs w:val="22"/>
        </w:rPr>
        <w:t>).</w:t>
      </w:r>
      <w:r w:rsidR="007B77F1" w:rsidRPr="00957F1F">
        <w:rPr>
          <w:rFonts w:ascii="Helvetica" w:hAnsi="Helvetica"/>
          <w:sz w:val="22"/>
          <w:szCs w:val="22"/>
        </w:rPr>
        <w:t xml:space="preserve"> We </w:t>
      </w:r>
      <w:r w:rsidR="006D283D" w:rsidRPr="00957F1F">
        <w:rPr>
          <w:rFonts w:ascii="Helvetica" w:hAnsi="Helvetica"/>
          <w:sz w:val="22"/>
          <w:szCs w:val="22"/>
        </w:rPr>
        <w:t xml:space="preserve">compare the </w:t>
      </w:r>
      <w:r w:rsidR="001C54B9" w:rsidRPr="00957F1F">
        <w:rPr>
          <w:rFonts w:ascii="Helvetica" w:hAnsi="Helvetica"/>
          <w:sz w:val="22"/>
          <w:szCs w:val="22"/>
        </w:rPr>
        <w:t>median return on investment for 10,000 iterations of a 20 year simulation</w:t>
      </w:r>
      <w:r w:rsidR="00CF7725" w:rsidRPr="00957F1F">
        <w:rPr>
          <w:rFonts w:ascii="Helvetica" w:hAnsi="Helvetica"/>
          <w:sz w:val="22"/>
          <w:szCs w:val="22"/>
        </w:rPr>
        <w:t>s. We evaluate</w:t>
      </w:r>
      <w:ins w:id="62" w:author="Crow White" w:date="2015-09-25T14:48:00Z">
        <w:r w:rsidR="00963D6B">
          <w:rPr>
            <w:rFonts w:ascii="Helvetica" w:hAnsi="Helvetica"/>
            <w:sz w:val="22"/>
            <w:szCs w:val="22"/>
          </w:rPr>
          <w:t>d</w:t>
        </w:r>
      </w:ins>
      <w:r w:rsidR="00CF7725" w:rsidRPr="00957F1F">
        <w:rPr>
          <w:rFonts w:ascii="Helvetica" w:hAnsi="Helvetica"/>
          <w:sz w:val="22"/>
          <w:szCs w:val="22"/>
        </w:rPr>
        <w:t xml:space="preserve"> return on investment relative to a biological threshold of A = 10 (i.e. the biological threshold below which the </w:t>
      </w:r>
      <w:r w:rsidR="002414FD" w:rsidRPr="00957F1F">
        <w:rPr>
          <w:rFonts w:ascii="Helvetica" w:hAnsi="Helvetica"/>
          <w:sz w:val="22"/>
          <w:szCs w:val="22"/>
        </w:rPr>
        <w:t>population growth rate is negative) and a management threshold of 0.25Bmsy</w:t>
      </w:r>
      <w:r w:rsidR="007F2FC1" w:rsidRPr="00957F1F">
        <w:rPr>
          <w:rFonts w:ascii="Helvetica" w:hAnsi="Helvetica"/>
          <w:sz w:val="22"/>
          <w:szCs w:val="22"/>
        </w:rPr>
        <w:t xml:space="preserve"> (a common natur</w:t>
      </w:r>
      <w:r w:rsidR="00A8136F" w:rsidRPr="00957F1F">
        <w:rPr>
          <w:rFonts w:ascii="Helvetica" w:hAnsi="Helvetica"/>
          <w:sz w:val="22"/>
          <w:szCs w:val="22"/>
        </w:rPr>
        <w:t xml:space="preserve">al resource management target, CITE). </w:t>
      </w:r>
    </w:p>
    <w:p w14:paraId="29EEDB23" w14:textId="4AD1A09F" w:rsidR="00957F1F" w:rsidRDefault="00BB399F" w:rsidP="00957F1F">
      <w:pPr>
        <w:pStyle w:val="ListParagraph"/>
        <w:numPr>
          <w:ilvl w:val="0"/>
          <w:numId w:val="9"/>
        </w:numPr>
        <w:rPr>
          <w:rFonts w:ascii="Helvetica" w:hAnsi="Helvetica"/>
          <w:sz w:val="22"/>
          <w:szCs w:val="22"/>
        </w:rPr>
      </w:pPr>
      <w:r>
        <w:rPr>
          <w:rFonts w:ascii="Helvetica" w:hAnsi="Helvetica"/>
          <w:sz w:val="22"/>
          <w:szCs w:val="22"/>
        </w:rPr>
        <w:t>Results</w:t>
      </w:r>
    </w:p>
    <w:p w14:paraId="0DD38A38" w14:textId="5D8F7E81" w:rsidR="00D27AA4" w:rsidRPr="00957F1F" w:rsidRDefault="00D27AA4" w:rsidP="00D27AA4">
      <w:pPr>
        <w:pStyle w:val="ListParagraph"/>
        <w:numPr>
          <w:ilvl w:val="1"/>
          <w:numId w:val="9"/>
        </w:numPr>
        <w:rPr>
          <w:rFonts w:ascii="Helvetica" w:hAnsi="Helvetica"/>
          <w:sz w:val="22"/>
          <w:szCs w:val="22"/>
        </w:rPr>
      </w:pPr>
      <w:r w:rsidRPr="00957F1F">
        <w:rPr>
          <w:rFonts w:ascii="Helvetica" w:hAnsi="Helvetica"/>
          <w:sz w:val="22"/>
          <w:szCs w:val="22"/>
        </w:rPr>
        <w:t>We also found support for our hypothesis that the return on monitoring investment increase</w:t>
      </w:r>
      <w:r w:rsidR="002D6CA1">
        <w:rPr>
          <w:rFonts w:ascii="Helvetica" w:hAnsi="Helvetica"/>
          <w:sz w:val="22"/>
          <w:szCs w:val="22"/>
        </w:rPr>
        <w:t>s</w:t>
      </w:r>
      <w:r w:rsidRPr="00957F1F">
        <w:rPr>
          <w:rFonts w:ascii="Helvetica" w:hAnsi="Helvetica"/>
          <w:sz w:val="22"/>
          <w:szCs w:val="22"/>
        </w:rPr>
        <w:t xml:space="preserve"> when populations were closer to biological </w:t>
      </w:r>
      <w:r w:rsidR="00DC361F">
        <w:rPr>
          <w:rFonts w:ascii="Helvetica" w:hAnsi="Helvetica"/>
          <w:sz w:val="22"/>
          <w:szCs w:val="22"/>
        </w:rPr>
        <w:t>and</w:t>
      </w:r>
      <w:r w:rsidRPr="00957F1F">
        <w:rPr>
          <w:rFonts w:ascii="Helvetica" w:hAnsi="Helvetica"/>
          <w:sz w:val="22"/>
          <w:szCs w:val="22"/>
        </w:rPr>
        <w:t xml:space="preserve"> management </w:t>
      </w:r>
      <w:r w:rsidR="00DC361F">
        <w:rPr>
          <w:rFonts w:ascii="Helvetica" w:hAnsi="Helvetica"/>
          <w:sz w:val="22"/>
          <w:szCs w:val="22"/>
        </w:rPr>
        <w:t>tipping points</w:t>
      </w:r>
      <w:r w:rsidR="00055424">
        <w:rPr>
          <w:rFonts w:ascii="Helvetica" w:hAnsi="Helvetica"/>
          <w:sz w:val="22"/>
          <w:szCs w:val="22"/>
        </w:rPr>
        <w:t xml:space="preserve"> (Fig. 3). </w:t>
      </w:r>
      <w:r w:rsidR="00160AB3">
        <w:rPr>
          <w:rFonts w:ascii="Helvetica" w:hAnsi="Helvetica"/>
          <w:sz w:val="22"/>
          <w:szCs w:val="22"/>
        </w:rPr>
        <w:t>The increasing importance of monitoring precision is greatest when maximum extraction rate is highest.</w:t>
      </w:r>
    </w:p>
    <w:p w14:paraId="5E9ED85E" w14:textId="0EDF648B" w:rsidR="00BF53CA" w:rsidRPr="00957F1F" w:rsidRDefault="00BF53CA" w:rsidP="00F82B54">
      <w:pPr>
        <w:rPr>
          <w:rFonts w:ascii="Helvetica" w:hAnsi="Helvetica"/>
          <w:i/>
          <w:sz w:val="22"/>
          <w:szCs w:val="22"/>
        </w:rPr>
      </w:pPr>
    </w:p>
    <w:p w14:paraId="45E123DC" w14:textId="6ED9B573" w:rsidR="00722241" w:rsidRPr="00957F1F" w:rsidRDefault="00C80369" w:rsidP="00F82B54">
      <w:pPr>
        <w:rPr>
          <w:rFonts w:ascii="Helvetica" w:hAnsi="Helvetica"/>
          <w:i/>
          <w:sz w:val="22"/>
          <w:szCs w:val="22"/>
        </w:rPr>
      </w:pPr>
      <w:r>
        <w:rPr>
          <w:rFonts w:ascii="Helvetica" w:hAnsi="Helvetica"/>
          <w:i/>
          <w:sz w:val="22"/>
          <w:szCs w:val="22"/>
        </w:rPr>
        <w:t xml:space="preserve">Given </w:t>
      </w:r>
      <w:r w:rsidR="00F82B54" w:rsidRPr="00957F1F">
        <w:rPr>
          <w:rFonts w:ascii="Helvetica" w:hAnsi="Helvetica"/>
          <w:i/>
          <w:sz w:val="22"/>
          <w:szCs w:val="22"/>
        </w:rPr>
        <w:t>tipping poin</w:t>
      </w:r>
      <w:r>
        <w:rPr>
          <w:rFonts w:ascii="Helvetica" w:hAnsi="Helvetica"/>
          <w:i/>
          <w:sz w:val="22"/>
          <w:szCs w:val="22"/>
        </w:rPr>
        <w:t>ts emerge from low monitoring precision and heavy extraction pressure</w:t>
      </w:r>
      <w:r w:rsidR="00F82B54" w:rsidRPr="00957F1F">
        <w:rPr>
          <w:rFonts w:ascii="Helvetica" w:hAnsi="Helvetica"/>
          <w:i/>
          <w:sz w:val="22"/>
          <w:szCs w:val="22"/>
        </w:rPr>
        <w:t>,</w:t>
      </w:r>
      <w:r w:rsidR="00BC14C8">
        <w:rPr>
          <w:rFonts w:ascii="Helvetica" w:hAnsi="Helvetica"/>
          <w:i/>
          <w:sz w:val="22"/>
          <w:szCs w:val="22"/>
        </w:rPr>
        <w:t xml:space="preserve"> </w:t>
      </w:r>
      <w:r w:rsidR="00F82B54" w:rsidRPr="00957F1F">
        <w:rPr>
          <w:rFonts w:ascii="Helvetica" w:hAnsi="Helvetica"/>
          <w:i/>
          <w:sz w:val="22"/>
          <w:szCs w:val="22"/>
        </w:rPr>
        <w:t xml:space="preserve">what is the safe operating space? </w:t>
      </w:r>
    </w:p>
    <w:p w14:paraId="6E8BE9B8" w14:textId="77777777" w:rsidR="00933791" w:rsidRDefault="00933791" w:rsidP="005D4007">
      <w:pPr>
        <w:pStyle w:val="ListParagraph"/>
        <w:numPr>
          <w:ilvl w:val="0"/>
          <w:numId w:val="9"/>
        </w:numPr>
        <w:rPr>
          <w:rFonts w:ascii="Helvetica" w:hAnsi="Helvetica"/>
          <w:sz w:val="22"/>
          <w:szCs w:val="22"/>
        </w:rPr>
      </w:pPr>
      <w:r>
        <w:rPr>
          <w:rFonts w:ascii="Helvetica" w:hAnsi="Helvetica"/>
          <w:sz w:val="22"/>
          <w:szCs w:val="22"/>
        </w:rPr>
        <w:t>Methods</w:t>
      </w:r>
    </w:p>
    <w:p w14:paraId="6DDEE2BB" w14:textId="1158EB61" w:rsidR="005D4007" w:rsidRPr="005D4007" w:rsidRDefault="009B2081" w:rsidP="00933791">
      <w:pPr>
        <w:pStyle w:val="ListParagraph"/>
        <w:numPr>
          <w:ilvl w:val="1"/>
          <w:numId w:val="9"/>
        </w:numPr>
        <w:rPr>
          <w:rFonts w:ascii="Helvetica" w:hAnsi="Helvetica"/>
          <w:sz w:val="22"/>
          <w:szCs w:val="22"/>
        </w:rPr>
      </w:pPr>
      <w:r>
        <w:rPr>
          <w:rFonts w:ascii="Helvetica" w:hAnsi="Helvetica"/>
          <w:sz w:val="22"/>
          <w:szCs w:val="22"/>
        </w:rPr>
        <w:t>Stakeholders vary in their aversion to risk. For example,</w:t>
      </w:r>
      <w:r w:rsidR="00EE634F">
        <w:rPr>
          <w:rFonts w:ascii="Helvetica" w:hAnsi="Helvetica"/>
          <w:sz w:val="22"/>
          <w:szCs w:val="22"/>
        </w:rPr>
        <w:t xml:space="preserve"> a</w:t>
      </w:r>
      <w:r w:rsidR="001C13E8">
        <w:rPr>
          <w:rFonts w:ascii="Helvetica" w:hAnsi="Helvetica"/>
          <w:sz w:val="22"/>
          <w:szCs w:val="22"/>
        </w:rPr>
        <w:t xml:space="preserve"> stakeholder</w:t>
      </w:r>
      <w:r>
        <w:rPr>
          <w:rFonts w:ascii="Helvetica" w:hAnsi="Helvetica"/>
          <w:sz w:val="22"/>
          <w:szCs w:val="22"/>
        </w:rPr>
        <w:t xml:space="preserve"> harvesting a diverse portfolio of natural resources might be interested in harvesting a </w:t>
      </w:r>
      <w:r>
        <w:rPr>
          <w:rFonts w:ascii="Helvetica" w:hAnsi="Helvetica"/>
          <w:sz w:val="22"/>
          <w:szCs w:val="22"/>
        </w:rPr>
        <w:lastRenderedPageBreak/>
        <w:t xml:space="preserve">resource more aggressively </w:t>
      </w:r>
      <w:r w:rsidR="000936DC">
        <w:rPr>
          <w:rFonts w:ascii="Helvetica" w:hAnsi="Helvetica"/>
          <w:sz w:val="22"/>
          <w:szCs w:val="22"/>
        </w:rPr>
        <w:t xml:space="preserve">and assuming a higher risk of crossing a biological or management threshold. We therefore calculated a safe operating space that defines </w:t>
      </w:r>
      <w:r w:rsidR="0071106A">
        <w:rPr>
          <w:rFonts w:ascii="Helvetica" w:hAnsi="Helvetica"/>
          <w:sz w:val="22"/>
          <w:szCs w:val="22"/>
        </w:rPr>
        <w:t xml:space="preserve">which </w:t>
      </w:r>
      <w:r w:rsidR="000936DC">
        <w:rPr>
          <w:rFonts w:ascii="Helvetica" w:hAnsi="Helvetica"/>
          <w:sz w:val="22"/>
          <w:szCs w:val="22"/>
        </w:rPr>
        <w:t>comb</w:t>
      </w:r>
      <w:r w:rsidR="0071106A">
        <w:rPr>
          <w:rFonts w:ascii="Helvetica" w:hAnsi="Helvetica"/>
          <w:sz w:val="22"/>
          <w:szCs w:val="22"/>
        </w:rPr>
        <w:t xml:space="preserve">inations of </w:t>
      </w:r>
      <w:r w:rsidR="004866D3">
        <w:rPr>
          <w:rFonts w:ascii="Helvetica" w:hAnsi="Helvetica"/>
          <w:sz w:val="22"/>
          <w:szCs w:val="22"/>
        </w:rPr>
        <w:t xml:space="preserve">monitoring precision and </w:t>
      </w:r>
      <w:r w:rsidR="0071106A">
        <w:rPr>
          <w:rFonts w:ascii="Helvetica" w:hAnsi="Helvetica"/>
          <w:sz w:val="22"/>
          <w:szCs w:val="22"/>
        </w:rPr>
        <w:t xml:space="preserve">resource extraction </w:t>
      </w:r>
      <w:r w:rsidR="002334F6">
        <w:rPr>
          <w:rFonts w:ascii="Helvetica" w:hAnsi="Helvetica"/>
          <w:sz w:val="22"/>
          <w:szCs w:val="22"/>
        </w:rPr>
        <w:t>rates</w:t>
      </w:r>
      <w:r w:rsidR="0071106A">
        <w:rPr>
          <w:rFonts w:ascii="Helvetica" w:hAnsi="Helvetica"/>
          <w:sz w:val="22"/>
          <w:szCs w:val="22"/>
        </w:rPr>
        <w:t xml:space="preserve"> </w:t>
      </w:r>
      <w:r w:rsidR="002334F6">
        <w:rPr>
          <w:rFonts w:ascii="Helvetica" w:hAnsi="Helvetica"/>
          <w:sz w:val="22"/>
          <w:szCs w:val="22"/>
        </w:rPr>
        <w:t>are safe</w:t>
      </w:r>
      <w:r w:rsidR="001D33B6">
        <w:rPr>
          <w:rFonts w:ascii="Helvetica" w:hAnsi="Helvetica"/>
          <w:sz w:val="22"/>
          <w:szCs w:val="22"/>
        </w:rPr>
        <w:t xml:space="preserve"> given the probability of crossing a tipping point. To do this we calculated the minimum precision (Max CV in estimated biomass) needed to avoid </w:t>
      </w:r>
      <w:r w:rsidR="00195F71">
        <w:rPr>
          <w:rFonts w:ascii="Helvetica" w:hAnsi="Helvetica"/>
          <w:sz w:val="22"/>
          <w:szCs w:val="22"/>
        </w:rPr>
        <w:t xml:space="preserve">crossing </w:t>
      </w:r>
      <w:r w:rsidR="001D33B6">
        <w:rPr>
          <w:rFonts w:ascii="Helvetica" w:hAnsi="Helvetica"/>
          <w:sz w:val="22"/>
          <w:szCs w:val="22"/>
        </w:rPr>
        <w:t xml:space="preserve">a </w:t>
      </w:r>
      <w:r>
        <w:rPr>
          <w:rFonts w:ascii="Helvetica" w:hAnsi="Helvetica"/>
          <w:sz w:val="22"/>
          <w:szCs w:val="22"/>
        </w:rPr>
        <w:t xml:space="preserve">tipping </w:t>
      </w:r>
      <w:r w:rsidR="001D33B6">
        <w:rPr>
          <w:rFonts w:ascii="Helvetica" w:hAnsi="Helvetica"/>
          <w:sz w:val="22"/>
          <w:szCs w:val="22"/>
        </w:rPr>
        <w:t>point</w:t>
      </w:r>
      <w:ins w:id="63" w:author="Crow White" w:date="2015-09-25T14:53:00Z">
        <w:r w:rsidR="008B3245">
          <w:rPr>
            <w:rFonts w:ascii="Helvetica" w:hAnsi="Helvetica"/>
            <w:sz w:val="22"/>
            <w:szCs w:val="22"/>
          </w:rPr>
          <w:t>,</w:t>
        </w:r>
      </w:ins>
      <w:r w:rsidR="001D33B6">
        <w:rPr>
          <w:rFonts w:ascii="Helvetica" w:hAnsi="Helvetica"/>
          <w:sz w:val="22"/>
          <w:szCs w:val="22"/>
        </w:rPr>
        <w:t xml:space="preserve"> given </w:t>
      </w:r>
      <w:r w:rsidR="00195F71">
        <w:rPr>
          <w:rFonts w:ascii="Helvetica" w:hAnsi="Helvetica"/>
          <w:sz w:val="22"/>
          <w:szCs w:val="22"/>
        </w:rPr>
        <w:t xml:space="preserve">a </w:t>
      </w:r>
      <w:r w:rsidR="001D33B6">
        <w:rPr>
          <w:rFonts w:ascii="Helvetica" w:hAnsi="Helvetica"/>
          <w:sz w:val="22"/>
          <w:szCs w:val="22"/>
        </w:rPr>
        <w:t>resource extraction rate</w:t>
      </w:r>
      <w:r w:rsidR="002C2049">
        <w:rPr>
          <w:rFonts w:ascii="Helvetica" w:hAnsi="Helvetica"/>
          <w:sz w:val="22"/>
          <w:szCs w:val="22"/>
        </w:rPr>
        <w:t xml:space="preserve"> and assumed level of risk ranging from </w:t>
      </w:r>
      <w:commentRangeStart w:id="64"/>
      <w:r w:rsidR="002C2049">
        <w:rPr>
          <w:rFonts w:ascii="Helvetica" w:hAnsi="Helvetica"/>
          <w:sz w:val="22"/>
          <w:szCs w:val="22"/>
        </w:rPr>
        <w:t>1% to 20%</w:t>
      </w:r>
      <w:commentRangeEnd w:id="64"/>
      <w:r w:rsidR="008B3245">
        <w:rPr>
          <w:rStyle w:val="CommentReference"/>
        </w:rPr>
        <w:commentReference w:id="64"/>
      </w:r>
      <w:r w:rsidR="008B06A6">
        <w:rPr>
          <w:rFonts w:ascii="Helvetica" w:hAnsi="Helvetica"/>
          <w:sz w:val="22"/>
          <w:szCs w:val="22"/>
        </w:rPr>
        <w:t xml:space="preserve">. </w:t>
      </w:r>
      <w:r w:rsidR="009B4040">
        <w:rPr>
          <w:rFonts w:ascii="Helvetica" w:hAnsi="Helvetica"/>
          <w:sz w:val="22"/>
          <w:szCs w:val="22"/>
        </w:rPr>
        <w:t>The relationship between resource extraction rate and minimum precision needed to avoid tipping point defines a two-dimensional “safe” space above which lower monitoring precis</w:t>
      </w:r>
      <w:r w:rsidR="00CD6FF0">
        <w:rPr>
          <w:rFonts w:ascii="Helvetica" w:hAnsi="Helvetica"/>
          <w:sz w:val="22"/>
          <w:szCs w:val="22"/>
        </w:rPr>
        <w:t>ion and higher extraction rates</w:t>
      </w:r>
      <w:ins w:id="65" w:author="Crow White" w:date="2015-09-25T14:54:00Z">
        <w:r w:rsidR="008B3245">
          <w:rPr>
            <w:rFonts w:ascii="Helvetica" w:hAnsi="Helvetica"/>
            <w:sz w:val="22"/>
            <w:szCs w:val="22"/>
          </w:rPr>
          <w:t xml:space="preserve"> </w:t>
        </w:r>
      </w:ins>
      <w:ins w:id="66" w:author="Crow White" w:date="2015-09-25T14:55:00Z">
        <w:r w:rsidR="008B3245">
          <w:rPr>
            <w:rFonts w:ascii="Helvetica" w:hAnsi="Helvetica"/>
            <w:sz w:val="22"/>
            <w:szCs w:val="22"/>
          </w:rPr>
          <w:t>cause the system to tip with</w:t>
        </w:r>
      </w:ins>
      <w:ins w:id="67" w:author="Crow White" w:date="2015-09-25T14:54:00Z">
        <w:r w:rsidR="008B3245">
          <w:rPr>
            <w:rFonts w:ascii="Helvetica" w:hAnsi="Helvetica"/>
            <w:sz w:val="22"/>
            <w:szCs w:val="22"/>
          </w:rPr>
          <w:t xml:space="preserve"> probability greater than the </w:t>
        </w:r>
      </w:ins>
      <w:ins w:id="68" w:author="Crow White" w:date="2015-09-25T14:55:00Z">
        <w:r w:rsidR="008B3245">
          <w:rPr>
            <w:rFonts w:ascii="Helvetica" w:hAnsi="Helvetica"/>
            <w:sz w:val="22"/>
            <w:szCs w:val="22"/>
          </w:rPr>
          <w:t xml:space="preserve">assumed </w:t>
        </w:r>
      </w:ins>
      <w:ins w:id="69" w:author="Crow White" w:date="2015-09-25T14:54:00Z">
        <w:r w:rsidR="008B3245">
          <w:rPr>
            <w:rFonts w:ascii="Helvetica" w:hAnsi="Helvetica"/>
            <w:sz w:val="22"/>
            <w:szCs w:val="22"/>
          </w:rPr>
          <w:t>risk level</w:t>
        </w:r>
      </w:ins>
      <w:r w:rsidR="00CD6FF0">
        <w:rPr>
          <w:rFonts w:ascii="Helvetica" w:hAnsi="Helvetica"/>
          <w:sz w:val="22"/>
          <w:szCs w:val="22"/>
        </w:rPr>
        <w:t xml:space="preserve">. </w:t>
      </w:r>
      <w:r w:rsidR="005D4007">
        <w:rPr>
          <w:rFonts w:ascii="Helvetica" w:hAnsi="Helvetica"/>
          <w:sz w:val="22"/>
          <w:szCs w:val="22"/>
        </w:rPr>
        <w:t>Conversations between managers and stakeholder groups</w:t>
      </w:r>
      <w:r w:rsidR="005D4007" w:rsidRPr="005D4007">
        <w:rPr>
          <w:rFonts w:ascii="Helvetica" w:hAnsi="Helvetica"/>
          <w:sz w:val="22"/>
          <w:szCs w:val="22"/>
        </w:rPr>
        <w:t xml:space="preserve"> will be </w:t>
      </w:r>
      <w:r w:rsidR="005D4007">
        <w:rPr>
          <w:rFonts w:ascii="Helvetica" w:hAnsi="Helvetica"/>
          <w:sz w:val="22"/>
          <w:szCs w:val="22"/>
        </w:rPr>
        <w:t>required to build consensus on</w:t>
      </w:r>
      <w:r w:rsidR="005D4007" w:rsidRPr="005D4007">
        <w:rPr>
          <w:rFonts w:ascii="Helvetica" w:hAnsi="Helvetica"/>
          <w:sz w:val="22"/>
          <w:szCs w:val="22"/>
        </w:rPr>
        <w:t xml:space="preserve"> which combination of risk, monitoring costs, and extraction pressure are </w:t>
      </w:r>
      <w:r w:rsidR="005D4007">
        <w:rPr>
          <w:rFonts w:ascii="Helvetica" w:hAnsi="Helvetica"/>
          <w:sz w:val="22"/>
          <w:szCs w:val="22"/>
        </w:rPr>
        <w:t>best</w:t>
      </w:r>
      <w:r w:rsidR="005D4007" w:rsidRPr="005D4007">
        <w:rPr>
          <w:rFonts w:ascii="Helvetica" w:hAnsi="Helvetica"/>
          <w:sz w:val="22"/>
          <w:szCs w:val="22"/>
        </w:rPr>
        <w:t>, but having this safe operating space to choose from can</w:t>
      </w:r>
      <w:r w:rsidR="005D4007">
        <w:rPr>
          <w:rFonts w:ascii="Helvetica" w:hAnsi="Helvetica"/>
          <w:sz w:val="22"/>
          <w:szCs w:val="22"/>
        </w:rPr>
        <w:t xml:space="preserve"> help clarify the consequences of a given decision. </w:t>
      </w:r>
    </w:p>
    <w:p w14:paraId="142A8A09" w14:textId="42B69BB0" w:rsidR="003E3042" w:rsidRDefault="00933791" w:rsidP="007B04D3">
      <w:pPr>
        <w:pStyle w:val="ListParagraph"/>
        <w:numPr>
          <w:ilvl w:val="0"/>
          <w:numId w:val="9"/>
        </w:numPr>
        <w:rPr>
          <w:rFonts w:ascii="Helvetica" w:hAnsi="Helvetica"/>
          <w:sz w:val="22"/>
          <w:szCs w:val="22"/>
        </w:rPr>
      </w:pPr>
      <w:r>
        <w:rPr>
          <w:rFonts w:ascii="Helvetica" w:hAnsi="Helvetica"/>
          <w:sz w:val="22"/>
          <w:szCs w:val="22"/>
        </w:rPr>
        <w:t>Results</w:t>
      </w:r>
    </w:p>
    <w:p w14:paraId="6974D906" w14:textId="45B1F77A" w:rsidR="00933791" w:rsidRDefault="00933791" w:rsidP="00933791">
      <w:pPr>
        <w:pStyle w:val="ListParagraph"/>
        <w:numPr>
          <w:ilvl w:val="1"/>
          <w:numId w:val="9"/>
        </w:numPr>
        <w:rPr>
          <w:rFonts w:ascii="Helvetica" w:hAnsi="Helvetica"/>
          <w:sz w:val="22"/>
          <w:szCs w:val="22"/>
        </w:rPr>
      </w:pPr>
      <w:r>
        <w:rPr>
          <w:rFonts w:ascii="Helvetica" w:hAnsi="Helvetica"/>
          <w:sz w:val="22"/>
          <w:szCs w:val="22"/>
        </w:rPr>
        <w:t xml:space="preserve">The safe operating space defined by combinations of exploitation effort and the minimum precision required to avoid crossing a management or biological tipping point </w:t>
      </w:r>
      <w:r w:rsidR="00B3069E">
        <w:rPr>
          <w:rFonts w:ascii="Helvetica" w:hAnsi="Helvetica"/>
          <w:sz w:val="22"/>
          <w:szCs w:val="22"/>
        </w:rPr>
        <w:t xml:space="preserve">is narrower the more risk averse </w:t>
      </w:r>
      <w:r w:rsidR="00A53D50">
        <w:rPr>
          <w:rFonts w:ascii="Helvetica" w:hAnsi="Helvetica"/>
          <w:sz w:val="22"/>
          <w:szCs w:val="22"/>
        </w:rPr>
        <w:t>individuals</w:t>
      </w:r>
      <w:r w:rsidR="00CD6FF0">
        <w:rPr>
          <w:rFonts w:ascii="Helvetica" w:hAnsi="Helvetica"/>
          <w:sz w:val="22"/>
          <w:szCs w:val="22"/>
        </w:rPr>
        <w:t xml:space="preserve"> (Fig. 4).</w:t>
      </w:r>
      <w:r w:rsidR="00A53D50">
        <w:rPr>
          <w:rFonts w:ascii="Helvetica" w:hAnsi="Helvetica"/>
          <w:sz w:val="22"/>
          <w:szCs w:val="22"/>
        </w:rPr>
        <w:t xml:space="preserve"> Because the biomass for the management threshold (0.25Bmsy) is greater than the biomass than the biomass at the biological threshold, the safe operating space is narrower to avoid management tipping points than it is to avoid biological tipping points.  </w:t>
      </w:r>
    </w:p>
    <w:p w14:paraId="74E92BDD" w14:textId="77777777" w:rsidR="007B04D3" w:rsidRPr="00957F1F" w:rsidRDefault="007B04D3" w:rsidP="007B04D3">
      <w:pPr>
        <w:rPr>
          <w:rFonts w:ascii="Helvetica" w:hAnsi="Helvetica"/>
        </w:rPr>
      </w:pPr>
    </w:p>
    <w:p w14:paraId="772EF64C" w14:textId="16077DFE" w:rsidR="00C80369" w:rsidRPr="00957F1F" w:rsidRDefault="00577B65" w:rsidP="00C80369">
      <w:pPr>
        <w:rPr>
          <w:rFonts w:ascii="Helvetica" w:hAnsi="Helvetica"/>
          <w:i/>
          <w:sz w:val="22"/>
          <w:szCs w:val="22"/>
        </w:rPr>
      </w:pPr>
      <w:r>
        <w:rPr>
          <w:rFonts w:ascii="Helvetica" w:hAnsi="Helvetica"/>
          <w:i/>
          <w:sz w:val="22"/>
          <w:szCs w:val="22"/>
        </w:rPr>
        <w:t xml:space="preserve">Can Precautionary Buffers Save Monitoring Costs and Reduce Risk? </w:t>
      </w:r>
    </w:p>
    <w:p w14:paraId="1AB63494" w14:textId="77777777" w:rsidR="005116B5" w:rsidRPr="005116B5" w:rsidRDefault="005116B5" w:rsidP="005D4007">
      <w:pPr>
        <w:pStyle w:val="ListParagraph"/>
        <w:numPr>
          <w:ilvl w:val="0"/>
          <w:numId w:val="9"/>
        </w:numPr>
        <w:rPr>
          <w:rFonts w:ascii="Helvetica" w:hAnsi="Helvetica"/>
          <w:i/>
          <w:sz w:val="22"/>
          <w:szCs w:val="22"/>
        </w:rPr>
      </w:pPr>
      <w:r>
        <w:rPr>
          <w:rFonts w:ascii="Helvetica" w:hAnsi="Helvetica"/>
          <w:sz w:val="22"/>
          <w:szCs w:val="22"/>
        </w:rPr>
        <w:t>Methods</w:t>
      </w:r>
    </w:p>
    <w:p w14:paraId="4441151F" w14:textId="0F159697" w:rsidR="005D4007" w:rsidRPr="0050378A" w:rsidRDefault="005D4007" w:rsidP="005116B5">
      <w:pPr>
        <w:pStyle w:val="ListParagraph"/>
        <w:numPr>
          <w:ilvl w:val="1"/>
          <w:numId w:val="9"/>
        </w:numPr>
        <w:rPr>
          <w:rFonts w:ascii="Helvetica" w:hAnsi="Helvetica"/>
          <w:i/>
          <w:sz w:val="22"/>
          <w:szCs w:val="22"/>
        </w:rPr>
      </w:pPr>
      <w:r>
        <w:rPr>
          <w:rFonts w:ascii="Helvetica" w:hAnsi="Helvetica"/>
          <w:sz w:val="22"/>
          <w:szCs w:val="22"/>
        </w:rPr>
        <w:t xml:space="preserve">A key determinate of the chosen combination of monitoring precision and extraction pressure will be the relative cost of monitoring relative to the value of the </w:t>
      </w:r>
      <w:r w:rsidR="00FB2A4D">
        <w:rPr>
          <w:rFonts w:ascii="Helvetica" w:hAnsi="Helvetica"/>
          <w:sz w:val="22"/>
          <w:szCs w:val="22"/>
        </w:rPr>
        <w:t>resource after it is collected (i.e</w:t>
      </w:r>
      <w:r>
        <w:rPr>
          <w:rFonts w:ascii="Helvetica" w:hAnsi="Helvetica"/>
          <w:sz w:val="22"/>
          <w:szCs w:val="22"/>
        </w:rPr>
        <w:t>.</w:t>
      </w:r>
      <w:r w:rsidR="00FB2A4D">
        <w:rPr>
          <w:rFonts w:ascii="Helvetica" w:hAnsi="Helvetica"/>
          <w:sz w:val="22"/>
          <w:szCs w:val="22"/>
        </w:rPr>
        <w:t xml:space="preserve"> NPV). </w:t>
      </w:r>
      <w:r w:rsidR="003D4CC5">
        <w:rPr>
          <w:rFonts w:ascii="Helvetica" w:hAnsi="Helvetica"/>
          <w:sz w:val="22"/>
          <w:szCs w:val="22"/>
        </w:rPr>
        <w:t xml:space="preserve">It is clear that high precision monitoring yields the highest </w:t>
      </w:r>
      <w:r w:rsidR="005F45F4">
        <w:rPr>
          <w:rFonts w:ascii="Helvetica" w:hAnsi="Helvetica"/>
          <w:sz w:val="22"/>
          <w:szCs w:val="22"/>
        </w:rPr>
        <w:t>resource</w:t>
      </w:r>
      <w:r w:rsidR="003D4CC5">
        <w:rPr>
          <w:rFonts w:ascii="Helvetica" w:hAnsi="Helvetica"/>
          <w:sz w:val="22"/>
          <w:szCs w:val="22"/>
        </w:rPr>
        <w:t xml:space="preserve"> value as well as the lowest risk of crossing tipping points; however</w:t>
      </w:r>
      <w:ins w:id="70" w:author="Crow White" w:date="2015-09-25T14:56:00Z">
        <w:r w:rsidR="00701617">
          <w:rPr>
            <w:rFonts w:ascii="Helvetica" w:hAnsi="Helvetica"/>
            <w:sz w:val="22"/>
            <w:szCs w:val="22"/>
          </w:rPr>
          <w:t>,</w:t>
        </w:r>
      </w:ins>
      <w:r w:rsidR="003D4CC5">
        <w:rPr>
          <w:rFonts w:ascii="Helvetica" w:hAnsi="Helvetica"/>
          <w:sz w:val="22"/>
          <w:szCs w:val="22"/>
        </w:rPr>
        <w:t xml:space="preserve"> high precision monitoring is expensive. </w:t>
      </w:r>
      <w:r w:rsidR="00685475">
        <w:rPr>
          <w:rFonts w:ascii="Helvetica" w:hAnsi="Helvetica"/>
          <w:sz w:val="22"/>
          <w:szCs w:val="22"/>
        </w:rPr>
        <w:t xml:space="preserve">One approach that might mitigate the cost of monitoring is a precautionary buffer </w:t>
      </w:r>
      <w:commentRangeStart w:id="71"/>
      <w:r w:rsidR="00685475">
        <w:rPr>
          <w:rFonts w:ascii="Helvetica" w:hAnsi="Helvetica"/>
          <w:sz w:val="22"/>
          <w:szCs w:val="22"/>
        </w:rPr>
        <w:t>below which monitoring is high precision and above which monitoring is low</w:t>
      </w:r>
      <w:r w:rsidR="005116B5">
        <w:rPr>
          <w:rFonts w:ascii="Helvetica" w:hAnsi="Helvetica"/>
          <w:sz w:val="22"/>
          <w:szCs w:val="22"/>
        </w:rPr>
        <w:t xml:space="preserve"> precision</w:t>
      </w:r>
      <w:commentRangeEnd w:id="71"/>
      <w:r w:rsidR="00701617">
        <w:rPr>
          <w:rStyle w:val="CommentReference"/>
        </w:rPr>
        <w:commentReference w:id="71"/>
      </w:r>
      <w:r w:rsidR="00685475">
        <w:rPr>
          <w:rFonts w:ascii="Helvetica" w:hAnsi="Helvetica"/>
          <w:sz w:val="22"/>
          <w:szCs w:val="22"/>
        </w:rPr>
        <w:t xml:space="preserve">. </w:t>
      </w:r>
      <w:r w:rsidR="00A70AD8">
        <w:rPr>
          <w:rFonts w:ascii="Helvetica" w:hAnsi="Helvetica"/>
          <w:sz w:val="22"/>
          <w:szCs w:val="22"/>
        </w:rPr>
        <w:t>P</w:t>
      </w:r>
      <w:r w:rsidR="00685475">
        <w:rPr>
          <w:rFonts w:ascii="Helvetica" w:hAnsi="Helvetica"/>
          <w:sz w:val="22"/>
          <w:szCs w:val="22"/>
        </w:rPr>
        <w:t>recautionary buffer</w:t>
      </w:r>
      <w:r w:rsidR="00A70AD8">
        <w:rPr>
          <w:rFonts w:ascii="Helvetica" w:hAnsi="Helvetica"/>
          <w:sz w:val="22"/>
          <w:szCs w:val="22"/>
        </w:rPr>
        <w:t>s are</w:t>
      </w:r>
      <w:r w:rsidR="00685475">
        <w:rPr>
          <w:rFonts w:ascii="Helvetica" w:hAnsi="Helvetica"/>
          <w:sz w:val="22"/>
          <w:szCs w:val="22"/>
        </w:rPr>
        <w:t xml:space="preserve"> an established principle in risk management </w:t>
      </w:r>
      <w:r w:rsidR="00F719FC">
        <w:rPr>
          <w:rFonts w:ascii="Helvetica" w:hAnsi="Helvetica"/>
          <w:sz w:val="22"/>
          <w:szCs w:val="22"/>
        </w:rPr>
        <w:t xml:space="preserve">of natural resources </w:t>
      </w:r>
      <w:r w:rsidR="00FC7BA4">
        <w:rPr>
          <w:rFonts w:ascii="Helvetica" w:hAnsi="Helvetica"/>
          <w:sz w:val="22"/>
          <w:szCs w:val="22"/>
        </w:rPr>
        <w:fldChar w:fldCharType="begin"/>
      </w:r>
      <w:r w:rsidR="00FC7BA4">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FC7BA4">
        <w:rPr>
          <w:rFonts w:ascii="Helvetica" w:hAnsi="Helvetica"/>
          <w:sz w:val="22"/>
          <w:szCs w:val="22"/>
        </w:rPr>
        <w:fldChar w:fldCharType="separate"/>
      </w:r>
      <w:r w:rsidR="00FC7BA4">
        <w:rPr>
          <w:rFonts w:ascii="Helvetica" w:hAnsi="Helvetica"/>
          <w:noProof/>
          <w:sz w:val="22"/>
          <w:szCs w:val="22"/>
        </w:rPr>
        <w:t>(Hilborn</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2001)</w:t>
      </w:r>
      <w:r w:rsidR="00FC7BA4">
        <w:rPr>
          <w:rFonts w:ascii="Helvetica" w:hAnsi="Helvetica"/>
          <w:sz w:val="22"/>
          <w:szCs w:val="22"/>
        </w:rPr>
        <w:fldChar w:fldCharType="end"/>
      </w:r>
      <w:r w:rsidR="00F719FC">
        <w:rPr>
          <w:rFonts w:ascii="Helvetica" w:hAnsi="Helvetica"/>
          <w:sz w:val="22"/>
          <w:szCs w:val="22"/>
        </w:rPr>
        <w:t xml:space="preserve"> </w:t>
      </w:r>
      <w:r w:rsidR="00A70AD8">
        <w:rPr>
          <w:rFonts w:ascii="Helvetica" w:hAnsi="Helvetica"/>
          <w:sz w:val="22"/>
          <w:szCs w:val="22"/>
        </w:rPr>
        <w:t xml:space="preserve">and in the presence of tipping points </w:t>
      </w:r>
      <w:r w:rsidR="005116B5">
        <w:rPr>
          <w:rFonts w:ascii="Helvetica" w:hAnsi="Helvetica"/>
          <w:sz w:val="22"/>
          <w:szCs w:val="22"/>
        </w:rPr>
        <w:t>may be</w:t>
      </w:r>
      <w:r w:rsidR="00A70AD8">
        <w:rPr>
          <w:rFonts w:ascii="Helvetica" w:hAnsi="Helvetica"/>
          <w:sz w:val="22"/>
          <w:szCs w:val="22"/>
        </w:rPr>
        <w:t xml:space="preserve"> particularly beneficial. </w:t>
      </w:r>
      <w:r w:rsidR="00944FBA">
        <w:rPr>
          <w:rFonts w:ascii="Helvetica" w:hAnsi="Helvetica"/>
          <w:sz w:val="22"/>
          <w:szCs w:val="22"/>
        </w:rPr>
        <w:t>To demonstrate the utility of precautionary buffers as tools to reduce monitoring costs while remaining low risk, we quantified the net present value</w:t>
      </w:r>
      <w:ins w:id="72" w:author="Crow White" w:date="2015-09-25T14:58:00Z">
        <w:r w:rsidR="00701617">
          <w:rPr>
            <w:rFonts w:ascii="Helvetica" w:hAnsi="Helvetica"/>
            <w:sz w:val="22"/>
            <w:szCs w:val="22"/>
          </w:rPr>
          <w:t>,</w:t>
        </w:r>
      </w:ins>
      <w:r w:rsidR="00944FBA">
        <w:rPr>
          <w:rFonts w:ascii="Helvetica" w:hAnsi="Helvetica"/>
          <w:sz w:val="22"/>
          <w:szCs w:val="22"/>
        </w:rPr>
        <w:t xml:space="preserve"> the </w:t>
      </w:r>
      <w:r w:rsidR="00944FBA" w:rsidRPr="0050378A">
        <w:rPr>
          <w:rFonts w:ascii="Helvetica" w:hAnsi="Helvetica"/>
          <w:sz w:val="22"/>
          <w:szCs w:val="22"/>
        </w:rPr>
        <w:t xml:space="preserve">probability of tipping, and the cost of the resource </w:t>
      </w:r>
      <w:r w:rsidR="008D4713" w:rsidRPr="0050378A">
        <w:rPr>
          <w:rFonts w:ascii="Helvetica" w:hAnsi="Helvetica"/>
          <w:sz w:val="22"/>
          <w:szCs w:val="22"/>
        </w:rPr>
        <w:t xml:space="preserve">given three monitoring </w:t>
      </w:r>
      <w:r w:rsidR="00E2412C" w:rsidRPr="0050378A">
        <w:rPr>
          <w:rFonts w:ascii="Helvetica" w:hAnsi="Helvetica"/>
          <w:sz w:val="22"/>
          <w:szCs w:val="22"/>
        </w:rPr>
        <w:t xml:space="preserve">approaches: 1) high precision (CV = 0.1), low precision (CV = 0.5), and </w:t>
      </w:r>
      <w:r w:rsidR="00E3658A" w:rsidRPr="0050378A">
        <w:rPr>
          <w:rFonts w:ascii="Helvetica" w:hAnsi="Helvetica"/>
          <w:sz w:val="22"/>
          <w:szCs w:val="22"/>
        </w:rPr>
        <w:t xml:space="preserve">a precautionary buffer where monitoring precision is </w:t>
      </w:r>
      <w:r w:rsidR="00CA58EE" w:rsidRPr="0050378A">
        <w:rPr>
          <w:rFonts w:ascii="Helvetica" w:hAnsi="Helvetica"/>
          <w:sz w:val="22"/>
          <w:szCs w:val="22"/>
        </w:rPr>
        <w:t>low</w:t>
      </w:r>
      <w:r w:rsidR="00E3658A" w:rsidRPr="0050378A">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3658A" w:rsidRPr="0050378A">
        <w:rPr>
          <w:rFonts w:ascii="Helvetica" w:hAnsi="Helvetica"/>
          <w:sz w:val="22"/>
          <w:szCs w:val="22"/>
        </w:rPr>
        <w:t xml:space="preserve">and is </w:t>
      </w:r>
      <w:r w:rsidR="001E24EF" w:rsidRPr="0050378A">
        <w:rPr>
          <w:rFonts w:ascii="Helvetica" w:hAnsi="Helvetica"/>
          <w:sz w:val="22"/>
          <w:szCs w:val="22"/>
        </w:rPr>
        <w:t>high</w:t>
      </w:r>
      <w:r w:rsidR="00E3658A" w:rsidRPr="0050378A">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17E27" w:rsidRPr="0050378A">
        <w:rPr>
          <w:rFonts w:ascii="Helvetica" w:hAnsi="Helvetica"/>
          <w:sz w:val="22"/>
          <w:szCs w:val="22"/>
        </w:rPr>
        <w:t xml:space="preserve">. </w:t>
      </w:r>
    </w:p>
    <w:p w14:paraId="532AA04C" w14:textId="12785F02" w:rsidR="002B6213" w:rsidRPr="0050378A" w:rsidRDefault="005116B5" w:rsidP="002B6213">
      <w:pPr>
        <w:pStyle w:val="ListParagraph"/>
        <w:numPr>
          <w:ilvl w:val="0"/>
          <w:numId w:val="9"/>
        </w:numPr>
        <w:rPr>
          <w:rFonts w:ascii="Helvetica" w:hAnsi="Helvetica"/>
          <w:sz w:val="22"/>
          <w:szCs w:val="22"/>
        </w:rPr>
      </w:pPr>
      <w:r w:rsidRPr="0050378A">
        <w:rPr>
          <w:rFonts w:ascii="Helvetica" w:hAnsi="Helvetica"/>
          <w:sz w:val="22"/>
          <w:szCs w:val="22"/>
        </w:rPr>
        <w:t>Results</w:t>
      </w:r>
    </w:p>
    <w:p w14:paraId="11A61C85" w14:textId="4A3EC8F7" w:rsidR="00EA70AE" w:rsidRPr="006C1856" w:rsidRDefault="0050378A" w:rsidP="00EA70AE">
      <w:pPr>
        <w:pStyle w:val="ListParagraph"/>
        <w:numPr>
          <w:ilvl w:val="1"/>
          <w:numId w:val="9"/>
        </w:numPr>
        <w:rPr>
          <w:rFonts w:ascii="Helvetica" w:hAnsi="Helvetica"/>
          <w:sz w:val="22"/>
          <w:szCs w:val="22"/>
        </w:rPr>
      </w:pPr>
      <w:r w:rsidRPr="006C1856">
        <w:rPr>
          <w:rFonts w:ascii="Helvetica" w:hAnsi="Helvetica"/>
          <w:sz w:val="22"/>
          <w:szCs w:val="22"/>
        </w:rPr>
        <w:t xml:space="preserve">Our simulation demonstrates the trade-off between monitoring cost and extraction benefit (NPV). </w:t>
      </w:r>
      <w:r w:rsidR="009E631B" w:rsidRPr="006C1856">
        <w:rPr>
          <w:rFonts w:ascii="Helvetica" w:hAnsi="Helvetica"/>
          <w:sz w:val="22"/>
          <w:szCs w:val="22"/>
        </w:rPr>
        <w:t xml:space="preserve">Given a maximum exploitation rate at </w:t>
      </w:r>
      <w:r w:rsidR="005F1942" w:rsidRPr="006C1856">
        <w:rPr>
          <w:rFonts w:ascii="Helvetica" w:hAnsi="Helvetica"/>
          <w:sz w:val="22"/>
          <w:szCs w:val="22"/>
        </w:rPr>
        <w:t>F</w:t>
      </w:r>
      <w:r w:rsidR="009E631B" w:rsidRPr="006C1856">
        <w:rPr>
          <w:rFonts w:ascii="Helvetica" w:hAnsi="Helvetica"/>
          <w:sz w:val="22"/>
          <w:szCs w:val="22"/>
        </w:rPr>
        <w:t>msy</w:t>
      </w:r>
      <w:r w:rsidR="005F1942" w:rsidRPr="006C1856">
        <w:rPr>
          <w:rFonts w:ascii="Helvetica" w:hAnsi="Helvetica"/>
          <w:sz w:val="22"/>
          <w:szCs w:val="22"/>
        </w:rPr>
        <w:t>, n</w:t>
      </w:r>
      <w:r w:rsidRPr="006C1856">
        <w:rPr>
          <w:rFonts w:ascii="Helvetica" w:hAnsi="Helvetica"/>
          <w:sz w:val="22"/>
          <w:szCs w:val="22"/>
        </w:rPr>
        <w:t xml:space="preserve">et present value </w:t>
      </w:r>
      <w:r w:rsidR="00740EE9" w:rsidRPr="006C1856">
        <w:rPr>
          <w:rFonts w:ascii="Helvetica" w:hAnsi="Helvetica"/>
          <w:sz w:val="22"/>
          <w:szCs w:val="22"/>
        </w:rPr>
        <w:t>is greatest</w:t>
      </w:r>
      <w:r w:rsidR="00B82848" w:rsidRPr="006C1856">
        <w:rPr>
          <w:rFonts w:ascii="Helvetica" w:hAnsi="Helvetica"/>
          <w:sz w:val="22"/>
          <w:szCs w:val="22"/>
        </w:rPr>
        <w:t xml:space="preserve"> and the probability of tipping is lowest</w:t>
      </w:r>
      <w:r w:rsidRPr="006C1856">
        <w:rPr>
          <w:rFonts w:ascii="Helvetica" w:hAnsi="Helvetica"/>
          <w:sz w:val="22"/>
          <w:szCs w:val="22"/>
        </w:rPr>
        <w:t xml:space="preserve"> with high monitoring </w:t>
      </w:r>
      <w:r w:rsidR="00A262AC" w:rsidRPr="006C1856">
        <w:rPr>
          <w:rFonts w:ascii="Helvetica" w:hAnsi="Helvetica"/>
          <w:sz w:val="22"/>
          <w:szCs w:val="22"/>
        </w:rPr>
        <w:t xml:space="preserve">precision; however, </w:t>
      </w:r>
      <w:r w:rsidR="00B82848" w:rsidRPr="006C1856">
        <w:rPr>
          <w:rFonts w:ascii="Helvetica" w:hAnsi="Helvetica"/>
          <w:sz w:val="22"/>
          <w:szCs w:val="22"/>
        </w:rPr>
        <w:t>this is also when monitoring is most costly</w:t>
      </w:r>
      <w:r w:rsidR="00A262AC" w:rsidRPr="006C1856">
        <w:rPr>
          <w:rFonts w:ascii="Helvetica" w:hAnsi="Helvetica"/>
          <w:sz w:val="22"/>
          <w:szCs w:val="22"/>
        </w:rPr>
        <w:t>. In contrast, NPV is lowest</w:t>
      </w:r>
      <w:ins w:id="73" w:author="Crow White" w:date="2015-09-25T14:59:00Z">
        <w:r w:rsidR="00701617">
          <w:rPr>
            <w:rFonts w:ascii="Helvetica" w:hAnsi="Helvetica"/>
            <w:sz w:val="22"/>
            <w:szCs w:val="22"/>
          </w:rPr>
          <w:t xml:space="preserve"> and</w:t>
        </w:r>
      </w:ins>
      <w:del w:id="74" w:author="Crow White" w:date="2015-09-25T14:59:00Z">
        <w:r w:rsidR="00A262AC" w:rsidRPr="006C1856" w:rsidDel="00701617">
          <w:rPr>
            <w:rFonts w:ascii="Helvetica" w:hAnsi="Helvetica"/>
            <w:sz w:val="22"/>
            <w:szCs w:val="22"/>
          </w:rPr>
          <w:delText>,</w:delText>
        </w:r>
      </w:del>
      <w:r w:rsidR="00A262AC" w:rsidRPr="006C1856">
        <w:rPr>
          <w:rFonts w:ascii="Helvetica" w:hAnsi="Helvetica"/>
          <w:sz w:val="22"/>
          <w:szCs w:val="22"/>
        </w:rPr>
        <w:t xml:space="preserve"> the probability of tipping is highest when monitoring precision is low, yet this is also the cheapest option for investing in monitoring. </w:t>
      </w:r>
      <w:r w:rsidR="00B764BD" w:rsidRPr="006C1856">
        <w:rPr>
          <w:rFonts w:ascii="Helvetica" w:hAnsi="Helvetica"/>
          <w:sz w:val="22"/>
          <w:szCs w:val="22"/>
        </w:rPr>
        <w:t xml:space="preserve">A precautionary buffer offers an intermediate approach where NPV is lower relative to </w:t>
      </w:r>
      <w:r w:rsidR="0012059B" w:rsidRPr="006C1856">
        <w:rPr>
          <w:rFonts w:ascii="Helvetica" w:hAnsi="Helvetica"/>
          <w:sz w:val="22"/>
          <w:szCs w:val="22"/>
        </w:rPr>
        <w:t xml:space="preserve">always monitoring with </w:t>
      </w:r>
      <w:r w:rsidR="00B764BD" w:rsidRPr="006C1856">
        <w:rPr>
          <w:rFonts w:ascii="Helvetica" w:hAnsi="Helvetica"/>
          <w:sz w:val="22"/>
          <w:szCs w:val="22"/>
        </w:rPr>
        <w:t xml:space="preserve">high precision, </w:t>
      </w:r>
      <w:r w:rsidR="0012059B" w:rsidRPr="006C1856">
        <w:rPr>
          <w:rFonts w:ascii="Helvetica" w:hAnsi="Helvetica"/>
          <w:sz w:val="22"/>
          <w:szCs w:val="22"/>
        </w:rPr>
        <w:t xml:space="preserve">is also slightly more risky (an X% increase in tipping probability), </w:t>
      </w:r>
      <w:r w:rsidR="00B764BD" w:rsidRPr="006C1856">
        <w:rPr>
          <w:rFonts w:ascii="Helvetica" w:hAnsi="Helvetica"/>
          <w:sz w:val="22"/>
          <w:szCs w:val="22"/>
        </w:rPr>
        <w:t xml:space="preserve">but </w:t>
      </w:r>
      <w:r w:rsidR="0012059B" w:rsidRPr="006C1856">
        <w:rPr>
          <w:rFonts w:ascii="Helvetica" w:hAnsi="Helvetica"/>
          <w:sz w:val="22"/>
          <w:szCs w:val="22"/>
        </w:rPr>
        <w:t xml:space="preserve">is also cheaper when it comes to monitoring </w:t>
      </w:r>
      <w:r w:rsidR="006C1856">
        <w:rPr>
          <w:rFonts w:ascii="Helvetica" w:hAnsi="Helvetica"/>
          <w:sz w:val="22"/>
          <w:szCs w:val="22"/>
        </w:rPr>
        <w:t xml:space="preserve">costs. Therefore a precautionary buffer approach may be an effective </w:t>
      </w:r>
      <w:r w:rsidR="007F159D">
        <w:rPr>
          <w:rFonts w:ascii="Helvetica" w:hAnsi="Helvetica"/>
          <w:sz w:val="22"/>
          <w:szCs w:val="22"/>
        </w:rPr>
        <w:t xml:space="preserve">approach </w:t>
      </w:r>
      <w:r w:rsidR="007F159D">
        <w:rPr>
          <w:rFonts w:ascii="Helvetica" w:hAnsi="Helvetica"/>
          <w:sz w:val="22"/>
          <w:szCs w:val="22"/>
        </w:rPr>
        <w:lastRenderedPageBreak/>
        <w:t xml:space="preserve">that maintains </w:t>
      </w:r>
      <w:r w:rsidR="00E70B4A">
        <w:rPr>
          <w:rFonts w:ascii="Helvetica" w:hAnsi="Helvetica"/>
          <w:sz w:val="22"/>
          <w:szCs w:val="22"/>
        </w:rPr>
        <w:t xml:space="preserve">relatively </w:t>
      </w:r>
      <w:r w:rsidR="007F159D">
        <w:rPr>
          <w:rFonts w:ascii="Helvetica" w:hAnsi="Helvetica"/>
          <w:sz w:val="22"/>
          <w:szCs w:val="22"/>
        </w:rPr>
        <w:t xml:space="preserve">high profits while minimizes monitoring costs and risk of population collapse. </w:t>
      </w:r>
      <w:r w:rsidR="006C1856">
        <w:rPr>
          <w:rFonts w:ascii="Helvetica" w:hAnsi="Helvetica"/>
          <w:sz w:val="22"/>
          <w:szCs w:val="22"/>
        </w:rPr>
        <w:t xml:space="preserve"> </w:t>
      </w:r>
    </w:p>
    <w:p w14:paraId="221CBC32" w14:textId="77777777" w:rsidR="00C25845" w:rsidRDefault="00C25845" w:rsidP="00956809">
      <w:pPr>
        <w:rPr>
          <w:rFonts w:ascii="Helvetica" w:hAnsi="Helvetica"/>
          <w:sz w:val="22"/>
          <w:szCs w:val="22"/>
        </w:rPr>
      </w:pPr>
    </w:p>
    <w:p w14:paraId="241A1431" w14:textId="77777777" w:rsidR="00B22BB9" w:rsidRPr="00957F1F" w:rsidRDefault="00B22BB9">
      <w:pPr>
        <w:rPr>
          <w:rFonts w:ascii="Helvetica" w:hAnsi="Helvetica"/>
          <w:b/>
          <w:sz w:val="22"/>
          <w:szCs w:val="22"/>
        </w:rPr>
      </w:pPr>
      <w:r w:rsidRPr="00957F1F">
        <w:rPr>
          <w:rFonts w:ascii="Helvetica" w:hAnsi="Helvetica"/>
          <w:b/>
          <w:sz w:val="22"/>
          <w:szCs w:val="22"/>
        </w:rPr>
        <w:br w:type="page"/>
      </w:r>
    </w:p>
    <w:p w14:paraId="0EF0FD7C" w14:textId="2034C945" w:rsidR="001915FF" w:rsidRPr="00957F1F" w:rsidRDefault="001915FF" w:rsidP="002D7AB2">
      <w:pPr>
        <w:rPr>
          <w:rFonts w:ascii="Helvetica" w:hAnsi="Helvetica"/>
          <w:b/>
          <w:sz w:val="22"/>
          <w:szCs w:val="22"/>
        </w:rPr>
      </w:pPr>
      <w:r w:rsidRPr="00957F1F">
        <w:rPr>
          <w:rFonts w:ascii="Helvetica" w:hAnsi="Helvetica"/>
          <w:b/>
          <w:sz w:val="22"/>
          <w:szCs w:val="22"/>
        </w:rPr>
        <w:lastRenderedPageBreak/>
        <w:t xml:space="preserve">DISCUSSION </w:t>
      </w:r>
    </w:p>
    <w:p w14:paraId="1E835DAD" w14:textId="77777777" w:rsidR="00F6308A" w:rsidRPr="00957F1F" w:rsidRDefault="00F6308A" w:rsidP="002D7AB2">
      <w:pPr>
        <w:rPr>
          <w:rFonts w:ascii="Helvetica" w:hAnsi="Helvetica"/>
          <w:b/>
          <w:sz w:val="22"/>
          <w:szCs w:val="22"/>
        </w:rPr>
      </w:pPr>
    </w:p>
    <w:p w14:paraId="345133C3" w14:textId="77777777" w:rsidR="002A360C" w:rsidRPr="00957F1F" w:rsidRDefault="001915FF" w:rsidP="002A360C">
      <w:pPr>
        <w:pStyle w:val="ListParagraph"/>
        <w:numPr>
          <w:ilvl w:val="1"/>
          <w:numId w:val="1"/>
        </w:numPr>
        <w:rPr>
          <w:rFonts w:ascii="Helvetica" w:hAnsi="Helvetica"/>
          <w:sz w:val="22"/>
          <w:szCs w:val="22"/>
        </w:rPr>
      </w:pPr>
      <w:r w:rsidRPr="00957F1F">
        <w:rPr>
          <w:rFonts w:ascii="Helvetica" w:hAnsi="Helvetica"/>
          <w:b/>
          <w:sz w:val="22"/>
          <w:szCs w:val="22"/>
        </w:rPr>
        <w:t xml:space="preserve">Monitoring Investment in the real world rarely matches where our model predicts high value  </w:t>
      </w:r>
    </w:p>
    <w:p w14:paraId="00A8AC23" w14:textId="1CC79E77" w:rsidR="002A360C" w:rsidRPr="00957F1F" w:rsidRDefault="00FF0CDC" w:rsidP="002A360C">
      <w:pPr>
        <w:pStyle w:val="ListParagraph"/>
        <w:numPr>
          <w:ilvl w:val="2"/>
          <w:numId w:val="1"/>
        </w:numPr>
        <w:rPr>
          <w:rFonts w:ascii="Helvetica" w:hAnsi="Helvetica"/>
          <w:sz w:val="22"/>
          <w:szCs w:val="22"/>
        </w:rPr>
      </w:pPr>
      <w:r w:rsidRPr="00957F1F">
        <w:rPr>
          <w:rFonts w:ascii="Helvetica" w:hAnsi="Helvetica" w:cs="Helvetica Neue"/>
        </w:rPr>
        <w:t>T</w:t>
      </w:r>
      <w:r w:rsidR="002A360C" w:rsidRPr="00957F1F">
        <w:rPr>
          <w:rFonts w:ascii="Helvetica" w:hAnsi="Helvetica" w:cs="Helvetica Neue"/>
        </w:rPr>
        <w:t xml:space="preserve">he value of information increases as </w:t>
      </w:r>
      <w:r w:rsidRPr="00957F1F">
        <w:rPr>
          <w:rFonts w:ascii="Helvetica" w:hAnsi="Helvetica" w:cs="Helvetica Neue"/>
        </w:rPr>
        <w:t xml:space="preserve">the </w:t>
      </w:r>
      <w:r w:rsidR="002279DC" w:rsidRPr="00957F1F">
        <w:rPr>
          <w:rFonts w:ascii="Helvetica" w:hAnsi="Helvetica" w:cs="Helvetica Neue"/>
        </w:rPr>
        <w:t>resource becomes more exploited</w:t>
      </w:r>
      <w:r w:rsidR="002A360C" w:rsidRPr="00957F1F">
        <w:rPr>
          <w:rFonts w:ascii="Helvetica" w:hAnsi="Helvetica" w:cs="Helvetica Neue"/>
        </w:rPr>
        <w:t>. </w:t>
      </w:r>
    </w:p>
    <w:p w14:paraId="09159D53" w14:textId="5770B566" w:rsidR="002279DC" w:rsidRPr="00957F1F" w:rsidRDefault="002A360C" w:rsidP="002A360C">
      <w:pPr>
        <w:pStyle w:val="ListParagraph"/>
        <w:numPr>
          <w:ilvl w:val="2"/>
          <w:numId w:val="1"/>
        </w:numPr>
        <w:rPr>
          <w:rFonts w:ascii="Helvetica" w:hAnsi="Helvetica"/>
          <w:sz w:val="22"/>
          <w:szCs w:val="22"/>
        </w:rPr>
      </w:pPr>
      <w:r w:rsidRPr="00957F1F">
        <w:rPr>
          <w:rFonts w:ascii="Helvetica" w:hAnsi="Helvetica" w:cs="Helvetica Neue"/>
        </w:rPr>
        <w:t xml:space="preserve">while this is intuitive  the value of monitoring is rarely used as a way to justify an increase or decrease monitoring levels. Instead it's more about finding cycles, availability of new technologies, personnel logistics and </w:t>
      </w:r>
      <w:r w:rsidR="002279DC" w:rsidRPr="00957F1F">
        <w:rPr>
          <w:rFonts w:ascii="Helvetica" w:hAnsi="Helvetica" w:cs="Helvetica Neue"/>
        </w:rPr>
        <w:t>lobbyists</w:t>
      </w:r>
      <w:r w:rsidRPr="00957F1F">
        <w:rPr>
          <w:rFonts w:ascii="Helvetica" w:hAnsi="Helvetica" w:cs="Helvetica Neue"/>
        </w:rPr>
        <w:t xml:space="preserve">. </w:t>
      </w:r>
    </w:p>
    <w:p w14:paraId="64B30E38" w14:textId="4EE71073" w:rsidR="00C97A6B" w:rsidRPr="006078BE" w:rsidRDefault="002279DC" w:rsidP="006078BE">
      <w:pPr>
        <w:pStyle w:val="ListParagraph"/>
        <w:numPr>
          <w:ilvl w:val="2"/>
          <w:numId w:val="1"/>
        </w:numPr>
        <w:rPr>
          <w:rFonts w:ascii="Helvetica" w:hAnsi="Helvetica"/>
          <w:sz w:val="22"/>
          <w:szCs w:val="22"/>
        </w:rPr>
      </w:pPr>
      <w:r w:rsidRPr="00957F1F">
        <w:rPr>
          <w:rFonts w:ascii="Helvetica" w:hAnsi="Helvetica" w:cs="Helvetica Neue"/>
        </w:rPr>
        <w:t>We should think about incorporating information value into discussions</w:t>
      </w:r>
      <w:r w:rsidR="00C97943" w:rsidRPr="00957F1F">
        <w:rPr>
          <w:rFonts w:ascii="Helvetica" w:hAnsi="Helvetica" w:cs="Helvetica Neue"/>
        </w:rPr>
        <w:t xml:space="preserve"> surrounding monitoring investment</w:t>
      </w:r>
    </w:p>
    <w:p w14:paraId="7EDD742A" w14:textId="014B7847" w:rsidR="00C97943" w:rsidRPr="00957F1F" w:rsidRDefault="001915FF" w:rsidP="00C97943">
      <w:pPr>
        <w:pStyle w:val="ListParagraph"/>
        <w:numPr>
          <w:ilvl w:val="1"/>
          <w:numId w:val="1"/>
        </w:numPr>
        <w:rPr>
          <w:rFonts w:ascii="Helvetica" w:hAnsi="Helvetica"/>
          <w:sz w:val="22"/>
          <w:szCs w:val="22"/>
        </w:rPr>
      </w:pPr>
      <w:r w:rsidRPr="00957F1F">
        <w:rPr>
          <w:rFonts w:ascii="Helvetica" w:hAnsi="Helvetica"/>
          <w:b/>
          <w:sz w:val="22"/>
          <w:szCs w:val="22"/>
        </w:rPr>
        <w:t xml:space="preserve">Value of </w:t>
      </w:r>
      <w:commentRangeStart w:id="75"/>
      <w:r w:rsidRPr="00957F1F">
        <w:rPr>
          <w:rFonts w:ascii="Helvetica" w:hAnsi="Helvetica"/>
          <w:b/>
          <w:sz w:val="22"/>
          <w:szCs w:val="22"/>
        </w:rPr>
        <w:t>monitoring</w:t>
      </w:r>
      <w:commentRangeEnd w:id="75"/>
      <w:r w:rsidR="006D4A73">
        <w:rPr>
          <w:rStyle w:val="CommentReference"/>
        </w:rPr>
        <w:commentReference w:id="75"/>
      </w:r>
      <w:r w:rsidRPr="00957F1F">
        <w:rPr>
          <w:rFonts w:ascii="Helvetica" w:hAnsi="Helvetica"/>
          <w:b/>
          <w:sz w:val="22"/>
          <w:szCs w:val="22"/>
        </w:rPr>
        <w:t xml:space="preserve"> is likely not in line with economic </w:t>
      </w:r>
      <w:r w:rsidR="00C97943" w:rsidRPr="00957F1F">
        <w:rPr>
          <w:rFonts w:ascii="Helvetica" w:hAnsi="Helvetica"/>
          <w:b/>
          <w:sz w:val="22"/>
          <w:szCs w:val="22"/>
        </w:rPr>
        <w:t>incentives</w:t>
      </w:r>
      <w:r w:rsidRPr="00957F1F">
        <w:rPr>
          <w:rFonts w:ascii="Helvetica" w:hAnsi="Helvetica"/>
          <w:b/>
          <w:sz w:val="22"/>
          <w:szCs w:val="22"/>
        </w:rPr>
        <w:t>, particularly when the industry is footing the bill for monitoring.</w:t>
      </w:r>
      <w:r w:rsidR="003808E3">
        <w:rPr>
          <w:rFonts w:ascii="Helvetica" w:hAnsi="Helvetica"/>
          <w:b/>
          <w:sz w:val="22"/>
          <w:szCs w:val="22"/>
        </w:rPr>
        <w:t xml:space="preserve"> Where is the burdon of proof? On the industry or on the public?</w:t>
      </w:r>
    </w:p>
    <w:p w14:paraId="5F36C940" w14:textId="0B85341B" w:rsidR="00C97943" w:rsidRPr="00957F1F" w:rsidRDefault="00C97943" w:rsidP="00C97943">
      <w:pPr>
        <w:pStyle w:val="ListParagraph"/>
        <w:numPr>
          <w:ilvl w:val="2"/>
          <w:numId w:val="1"/>
        </w:numPr>
        <w:rPr>
          <w:rFonts w:ascii="Helvetica" w:hAnsi="Helvetica"/>
          <w:sz w:val="22"/>
          <w:szCs w:val="22"/>
        </w:rPr>
      </w:pPr>
      <w:r w:rsidRPr="00957F1F">
        <w:rPr>
          <w:rFonts w:ascii="Helvetica" w:hAnsi="Helvetica" w:cs="Helvetica Neue"/>
        </w:rPr>
        <w:t xml:space="preserve">Theoretically when agencies pay monitoring bill agencies are seeking to minimize monitoring costs given tight budgets and industry is seeking to maximize precision to harvest the most possible. These incentives are opposite one another. </w:t>
      </w:r>
    </w:p>
    <w:p w14:paraId="6A4C820E" w14:textId="708F39A9" w:rsidR="00C97943" w:rsidRPr="00957F1F" w:rsidRDefault="00C97943" w:rsidP="00C97943">
      <w:pPr>
        <w:pStyle w:val="ListParagraph"/>
        <w:numPr>
          <w:ilvl w:val="2"/>
          <w:numId w:val="1"/>
        </w:numPr>
        <w:rPr>
          <w:rFonts w:ascii="Helvetica" w:hAnsi="Helvetica"/>
          <w:sz w:val="22"/>
          <w:szCs w:val="22"/>
        </w:rPr>
      </w:pPr>
      <w:r w:rsidRPr="00957F1F">
        <w:rPr>
          <w:rFonts w:ascii="Helvetica" w:hAnsi="Helvetica" w:cs="Helvetica Neue"/>
        </w:rPr>
        <w:t>This is further difficult when the industry is paying for the monitoring</w:t>
      </w:r>
      <w:r w:rsidR="00D122CA" w:rsidRPr="00957F1F">
        <w:rPr>
          <w:rFonts w:ascii="Helvetica" w:hAnsi="Helvetica" w:cs="Helvetica Neue"/>
        </w:rPr>
        <w:t xml:space="preserve">. </w:t>
      </w:r>
      <w:r w:rsidRPr="00957F1F">
        <w:rPr>
          <w:rFonts w:ascii="Helvetica" w:hAnsi="Helvetica" w:cs="Helvetica Neue"/>
        </w:rPr>
        <w:t>Finding a resolution can be hard but not impossible and likely in</w:t>
      </w:r>
      <w:r w:rsidR="001B43B3">
        <w:rPr>
          <w:rFonts w:ascii="Helvetica" w:hAnsi="Helvetica" w:cs="Helvetica Neue"/>
        </w:rPr>
        <w:t xml:space="preserve">volves an intermediate harvest rate </w:t>
      </w:r>
      <w:r w:rsidRPr="00957F1F">
        <w:rPr>
          <w:rFonts w:ascii="Helvetica" w:hAnsi="Helvetica" w:cs="Helvetica Neue"/>
        </w:rPr>
        <w:t>and monitoring </w:t>
      </w:r>
    </w:p>
    <w:p w14:paraId="292D319D" w14:textId="698B5F88" w:rsidR="00C97943" w:rsidRPr="00957F1F" w:rsidRDefault="00647F49" w:rsidP="0021032B">
      <w:pPr>
        <w:pStyle w:val="ListParagraph"/>
        <w:widowControl w:val="0"/>
        <w:numPr>
          <w:ilvl w:val="2"/>
          <w:numId w:val="1"/>
        </w:numPr>
        <w:autoSpaceDE w:val="0"/>
        <w:autoSpaceDN w:val="0"/>
        <w:adjustRightInd w:val="0"/>
        <w:spacing w:line="320" w:lineRule="atLeast"/>
        <w:rPr>
          <w:rFonts w:ascii="Helvetica" w:hAnsi="Helvetica" w:cs="Helvetica Neue"/>
        </w:rPr>
      </w:pPr>
      <w:r w:rsidRPr="00957F1F">
        <w:rPr>
          <w:rFonts w:ascii="Helvetica" w:hAnsi="Helvetica" w:cs="Helvetica Neue"/>
        </w:rPr>
        <w:t xml:space="preserve">The value of additional information likely varies among stakeholders. because they may be more or less </w:t>
      </w:r>
      <w:r w:rsidR="00905369">
        <w:rPr>
          <w:rFonts w:ascii="Helvetica" w:hAnsi="Helvetica" w:cs="Helvetica Neue"/>
        </w:rPr>
        <w:t xml:space="preserve">risk averse. A large industry </w:t>
      </w:r>
      <w:r w:rsidRPr="00957F1F">
        <w:rPr>
          <w:rFonts w:ascii="Helvetica" w:hAnsi="Helvetica" w:cs="Helvetica Neue"/>
        </w:rPr>
        <w:t>might be more</w:t>
      </w:r>
      <w:bookmarkStart w:id="76" w:name="_GoBack"/>
      <w:bookmarkEnd w:id="76"/>
      <w:r w:rsidRPr="00957F1F">
        <w:rPr>
          <w:rFonts w:ascii="Helvetica" w:hAnsi="Helvetica" w:cs="Helvetica Neue"/>
        </w:rPr>
        <w:t xml:space="preserve"> willing to take on risk while a small subsistence </w:t>
      </w:r>
      <w:r w:rsidR="00905369">
        <w:rPr>
          <w:rFonts w:ascii="Helvetica" w:hAnsi="Helvetica" w:cs="Helvetica Neue"/>
        </w:rPr>
        <w:t>harvester</w:t>
      </w:r>
      <w:r w:rsidRPr="00957F1F">
        <w:rPr>
          <w:rFonts w:ascii="Helvetica" w:hAnsi="Helvetica" w:cs="Helvetica Neue"/>
        </w:rPr>
        <w:t xml:space="preserve"> might be more risk averse. </w:t>
      </w:r>
    </w:p>
    <w:p w14:paraId="12E8DFE0" w14:textId="77777777" w:rsidR="0021032B" w:rsidRPr="00957F1F" w:rsidRDefault="001915FF" w:rsidP="0021032B">
      <w:pPr>
        <w:pStyle w:val="ListParagraph"/>
        <w:numPr>
          <w:ilvl w:val="1"/>
          <w:numId w:val="1"/>
        </w:numPr>
        <w:rPr>
          <w:rFonts w:ascii="Helvetica" w:hAnsi="Helvetica"/>
          <w:sz w:val="22"/>
          <w:szCs w:val="22"/>
        </w:rPr>
      </w:pPr>
      <w:r w:rsidRPr="00957F1F">
        <w:rPr>
          <w:rFonts w:ascii="Helvetica" w:hAnsi="Helvetica"/>
          <w:b/>
          <w:sz w:val="22"/>
          <w:szCs w:val="22"/>
        </w:rPr>
        <w:t>The value of information, and willingness to risk crossing a tipping point likely varies with stakeholder perceptions</w:t>
      </w:r>
    </w:p>
    <w:p w14:paraId="64B953EC" w14:textId="3628BC63" w:rsidR="0021032B" w:rsidRPr="004A6454" w:rsidRDefault="0021032B" w:rsidP="0021032B">
      <w:pPr>
        <w:pStyle w:val="ListParagraph"/>
        <w:numPr>
          <w:ilvl w:val="2"/>
          <w:numId w:val="1"/>
        </w:numPr>
        <w:rPr>
          <w:rFonts w:ascii="Helvetica" w:hAnsi="Helvetica"/>
          <w:sz w:val="22"/>
          <w:szCs w:val="22"/>
        </w:rPr>
      </w:pPr>
      <w:r w:rsidRPr="00957F1F">
        <w:rPr>
          <w:rFonts w:ascii="Helvetica" w:hAnsi="Helvetica" w:cs="Helvetica Neue"/>
        </w:rPr>
        <w:t>the value of additional information likely varies among stakeholders, because they may be more or less</w:t>
      </w:r>
      <w:r w:rsidR="008235B2">
        <w:rPr>
          <w:rFonts w:ascii="Helvetica" w:hAnsi="Helvetica" w:cs="Helvetica Neue"/>
        </w:rPr>
        <w:t xml:space="preserve"> risk averse. A large industry</w:t>
      </w:r>
      <w:r w:rsidRPr="00957F1F">
        <w:rPr>
          <w:rFonts w:ascii="Helvetica" w:hAnsi="Helvetica" w:cs="Helvetica Neue"/>
        </w:rPr>
        <w:t xml:space="preserve"> might be more willing to take on risk </w:t>
      </w:r>
      <w:r w:rsidR="008235B2">
        <w:rPr>
          <w:rFonts w:ascii="Helvetica" w:hAnsi="Helvetica" w:cs="Helvetica Neue"/>
        </w:rPr>
        <w:t xml:space="preserve">while a </w:t>
      </w:r>
      <w:r w:rsidR="00B40F2C">
        <w:rPr>
          <w:rFonts w:ascii="Helvetica" w:hAnsi="Helvetica" w:cs="Helvetica Neue"/>
        </w:rPr>
        <w:t>subsistence</w:t>
      </w:r>
      <w:r w:rsidR="008235B2">
        <w:rPr>
          <w:rFonts w:ascii="Helvetica" w:hAnsi="Helvetica" w:cs="Helvetica Neue"/>
        </w:rPr>
        <w:t xml:space="preserve"> harvest</w:t>
      </w:r>
      <w:r w:rsidRPr="00957F1F">
        <w:rPr>
          <w:rFonts w:ascii="Helvetica" w:hAnsi="Helvetica" w:cs="Helvetica Neue"/>
        </w:rPr>
        <w:t xml:space="preserve"> might be more risk averse. </w:t>
      </w:r>
    </w:p>
    <w:p w14:paraId="4328C284" w14:textId="0630FA46" w:rsidR="004A6454" w:rsidRPr="00957F1F" w:rsidRDefault="004A6454" w:rsidP="0021032B">
      <w:pPr>
        <w:pStyle w:val="ListParagraph"/>
        <w:numPr>
          <w:ilvl w:val="2"/>
          <w:numId w:val="1"/>
        </w:numPr>
        <w:rPr>
          <w:rFonts w:ascii="Helvetica" w:hAnsi="Helvetica"/>
          <w:sz w:val="22"/>
          <w:szCs w:val="22"/>
        </w:rPr>
      </w:pPr>
      <w:r>
        <w:rPr>
          <w:rFonts w:ascii="Helvetica" w:hAnsi="Helvetica" w:cs="Helvetica Neue"/>
        </w:rPr>
        <w:t xml:space="preserve">Furthermore, less certainty about the population leads to volatility, which can be particularly challenging for artisanal harvesters that may have lower mobility and limited capacity to take advantage of “boom” years or adapt to harvesting a new resource in “bust” years. </w:t>
      </w:r>
    </w:p>
    <w:p w14:paraId="43366617" w14:textId="3799CB6E" w:rsidR="0021032B" w:rsidRPr="00957F1F" w:rsidRDefault="0021032B" w:rsidP="0021032B">
      <w:pPr>
        <w:pStyle w:val="ListParagraph"/>
        <w:numPr>
          <w:ilvl w:val="2"/>
          <w:numId w:val="1"/>
        </w:numPr>
        <w:rPr>
          <w:rFonts w:ascii="Helvetica" w:hAnsi="Helvetica"/>
          <w:sz w:val="22"/>
          <w:szCs w:val="22"/>
        </w:rPr>
      </w:pPr>
      <w:r w:rsidRPr="00957F1F">
        <w:rPr>
          <w:rFonts w:ascii="Helvetica" w:hAnsi="Helvetica"/>
          <w:sz w:val="22"/>
          <w:szCs w:val="22"/>
        </w:rPr>
        <w:t xml:space="preserve">Accounting for variable levels of risk among stakeholders will be a critical step in including the value of information as a driver of monitoring investment  </w:t>
      </w:r>
    </w:p>
    <w:p w14:paraId="7C8C955B" w14:textId="4B25AF5F" w:rsidR="000437E9" w:rsidRPr="00957F1F" w:rsidRDefault="0032699A" w:rsidP="000437E9">
      <w:pPr>
        <w:pStyle w:val="ListParagraph"/>
        <w:numPr>
          <w:ilvl w:val="1"/>
          <w:numId w:val="1"/>
        </w:numPr>
        <w:rPr>
          <w:rFonts w:ascii="Helvetica" w:hAnsi="Helvetica"/>
          <w:b/>
          <w:sz w:val="22"/>
          <w:szCs w:val="22"/>
        </w:rPr>
      </w:pPr>
      <w:r>
        <w:rPr>
          <w:rFonts w:ascii="Helvetica" w:hAnsi="Helvetica"/>
          <w:b/>
          <w:sz w:val="22"/>
          <w:szCs w:val="22"/>
        </w:rPr>
        <w:t xml:space="preserve">A Proviso: We assume we </w:t>
      </w:r>
      <w:r w:rsidR="00714BCA">
        <w:rPr>
          <w:rFonts w:ascii="Helvetica" w:hAnsi="Helvetica"/>
          <w:b/>
          <w:sz w:val="22"/>
          <w:szCs w:val="22"/>
        </w:rPr>
        <w:t>know where</w:t>
      </w:r>
      <w:r w:rsidR="00822127">
        <w:rPr>
          <w:rFonts w:ascii="Helvetica" w:hAnsi="Helvetica"/>
          <w:b/>
          <w:sz w:val="22"/>
          <w:szCs w:val="22"/>
        </w:rPr>
        <w:t xml:space="preserve"> the biological tipping point. </w:t>
      </w:r>
      <w:r w:rsidR="006E3884">
        <w:rPr>
          <w:rFonts w:ascii="Helvetica" w:hAnsi="Helvetica"/>
          <w:b/>
          <w:sz w:val="22"/>
          <w:szCs w:val="22"/>
        </w:rPr>
        <w:t xml:space="preserve">An adaptive approach (sensu Bottinger et al) </w:t>
      </w:r>
      <w:r w:rsidR="00822127">
        <w:rPr>
          <w:rFonts w:ascii="Helvetica" w:hAnsi="Helvetica"/>
          <w:b/>
          <w:sz w:val="22"/>
          <w:szCs w:val="22"/>
        </w:rPr>
        <w:t xml:space="preserve">that uses dynamic optimization to “learn” </w:t>
      </w:r>
      <w:r w:rsidR="00A8037E">
        <w:rPr>
          <w:rFonts w:ascii="Helvetica" w:hAnsi="Helvetica"/>
          <w:b/>
          <w:sz w:val="22"/>
          <w:szCs w:val="22"/>
        </w:rPr>
        <w:t>can help us figure that out.</w:t>
      </w:r>
    </w:p>
    <w:p w14:paraId="76D7505E" w14:textId="66EF6728" w:rsidR="00257D20" w:rsidRPr="00957F1F" w:rsidRDefault="00BF3DAE" w:rsidP="006215F7">
      <w:pPr>
        <w:pStyle w:val="ListParagraph"/>
        <w:numPr>
          <w:ilvl w:val="2"/>
          <w:numId w:val="1"/>
        </w:numPr>
        <w:rPr>
          <w:rFonts w:ascii="Helvetica" w:hAnsi="Helvetica"/>
          <w:sz w:val="22"/>
          <w:szCs w:val="22"/>
        </w:rPr>
      </w:pPr>
      <w:r w:rsidRPr="00957F1F">
        <w:rPr>
          <w:rFonts w:ascii="Helvetica" w:hAnsi="Helvetica"/>
          <w:sz w:val="22"/>
          <w:szCs w:val="22"/>
        </w:rPr>
        <w:t xml:space="preserve">Our model is heuristic </w:t>
      </w:r>
      <w:r w:rsidR="00481EF0" w:rsidRPr="00957F1F">
        <w:rPr>
          <w:rFonts w:ascii="Helvetica" w:hAnsi="Helvetica"/>
          <w:sz w:val="22"/>
          <w:szCs w:val="22"/>
        </w:rPr>
        <w:t>in its evaluation of monitoring value in the presence of tipping point</w:t>
      </w:r>
      <w:r w:rsidR="00DE4C3D" w:rsidRPr="00957F1F">
        <w:rPr>
          <w:rFonts w:ascii="Helvetica" w:hAnsi="Helvetica"/>
          <w:sz w:val="22"/>
          <w:szCs w:val="22"/>
        </w:rPr>
        <w:t>.</w:t>
      </w:r>
      <w:r w:rsidR="00481EF0" w:rsidRPr="00957F1F">
        <w:rPr>
          <w:rFonts w:ascii="Helvetica" w:hAnsi="Helvetica"/>
          <w:sz w:val="22"/>
          <w:szCs w:val="22"/>
        </w:rPr>
        <w:t xml:space="preserve"> However, decision makers are rarely </w:t>
      </w:r>
      <w:r w:rsidR="000A53DB" w:rsidRPr="00957F1F">
        <w:rPr>
          <w:rFonts w:ascii="Helvetica" w:hAnsi="Helvetica"/>
          <w:sz w:val="22"/>
          <w:szCs w:val="22"/>
        </w:rPr>
        <w:t>fortunate</w:t>
      </w:r>
      <w:r w:rsidR="00481EF0" w:rsidRPr="00957F1F">
        <w:rPr>
          <w:rFonts w:ascii="Helvetica" w:hAnsi="Helvetica"/>
          <w:sz w:val="22"/>
          <w:szCs w:val="22"/>
        </w:rPr>
        <w:t xml:space="preserve"> </w:t>
      </w:r>
      <w:r w:rsidR="000A53DB" w:rsidRPr="00957F1F">
        <w:rPr>
          <w:rFonts w:ascii="Helvetica" w:hAnsi="Helvetica"/>
          <w:sz w:val="22"/>
          <w:szCs w:val="22"/>
        </w:rPr>
        <w:t>enough to</w:t>
      </w:r>
      <w:r w:rsidR="00481EF0" w:rsidRPr="00957F1F">
        <w:rPr>
          <w:rFonts w:ascii="Helvetica" w:hAnsi="Helvetica"/>
          <w:sz w:val="22"/>
          <w:szCs w:val="22"/>
        </w:rPr>
        <w:t xml:space="preserve"> have perfect knowledge of the system</w:t>
      </w:r>
      <w:r w:rsidR="00E17360" w:rsidRPr="00957F1F">
        <w:rPr>
          <w:rFonts w:ascii="Helvetica" w:hAnsi="Helvetica"/>
          <w:sz w:val="22"/>
          <w:szCs w:val="22"/>
        </w:rPr>
        <w:t xml:space="preserve">; this uncertainty </w:t>
      </w:r>
      <w:r w:rsidR="000A53DB" w:rsidRPr="00957F1F">
        <w:rPr>
          <w:rFonts w:ascii="Helvetica" w:hAnsi="Helvetica"/>
          <w:sz w:val="22"/>
          <w:szCs w:val="22"/>
        </w:rPr>
        <w:t xml:space="preserve">presents </w:t>
      </w:r>
      <w:r w:rsidR="00E17360" w:rsidRPr="00957F1F">
        <w:rPr>
          <w:rFonts w:ascii="Helvetica" w:hAnsi="Helvetica"/>
          <w:sz w:val="22"/>
          <w:szCs w:val="22"/>
        </w:rPr>
        <w:t xml:space="preserve">challenges particularly in the face of global change. </w:t>
      </w:r>
      <w:r w:rsidR="00481EF0" w:rsidRPr="00957F1F">
        <w:rPr>
          <w:rFonts w:ascii="Helvetica" w:hAnsi="Helvetica"/>
          <w:sz w:val="22"/>
          <w:szCs w:val="22"/>
        </w:rPr>
        <w:t xml:space="preserve">the strength and location of thresholds may well change. </w:t>
      </w:r>
      <w:r w:rsidR="00DE4C3D" w:rsidRPr="00957F1F">
        <w:rPr>
          <w:rFonts w:ascii="Helvetica" w:hAnsi="Helvetica"/>
          <w:sz w:val="22"/>
          <w:szCs w:val="22"/>
        </w:rPr>
        <w:t xml:space="preserve"> We do not </w:t>
      </w:r>
      <w:r w:rsidRPr="00957F1F">
        <w:rPr>
          <w:rFonts w:ascii="Helvetica" w:hAnsi="Helvetica"/>
          <w:sz w:val="22"/>
          <w:szCs w:val="22"/>
        </w:rPr>
        <w:t>address</w:t>
      </w:r>
      <w:r w:rsidR="000437E9" w:rsidRPr="00957F1F">
        <w:rPr>
          <w:rFonts w:ascii="Helvetica" w:hAnsi="Helvetica"/>
          <w:sz w:val="22"/>
          <w:szCs w:val="22"/>
        </w:rPr>
        <w:t xml:space="preserve"> with </w:t>
      </w:r>
      <w:r w:rsidR="006215F7" w:rsidRPr="00957F1F">
        <w:rPr>
          <w:rFonts w:ascii="Helvetica" w:hAnsi="Helvetica"/>
          <w:sz w:val="22"/>
          <w:szCs w:val="22"/>
        </w:rPr>
        <w:t xml:space="preserve">process </w:t>
      </w:r>
      <w:r w:rsidRPr="00957F1F">
        <w:rPr>
          <w:rFonts w:ascii="Helvetica" w:hAnsi="Helvetica"/>
          <w:sz w:val="22"/>
          <w:szCs w:val="22"/>
        </w:rPr>
        <w:t xml:space="preserve">uncertainty (e.g. uncertainty in the </w:t>
      </w:r>
      <w:r w:rsidR="006215F7" w:rsidRPr="00957F1F">
        <w:rPr>
          <w:rFonts w:ascii="Helvetica" w:hAnsi="Helvetica"/>
          <w:sz w:val="22"/>
          <w:szCs w:val="22"/>
        </w:rPr>
        <w:t>location of the tipping point</w:t>
      </w:r>
      <w:r w:rsidR="00DE4C3D" w:rsidRPr="00957F1F">
        <w:rPr>
          <w:rFonts w:ascii="Helvetica" w:hAnsi="Helvetica"/>
          <w:sz w:val="22"/>
          <w:szCs w:val="22"/>
        </w:rPr>
        <w:t>);</w:t>
      </w:r>
      <w:r w:rsidR="00012A3D" w:rsidRPr="00957F1F">
        <w:rPr>
          <w:rFonts w:ascii="Helvetica" w:hAnsi="Helvetica"/>
          <w:sz w:val="22"/>
          <w:szCs w:val="22"/>
        </w:rPr>
        <w:t xml:space="preserve"> </w:t>
      </w:r>
      <w:r w:rsidR="00DE4C3D" w:rsidRPr="00957F1F">
        <w:rPr>
          <w:rFonts w:ascii="Helvetica" w:hAnsi="Helvetica"/>
          <w:sz w:val="22"/>
          <w:szCs w:val="22"/>
        </w:rPr>
        <w:t>however,</w:t>
      </w:r>
      <w:r w:rsidR="006215F7" w:rsidRPr="00957F1F">
        <w:rPr>
          <w:rFonts w:ascii="Helvetica" w:hAnsi="Helvetica"/>
          <w:sz w:val="22"/>
          <w:szCs w:val="22"/>
        </w:rPr>
        <w:t xml:space="preserve"> </w:t>
      </w:r>
      <w:r w:rsidR="00481EF0" w:rsidRPr="00957F1F">
        <w:rPr>
          <w:rFonts w:ascii="Helvetica" w:hAnsi="Helvetica"/>
          <w:sz w:val="22"/>
          <w:szCs w:val="22"/>
        </w:rPr>
        <w:t xml:space="preserve">addressed elsewhere </w:t>
      </w:r>
      <w:r w:rsidR="00992A4F" w:rsidRPr="00957F1F">
        <w:rPr>
          <w:rFonts w:ascii="Helvetica" w:hAnsi="Helvetica"/>
          <w:sz w:val="22"/>
          <w:szCs w:val="22"/>
        </w:rPr>
        <w:t xml:space="preserve">Boettinger et al. </w:t>
      </w:r>
      <w:r w:rsidR="00FC7BA4">
        <w:rPr>
          <w:rFonts w:ascii="Helvetica" w:hAnsi="Helvetica"/>
          <w:sz w:val="22"/>
          <w:szCs w:val="22"/>
        </w:rPr>
        <w:fldChar w:fldCharType="begin"/>
      </w:r>
      <w:r w:rsidR="00FC7BA4">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FC7BA4">
        <w:rPr>
          <w:rFonts w:ascii="Helvetica" w:hAnsi="Helvetica"/>
          <w:sz w:val="22"/>
          <w:szCs w:val="22"/>
        </w:rPr>
        <w:fldChar w:fldCharType="separate"/>
      </w:r>
      <w:r w:rsidR="00FC7BA4">
        <w:rPr>
          <w:rFonts w:ascii="Helvetica" w:hAnsi="Helvetica"/>
          <w:noProof/>
          <w:sz w:val="22"/>
          <w:szCs w:val="22"/>
        </w:rPr>
        <w:t>(2015)</w:t>
      </w:r>
      <w:r w:rsidR="00FC7BA4">
        <w:rPr>
          <w:rFonts w:ascii="Helvetica" w:hAnsi="Helvetica"/>
          <w:sz w:val="22"/>
          <w:szCs w:val="22"/>
        </w:rPr>
        <w:fldChar w:fldCharType="end"/>
      </w:r>
      <w:r w:rsidR="0068315A" w:rsidRPr="00957F1F">
        <w:rPr>
          <w:rFonts w:ascii="Helvetica" w:hAnsi="Helvetica"/>
          <w:sz w:val="22"/>
          <w:szCs w:val="22"/>
        </w:rPr>
        <w:t xml:space="preserve"> for an example of tackling this issue using Gaussian process stochastic dynamic programming.  </w:t>
      </w:r>
    </w:p>
    <w:p w14:paraId="7DD85AA2" w14:textId="270F9903" w:rsidR="00915FB5" w:rsidRPr="00957F1F" w:rsidRDefault="00C11819" w:rsidP="00D7651D">
      <w:pPr>
        <w:pStyle w:val="ListParagraph"/>
        <w:numPr>
          <w:ilvl w:val="1"/>
          <w:numId w:val="1"/>
        </w:numPr>
        <w:rPr>
          <w:rFonts w:ascii="Helvetica" w:hAnsi="Helvetica"/>
          <w:b/>
          <w:sz w:val="22"/>
          <w:szCs w:val="22"/>
        </w:rPr>
      </w:pPr>
      <w:r>
        <w:rPr>
          <w:rFonts w:ascii="Helvetica" w:hAnsi="Helvetica"/>
          <w:b/>
          <w:sz w:val="22"/>
          <w:szCs w:val="22"/>
        </w:rPr>
        <w:t>Where do we go from here</w:t>
      </w:r>
    </w:p>
    <w:p w14:paraId="7547E81E" w14:textId="77777777" w:rsidR="006078BE" w:rsidRDefault="00D7651D" w:rsidP="006078BE">
      <w:pPr>
        <w:pStyle w:val="ListParagraph"/>
        <w:numPr>
          <w:ilvl w:val="2"/>
          <w:numId w:val="1"/>
        </w:numPr>
        <w:rPr>
          <w:rFonts w:ascii="Helvetica" w:hAnsi="Helvetica"/>
          <w:sz w:val="22"/>
          <w:szCs w:val="22"/>
        </w:rPr>
      </w:pPr>
      <w:r w:rsidRPr="00957F1F">
        <w:rPr>
          <w:rFonts w:ascii="Helvetica" w:hAnsi="Helvetica"/>
          <w:sz w:val="22"/>
          <w:szCs w:val="22"/>
        </w:rPr>
        <w:t xml:space="preserve">exploring management strategies to recover from tipping points. </w:t>
      </w:r>
    </w:p>
    <w:p w14:paraId="7550EFD0" w14:textId="50F55786" w:rsidR="006078BE" w:rsidRPr="00EE1701" w:rsidRDefault="006078BE" w:rsidP="00B64D13">
      <w:pPr>
        <w:pStyle w:val="ListParagraph"/>
        <w:numPr>
          <w:ilvl w:val="2"/>
          <w:numId w:val="1"/>
        </w:numPr>
        <w:rPr>
          <w:rFonts w:ascii="Helvetica" w:hAnsi="Helvetica"/>
          <w:sz w:val="22"/>
          <w:szCs w:val="22"/>
        </w:rPr>
      </w:pPr>
      <w:r w:rsidRPr="00EE1701">
        <w:rPr>
          <w:rFonts w:ascii="Helvetica" w:hAnsi="Helvetica"/>
          <w:sz w:val="22"/>
          <w:szCs w:val="22"/>
        </w:rPr>
        <w:t xml:space="preserve">What is cost of managing as if a TP exists when it does not? </w:t>
      </w:r>
    </w:p>
    <w:p w14:paraId="1023FE53" w14:textId="77777777" w:rsidR="00C1536D" w:rsidRPr="00957F1F" w:rsidRDefault="00C1536D">
      <w:pPr>
        <w:rPr>
          <w:rFonts w:ascii="Helvetica" w:hAnsi="Helvetica" w:cs="Times New Roman"/>
          <w:b/>
          <w:sz w:val="22"/>
          <w:szCs w:val="22"/>
        </w:rPr>
      </w:pPr>
      <w:r w:rsidRPr="00957F1F">
        <w:rPr>
          <w:rFonts w:ascii="Helvetica" w:hAnsi="Helvetica" w:cs="Times New Roman"/>
          <w:b/>
          <w:sz w:val="22"/>
          <w:szCs w:val="22"/>
        </w:rPr>
        <w:lastRenderedPageBreak/>
        <w:br w:type="page"/>
      </w:r>
    </w:p>
    <w:p w14:paraId="1AB3ED3E" w14:textId="3597805B"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03A131AD" w14:textId="217A3F89"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working group participants, the broader Ocean Tipping Points group, and colleagues at the NWFSC for valuable feedback and advice. </w:t>
      </w:r>
    </w:p>
    <w:p w14:paraId="1C3799E5" w14:textId="77777777" w:rsidR="007522A9" w:rsidRPr="00957F1F" w:rsidRDefault="007522A9" w:rsidP="002D7AB2">
      <w:pPr>
        <w:rPr>
          <w:rFonts w:ascii="Helvetica" w:hAnsi="Helvetica"/>
          <w:b/>
          <w:sz w:val="22"/>
          <w:szCs w:val="22"/>
        </w:rPr>
      </w:pPr>
    </w:p>
    <w:p w14:paraId="2B008DDE"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14249453" w14:textId="77777777" w:rsidR="00D106C7" w:rsidRPr="00D106C7" w:rsidRDefault="00D106C7" w:rsidP="00D106C7">
      <w:pPr>
        <w:pStyle w:val="EndNoteBibliography"/>
        <w:ind w:left="720" w:hanging="720"/>
        <w:rPr>
          <w:noProof/>
        </w:rPr>
      </w:pPr>
      <w:r>
        <w:fldChar w:fldCharType="begin"/>
      </w:r>
      <w:r>
        <w:instrText xml:space="preserve"> ADDIN EN.REFLIST </w:instrText>
      </w:r>
      <w:r>
        <w:fldChar w:fldCharType="separate"/>
      </w:r>
      <w:r w:rsidRPr="00D106C7">
        <w:rPr>
          <w:noProof/>
        </w:rPr>
        <w:t>1.</w:t>
      </w:r>
    </w:p>
    <w:p w14:paraId="5A5ADDF6" w14:textId="77777777" w:rsidR="00D106C7" w:rsidRPr="00D106C7" w:rsidRDefault="00D106C7" w:rsidP="00D106C7">
      <w:pPr>
        <w:pStyle w:val="EndNoteBibliography"/>
        <w:ind w:left="720" w:hanging="720"/>
        <w:rPr>
          <w:noProof/>
        </w:rPr>
      </w:pPr>
      <w:r w:rsidRPr="00D106C7">
        <w:rPr>
          <w:noProof/>
        </w:rPr>
        <w:t xml:space="preserve">Boettiger, C., Mangel, M. &amp; Munch, S. (2015). Avoiding tipping points in fisheries management through Gaussian process dynamic programming. </w:t>
      </w:r>
      <w:r w:rsidRPr="00D106C7">
        <w:rPr>
          <w:i/>
          <w:noProof/>
        </w:rPr>
        <w:t>Proceedings of the Royal Society of London B: Biological Sciences</w:t>
      </w:r>
      <w:r w:rsidRPr="00D106C7">
        <w:rPr>
          <w:noProof/>
        </w:rPr>
        <w:t>, 282, 20141631.</w:t>
      </w:r>
    </w:p>
    <w:p w14:paraId="6B020DD7" w14:textId="77777777" w:rsidR="00D106C7" w:rsidRPr="00D106C7" w:rsidRDefault="00D106C7" w:rsidP="00D106C7">
      <w:pPr>
        <w:pStyle w:val="EndNoteBibliography"/>
        <w:ind w:left="720" w:hanging="720"/>
        <w:rPr>
          <w:noProof/>
        </w:rPr>
      </w:pPr>
      <w:r w:rsidRPr="00D106C7">
        <w:rPr>
          <w:noProof/>
        </w:rPr>
        <w:t>2.</w:t>
      </w:r>
    </w:p>
    <w:p w14:paraId="48D9EB63" w14:textId="77777777" w:rsidR="00D106C7" w:rsidRPr="00D106C7" w:rsidRDefault="00D106C7" w:rsidP="00D106C7">
      <w:pPr>
        <w:pStyle w:val="EndNoteBibliography"/>
        <w:ind w:left="720" w:hanging="720"/>
        <w:rPr>
          <w:noProof/>
        </w:rPr>
      </w:pPr>
      <w:r w:rsidRPr="00D106C7">
        <w:rPr>
          <w:noProof/>
        </w:rPr>
        <w:t xml:space="preserve">Bunnefeld, N., Hoshino, E. &amp; Milner-Gulland, E.J. (2011). Management strategy evaluation: a powerful tool for conservation? </w:t>
      </w:r>
      <w:r w:rsidRPr="00D106C7">
        <w:rPr>
          <w:i/>
          <w:noProof/>
        </w:rPr>
        <w:t>Trends in Ecology &amp; Evolution</w:t>
      </w:r>
      <w:r w:rsidRPr="00D106C7">
        <w:rPr>
          <w:noProof/>
        </w:rPr>
        <w:t>, 26, 441-447.</w:t>
      </w:r>
    </w:p>
    <w:p w14:paraId="6B281F96" w14:textId="77777777" w:rsidR="00D106C7" w:rsidRPr="00D106C7" w:rsidRDefault="00D106C7" w:rsidP="00D106C7">
      <w:pPr>
        <w:pStyle w:val="EndNoteBibliography"/>
        <w:ind w:left="720" w:hanging="720"/>
        <w:rPr>
          <w:noProof/>
        </w:rPr>
      </w:pPr>
      <w:r w:rsidRPr="00D106C7">
        <w:rPr>
          <w:noProof/>
        </w:rPr>
        <w:t>3.</w:t>
      </w:r>
    </w:p>
    <w:p w14:paraId="7D50A989" w14:textId="77777777" w:rsidR="00D106C7" w:rsidRPr="00D106C7" w:rsidRDefault="00D106C7" w:rsidP="00D106C7">
      <w:pPr>
        <w:pStyle w:val="EndNoteBibliography"/>
        <w:ind w:left="720" w:hanging="720"/>
        <w:rPr>
          <w:noProof/>
        </w:rPr>
      </w:pPr>
      <w:r w:rsidRPr="00D106C7">
        <w:rPr>
          <w:noProof/>
        </w:rPr>
        <w:t xml:space="preserve">Courchamp, F., Berec, L. &amp; Gascoigne, J. (2008). </w:t>
      </w:r>
      <w:r w:rsidRPr="00D106C7">
        <w:rPr>
          <w:i/>
          <w:noProof/>
        </w:rPr>
        <w:t>Allee effects in ecology and conservation</w:t>
      </w:r>
      <w:r w:rsidRPr="00D106C7">
        <w:rPr>
          <w:noProof/>
        </w:rPr>
        <w:t>. Oxford University Press, New York.</w:t>
      </w:r>
    </w:p>
    <w:p w14:paraId="1A84EA47" w14:textId="77777777" w:rsidR="00D106C7" w:rsidRPr="00D106C7" w:rsidRDefault="00D106C7" w:rsidP="00D106C7">
      <w:pPr>
        <w:pStyle w:val="EndNoteBibliography"/>
        <w:ind w:left="720" w:hanging="720"/>
        <w:rPr>
          <w:noProof/>
        </w:rPr>
      </w:pPr>
      <w:r w:rsidRPr="00D106C7">
        <w:rPr>
          <w:noProof/>
        </w:rPr>
        <w:t>4.</w:t>
      </w:r>
    </w:p>
    <w:p w14:paraId="781C62DB" w14:textId="77777777" w:rsidR="00D106C7" w:rsidRPr="00D106C7" w:rsidRDefault="00D106C7" w:rsidP="00D106C7">
      <w:pPr>
        <w:pStyle w:val="EndNoteBibliography"/>
        <w:ind w:left="720" w:hanging="720"/>
        <w:rPr>
          <w:noProof/>
        </w:rPr>
      </w:pPr>
      <w:r w:rsidRPr="00D106C7">
        <w:rPr>
          <w:noProof/>
        </w:rPr>
        <w:t xml:space="preserve">Hilborn, R., Maguire, J.-J., Parma, A.M. &amp; Rosenberg, A.A. (2001). The Precautionary Approach and risk management: can they increase the probability of successes in fishery management? </w:t>
      </w:r>
      <w:r w:rsidRPr="00D106C7">
        <w:rPr>
          <w:i/>
          <w:noProof/>
        </w:rPr>
        <w:t>Canadian Journal of Fisheries and Aquatic Sciences</w:t>
      </w:r>
      <w:r w:rsidRPr="00D106C7">
        <w:rPr>
          <w:noProof/>
        </w:rPr>
        <w:t>, 58, 99-107.</w:t>
      </w:r>
    </w:p>
    <w:p w14:paraId="74096D2F" w14:textId="77777777" w:rsidR="00D106C7" w:rsidRPr="00D106C7" w:rsidRDefault="00D106C7" w:rsidP="00D106C7">
      <w:pPr>
        <w:pStyle w:val="EndNoteBibliography"/>
        <w:ind w:left="720" w:hanging="720"/>
        <w:rPr>
          <w:noProof/>
        </w:rPr>
      </w:pPr>
      <w:r w:rsidRPr="00D106C7">
        <w:rPr>
          <w:noProof/>
        </w:rPr>
        <w:t>5.</w:t>
      </w:r>
    </w:p>
    <w:p w14:paraId="28AE8735" w14:textId="77777777" w:rsidR="00D106C7" w:rsidRPr="00D106C7" w:rsidRDefault="00D106C7" w:rsidP="00D106C7">
      <w:pPr>
        <w:pStyle w:val="EndNoteBibliography"/>
        <w:ind w:left="720" w:hanging="720"/>
        <w:rPr>
          <w:noProof/>
        </w:rPr>
      </w:pPr>
      <w:r w:rsidRPr="00D106C7">
        <w:rPr>
          <w:noProof/>
        </w:rPr>
        <w:t>Kates, R.W., Clark, W.C., Corell, R., Hall, J.M., Jaeger, C.C., Lowe, I.</w:t>
      </w:r>
      <w:r w:rsidRPr="00D106C7">
        <w:rPr>
          <w:i/>
          <w:noProof/>
        </w:rPr>
        <w:t xml:space="preserve"> et al.</w:t>
      </w:r>
      <w:r w:rsidRPr="00D106C7">
        <w:rPr>
          <w:noProof/>
        </w:rPr>
        <w:t xml:space="preserve"> (2001). Sustainability Science. </w:t>
      </w:r>
      <w:r w:rsidRPr="00D106C7">
        <w:rPr>
          <w:i/>
          <w:noProof/>
        </w:rPr>
        <w:t>Science</w:t>
      </w:r>
      <w:r w:rsidRPr="00D106C7">
        <w:rPr>
          <w:noProof/>
        </w:rPr>
        <w:t>, 292, 641-642.</w:t>
      </w:r>
    </w:p>
    <w:p w14:paraId="4A85BBB8" w14:textId="77777777" w:rsidR="00D106C7" w:rsidRPr="00D106C7" w:rsidRDefault="00D106C7" w:rsidP="00D106C7">
      <w:pPr>
        <w:pStyle w:val="EndNoteBibliography"/>
        <w:ind w:left="720" w:hanging="720"/>
        <w:rPr>
          <w:noProof/>
        </w:rPr>
      </w:pPr>
      <w:r w:rsidRPr="00D106C7">
        <w:rPr>
          <w:noProof/>
        </w:rPr>
        <w:t>6.</w:t>
      </w:r>
    </w:p>
    <w:p w14:paraId="077F55EB" w14:textId="77777777" w:rsidR="00D106C7" w:rsidRPr="00D106C7" w:rsidRDefault="00D106C7" w:rsidP="00D106C7">
      <w:pPr>
        <w:pStyle w:val="EndNoteBibliography"/>
        <w:ind w:left="720" w:hanging="720"/>
        <w:rPr>
          <w:noProof/>
        </w:rPr>
      </w:pPr>
      <w:r w:rsidRPr="00D106C7">
        <w:rPr>
          <w:noProof/>
        </w:rPr>
        <w:t xml:space="preserve">May, R.M. (1977). Thresholds and breakpoints in ecosystems with a multiplicity of stable states. </w:t>
      </w:r>
      <w:r w:rsidRPr="00D106C7">
        <w:rPr>
          <w:i/>
          <w:noProof/>
        </w:rPr>
        <w:t>Nature</w:t>
      </w:r>
      <w:r w:rsidRPr="00D106C7">
        <w:rPr>
          <w:noProof/>
        </w:rPr>
        <w:t>, 269, 471-477.</w:t>
      </w:r>
    </w:p>
    <w:p w14:paraId="3B0FC434" w14:textId="77777777" w:rsidR="00D106C7" w:rsidRPr="00D106C7" w:rsidRDefault="00D106C7" w:rsidP="00D106C7">
      <w:pPr>
        <w:pStyle w:val="EndNoteBibliography"/>
        <w:ind w:left="720" w:hanging="720"/>
        <w:rPr>
          <w:noProof/>
        </w:rPr>
      </w:pPr>
      <w:r w:rsidRPr="00D106C7">
        <w:rPr>
          <w:noProof/>
        </w:rPr>
        <w:t>7.</w:t>
      </w:r>
    </w:p>
    <w:p w14:paraId="66E6E2B1" w14:textId="77777777" w:rsidR="00D106C7" w:rsidRPr="00D106C7" w:rsidRDefault="00D106C7" w:rsidP="00D106C7">
      <w:pPr>
        <w:pStyle w:val="EndNoteBibliography"/>
        <w:ind w:left="720" w:hanging="720"/>
        <w:rPr>
          <w:noProof/>
        </w:rPr>
      </w:pPr>
      <w:r w:rsidRPr="00D106C7">
        <w:rPr>
          <w:noProof/>
        </w:rPr>
        <w:t>Rockström, J., Steffen, W., Noone, K., Persson, Å., Chapin, F.S., Lambin, E.F.</w:t>
      </w:r>
      <w:r w:rsidRPr="00D106C7">
        <w:rPr>
          <w:i/>
          <w:noProof/>
        </w:rPr>
        <w:t xml:space="preserve"> et al.</w:t>
      </w:r>
      <w:r w:rsidRPr="00D106C7">
        <w:rPr>
          <w:noProof/>
        </w:rPr>
        <w:t xml:space="preserve"> (2009). A safe operating space for humanity. </w:t>
      </w:r>
      <w:r w:rsidRPr="00D106C7">
        <w:rPr>
          <w:i/>
          <w:noProof/>
        </w:rPr>
        <w:t>Nature</w:t>
      </w:r>
      <w:r w:rsidRPr="00D106C7">
        <w:rPr>
          <w:noProof/>
        </w:rPr>
        <w:t>, 461, 472-475.</w:t>
      </w:r>
    </w:p>
    <w:p w14:paraId="42939E68" w14:textId="77777777" w:rsidR="00D106C7" w:rsidRPr="00D106C7" w:rsidRDefault="00D106C7" w:rsidP="00D106C7">
      <w:pPr>
        <w:pStyle w:val="EndNoteBibliography"/>
        <w:ind w:left="720" w:hanging="720"/>
        <w:rPr>
          <w:noProof/>
        </w:rPr>
      </w:pPr>
      <w:r w:rsidRPr="00D106C7">
        <w:rPr>
          <w:noProof/>
        </w:rPr>
        <w:t>8.</w:t>
      </w:r>
    </w:p>
    <w:p w14:paraId="3430CA28" w14:textId="77777777" w:rsidR="00D106C7" w:rsidRPr="00D106C7" w:rsidRDefault="00D106C7" w:rsidP="00D106C7">
      <w:pPr>
        <w:pStyle w:val="EndNoteBibliography"/>
        <w:ind w:left="720" w:hanging="720"/>
        <w:rPr>
          <w:noProof/>
        </w:rPr>
      </w:pPr>
      <w:r w:rsidRPr="00D106C7">
        <w:rPr>
          <w:noProof/>
        </w:rPr>
        <w:t xml:space="preserve">Scheffer, M., Carpenter, S., Foley, J.A., Folke, C. &amp; Walker, B. (2001). Catastrophic shifts in ecosystems. </w:t>
      </w:r>
      <w:r w:rsidRPr="00D106C7">
        <w:rPr>
          <w:i/>
          <w:noProof/>
        </w:rPr>
        <w:t>Nature</w:t>
      </w:r>
      <w:r w:rsidRPr="00D106C7">
        <w:rPr>
          <w:noProof/>
        </w:rPr>
        <w:t>, 413, 591-596.</w:t>
      </w:r>
    </w:p>
    <w:p w14:paraId="4BAC45DA" w14:textId="4EC83A38" w:rsidR="00A800CF" w:rsidRPr="00957F1F" w:rsidRDefault="00D106C7"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3461D2A0" w14:textId="26DA57D3"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62A9DA9F" w14:textId="77777777" w:rsidR="00D44095" w:rsidRPr="00957F1F" w:rsidRDefault="00D44095" w:rsidP="00A800CF">
      <w:pPr>
        <w:rPr>
          <w:rFonts w:ascii="Helvetica" w:hAnsi="Helvetica"/>
          <w:b/>
          <w:sz w:val="22"/>
          <w:szCs w:val="22"/>
        </w:rPr>
      </w:pPr>
    </w:p>
    <w:p w14:paraId="4A3DF897" w14:textId="5293CD85"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allee effect model.  B) the scaling relationship between the coefficient of variation (CV) and the degree to which the sampled biomass differs from the true biomass.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rPr>
        <w:drawing>
          <wp:inline distT="0" distB="0" distL="0" distR="0" wp14:anchorId="0B40428C" wp14:editId="5BFA0094">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6C145138" w14:textId="282FF341"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371E6AD1" w14:textId="209AB763" w:rsidR="00CE0882" w:rsidRDefault="00D64561" w:rsidP="00D64561">
      <w:pPr>
        <w:rPr>
          <w:rFonts w:ascii="Helvetica" w:hAnsi="Helvetica"/>
          <w:sz w:val="22"/>
          <w:szCs w:val="22"/>
        </w:rPr>
      </w:pPr>
      <w:r w:rsidRPr="00957F1F">
        <w:rPr>
          <w:rFonts w:ascii="Helvetica" w:hAnsi="Helvetica"/>
          <w:b/>
          <w:sz w:val="22"/>
          <w:szCs w:val="22"/>
        </w:rPr>
        <w:lastRenderedPageBreak/>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53A3699F" w14:textId="77777777" w:rsidR="00393873" w:rsidRDefault="00393873" w:rsidP="00D64561">
      <w:pPr>
        <w:rPr>
          <w:rFonts w:ascii="Helvetica" w:hAnsi="Helvetica"/>
          <w:sz w:val="22"/>
          <w:szCs w:val="22"/>
        </w:rPr>
      </w:pPr>
    </w:p>
    <w:p w14:paraId="3F17D8D2" w14:textId="18E0AA8F" w:rsidR="00393873" w:rsidRDefault="00393873" w:rsidP="00D64561">
      <w:pPr>
        <w:rPr>
          <w:rFonts w:ascii="Helvetica" w:hAnsi="Helvetica"/>
          <w:sz w:val="22"/>
          <w:szCs w:val="22"/>
        </w:rPr>
      </w:pPr>
      <w:r w:rsidRPr="00393873">
        <w:rPr>
          <w:rFonts w:ascii="Helvetica" w:hAnsi="Helvetica"/>
          <w:sz w:val="22"/>
          <w:szCs w:val="22"/>
          <w:highlight w:val="lightGray"/>
        </w:rPr>
        <w:t>Add contour</w:t>
      </w:r>
      <w:r w:rsidR="00E45819">
        <w:rPr>
          <w:rFonts w:ascii="Helvetica" w:hAnsi="Helvetica"/>
          <w:sz w:val="22"/>
          <w:szCs w:val="22"/>
          <w:highlight w:val="lightGray"/>
        </w:rPr>
        <w:t>s</w:t>
      </w:r>
      <w:r w:rsidRPr="00393873">
        <w:rPr>
          <w:rFonts w:ascii="Helvetica" w:hAnsi="Helvetica"/>
          <w:sz w:val="22"/>
          <w:szCs w:val="22"/>
          <w:highlight w:val="lightGray"/>
        </w:rPr>
        <w:t xml:space="preserve"> </w:t>
      </w:r>
      <w:r w:rsidR="00E45819">
        <w:rPr>
          <w:rFonts w:ascii="Helvetica" w:hAnsi="Helvetica"/>
          <w:sz w:val="22"/>
          <w:szCs w:val="22"/>
          <w:highlight w:val="lightGray"/>
        </w:rPr>
        <w:t xml:space="preserve">for heatmap </w:t>
      </w:r>
      <w:r>
        <w:rPr>
          <w:rFonts w:ascii="Helvetica" w:hAnsi="Helvetica"/>
          <w:sz w:val="22"/>
          <w:szCs w:val="22"/>
          <w:highlight w:val="lightGray"/>
        </w:rPr>
        <w:t xml:space="preserve">and add </w:t>
      </w:r>
      <w:r w:rsidR="00E45819">
        <w:rPr>
          <w:rFonts w:ascii="Helvetica" w:hAnsi="Helvetica"/>
          <w:sz w:val="22"/>
          <w:szCs w:val="22"/>
          <w:highlight w:val="lightGray"/>
        </w:rPr>
        <w:t xml:space="preserve">third panel </w:t>
      </w:r>
      <w:r>
        <w:rPr>
          <w:rFonts w:ascii="Helvetica" w:hAnsi="Helvetica"/>
          <w:sz w:val="22"/>
          <w:szCs w:val="22"/>
          <w:highlight w:val="lightGray"/>
        </w:rPr>
        <w:t>p tip management</w:t>
      </w:r>
    </w:p>
    <w:p w14:paraId="20F4BCCE" w14:textId="0C87ABCA" w:rsidR="003E12CA" w:rsidRPr="00957F1F" w:rsidRDefault="003E12CA" w:rsidP="003E2FCD">
      <w:pPr>
        <w:ind w:firstLine="720"/>
        <w:rPr>
          <w:rFonts w:ascii="Helvetica" w:hAnsi="Helvetica"/>
          <w:sz w:val="22"/>
          <w:szCs w:val="22"/>
        </w:rPr>
      </w:pPr>
    </w:p>
    <w:p w14:paraId="2657EF36" w14:textId="3A669443" w:rsidR="00992EEE" w:rsidRPr="00957F1F" w:rsidRDefault="00992EEE" w:rsidP="00D64561">
      <w:pPr>
        <w:rPr>
          <w:rFonts w:ascii="Helvetica" w:hAnsi="Helvetica"/>
          <w:sz w:val="22"/>
          <w:szCs w:val="22"/>
        </w:rPr>
      </w:pPr>
    </w:p>
    <w:p w14:paraId="1680B001" w14:textId="35EE0C4B" w:rsidR="00992EEE" w:rsidRPr="00957F1F" w:rsidRDefault="00894043" w:rsidP="00D64561">
      <w:pPr>
        <w:rPr>
          <w:rFonts w:ascii="Helvetica" w:hAnsi="Helvetica"/>
          <w:sz w:val="22"/>
          <w:szCs w:val="22"/>
        </w:rPr>
      </w:pPr>
      <w:r>
        <w:rPr>
          <w:rFonts w:ascii="Helvetica" w:hAnsi="Helvetica"/>
          <w:noProof/>
          <w:sz w:val="22"/>
          <w:szCs w:val="22"/>
        </w:rPr>
        <w:drawing>
          <wp:inline distT="0" distB="0" distL="0" distR="0" wp14:anchorId="65C48B1F" wp14:editId="0DB6B944">
            <wp:extent cx="5829300" cy="3295650"/>
            <wp:effectExtent l="0" t="0" r="12700" b="0"/>
            <wp:docPr id="2" name="Picture 2"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3_Standing Biomass:Probability_Tipping.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9300" cy="3295650"/>
                    </a:xfrm>
                    <a:prstGeom prst="rect">
                      <a:avLst/>
                    </a:prstGeom>
                    <a:noFill/>
                    <a:ln>
                      <a:noFill/>
                    </a:ln>
                  </pic:spPr>
                </pic:pic>
              </a:graphicData>
            </a:graphic>
          </wp:inline>
        </w:drawing>
      </w:r>
    </w:p>
    <w:p w14:paraId="0220D24E"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621E3389" w14:textId="6FC948E7" w:rsidR="003E2FCD" w:rsidRPr="00E35113" w:rsidRDefault="00894043" w:rsidP="003E2FCD">
      <w:pPr>
        <w:rPr>
          <w:rFonts w:ascii="Helvetica" w:hAnsi="Helvetica"/>
          <w:sz w:val="22"/>
          <w:szCs w:val="22"/>
        </w:rPr>
      </w:pPr>
      <w:r w:rsidRPr="00E35113">
        <w:rPr>
          <w:rFonts w:ascii="Helvetica" w:hAnsi="Helvetica"/>
          <w:b/>
          <w:sz w:val="22"/>
          <w:szCs w:val="22"/>
        </w:rPr>
        <w:lastRenderedPageBreak/>
        <w:t>Figure 3.</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maximum harvest ra</w:t>
      </w:r>
      <w:r w:rsidR="003E2FCD" w:rsidRPr="00E35113">
        <w:rPr>
          <w:rFonts w:ascii="Helvetica" w:hAnsi="Helvetica"/>
          <w:sz w:val="22"/>
          <w:szCs w:val="22"/>
        </w:rPr>
        <w:t xml:space="preserve">te (percentage of Fmsy - pFmsy) and across a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Note that return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minimum biomass level below which exploitation is zero (</w:t>
      </w:r>
      <w:r w:rsidR="00E72D49" w:rsidRPr="00E35113">
        <w:rPr>
          <w:rFonts w:ascii="Helvetica" w:hAnsi="Helvetica"/>
          <w:sz w:val="22"/>
          <w:szCs w:val="22"/>
        </w:rPr>
        <w:t>0.25 Bmsy</w:t>
      </w:r>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E35113">
        <w:rPr>
          <w:rFonts w:ascii="Helvetica" w:hAnsi="Helvetica"/>
          <w:sz w:val="22"/>
          <w:szCs w:val="22"/>
        </w:rPr>
        <w:t xml:space="preserve">A=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p>
    <w:p w14:paraId="285E339E" w14:textId="7E4D7013" w:rsidR="003D48B0" w:rsidRDefault="00847B4D">
      <w:pPr>
        <w:rPr>
          <w:rFonts w:ascii="Helvetica" w:hAnsi="Helvetica"/>
          <w:sz w:val="22"/>
          <w:szCs w:val="22"/>
        </w:rPr>
      </w:pPr>
      <w:r>
        <w:rPr>
          <w:rFonts w:ascii="Helvetica" w:hAnsi="Helvetica"/>
          <w:noProof/>
          <w:sz w:val="22"/>
          <w:szCs w:val="22"/>
        </w:rPr>
        <w:drawing>
          <wp:inline distT="0" distB="0" distL="0" distR="0" wp14:anchorId="724A00C9" wp14:editId="4D98E9C8">
            <wp:extent cx="4178300" cy="3289300"/>
            <wp:effectExtent l="0" t="0" r="0" b="0"/>
            <wp:docPr id="8" name="Picture 8" descr="Macintosh HD:Users:AdrianStierMBP2015:Dropbox:Projects:In Progress:Value of Information:Code:Figures:Fig3_Standing Biomass:ROI.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AdrianStierMBP2015:Dropbox:Projects:In Progress:Value of Information:Code:Figures:Fig3_Standing Biomass:ROI.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78300" cy="3289300"/>
                    </a:xfrm>
                    <a:prstGeom prst="rect">
                      <a:avLst/>
                    </a:prstGeom>
                    <a:noFill/>
                    <a:ln>
                      <a:noFill/>
                    </a:ln>
                  </pic:spPr>
                </pic:pic>
              </a:graphicData>
            </a:graphic>
          </wp:inline>
        </w:drawing>
      </w:r>
    </w:p>
    <w:p w14:paraId="2C082298" w14:textId="77777777" w:rsidR="003D48B0" w:rsidRDefault="003D48B0">
      <w:pPr>
        <w:rPr>
          <w:rFonts w:ascii="Helvetica" w:hAnsi="Helvetica"/>
          <w:sz w:val="22"/>
          <w:szCs w:val="22"/>
        </w:rPr>
      </w:pPr>
    </w:p>
    <w:p w14:paraId="064E5E6F" w14:textId="5E1CF69C"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65F36279" w14:textId="5372263F"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Pr>
          <w:rFonts w:ascii="Helvetica" w:hAnsi="Helvetica"/>
          <w:b/>
          <w:sz w:val="22"/>
          <w:szCs w:val="22"/>
        </w:rPr>
        <w:t>4</w:t>
      </w:r>
      <w:r w:rsidRPr="00957F1F">
        <w:rPr>
          <w:rFonts w:ascii="Helvetica" w:hAnsi="Helvetica"/>
          <w:b/>
          <w:sz w:val="22"/>
          <w:szCs w:val="22"/>
        </w:rPr>
        <w:t xml:space="preserve">: </w:t>
      </w:r>
      <w:r w:rsidR="00F50088" w:rsidRPr="00957F1F">
        <w:rPr>
          <w:rFonts w:ascii="Helvetica" w:hAnsi="Helvetica"/>
          <w:sz w:val="22"/>
          <w:szCs w:val="22"/>
        </w:rPr>
        <w:t>Summary of 10,000 t</w:t>
      </w:r>
      <w:r w:rsidR="00A800CF" w:rsidRPr="00957F1F">
        <w:rPr>
          <w:rFonts w:ascii="Helvetica" w:hAnsi="Helvetica"/>
          <w:sz w:val="22"/>
          <w:szCs w:val="22"/>
        </w:rPr>
        <w:t>wenty-year simulations across a range of monitoring investment (CV of true biomass) and maximum harvest rate (percentage of Fmsy - pFmsy). The maximum allowable CV needed to avoid a tipping point under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accuracy 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 xml:space="preserve">declines. </w:t>
      </w:r>
      <w:r w:rsidR="001D33B6">
        <w:rPr>
          <w:rFonts w:ascii="Helvetica" w:hAnsi="Helvetica"/>
          <w:noProof/>
          <w:sz w:val="22"/>
          <w:szCs w:val="22"/>
        </w:rPr>
        <w:drawing>
          <wp:inline distT="0" distB="0" distL="0" distR="0" wp14:anchorId="45F3A965" wp14:editId="5DB410A3">
            <wp:extent cx="5664200" cy="3674745"/>
            <wp:effectExtent l="0" t="0" r="0" b="0"/>
            <wp:docPr id="4" name="Picture 4" descr="Macintosh HD:Users:AdrianStierMBP2015:Dropbox:Projects:In Progress:Value of Information:Code:Figures:Fig3_Standing Biomass: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plot.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4200" cy="3674745"/>
                    </a:xfrm>
                    <a:prstGeom prst="rect">
                      <a:avLst/>
                    </a:prstGeom>
                    <a:noFill/>
                    <a:ln>
                      <a:noFill/>
                    </a:ln>
                  </pic:spPr>
                </pic:pic>
              </a:graphicData>
            </a:graphic>
          </wp:inline>
        </w:drawing>
      </w:r>
    </w:p>
    <w:p w14:paraId="45159A38" w14:textId="77777777" w:rsidR="00A800CF" w:rsidRPr="00957F1F" w:rsidRDefault="00A800CF" w:rsidP="000626DC">
      <w:pPr>
        <w:rPr>
          <w:rFonts w:ascii="Helvetica" w:hAnsi="Helvetica"/>
          <w:sz w:val="22"/>
          <w:szCs w:val="22"/>
        </w:rPr>
      </w:pPr>
    </w:p>
    <w:p w14:paraId="68CA1D26" w14:textId="6EF32EBA" w:rsidR="00A800CF" w:rsidRPr="00957F1F" w:rsidRDefault="00A800CF" w:rsidP="000626DC">
      <w:pPr>
        <w:rPr>
          <w:rFonts w:ascii="Helvetica" w:hAnsi="Helvetica"/>
          <w:sz w:val="22"/>
          <w:szCs w:val="22"/>
        </w:rPr>
      </w:pPr>
    </w:p>
    <w:p w14:paraId="2CCD2D99" w14:textId="5A38E500" w:rsidR="00B505A1" w:rsidRPr="00957F1F" w:rsidRDefault="00A800CF">
      <w:pPr>
        <w:rPr>
          <w:rFonts w:ascii="Helvetica" w:hAnsi="Helvetica"/>
          <w:b/>
          <w:sz w:val="22"/>
          <w:szCs w:val="22"/>
        </w:rPr>
      </w:pPr>
      <w:r w:rsidRPr="00957F1F">
        <w:rPr>
          <w:rFonts w:ascii="Helvetica" w:hAnsi="Helvetica"/>
          <w:b/>
          <w:sz w:val="22"/>
          <w:szCs w:val="22"/>
        </w:rPr>
        <w:br w:type="page"/>
      </w:r>
    </w:p>
    <w:p w14:paraId="61C679DB" w14:textId="104A3FD5" w:rsidR="001C5893" w:rsidRDefault="00B505A1" w:rsidP="00FD53FD">
      <w:pPr>
        <w:rPr>
          <w:rFonts w:ascii="Helvetica" w:hAnsi="Helvetica"/>
          <w:sz w:val="22"/>
          <w:szCs w:val="22"/>
        </w:rPr>
      </w:pPr>
      <w:r w:rsidRPr="00957F1F">
        <w:rPr>
          <w:rFonts w:ascii="Helvetica" w:hAnsi="Helvetica"/>
          <w:b/>
          <w:sz w:val="22"/>
          <w:szCs w:val="22"/>
        </w:rPr>
        <w:lastRenderedPageBreak/>
        <w:t>Figure 4</w:t>
      </w:r>
      <w:r w:rsidR="00E853E9"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r w:rsidR="00DB6F5F" w:rsidRPr="00957F1F">
        <w:rPr>
          <w:rFonts w:ascii="Helvetica" w:hAnsi="Helvetica"/>
          <w:sz w:val="22"/>
          <w:szCs w:val="22"/>
        </w:rPr>
        <w:t xml:space="preserve"> of four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1261A8" w:rsidRPr="00957F1F">
        <w:rPr>
          <w:rFonts w:ascii="Helvetica" w:hAnsi="Helvetica"/>
          <w:sz w:val="22"/>
          <w:szCs w:val="22"/>
        </w:rPr>
        <w:t>Imagine a scenario where you are comparing monitoring a constant amount (either a high amount [CV=0.1] or a low amount [CV=0.5])</w:t>
      </w:r>
      <w:r w:rsidR="00344A84" w:rsidRPr="00957F1F">
        <w:rPr>
          <w:rFonts w:ascii="Helvetica" w:hAnsi="Helvetica"/>
          <w:sz w:val="22"/>
          <w:szCs w:val="22"/>
        </w:rPr>
        <w:t xml:space="preserve">. </w:t>
      </w:r>
      <w:r w:rsidR="00B53FE8" w:rsidRPr="00957F1F">
        <w:rPr>
          <w:rFonts w:ascii="Helvetica" w:hAnsi="Helvetica"/>
          <w:sz w:val="22"/>
          <w:szCs w:val="22"/>
        </w:rPr>
        <w:t xml:space="preserve">Our results above show constant </w:t>
      </w:r>
      <w:r w:rsidR="00873F26" w:rsidRPr="00957F1F">
        <w:rPr>
          <w:rFonts w:ascii="Helvetica" w:hAnsi="Helvetica"/>
          <w:sz w:val="22"/>
          <w:szCs w:val="22"/>
        </w:rPr>
        <w:t>low</w:t>
      </w:r>
      <w:r w:rsidR="00B53FE8" w:rsidRPr="00957F1F">
        <w:rPr>
          <w:rFonts w:ascii="Helvetica" w:hAnsi="Helvetica"/>
          <w:sz w:val="22"/>
          <w:szCs w:val="22"/>
        </w:rPr>
        <w:t xml:space="preserve"> monitoring</w:t>
      </w:r>
      <w:r w:rsidR="00873F26" w:rsidRPr="00957F1F">
        <w:rPr>
          <w:rFonts w:ascii="Helvetica" w:hAnsi="Helvetica"/>
          <w:sz w:val="22"/>
          <w:szCs w:val="22"/>
        </w:rPr>
        <w:t xml:space="preserve"> (constant CV=0.5)</w:t>
      </w:r>
      <w:r w:rsidR="00B53FE8" w:rsidRPr="00957F1F">
        <w:rPr>
          <w:rFonts w:ascii="Helvetica" w:hAnsi="Helvetica"/>
          <w:sz w:val="22"/>
          <w:szCs w:val="22"/>
        </w:rPr>
        <w:t xml:space="preserve"> is going to be very risky (higher ptip) and less profitable (lower NPV)</w:t>
      </w:r>
      <w:r w:rsidR="00873F26" w:rsidRPr="00957F1F">
        <w:rPr>
          <w:rFonts w:ascii="Helvetica" w:hAnsi="Helvetica"/>
          <w:sz w:val="22"/>
          <w:szCs w:val="22"/>
        </w:rPr>
        <w:t xml:space="preserve">, whereas a constant high </w:t>
      </w:r>
      <w:r w:rsidR="002C71C5">
        <w:rPr>
          <w:rFonts w:ascii="Helvetica" w:hAnsi="Helvetica"/>
          <w:sz w:val="22"/>
          <w:szCs w:val="22"/>
        </w:rPr>
        <w:t>monitoring</w:t>
      </w:r>
      <w:r w:rsidR="00873F26" w:rsidRPr="00957F1F">
        <w:rPr>
          <w:rFonts w:ascii="Helvetica" w:hAnsi="Helvetica"/>
          <w:sz w:val="22"/>
          <w:szCs w:val="22"/>
        </w:rPr>
        <w:t xml:space="preserve"> effort (CV = 0.1) is likely to be very costly. </w:t>
      </w:r>
      <w:r w:rsidR="00574F07" w:rsidRPr="00957F1F">
        <w:rPr>
          <w:rFonts w:ascii="Helvetica" w:hAnsi="Helvetica"/>
          <w:sz w:val="22"/>
          <w:szCs w:val="22"/>
        </w:rPr>
        <w:t xml:space="preserve">An alternative is to institute a precautionary buffer at Bmsy, where any time the stock is estimated to be above Bmsy, monitoring is low, and anytime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574F07" w:rsidRPr="00957F1F">
        <w:rPr>
          <w:rFonts w:ascii="Helvetica" w:hAnsi="Helvetica"/>
          <w:sz w:val="22"/>
          <w:szCs w:val="22"/>
        </w:rPr>
        <w:t xml:space="preserve">, monitoring is high. </w:t>
      </w:r>
      <w:r w:rsidR="0057211D" w:rsidRPr="00957F1F">
        <w:rPr>
          <w:rFonts w:ascii="Helvetica" w:hAnsi="Helvetica"/>
          <w:sz w:val="22"/>
          <w:szCs w:val="22"/>
        </w:rPr>
        <w:t xml:space="preserve">Below you can see the consequences of this precautionary buffer, which is a demonstrable alleviation of risk in </w:t>
      </w:r>
      <w:r w:rsidR="003623C0" w:rsidRPr="00957F1F">
        <w:rPr>
          <w:rFonts w:ascii="Helvetica" w:hAnsi="Helvetica"/>
          <w:sz w:val="22"/>
          <w:szCs w:val="22"/>
        </w:rPr>
        <w:t xml:space="preserve">tipping, but an increase in cost of monitoring. Therefore relative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 xml:space="preserve">leads to higher profits, higher costs, and lower probability of tipping. </w:t>
      </w:r>
      <w:r w:rsidR="00BD25C8" w:rsidRPr="00957F1F">
        <w:rPr>
          <w:rFonts w:ascii="Helvetica" w:hAnsi="Helvetica"/>
          <w:sz w:val="22"/>
          <w:szCs w:val="22"/>
        </w:rPr>
        <w:t xml:space="preserve">In a perfect world, where the tipping points was known, we might imagine a fourth strategy, which is to monitor all of the time at a medium amount. A constant monitoring effort at the mean CV from the simulation with the precautionary buffer, you can see that this approach is slightly more costly than low monitoring, but has the greatest performance in reduced tipping risk. </w:t>
      </w:r>
    </w:p>
    <w:p w14:paraId="5C324FAD" w14:textId="53AB5E85" w:rsidR="00091253" w:rsidRPr="00957F1F" w:rsidRDefault="00D763C5">
      <w:pPr>
        <w:rPr>
          <w:rFonts w:ascii="Helvetica" w:hAnsi="Helvetica"/>
          <w:b/>
          <w:sz w:val="22"/>
          <w:szCs w:val="22"/>
        </w:rPr>
      </w:pPr>
      <w:r>
        <w:rPr>
          <w:rFonts w:ascii="Helvetica" w:hAnsi="Helvetica"/>
          <w:b/>
          <w:noProof/>
          <w:sz w:val="22"/>
          <w:szCs w:val="22"/>
        </w:rPr>
        <w:drawing>
          <wp:inline distT="0" distB="0" distL="0" distR="0" wp14:anchorId="719BB126" wp14:editId="2E13C9E2">
            <wp:extent cx="4343400" cy="5365376"/>
            <wp:effectExtent l="0" t="0" r="0" b="0"/>
            <wp:docPr id="3" name="Picture 3" descr="Macintosh HD:Users:AdrianStierMBP2015:Dropbox:Projects:In Progress:Value of Information:Code:Figures:Fig4_AdaptiveMonitoring: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43400" cy="5365376"/>
                    </a:xfrm>
                    <a:prstGeom prst="rect">
                      <a:avLst/>
                    </a:prstGeom>
                    <a:noFill/>
                    <a:ln>
                      <a:noFill/>
                    </a:ln>
                  </pic:spPr>
                </pic:pic>
              </a:graphicData>
            </a:graphic>
          </wp:inline>
        </w:drawing>
      </w:r>
    </w:p>
    <w:p w14:paraId="45B8A63B"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1FCC1E46" w14:textId="6F879A7E" w:rsidR="00A90388" w:rsidRPr="004D1678" w:rsidRDefault="00A90388" w:rsidP="00A90388">
      <w:pPr>
        <w:rPr>
          <w:rFonts w:ascii="Helvetica" w:hAnsi="Helvetica"/>
          <w:sz w:val="22"/>
          <w:szCs w:val="22"/>
        </w:rPr>
      </w:pPr>
      <w:r w:rsidRPr="004F63A4">
        <w:rPr>
          <w:rFonts w:ascii="Helvetica" w:hAnsi="Helvetica"/>
          <w:b/>
          <w:sz w:val="22"/>
          <w:szCs w:val="22"/>
        </w:rPr>
        <w:lastRenderedPageBreak/>
        <w:t>Figure 4s.</w:t>
      </w:r>
      <w:r w:rsidRPr="004D1678">
        <w:rPr>
          <w:rFonts w:ascii="Helvetica" w:hAnsi="Helvetica"/>
          <w:sz w:val="22"/>
          <w:szCs w:val="22"/>
        </w:rPr>
        <w:t xml:space="preserve"> </w:t>
      </w:r>
      <w:r w:rsidR="00DC0240" w:rsidRPr="004D1678">
        <w:rPr>
          <w:rFonts w:ascii="Helvetica" w:hAnsi="Helvetica"/>
          <w:sz w:val="22"/>
          <w:szCs w:val="22"/>
        </w:rPr>
        <w:t xml:space="preserve">A sensitivity analysis </w:t>
      </w:r>
      <w:r w:rsidRPr="004D1678">
        <w:rPr>
          <w:rFonts w:ascii="Helvetica" w:hAnsi="Helvetica"/>
          <w:sz w:val="22"/>
          <w:szCs w:val="22"/>
        </w:rPr>
        <w:t xml:space="preserve">of </w:t>
      </w:r>
      <w:r w:rsidR="00DC0240" w:rsidRPr="004D1678">
        <w:rPr>
          <w:rFonts w:ascii="Helvetica" w:hAnsi="Helvetica"/>
          <w:sz w:val="22"/>
          <w:szCs w:val="22"/>
        </w:rPr>
        <w:t>how a precautionary buffer</w:t>
      </w:r>
      <w:r w:rsidRPr="004D1678">
        <w:rPr>
          <w:rFonts w:ascii="Helvetica" w:hAnsi="Helvetica"/>
          <w:sz w:val="22"/>
          <w:szCs w:val="22"/>
        </w:rPr>
        <w:t xml:space="preserve"> </w:t>
      </w:r>
      <w:r w:rsidR="00DC0240" w:rsidRPr="004D1678">
        <w:rPr>
          <w:rFonts w:ascii="Helvetica" w:hAnsi="Helvetica"/>
          <w:sz w:val="22"/>
          <w:szCs w:val="22"/>
        </w:rPr>
        <w:t xml:space="preserve">might influence the trade off between monitoring costs and the </w:t>
      </w:r>
      <w:commentRangeStart w:id="77"/>
      <w:r w:rsidR="00DC0240" w:rsidRPr="004D1678">
        <w:rPr>
          <w:rFonts w:ascii="Helvetica" w:hAnsi="Helvetica"/>
          <w:sz w:val="22"/>
          <w:szCs w:val="22"/>
        </w:rPr>
        <w:t>benefits of resource extraction</w:t>
      </w:r>
      <w:commentRangeEnd w:id="77"/>
      <w:r w:rsidR="009C7059">
        <w:rPr>
          <w:rStyle w:val="CommentReference"/>
        </w:rPr>
        <w:commentReference w:id="77"/>
      </w:r>
      <w:r w:rsidR="00DC0240" w:rsidRPr="004D1678">
        <w:rPr>
          <w:rFonts w:ascii="Helvetica" w:hAnsi="Helvetica"/>
          <w:sz w:val="22"/>
          <w:szCs w:val="22"/>
        </w:rPr>
        <w:t>. The effects of two covariates are considered: 1) the shape of the monitoring cost function ranging from a linear function</w:t>
      </w:r>
      <w:r w:rsidR="00E37D4E" w:rsidRPr="004D1678">
        <w:rPr>
          <w:rFonts w:ascii="Helvetica" w:hAnsi="Helvetica"/>
          <w:sz w:val="22"/>
          <w:szCs w:val="22"/>
        </w:rPr>
        <w:t xml:space="preserve"> to exponentially more expensive as monitoring precision increases from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0.5 to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0.1). Three scenarios (rows in the matrix below) represent linear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E37D4E" w:rsidRPr="004D1678">
        <w:rPr>
          <w:rFonts w:ascii="Helvetica" w:hAnsi="Helvetica"/>
          <w:sz w:val="22"/>
          <w:szCs w:val="22"/>
        </w:rPr>
        <w:t>)</w:t>
      </w:r>
      <w:r w:rsidR="003C59C5" w:rsidRPr="004D1678">
        <w:rPr>
          <w:rFonts w:ascii="Helvetica" w:hAnsi="Helvetica"/>
          <w:sz w:val="22"/>
          <w:szCs w:val="22"/>
        </w:rPr>
        <w:t>,</w:t>
      </w:r>
      <w:r w:rsidR="00E37D4E" w:rsidRPr="004D1678">
        <w:rPr>
          <w:rFonts w:ascii="Helvetica" w:hAnsi="Helvetica"/>
          <w:sz w:val="22"/>
          <w:szCs w:val="22"/>
        </w:rPr>
        <w:t xml:space="preserve"> moderately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=5</m:t>
        </m:r>
      </m:oMath>
      <w:r w:rsidR="00E37D4E" w:rsidRPr="004D1678">
        <w:rPr>
          <w:rFonts w:ascii="Helvetica" w:hAnsi="Helvetica"/>
          <w:sz w:val="22"/>
          <w:szCs w:val="22"/>
        </w:rPr>
        <w:t xml:space="preserve">, and strongly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=10</m:t>
        </m:r>
      </m:oMath>
      <w:r w:rsidR="00E37D4E" w:rsidRPr="004D1678">
        <w:rPr>
          <w:rFonts w:ascii="Helvetica" w:hAnsi="Helvetica"/>
          <w:sz w:val="22"/>
          <w:szCs w:val="22"/>
        </w:rPr>
        <w:t xml:space="preserve">. </w:t>
      </w:r>
      <w:r w:rsidR="003C59C5" w:rsidRPr="004D1678">
        <w:rPr>
          <w:rFonts w:ascii="Helvetica" w:hAnsi="Helvetica"/>
          <w:sz w:val="22"/>
          <w:szCs w:val="22"/>
        </w:rPr>
        <w:t xml:space="preserve">2) The proximity of the precautionary buffer to the management threshold where resource extraction is closed (0.25 Bmsy). We examine </w:t>
      </w:r>
      <w:r w:rsidR="00EA28CB" w:rsidRPr="004D1678">
        <w:rPr>
          <w:rFonts w:ascii="Helvetica" w:hAnsi="Helvetica"/>
          <w:sz w:val="22"/>
          <w:szCs w:val="22"/>
        </w:rPr>
        <w:t>three scenarios (columns in matrix below), where</w:t>
      </w:r>
      <w:r w:rsidR="003C59C5" w:rsidRPr="004D1678">
        <w:rPr>
          <w:rFonts w:ascii="Helvetica" w:hAnsi="Helvetica"/>
          <w:sz w:val="22"/>
          <w:szCs w:val="22"/>
        </w:rPr>
        <w:t xml:space="preserve"> the buffer lies at the management</w:t>
      </w:r>
      <w:r w:rsidR="00EA28CB" w:rsidRPr="004D1678">
        <w:rPr>
          <w:rFonts w:ascii="Helvetica" w:hAnsi="Helvetica"/>
          <w:sz w:val="22"/>
          <w:szCs w:val="22"/>
        </w:rPr>
        <w:t xml:space="preserve"> threshold a</w:t>
      </w:r>
      <w:r w:rsidR="003C59C5" w:rsidRPr="004D1678">
        <w:rPr>
          <w:rFonts w:ascii="Helvetica" w:hAnsi="Helvetica"/>
          <w:sz w:val="22"/>
          <w:szCs w:val="22"/>
        </w:rPr>
        <w:t xml:space="preserve"> </w:t>
      </w:r>
      <w:r w:rsidR="00EA28CB" w:rsidRPr="004D1678">
        <w:rPr>
          <w:rFonts w:ascii="Helvetica" w:hAnsi="Helvetica"/>
          <w:sz w:val="22"/>
          <w:szCs w:val="22"/>
        </w:rPr>
        <w:t>0.25</w:t>
      </w:r>
      <w:r w:rsidR="003C59C5" w:rsidRPr="004D1678">
        <w:rPr>
          <w:rFonts w:ascii="Helvetica" w:hAnsi="Helvetica"/>
          <w:sz w:val="22"/>
          <w:szCs w:val="22"/>
        </w:rPr>
        <w:t>Bmsy and at 1.25 Bmsy</w:t>
      </w:r>
      <w:r w:rsidR="00EA28CB" w:rsidRPr="004D1678">
        <w:rPr>
          <w:rFonts w:ascii="Helvetica" w:hAnsi="Helvetica"/>
          <w:sz w:val="22"/>
          <w:szCs w:val="22"/>
        </w:rPr>
        <w:t xml:space="preserve">. </w:t>
      </w:r>
      <w:r w:rsidR="00DC0240" w:rsidRPr="004D1678">
        <w:rPr>
          <w:rFonts w:ascii="Helvetica" w:hAnsi="Helvetica"/>
          <w:sz w:val="22"/>
          <w:szCs w:val="22"/>
        </w:rPr>
        <w:t xml:space="preserve">and the proximity of the buffer implementation to management thresholds. </w:t>
      </w:r>
      <w:r w:rsidR="00F33E20">
        <w:rPr>
          <w:rFonts w:ascii="Helvetica" w:hAnsi="Helvetica"/>
          <w:sz w:val="22"/>
          <w:szCs w:val="22"/>
        </w:rPr>
        <w:t xml:space="preserve">Four different </w:t>
      </w:r>
      <w:r w:rsidR="003250F7">
        <w:rPr>
          <w:rFonts w:ascii="Helvetica" w:hAnsi="Helvetica"/>
          <w:sz w:val="22"/>
          <w:szCs w:val="22"/>
        </w:rPr>
        <w:t>scen</w:t>
      </w:r>
      <w:r w:rsidR="00512E82">
        <w:rPr>
          <w:rFonts w:ascii="Helvetica" w:hAnsi="Helvetica"/>
          <w:sz w:val="22"/>
          <w:szCs w:val="22"/>
        </w:rPr>
        <w:t xml:space="preserve">arios are plotted as different </w:t>
      </w:r>
      <w:r w:rsidR="003250F7">
        <w:rPr>
          <w:rFonts w:ascii="Helvetica" w:hAnsi="Helvetica"/>
          <w:sz w:val="22"/>
          <w:szCs w:val="22"/>
        </w:rPr>
        <w:t xml:space="preserve">shapes: 1) CV= 0.1 (circle), 2) </w:t>
      </w:r>
      <w:r w:rsidR="00F33E20">
        <w:rPr>
          <w:rFonts w:ascii="Helvetica" w:hAnsi="Helvetica"/>
          <w:sz w:val="22"/>
          <w:szCs w:val="22"/>
        </w:rPr>
        <w:t>CV = 0.5</w:t>
      </w:r>
      <w:r w:rsidR="003250F7">
        <w:rPr>
          <w:rFonts w:ascii="Helvetica" w:hAnsi="Helvetica"/>
          <w:sz w:val="22"/>
          <w:szCs w:val="22"/>
        </w:rPr>
        <w:t xml:space="preserve"> (triangle)</w:t>
      </w:r>
      <w:r w:rsidR="00F33E20">
        <w:rPr>
          <w:rFonts w:ascii="Helvetica" w:hAnsi="Helvetica"/>
          <w:sz w:val="22"/>
          <w:szCs w:val="22"/>
        </w:rPr>
        <w:t xml:space="preserve">, </w:t>
      </w:r>
      <w:r w:rsidR="00BA6B19">
        <w:rPr>
          <w:rFonts w:ascii="Helvetica" w:hAnsi="Helvetica"/>
          <w:sz w:val="22"/>
          <w:szCs w:val="22"/>
        </w:rPr>
        <w:t>precautionary buffer</w:t>
      </w:r>
      <w:r w:rsidR="00F33E20">
        <w:rPr>
          <w:rFonts w:ascii="Helvetica" w:hAnsi="Helvetica"/>
          <w:sz w:val="22"/>
          <w:szCs w:val="22"/>
        </w:rPr>
        <w:t xml:space="preserve"> CV</w:t>
      </w:r>
      <w:r w:rsidR="003250F7">
        <w:rPr>
          <w:rFonts w:ascii="Helvetica" w:hAnsi="Helvetica"/>
          <w:sz w:val="22"/>
          <w:szCs w:val="22"/>
        </w:rPr>
        <w:t xml:space="preserve"> (square)</w:t>
      </w:r>
      <w:r w:rsidR="00F33E20">
        <w:rPr>
          <w:rFonts w:ascii="Helvetica" w:hAnsi="Helvetica"/>
          <w:sz w:val="22"/>
          <w:szCs w:val="22"/>
        </w:rPr>
        <w:t xml:space="preserve"> where the critical value below which monitoring precision increases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Crit</m:t>
            </m:r>
          </m:sub>
        </m:sSub>
      </m:oMath>
      <w:r w:rsidR="003250F7">
        <w:rPr>
          <w:rFonts w:ascii="Helvetica" w:hAnsi="Helvetica"/>
          <w:sz w:val="22"/>
          <w:szCs w:val="22"/>
        </w:rPr>
        <w:t xml:space="preserve">, and the average of CVs for the </w:t>
      </w:r>
      <w:r w:rsidR="00BA6B19">
        <w:rPr>
          <w:rFonts w:ascii="Helvetica" w:hAnsi="Helvetica"/>
          <w:sz w:val="22"/>
          <w:szCs w:val="22"/>
        </w:rPr>
        <w:t>precautionary buffer</w:t>
      </w:r>
      <w:r w:rsidR="003250F7">
        <w:rPr>
          <w:rFonts w:ascii="Helvetica" w:hAnsi="Helvetica"/>
          <w:sz w:val="22"/>
          <w:szCs w:val="22"/>
        </w:rPr>
        <w:t xml:space="preserve"> monitoring CV</w:t>
      </w:r>
      <w:r w:rsidR="00B02E53">
        <w:rPr>
          <w:rFonts w:ascii="Helvetica" w:hAnsi="Helvetica"/>
          <w:sz w:val="22"/>
          <w:szCs w:val="22"/>
        </w:rPr>
        <w:t xml:space="preserve">. </w:t>
      </w:r>
    </w:p>
    <w:p w14:paraId="7407FBB2" w14:textId="5A1A9D72" w:rsidR="00A90388" w:rsidRDefault="00486187" w:rsidP="00A90388">
      <w:pPr>
        <w:rPr>
          <w:rFonts w:ascii="Helvetica" w:hAnsi="Helvetica"/>
        </w:rPr>
      </w:pPr>
      <w:r>
        <w:rPr>
          <w:rFonts w:ascii="Helvetica" w:hAnsi="Helvetica"/>
          <w:noProof/>
        </w:rPr>
        <w:drawing>
          <wp:inline distT="0" distB="0" distL="0" distR="0" wp14:anchorId="08D22C69" wp14:editId="68162C37">
            <wp:extent cx="5943600" cy="4681855"/>
            <wp:effectExtent l="0" t="0" r="0" b="0"/>
            <wp:docPr id="7" name="Picture 7" descr="Macintosh HD:Users:AdrianStierMBP2015:Dropbox:Projects:In Progress:Value of Information:Code:Figures:Fig4_AdaptiveMonitoring:Trade_Off_Cost_Benefi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4_AdaptiveMonitoring:Trade_Off_Cost_Benefit.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681855"/>
                    </a:xfrm>
                    <a:prstGeom prst="rect">
                      <a:avLst/>
                    </a:prstGeom>
                    <a:noFill/>
                    <a:ln>
                      <a:noFill/>
                    </a:ln>
                  </pic:spPr>
                </pic:pic>
              </a:graphicData>
            </a:graphic>
          </wp:inline>
        </w:drawing>
      </w:r>
    </w:p>
    <w:p w14:paraId="25FBC3BE" w14:textId="77777777" w:rsidR="0057298C" w:rsidRPr="00957F1F" w:rsidRDefault="0057298C">
      <w:pPr>
        <w:rPr>
          <w:rFonts w:ascii="Helvetica" w:hAnsi="Helvetica"/>
          <w:b/>
          <w:sz w:val="22"/>
          <w:szCs w:val="22"/>
        </w:rPr>
      </w:pPr>
    </w:p>
    <w:p w14:paraId="390DC3AF" w14:textId="77777777" w:rsidR="00A0237B" w:rsidRDefault="00A0237B">
      <w:pPr>
        <w:rPr>
          <w:rFonts w:ascii="Helvetica" w:hAnsi="Helvetica"/>
          <w:b/>
          <w:sz w:val="22"/>
          <w:szCs w:val="22"/>
        </w:rPr>
      </w:pPr>
      <w:r>
        <w:rPr>
          <w:rFonts w:ascii="Helvetica" w:hAnsi="Helvetica"/>
          <w:b/>
          <w:sz w:val="22"/>
          <w:szCs w:val="22"/>
        </w:rPr>
        <w:br w:type="page"/>
      </w:r>
    </w:p>
    <w:p w14:paraId="058174FB" w14:textId="77777777" w:rsidR="00783ACA" w:rsidRPr="00957F1F" w:rsidRDefault="00783ACA" w:rsidP="00783ACA">
      <w:pPr>
        <w:rPr>
          <w:rFonts w:ascii="Helvetica" w:hAnsi="Helvetica"/>
          <w:b/>
          <w:sz w:val="22"/>
          <w:szCs w:val="22"/>
        </w:rPr>
      </w:pPr>
      <w:r w:rsidRPr="004879B3">
        <w:rPr>
          <w:rFonts w:ascii="Helvetica" w:hAnsi="Helvetica"/>
          <w:b/>
          <w:sz w:val="22"/>
          <w:szCs w:val="22"/>
        </w:rPr>
        <w:lastRenderedPageBreak/>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52717E79"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670DD81F"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CV and pFMSY Heatmap with NPV as Response</w:t>
      </w:r>
    </w:p>
    <w:p w14:paraId="19291A3F"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CV and pFMSY Heatmap with SSB as Response</w:t>
      </w:r>
    </w:p>
    <w:p w14:paraId="58E0957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fcn of Distance between biomass limit and tipping point </w:t>
      </w:r>
    </w:p>
    <w:p w14:paraId="3AD2C102"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42434E35"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2B1C10FC"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6EC46331"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359A8F8A" w14:textId="77777777" w:rsidR="00783ACA" w:rsidRDefault="00783ACA" w:rsidP="002D7AB2">
      <w:pPr>
        <w:rPr>
          <w:rFonts w:ascii="Helvetica" w:hAnsi="Helvetica"/>
          <w:b/>
          <w:sz w:val="22"/>
          <w:szCs w:val="22"/>
        </w:rPr>
      </w:pPr>
    </w:p>
    <w:p w14:paraId="7F1E5239" w14:textId="77777777" w:rsidR="00783ACA" w:rsidRDefault="00783ACA" w:rsidP="002D7AB2">
      <w:pPr>
        <w:rPr>
          <w:rFonts w:ascii="Helvetica" w:hAnsi="Helvetica"/>
          <w:b/>
          <w:sz w:val="22"/>
          <w:szCs w:val="22"/>
        </w:rPr>
      </w:pPr>
    </w:p>
    <w:p w14:paraId="46A8A7A7" w14:textId="5D26EAE2" w:rsidR="00257D20" w:rsidRPr="00957F1F" w:rsidRDefault="00BA33BA" w:rsidP="002D7AB2">
      <w:pPr>
        <w:rPr>
          <w:rFonts w:ascii="Helvetica" w:hAnsi="Helvetica"/>
          <w:b/>
          <w:sz w:val="22"/>
          <w:szCs w:val="22"/>
        </w:rPr>
      </w:pPr>
      <w:r w:rsidRPr="00957F1F">
        <w:rPr>
          <w:rFonts w:ascii="Helvetica" w:hAnsi="Helvetica"/>
          <w:b/>
          <w:sz w:val="22"/>
          <w:szCs w:val="22"/>
        </w:rPr>
        <w:t>OUTSTANDING ISSUES/THINGS TO ADDRESS</w:t>
      </w:r>
    </w:p>
    <w:p w14:paraId="7EE6BBE2" w14:textId="6C2388C2" w:rsidR="00A01EFD" w:rsidRDefault="00B15BAF" w:rsidP="00EC2B9C">
      <w:pPr>
        <w:pStyle w:val="ListParagraph"/>
        <w:numPr>
          <w:ilvl w:val="1"/>
          <w:numId w:val="1"/>
        </w:numPr>
        <w:rPr>
          <w:rFonts w:ascii="Helvetica" w:hAnsi="Helvetica"/>
          <w:sz w:val="22"/>
          <w:szCs w:val="22"/>
        </w:rPr>
      </w:pPr>
      <w:r w:rsidRPr="00B15BAF">
        <w:rPr>
          <w:rFonts w:ascii="Helvetica" w:hAnsi="Helvetica"/>
          <w:b/>
          <w:sz w:val="22"/>
          <w:szCs w:val="22"/>
        </w:rPr>
        <w:t>Should monitoring have a lag effect</w:t>
      </w:r>
      <w:r w:rsidR="007C6900">
        <w:rPr>
          <w:rFonts w:ascii="Helvetica" w:hAnsi="Helvetica"/>
          <w:b/>
          <w:sz w:val="22"/>
          <w:szCs w:val="22"/>
        </w:rPr>
        <w:t>:</w:t>
      </w:r>
      <w:r>
        <w:rPr>
          <w:rFonts w:ascii="Helvetica" w:hAnsi="Helvetica"/>
          <w:b/>
          <w:sz w:val="22"/>
          <w:szCs w:val="22"/>
        </w:rPr>
        <w:t xml:space="preserve"> </w:t>
      </w:r>
      <w:r w:rsidR="00405667" w:rsidRPr="00957F1F">
        <w:rPr>
          <w:rFonts w:ascii="Helvetica" w:hAnsi="Helvetica"/>
          <w:sz w:val="22"/>
          <w:szCs w:val="22"/>
        </w:rPr>
        <w:t>Add lag effect to monitoring model</w:t>
      </w:r>
      <w:r w:rsidR="006257E3" w:rsidRPr="00957F1F">
        <w:rPr>
          <w:rFonts w:ascii="Helvetica" w:hAnsi="Helvetica"/>
          <w:sz w:val="22"/>
          <w:szCs w:val="22"/>
        </w:rPr>
        <w:t xml:space="preserve"> so that it takes time to implement new monitoring strategy</w:t>
      </w:r>
    </w:p>
    <w:p w14:paraId="4BCE9076" w14:textId="77777777" w:rsidR="00412FCD" w:rsidRPr="00957F1F" w:rsidRDefault="00412FCD" w:rsidP="00412FCD">
      <w:pPr>
        <w:pStyle w:val="ListParagraph"/>
        <w:ind w:left="360"/>
        <w:rPr>
          <w:rFonts w:ascii="Helvetica" w:hAnsi="Helvetica"/>
          <w:sz w:val="22"/>
          <w:szCs w:val="22"/>
        </w:rPr>
      </w:pPr>
    </w:p>
    <w:p w14:paraId="44C31739" w14:textId="4A258D3D" w:rsidR="00BA33BA" w:rsidRDefault="001840A1" w:rsidP="00BA33BA">
      <w:pPr>
        <w:pStyle w:val="ListParagraph"/>
        <w:numPr>
          <w:ilvl w:val="0"/>
          <w:numId w:val="7"/>
        </w:numPr>
        <w:rPr>
          <w:rFonts w:ascii="Helvetica" w:hAnsi="Helvetica"/>
          <w:sz w:val="22"/>
          <w:szCs w:val="22"/>
        </w:rPr>
      </w:pPr>
      <w:r>
        <w:rPr>
          <w:rFonts w:ascii="Helvetica" w:hAnsi="Helvetica"/>
          <w:b/>
          <w:sz w:val="22"/>
          <w:szCs w:val="22"/>
        </w:rPr>
        <w:t>Sensitivity of</w:t>
      </w:r>
      <w:r w:rsidR="00BA33BA" w:rsidRPr="00957F1F">
        <w:rPr>
          <w:rFonts w:ascii="Helvetica" w:hAnsi="Helvetica"/>
          <w:b/>
          <w:sz w:val="22"/>
          <w:szCs w:val="22"/>
        </w:rPr>
        <w:t xml:space="preserve"> risk of </w:t>
      </w:r>
      <w:r w:rsidR="008A62BB">
        <w:rPr>
          <w:rFonts w:ascii="Helvetica" w:hAnsi="Helvetica"/>
          <w:b/>
          <w:sz w:val="22"/>
          <w:szCs w:val="22"/>
        </w:rPr>
        <w:t>harvest</w:t>
      </w:r>
      <w:r w:rsidR="00BA33BA" w:rsidRPr="00957F1F">
        <w:rPr>
          <w:rFonts w:ascii="Helvetica" w:hAnsi="Helvetica"/>
          <w:b/>
          <w:sz w:val="22"/>
          <w:szCs w:val="22"/>
        </w:rPr>
        <w:t xml:space="preserve"> near the tipping point? </w:t>
      </w:r>
      <w:r w:rsidR="00BA33BA" w:rsidRPr="00957F1F">
        <w:rPr>
          <w:rFonts w:ascii="Helvetica" w:hAnsi="Helvetica"/>
          <w:sz w:val="22"/>
          <w:szCs w:val="22"/>
        </w:rPr>
        <w:t xml:space="preserve">Simulate the importance of the proximity of the tipping point to the Biomass limit for </w:t>
      </w:r>
      <w:r w:rsidR="005E3317">
        <w:rPr>
          <w:rFonts w:ascii="Helvetica" w:hAnsi="Helvetica"/>
          <w:sz w:val="22"/>
          <w:szCs w:val="22"/>
        </w:rPr>
        <w:t>harvest</w:t>
      </w:r>
      <w:r w:rsidR="00BA33BA" w:rsidRPr="00957F1F">
        <w:rPr>
          <w:rFonts w:ascii="Helvetica" w:hAnsi="Helvetica"/>
          <w:sz w:val="22"/>
          <w:szCs w:val="22"/>
        </w:rPr>
        <w:t xml:space="preserve">. E.g. for a given (or couple of </w:t>
      </w:r>
      <w:r w:rsidR="005E3317">
        <w:rPr>
          <w:rFonts w:ascii="Helvetica" w:hAnsi="Helvetica"/>
          <w:sz w:val="22"/>
          <w:szCs w:val="22"/>
        </w:rPr>
        <w:t>harvest rates</w:t>
      </w:r>
      <w:r w:rsidR="00BA33BA" w:rsidRPr="00957F1F">
        <w:rPr>
          <w:rFonts w:ascii="Helvetica" w:hAnsi="Helvetica"/>
          <w:sz w:val="22"/>
          <w:szCs w:val="22"/>
        </w:rPr>
        <w:t>), draw figure (ROI versus SSB) for different tipping point proximit</w:t>
      </w:r>
      <w:r w:rsidR="007E7F32">
        <w:rPr>
          <w:rFonts w:ascii="Helvetica" w:hAnsi="Helvetica"/>
          <w:sz w:val="22"/>
          <w:szCs w:val="22"/>
        </w:rPr>
        <w:t>y to the biomass limit. Or heat</w:t>
      </w:r>
      <w:r w:rsidR="00BA33BA" w:rsidRPr="00957F1F">
        <w:rPr>
          <w:rFonts w:ascii="Helvetica" w:hAnsi="Helvetica"/>
          <w:sz w:val="22"/>
          <w:szCs w:val="22"/>
        </w:rPr>
        <w:t xml:space="preserve">map of SSB versus delta of tipping point and blim and plot the ROI? </w:t>
      </w:r>
    </w:p>
    <w:p w14:paraId="567E7154" w14:textId="77777777" w:rsidR="00412FCD" w:rsidRPr="00957F1F" w:rsidRDefault="00412FCD" w:rsidP="00412FCD">
      <w:pPr>
        <w:pStyle w:val="ListParagraph"/>
        <w:ind w:left="360"/>
        <w:rPr>
          <w:rFonts w:ascii="Helvetica" w:hAnsi="Helvetica"/>
          <w:sz w:val="22"/>
          <w:szCs w:val="22"/>
        </w:rPr>
      </w:pPr>
    </w:p>
    <w:p w14:paraId="69798B8D" w14:textId="6D73C857" w:rsidR="00412FCD" w:rsidRPr="00957F1F" w:rsidRDefault="00BA33BA" w:rsidP="00F91857">
      <w:pPr>
        <w:pStyle w:val="ListParagraph"/>
        <w:numPr>
          <w:ilvl w:val="1"/>
          <w:numId w:val="1"/>
        </w:numPr>
        <w:rPr>
          <w:rFonts w:ascii="Helvetica" w:hAnsi="Helvetica"/>
          <w:sz w:val="22"/>
          <w:szCs w:val="22"/>
        </w:rPr>
      </w:pPr>
      <w:r w:rsidRPr="00412FCD">
        <w:rPr>
          <w:rFonts w:ascii="Helvetica" w:hAnsi="Helvetica"/>
          <w:b/>
          <w:sz w:val="22"/>
          <w:szCs w:val="22"/>
        </w:rPr>
        <w:t>How many management strategies do we want to contrast?</w:t>
      </w:r>
      <w:r w:rsidRPr="00412FCD">
        <w:rPr>
          <w:rFonts w:ascii="Helvetica" w:hAnsi="Helvetica"/>
          <w:sz w:val="22"/>
          <w:szCs w:val="22"/>
        </w:rPr>
        <w:t xml:space="preserve"> In the initial abstract we distinguished between ad</w:t>
      </w:r>
      <w:r w:rsidR="00412FCD">
        <w:rPr>
          <w:rFonts w:ascii="Helvetica" w:hAnsi="Helvetica"/>
          <w:sz w:val="22"/>
          <w:szCs w:val="22"/>
        </w:rPr>
        <w:t>aptive and precautionary buffer. We could b</w:t>
      </w:r>
      <w:r w:rsidR="00412FCD" w:rsidRPr="00957F1F">
        <w:rPr>
          <w:rFonts w:ascii="Helvetica" w:hAnsi="Helvetica"/>
          <w:sz w:val="22"/>
          <w:szCs w:val="22"/>
        </w:rPr>
        <w:t xml:space="preserve">uild </w:t>
      </w:r>
      <w:r w:rsidR="00412FCD">
        <w:rPr>
          <w:rFonts w:ascii="Helvetica" w:hAnsi="Helvetica"/>
          <w:sz w:val="22"/>
          <w:szCs w:val="22"/>
        </w:rPr>
        <w:t xml:space="preserve">a truly </w:t>
      </w:r>
      <w:r w:rsidR="00412FCD" w:rsidRPr="00957F1F">
        <w:rPr>
          <w:rFonts w:ascii="Helvetica" w:hAnsi="Helvetica"/>
          <w:sz w:val="22"/>
          <w:szCs w:val="22"/>
        </w:rPr>
        <w:t xml:space="preserve">adaptive monitoring </w:t>
      </w:r>
      <w:r w:rsidR="00412FCD">
        <w:rPr>
          <w:rFonts w:ascii="Helvetica" w:hAnsi="Helvetica"/>
          <w:sz w:val="22"/>
          <w:szCs w:val="22"/>
        </w:rPr>
        <w:t>that learns through time, rather than the</w:t>
      </w:r>
      <w:r w:rsidR="00412FCD" w:rsidRPr="00957F1F">
        <w:rPr>
          <w:rFonts w:ascii="Helvetica" w:hAnsi="Helvetica"/>
          <w:sz w:val="22"/>
          <w:szCs w:val="22"/>
        </w:rPr>
        <w:t xml:space="preserve"> precautionary buffer </w:t>
      </w:r>
      <w:r w:rsidR="00412FCD">
        <w:rPr>
          <w:rFonts w:ascii="Helvetica" w:hAnsi="Helvetica"/>
          <w:sz w:val="22"/>
          <w:szCs w:val="22"/>
        </w:rPr>
        <w:t>that differs because it is dynamic but not adaptive in the Carl Walters Sense</w:t>
      </w:r>
      <w:r w:rsidR="00412FCD" w:rsidRPr="00957F1F">
        <w:rPr>
          <w:rFonts w:ascii="Helvetica" w:hAnsi="Helvetica"/>
          <w:sz w:val="22"/>
          <w:szCs w:val="22"/>
        </w:rPr>
        <w:t xml:space="preserve">. </w:t>
      </w:r>
      <w:r w:rsidR="00412FCD">
        <w:rPr>
          <w:rFonts w:ascii="Helvetica" w:hAnsi="Helvetica"/>
          <w:sz w:val="22"/>
          <w:szCs w:val="22"/>
        </w:rPr>
        <w:t>The solution would be more like a dynamics optimization.</w:t>
      </w:r>
    </w:p>
    <w:p w14:paraId="204820DA" w14:textId="6A76C53C" w:rsidR="00FD6C95" w:rsidRPr="00412FCD" w:rsidRDefault="00FD6C95" w:rsidP="00001AA5">
      <w:pPr>
        <w:pStyle w:val="ListParagraph"/>
        <w:numPr>
          <w:ilvl w:val="0"/>
          <w:numId w:val="7"/>
        </w:numPr>
        <w:rPr>
          <w:rFonts w:ascii="Helvetica" w:hAnsi="Helvetica"/>
          <w:sz w:val="22"/>
          <w:szCs w:val="22"/>
        </w:rPr>
      </w:pPr>
      <w:r w:rsidRPr="00412FCD">
        <w:rPr>
          <w:rFonts w:ascii="Helvetica" w:hAnsi="Helvetica"/>
          <w:b/>
          <w:sz w:val="22"/>
          <w:szCs w:val="22"/>
        </w:rPr>
        <w:t>Improved Risk Analysis:</w:t>
      </w:r>
      <w:r w:rsidRPr="00412FCD">
        <w:rPr>
          <w:rFonts w:ascii="Helvetica" w:hAnsi="Helvetica"/>
          <w:sz w:val="22"/>
          <w:szCs w:val="22"/>
        </w:rPr>
        <w:t xml:space="preserve"> One definition of risk is the product of probability of a negative impact and how strong that effect is. One option is to plot the probability of tipping (prob risk) against net present value for different </w:t>
      </w:r>
      <w:r w:rsidR="003A7290" w:rsidRPr="00412FCD">
        <w:rPr>
          <w:rFonts w:ascii="Helvetica" w:hAnsi="Helvetica"/>
          <w:sz w:val="22"/>
          <w:szCs w:val="22"/>
        </w:rPr>
        <w:t>harvest rate</w:t>
      </w:r>
      <w:r w:rsidRPr="00412FCD">
        <w:rPr>
          <w:rFonts w:ascii="Helvetica" w:hAnsi="Helvetica"/>
          <w:sz w:val="22"/>
          <w:szCs w:val="22"/>
        </w:rPr>
        <w:t xml:space="preserve"> effects (loss of value). </w:t>
      </w:r>
    </w:p>
    <w:p w14:paraId="4347FEA8" w14:textId="41C51EEE" w:rsidR="004879B3" w:rsidRDefault="004879B3">
      <w:pPr>
        <w:rPr>
          <w:rFonts w:ascii="Helvetica" w:hAnsi="Helvetica"/>
          <w:sz w:val="22"/>
          <w:szCs w:val="22"/>
        </w:rPr>
      </w:pPr>
    </w:p>
    <w:sectPr w:rsidR="004879B3" w:rsidSect="00FA0F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Crow White" w:date="2015-09-25T13:04:00Z" w:initials="CW">
    <w:p w14:paraId="1A734246" w14:textId="77777777" w:rsidR="00CB00AD" w:rsidRDefault="00CB00AD">
      <w:pPr>
        <w:pStyle w:val="CommentText"/>
      </w:pPr>
      <w:r>
        <w:rPr>
          <w:rStyle w:val="CommentReference"/>
        </w:rPr>
        <w:annotationRef/>
      </w:r>
      <w:r>
        <w:t>Colons are not allowed by some journals. Not sure on “s</w:t>
      </w:r>
    </w:p>
    <w:p w14:paraId="42010A0A" w14:textId="0D67222E" w:rsidR="00CB00AD" w:rsidRDefault="00CB00AD">
      <w:pPr>
        <w:pStyle w:val="CommentText"/>
      </w:pPr>
      <w:r>
        <w:t>Also, feel free to take or leave any of my edits….I won’t be offended.</w:t>
      </w:r>
    </w:p>
  </w:comment>
  <w:comment w:id="16" w:author="Crow White" w:date="2015-09-25T13:07:00Z" w:initials="CW">
    <w:p w14:paraId="4896EB5E" w14:textId="33EE8083" w:rsidR="00CB00AD" w:rsidRDefault="00CB00AD">
      <w:pPr>
        <w:pStyle w:val="CommentText"/>
      </w:pPr>
      <w:r>
        <w:rPr>
          <w:rStyle w:val="CommentReference"/>
        </w:rPr>
        <w:annotationRef/>
      </w:r>
      <w:r>
        <w:t>Need to define</w:t>
      </w:r>
    </w:p>
  </w:comment>
  <w:comment w:id="18" w:author="Crow White" w:date="2015-09-25T13:09:00Z" w:initials="CW">
    <w:p w14:paraId="21D4C94F" w14:textId="191A3AC9" w:rsidR="00CB00AD" w:rsidRDefault="00CB00AD">
      <w:pPr>
        <w:pStyle w:val="CommentText"/>
      </w:pPr>
      <w:r>
        <w:rPr>
          <w:rStyle w:val="CommentReference"/>
        </w:rPr>
        <w:annotationRef/>
      </w:r>
      <w:r>
        <w:t>I don’t quite follow</w:t>
      </w:r>
    </w:p>
  </w:comment>
  <w:comment w:id="19" w:author="Crow White" w:date="2015-09-25T13:09:00Z" w:initials="CW">
    <w:p w14:paraId="1E4DED1D" w14:textId="3287D0D2" w:rsidR="00CB00AD" w:rsidRDefault="00CB00AD">
      <w:pPr>
        <w:pStyle w:val="CommentText"/>
      </w:pPr>
      <w:r>
        <w:rPr>
          <w:rStyle w:val="CommentReference"/>
        </w:rPr>
        <w:annotationRef/>
      </w:r>
      <w:r>
        <w:t>True, but connection with our study needs to be made stronger</w:t>
      </w:r>
    </w:p>
  </w:comment>
  <w:comment w:id="20" w:author="Crow White" w:date="2015-09-25T13:14:00Z" w:initials="CW">
    <w:p w14:paraId="44480773" w14:textId="77777777" w:rsidR="00622E61" w:rsidRDefault="00622E61">
      <w:pPr>
        <w:pStyle w:val="CommentText"/>
      </w:pPr>
      <w:r>
        <w:rPr>
          <w:rStyle w:val="CommentReference"/>
        </w:rPr>
        <w:annotationRef/>
      </w:r>
      <w:r>
        <w:t>Costello et al. 2010 PNAS: Value of spatial information in designing MPAs to increase fisheries profits</w:t>
      </w:r>
    </w:p>
    <w:p w14:paraId="1A52A650" w14:textId="77777777" w:rsidR="00622E61" w:rsidRDefault="00622E61">
      <w:pPr>
        <w:pStyle w:val="CommentText"/>
      </w:pPr>
    </w:p>
    <w:p w14:paraId="6E9049E4" w14:textId="77777777" w:rsidR="00622E61" w:rsidRDefault="00622E61">
      <w:pPr>
        <w:pStyle w:val="CommentText"/>
      </w:pPr>
      <w:r>
        <w:t>Costello and Polasky 2008 JEEM: Optimal harvesting of stochastic spatial resources, which requires monitoring to identify the stochastic patterns, increases fisheries value</w:t>
      </w:r>
    </w:p>
    <w:p w14:paraId="15EF5CAC" w14:textId="77777777" w:rsidR="00B00779" w:rsidRDefault="00B00779">
      <w:pPr>
        <w:pStyle w:val="CommentText"/>
      </w:pPr>
    </w:p>
    <w:p w14:paraId="1AC2F4A6" w14:textId="443046B1" w:rsidR="00B00779" w:rsidRDefault="00B00779">
      <w:pPr>
        <w:pStyle w:val="CommentText"/>
      </w:pPr>
      <w:r>
        <w:t>Sethi et al. 2005 JEEM: Similar to C&amp;P 2008 JEEM</w:t>
      </w:r>
    </w:p>
    <w:p w14:paraId="306F9356" w14:textId="77777777" w:rsidR="00622E61" w:rsidRDefault="00622E61">
      <w:pPr>
        <w:pStyle w:val="CommentText"/>
      </w:pPr>
    </w:p>
    <w:p w14:paraId="78B4DB0B" w14:textId="114DEE1A" w:rsidR="00622E61" w:rsidRDefault="00622E61">
      <w:pPr>
        <w:pStyle w:val="CommentText"/>
      </w:pPr>
      <w:r>
        <w:t>See Polasky et al. 2011 TREE for discussion of how thresholds science changes (simplifies) the decisionspace for managers</w:t>
      </w:r>
    </w:p>
  </w:comment>
  <w:comment w:id="21" w:author="Crow White" w:date="2015-09-25T13:21:00Z" w:initials="CW">
    <w:p w14:paraId="75B406E7" w14:textId="49FB4062" w:rsidR="00622E61" w:rsidRDefault="00622E61">
      <w:pPr>
        <w:pStyle w:val="CommentText"/>
      </w:pPr>
      <w:r>
        <w:rPr>
          <w:rStyle w:val="CommentReference"/>
        </w:rPr>
        <w:annotationRef/>
      </w:r>
      <w:r>
        <w:t>I suppose the C&amp;P 2008 JEEM study is another example of this</w:t>
      </w:r>
    </w:p>
  </w:comment>
  <w:comment w:id="22" w:author="Crow White" w:date="2015-09-25T13:22:00Z" w:initials="CW">
    <w:p w14:paraId="46E1D6C7" w14:textId="5DC87425" w:rsidR="00622E61" w:rsidRDefault="00622E61">
      <w:pPr>
        <w:pStyle w:val="CommentText"/>
      </w:pPr>
      <w:r>
        <w:rPr>
          <w:rStyle w:val="CommentReference"/>
        </w:rPr>
        <w:annotationRef/>
      </w:r>
      <w:r>
        <w:t>What about when a stock is collapsed? That triggers monitoring via the Magnuson–Stevens Act, correct?</w:t>
      </w:r>
    </w:p>
  </w:comment>
  <w:comment w:id="23" w:author="Crow White" w:date="2015-09-25T13:24:00Z" w:initials="CW">
    <w:p w14:paraId="367907C5" w14:textId="77777777" w:rsidR="00B00779" w:rsidRDefault="00B00779">
      <w:pPr>
        <w:pStyle w:val="CommentText"/>
      </w:pPr>
      <w:r>
        <w:rPr>
          <w:rStyle w:val="CommentReference"/>
        </w:rPr>
        <w:annotationRef/>
      </w:r>
      <w:r>
        <w:t>Possibly some relevant literature:</w:t>
      </w:r>
    </w:p>
    <w:p w14:paraId="72DF7460" w14:textId="77777777" w:rsidR="00B00779" w:rsidRDefault="00B00779">
      <w:pPr>
        <w:pStyle w:val="CommentText"/>
      </w:pPr>
      <w:r>
        <w:t>Fuller et al. 2008 Ecol Apps</w:t>
      </w:r>
    </w:p>
    <w:p w14:paraId="01808848" w14:textId="77777777" w:rsidR="00B00779" w:rsidRDefault="00B00779">
      <w:pPr>
        <w:pStyle w:val="CommentText"/>
      </w:pPr>
    </w:p>
    <w:p w14:paraId="6C3E0CCD" w14:textId="3A88F739" w:rsidR="00B00779" w:rsidRDefault="00B00779">
      <w:pPr>
        <w:pStyle w:val="CommentText"/>
      </w:pPr>
      <w:r>
        <w:t xml:space="preserve">Note: MPAs are a good example of a blunt management tool used to combat lowering stocks, as opposed to a more nuanced spatio-temporal set of harvest regulations that are sharper and maybe more effective but require more info to set up. Maybe see Grafton et al. 2005 Bull Math Biol, and Mangel 2000 EER (check it out alone for the second sentence in the Intro…”. Also </w:t>
      </w:r>
      <w:r w:rsidRPr="00B00779">
        <w:t>Stefansso</w:t>
      </w:r>
      <w:r>
        <w:t>n and Roesnberg 2005 Phil Trans Roy Soc B</w:t>
      </w:r>
    </w:p>
  </w:comment>
  <w:comment w:id="24" w:author="Crow White" w:date="2015-09-25T13:46:00Z" w:initials="CW">
    <w:p w14:paraId="0C154A4C" w14:textId="7365B0D8" w:rsidR="00944D13" w:rsidRDefault="00944D13">
      <w:pPr>
        <w:pStyle w:val="CommentText"/>
      </w:pPr>
      <w:r>
        <w:rPr>
          <w:rStyle w:val="CommentReference"/>
        </w:rPr>
        <w:annotationRef/>
      </w:r>
      <w:r>
        <w:t>One might be able to argue the opposite if they approach the problem from a different perspective: With thresholds a manager may choose a particularly precautionary management strategy, which incidentally is quite resilient to having (or not) limited predictive power of the current/future state of the system.</w:t>
      </w:r>
    </w:p>
  </w:comment>
  <w:comment w:id="26" w:author="Crow White" w:date="2015-09-25T13:56:00Z" w:initials="CW">
    <w:p w14:paraId="57C13DA9" w14:textId="3A10032E" w:rsidR="00944D13" w:rsidRDefault="00944D13">
      <w:pPr>
        <w:pStyle w:val="CommentText"/>
      </w:pPr>
      <w:r>
        <w:rPr>
          <w:rStyle w:val="CommentReference"/>
        </w:rPr>
        <w:annotationRef/>
      </w:r>
      <w:r>
        <w:t>Does the assessment model know the error, or just the estimate of the sample?</w:t>
      </w:r>
    </w:p>
  </w:comment>
  <w:comment w:id="30" w:author="Crow White" w:date="2015-09-25T14:11:00Z" w:initials="CW">
    <w:p w14:paraId="7B6A4E26" w14:textId="78300E36" w:rsidR="005F17E4" w:rsidRDefault="005F17E4">
      <w:pPr>
        <w:pStyle w:val="CommentText"/>
      </w:pPr>
      <w:r>
        <w:rPr>
          <w:rStyle w:val="CommentReference"/>
        </w:rPr>
        <w:annotationRef/>
      </w:r>
      <w:r>
        <w:t xml:space="preserve">Is there by chance a definitive (or at least most recognized) model of the Allee effect? I’ve </w:t>
      </w:r>
      <w:r w:rsidR="00DC3C77">
        <w:t>seen multiple versions. E.g., dB/dt = rB*(1-B</w:t>
      </w:r>
      <w:r>
        <w:t>/K)(1-</w:t>
      </w:r>
      <w:r w:rsidR="00DC3C77">
        <w:t>A/B), by Courchamp et al. 2008:67</w:t>
      </w:r>
    </w:p>
  </w:comment>
  <w:comment w:id="31" w:author="Crow White" w:date="2015-09-25T14:39:00Z" w:initials="CW">
    <w:p w14:paraId="4D6F54C2" w14:textId="0A932519" w:rsidR="00D81AE0" w:rsidRDefault="00D81AE0">
      <w:pPr>
        <w:pStyle w:val="CommentText"/>
      </w:pPr>
      <w:r>
        <w:rPr>
          <w:rStyle w:val="CommentReference"/>
        </w:rPr>
        <w:annotationRef/>
      </w:r>
      <w:r>
        <w:t>I believe A defines the stock size below which growth is negative</w:t>
      </w:r>
      <w:r w:rsidR="00963D6B">
        <w:t>. i.e., it is the biological TP</w:t>
      </w:r>
    </w:p>
  </w:comment>
  <w:comment w:id="46" w:author="Crow White" w:date="2015-09-25T14:22:00Z" w:initials="CW">
    <w:p w14:paraId="1ACAD620" w14:textId="0062B3A2" w:rsidR="00FC6CF1" w:rsidRDefault="00FC6CF1">
      <w:pPr>
        <w:pStyle w:val="CommentText"/>
      </w:pPr>
      <w:r>
        <w:rPr>
          <w:rStyle w:val="CommentReference"/>
        </w:rPr>
        <w:annotationRef/>
      </w:r>
      <w:r>
        <w:t>This may be fine, but, technically, I think you mean fishing mortality rate, F, which is a function of effort and catchability: F=E*q</w:t>
      </w:r>
    </w:p>
  </w:comment>
  <w:comment w:id="49" w:author="Crow White" w:date="2015-09-25T14:27:00Z" w:initials="CW">
    <w:p w14:paraId="23341FCA" w14:textId="5CB4157A" w:rsidR="008451D2" w:rsidRDefault="008451D2">
      <w:pPr>
        <w:pStyle w:val="CommentText"/>
      </w:pPr>
      <w:r>
        <w:rPr>
          <w:rStyle w:val="CommentReference"/>
        </w:rPr>
        <w:annotationRef/>
      </w:r>
      <w:r>
        <w:t>You have suddently included catchability now, whereas I believe it needs to be in the calculation of MSY and Bmsy, as described in my comment above.</w:t>
      </w:r>
    </w:p>
  </w:comment>
  <w:comment w:id="52" w:author="Crow White" w:date="2015-09-25T14:33:00Z" w:initials="CW">
    <w:p w14:paraId="3B8DD057" w14:textId="6F989429" w:rsidR="00D81AE0" w:rsidRDefault="00D81AE0">
      <w:pPr>
        <w:pStyle w:val="CommentText"/>
      </w:pPr>
      <w:r>
        <w:rPr>
          <w:rStyle w:val="CommentReference"/>
        </w:rPr>
        <w:annotationRef/>
      </w:r>
      <w:r>
        <w:t>Is it accurate to call phi variance above and CV here?</w:t>
      </w:r>
    </w:p>
  </w:comment>
  <w:comment w:id="53" w:author="Crow White" w:date="2015-09-25T14:35:00Z" w:initials="CW">
    <w:p w14:paraId="4B78EA85" w14:textId="07DF7D25" w:rsidR="00D81AE0" w:rsidRDefault="00D81AE0">
      <w:pPr>
        <w:pStyle w:val="CommentText"/>
      </w:pPr>
      <w:r>
        <w:rPr>
          <w:rStyle w:val="CommentReference"/>
        </w:rPr>
        <w:annotationRef/>
      </w:r>
      <w:r>
        <w:t>An alternate phrasing is “…can be varied without losing generality”</w:t>
      </w:r>
    </w:p>
  </w:comment>
  <w:comment w:id="54" w:author="Crow White" w:date="2015-09-25T14:37:00Z" w:initials="CW">
    <w:p w14:paraId="75ED6038" w14:textId="1AA36430" w:rsidR="00D81AE0" w:rsidRDefault="00D81AE0">
      <w:pPr>
        <w:pStyle w:val="CommentText"/>
      </w:pPr>
      <w:r>
        <w:rPr>
          <w:rStyle w:val="CommentReference"/>
        </w:rPr>
        <w:annotationRef/>
      </w:r>
      <w:r>
        <w:t xml:space="preserve">This could be a parameter that is varied as well.  Possibly even have it be </w:t>
      </w:r>
      <w:r w:rsidR="00963D6B">
        <w:t>multiplied</w:t>
      </w:r>
      <w:r>
        <w:t xml:space="preserve"> by A so the management tipping point is explicitly linked to the biological tipping poin</w:t>
      </w:r>
      <w:r w:rsidR="00963D6B">
        <w:t>t. i.e., B_mgmtTP = omega*A</w:t>
      </w:r>
      <w:r>
        <w:t>, where omega is &gt;</w:t>
      </w:r>
      <w:r w:rsidR="00963D6B">
        <w:t>=</w:t>
      </w:r>
      <w:r>
        <w:t>1 and varied to refl</w:t>
      </w:r>
      <w:r w:rsidR="00963D6B">
        <w:t>ect how cautionary management is wrt the TP</w:t>
      </w:r>
      <w:r>
        <w:t>.</w:t>
      </w:r>
    </w:p>
    <w:p w14:paraId="23D0B4F5" w14:textId="2E91350A" w:rsidR="00D81AE0" w:rsidRDefault="00D81AE0">
      <w:pPr>
        <w:pStyle w:val="CommentText"/>
      </w:pPr>
      <w:r>
        <w:t>Just a thought</w:t>
      </w:r>
    </w:p>
  </w:comment>
  <w:comment w:id="57" w:author="Crow White" w:date="2015-09-25T14:46:00Z" w:initials="CW">
    <w:p w14:paraId="68B37FC7" w14:textId="197855B0" w:rsidR="00963D6B" w:rsidRDefault="00963D6B">
      <w:pPr>
        <w:pStyle w:val="CommentText"/>
      </w:pPr>
      <w:r>
        <w:rPr>
          <w:rStyle w:val="CommentReference"/>
        </w:rPr>
        <w:annotationRef/>
      </w:r>
      <w:r>
        <w:t>You’ve switched to “F”, which I think is correct</w:t>
      </w:r>
    </w:p>
  </w:comment>
  <w:comment w:id="64" w:author="Crow White" w:date="2015-09-25T14:53:00Z" w:initials="CW">
    <w:p w14:paraId="7B336C30" w14:textId="34957881" w:rsidR="008B3245" w:rsidRDefault="008B3245">
      <w:pPr>
        <w:pStyle w:val="CommentText"/>
      </w:pPr>
      <w:r>
        <w:rPr>
          <w:rStyle w:val="CommentReference"/>
        </w:rPr>
        <w:annotationRef/>
      </w:r>
      <w:r>
        <w:t>Each year or over the entire time horizon?</w:t>
      </w:r>
    </w:p>
  </w:comment>
  <w:comment w:id="71" w:author="Crow White" w:date="2015-09-25T14:57:00Z" w:initials="CW">
    <w:p w14:paraId="2D9CAEF2" w14:textId="358D76DC" w:rsidR="00701617" w:rsidRDefault="00701617">
      <w:pPr>
        <w:pStyle w:val="CommentText"/>
      </w:pPr>
      <w:r>
        <w:rPr>
          <w:rStyle w:val="CommentReference"/>
        </w:rPr>
        <w:annotationRef/>
      </w:r>
      <w:r>
        <w:t>Isn’t your point: “…</w:t>
      </w:r>
      <w:r>
        <w:rPr>
          <w:rFonts w:ascii="Helvetica" w:hAnsi="Helvetica"/>
          <w:sz w:val="22"/>
          <w:szCs w:val="22"/>
        </w:rPr>
        <w:t>above which monitoring is low precision</w:t>
      </w:r>
      <w:r>
        <w:rPr>
          <w:rFonts w:ascii="Helvetica" w:hAnsi="Helvetica"/>
          <w:sz w:val="22"/>
          <w:szCs w:val="22"/>
        </w:rPr>
        <w:t xml:space="preserve"> but less valuable anyways.”</w:t>
      </w:r>
    </w:p>
  </w:comment>
  <w:comment w:id="75" w:author="Crow White" w:date="2015-09-25T15:17:00Z" w:initials="CW">
    <w:p w14:paraId="05AB0992" w14:textId="77777777" w:rsidR="00340075" w:rsidRDefault="006D4A73">
      <w:pPr>
        <w:pStyle w:val="CommentText"/>
      </w:pPr>
      <w:r>
        <w:rPr>
          <w:rStyle w:val="CommentReference"/>
        </w:rPr>
        <w:annotationRef/>
      </w:r>
      <w:r w:rsidR="00340075">
        <w:t>Some refs worth considering:</w:t>
      </w:r>
    </w:p>
    <w:p w14:paraId="07A3199F" w14:textId="77777777" w:rsidR="00340075" w:rsidRDefault="00340075">
      <w:pPr>
        <w:pStyle w:val="CommentText"/>
      </w:pPr>
    </w:p>
    <w:p w14:paraId="5CEA193A" w14:textId="0D9AD326" w:rsidR="006D4A73" w:rsidRDefault="006D4A73">
      <w:pPr>
        <w:pStyle w:val="CommentText"/>
      </w:pPr>
      <w:r>
        <w:t>Gerber et al. 2005 Ecol Lett</w:t>
      </w:r>
    </w:p>
    <w:p w14:paraId="171AA0D0" w14:textId="77777777" w:rsidR="00340075" w:rsidRDefault="00340075">
      <w:pPr>
        <w:pStyle w:val="CommentText"/>
      </w:pPr>
    </w:p>
    <w:p w14:paraId="7397F9F1" w14:textId="318BE736" w:rsidR="00340075" w:rsidRDefault="00340075" w:rsidP="00340075">
      <w:pPr>
        <w:pStyle w:val="CommentText"/>
      </w:pPr>
      <w:r>
        <w:t>Hauser et al. 2006 Ecol Apps: “</w:t>
      </w:r>
      <w:r>
        <w:t>a monitoring regime that varies according to the state of the system can outperform fixed-interval monitoring</w:t>
      </w:r>
      <w:r>
        <w:t>”</w:t>
      </w:r>
    </w:p>
    <w:p w14:paraId="5F31E273" w14:textId="5EAA021B" w:rsidR="00340075" w:rsidRDefault="00340075" w:rsidP="00340075">
      <w:pPr>
        <w:pStyle w:val="CommentText"/>
      </w:pPr>
      <w:r>
        <w:t>But see:</w:t>
      </w:r>
    </w:p>
    <w:p w14:paraId="1E091CFE" w14:textId="6D61D8DC" w:rsidR="00340075" w:rsidRDefault="00340075" w:rsidP="00340075">
      <w:pPr>
        <w:pStyle w:val="CommentText"/>
      </w:pPr>
      <w:r>
        <w:t>Drechsler et al. 2006 Ecol Apps: “</w:t>
      </w:r>
      <w:r>
        <w:t>the costs of flexible management may reverse the rank order of flexible and fixed conservation strategies, such that fixed strategies may lead to better ecological results than flexible ones for the same financial budget.</w:t>
      </w:r>
      <w:r>
        <w:t>”</w:t>
      </w:r>
    </w:p>
    <w:p w14:paraId="5DC95094" w14:textId="77777777" w:rsidR="00340075" w:rsidRDefault="00340075" w:rsidP="00340075">
      <w:pPr>
        <w:pStyle w:val="CommentText"/>
      </w:pPr>
    </w:p>
    <w:p w14:paraId="0F2523E5" w14:textId="65225AA4" w:rsidR="00340075" w:rsidRDefault="00340075" w:rsidP="00340075">
      <w:pPr>
        <w:pStyle w:val="CommentText"/>
      </w:pPr>
      <w:r>
        <w:t>Hiroyuki et al. 2014 Popul Ecol</w:t>
      </w:r>
    </w:p>
    <w:p w14:paraId="1EDED1C6" w14:textId="77777777" w:rsidR="00340075" w:rsidRDefault="00340075" w:rsidP="00340075">
      <w:pPr>
        <w:pStyle w:val="CommentText"/>
      </w:pPr>
    </w:p>
    <w:p w14:paraId="71FC2AE1" w14:textId="371E899D" w:rsidR="00340075" w:rsidRDefault="00340075" w:rsidP="00340075">
      <w:pPr>
        <w:pStyle w:val="CommentText"/>
      </w:pPr>
      <w:r>
        <w:t>Smith et al. 2014</w:t>
      </w:r>
      <w:r w:rsidR="00207CAC">
        <w:t xml:space="preserve"> Monitoring for Threshold-Dependent Decisions (</w:t>
      </w:r>
      <w:hyperlink r:id="rId1" w:history="1">
        <w:r w:rsidR="00207CAC" w:rsidRPr="00711A73">
          <w:rPr>
            <w:rStyle w:val="Hyperlink"/>
          </w:rPr>
          <w:t>http://link.springer.com/chapter/10.1007/978-1-4899-8041-0_6#page-2</w:t>
        </w:r>
      </w:hyperlink>
      <w:r w:rsidR="00207CAC">
        <w:t>)</w:t>
      </w:r>
    </w:p>
    <w:p w14:paraId="17C93BD5" w14:textId="77777777" w:rsidR="00340075" w:rsidRDefault="00340075" w:rsidP="00340075">
      <w:pPr>
        <w:pStyle w:val="CommentText"/>
      </w:pPr>
    </w:p>
  </w:comment>
  <w:comment w:id="77" w:author="Crow White" w:date="2015-09-25T15:11:00Z" w:initials="CW">
    <w:p w14:paraId="2B34F8E9" w14:textId="77777777" w:rsidR="009C7059" w:rsidRDefault="009C7059">
      <w:pPr>
        <w:pStyle w:val="CommentText"/>
      </w:pPr>
      <w:r>
        <w:rPr>
          <w:rStyle w:val="CommentReference"/>
        </w:rPr>
        <w:annotationRef/>
      </w:r>
      <w:r>
        <w:t xml:space="preserve">If you made the y-axis start at zero, the tradeoff in regard to NPV would no longer seem very severe. This potentially makes me wonder if instead you should focus the plots on Prob_tipping and monitoring costs (the two axes) and have NPV be the colorbar. </w:t>
      </w:r>
    </w:p>
    <w:p w14:paraId="2A3DDAFD" w14:textId="77777777" w:rsidR="004C1294" w:rsidRDefault="004C1294">
      <w:pPr>
        <w:pStyle w:val="CommentText"/>
      </w:pPr>
    </w:p>
    <w:p w14:paraId="0C6D89AC" w14:textId="45E125F7" w:rsidR="004C1294" w:rsidRDefault="004C1294">
      <w:pPr>
        <w:pStyle w:val="CommentText"/>
      </w:pPr>
      <w:r>
        <w:t>Another thought is to combine NPV and monitoring cost into a single value, and plot how it trades off with Prob_tip. Combining NPV and monitoring costs assumes that the fishery pays for the monitoring…</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2010A0A" w15:done="0"/>
  <w15:commentEx w15:paraId="4896EB5E" w15:done="0"/>
  <w15:commentEx w15:paraId="21D4C94F" w15:done="0"/>
  <w15:commentEx w15:paraId="1E4DED1D" w15:done="0"/>
  <w15:commentEx w15:paraId="78B4DB0B" w15:done="0"/>
  <w15:commentEx w15:paraId="75B406E7" w15:done="0"/>
  <w15:commentEx w15:paraId="46E1D6C7" w15:done="0"/>
  <w15:commentEx w15:paraId="6C3E0CCD" w15:done="0"/>
  <w15:commentEx w15:paraId="0C154A4C" w15:done="0"/>
  <w15:commentEx w15:paraId="57C13DA9" w15:done="0"/>
  <w15:commentEx w15:paraId="7B6A4E26" w15:done="0"/>
  <w15:commentEx w15:paraId="4D6F54C2" w15:done="0"/>
  <w15:commentEx w15:paraId="1ACAD620" w15:done="0"/>
  <w15:commentEx w15:paraId="23341FCA" w15:done="0"/>
  <w15:commentEx w15:paraId="3B8DD057" w15:done="0"/>
  <w15:commentEx w15:paraId="4B78EA85" w15:done="0"/>
  <w15:commentEx w15:paraId="23D0B4F5" w15:done="0"/>
  <w15:commentEx w15:paraId="68B37FC7" w15:done="0"/>
  <w15:commentEx w15:paraId="7B336C30" w15:done="0"/>
  <w15:commentEx w15:paraId="2D9CAEF2" w15:done="0"/>
  <w15:commentEx w15:paraId="17C93BD5" w15:done="0"/>
  <w15:commentEx w15:paraId="0C6D89A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9A97C4" w14:textId="77777777" w:rsidR="004F79E2" w:rsidRDefault="004F79E2" w:rsidP="00135D5C">
      <w:r>
        <w:separator/>
      </w:r>
    </w:p>
  </w:endnote>
  <w:endnote w:type="continuationSeparator" w:id="0">
    <w:p w14:paraId="67FA0943" w14:textId="77777777" w:rsidR="004F79E2" w:rsidRDefault="004F79E2"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732CF2" w14:textId="77777777" w:rsidR="004F79E2" w:rsidRDefault="004F79E2" w:rsidP="00135D5C">
      <w:r>
        <w:separator/>
      </w:r>
    </w:p>
  </w:footnote>
  <w:footnote w:type="continuationSeparator" w:id="0">
    <w:p w14:paraId="18C06F3D" w14:textId="77777777" w:rsidR="004F79E2" w:rsidRDefault="004F79E2" w:rsidP="00135D5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0"/>
  </w:num>
  <w:num w:numId="4">
    <w:abstractNumId w:val="1"/>
  </w:num>
  <w:num w:numId="5">
    <w:abstractNumId w:val="5"/>
  </w:num>
  <w:num w:numId="6">
    <w:abstractNumId w:val="2"/>
  </w:num>
  <w:num w:numId="7">
    <w:abstractNumId w:val="7"/>
  </w:num>
  <w:num w:numId="8">
    <w:abstractNumId w:val="6"/>
  </w:num>
  <w:num w:numId="9">
    <w:abstractNumId w:val="8"/>
  </w:num>
  <w:num w:numId="1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ow White">
    <w15:presenceInfo w15:providerId="AD" w15:userId="S-1-5-21-361173292-92456484-2263411043-14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6671&lt;/item&gt;&lt;item&gt;8048&lt;/item&gt;&lt;item&gt;8077&lt;/item&gt;&lt;item&gt;8123&lt;/item&gt;&lt;item&gt;8124&lt;/item&gt;&lt;item&gt;8126&lt;/item&gt;&lt;item&gt;8128&lt;/item&gt;&lt;item&gt;8132&lt;/item&gt;&lt;/record-ids&gt;&lt;/item&gt;&lt;/Libraries&gt;"/>
  </w:docVars>
  <w:rsids>
    <w:rsidRoot w:val="00EA4926"/>
    <w:rsid w:val="00000104"/>
    <w:rsid w:val="00000733"/>
    <w:rsid w:val="00000928"/>
    <w:rsid w:val="00000D1E"/>
    <w:rsid w:val="00001AA5"/>
    <w:rsid w:val="000105EB"/>
    <w:rsid w:val="0001115B"/>
    <w:rsid w:val="00012A3D"/>
    <w:rsid w:val="00013C23"/>
    <w:rsid w:val="0003223B"/>
    <w:rsid w:val="00035AE1"/>
    <w:rsid w:val="00035B6B"/>
    <w:rsid w:val="00036BA2"/>
    <w:rsid w:val="000437E9"/>
    <w:rsid w:val="00043C70"/>
    <w:rsid w:val="00045D2C"/>
    <w:rsid w:val="000460B4"/>
    <w:rsid w:val="00051687"/>
    <w:rsid w:val="00055424"/>
    <w:rsid w:val="00056E95"/>
    <w:rsid w:val="0006213F"/>
    <w:rsid w:val="000626DC"/>
    <w:rsid w:val="00067023"/>
    <w:rsid w:val="0007003B"/>
    <w:rsid w:val="0007073E"/>
    <w:rsid w:val="00081FA2"/>
    <w:rsid w:val="000847BF"/>
    <w:rsid w:val="00084B2A"/>
    <w:rsid w:val="000869C2"/>
    <w:rsid w:val="00091253"/>
    <w:rsid w:val="000936DC"/>
    <w:rsid w:val="00097BDF"/>
    <w:rsid w:val="000A53DB"/>
    <w:rsid w:val="000A61E0"/>
    <w:rsid w:val="000A64FE"/>
    <w:rsid w:val="000A7411"/>
    <w:rsid w:val="000A75E1"/>
    <w:rsid w:val="000A7A56"/>
    <w:rsid w:val="000B15BE"/>
    <w:rsid w:val="000B21F8"/>
    <w:rsid w:val="000B4A7A"/>
    <w:rsid w:val="000B54F0"/>
    <w:rsid w:val="000C253D"/>
    <w:rsid w:val="000C489C"/>
    <w:rsid w:val="000C5D7B"/>
    <w:rsid w:val="000C6E81"/>
    <w:rsid w:val="000D1ADB"/>
    <w:rsid w:val="000D60B9"/>
    <w:rsid w:val="000D71E0"/>
    <w:rsid w:val="000D7A36"/>
    <w:rsid w:val="000E1CB4"/>
    <w:rsid w:val="000E67EE"/>
    <w:rsid w:val="000E6926"/>
    <w:rsid w:val="000F2389"/>
    <w:rsid w:val="000F5FBD"/>
    <w:rsid w:val="000F7E36"/>
    <w:rsid w:val="00103088"/>
    <w:rsid w:val="001043D9"/>
    <w:rsid w:val="00106445"/>
    <w:rsid w:val="0010719A"/>
    <w:rsid w:val="001107BC"/>
    <w:rsid w:val="001115EF"/>
    <w:rsid w:val="0012059B"/>
    <w:rsid w:val="00125042"/>
    <w:rsid w:val="001261A8"/>
    <w:rsid w:val="00126284"/>
    <w:rsid w:val="001277C0"/>
    <w:rsid w:val="00127FEE"/>
    <w:rsid w:val="00132E01"/>
    <w:rsid w:val="001341AD"/>
    <w:rsid w:val="00134761"/>
    <w:rsid w:val="00135D5C"/>
    <w:rsid w:val="001361AB"/>
    <w:rsid w:val="001372FE"/>
    <w:rsid w:val="001430DD"/>
    <w:rsid w:val="00143BB8"/>
    <w:rsid w:val="00146CDF"/>
    <w:rsid w:val="00155703"/>
    <w:rsid w:val="00160AB3"/>
    <w:rsid w:val="00160AFB"/>
    <w:rsid w:val="00161963"/>
    <w:rsid w:val="001704B9"/>
    <w:rsid w:val="00170B74"/>
    <w:rsid w:val="00174E19"/>
    <w:rsid w:val="00175C87"/>
    <w:rsid w:val="00176CBD"/>
    <w:rsid w:val="00177457"/>
    <w:rsid w:val="001777EA"/>
    <w:rsid w:val="001801B3"/>
    <w:rsid w:val="00181EF6"/>
    <w:rsid w:val="001840A1"/>
    <w:rsid w:val="00185A27"/>
    <w:rsid w:val="001876E3"/>
    <w:rsid w:val="001915FF"/>
    <w:rsid w:val="00193870"/>
    <w:rsid w:val="00195F71"/>
    <w:rsid w:val="00196608"/>
    <w:rsid w:val="001966A5"/>
    <w:rsid w:val="00197742"/>
    <w:rsid w:val="001A61FF"/>
    <w:rsid w:val="001A7D34"/>
    <w:rsid w:val="001B2DD7"/>
    <w:rsid w:val="001B43B3"/>
    <w:rsid w:val="001B4919"/>
    <w:rsid w:val="001B690A"/>
    <w:rsid w:val="001C13E8"/>
    <w:rsid w:val="001C46CB"/>
    <w:rsid w:val="001C54B9"/>
    <w:rsid w:val="001C5893"/>
    <w:rsid w:val="001C6065"/>
    <w:rsid w:val="001C7224"/>
    <w:rsid w:val="001D33B6"/>
    <w:rsid w:val="001D5301"/>
    <w:rsid w:val="001D7ECD"/>
    <w:rsid w:val="001E08B3"/>
    <w:rsid w:val="001E24EF"/>
    <w:rsid w:val="001F0E38"/>
    <w:rsid w:val="001F2F09"/>
    <w:rsid w:val="001F6772"/>
    <w:rsid w:val="001F74B9"/>
    <w:rsid w:val="00207CAC"/>
    <w:rsid w:val="0021032B"/>
    <w:rsid w:val="0021105A"/>
    <w:rsid w:val="00211D22"/>
    <w:rsid w:val="00212DD7"/>
    <w:rsid w:val="002156DA"/>
    <w:rsid w:val="0021760A"/>
    <w:rsid w:val="002259D7"/>
    <w:rsid w:val="00227285"/>
    <w:rsid w:val="002279DC"/>
    <w:rsid w:val="002334F6"/>
    <w:rsid w:val="00234836"/>
    <w:rsid w:val="00236AD5"/>
    <w:rsid w:val="00236EBC"/>
    <w:rsid w:val="00240A1C"/>
    <w:rsid w:val="002414FD"/>
    <w:rsid w:val="00241882"/>
    <w:rsid w:val="00247A7D"/>
    <w:rsid w:val="002540BB"/>
    <w:rsid w:val="00257D20"/>
    <w:rsid w:val="00260E11"/>
    <w:rsid w:val="00262AEF"/>
    <w:rsid w:val="002633A4"/>
    <w:rsid w:val="002671A2"/>
    <w:rsid w:val="002674AC"/>
    <w:rsid w:val="002818A7"/>
    <w:rsid w:val="002851F5"/>
    <w:rsid w:val="00285C11"/>
    <w:rsid w:val="002937D2"/>
    <w:rsid w:val="00294391"/>
    <w:rsid w:val="00295023"/>
    <w:rsid w:val="002956DD"/>
    <w:rsid w:val="002961C9"/>
    <w:rsid w:val="00296B45"/>
    <w:rsid w:val="002A360C"/>
    <w:rsid w:val="002B37FB"/>
    <w:rsid w:val="002B6213"/>
    <w:rsid w:val="002B68BD"/>
    <w:rsid w:val="002B753F"/>
    <w:rsid w:val="002C2049"/>
    <w:rsid w:val="002C71C5"/>
    <w:rsid w:val="002D198C"/>
    <w:rsid w:val="002D6CA1"/>
    <w:rsid w:val="002D6F35"/>
    <w:rsid w:val="002D7259"/>
    <w:rsid w:val="002D7AB2"/>
    <w:rsid w:val="002E03E3"/>
    <w:rsid w:val="002E3961"/>
    <w:rsid w:val="002E7780"/>
    <w:rsid w:val="002F0F1B"/>
    <w:rsid w:val="002F5988"/>
    <w:rsid w:val="003030A9"/>
    <w:rsid w:val="003041B4"/>
    <w:rsid w:val="00305441"/>
    <w:rsid w:val="00312C20"/>
    <w:rsid w:val="003250F7"/>
    <w:rsid w:val="0032699A"/>
    <w:rsid w:val="00332702"/>
    <w:rsid w:val="00335F01"/>
    <w:rsid w:val="00340075"/>
    <w:rsid w:val="003435AE"/>
    <w:rsid w:val="00344157"/>
    <w:rsid w:val="00344A84"/>
    <w:rsid w:val="0034606C"/>
    <w:rsid w:val="00356997"/>
    <w:rsid w:val="00357162"/>
    <w:rsid w:val="00362018"/>
    <w:rsid w:val="00362271"/>
    <w:rsid w:val="003623C0"/>
    <w:rsid w:val="00367A4C"/>
    <w:rsid w:val="003703B2"/>
    <w:rsid w:val="003808E3"/>
    <w:rsid w:val="003842DD"/>
    <w:rsid w:val="00393873"/>
    <w:rsid w:val="0039483D"/>
    <w:rsid w:val="00395369"/>
    <w:rsid w:val="00397162"/>
    <w:rsid w:val="00397E19"/>
    <w:rsid w:val="003A29D4"/>
    <w:rsid w:val="003A5CF9"/>
    <w:rsid w:val="003A7290"/>
    <w:rsid w:val="003B60C5"/>
    <w:rsid w:val="003C10CF"/>
    <w:rsid w:val="003C2569"/>
    <w:rsid w:val="003C4513"/>
    <w:rsid w:val="003C49F2"/>
    <w:rsid w:val="003C513B"/>
    <w:rsid w:val="003C59C5"/>
    <w:rsid w:val="003D48B0"/>
    <w:rsid w:val="003D4CC5"/>
    <w:rsid w:val="003E12CA"/>
    <w:rsid w:val="003E2FCD"/>
    <w:rsid w:val="003E3042"/>
    <w:rsid w:val="003F11C0"/>
    <w:rsid w:val="003F3560"/>
    <w:rsid w:val="003F6580"/>
    <w:rsid w:val="00400DBD"/>
    <w:rsid w:val="00400F2A"/>
    <w:rsid w:val="0040141F"/>
    <w:rsid w:val="0040280B"/>
    <w:rsid w:val="00403E71"/>
    <w:rsid w:val="00404E42"/>
    <w:rsid w:val="00405667"/>
    <w:rsid w:val="00407CFB"/>
    <w:rsid w:val="004117F9"/>
    <w:rsid w:val="00412FCD"/>
    <w:rsid w:val="0041490E"/>
    <w:rsid w:val="004206B9"/>
    <w:rsid w:val="00421D99"/>
    <w:rsid w:val="00425F02"/>
    <w:rsid w:val="00433F5A"/>
    <w:rsid w:val="00435DD9"/>
    <w:rsid w:val="00437F91"/>
    <w:rsid w:val="00450605"/>
    <w:rsid w:val="00454793"/>
    <w:rsid w:val="0046187D"/>
    <w:rsid w:val="004641FB"/>
    <w:rsid w:val="00467F98"/>
    <w:rsid w:val="00473EB7"/>
    <w:rsid w:val="00476BB8"/>
    <w:rsid w:val="00480363"/>
    <w:rsid w:val="00480B70"/>
    <w:rsid w:val="00481EF0"/>
    <w:rsid w:val="00483A26"/>
    <w:rsid w:val="00485EE6"/>
    <w:rsid w:val="00486187"/>
    <w:rsid w:val="004866D3"/>
    <w:rsid w:val="004879B3"/>
    <w:rsid w:val="00487E08"/>
    <w:rsid w:val="0049032F"/>
    <w:rsid w:val="0049083F"/>
    <w:rsid w:val="0049147E"/>
    <w:rsid w:val="00492F1C"/>
    <w:rsid w:val="00494745"/>
    <w:rsid w:val="004948F7"/>
    <w:rsid w:val="004A0E87"/>
    <w:rsid w:val="004A131B"/>
    <w:rsid w:val="004A23D3"/>
    <w:rsid w:val="004A6454"/>
    <w:rsid w:val="004B151D"/>
    <w:rsid w:val="004B4748"/>
    <w:rsid w:val="004B4FF8"/>
    <w:rsid w:val="004C05AC"/>
    <w:rsid w:val="004C1101"/>
    <w:rsid w:val="004C1294"/>
    <w:rsid w:val="004C7606"/>
    <w:rsid w:val="004D042C"/>
    <w:rsid w:val="004D1678"/>
    <w:rsid w:val="004D2470"/>
    <w:rsid w:val="004D6F47"/>
    <w:rsid w:val="004E202B"/>
    <w:rsid w:val="004E297D"/>
    <w:rsid w:val="004E3FD4"/>
    <w:rsid w:val="004F1994"/>
    <w:rsid w:val="004F44F9"/>
    <w:rsid w:val="004F45A2"/>
    <w:rsid w:val="004F5277"/>
    <w:rsid w:val="004F63A4"/>
    <w:rsid w:val="004F6B19"/>
    <w:rsid w:val="004F79E2"/>
    <w:rsid w:val="00500122"/>
    <w:rsid w:val="00502291"/>
    <w:rsid w:val="0050378A"/>
    <w:rsid w:val="00505070"/>
    <w:rsid w:val="005116B5"/>
    <w:rsid w:val="00512E82"/>
    <w:rsid w:val="00513001"/>
    <w:rsid w:val="00522D02"/>
    <w:rsid w:val="005232F7"/>
    <w:rsid w:val="00530EFF"/>
    <w:rsid w:val="005341A5"/>
    <w:rsid w:val="00534350"/>
    <w:rsid w:val="0054657C"/>
    <w:rsid w:val="0055021B"/>
    <w:rsid w:val="005510FC"/>
    <w:rsid w:val="0055146A"/>
    <w:rsid w:val="00555F85"/>
    <w:rsid w:val="00561D9B"/>
    <w:rsid w:val="00561FB2"/>
    <w:rsid w:val="005626B9"/>
    <w:rsid w:val="005635C0"/>
    <w:rsid w:val="00570929"/>
    <w:rsid w:val="005716D6"/>
    <w:rsid w:val="0057211D"/>
    <w:rsid w:val="0057298C"/>
    <w:rsid w:val="00574F07"/>
    <w:rsid w:val="00575FCC"/>
    <w:rsid w:val="00577B65"/>
    <w:rsid w:val="00583724"/>
    <w:rsid w:val="005901B3"/>
    <w:rsid w:val="00590C63"/>
    <w:rsid w:val="0059227E"/>
    <w:rsid w:val="00592597"/>
    <w:rsid w:val="00593793"/>
    <w:rsid w:val="005952B2"/>
    <w:rsid w:val="00595F1A"/>
    <w:rsid w:val="005A07C7"/>
    <w:rsid w:val="005B69F7"/>
    <w:rsid w:val="005B7132"/>
    <w:rsid w:val="005C0E01"/>
    <w:rsid w:val="005C7C2E"/>
    <w:rsid w:val="005D02E3"/>
    <w:rsid w:val="005D3254"/>
    <w:rsid w:val="005D4007"/>
    <w:rsid w:val="005D77D4"/>
    <w:rsid w:val="005E0CEF"/>
    <w:rsid w:val="005E2CFA"/>
    <w:rsid w:val="005E3317"/>
    <w:rsid w:val="005E4F1D"/>
    <w:rsid w:val="005E6BCA"/>
    <w:rsid w:val="005E7A24"/>
    <w:rsid w:val="005F17E4"/>
    <w:rsid w:val="005F1942"/>
    <w:rsid w:val="005F3761"/>
    <w:rsid w:val="005F45F4"/>
    <w:rsid w:val="005F4E8C"/>
    <w:rsid w:val="0060220F"/>
    <w:rsid w:val="00602A5F"/>
    <w:rsid w:val="006078BE"/>
    <w:rsid w:val="006106DB"/>
    <w:rsid w:val="0061273E"/>
    <w:rsid w:val="00614BB8"/>
    <w:rsid w:val="00615385"/>
    <w:rsid w:val="00615C4D"/>
    <w:rsid w:val="006215F7"/>
    <w:rsid w:val="00621710"/>
    <w:rsid w:val="00621DB4"/>
    <w:rsid w:val="00622E61"/>
    <w:rsid w:val="006257E3"/>
    <w:rsid w:val="006276F5"/>
    <w:rsid w:val="00641C1C"/>
    <w:rsid w:val="0064383B"/>
    <w:rsid w:val="00645768"/>
    <w:rsid w:val="006462F3"/>
    <w:rsid w:val="00647F49"/>
    <w:rsid w:val="0065066F"/>
    <w:rsid w:val="00652914"/>
    <w:rsid w:val="00654636"/>
    <w:rsid w:val="00654A7D"/>
    <w:rsid w:val="0065689A"/>
    <w:rsid w:val="0065689D"/>
    <w:rsid w:val="006650A0"/>
    <w:rsid w:val="00673A69"/>
    <w:rsid w:val="00677931"/>
    <w:rsid w:val="00681484"/>
    <w:rsid w:val="0068315A"/>
    <w:rsid w:val="00685475"/>
    <w:rsid w:val="00690845"/>
    <w:rsid w:val="006A2CEE"/>
    <w:rsid w:val="006A6686"/>
    <w:rsid w:val="006A798A"/>
    <w:rsid w:val="006B1524"/>
    <w:rsid w:val="006B2DE9"/>
    <w:rsid w:val="006B5602"/>
    <w:rsid w:val="006B5E99"/>
    <w:rsid w:val="006C1856"/>
    <w:rsid w:val="006C49AC"/>
    <w:rsid w:val="006C7181"/>
    <w:rsid w:val="006D283D"/>
    <w:rsid w:val="006D4A47"/>
    <w:rsid w:val="006D4A73"/>
    <w:rsid w:val="006D6D3F"/>
    <w:rsid w:val="006D7714"/>
    <w:rsid w:val="006E37A9"/>
    <w:rsid w:val="006E3884"/>
    <w:rsid w:val="006E4F13"/>
    <w:rsid w:val="006E5826"/>
    <w:rsid w:val="00701617"/>
    <w:rsid w:val="00703C1A"/>
    <w:rsid w:val="00704500"/>
    <w:rsid w:val="0071106A"/>
    <w:rsid w:val="00714BCA"/>
    <w:rsid w:val="007165A5"/>
    <w:rsid w:val="00716896"/>
    <w:rsid w:val="00720779"/>
    <w:rsid w:val="00720D36"/>
    <w:rsid w:val="00722241"/>
    <w:rsid w:val="00722ACF"/>
    <w:rsid w:val="00726D79"/>
    <w:rsid w:val="007271B1"/>
    <w:rsid w:val="00730D6C"/>
    <w:rsid w:val="00740EE9"/>
    <w:rsid w:val="00746AF5"/>
    <w:rsid w:val="00751D71"/>
    <w:rsid w:val="007522A9"/>
    <w:rsid w:val="00756FD4"/>
    <w:rsid w:val="00757736"/>
    <w:rsid w:val="00763C8D"/>
    <w:rsid w:val="00774CA4"/>
    <w:rsid w:val="00775AA8"/>
    <w:rsid w:val="00776AA3"/>
    <w:rsid w:val="007770BC"/>
    <w:rsid w:val="00781354"/>
    <w:rsid w:val="007830F7"/>
    <w:rsid w:val="00783ACA"/>
    <w:rsid w:val="00786844"/>
    <w:rsid w:val="00795873"/>
    <w:rsid w:val="0079751B"/>
    <w:rsid w:val="007A09A4"/>
    <w:rsid w:val="007A0F69"/>
    <w:rsid w:val="007A744C"/>
    <w:rsid w:val="007B04D3"/>
    <w:rsid w:val="007B0895"/>
    <w:rsid w:val="007B46BC"/>
    <w:rsid w:val="007B77F1"/>
    <w:rsid w:val="007C0895"/>
    <w:rsid w:val="007C3306"/>
    <w:rsid w:val="007C6900"/>
    <w:rsid w:val="007D0B82"/>
    <w:rsid w:val="007D1B24"/>
    <w:rsid w:val="007D3BA8"/>
    <w:rsid w:val="007E1052"/>
    <w:rsid w:val="007E7F32"/>
    <w:rsid w:val="007F159D"/>
    <w:rsid w:val="007F2FC1"/>
    <w:rsid w:val="007F61D2"/>
    <w:rsid w:val="007F6AB8"/>
    <w:rsid w:val="008058FB"/>
    <w:rsid w:val="00814137"/>
    <w:rsid w:val="00814225"/>
    <w:rsid w:val="0081495D"/>
    <w:rsid w:val="00814C6A"/>
    <w:rsid w:val="00817BAB"/>
    <w:rsid w:val="00822127"/>
    <w:rsid w:val="008235B2"/>
    <w:rsid w:val="00824946"/>
    <w:rsid w:val="00825E6A"/>
    <w:rsid w:val="00830792"/>
    <w:rsid w:val="00830A31"/>
    <w:rsid w:val="008324A7"/>
    <w:rsid w:val="008357DB"/>
    <w:rsid w:val="00836E1D"/>
    <w:rsid w:val="008451D2"/>
    <w:rsid w:val="00845B10"/>
    <w:rsid w:val="00847B4D"/>
    <w:rsid w:val="008555BA"/>
    <w:rsid w:val="008579C9"/>
    <w:rsid w:val="00861B1D"/>
    <w:rsid w:val="008641E2"/>
    <w:rsid w:val="008653B4"/>
    <w:rsid w:val="00872C76"/>
    <w:rsid w:val="00873F26"/>
    <w:rsid w:val="00874394"/>
    <w:rsid w:val="0087657E"/>
    <w:rsid w:val="0087797E"/>
    <w:rsid w:val="0088047E"/>
    <w:rsid w:val="008876F8"/>
    <w:rsid w:val="00887DEA"/>
    <w:rsid w:val="00892738"/>
    <w:rsid w:val="00894043"/>
    <w:rsid w:val="00894D75"/>
    <w:rsid w:val="008A063E"/>
    <w:rsid w:val="008A0772"/>
    <w:rsid w:val="008A62BB"/>
    <w:rsid w:val="008B06A6"/>
    <w:rsid w:val="008B0BCB"/>
    <w:rsid w:val="008B2153"/>
    <w:rsid w:val="008B2608"/>
    <w:rsid w:val="008B2ED7"/>
    <w:rsid w:val="008B3245"/>
    <w:rsid w:val="008B7F3C"/>
    <w:rsid w:val="008D000D"/>
    <w:rsid w:val="008D4713"/>
    <w:rsid w:val="008E403D"/>
    <w:rsid w:val="008E4C18"/>
    <w:rsid w:val="008E64B1"/>
    <w:rsid w:val="008E77A7"/>
    <w:rsid w:val="008F273E"/>
    <w:rsid w:val="008F6443"/>
    <w:rsid w:val="0090182E"/>
    <w:rsid w:val="009018DE"/>
    <w:rsid w:val="00901DBA"/>
    <w:rsid w:val="00903261"/>
    <w:rsid w:val="00904C9C"/>
    <w:rsid w:val="00905369"/>
    <w:rsid w:val="0091246B"/>
    <w:rsid w:val="00913154"/>
    <w:rsid w:val="00913757"/>
    <w:rsid w:val="00913F9D"/>
    <w:rsid w:val="00915FB5"/>
    <w:rsid w:val="00922B3B"/>
    <w:rsid w:val="00923B4E"/>
    <w:rsid w:val="009242C5"/>
    <w:rsid w:val="00927D14"/>
    <w:rsid w:val="00933791"/>
    <w:rsid w:val="00934691"/>
    <w:rsid w:val="00936124"/>
    <w:rsid w:val="009365AC"/>
    <w:rsid w:val="00944D13"/>
    <w:rsid w:val="00944FBA"/>
    <w:rsid w:val="009458F0"/>
    <w:rsid w:val="00952344"/>
    <w:rsid w:val="00952FA6"/>
    <w:rsid w:val="009550AB"/>
    <w:rsid w:val="00956203"/>
    <w:rsid w:val="00956809"/>
    <w:rsid w:val="00956AB4"/>
    <w:rsid w:val="00957471"/>
    <w:rsid w:val="00957F1F"/>
    <w:rsid w:val="00960816"/>
    <w:rsid w:val="0096111C"/>
    <w:rsid w:val="00961B11"/>
    <w:rsid w:val="00963D6B"/>
    <w:rsid w:val="00964A2D"/>
    <w:rsid w:val="00964B50"/>
    <w:rsid w:val="0096685A"/>
    <w:rsid w:val="00971BD9"/>
    <w:rsid w:val="00972145"/>
    <w:rsid w:val="009732FF"/>
    <w:rsid w:val="009741A2"/>
    <w:rsid w:val="0097481E"/>
    <w:rsid w:val="009900D6"/>
    <w:rsid w:val="00992A4F"/>
    <w:rsid w:val="00992EEE"/>
    <w:rsid w:val="0099664B"/>
    <w:rsid w:val="00996689"/>
    <w:rsid w:val="00997EC9"/>
    <w:rsid w:val="009A25CE"/>
    <w:rsid w:val="009A313F"/>
    <w:rsid w:val="009A6302"/>
    <w:rsid w:val="009B1019"/>
    <w:rsid w:val="009B1C48"/>
    <w:rsid w:val="009B2081"/>
    <w:rsid w:val="009B4040"/>
    <w:rsid w:val="009B6DE2"/>
    <w:rsid w:val="009B7010"/>
    <w:rsid w:val="009B7333"/>
    <w:rsid w:val="009C1AB2"/>
    <w:rsid w:val="009C25E1"/>
    <w:rsid w:val="009C7059"/>
    <w:rsid w:val="009C7629"/>
    <w:rsid w:val="009D19F0"/>
    <w:rsid w:val="009D280A"/>
    <w:rsid w:val="009D6AEE"/>
    <w:rsid w:val="009E4C29"/>
    <w:rsid w:val="009E631B"/>
    <w:rsid w:val="009E7EA1"/>
    <w:rsid w:val="009F4787"/>
    <w:rsid w:val="009F4D90"/>
    <w:rsid w:val="009F736F"/>
    <w:rsid w:val="00A01EFD"/>
    <w:rsid w:val="00A0237B"/>
    <w:rsid w:val="00A065BA"/>
    <w:rsid w:val="00A126E5"/>
    <w:rsid w:val="00A16F31"/>
    <w:rsid w:val="00A20252"/>
    <w:rsid w:val="00A20A56"/>
    <w:rsid w:val="00A262AC"/>
    <w:rsid w:val="00A33B0A"/>
    <w:rsid w:val="00A42591"/>
    <w:rsid w:val="00A53937"/>
    <w:rsid w:val="00A53D50"/>
    <w:rsid w:val="00A55818"/>
    <w:rsid w:val="00A55BC6"/>
    <w:rsid w:val="00A56A78"/>
    <w:rsid w:val="00A64D09"/>
    <w:rsid w:val="00A66A28"/>
    <w:rsid w:val="00A70AD8"/>
    <w:rsid w:val="00A72F15"/>
    <w:rsid w:val="00A800CF"/>
    <w:rsid w:val="00A8037E"/>
    <w:rsid w:val="00A8136F"/>
    <w:rsid w:val="00A82A90"/>
    <w:rsid w:val="00A90388"/>
    <w:rsid w:val="00A94AF7"/>
    <w:rsid w:val="00AA1176"/>
    <w:rsid w:val="00AA30AC"/>
    <w:rsid w:val="00AA5908"/>
    <w:rsid w:val="00AB0BAD"/>
    <w:rsid w:val="00AB3B51"/>
    <w:rsid w:val="00AB50E2"/>
    <w:rsid w:val="00AB6309"/>
    <w:rsid w:val="00AC3212"/>
    <w:rsid w:val="00AC375B"/>
    <w:rsid w:val="00AC3C96"/>
    <w:rsid w:val="00AC44FD"/>
    <w:rsid w:val="00AC7FCC"/>
    <w:rsid w:val="00AD0D32"/>
    <w:rsid w:val="00AD3FB0"/>
    <w:rsid w:val="00AD4F07"/>
    <w:rsid w:val="00AD75A7"/>
    <w:rsid w:val="00AD7FE0"/>
    <w:rsid w:val="00AE5F3B"/>
    <w:rsid w:val="00AE6EC0"/>
    <w:rsid w:val="00AE7ABA"/>
    <w:rsid w:val="00AF65DE"/>
    <w:rsid w:val="00B00779"/>
    <w:rsid w:val="00B02E53"/>
    <w:rsid w:val="00B056B9"/>
    <w:rsid w:val="00B06625"/>
    <w:rsid w:val="00B0795D"/>
    <w:rsid w:val="00B101E0"/>
    <w:rsid w:val="00B11A7A"/>
    <w:rsid w:val="00B1245F"/>
    <w:rsid w:val="00B14009"/>
    <w:rsid w:val="00B14CE4"/>
    <w:rsid w:val="00B15BAF"/>
    <w:rsid w:val="00B15EE0"/>
    <w:rsid w:val="00B17E27"/>
    <w:rsid w:val="00B20480"/>
    <w:rsid w:val="00B22BB9"/>
    <w:rsid w:val="00B22FAB"/>
    <w:rsid w:val="00B24271"/>
    <w:rsid w:val="00B3069E"/>
    <w:rsid w:val="00B3217E"/>
    <w:rsid w:val="00B40F2C"/>
    <w:rsid w:val="00B454E2"/>
    <w:rsid w:val="00B45C16"/>
    <w:rsid w:val="00B469CE"/>
    <w:rsid w:val="00B505A1"/>
    <w:rsid w:val="00B53FE8"/>
    <w:rsid w:val="00B54349"/>
    <w:rsid w:val="00B57C57"/>
    <w:rsid w:val="00B60AEC"/>
    <w:rsid w:val="00B64BCB"/>
    <w:rsid w:val="00B64D13"/>
    <w:rsid w:val="00B66E0E"/>
    <w:rsid w:val="00B73A47"/>
    <w:rsid w:val="00B74C11"/>
    <w:rsid w:val="00B764BD"/>
    <w:rsid w:val="00B80A77"/>
    <w:rsid w:val="00B82848"/>
    <w:rsid w:val="00B84128"/>
    <w:rsid w:val="00B85510"/>
    <w:rsid w:val="00B85FD8"/>
    <w:rsid w:val="00B86217"/>
    <w:rsid w:val="00B90574"/>
    <w:rsid w:val="00B92114"/>
    <w:rsid w:val="00B9465F"/>
    <w:rsid w:val="00B964D1"/>
    <w:rsid w:val="00B97BB9"/>
    <w:rsid w:val="00BA33BA"/>
    <w:rsid w:val="00BA3612"/>
    <w:rsid w:val="00BA6B19"/>
    <w:rsid w:val="00BA74E8"/>
    <w:rsid w:val="00BB36F6"/>
    <w:rsid w:val="00BB399F"/>
    <w:rsid w:val="00BB408F"/>
    <w:rsid w:val="00BB45A6"/>
    <w:rsid w:val="00BB4FBD"/>
    <w:rsid w:val="00BB6D2F"/>
    <w:rsid w:val="00BC14C8"/>
    <w:rsid w:val="00BC2416"/>
    <w:rsid w:val="00BC6F8C"/>
    <w:rsid w:val="00BC7541"/>
    <w:rsid w:val="00BD12EC"/>
    <w:rsid w:val="00BD23C9"/>
    <w:rsid w:val="00BD25C8"/>
    <w:rsid w:val="00BD3299"/>
    <w:rsid w:val="00BD3DE4"/>
    <w:rsid w:val="00BD6545"/>
    <w:rsid w:val="00BD7FE0"/>
    <w:rsid w:val="00BE4FCC"/>
    <w:rsid w:val="00BE5A53"/>
    <w:rsid w:val="00BE5C03"/>
    <w:rsid w:val="00BE5D2A"/>
    <w:rsid w:val="00BF009C"/>
    <w:rsid w:val="00BF2AC1"/>
    <w:rsid w:val="00BF3DAE"/>
    <w:rsid w:val="00BF53CA"/>
    <w:rsid w:val="00BF7BF0"/>
    <w:rsid w:val="00C03B37"/>
    <w:rsid w:val="00C05BD5"/>
    <w:rsid w:val="00C10ECB"/>
    <w:rsid w:val="00C11819"/>
    <w:rsid w:val="00C1536D"/>
    <w:rsid w:val="00C21539"/>
    <w:rsid w:val="00C25845"/>
    <w:rsid w:val="00C27890"/>
    <w:rsid w:val="00C33FD4"/>
    <w:rsid w:val="00C35712"/>
    <w:rsid w:val="00C4598D"/>
    <w:rsid w:val="00C60394"/>
    <w:rsid w:val="00C63290"/>
    <w:rsid w:val="00C65543"/>
    <w:rsid w:val="00C6634C"/>
    <w:rsid w:val="00C73CF2"/>
    <w:rsid w:val="00C761B9"/>
    <w:rsid w:val="00C80369"/>
    <w:rsid w:val="00C878E2"/>
    <w:rsid w:val="00C9375F"/>
    <w:rsid w:val="00C96CFE"/>
    <w:rsid w:val="00C97943"/>
    <w:rsid w:val="00C97A6B"/>
    <w:rsid w:val="00CA1CE6"/>
    <w:rsid w:val="00CA57AC"/>
    <w:rsid w:val="00CA58EE"/>
    <w:rsid w:val="00CA5C62"/>
    <w:rsid w:val="00CA5DF2"/>
    <w:rsid w:val="00CB00AD"/>
    <w:rsid w:val="00CB1094"/>
    <w:rsid w:val="00CC1EDB"/>
    <w:rsid w:val="00CC2731"/>
    <w:rsid w:val="00CD3379"/>
    <w:rsid w:val="00CD6A68"/>
    <w:rsid w:val="00CD6FF0"/>
    <w:rsid w:val="00CE0468"/>
    <w:rsid w:val="00CE0882"/>
    <w:rsid w:val="00CE2758"/>
    <w:rsid w:val="00CE3806"/>
    <w:rsid w:val="00CE484B"/>
    <w:rsid w:val="00CF1F30"/>
    <w:rsid w:val="00CF24C4"/>
    <w:rsid w:val="00CF5CFE"/>
    <w:rsid w:val="00CF71F9"/>
    <w:rsid w:val="00CF750D"/>
    <w:rsid w:val="00CF7725"/>
    <w:rsid w:val="00D01620"/>
    <w:rsid w:val="00D106C7"/>
    <w:rsid w:val="00D122CA"/>
    <w:rsid w:val="00D12CEC"/>
    <w:rsid w:val="00D16468"/>
    <w:rsid w:val="00D176F1"/>
    <w:rsid w:val="00D2118A"/>
    <w:rsid w:val="00D23106"/>
    <w:rsid w:val="00D27AA4"/>
    <w:rsid w:val="00D31A9E"/>
    <w:rsid w:val="00D33A38"/>
    <w:rsid w:val="00D37D10"/>
    <w:rsid w:val="00D40542"/>
    <w:rsid w:val="00D41902"/>
    <w:rsid w:val="00D42E6F"/>
    <w:rsid w:val="00D44095"/>
    <w:rsid w:val="00D5347B"/>
    <w:rsid w:val="00D5383C"/>
    <w:rsid w:val="00D55C20"/>
    <w:rsid w:val="00D615AD"/>
    <w:rsid w:val="00D63259"/>
    <w:rsid w:val="00D63914"/>
    <w:rsid w:val="00D64561"/>
    <w:rsid w:val="00D65CE1"/>
    <w:rsid w:val="00D66F55"/>
    <w:rsid w:val="00D71586"/>
    <w:rsid w:val="00D763C5"/>
    <w:rsid w:val="00D7651D"/>
    <w:rsid w:val="00D81948"/>
    <w:rsid w:val="00D81AE0"/>
    <w:rsid w:val="00D85320"/>
    <w:rsid w:val="00D8585C"/>
    <w:rsid w:val="00D86E1F"/>
    <w:rsid w:val="00D87B47"/>
    <w:rsid w:val="00D931C7"/>
    <w:rsid w:val="00D94C0B"/>
    <w:rsid w:val="00DA3304"/>
    <w:rsid w:val="00DA36E2"/>
    <w:rsid w:val="00DA46F5"/>
    <w:rsid w:val="00DA5D1C"/>
    <w:rsid w:val="00DA7745"/>
    <w:rsid w:val="00DB617C"/>
    <w:rsid w:val="00DB6F5F"/>
    <w:rsid w:val="00DB75DE"/>
    <w:rsid w:val="00DC0240"/>
    <w:rsid w:val="00DC0C81"/>
    <w:rsid w:val="00DC2AD4"/>
    <w:rsid w:val="00DC361F"/>
    <w:rsid w:val="00DC3C77"/>
    <w:rsid w:val="00DC6F14"/>
    <w:rsid w:val="00DC6FCD"/>
    <w:rsid w:val="00DC795C"/>
    <w:rsid w:val="00DD71BF"/>
    <w:rsid w:val="00DE4C3D"/>
    <w:rsid w:val="00DE4DA7"/>
    <w:rsid w:val="00DE5859"/>
    <w:rsid w:val="00DF0DCE"/>
    <w:rsid w:val="00DF1ADC"/>
    <w:rsid w:val="00DF5533"/>
    <w:rsid w:val="00E06FAF"/>
    <w:rsid w:val="00E076C2"/>
    <w:rsid w:val="00E105F4"/>
    <w:rsid w:val="00E132E3"/>
    <w:rsid w:val="00E142ED"/>
    <w:rsid w:val="00E17360"/>
    <w:rsid w:val="00E216FA"/>
    <w:rsid w:val="00E21B1B"/>
    <w:rsid w:val="00E22BBC"/>
    <w:rsid w:val="00E2412C"/>
    <w:rsid w:val="00E24DEF"/>
    <w:rsid w:val="00E306B2"/>
    <w:rsid w:val="00E30EE7"/>
    <w:rsid w:val="00E31197"/>
    <w:rsid w:val="00E3296F"/>
    <w:rsid w:val="00E344D7"/>
    <w:rsid w:val="00E34A8D"/>
    <w:rsid w:val="00E34D1E"/>
    <w:rsid w:val="00E35113"/>
    <w:rsid w:val="00E354D5"/>
    <w:rsid w:val="00E3658A"/>
    <w:rsid w:val="00E36C01"/>
    <w:rsid w:val="00E37D4E"/>
    <w:rsid w:val="00E37DAD"/>
    <w:rsid w:val="00E44576"/>
    <w:rsid w:val="00E45819"/>
    <w:rsid w:val="00E52A43"/>
    <w:rsid w:val="00E564B2"/>
    <w:rsid w:val="00E568A8"/>
    <w:rsid w:val="00E60F94"/>
    <w:rsid w:val="00E61DE3"/>
    <w:rsid w:val="00E628F0"/>
    <w:rsid w:val="00E63865"/>
    <w:rsid w:val="00E6416C"/>
    <w:rsid w:val="00E649CC"/>
    <w:rsid w:val="00E64CD0"/>
    <w:rsid w:val="00E64FA4"/>
    <w:rsid w:val="00E67685"/>
    <w:rsid w:val="00E70B4A"/>
    <w:rsid w:val="00E72D49"/>
    <w:rsid w:val="00E75DF8"/>
    <w:rsid w:val="00E8329B"/>
    <w:rsid w:val="00E853E9"/>
    <w:rsid w:val="00E8674A"/>
    <w:rsid w:val="00E86B1D"/>
    <w:rsid w:val="00E906D6"/>
    <w:rsid w:val="00E921EB"/>
    <w:rsid w:val="00EA077F"/>
    <w:rsid w:val="00EA0A44"/>
    <w:rsid w:val="00EA205C"/>
    <w:rsid w:val="00EA28CB"/>
    <w:rsid w:val="00EA325D"/>
    <w:rsid w:val="00EA3340"/>
    <w:rsid w:val="00EA4926"/>
    <w:rsid w:val="00EA4C5A"/>
    <w:rsid w:val="00EA70AE"/>
    <w:rsid w:val="00EA763F"/>
    <w:rsid w:val="00EB2C1C"/>
    <w:rsid w:val="00EB538F"/>
    <w:rsid w:val="00EB5778"/>
    <w:rsid w:val="00EB5880"/>
    <w:rsid w:val="00EB794C"/>
    <w:rsid w:val="00EC2B9C"/>
    <w:rsid w:val="00EC43CB"/>
    <w:rsid w:val="00EC55A4"/>
    <w:rsid w:val="00EC571F"/>
    <w:rsid w:val="00ED04AC"/>
    <w:rsid w:val="00ED2F94"/>
    <w:rsid w:val="00ED55AC"/>
    <w:rsid w:val="00ED5868"/>
    <w:rsid w:val="00EE1701"/>
    <w:rsid w:val="00EE5999"/>
    <w:rsid w:val="00EE5B11"/>
    <w:rsid w:val="00EE634F"/>
    <w:rsid w:val="00EE6528"/>
    <w:rsid w:val="00EF1924"/>
    <w:rsid w:val="00EF3D70"/>
    <w:rsid w:val="00F06987"/>
    <w:rsid w:val="00F1039E"/>
    <w:rsid w:val="00F13BE1"/>
    <w:rsid w:val="00F23AFB"/>
    <w:rsid w:val="00F2486A"/>
    <w:rsid w:val="00F26E62"/>
    <w:rsid w:val="00F27BE6"/>
    <w:rsid w:val="00F3094E"/>
    <w:rsid w:val="00F318EF"/>
    <w:rsid w:val="00F33E20"/>
    <w:rsid w:val="00F37A73"/>
    <w:rsid w:val="00F43CFF"/>
    <w:rsid w:val="00F45A6B"/>
    <w:rsid w:val="00F47E3B"/>
    <w:rsid w:val="00F50088"/>
    <w:rsid w:val="00F53651"/>
    <w:rsid w:val="00F61749"/>
    <w:rsid w:val="00F6308A"/>
    <w:rsid w:val="00F6430A"/>
    <w:rsid w:val="00F719FC"/>
    <w:rsid w:val="00F82B54"/>
    <w:rsid w:val="00F838F5"/>
    <w:rsid w:val="00F84536"/>
    <w:rsid w:val="00F8561F"/>
    <w:rsid w:val="00F858EE"/>
    <w:rsid w:val="00F876DD"/>
    <w:rsid w:val="00F9017C"/>
    <w:rsid w:val="00F91857"/>
    <w:rsid w:val="00F9417D"/>
    <w:rsid w:val="00F94636"/>
    <w:rsid w:val="00FA0F70"/>
    <w:rsid w:val="00FA2C42"/>
    <w:rsid w:val="00FA3F15"/>
    <w:rsid w:val="00FA4267"/>
    <w:rsid w:val="00FB2A4D"/>
    <w:rsid w:val="00FB3C24"/>
    <w:rsid w:val="00FB4775"/>
    <w:rsid w:val="00FC0413"/>
    <w:rsid w:val="00FC3BE2"/>
    <w:rsid w:val="00FC3E7C"/>
    <w:rsid w:val="00FC4547"/>
    <w:rsid w:val="00FC6CF1"/>
    <w:rsid w:val="00FC6ED7"/>
    <w:rsid w:val="00FC772B"/>
    <w:rsid w:val="00FC7BA4"/>
    <w:rsid w:val="00FD53FD"/>
    <w:rsid w:val="00FD6A66"/>
    <w:rsid w:val="00FD6C95"/>
    <w:rsid w:val="00FE30FB"/>
    <w:rsid w:val="00FE3779"/>
    <w:rsid w:val="00FE70D6"/>
    <w:rsid w:val="00FE74A9"/>
    <w:rsid w:val="00FF0C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9294F"/>
  <w14:defaultImageDpi w14:val="300"/>
  <w15:docId w15:val="{0B991555-F44E-4F49-BA6B-874FA25D4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49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comments.xml.rels><?xml version="1.0" encoding="UTF-8" standalone="yes"?>
<Relationships xmlns="http://schemas.openxmlformats.org/package/2006/relationships"><Relationship Id="rId1" Type="http://schemas.openxmlformats.org/officeDocument/2006/relationships/hyperlink" Target="http://link.springer.com/chapter/10.1007/978-1-4899-8041-0_6#page-2"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halpern@bren.ucsb.edu" TargetMode="External"/><Relationship Id="rId18" Type="http://schemas.openxmlformats.org/officeDocument/2006/relationships/image" Target="media/image2.emf"/><Relationship Id="rId3" Type="http://schemas.openxmlformats.org/officeDocument/2006/relationships/styles" Target="styles.xml"/><Relationship Id="rId21" Type="http://schemas.openxmlformats.org/officeDocument/2006/relationships/image" Target="media/image5.emf"/><Relationship Id="rId7" Type="http://schemas.openxmlformats.org/officeDocument/2006/relationships/endnotes" Target="endnotes.xml"/><Relationship Id="rId12" Type="http://schemas.openxmlformats.org/officeDocument/2006/relationships/hyperlink" Target="mailto:essing@uw.edu" TargetMode="External"/><Relationship Id="rId17" Type="http://schemas.openxmlformats.org/officeDocument/2006/relationships/image" Target="media/image1.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phil.levin@noaa.gov" TargetMode="External"/><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ameal.Samhouri@noaa.gov"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mailto:anne.salomon@sfu.ca" TargetMode="External"/><Relationship Id="rId23" Type="http://schemas.openxmlformats.org/officeDocument/2006/relationships/fontTable" Target="fontTable.xml"/><Relationship Id="rId10" Type="http://schemas.openxmlformats.org/officeDocument/2006/relationships/hyperlink" Target="mailto:adrian.stier@gmail.com" TargetMode="External"/><Relationship Id="rId19" Type="http://schemas.openxmlformats.org/officeDocument/2006/relationships/image" Target="media/image3.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lynham@hawaii.edu" TargetMode="External"/><Relationship Id="rId22"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61C335-9B04-46CE-827B-A65799204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18</Pages>
  <Words>6067</Words>
  <Characters>34583</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Crow White</cp:lastModifiedBy>
  <cp:revision>14</cp:revision>
  <dcterms:created xsi:type="dcterms:W3CDTF">2015-09-25T20:03:00Z</dcterms:created>
  <dcterms:modified xsi:type="dcterms:W3CDTF">2015-09-25T22:34:00Z</dcterms:modified>
</cp:coreProperties>
</file>