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40C1ECD1"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w:t>
      </w:r>
      <w:proofErr w:type="gramStart"/>
      <w:r w:rsidR="005A1766" w:rsidRPr="00957F1F">
        <w:rPr>
          <w:rFonts w:ascii="Helvetica" w:hAnsi="Helvetica" w:cs="Times New Roman"/>
          <w:bCs/>
          <w:sz w:val="22"/>
          <w:szCs w:val="22"/>
          <w:vertAlign w:val="superscript"/>
        </w:rPr>
        <w:t>,5,6</w:t>
      </w:r>
      <w:proofErr w:type="gramEnd"/>
      <w:r w:rsidR="005A1766" w:rsidRPr="00957F1F">
        <w:rPr>
          <w:rFonts w:ascii="Helvetica" w:hAnsi="Helvetica" w:cs="Times New Roman"/>
          <w:bCs/>
          <w:sz w:val="22"/>
          <w:szCs w:val="22"/>
          <w:vertAlign w:val="superscript"/>
        </w:rPr>
        <w:t xml:space="preserve"> </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187DD91"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2"/>
      <w:r w:rsidR="00913E3E">
        <w:rPr>
          <w:rFonts w:ascii="Helvetica" w:hAnsi="Helvetica" w:cs="Times New Roman"/>
          <w:i/>
          <w:sz w:val="22"/>
          <w:szCs w:val="22"/>
        </w:rPr>
        <w:t>Value of Information</w:t>
      </w:r>
      <w:commentRangeEnd w:id="2"/>
      <w:r w:rsidR="005C1110">
        <w:rPr>
          <w:rStyle w:val="CommentReference"/>
        </w:rPr>
        <w:commentReference w:id="2"/>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7A303E52"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commentRangeStart w:id="3"/>
      <w:r w:rsidR="005C1110">
        <w:rPr>
          <w:rFonts w:ascii="Helvetica" w:hAnsi="Helvetica" w:cs="Times New Roman"/>
          <w:i/>
          <w:sz w:val="22"/>
          <w:szCs w:val="22"/>
        </w:rPr>
        <w:t>value of information</w:t>
      </w:r>
      <w:commentRangeEnd w:id="3"/>
      <w:r w:rsidR="005C1110">
        <w:rPr>
          <w:rStyle w:val="CommentReference"/>
        </w:rPr>
        <w:commentReference w:id="3"/>
      </w:r>
      <w:r w:rsidR="005C1110">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7743408B" w14:textId="78A8511C" w:rsidR="00941E68" w:rsidRDefault="00941E68" w:rsidP="000105EB">
      <w:pPr>
        <w:rPr>
          <w:rStyle w:val="Hyperlink"/>
          <w:rFonts w:ascii="Helvetica" w:eastAsia="Times New Roman" w:hAnsi="Helvetica" w:cs="Times New Roman"/>
          <w:sz w:val="22"/>
          <w:szCs w:val="22"/>
          <w:shd w:val="clear" w:color="auto" w:fill="FFFFFF"/>
        </w:rPr>
      </w:pPr>
    </w:p>
    <w:p w14:paraId="6C3C9209" w14:textId="77777777" w:rsidR="00984E98" w:rsidRPr="00984E98" w:rsidRDefault="00984E98" w:rsidP="000105EB">
      <w:pPr>
        <w:rPr>
          <w:rFonts w:ascii="Helvetica" w:eastAsia="Times New Roman" w:hAnsi="Helvetica" w:cs="Times New Roman"/>
          <w:sz w:val="22"/>
          <w:szCs w:val="22"/>
          <w:u w:val="single"/>
          <w:shd w:val="clear" w:color="auto" w:fill="FFFFFF"/>
        </w:rPr>
      </w:pPr>
    </w:p>
    <w:p w14:paraId="6A101BD0" w14:textId="3F6B25DD" w:rsidR="00941E68" w:rsidRPr="00ED48B8" w:rsidRDefault="00E87E86" w:rsidP="00ED48B8">
      <w:pPr>
        <w:rPr>
          <w:rFonts w:ascii="Helvetica" w:hAnsi="Helvetica" w:cs="Helvetica"/>
          <w:b/>
          <w:sz w:val="22"/>
          <w:szCs w:val="22"/>
        </w:rPr>
      </w:pPr>
      <w:r>
        <w:rPr>
          <w:rFonts w:ascii="Helvetica" w:hAnsi="Helvetica" w:cs="Helvetica"/>
          <w:b/>
          <w:sz w:val="22"/>
          <w:szCs w:val="22"/>
        </w:rPr>
        <w:lastRenderedPageBreak/>
        <w:t>QUESTIONS TO</w:t>
      </w:r>
      <w:r w:rsidR="00D9006A" w:rsidRPr="00ED48B8">
        <w:rPr>
          <w:rFonts w:ascii="Helvetica" w:hAnsi="Helvetica" w:cs="Helvetica"/>
          <w:b/>
          <w:sz w:val="22"/>
          <w:szCs w:val="22"/>
        </w:rPr>
        <w:t xml:space="preserve"> ADDRESS</w:t>
      </w:r>
    </w:p>
    <w:p w14:paraId="0707FC91" w14:textId="707A6C30" w:rsidR="00941E68"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write about the model in</w:t>
      </w:r>
      <w:r w:rsidR="00941E68" w:rsidRPr="00775BFB">
        <w:rPr>
          <w:rFonts w:ascii="Helvetica" w:hAnsi="Helvetica"/>
          <w:b/>
          <w:i/>
          <w:sz w:val="22"/>
          <w:szCs w:val="22"/>
        </w:rPr>
        <w:t xml:space="preserve"> general or </w:t>
      </w:r>
      <w:r w:rsidRPr="00775BFB">
        <w:rPr>
          <w:rFonts w:ascii="Helvetica" w:hAnsi="Helvetica"/>
          <w:b/>
          <w:i/>
          <w:sz w:val="22"/>
          <w:szCs w:val="22"/>
        </w:rPr>
        <w:t xml:space="preserve">write </w:t>
      </w:r>
      <w:r w:rsidR="000524C2" w:rsidRPr="00775BFB">
        <w:rPr>
          <w:rFonts w:ascii="Helvetica" w:hAnsi="Helvetica"/>
          <w:b/>
          <w:i/>
          <w:sz w:val="22"/>
          <w:szCs w:val="22"/>
        </w:rPr>
        <w:t xml:space="preserve">about </w:t>
      </w:r>
      <w:r w:rsidR="00941E68" w:rsidRPr="00775BFB">
        <w:rPr>
          <w:rFonts w:ascii="Helvetica" w:hAnsi="Helvetica"/>
          <w:b/>
          <w:i/>
          <w:sz w:val="22"/>
          <w:szCs w:val="22"/>
        </w:rPr>
        <w:t>fisheries</w:t>
      </w:r>
      <w:r w:rsidRPr="00775BFB">
        <w:rPr>
          <w:rFonts w:ascii="Helvetica" w:hAnsi="Helvetica"/>
          <w:b/>
          <w:i/>
          <w:sz w:val="22"/>
          <w:szCs w:val="22"/>
        </w:rPr>
        <w:t xml:space="preserve">? </w:t>
      </w:r>
    </w:p>
    <w:p w14:paraId="69F1E75A" w14:textId="1ED823B3"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See TE’s comment below in model description</w:t>
      </w:r>
    </w:p>
    <w:p w14:paraId="56D8AF6B" w14:textId="77777777" w:rsidR="007D3941"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How should we distinguish between management and biological thresholds? </w:t>
      </w:r>
    </w:p>
    <w:p w14:paraId="11215E28" w14:textId="350F502C" w:rsidR="00941E68"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Right now we use “management threshold” and “biological tipping point” </w:t>
      </w:r>
    </w:p>
    <w:p w14:paraId="03D5C5A9" w14:textId="7B0FADB5"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What is the best way to display the cost-benefit of precautionary buffer relative to other monitoring strategies? </w:t>
      </w:r>
    </w:p>
    <w:p w14:paraId="0E7D9FC2" w14:textId="172A5720"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We have </w:t>
      </w:r>
      <w:r w:rsidR="00B428F2">
        <w:rPr>
          <w:rFonts w:ascii="Helvetica" w:hAnsi="Helvetica"/>
          <w:sz w:val="22"/>
          <w:szCs w:val="22"/>
        </w:rPr>
        <w:t>a few options I’ve plot</w:t>
      </w:r>
      <w:r w:rsidR="005171FF">
        <w:rPr>
          <w:rFonts w:ascii="Helvetica" w:hAnsi="Helvetica"/>
          <w:sz w:val="22"/>
          <w:szCs w:val="22"/>
        </w:rPr>
        <w:t xml:space="preserve">ted out. See figures 5 and 5S.2 and the paragraph I pasted from JL at the end of the doc. I’m interested in finding a way to visualize the cost-benefit of monitoring when the costs are born separately from the benefit and when the industry eats the costs. </w:t>
      </w:r>
    </w:p>
    <w:p w14:paraId="3B0C9B51" w14:textId="063804A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What is the best way to structure</w:t>
      </w:r>
      <w:r w:rsidR="00DD6776" w:rsidRPr="00775BFB">
        <w:rPr>
          <w:rFonts w:ascii="Helvetica" w:hAnsi="Helvetica"/>
          <w:b/>
          <w:i/>
          <w:sz w:val="22"/>
          <w:szCs w:val="22"/>
        </w:rPr>
        <w:t xml:space="preserve"> the description</w:t>
      </w:r>
      <w:r w:rsidR="007A05B8">
        <w:rPr>
          <w:rFonts w:ascii="Helvetica" w:hAnsi="Helvetica"/>
          <w:b/>
          <w:i/>
          <w:sz w:val="22"/>
          <w:szCs w:val="22"/>
        </w:rPr>
        <w:t xml:space="preserve"> (methods/results)</w:t>
      </w:r>
      <w:r w:rsidR="00DD6776" w:rsidRPr="00775BFB">
        <w:rPr>
          <w:rFonts w:ascii="Helvetica" w:hAnsi="Helvetica"/>
          <w:b/>
          <w:i/>
          <w:sz w:val="22"/>
          <w:szCs w:val="22"/>
        </w:rPr>
        <w:t xml:space="preserve"> of the scenario output? </w:t>
      </w:r>
    </w:p>
    <w:p w14:paraId="65C2415F" w14:textId="530703A5" w:rsidR="007D3941" w:rsidRPr="00432FF9"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Right now we display the model and then talk through the results. I think perhaps a paragraph of extended methods at the end to describe the approach to each scenario might work best? </w:t>
      </w:r>
    </w:p>
    <w:p w14:paraId="2DB7D5CE" w14:textId="1E8A0CAC" w:rsidR="00FF7545" w:rsidRPr="00775BFB" w:rsidRDefault="00FF7545"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run a scenario where we look at system response when regulatory threshold is lower biomass than the biological tipping point</w:t>
      </w:r>
      <w:r w:rsidR="00A6413E" w:rsidRPr="00775BFB">
        <w:rPr>
          <w:rFonts w:ascii="Helvetica" w:hAnsi="Helvetica"/>
          <w:b/>
          <w:i/>
          <w:sz w:val="22"/>
          <w:szCs w:val="22"/>
        </w:rPr>
        <w:t>?</w:t>
      </w:r>
    </w:p>
    <w:p w14:paraId="4F23A4DC" w14:textId="658AF3E0" w:rsidR="00A6413E"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This would emphasize the penalty for not </w:t>
      </w:r>
      <w:r w:rsidR="00BA5E6E">
        <w:rPr>
          <w:rFonts w:ascii="Helvetica" w:hAnsi="Helvetica"/>
          <w:sz w:val="22"/>
          <w:szCs w:val="22"/>
        </w:rPr>
        <w:t xml:space="preserve">knowing where the tipping point is and also show the </w:t>
      </w:r>
    </w:p>
    <w:p w14:paraId="1C1CAFB1" w14:textId="0D5C98B0" w:rsidR="00AA08F3" w:rsidRDefault="00BA5E6E" w:rsidP="00ED48B8">
      <w:pPr>
        <w:pStyle w:val="ListParagraph"/>
        <w:numPr>
          <w:ilvl w:val="1"/>
          <w:numId w:val="11"/>
        </w:numPr>
        <w:rPr>
          <w:rFonts w:ascii="Helvetica" w:hAnsi="Helvetica"/>
          <w:sz w:val="22"/>
          <w:szCs w:val="22"/>
        </w:rPr>
      </w:pPr>
      <w:r>
        <w:rPr>
          <w:rFonts w:ascii="Helvetica" w:hAnsi="Helvetica"/>
          <w:sz w:val="22"/>
          <w:szCs w:val="22"/>
        </w:rPr>
        <w:t xml:space="preserve">Also or alternatively we can expand discussion </w:t>
      </w:r>
      <w:r w:rsidR="007D654C">
        <w:rPr>
          <w:rFonts w:ascii="Helvetica" w:hAnsi="Helvetica"/>
          <w:sz w:val="22"/>
          <w:szCs w:val="22"/>
        </w:rPr>
        <w:t>unknown location of tipping points or tipping points occurring without warning</w:t>
      </w:r>
      <w:r>
        <w:rPr>
          <w:rFonts w:ascii="Helvetica" w:hAnsi="Helvetica"/>
          <w:sz w:val="22"/>
          <w:szCs w:val="22"/>
        </w:rPr>
        <w:fldChar w:fldCharType="begin"/>
      </w:r>
      <w:r>
        <w:rPr>
          <w:rFonts w:ascii="Helvetica" w:hAnsi="Helvetica"/>
          <w:sz w:val="22"/>
          <w:szCs w:val="22"/>
        </w:rPr>
        <w:instrText xml:space="preserve"> ADDIN EN.CITE &lt;EndNote&gt;&lt;Cite&gt;&lt;Author&gt;Hastings&lt;/Author&gt;&lt;Year&gt;2010&lt;/Year&gt;&lt;RecNum&gt;8201&lt;/RecNum&gt;&lt;DisplayText&gt;(Hastings &amp;amp; Wysham 2010)&lt;/DisplayText&gt;&lt;record&gt;&lt;rec-number&gt;8201&lt;/rec-number&gt;&lt;foreign-keys&gt;&lt;key app="EN" db-id="dsrza9wtbra05fevxvw5svf8d0a9a0ptptvp" timestamp="1447634037"&gt;8201&lt;/key&gt;&lt;/foreign-keys&gt;&lt;ref-type name="Journal Article"&gt;17&lt;/ref-type&gt;&lt;contributors&gt;&lt;authors&gt;&lt;author&gt;Hastings, Alan&lt;/author&gt;&lt;author&gt;Wysham, Derin B&lt;/author&gt;&lt;/authors&gt;&lt;/contributors&gt;&lt;titles&gt;&lt;title&gt;Regime shifts in ecological systems can occur with no warning&lt;/title&gt;&lt;secondary-title&gt;Ecology letters&lt;/secondary-title&gt;&lt;/titles&gt;&lt;periodical&gt;&lt;full-title&gt;Ecology Letters&lt;/full-title&gt;&lt;/periodical&gt;&lt;pages&gt;464-472&lt;/pages&gt;&lt;volume&gt;13&lt;/volume&gt;&lt;number&gt;4&lt;/number&gt;&lt;dates&gt;&lt;year&gt;2010&lt;/year&gt;&lt;/dates&gt;&lt;isbn&gt;1461-0248&lt;/isbn&gt;&lt;urls&gt;&lt;/urls&gt;&lt;/record&gt;&lt;/Cite&gt;&lt;/EndNote&gt;</w:instrText>
      </w:r>
      <w:r>
        <w:rPr>
          <w:rFonts w:ascii="Helvetica" w:hAnsi="Helvetica"/>
          <w:sz w:val="22"/>
          <w:szCs w:val="22"/>
        </w:rPr>
        <w:fldChar w:fldCharType="separate"/>
      </w:r>
      <w:r>
        <w:rPr>
          <w:rFonts w:ascii="Helvetica" w:hAnsi="Helvetica"/>
          <w:noProof/>
          <w:sz w:val="22"/>
          <w:szCs w:val="22"/>
        </w:rPr>
        <w:t>(Hastings &amp; Wysham 2010)</w:t>
      </w:r>
      <w:r>
        <w:rPr>
          <w:rFonts w:ascii="Helvetica" w:hAnsi="Helvetica"/>
          <w:sz w:val="22"/>
          <w:szCs w:val="22"/>
        </w:rPr>
        <w:fldChar w:fldCharType="end"/>
      </w:r>
    </w:p>
    <w:p w14:paraId="09258D69" w14:textId="06511B97" w:rsidR="00875600" w:rsidRPr="00775BFB" w:rsidRDefault="007A6A18" w:rsidP="00ED48B8">
      <w:pPr>
        <w:pStyle w:val="ListParagraph"/>
        <w:numPr>
          <w:ilvl w:val="0"/>
          <w:numId w:val="11"/>
        </w:numPr>
        <w:rPr>
          <w:rFonts w:ascii="Helvetica" w:hAnsi="Helvetica"/>
          <w:b/>
          <w:i/>
          <w:sz w:val="22"/>
          <w:szCs w:val="22"/>
        </w:rPr>
      </w:pPr>
      <w:r w:rsidRPr="00775BFB">
        <w:rPr>
          <w:rFonts w:ascii="Helvetica" w:hAnsi="Helvetica"/>
          <w:b/>
          <w:i/>
          <w:sz w:val="22"/>
          <w:szCs w:val="22"/>
        </w:rPr>
        <w:t>Would it help to a</w:t>
      </w:r>
      <w:r w:rsidR="00D9006A" w:rsidRPr="00775BFB">
        <w:rPr>
          <w:rFonts w:ascii="Helvetica" w:hAnsi="Helvetica"/>
          <w:b/>
          <w:i/>
          <w:sz w:val="22"/>
          <w:szCs w:val="22"/>
        </w:rPr>
        <w:t xml:space="preserve">dd Box </w:t>
      </w:r>
      <w:r w:rsidRPr="00775BFB">
        <w:rPr>
          <w:rFonts w:ascii="Helvetica" w:hAnsi="Helvetica"/>
          <w:b/>
          <w:i/>
          <w:sz w:val="22"/>
          <w:szCs w:val="22"/>
        </w:rPr>
        <w:t xml:space="preserve">that exemplifies the value of information in a management context by adding an </w:t>
      </w:r>
      <w:r w:rsidR="00D9006A" w:rsidRPr="00775BFB">
        <w:rPr>
          <w:rFonts w:ascii="Helvetica" w:hAnsi="Helvetica"/>
          <w:b/>
          <w:i/>
          <w:sz w:val="22"/>
          <w:szCs w:val="22"/>
        </w:rPr>
        <w:t>MPA spatial information example</w:t>
      </w:r>
      <w:r w:rsidR="000524C2" w:rsidRPr="00775BFB">
        <w:rPr>
          <w:rFonts w:ascii="Helvetica" w:hAnsi="Helvetica"/>
          <w:b/>
          <w:i/>
          <w:sz w:val="22"/>
          <w:szCs w:val="22"/>
        </w:rPr>
        <w:t>?</w:t>
      </w:r>
    </w:p>
    <w:p w14:paraId="7543902C" w14:textId="77777777" w:rsidR="009D169F" w:rsidRDefault="00875600" w:rsidP="00ED48B8">
      <w:pPr>
        <w:pStyle w:val="ListParagraph"/>
        <w:numPr>
          <w:ilvl w:val="1"/>
          <w:numId w:val="11"/>
        </w:numPr>
        <w:rPr>
          <w:rFonts w:ascii="Helvetica" w:hAnsi="Helvetica"/>
          <w:sz w:val="22"/>
          <w:szCs w:val="22"/>
        </w:rPr>
      </w:pPr>
      <w:r>
        <w:rPr>
          <w:rFonts w:ascii="Helvetica" w:hAnsi="Helvetica"/>
          <w:sz w:val="22"/>
          <w:szCs w:val="22"/>
        </w:rPr>
        <w:t>Depending on the outlet I think this could help solidify and contextualize our results in the context of Costello/</w:t>
      </w:r>
      <w:proofErr w:type="spellStart"/>
      <w:r>
        <w:rPr>
          <w:rFonts w:ascii="Helvetica" w:hAnsi="Helvetica"/>
          <w:sz w:val="22"/>
          <w:szCs w:val="22"/>
        </w:rPr>
        <w:t>polasky</w:t>
      </w:r>
      <w:proofErr w:type="spellEnd"/>
      <w:r>
        <w:rPr>
          <w:rFonts w:ascii="Helvetica" w:hAnsi="Helvetica"/>
          <w:sz w:val="22"/>
          <w:szCs w:val="22"/>
        </w:rPr>
        <w:t>.</w:t>
      </w:r>
    </w:p>
    <w:p w14:paraId="58D43F03" w14:textId="77777777" w:rsidR="00CC6BE8" w:rsidRPr="00775BFB" w:rsidRDefault="009D169F"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Is it worth trying to ask Ryan to dig up where in policy we might be able to do a better job of making monitoring investment tied to </w:t>
      </w:r>
      <w:r w:rsidR="00CC6BE8" w:rsidRPr="00775BFB">
        <w:rPr>
          <w:rFonts w:ascii="Helvetica" w:hAnsi="Helvetica"/>
          <w:b/>
          <w:i/>
          <w:sz w:val="22"/>
          <w:szCs w:val="22"/>
        </w:rPr>
        <w:t xml:space="preserve">ecosystem state? </w:t>
      </w:r>
    </w:p>
    <w:p w14:paraId="705D994F" w14:textId="709C2234" w:rsidR="00AB180D" w:rsidRDefault="00CC6BE8" w:rsidP="00ED48B8">
      <w:pPr>
        <w:pStyle w:val="ListParagraph"/>
        <w:numPr>
          <w:ilvl w:val="1"/>
          <w:numId w:val="11"/>
        </w:numPr>
        <w:rPr>
          <w:rFonts w:ascii="Helvetica" w:hAnsi="Helvetica"/>
          <w:sz w:val="22"/>
          <w:szCs w:val="22"/>
        </w:rPr>
      </w:pPr>
      <w:r>
        <w:rPr>
          <w:rFonts w:ascii="Helvetica" w:hAnsi="Helvetica"/>
          <w:sz w:val="22"/>
          <w:szCs w:val="22"/>
        </w:rPr>
        <w:t xml:space="preserve">I think he can borrow some from their policy paper to do this and it might help make the results more useful. </w:t>
      </w:r>
    </w:p>
    <w:p w14:paraId="69930B59" w14:textId="2D6CA5EE" w:rsidR="00D9006A" w:rsidRPr="00682191" w:rsidRDefault="00D9006A" w:rsidP="00682191">
      <w:pPr>
        <w:ind w:left="1080"/>
        <w:rPr>
          <w:rFonts w:ascii="Helvetica" w:hAnsi="Helvetica"/>
          <w:sz w:val="22"/>
          <w:szCs w:val="22"/>
        </w:rPr>
      </w:pPr>
      <w:r w:rsidRPr="00682191">
        <w:rPr>
          <w:rFonts w:ascii="Helvetica" w:hAnsi="Helvetica"/>
          <w:sz w:val="22"/>
          <w:szCs w:val="22"/>
        </w:rPr>
        <w:t xml:space="preserve"> </w:t>
      </w:r>
    </w:p>
    <w:p w14:paraId="270C1701" w14:textId="4134420D" w:rsidR="00682191" w:rsidRPr="00ED48B8" w:rsidRDefault="00A851F4" w:rsidP="00ED48B8">
      <w:pPr>
        <w:rPr>
          <w:rFonts w:ascii="Helvetica" w:hAnsi="Helvetica"/>
          <w:b/>
          <w:sz w:val="22"/>
          <w:szCs w:val="22"/>
        </w:rPr>
      </w:pPr>
      <w:r>
        <w:rPr>
          <w:rFonts w:ascii="Helvetica" w:hAnsi="Helvetica"/>
          <w:b/>
          <w:sz w:val="22"/>
          <w:szCs w:val="22"/>
        </w:rPr>
        <w:t xml:space="preserve">POTENTIAL </w:t>
      </w:r>
      <w:r w:rsidR="00074A3A" w:rsidRPr="00ED48B8">
        <w:rPr>
          <w:rFonts w:ascii="Helvetica" w:hAnsi="Helvetica"/>
          <w:b/>
          <w:sz w:val="22"/>
          <w:szCs w:val="22"/>
        </w:rPr>
        <w:t>SPECIFIC TASKS</w:t>
      </w:r>
      <w:r w:rsidR="00682191" w:rsidRPr="00ED48B8">
        <w:rPr>
          <w:rFonts w:ascii="Helvetica" w:hAnsi="Helvetica"/>
          <w:b/>
          <w:sz w:val="22"/>
          <w:szCs w:val="22"/>
        </w:rPr>
        <w:t xml:space="preserve"> FOR COAUTHORS</w:t>
      </w:r>
    </w:p>
    <w:p w14:paraId="164D44DB" w14:textId="76D50730" w:rsidR="00682191" w:rsidRDefault="00682191" w:rsidP="00ED48B8">
      <w:pPr>
        <w:pStyle w:val="ListParagraph"/>
        <w:numPr>
          <w:ilvl w:val="0"/>
          <w:numId w:val="11"/>
        </w:numPr>
        <w:rPr>
          <w:rFonts w:ascii="Helvetica" w:hAnsi="Helvetica"/>
          <w:sz w:val="22"/>
          <w:szCs w:val="22"/>
        </w:rPr>
      </w:pPr>
      <w:r w:rsidRPr="00A516BD">
        <w:rPr>
          <w:rFonts w:ascii="Helvetica" w:hAnsi="Helvetica"/>
          <w:b/>
          <w:sz w:val="22"/>
          <w:szCs w:val="22"/>
        </w:rPr>
        <w:t>J</w:t>
      </w:r>
      <w:r w:rsidR="008C72D2">
        <w:rPr>
          <w:rFonts w:ascii="Helvetica" w:hAnsi="Helvetica"/>
          <w:b/>
          <w:sz w:val="22"/>
          <w:szCs w:val="22"/>
        </w:rPr>
        <w:t xml:space="preserve">ohn: </w:t>
      </w:r>
      <w:r>
        <w:rPr>
          <w:rFonts w:ascii="Helvetica" w:hAnsi="Helvetica"/>
          <w:sz w:val="22"/>
          <w:szCs w:val="22"/>
        </w:rPr>
        <w:t xml:space="preserve"> Contextualize with value of information in the economics literature. </w:t>
      </w:r>
    </w:p>
    <w:p w14:paraId="2246FFB0" w14:textId="0D4F60D4" w:rsidR="00682191" w:rsidRPr="008D1BB6" w:rsidRDefault="008C72D2" w:rsidP="008D1BB6">
      <w:pPr>
        <w:pStyle w:val="ListParagraph"/>
        <w:numPr>
          <w:ilvl w:val="0"/>
          <w:numId w:val="11"/>
        </w:numPr>
        <w:rPr>
          <w:rFonts w:ascii="Helvetica" w:hAnsi="Helvetica"/>
          <w:sz w:val="22"/>
          <w:szCs w:val="22"/>
        </w:rPr>
      </w:pPr>
      <w:r>
        <w:rPr>
          <w:rFonts w:ascii="Helvetica" w:hAnsi="Helvetica"/>
          <w:b/>
          <w:sz w:val="22"/>
          <w:szCs w:val="22"/>
        </w:rPr>
        <w:t>Crow</w:t>
      </w:r>
      <w:r w:rsidR="00C943DB">
        <w:rPr>
          <w:rFonts w:ascii="Helvetica" w:hAnsi="Helvetica"/>
          <w:b/>
          <w:sz w:val="22"/>
          <w:szCs w:val="22"/>
        </w:rPr>
        <w:t>:</w:t>
      </w:r>
      <w:r w:rsidR="00682191">
        <w:rPr>
          <w:rFonts w:ascii="Helvetica" w:hAnsi="Helvetica"/>
          <w:sz w:val="22"/>
          <w:szCs w:val="22"/>
        </w:rPr>
        <w:t xml:space="preserve"> write a 500 word box</w:t>
      </w:r>
      <w:r w:rsidR="00F920B2">
        <w:rPr>
          <w:rFonts w:ascii="Helvetica" w:hAnsi="Helvetica"/>
          <w:sz w:val="22"/>
          <w:szCs w:val="22"/>
        </w:rPr>
        <w:t>/fig</w:t>
      </w:r>
      <w:r w:rsidR="00682191">
        <w:rPr>
          <w:rFonts w:ascii="Helvetica" w:hAnsi="Helvetica"/>
          <w:sz w:val="22"/>
          <w:szCs w:val="22"/>
        </w:rPr>
        <w:t xml:space="preserve"> as a case study</w:t>
      </w:r>
      <w:r w:rsidR="003503F0">
        <w:rPr>
          <w:rFonts w:ascii="Helvetica" w:hAnsi="Helvetica"/>
          <w:sz w:val="22"/>
          <w:szCs w:val="22"/>
        </w:rPr>
        <w:t xml:space="preserve"> describing links of our results to </w:t>
      </w:r>
      <w:proofErr w:type="spellStart"/>
      <w:r w:rsidR="003503F0">
        <w:rPr>
          <w:rFonts w:ascii="Helvetica" w:hAnsi="Helvetica"/>
          <w:sz w:val="22"/>
          <w:szCs w:val="22"/>
        </w:rPr>
        <w:t>polaski</w:t>
      </w:r>
      <w:proofErr w:type="spellEnd"/>
      <w:r w:rsidR="003503F0">
        <w:rPr>
          <w:rFonts w:ascii="Helvetica" w:hAnsi="Helvetica"/>
          <w:sz w:val="22"/>
          <w:szCs w:val="22"/>
        </w:rPr>
        <w:t xml:space="preserve"> et al work on </w:t>
      </w:r>
      <w:proofErr w:type="gramStart"/>
      <w:r w:rsidR="003503F0">
        <w:rPr>
          <w:rFonts w:ascii="Helvetica" w:hAnsi="Helvetica"/>
          <w:sz w:val="22"/>
          <w:szCs w:val="22"/>
        </w:rPr>
        <w:t>MPAs</w:t>
      </w:r>
      <w:r w:rsidR="00682191">
        <w:rPr>
          <w:rFonts w:ascii="Helvetica" w:hAnsi="Helvetica"/>
          <w:sz w:val="22"/>
          <w:szCs w:val="22"/>
        </w:rPr>
        <w:t xml:space="preserve">  </w:t>
      </w:r>
      <w:r w:rsidR="00682191" w:rsidRPr="008D1BB6">
        <w:rPr>
          <w:rFonts w:ascii="Helvetica" w:hAnsi="Helvetica"/>
          <w:sz w:val="22"/>
          <w:szCs w:val="22"/>
        </w:rPr>
        <w:t>MPA</w:t>
      </w:r>
      <w:proofErr w:type="gramEnd"/>
      <w:r w:rsidR="00682191" w:rsidRPr="008D1BB6">
        <w:rPr>
          <w:rFonts w:ascii="Helvetica" w:hAnsi="Helvetica"/>
          <w:sz w:val="22"/>
          <w:szCs w:val="22"/>
        </w:rPr>
        <w:t xml:space="preserve"> etc. Citations: </w:t>
      </w:r>
      <w:r w:rsidR="00682191"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 </w:instrText>
      </w:r>
      <w:r w:rsidR="00682191"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EN.CITE.DATA </w:instrText>
      </w:r>
      <w:r w:rsidR="00682191" w:rsidRPr="008D1BB6">
        <w:rPr>
          <w:rFonts w:ascii="Helvetica" w:hAnsi="Helvetica"/>
          <w:sz w:val="22"/>
          <w:szCs w:val="22"/>
        </w:rPr>
        <w:fldChar w:fldCharType="end"/>
      </w:r>
      <w:r w:rsidR="00682191" w:rsidRPr="008D1BB6">
        <w:rPr>
          <w:rFonts w:ascii="Helvetica" w:hAnsi="Helvetica"/>
          <w:sz w:val="22"/>
          <w:szCs w:val="22"/>
        </w:rPr>
        <w:fldChar w:fldCharType="separate"/>
      </w:r>
      <w:r w:rsidR="00682191" w:rsidRPr="008D1BB6">
        <w:rPr>
          <w:rFonts w:ascii="Helvetica" w:hAnsi="Helvetica"/>
          <w:noProof/>
          <w:sz w:val="22"/>
          <w:szCs w:val="22"/>
        </w:rPr>
        <w:t>(Grafton</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Sethi</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Costello &amp; Polasky 2008; Costello</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2010; Polasky</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2011)</w:t>
      </w:r>
      <w:r w:rsidR="00682191" w:rsidRPr="008D1BB6">
        <w:rPr>
          <w:rFonts w:ascii="Helvetica" w:hAnsi="Helvetica"/>
          <w:sz w:val="22"/>
          <w:szCs w:val="22"/>
        </w:rPr>
        <w:fldChar w:fldCharType="end"/>
      </w:r>
      <w:r w:rsidR="00682191" w:rsidRPr="005A02B5">
        <w:t xml:space="preserve"> </w:t>
      </w:r>
      <w:r w:rsidR="00682191"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82191" w:rsidRPr="008D1BB6">
        <w:rPr>
          <w:rFonts w:ascii="Helvetica" w:hAnsi="Helvetica"/>
          <w:sz w:val="22"/>
          <w:szCs w:val="22"/>
        </w:rPr>
        <w:fldChar w:fldCharType="separate"/>
      </w:r>
      <w:r w:rsidR="00682191" w:rsidRPr="008D1BB6">
        <w:rPr>
          <w:rFonts w:ascii="Helvetica" w:hAnsi="Helvetica"/>
          <w:noProof/>
          <w:sz w:val="22"/>
          <w:szCs w:val="22"/>
        </w:rPr>
        <w:t>(Mangel 2000)</w:t>
      </w:r>
      <w:r w:rsidR="00682191" w:rsidRPr="008D1BB6">
        <w:rPr>
          <w:rFonts w:ascii="Helvetica" w:hAnsi="Helvetica"/>
          <w:sz w:val="22"/>
          <w:szCs w:val="22"/>
        </w:rPr>
        <w:fldChar w:fldCharType="end"/>
      </w:r>
      <w:r w:rsidR="00682191" w:rsidRPr="00DD6B45">
        <w:t xml:space="preserve"> </w:t>
      </w:r>
      <w:r w:rsidR="00682191"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sidR="00682191" w:rsidRPr="008D1BB6">
        <w:rPr>
          <w:rFonts w:ascii="Helvetica" w:hAnsi="Helvetica"/>
          <w:sz w:val="22"/>
          <w:szCs w:val="22"/>
        </w:rPr>
        <w:fldChar w:fldCharType="separate"/>
      </w:r>
      <w:r w:rsidR="00682191" w:rsidRPr="008D1BB6">
        <w:rPr>
          <w:rFonts w:ascii="Helvetica" w:hAnsi="Helvetica"/>
          <w:noProof/>
          <w:sz w:val="22"/>
          <w:szCs w:val="22"/>
        </w:rPr>
        <w:t>(Stefansson &amp; Rosenberg 2005)</w:t>
      </w:r>
      <w:r w:rsidR="00682191" w:rsidRPr="008D1BB6">
        <w:rPr>
          <w:rFonts w:ascii="Helvetica" w:hAnsi="Helvetica"/>
          <w:sz w:val="22"/>
          <w:szCs w:val="22"/>
        </w:rPr>
        <w:fldChar w:fldCharType="end"/>
      </w:r>
    </w:p>
    <w:p w14:paraId="18CBCC98" w14:textId="52E592B7" w:rsidR="00682191" w:rsidRPr="00570D99" w:rsidRDefault="007C6077" w:rsidP="00ED48B8">
      <w:pPr>
        <w:pStyle w:val="ListParagraph"/>
        <w:numPr>
          <w:ilvl w:val="0"/>
          <w:numId w:val="11"/>
        </w:numPr>
        <w:rPr>
          <w:rFonts w:ascii="Helvetica" w:hAnsi="Helvetica"/>
          <w:sz w:val="22"/>
          <w:szCs w:val="22"/>
        </w:rPr>
      </w:pPr>
      <w:r>
        <w:rPr>
          <w:rFonts w:ascii="Helvetica" w:hAnsi="Helvetica"/>
          <w:b/>
          <w:sz w:val="22"/>
          <w:szCs w:val="22"/>
        </w:rPr>
        <w:t>Halpern:</w:t>
      </w:r>
      <w:r w:rsidR="00682191" w:rsidRPr="00570D99">
        <w:rPr>
          <w:rFonts w:ascii="Helvetica" w:hAnsi="Helvetica"/>
          <w:sz w:val="22"/>
          <w:szCs w:val="22"/>
        </w:rPr>
        <w:t xml:space="preserve"> </w:t>
      </w:r>
      <w:r w:rsidR="006C7566">
        <w:rPr>
          <w:rFonts w:ascii="Helvetica" w:hAnsi="Helvetica"/>
          <w:sz w:val="22"/>
          <w:szCs w:val="22"/>
        </w:rPr>
        <w:t>make</w:t>
      </w:r>
      <w:r w:rsidR="00682191" w:rsidRPr="00570D99">
        <w:rPr>
          <w:rFonts w:ascii="Helvetica" w:hAnsi="Helvetica"/>
          <w:sz w:val="22"/>
          <w:szCs w:val="22"/>
        </w:rPr>
        <w:t xml:space="preserve"> </w:t>
      </w:r>
      <w:r w:rsidR="006C7566">
        <w:rPr>
          <w:rFonts w:ascii="Helvetica" w:hAnsi="Helvetica"/>
          <w:sz w:val="22"/>
          <w:szCs w:val="22"/>
        </w:rPr>
        <w:t>definition of</w:t>
      </w:r>
      <w:r w:rsidR="00682191" w:rsidRPr="00570D99">
        <w:rPr>
          <w:rFonts w:ascii="Helvetica" w:hAnsi="Helvetica"/>
          <w:sz w:val="22"/>
          <w:szCs w:val="22"/>
        </w:rPr>
        <w:t xml:space="preserve"> safe operating space</w:t>
      </w:r>
      <w:r w:rsidR="006C7566">
        <w:rPr>
          <w:rFonts w:ascii="Helvetica" w:hAnsi="Helvetica"/>
          <w:sz w:val="22"/>
          <w:szCs w:val="22"/>
        </w:rPr>
        <w:t xml:space="preserve"> crystal clear in introduction/methods</w:t>
      </w:r>
      <w:r w:rsidR="00682191" w:rsidRPr="00570D99">
        <w:rPr>
          <w:rFonts w:ascii="Helvetica" w:hAnsi="Helvetica"/>
          <w:sz w:val="22"/>
          <w:szCs w:val="22"/>
        </w:rPr>
        <w:t xml:space="preserve"> </w:t>
      </w:r>
      <w:r w:rsidR="00682191" w:rsidRPr="00570D99">
        <w:rPr>
          <w:rFonts w:ascii="Helvetica" w:hAnsi="Helvetica"/>
          <w:sz w:val="22"/>
          <w:szCs w:val="22"/>
        </w:rPr>
        <w:fldChar w:fldCharType="begin"/>
      </w:r>
      <w:r w:rsidR="00682191"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682191" w:rsidRPr="00570D99">
        <w:rPr>
          <w:rFonts w:ascii="Helvetica" w:hAnsi="Helvetica"/>
          <w:sz w:val="22"/>
          <w:szCs w:val="22"/>
        </w:rPr>
        <w:fldChar w:fldCharType="separate"/>
      </w:r>
      <w:r w:rsidR="00682191" w:rsidRPr="00570D99">
        <w:rPr>
          <w:rFonts w:ascii="Helvetica" w:hAnsi="Helvetica"/>
          <w:noProof/>
          <w:sz w:val="22"/>
          <w:szCs w:val="22"/>
        </w:rPr>
        <w:t>(Rockström</w:t>
      </w:r>
      <w:r w:rsidR="00682191" w:rsidRPr="00570D99">
        <w:rPr>
          <w:rFonts w:ascii="Helvetica" w:hAnsi="Helvetica"/>
          <w:i/>
          <w:noProof/>
          <w:sz w:val="22"/>
          <w:szCs w:val="22"/>
        </w:rPr>
        <w:t xml:space="preserve"> et al.</w:t>
      </w:r>
      <w:r w:rsidR="00682191" w:rsidRPr="00570D99">
        <w:rPr>
          <w:rFonts w:ascii="Helvetica" w:hAnsi="Helvetica"/>
          <w:noProof/>
          <w:sz w:val="22"/>
          <w:szCs w:val="22"/>
        </w:rPr>
        <w:t xml:space="preserve"> 2009)</w:t>
      </w:r>
      <w:r w:rsidR="00682191" w:rsidRPr="00570D99">
        <w:rPr>
          <w:rFonts w:ascii="Helvetica" w:hAnsi="Helvetica"/>
          <w:sz w:val="22"/>
          <w:szCs w:val="22"/>
        </w:rPr>
        <w:fldChar w:fldCharType="end"/>
      </w:r>
      <w:r w:rsidR="00682191" w:rsidRPr="00570D99">
        <w:rPr>
          <w:rFonts w:ascii="Helvetica" w:hAnsi="Helvetica"/>
          <w:sz w:val="22"/>
          <w:szCs w:val="22"/>
        </w:rPr>
        <w:t xml:space="preserve"> in the context of monitoring. Management decision includes  ‘keep in a safe operating space where monitoring needs are minimal’ vs. ‘push system towards optimal extraction levels’</w:t>
      </w:r>
    </w:p>
    <w:p w14:paraId="5D74ABE6" w14:textId="56D2C51D" w:rsidR="00682191" w:rsidRDefault="00EF6F5C" w:rsidP="00ED48B8">
      <w:pPr>
        <w:pStyle w:val="ListParagraph"/>
        <w:numPr>
          <w:ilvl w:val="0"/>
          <w:numId w:val="11"/>
        </w:numPr>
        <w:rPr>
          <w:rFonts w:ascii="Helvetica" w:hAnsi="Helvetica"/>
          <w:sz w:val="22"/>
          <w:szCs w:val="22"/>
        </w:rPr>
      </w:pPr>
      <w:r>
        <w:rPr>
          <w:rFonts w:ascii="Helvetica" w:hAnsi="Helvetica"/>
          <w:b/>
          <w:sz w:val="22"/>
          <w:szCs w:val="22"/>
        </w:rPr>
        <w:t>Levin</w:t>
      </w:r>
      <w:r w:rsidR="00682191">
        <w:rPr>
          <w:rFonts w:ascii="Helvetica" w:hAnsi="Helvetica"/>
          <w:sz w:val="22"/>
          <w:szCs w:val="22"/>
        </w:rPr>
        <w:t xml:space="preserve"> and/or Ann</w:t>
      </w:r>
      <w:r w:rsidR="00E957C2">
        <w:rPr>
          <w:rFonts w:ascii="Helvetica" w:hAnsi="Helvetica"/>
          <w:sz w:val="22"/>
          <w:szCs w:val="22"/>
        </w:rPr>
        <w:t>e</w:t>
      </w:r>
      <w:r w:rsidR="00682191">
        <w:rPr>
          <w:rFonts w:ascii="Helvetica" w:hAnsi="Helvetica"/>
          <w:sz w:val="22"/>
          <w:szCs w:val="22"/>
        </w:rPr>
        <w:t xml:space="preserve"> S</w:t>
      </w:r>
      <w:r w:rsidR="00E957C2">
        <w:rPr>
          <w:rFonts w:ascii="Helvetica" w:hAnsi="Helvetica"/>
          <w:sz w:val="22"/>
          <w:szCs w:val="22"/>
        </w:rPr>
        <w:t>.</w:t>
      </w:r>
      <w:r w:rsidR="00682191">
        <w:rPr>
          <w:rFonts w:ascii="Helvetica" w:hAnsi="Helvetica"/>
          <w:sz w:val="22"/>
          <w:szCs w:val="22"/>
        </w:rPr>
        <w:t xml:space="preserve"> edit paragraph in discussion about how value of information depends on the stakeholder. </w:t>
      </w:r>
    </w:p>
    <w:p w14:paraId="1A4557B1" w14:textId="7C416F4C" w:rsidR="00682191" w:rsidRDefault="00682191" w:rsidP="00ED48B8">
      <w:pPr>
        <w:pStyle w:val="ListParagraph"/>
        <w:numPr>
          <w:ilvl w:val="0"/>
          <w:numId w:val="11"/>
        </w:numPr>
        <w:rPr>
          <w:rFonts w:ascii="Helvetica" w:hAnsi="Helvetica"/>
          <w:sz w:val="22"/>
          <w:szCs w:val="22"/>
        </w:rPr>
      </w:pPr>
      <w:r w:rsidRPr="0088392A">
        <w:rPr>
          <w:rFonts w:ascii="Helvetica" w:hAnsi="Helvetica"/>
          <w:b/>
          <w:sz w:val="22"/>
          <w:szCs w:val="22"/>
        </w:rPr>
        <w:t>J</w:t>
      </w:r>
      <w:r w:rsidR="00EF6F5C">
        <w:rPr>
          <w:rFonts w:ascii="Helvetica" w:hAnsi="Helvetica"/>
          <w:b/>
          <w:sz w:val="22"/>
          <w:szCs w:val="22"/>
        </w:rPr>
        <w:t>amea</w:t>
      </w:r>
      <w:r w:rsidR="00E3732E">
        <w:rPr>
          <w:rFonts w:ascii="Helvetica" w:hAnsi="Helvetica"/>
          <w:b/>
          <w:sz w:val="22"/>
          <w:szCs w:val="22"/>
        </w:rPr>
        <w:t xml:space="preserve">l: </w:t>
      </w:r>
      <w:r w:rsidR="003D08F3">
        <w:rPr>
          <w:rFonts w:ascii="Helvetica" w:hAnsi="Helvetica"/>
          <w:sz w:val="22"/>
          <w:szCs w:val="22"/>
        </w:rPr>
        <w:t>contextualize harvest rates with meta analysis output if fisheries paper</w:t>
      </w:r>
    </w:p>
    <w:p w14:paraId="7141E675" w14:textId="4218540D" w:rsidR="00682191" w:rsidRDefault="00682191" w:rsidP="00ED48B8">
      <w:pPr>
        <w:pStyle w:val="ListParagraph"/>
        <w:numPr>
          <w:ilvl w:val="0"/>
          <w:numId w:val="11"/>
        </w:numPr>
        <w:rPr>
          <w:rFonts w:ascii="Helvetica" w:hAnsi="Helvetica"/>
          <w:sz w:val="22"/>
          <w:szCs w:val="22"/>
        </w:rPr>
      </w:pPr>
      <w:r w:rsidRPr="0088392A">
        <w:rPr>
          <w:rFonts w:ascii="Helvetica" w:hAnsi="Helvetica"/>
          <w:b/>
          <w:sz w:val="22"/>
          <w:szCs w:val="22"/>
        </w:rPr>
        <w:t>RK</w:t>
      </w:r>
      <w:r>
        <w:rPr>
          <w:rFonts w:ascii="Helvetica" w:hAnsi="Helvetica"/>
          <w:sz w:val="22"/>
          <w:szCs w:val="22"/>
        </w:rPr>
        <w:t xml:space="preserve"> to add section to discussion or box on policy challenges or opportunities associated with modifying </w:t>
      </w:r>
      <w:r w:rsidR="006A10D3">
        <w:rPr>
          <w:rFonts w:ascii="Helvetica" w:hAnsi="Helvetica"/>
          <w:sz w:val="22"/>
          <w:szCs w:val="22"/>
        </w:rPr>
        <w:t>Forestry</w:t>
      </w:r>
      <w:r>
        <w:rPr>
          <w:rFonts w:ascii="Helvetica" w:hAnsi="Helvetica"/>
          <w:sz w:val="22"/>
          <w:szCs w:val="22"/>
        </w:rPr>
        <w:t xml:space="preserve"> or Fisheries laws to include status dependent monitoring efforts</w:t>
      </w:r>
    </w:p>
    <w:p w14:paraId="7C35F99D" w14:textId="0B1A987F" w:rsidR="00B75DF6" w:rsidRPr="002464C0" w:rsidRDefault="00B75DF6" w:rsidP="00ED48B8">
      <w:pPr>
        <w:pStyle w:val="ListParagraph"/>
        <w:numPr>
          <w:ilvl w:val="0"/>
          <w:numId w:val="11"/>
        </w:numPr>
        <w:rPr>
          <w:rFonts w:ascii="Helvetica" w:hAnsi="Helvetica"/>
          <w:sz w:val="22"/>
          <w:szCs w:val="22"/>
        </w:rPr>
      </w:pPr>
      <w:r w:rsidRPr="0088392A">
        <w:rPr>
          <w:rFonts w:ascii="Helvetica" w:hAnsi="Helvetica"/>
          <w:b/>
          <w:sz w:val="22"/>
          <w:szCs w:val="22"/>
        </w:rPr>
        <w:t>TE/AS</w:t>
      </w:r>
      <w:r>
        <w:rPr>
          <w:rFonts w:ascii="Helvetica" w:hAnsi="Helvetica"/>
          <w:sz w:val="22"/>
          <w:szCs w:val="22"/>
        </w:rPr>
        <w:t xml:space="preserve">: Add </w:t>
      </w:r>
      <w:proofErr w:type="spellStart"/>
      <w:proofErr w:type="gramStart"/>
      <w:r>
        <w:rPr>
          <w:rFonts w:ascii="Helvetica" w:hAnsi="Helvetica"/>
          <w:sz w:val="22"/>
          <w:szCs w:val="22"/>
        </w:rPr>
        <w:t>autocorrelated</w:t>
      </w:r>
      <w:proofErr w:type="spellEnd"/>
      <w:r>
        <w:rPr>
          <w:rFonts w:ascii="Helvetica" w:hAnsi="Helvetica"/>
          <w:sz w:val="22"/>
          <w:szCs w:val="22"/>
        </w:rPr>
        <w:t xml:space="preserve"> monitoring</w:t>
      </w:r>
      <w:proofErr w:type="gramEnd"/>
      <w:r>
        <w:rPr>
          <w:rFonts w:ascii="Helvetica" w:hAnsi="Helvetica"/>
          <w:sz w:val="22"/>
          <w:szCs w:val="22"/>
        </w:rPr>
        <w:t xml:space="preserve"> error.</w:t>
      </w:r>
    </w:p>
    <w:p w14:paraId="6ABB4EA4" w14:textId="53AF067C" w:rsidR="00984E98" w:rsidRDefault="00984E98" w:rsidP="00984E98">
      <w:pPr>
        <w:rPr>
          <w:rFonts w:ascii="Helvetica" w:hAnsi="Helvetica" w:cs="Helvetica"/>
          <w:sz w:val="22"/>
          <w:szCs w:val="22"/>
        </w:rPr>
      </w:pPr>
      <w:r w:rsidRPr="00957F1F">
        <w:rPr>
          <w:rFonts w:ascii="Helvetica" w:hAnsi="Helvetica" w:cs="Helvetica"/>
          <w:b/>
          <w:bCs/>
          <w:sz w:val="22"/>
          <w:szCs w:val="22"/>
        </w:rPr>
        <w:lastRenderedPageBreak/>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Pr>
          <w:rFonts w:ascii="Helvetica" w:hAnsi="Helvetica" w:cs="Helvetica"/>
          <w:sz w:val="22"/>
          <w:szCs w:val="22"/>
        </w:rPr>
        <w:t>s</w:t>
      </w:r>
      <w:r w:rsidRPr="00957F1F">
        <w:rPr>
          <w:rFonts w:ascii="Helvetica" w:hAnsi="Helvetica" w:cs="Helvetica"/>
          <w:sz w:val="22"/>
          <w:szCs w:val="22"/>
        </w:rPr>
        <w:t xml:space="preserve"> </w:t>
      </w:r>
      <w:r>
        <w:rPr>
          <w:rFonts w:ascii="Helvetica" w:hAnsi="Helvetica" w:cs="Helvetica"/>
          <w:sz w:val="22"/>
          <w:szCs w:val="22"/>
        </w:rPr>
        <w:t>of</w:t>
      </w:r>
      <w:r w:rsidRPr="00957F1F">
        <w:rPr>
          <w:rFonts w:ascii="Helvetica" w:hAnsi="Helvetica" w:cs="Helvetica"/>
          <w:sz w:val="22"/>
          <w:szCs w:val="22"/>
        </w:rPr>
        <w:t xml:space="preserve"> sustainable </w:t>
      </w:r>
      <w:r>
        <w:rPr>
          <w:rFonts w:ascii="Helvetica" w:hAnsi="Helvetica" w:cs="Helvetica"/>
          <w:sz w:val="22"/>
          <w:szCs w:val="22"/>
        </w:rPr>
        <w:t xml:space="preserve">management of </w:t>
      </w:r>
      <w:r w:rsidRPr="00957F1F">
        <w:rPr>
          <w:rFonts w:ascii="Helvetica" w:hAnsi="Helvetica" w:cs="Helvetica"/>
          <w:sz w:val="22"/>
          <w:szCs w:val="22"/>
        </w:rPr>
        <w:t>natural resource</w:t>
      </w:r>
      <w:r>
        <w:rPr>
          <w:rFonts w:ascii="Helvetica" w:hAnsi="Helvetica" w:cs="Helvetica"/>
          <w:sz w:val="22"/>
          <w:szCs w:val="22"/>
        </w:rPr>
        <w:t>s</w:t>
      </w:r>
      <w:r w:rsidRPr="00957F1F">
        <w:rPr>
          <w:rFonts w:ascii="Helvetica" w:hAnsi="Helvetica" w:cs="Helvetica"/>
          <w:sz w:val="22"/>
          <w:szCs w:val="22"/>
        </w:rPr>
        <w:t xml:space="preserve">. Here, we demonstrate how monitoring information </w:t>
      </w:r>
      <w:r>
        <w:rPr>
          <w:rFonts w:ascii="Helvetica" w:hAnsi="Helvetica" w:cs="Helvetica"/>
          <w:sz w:val="22"/>
          <w:szCs w:val="22"/>
        </w:rPr>
        <w:t>increases in</w:t>
      </w:r>
      <w:r w:rsidRPr="00957F1F">
        <w:rPr>
          <w:rFonts w:ascii="Helvetica" w:hAnsi="Helvetica" w:cs="Helvetica"/>
          <w:sz w:val="22"/>
          <w:szCs w:val="22"/>
        </w:rPr>
        <w:t xml:space="preserve"> value</w:t>
      </w:r>
      <w:r>
        <w:rPr>
          <w:rFonts w:ascii="Helvetica" w:hAnsi="Helvetica" w:cs="Helvetica"/>
          <w:sz w:val="22"/>
          <w:szCs w:val="22"/>
        </w:rPr>
        <w:t xml:space="preserve"> as</w:t>
      </w:r>
      <w:r w:rsidRPr="00957F1F">
        <w:rPr>
          <w:rFonts w:ascii="Helvetica" w:hAnsi="Helvetica" w:cs="Helvetica"/>
          <w:sz w:val="22"/>
          <w:szCs w:val="22"/>
        </w:rPr>
        <w:t xml:space="preserve"> systems approach </w:t>
      </w:r>
      <w:r>
        <w:rPr>
          <w:rFonts w:ascii="Helvetica" w:hAnsi="Helvetica" w:cs="Helvetica"/>
          <w:sz w:val="22"/>
          <w:szCs w:val="22"/>
        </w:rPr>
        <w:t>both biological and management tipping points</w:t>
      </w:r>
      <w:r w:rsidRPr="00957F1F">
        <w:rPr>
          <w:rFonts w:ascii="Helvetica" w:hAnsi="Helvetica" w:cs="Helvetica"/>
          <w:sz w:val="22"/>
          <w:szCs w:val="22"/>
        </w:rPr>
        <w:t xml:space="preserve">. We show how including tipping points in decisions surrounding monitoring </w:t>
      </w:r>
      <w:r>
        <w:rPr>
          <w:rFonts w:ascii="Helvetica" w:hAnsi="Helvetica" w:cs="Helvetica"/>
          <w:sz w:val="22"/>
          <w:szCs w:val="22"/>
        </w:rPr>
        <w:t xml:space="preserve">effort </w:t>
      </w:r>
      <w:r w:rsidRPr="00957F1F">
        <w:rPr>
          <w:rFonts w:ascii="Helvetica" w:hAnsi="Helvetica" w:cs="Helvetica"/>
          <w:sz w:val="22"/>
          <w:szCs w:val="22"/>
        </w:rPr>
        <w:t xml:space="preserve">can </w:t>
      </w:r>
      <w:r>
        <w:rPr>
          <w:rFonts w:ascii="Helvetica" w:hAnsi="Helvetica" w:cs="Helvetica"/>
          <w:sz w:val="22"/>
          <w:szCs w:val="22"/>
        </w:rPr>
        <w:t xml:space="preserve">help minimize costs and </w:t>
      </w:r>
      <w:r w:rsidRPr="00957F1F">
        <w:rPr>
          <w:rFonts w:ascii="Helvetica" w:hAnsi="Helvetica" w:cs="Helvetica"/>
          <w:sz w:val="22"/>
          <w:szCs w:val="22"/>
        </w:rPr>
        <w:t>facilitate the creation of a safe operating space</w:t>
      </w:r>
      <w:r>
        <w:rPr>
          <w:rFonts w:ascii="Helvetica" w:hAnsi="Helvetica" w:cs="Helvetica"/>
          <w:sz w:val="22"/>
          <w:szCs w:val="22"/>
        </w:rPr>
        <w:t xml:space="preserve"> within which combinations of management actions and monitoring precision lower the probability of state-changes.</w:t>
      </w:r>
      <w:r w:rsidRPr="00957F1F">
        <w:rPr>
          <w:rFonts w:ascii="Helvetica" w:hAnsi="Helvetica" w:cs="Helvetica"/>
          <w:sz w:val="22"/>
          <w:szCs w:val="22"/>
        </w:rPr>
        <w:t xml:space="preserve"> We contrast the performance of alternative monitoring approaches that </w:t>
      </w:r>
      <w:r>
        <w:rPr>
          <w:rFonts w:ascii="Helvetica" w:hAnsi="Helvetica" w:cs="Helvetica"/>
          <w:sz w:val="22"/>
          <w:szCs w:val="22"/>
        </w:rPr>
        <w:t xml:space="preserve">either </w:t>
      </w:r>
      <w:r w:rsidRPr="00957F1F">
        <w:rPr>
          <w:rFonts w:ascii="Helvetica" w:hAnsi="Helvetica" w:cs="Helvetica"/>
          <w:sz w:val="22"/>
          <w:szCs w:val="22"/>
        </w:rPr>
        <w:t>appl</w:t>
      </w:r>
      <w:r>
        <w:rPr>
          <w:rFonts w:ascii="Helvetica" w:hAnsi="Helvetica" w:cs="Helvetica"/>
          <w:sz w:val="22"/>
          <w:szCs w:val="22"/>
        </w:rPr>
        <w:t>y</w:t>
      </w:r>
      <w:r w:rsidRPr="00957F1F">
        <w:rPr>
          <w:rFonts w:ascii="Helvetica" w:hAnsi="Helvetica" w:cs="Helvetica"/>
          <w:sz w:val="22"/>
          <w:szCs w:val="22"/>
        </w:rPr>
        <w:t xml:space="preserve"> precautionary buffers to reduce the likelihood of state-change</w:t>
      </w:r>
      <w:r>
        <w:rPr>
          <w:rFonts w:ascii="Helvetica" w:hAnsi="Helvetica" w:cs="Helvetica"/>
          <w:sz w:val="22"/>
          <w:szCs w:val="22"/>
        </w:rPr>
        <w:t xml:space="preserve"> or</w:t>
      </w:r>
      <w:r w:rsidRPr="00957F1F">
        <w:rPr>
          <w:rFonts w:ascii="Helvetica" w:hAnsi="Helvetica" w:cs="Helvetica"/>
          <w:sz w:val="22"/>
          <w:szCs w:val="22"/>
        </w:rPr>
        <w:t xml:space="preserve"> use intensive monitoring to precisely estimate proximity of the ecosystem to a critical threshold.</w:t>
      </w:r>
      <w:r w:rsidRPr="00957F1F">
        <w:rPr>
          <w:rFonts w:ascii="Helvetica" w:hAnsi="Helvetica" w:cs="Helvetica"/>
          <w:b/>
          <w:sz w:val="22"/>
          <w:szCs w:val="22"/>
        </w:rPr>
        <w:t xml:space="preserve"> </w:t>
      </w:r>
      <w:r w:rsidRPr="006A5EAE">
        <w:rPr>
          <w:rFonts w:ascii="Helvetica" w:hAnsi="Helvetica" w:cs="Helvetica"/>
          <w:sz w:val="22"/>
          <w:szCs w:val="22"/>
        </w:rPr>
        <w:t>We</w:t>
      </w:r>
      <w:r>
        <w:rPr>
          <w:rFonts w:ascii="Helvetica" w:hAnsi="Helvetica" w:cs="Helvetica"/>
          <w:sz w:val="22"/>
          <w:szCs w:val="22"/>
        </w:rPr>
        <w:t xml:space="preserve"> show that precautionary buffers near thresholds can minimize monitoring costs while maximizing profit and avoiding crossing a tipping point to an undesired ecosystem state.</w:t>
      </w:r>
      <w:r w:rsidRPr="006A5EAE">
        <w:rPr>
          <w:rFonts w:ascii="Helvetica" w:hAnsi="Helvetica" w:cs="Helvetica"/>
          <w:sz w:val="22"/>
          <w:szCs w:val="22"/>
        </w:rPr>
        <w:t xml:space="preserve"> </w:t>
      </w:r>
      <w:r>
        <w:rPr>
          <w:rFonts w:ascii="Helvetica" w:hAnsi="Helvetica" w:cs="Helvetica"/>
          <w:sz w:val="22"/>
          <w:szCs w:val="22"/>
        </w:rPr>
        <w:t>Improving our</w:t>
      </w:r>
      <w:r w:rsidRPr="00957F1F">
        <w:rPr>
          <w:rFonts w:ascii="Helvetica" w:hAnsi="Helvetica" w:cs="Helvetica"/>
          <w:sz w:val="22"/>
          <w:szCs w:val="22"/>
        </w:rPr>
        <w:t xml:space="preserve"> understanding of how ecosystem characteristics dictate the trade</w:t>
      </w:r>
      <w:r>
        <w:rPr>
          <w:rFonts w:ascii="Helvetica" w:hAnsi="Helvetica" w:cs="Helvetica"/>
          <w:sz w:val="22"/>
          <w:szCs w:val="22"/>
        </w:rPr>
        <w:t>-</w:t>
      </w:r>
      <w:r w:rsidRPr="00957F1F">
        <w:rPr>
          <w:rFonts w:ascii="Helvetica" w:hAnsi="Helvetica" w:cs="Helvetica"/>
          <w:sz w:val="22"/>
          <w:szCs w:val="22"/>
        </w:rPr>
        <w:t xml:space="preserve">off between precision in ecosystem state estimates and the costs of </w:t>
      </w:r>
      <w:r>
        <w:rPr>
          <w:rFonts w:ascii="Helvetica" w:hAnsi="Helvetica" w:cs="Helvetica"/>
          <w:sz w:val="22"/>
          <w:szCs w:val="22"/>
        </w:rPr>
        <w:t>mismanagement</w:t>
      </w:r>
      <w:r w:rsidRPr="00957F1F">
        <w:rPr>
          <w:rFonts w:ascii="Helvetica" w:hAnsi="Helvetica" w:cs="Helvetica"/>
          <w:sz w:val="22"/>
          <w:szCs w:val="22"/>
        </w:rPr>
        <w:t xml:space="preserve"> </w:t>
      </w:r>
      <w:r>
        <w:rPr>
          <w:rFonts w:ascii="Helvetica" w:hAnsi="Helvetica" w:cs="Helvetica"/>
          <w:sz w:val="22"/>
          <w:szCs w:val="22"/>
        </w:rPr>
        <w:t>will benefit</w:t>
      </w:r>
      <w:r w:rsidRPr="00957F1F">
        <w:rPr>
          <w:rFonts w:ascii="Helvetica" w:hAnsi="Helvetica" w:cs="Helvetica"/>
          <w:sz w:val="22"/>
          <w:szCs w:val="22"/>
        </w:rPr>
        <w:t xml:space="preserve"> agencies and managers with finite resources.</w:t>
      </w:r>
    </w:p>
    <w:p w14:paraId="7C98A31A" w14:textId="77777777" w:rsidR="00984E98" w:rsidRDefault="00984E98">
      <w:pPr>
        <w:rPr>
          <w:rFonts w:ascii="Helvetica" w:hAnsi="Helvetica" w:cs="Helvetica"/>
          <w:sz w:val="22"/>
          <w:szCs w:val="22"/>
        </w:rPr>
      </w:pPr>
      <w:r>
        <w:rPr>
          <w:rFonts w:ascii="Helvetica" w:hAnsi="Helvetica" w:cs="Helvetica"/>
          <w:sz w:val="22"/>
          <w:szCs w:val="22"/>
        </w:rPr>
        <w:br w:type="page"/>
      </w:r>
    </w:p>
    <w:p w14:paraId="4F38DE25" w14:textId="77777777" w:rsidR="00984E98" w:rsidRDefault="00984E98" w:rsidP="00984E98">
      <w:pPr>
        <w:rPr>
          <w:rFonts w:ascii="Helvetica" w:hAnsi="Helvetica" w:cs="Helvetica"/>
          <w:sz w:val="22"/>
          <w:szCs w:val="22"/>
        </w:rPr>
      </w:pPr>
    </w:p>
    <w:p w14:paraId="14A86F73" w14:textId="36A38798"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1CC8475A" w14:textId="77777777" w:rsidR="00EA4926" w:rsidRPr="00957F1F" w:rsidRDefault="00EA4926" w:rsidP="00EA4926">
      <w:pPr>
        <w:rPr>
          <w:rFonts w:ascii="Helvetica" w:hAnsi="Helvetica"/>
          <w:b/>
          <w:sz w:val="22"/>
          <w:szCs w:val="22"/>
        </w:rPr>
      </w:pPr>
    </w:p>
    <w:p w14:paraId="4A66007E" w14:textId="64B761C0"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8D30B9">
        <w:rPr>
          <w:rFonts w:ascii="Helvetica" w:hAnsi="Helvetica"/>
          <w:sz w:val="22"/>
          <w:szCs w:val="22"/>
        </w:rPr>
        <w:t>For example,</w:t>
      </w:r>
      <w:r w:rsidR="00F94C4E" w:rsidRPr="0093151E">
        <w:rPr>
          <w:rFonts w:ascii="Helvetica" w:hAnsi="Helvetica"/>
          <w:sz w:val="22"/>
          <w:szCs w:val="22"/>
        </w:rPr>
        <w:t xml:space="preserve"> </w:t>
      </w:r>
      <w:r w:rsidR="008D30B9">
        <w:rPr>
          <w:rFonts w:ascii="Helvetica" w:hAnsi="Helvetica"/>
          <w:sz w:val="22"/>
          <w:szCs w:val="22"/>
        </w:rPr>
        <w:t xml:space="preserve">in marine systems heavy fishing pressure can cause </w:t>
      </w:r>
      <w:r w:rsidR="000847BF" w:rsidRPr="0093151E">
        <w:rPr>
          <w:rFonts w:ascii="Helvetica" w:hAnsi="Helvetica"/>
          <w:sz w:val="22"/>
          <w:szCs w:val="22"/>
        </w:rPr>
        <w:t>coral reefs</w:t>
      </w:r>
      <w:r w:rsidR="00E9046F">
        <w:rPr>
          <w:rFonts w:ascii="Helvetica" w:hAnsi="Helvetica"/>
          <w:sz w:val="22"/>
          <w:szCs w:val="22"/>
        </w:rPr>
        <w:t xml:space="preserve"> </w:t>
      </w:r>
      <w:r w:rsidR="00396EAC">
        <w:rPr>
          <w:rFonts w:ascii="Helvetica" w:hAnsi="Helvetica"/>
          <w:sz w:val="22"/>
          <w:szCs w:val="22"/>
        </w:rPr>
        <w:t xml:space="preserve">to </w:t>
      </w:r>
      <w:r w:rsidR="00E9046F">
        <w:rPr>
          <w:rFonts w:ascii="Helvetica" w:hAnsi="Helvetica"/>
          <w:sz w:val="22"/>
          <w:szCs w:val="22"/>
        </w:rPr>
        <w:t>shift from coral to algae</w:t>
      </w:r>
      <w:r w:rsidR="008D30B9">
        <w:rPr>
          <w:rFonts w:ascii="Helvetica" w:hAnsi="Helvetica"/>
          <w:sz w:val="22"/>
          <w:szCs w:val="22"/>
        </w:rPr>
        <w:t xml:space="preserve"> dominated states</w:t>
      </w:r>
      <w:r w:rsidR="002B1D5B" w:rsidRPr="002B1D5B">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&lt;EndNote&gt;&lt;Cite&gt;&lt;Author&gt;Bellwood&lt;/Author&gt;&lt;Year&gt;2004&lt;/Year&gt;&lt;RecNum&gt;50&lt;/RecNum&gt;&lt;DisplayText&gt;(Bellwood&lt;style face="italic"&gt; et al.&lt;/style&gt; 2004)&lt;/DisplayText&gt;&lt;record&gt;&lt;rec-number&gt;50&lt;/rec-number&gt;&lt;foreign-keys&gt;&lt;key app="EN" db-id="dsrza9wtbra05fevxvw5svf8d0a9a0ptptvp" timestamp="0"&gt;50&lt;/key&gt;&lt;/foreign-keys&gt;&lt;ref-type name="Journal Article"&gt;17&lt;/ref-type&gt;&lt;contributors&gt;&lt;authors&gt;&lt;author&gt;Bellwood, D. R.&lt;/author&gt;&lt;author&gt;Hughes, T. P.&lt;/author&gt;&lt;author&gt;Folke, C.&lt;/author&gt;&lt;author&gt;Nystrom, M.&lt;/author&gt;&lt;/authors&gt;&lt;/contributors&gt;&lt;titles&gt;&lt;title&gt;Confronting the coral reef crisis&lt;/title&gt;&lt;secondary-title&gt;Nature&lt;/secondary-title&gt;&lt;/titles&gt;&lt;periodical&gt;&lt;full-title&gt;Nature&lt;/full-title&gt;&lt;/periodical&gt;&lt;pages&gt;827-833&lt;/pages&gt;&lt;volume&gt;429&lt;/volume&gt;&lt;number&gt;6994&lt;/number&gt;&lt;keywords&gt;&lt;keyword&gt;coral reef&lt;/keyword&gt;&lt;keyword&gt;Conservation&lt;/keyword&gt;&lt;keyword&gt;review&lt;/keyword&gt;&lt;keyword&gt;resilience&lt;/keyword&gt;&lt;keyword&gt;functional group&lt;/keyword&gt;&lt;keyword&gt;shifting baseline&lt;/keyword&gt;&lt;keyword&gt;adaptive management&lt;/keyword&gt;&lt;keyword&gt;editorial&lt;/keyword&gt;&lt;keyword&gt;digital&lt;/keyword&gt;&lt;/keywords&gt;&lt;dates&gt;&lt;year&gt;2004&lt;/year&gt;&lt;pub-dates&gt;&lt;date&gt;Jun 24&lt;/date&gt;&lt;/pub-dates&gt;&lt;/dates&gt;&lt;accession-num&gt;ISI:000222213000031&lt;/accession-num&gt;&lt;urls&gt;&lt;related-urls&gt;&lt;url&gt;&amp;lt;Go to ISI&amp;gt;://000222213000031&lt;/url&gt;&lt;/related-urls&gt;&lt;/urls&gt;&lt;/record&gt;&lt;/Cite&gt;&lt;/EndNote&gt;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(Bellwood</w:t>
      </w:r>
      <w:r w:rsidR="002B1D5B" w:rsidRPr="002B1D5B">
        <w:rPr>
          <w:rFonts w:ascii="Helvetica" w:hAnsi="Helvetica"/>
          <w:i/>
          <w:noProof/>
          <w:sz w:val="22"/>
          <w:szCs w:val="22"/>
        </w:rPr>
        <w:t xml:space="preserve"> et al.</w:t>
      </w:r>
      <w:r w:rsidR="002B1D5B">
        <w:rPr>
          <w:rFonts w:ascii="Helvetica" w:hAnsi="Helvetica"/>
          <w:noProof/>
          <w:sz w:val="22"/>
          <w:szCs w:val="22"/>
        </w:rPr>
        <w:t xml:space="preserve"> 2004)</w:t>
      </w:r>
      <w:r w:rsidR="002B1D5B">
        <w:rPr>
          <w:rFonts w:ascii="Helvetica" w:hAnsi="Helvetica"/>
          <w:sz w:val="22"/>
          <w:szCs w:val="22"/>
        </w:rPr>
        <w:fldChar w:fldCharType="end"/>
      </w:r>
      <w:r w:rsidR="000847BF" w:rsidRPr="0093151E">
        <w:rPr>
          <w:rFonts w:ascii="Helvetica" w:hAnsi="Helvetica"/>
          <w:sz w:val="22"/>
          <w:szCs w:val="22"/>
        </w:rPr>
        <w:t>,</w:t>
      </w:r>
      <w:r w:rsidR="00E9046F">
        <w:rPr>
          <w:rFonts w:ascii="Helvetica" w:hAnsi="Helvetica"/>
          <w:sz w:val="22"/>
          <w:szCs w:val="22"/>
        </w:rPr>
        <w:t xml:space="preserve"> and</w:t>
      </w:r>
      <w:r w:rsidR="000847BF" w:rsidRPr="0093151E">
        <w:rPr>
          <w:rFonts w:ascii="Helvetica" w:hAnsi="Helvetica"/>
          <w:sz w:val="22"/>
          <w:szCs w:val="22"/>
        </w:rPr>
        <w:t xml:space="preserve"> </w:t>
      </w:r>
      <w:r w:rsidR="008D30B9">
        <w:rPr>
          <w:rFonts w:ascii="Helvetica" w:hAnsi="Helvetica"/>
          <w:sz w:val="22"/>
          <w:szCs w:val="22"/>
        </w:rPr>
        <w:t xml:space="preserve">the loss of sea otters can induce kelp forest to transition </w:t>
      </w:r>
      <w:r w:rsidR="00110F7F">
        <w:rPr>
          <w:rFonts w:ascii="Helvetica" w:hAnsi="Helvetica"/>
          <w:sz w:val="22"/>
          <w:szCs w:val="22"/>
        </w:rPr>
        <w:t>to urchin barrens</w:t>
      </w:r>
      <w:r w:rsidR="002B1D5B" w:rsidRPr="002B1D5B">
        <w:t xml:space="preserve"> </w:t>
      </w:r>
      <w:r w:rsidR="00263781">
        <w:rPr>
          <w:rFonts w:ascii="Helvetica" w:hAnsi="Helvetica"/>
          <w:sz w:val="22"/>
          <w:szCs w:val="22"/>
        </w:rPr>
        <w:fldChar w:fldCharType="begin"/>
      </w:r>
      <w:r w:rsidR="00263781">
        <w:rPr>
          <w:rFonts w:ascii="Helvetica" w:hAnsi="Helvetica"/>
          <w:sz w:val="22"/>
          <w:szCs w:val="22"/>
        </w:rPr>
        <w:instrText xml:space="preserve"> ADDIN EN.CITE &lt;EndNote&gt;&lt;Cite&gt;&lt;Author&gt;Estes&lt;/Author&gt;&lt;Year&gt;1978&lt;/Year&gt;&lt;RecNum&gt;6882&lt;/RecNum&gt;&lt;DisplayText&gt;(Estes&lt;style face="italic"&gt; et al.&lt;/style&gt; 1978)&lt;/DisplayText&gt;&lt;record&gt;&lt;rec-number&gt;6882&lt;/rec-number&gt;&lt;foreign-keys&gt;&lt;key app="EN" db-id="dsrza9wtbra05fevxvw5svf8d0a9a0ptptvp" timestamp="0"&gt;6882&lt;/key&gt;&lt;/foreign-keys&gt;&lt;ref-type name="Journal Article"&gt;17&lt;/ref-type&gt;&lt;contributors&gt;&lt;authors&gt;&lt;author&gt;Estes, J. A.&lt;/author&gt;&lt;author&gt;Smith, N. S.&lt;/author&gt;&lt;author&gt;Palmisano, J. F.&lt;/author&gt;&lt;/authors&gt;&lt;/contributors&gt;&lt;titles&gt;&lt;title&gt;Sea otter predation and community organization in western Aleutian islands, Alaska&lt;/title&gt;&lt;secondary-title&gt;Ecology&lt;/secondary-title&gt;&lt;/titles&gt;&lt;periodical&gt;&lt;full-title&gt;Ecology&lt;/full-title&gt;&lt;/periodical&gt;&lt;pages&gt;822-833&lt;/pages&gt;&lt;volume&gt;59&lt;/volume&gt;&lt;number&gt;4&lt;/number&gt;&lt;dates&gt;&lt;year&gt;1978&lt;/year&gt;&lt;/dates&gt;&lt;isbn&gt;0012-9658&lt;/isbn&gt;&lt;accession-num&gt;ISI:A1978GB33300024&lt;/accession-num&gt;&lt;urls&gt;&lt;related-urls&gt;&lt;url&gt;&lt;style face="underline" font="default" size="100%"&gt;&amp;lt;Go to ISI&amp;gt;://A1978GB33300024&lt;/style&gt;&lt;/url&gt;&lt;/related-urls&gt;&lt;/urls&gt;&lt;/record&gt;&lt;/Cite&gt;&lt;/EndNote&gt;</w:instrText>
      </w:r>
      <w:r w:rsidR="00263781">
        <w:rPr>
          <w:rFonts w:ascii="Helvetica" w:hAnsi="Helvetica"/>
          <w:sz w:val="22"/>
          <w:szCs w:val="22"/>
        </w:rPr>
        <w:fldChar w:fldCharType="separate"/>
      </w:r>
      <w:r w:rsidR="00263781">
        <w:rPr>
          <w:rFonts w:ascii="Helvetica" w:hAnsi="Helvetica"/>
          <w:noProof/>
          <w:sz w:val="22"/>
          <w:szCs w:val="22"/>
        </w:rPr>
        <w:t>(Estes</w:t>
      </w:r>
      <w:r w:rsidR="00263781" w:rsidRPr="00263781">
        <w:rPr>
          <w:rFonts w:ascii="Helvetica" w:hAnsi="Helvetica"/>
          <w:i/>
          <w:noProof/>
          <w:sz w:val="22"/>
          <w:szCs w:val="22"/>
        </w:rPr>
        <w:t xml:space="preserve"> et al.</w:t>
      </w:r>
      <w:r w:rsidR="00263781">
        <w:rPr>
          <w:rFonts w:ascii="Helvetica" w:hAnsi="Helvetica"/>
          <w:noProof/>
          <w:sz w:val="22"/>
          <w:szCs w:val="22"/>
        </w:rPr>
        <w:t xml:space="preserve"> 1978)</w:t>
      </w:r>
      <w:r w:rsidR="00263781">
        <w:rPr>
          <w:rFonts w:ascii="Helvetica" w:hAnsi="Helvetica"/>
          <w:sz w:val="22"/>
          <w:szCs w:val="22"/>
        </w:rPr>
        <w:fldChar w:fldCharType="end"/>
      </w:r>
      <w:r w:rsidR="000847BF" w:rsidRPr="0093151E">
        <w:rPr>
          <w:rFonts w:ascii="Helvetica" w:hAnsi="Helvetica"/>
          <w:sz w:val="22"/>
          <w:szCs w:val="22"/>
        </w:rPr>
        <w:t xml:space="preserve">.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A624FE">
        <w:rPr>
          <w:rFonts w:ascii="Helvetica" w:hAnsi="Helvetica"/>
          <w:sz w:val="22"/>
          <w:szCs w:val="22"/>
        </w:rPr>
        <w:t xml:space="preserve"> </w:t>
      </w:r>
      <w:r w:rsidR="00A624FE" w:rsidRPr="00570D99">
        <w:rPr>
          <w:rFonts w:ascii="Helvetica" w:hAnsi="Helvetica"/>
          <w:sz w:val="22"/>
          <w:szCs w:val="22"/>
        </w:rPr>
        <w:fldChar w:fldCharType="begin"/>
      </w:r>
      <w:r w:rsidR="00A624FE"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A624FE" w:rsidRPr="00570D99">
        <w:rPr>
          <w:rFonts w:ascii="Helvetica" w:hAnsi="Helvetica"/>
          <w:sz w:val="22"/>
          <w:szCs w:val="22"/>
        </w:rPr>
        <w:fldChar w:fldCharType="separate"/>
      </w:r>
      <w:r w:rsidR="00A624FE" w:rsidRPr="00570D99">
        <w:rPr>
          <w:rFonts w:ascii="Helvetica" w:hAnsi="Helvetica"/>
          <w:noProof/>
          <w:sz w:val="22"/>
          <w:szCs w:val="22"/>
        </w:rPr>
        <w:t>(Rockström</w:t>
      </w:r>
      <w:r w:rsidR="00A624FE" w:rsidRPr="00570D99">
        <w:rPr>
          <w:rFonts w:ascii="Helvetica" w:hAnsi="Helvetica"/>
          <w:i/>
          <w:noProof/>
          <w:sz w:val="22"/>
          <w:szCs w:val="22"/>
        </w:rPr>
        <w:t xml:space="preserve"> et al.</w:t>
      </w:r>
      <w:r w:rsidR="00A624FE" w:rsidRPr="00570D99">
        <w:rPr>
          <w:rFonts w:ascii="Helvetica" w:hAnsi="Helvetica"/>
          <w:noProof/>
          <w:sz w:val="22"/>
          <w:szCs w:val="22"/>
        </w:rPr>
        <w:t xml:space="preserve"> 2009)</w:t>
      </w:r>
      <w:r w:rsidR="00A624FE" w:rsidRPr="00570D99">
        <w:rPr>
          <w:rFonts w:ascii="Helvetica" w:hAnsi="Helvetica"/>
          <w:sz w:val="22"/>
          <w:szCs w:val="22"/>
        </w:rPr>
        <w:fldChar w:fldCharType="end"/>
      </w:r>
      <w:r w:rsidR="00EE6528" w:rsidRPr="0093151E">
        <w:rPr>
          <w:rFonts w:ascii="Helvetica" w:hAnsi="Helvetica"/>
          <w:sz w:val="22"/>
          <w:szCs w:val="22"/>
        </w:rPr>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managers 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management thresholds below which management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1F41EF">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1F41EF">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1F41EF">
        <w:rPr>
          <w:rFonts w:ascii="Helvetica" w:hAnsi="Helvetica"/>
          <w:sz w:val="22"/>
          <w:szCs w:val="22"/>
        </w:rPr>
        <w:fldChar w:fldCharType="end"/>
      </w:r>
      <w:r w:rsidR="00882F29">
        <w:rPr>
          <w:rFonts w:ascii="Helvetica" w:hAnsi="Helvetica"/>
          <w:sz w:val="22"/>
          <w:szCs w:val="22"/>
        </w:rPr>
        <w:t xml:space="preserve">.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396EAC">
        <w:rPr>
          <w:rFonts w:ascii="Helvetica" w:hAnsi="Helvetica"/>
          <w:sz w:val="22"/>
          <w:szCs w:val="22"/>
        </w:rPr>
        <w:t>to</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thresholds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E26A63">
        <w:rPr>
          <w:rFonts w:ascii="Helvetica" w:hAnsi="Helvetica"/>
          <w:sz w:val="22"/>
          <w:szCs w:val="22"/>
        </w:rPr>
        <w:t>?</w:t>
      </w:r>
    </w:p>
    <w:p w14:paraId="60FDCFE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041D2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6C8673FA"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7D1C2C43"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3CDAFCA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381B6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0E0A9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470F037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2603D6AD"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C4F6F6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0E71CA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507957FE" w14:textId="23C32515" w:rsidR="00882F29" w:rsidRPr="00DF1784"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w:t>
      </w:r>
      <w:r>
        <w:rPr>
          <w:rFonts w:ascii="ff3" w:eastAsia="Times New Roman" w:hAnsi="ff3" w:cs="Times New Roman"/>
          <w:color w:val="000000"/>
          <w:sz w:val="120"/>
          <w:szCs w:val="120"/>
        </w:rPr>
        <w:t>changes</w:t>
      </w:r>
    </w:p>
    <w:p w14:paraId="462DAF79" w14:textId="2CC37B90"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4"/>
      <w:r w:rsidRPr="00957F1F">
        <w:rPr>
          <w:rFonts w:ascii="Helvetica" w:hAnsi="Helvetica"/>
          <w:sz w:val="22"/>
          <w:szCs w:val="22"/>
        </w:rPr>
        <w:t>maximize ecosystem services</w:t>
      </w:r>
      <w:commentRangeEnd w:id="4"/>
      <w:r w:rsidR="00622E61">
        <w:rPr>
          <w:rStyle w:val="CommentReference"/>
        </w:rPr>
        <w:commentReference w:id="4"/>
      </w:r>
      <w:r w:rsidRPr="00957F1F">
        <w:rPr>
          <w:rFonts w:ascii="Helvetica" w:hAnsi="Helvetica"/>
          <w:sz w:val="22"/>
          <w:szCs w:val="22"/>
        </w:rPr>
        <w:t xml:space="preserve">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the cause(s) of fluctuations in resource availability (i.e.</w:t>
      </w:r>
      <w:r w:rsidR="007D7402">
        <w:rPr>
          <w:rFonts w:ascii="Helvetica" w:hAnsi="Helvetica"/>
          <w:sz w:val="22"/>
          <w:szCs w:val="22"/>
        </w:rPr>
        <w:t>,</w:t>
      </w:r>
      <w:r w:rsidR="00AC7FCC" w:rsidRPr="002A3B6B">
        <w:rPr>
          <w:rFonts w:ascii="Helvetica" w:hAnsi="Helvetica"/>
          <w:sz w:val="22"/>
          <w:szCs w:val="22"/>
        </w:rPr>
        <w:t xml:space="preserv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or because of inaccuracy in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1F41EF" w:rsidRPr="00255456">
        <w:rPr>
          <w:rFonts w:ascii="Helvetica" w:hAnsi="Helvetica"/>
          <w:sz w:val="22"/>
          <w:szCs w:val="22"/>
        </w:rPr>
      </w:r>
      <w:r w:rsidR="001F41EF" w:rsidRPr="00255456">
        <w:rPr>
          <w:rFonts w:ascii="Helvetica" w:hAnsi="Helvetica"/>
          <w:sz w:val="22"/>
          <w:szCs w:val="22"/>
        </w:rPr>
        <w:fldChar w:fldCharType="end"/>
      </w:r>
      <w:r w:rsidR="001F41EF" w:rsidRPr="00255456">
        <w:rPr>
          <w:rFonts w:ascii="Helvetica" w:hAnsi="Helvetica"/>
          <w:sz w:val="22"/>
          <w:szCs w:val="22"/>
        </w:rPr>
      </w:r>
      <w:r w:rsidR="001F41EF"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1F41EF"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of data collection, these information needs are costly, so their benefits need to be weighed against these costs</w:t>
      </w:r>
      <w:r w:rsidR="00CA483C" w:rsidRPr="002A3B6B">
        <w:rPr>
          <w:rFonts w:ascii="Helvetica" w:hAnsi="Helvetica"/>
          <w:sz w:val="22"/>
          <w:szCs w:val="22"/>
        </w:rPr>
        <w:t>.</w:t>
      </w:r>
      <w:r w:rsidR="005C1861" w:rsidRPr="002A3B6B">
        <w:rPr>
          <w:rFonts w:ascii="Helvetica" w:hAnsi="Helvetica"/>
          <w:sz w:val="22"/>
          <w:szCs w:val="22"/>
        </w:rPr>
        <w:t xml:space="preserve"> </w:t>
      </w:r>
      <w:commentRangeStart w:id="5"/>
      <w:r w:rsidR="0090267C">
        <w:rPr>
          <w:rFonts w:ascii="Helvetica" w:hAnsi="Helvetica"/>
          <w:sz w:val="22"/>
          <w:szCs w:val="22"/>
        </w:rPr>
        <w:t>Natural resource</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 xml:space="preserve">when it comes to predicting the availability </w:t>
      </w:r>
      <w:r w:rsidR="007D7402">
        <w:rPr>
          <w:rFonts w:ascii="Helvetica" w:hAnsi="Helvetica"/>
          <w:sz w:val="22"/>
          <w:szCs w:val="22"/>
        </w:rPr>
        <w:t>and dynamics of</w:t>
      </w:r>
      <w:r w:rsidR="00BF7BF0" w:rsidRPr="002D30DC">
        <w:rPr>
          <w:rFonts w:ascii="Helvetica" w:hAnsi="Helvetica"/>
          <w:sz w:val="22"/>
          <w:szCs w:val="22"/>
        </w:rPr>
        <w:t xml:space="preserve"> resources</w:t>
      </w:r>
      <w:commentRangeEnd w:id="5"/>
      <w:r w:rsidR="00B00779">
        <w:rPr>
          <w:rStyle w:val="CommentReference"/>
        </w:rPr>
        <w:commentReference w:id="5"/>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C10ECB" w:rsidRPr="00533EAD">
        <w:rPr>
          <w:rFonts w:ascii="Helvetica" w:hAnsi="Helvetica"/>
          <w:sz w:val="22"/>
          <w:szCs w:val="22"/>
        </w:rPr>
        <w:t xml:space="preserve">, optimizing </w:t>
      </w:r>
      <w:r w:rsidR="00CF0CDB">
        <w:rPr>
          <w:rFonts w:ascii="Helvetica" w:hAnsi="Helvetica"/>
          <w:sz w:val="22"/>
          <w:szCs w:val="22"/>
        </w:rPr>
        <w:t>resource benefit</w:t>
      </w:r>
      <w:r w:rsidR="00C10ECB" w:rsidRPr="00533EAD">
        <w:rPr>
          <w:rFonts w:ascii="Helvetica" w:hAnsi="Helvetica"/>
          <w:sz w:val="22"/>
          <w:szCs w:val="22"/>
        </w:rPr>
        <w:t>, and minimizing costs of monitoring?</w:t>
      </w:r>
      <w:r w:rsidR="001B4DEE" w:rsidRPr="001B4DEE">
        <w:t xml:space="preserve"> </w:t>
      </w:r>
    </w:p>
    <w:p w14:paraId="4A53754C" w14:textId="63FBC77C"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proofErr w:type="gramStart"/>
      <w:r w:rsidR="009F6B92">
        <w:rPr>
          <w:rFonts w:ascii="Helvetica" w:hAnsi="Helvetica"/>
          <w:sz w:val="22"/>
          <w:szCs w:val="22"/>
        </w:rPr>
        <w:t>evaluate</w:t>
      </w:r>
      <w:r w:rsidR="0054657C" w:rsidRPr="00614769">
        <w:rPr>
          <w:rFonts w:ascii="Helvetica" w:hAnsi="Helvetica"/>
          <w:sz w:val="22"/>
          <w:szCs w:val="22"/>
        </w:rPr>
        <w:t xml:space="preserve"> </w:t>
      </w:r>
      <w:commentRangeStart w:id="6"/>
      <w:r w:rsidR="00D87B47" w:rsidRPr="00614769">
        <w:rPr>
          <w:rFonts w:ascii="Helvetica" w:hAnsi="Helvetica"/>
          <w:sz w:val="22"/>
          <w:szCs w:val="22"/>
        </w:rPr>
        <w:t xml:space="preserve"> </w:t>
      </w:r>
      <w:r w:rsidR="006D4E5F">
        <w:rPr>
          <w:rFonts w:ascii="Helvetica" w:hAnsi="Helvetica"/>
          <w:sz w:val="22"/>
          <w:szCs w:val="22"/>
        </w:rPr>
        <w:t>different</w:t>
      </w:r>
      <w:proofErr w:type="gramEnd"/>
      <w:r w:rsidR="006D4E5F">
        <w:rPr>
          <w:rFonts w:ascii="Helvetica" w:hAnsi="Helvetica"/>
          <w:sz w:val="22"/>
          <w:szCs w:val="22"/>
        </w:rPr>
        <w:t xml:space="preserve"> harvest levels of </w:t>
      </w:r>
      <w:r w:rsidR="006E5826" w:rsidRPr="00614769">
        <w:rPr>
          <w:rFonts w:ascii="Helvetica" w:hAnsi="Helvetica"/>
          <w:sz w:val="22"/>
          <w:szCs w:val="22"/>
        </w:rPr>
        <w:t>a</w:t>
      </w:r>
      <w:r w:rsidR="00D87B47" w:rsidRPr="00614769">
        <w:rPr>
          <w:rFonts w:ascii="Helvetica" w:hAnsi="Helvetica"/>
          <w:sz w:val="22"/>
          <w:szCs w:val="22"/>
        </w:rPr>
        <w:t xml:space="preserve"> single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6"/>
      <w:r w:rsidR="00BB6688">
        <w:rPr>
          <w:rStyle w:val="CommentReference"/>
        </w:rPr>
        <w:commentReference w:id="6"/>
      </w:r>
      <w:r w:rsidR="00732BDD">
        <w:rPr>
          <w:rFonts w:ascii="Helvetica" w:hAnsi="Helvetica"/>
          <w:sz w:val="22"/>
          <w:szCs w:val="22"/>
        </w:rPr>
        <w:t xml:space="preserve"> </w:t>
      </w:r>
      <w:r w:rsidR="005516A9">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5516A9">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5516A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 xml:space="preserve">Such </w:t>
      </w:r>
      <w:proofErr w:type="spellStart"/>
      <w:r w:rsidR="007C4AC0">
        <w:rPr>
          <w:rFonts w:ascii="Helvetica" w:hAnsi="Helvetica"/>
          <w:sz w:val="22"/>
          <w:szCs w:val="22"/>
        </w:rPr>
        <w:t>d</w:t>
      </w:r>
      <w:r w:rsidR="0067734F">
        <w:rPr>
          <w:rFonts w:ascii="Helvetica" w:hAnsi="Helvetica"/>
          <w:sz w:val="22"/>
          <w:szCs w:val="22"/>
        </w:rPr>
        <w:t>epensatory</w:t>
      </w:r>
      <w:proofErr w:type="spellEnd"/>
      <w:r w:rsidR="0067734F">
        <w:rPr>
          <w:rFonts w:ascii="Helvetica" w:hAnsi="Helvetica"/>
          <w:sz w:val="22"/>
          <w:szCs w:val="22"/>
        </w:rPr>
        <w:t xml:space="preserve"> dynam</w:t>
      </w:r>
      <w:r w:rsidR="006D4E5F">
        <w:rPr>
          <w:rFonts w:ascii="Helvetica" w:hAnsi="Helvetica"/>
          <w:sz w:val="22"/>
          <w:szCs w:val="22"/>
        </w:rPr>
        <w:t>i</w:t>
      </w:r>
      <w:r w:rsidR="0067734F">
        <w:rPr>
          <w:rFonts w:ascii="Helvetica" w:hAnsi="Helvetica"/>
          <w:sz w:val="22"/>
          <w:szCs w:val="22"/>
        </w:rPr>
        <w:t>cs are well known to 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w:t>
      </w:r>
      <w:r w:rsidR="002D198C" w:rsidRPr="00614769">
        <w:rPr>
          <w:rFonts w:ascii="Helvetica" w:hAnsi="Helvetica"/>
          <w:sz w:val="22"/>
          <w:szCs w:val="22"/>
        </w:rPr>
        <w:lastRenderedPageBreak/>
        <w:t xml:space="preserve">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wer the following questions:</w:t>
      </w:r>
    </w:p>
    <w:p w14:paraId="105E445E" w14:textId="44F90AB7" w:rsidR="00DB58A9" w:rsidRDefault="001361AB" w:rsidP="006D7DEA">
      <w:pPr>
        <w:pStyle w:val="ListParagraph"/>
        <w:numPr>
          <w:ilvl w:val="0"/>
          <w:numId w:val="12"/>
        </w:numPr>
        <w:rPr>
          <w:rFonts w:ascii="Helvetica" w:hAnsi="Helvetica"/>
          <w:sz w:val="22"/>
          <w:szCs w:val="22"/>
        </w:rPr>
      </w:pPr>
      <w:r w:rsidRPr="006D7DEA">
        <w:rPr>
          <w:rFonts w:ascii="Helvetica" w:hAnsi="Helvetica"/>
          <w:sz w:val="22"/>
          <w:szCs w:val="22"/>
        </w:rPr>
        <w:t>How does the value of ha</w:t>
      </w:r>
      <w:r w:rsidR="00CF2EEA" w:rsidRPr="006D7DEA">
        <w:rPr>
          <w:rFonts w:ascii="Helvetica" w:hAnsi="Helvetica"/>
          <w:sz w:val="22"/>
          <w:szCs w:val="22"/>
        </w:rPr>
        <w:t>r</w:t>
      </w:r>
      <w:r w:rsidRPr="006D7DEA">
        <w:rPr>
          <w:rFonts w:ascii="Helvetica" w:hAnsi="Helvetica"/>
          <w:sz w:val="22"/>
          <w:szCs w:val="22"/>
        </w:rPr>
        <w:t xml:space="preserve">vesting and the probability of a system crossing a tipping point shift with </w:t>
      </w:r>
      <w:r w:rsidR="005E3BAA" w:rsidRPr="006D7DEA">
        <w:rPr>
          <w:rFonts w:ascii="Helvetica" w:hAnsi="Helvetica"/>
          <w:sz w:val="22"/>
          <w:szCs w:val="22"/>
        </w:rPr>
        <w:t>(</w:t>
      </w:r>
      <w:r w:rsidRPr="006D7DEA">
        <w:rPr>
          <w:rFonts w:ascii="Helvetica" w:hAnsi="Helvetica"/>
          <w:sz w:val="22"/>
          <w:szCs w:val="22"/>
        </w:rPr>
        <w:t>a) certainty about ecosystem state (i.e.</w:t>
      </w:r>
      <w:r w:rsidR="00EA375D" w:rsidRPr="006D7DEA">
        <w:rPr>
          <w:rFonts w:ascii="Helvetica" w:hAnsi="Helvetica"/>
          <w:sz w:val="22"/>
          <w:szCs w:val="22"/>
        </w:rPr>
        <w:t>,</w:t>
      </w:r>
      <w:r w:rsidRPr="006D7DEA">
        <w:rPr>
          <w:rFonts w:ascii="Helvetica" w:hAnsi="Helvetica"/>
          <w:sz w:val="22"/>
          <w:szCs w:val="22"/>
        </w:rPr>
        <w:t xml:space="preserve"> monitoring investment) and </w:t>
      </w:r>
      <w:r w:rsidR="005E3BAA" w:rsidRPr="006D7DEA">
        <w:rPr>
          <w:rFonts w:ascii="Helvetica" w:hAnsi="Helvetica"/>
          <w:sz w:val="22"/>
          <w:szCs w:val="22"/>
        </w:rPr>
        <w:t>(</w:t>
      </w:r>
      <w:r w:rsidRPr="006D7DEA">
        <w:rPr>
          <w:rFonts w:ascii="Helvetica" w:hAnsi="Helvetica"/>
          <w:sz w:val="22"/>
          <w:szCs w:val="22"/>
        </w:rPr>
        <w:t>b) harvest rates</w:t>
      </w:r>
      <w:r w:rsidR="00852921" w:rsidRPr="006D7DEA">
        <w:rPr>
          <w:rFonts w:ascii="Helvetica" w:hAnsi="Helvetica"/>
          <w:sz w:val="22"/>
          <w:szCs w:val="22"/>
        </w:rPr>
        <w:t>?</w:t>
      </w:r>
    </w:p>
    <w:p w14:paraId="6DC0EA0B"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h proximity to a tipping point?</w:t>
      </w:r>
    </w:p>
    <w:p w14:paraId="17BE4E56" w14:textId="6A23C4D3"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61B19CA8" w14:textId="11EB00E4"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89A274D"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9F6B92"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F6B92"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9F6B92"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w:t>
      </w:r>
      <w:r w:rsidR="00EA375D">
        <w:rPr>
          <w:rFonts w:ascii="Helvetica" w:hAnsi="Helvetica"/>
          <w:sz w:val="22"/>
          <w:szCs w:val="22"/>
        </w:rPr>
        <w:t xml:space="preserve">(ignoring potential error) </w:t>
      </w:r>
      <w:r w:rsidR="00305441" w:rsidRPr="00957F1F">
        <w:rPr>
          <w:rFonts w:ascii="Helvetica" w:hAnsi="Helvetica"/>
          <w:sz w:val="22"/>
          <w:szCs w:val="22"/>
        </w:rPr>
        <w:t xml:space="preserve">of the system given the sampling </w:t>
      </w:r>
      <w:r w:rsidR="00944D13">
        <w:rPr>
          <w:rFonts w:ascii="Helvetica" w:hAnsi="Helvetica"/>
          <w:sz w:val="22"/>
          <w:szCs w:val="22"/>
        </w:rPr>
        <w:t>estimate</w:t>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2C368E62"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7"/>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(Morris &amp; Doak 2002)</w:t>
      </w:r>
      <w:r w:rsidR="002B1D5B">
        <w:rPr>
          <w:rFonts w:ascii="Helvetica" w:hAnsi="Helvetica"/>
          <w:sz w:val="22"/>
          <w:szCs w:val="22"/>
        </w:rPr>
        <w:fldChar w:fldCharType="end"/>
      </w:r>
      <w:r w:rsidR="00EA70AE" w:rsidRPr="00957F1F">
        <w:rPr>
          <w:rFonts w:ascii="Helvetica" w:hAnsi="Helvetica"/>
          <w:sz w:val="22"/>
          <w:szCs w:val="22"/>
        </w:rPr>
        <w:t>:</w:t>
      </w:r>
      <w:commentRangeEnd w:id="7"/>
      <w:r w:rsidR="005F17E4">
        <w:rPr>
          <w:rStyle w:val="CommentReference"/>
        </w:rPr>
        <w:commentReference w:id="7"/>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743B1F5"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2204857B"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 xml:space="preserve">the yield </w:t>
      </w:r>
      <w:r w:rsidR="00ED3986">
        <w:rPr>
          <w:rFonts w:ascii="Helvetica" w:hAnsi="Helvetica"/>
          <w:sz w:val="22"/>
          <w:szCs w:val="22"/>
        </w:rPr>
        <w:t xml:space="preserve">plus discard </w:t>
      </w:r>
      <w:r w:rsidR="006A2CEE" w:rsidRPr="00957F1F">
        <w:rPr>
          <w:rFonts w:ascii="Helvetica" w:hAnsi="Helvetica"/>
          <w:sz w:val="22"/>
          <w:szCs w:val="22"/>
        </w:rPr>
        <w:t xml:space="preserve">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 xml:space="preserve">always include </w:t>
      </w:r>
      <w:r w:rsidR="00CF750D" w:rsidRPr="00F3098E">
        <w:rPr>
          <w:rFonts w:ascii="Helvetica" w:hAnsi="Helvetica"/>
          <w:sz w:val="22"/>
          <w:szCs w:val="22"/>
        </w:rPr>
        <w:lastRenderedPageBreak/>
        <w:t xml:space="preserve">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8"/>
      <w:r w:rsidR="00CF750D" w:rsidRPr="00F3098E">
        <w:rPr>
          <w:rFonts w:ascii="Helvetica" w:hAnsi="Helvetica"/>
          <w:sz w:val="22"/>
          <w:szCs w:val="22"/>
        </w:rPr>
        <w:t>The</w:t>
      </w:r>
      <w:commentRangeEnd w:id="8"/>
      <w:r w:rsidR="00D5784C" w:rsidRPr="00D01283">
        <w:rPr>
          <w:rStyle w:val="CommentReference"/>
          <w:rFonts w:ascii="Helvetica" w:hAnsi="Helvetica"/>
          <w:sz w:val="22"/>
          <w:szCs w:val="22"/>
        </w:rPr>
        <w:commentReference w:id="8"/>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proofErr w:type="gramStart"/>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proofErr w:type="gramEnd"/>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37B265FC" w14:textId="77777777" w:rsidR="00BB45A6" w:rsidRPr="00957F1F" w:rsidRDefault="00BB45A6" w:rsidP="00CF750D">
      <w:pPr>
        <w:ind w:firstLine="720"/>
        <w:rPr>
          <w:rFonts w:ascii="Helvetica" w:hAnsi="Helvetica"/>
          <w:sz w:val="22"/>
          <w:szCs w:val="22"/>
        </w:rPr>
      </w:pPr>
    </w:p>
    <w:p w14:paraId="51FF4339" w14:textId="74570514" w:rsidR="003435AE" w:rsidRPr="00957F1F" w:rsidRDefault="00FD7CE9" w:rsidP="003435AE">
      <w:pPr>
        <w:rPr>
          <w:rFonts w:ascii="Helvetica" w:hAnsi="Helvetica"/>
          <w:sz w:val="22"/>
          <w:szCs w:val="22"/>
        </w:rPr>
      </w:pPr>
      <w:commentRangeStart w:id="9"/>
      <w:r w:rsidRPr="00FD7CE9">
        <w:rPr>
          <w:rFonts w:ascii="Helvetica" w:hAnsi="Helvetica"/>
          <w:sz w:val="22"/>
          <w:szCs w:val="22"/>
          <w:u w:val="single"/>
        </w:rPr>
        <w:t>Management</w:t>
      </w:r>
      <w:commentRangeEnd w:id="9"/>
      <w:r w:rsidR="00B35F0C">
        <w:rPr>
          <w:rStyle w:val="CommentReference"/>
        </w:rPr>
        <w:commentReference w:id="9"/>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89257A">
        <w:rPr>
          <w:rFonts w:ascii="Helvetica" w:hAnsi="Helvetica"/>
          <w:sz w:val="22"/>
          <w:szCs w:val="22"/>
        </w:rPr>
        <w:t xml:space="preserve"> is</w:t>
      </w:r>
      <w:r w:rsidR="004C7606" w:rsidRPr="00957F1F">
        <w:rPr>
          <w:rFonts w:ascii="Helvetica" w:hAnsi="Helvetica"/>
          <w:sz w:val="22"/>
          <w:szCs w:val="22"/>
        </w:rPr>
        <w:t xml:space="preserve"> harvest effort and </w:t>
      </w:r>
      <w:commentRangeStart w:id="10"/>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10"/>
      <w:r w:rsidR="008451D2">
        <w:rPr>
          <w:rStyle w:val="CommentReference"/>
        </w:rPr>
        <w:commentReference w:id="10"/>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48C2BC5F" w14:textId="77777777" w:rsidR="00175C87" w:rsidRPr="00957F1F" w:rsidRDefault="00175C87" w:rsidP="003435AE">
      <w:pPr>
        <w:rPr>
          <w:rFonts w:ascii="Helvetica" w:hAnsi="Helvetica"/>
          <w:sz w:val="22"/>
          <w:szCs w:val="22"/>
        </w:rPr>
      </w:pPr>
    </w:p>
    <w:p w14:paraId="71C15A1B" w14:textId="11A01262"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11"/>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11"/>
        <m:r>
          <m:rPr>
            <m:sty m:val="p"/>
          </m:rPr>
          <w:rPr>
            <w:rStyle w:val="CommentReference"/>
          </w:rPr>
          <w:commentReference w:id="11"/>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12"/>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12"/>
      <w:r w:rsidR="00D866F3">
        <w:rPr>
          <w:rStyle w:val="CommentReference"/>
        </w:rPr>
        <w:commentReference w:id="12"/>
      </w:r>
      <w:r w:rsidR="00EF1924" w:rsidRPr="00957F1F">
        <w:rPr>
          <w:rFonts w:ascii="Helvetica" w:hAnsi="Helvetica"/>
          <w:sz w:val="22"/>
          <w:szCs w:val="22"/>
        </w:rPr>
        <w:t xml:space="preserve"> </w:t>
      </w:r>
      <w:r w:rsidR="00EE58CA">
        <w:rPr>
          <w:rFonts w:ascii="Helvetica" w:hAnsi="Helvetica"/>
          <w:sz w:val="22"/>
          <w:szCs w:val="22"/>
        </w:rPr>
        <w:t xml:space="preserve">We first ignore the monitoring costs to reveal the basic properties of the coupled resource-management system under different levels </w:t>
      </w:r>
      <w:r w:rsidR="00EE58CA">
        <w:rPr>
          <w:rFonts w:ascii="Helvetica" w:hAnsi="Helvetica"/>
          <w:sz w:val="22"/>
          <w:szCs w:val="22"/>
        </w:rPr>
        <w:lastRenderedPageBreak/>
        <w:t>of uncertainty. Then, we incorporate monitoring costs to explore the economic benefits and consequences of different monitoring strategies</w:t>
      </w:r>
      <w:r w:rsidR="00331440">
        <w:rPr>
          <w:rFonts w:ascii="Helvetica" w:hAnsi="Helvetica"/>
          <w:sz w:val="22"/>
          <w:szCs w:val="22"/>
        </w:rPr>
        <w:t>.</w:t>
      </w:r>
    </w:p>
    <w:p w14:paraId="21AAB698" w14:textId="77777777" w:rsidR="00127FEE" w:rsidRPr="00123731" w:rsidRDefault="00127FEE" w:rsidP="00127FEE">
      <w:pPr>
        <w:rPr>
          <w:rFonts w:ascii="Helvetica" w:hAnsi="Helvetica"/>
        </w:rPr>
      </w:pPr>
    </w:p>
    <w:p w14:paraId="2D2BB791" w14:textId="2142B943"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1B2846C9" w14:textId="77777777" w:rsidR="00995761" w:rsidRDefault="00995761" w:rsidP="00995761">
      <w:pPr>
        <w:tabs>
          <w:tab w:val="left" w:pos="2760"/>
        </w:tabs>
        <w:rPr>
          <w:rFonts w:ascii="Helvetica" w:hAnsi="Helvetica"/>
          <w:i/>
          <w:sz w:val="22"/>
          <w:szCs w:val="22"/>
        </w:rPr>
      </w:pPr>
    </w:p>
    <w:p w14:paraId="7D009A31" w14:textId="2AAE5234" w:rsidR="00995761" w:rsidRDefault="00995761" w:rsidP="00995761">
      <w:pPr>
        <w:tabs>
          <w:tab w:val="left" w:pos="2760"/>
        </w:tabs>
        <w:rPr>
          <w:rFonts w:ascii="Helvetica" w:hAnsi="Helvetica"/>
          <w:i/>
          <w:sz w:val="22"/>
          <w:szCs w:val="22"/>
        </w:rPr>
      </w:pPr>
      <w:r>
        <w:rPr>
          <w:rFonts w:ascii="Helvetica" w:hAnsi="Helvetica"/>
          <w:i/>
          <w:sz w:val="22"/>
          <w:szCs w:val="22"/>
        </w:rPr>
        <w:t>Model Intuition</w:t>
      </w:r>
    </w:p>
    <w:p w14:paraId="6799EE09" w14:textId="3D840575" w:rsidR="00995761" w:rsidRDefault="00995761" w:rsidP="00EF38CE">
      <w:pPr>
        <w:rPr>
          <w:rFonts w:ascii="Helvetica" w:hAnsi="Helvetica"/>
          <w:sz w:val="22"/>
          <w:szCs w:val="22"/>
        </w:rPr>
      </w:pPr>
      <w:r>
        <w:rPr>
          <w:rFonts w:ascii="Helvetica" w:hAnsi="Helvetica"/>
          <w:sz w:val="22"/>
          <w:szCs w:val="22"/>
        </w:rPr>
        <w:t xml:space="preserve">We posit that a resource is most likely to cross a management threshold or biological tipping at high harvest rates and under low monitoring precision. Furthermore our intuition is that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To satisfy our intuition w</w:t>
      </w:r>
      <w:r w:rsidRPr="00651B44">
        <w:rPr>
          <w:rFonts w:ascii="Helvetica" w:hAnsi="Helvetica"/>
          <w:sz w:val="22"/>
          <w:szCs w:val="22"/>
        </w:rPr>
        <w:t xml:space="preserve">e </w:t>
      </w:r>
      <w:r>
        <w:rPr>
          <w:rFonts w:ascii="Helvetica" w:hAnsi="Helvetica"/>
          <w:sz w:val="22"/>
          <w:szCs w:val="22"/>
        </w:rPr>
        <w:t>calculated</w:t>
      </w:r>
      <w:r w:rsidRPr="00651B44">
        <w:rPr>
          <w:rFonts w:ascii="Helvetica" w:hAnsi="Helvetica"/>
          <w:sz w:val="22"/>
          <w:szCs w:val="22"/>
        </w:rPr>
        <w:t xml:space="preserve"> the probability of crossing a tipping point and the peak median Net Present Value for a range of monitoring investment (CV of Biomass: 0.0 – 0.5) and range of maximum exploitation rates (</w:t>
      </w:r>
      <w:proofErr w:type="spellStart"/>
      <w:r w:rsidRPr="00651B44">
        <w:rPr>
          <w:rFonts w:ascii="Helvetica" w:hAnsi="Helvetica"/>
          <w:sz w:val="22"/>
          <w:szCs w:val="22"/>
        </w:rPr>
        <w:t>pFmsy</w:t>
      </w:r>
      <w:proofErr w:type="spellEnd"/>
      <w:r w:rsidRPr="00651B44">
        <w:rPr>
          <w:rFonts w:ascii="Helvetica" w:hAnsi="Helvetica"/>
          <w:sz w:val="22"/>
          <w:szCs w:val="22"/>
        </w:rPr>
        <w:t>: 0.0 – 2.0) for 10,000 iterations of a 20-year simulation starting at population carrying capacity.</w:t>
      </w:r>
      <w:r>
        <w:rPr>
          <w:rFonts w:ascii="Helvetica" w:hAnsi="Helvetica"/>
          <w:sz w:val="22"/>
          <w:szCs w:val="22"/>
        </w:rPr>
        <w:t xml:space="preserve"> </w:t>
      </w:r>
      <w:r w:rsidRPr="00940663">
        <w:rPr>
          <w:rFonts w:ascii="Helvetica" w:hAnsi="Helvetica"/>
          <w:sz w:val="22"/>
          <w:szCs w:val="22"/>
        </w:rPr>
        <w:t>We also quantified the probability of tipping across a</w:t>
      </w:r>
      <w:r>
        <w:rPr>
          <w:rFonts w:ascii="Helvetica" w:hAnsi="Helvetica"/>
          <w:sz w:val="22"/>
          <w:szCs w:val="22"/>
        </w:rPr>
        <w:t xml:space="preserve"> biological threshold. Model output supported</w:t>
      </w:r>
      <w:r w:rsidRPr="00940663">
        <w:rPr>
          <w:rFonts w:ascii="Helvetica" w:hAnsi="Helvetica"/>
          <w:sz w:val="22"/>
          <w:szCs w:val="22"/>
        </w:rPr>
        <w:t xml:space="preserve"> our hypothesis that monitoring precision is most beneficial under circumstances where </w:t>
      </w:r>
      <w:r>
        <w:rPr>
          <w:rFonts w:ascii="Helvetica" w:hAnsi="Helvetica"/>
          <w:sz w:val="22"/>
          <w:szCs w:val="22"/>
        </w:rPr>
        <w:t xml:space="preserve">target </w:t>
      </w:r>
      <w:r w:rsidRPr="00940663">
        <w:rPr>
          <w:rFonts w:ascii="Helvetica" w:hAnsi="Helvetica"/>
          <w:sz w:val="22"/>
          <w:szCs w:val="22"/>
        </w:rPr>
        <w:t xml:space="preserve">maximum exploitation rate is high. </w:t>
      </w:r>
      <w:r w:rsidRPr="002041D9">
        <w:rPr>
          <w:rFonts w:ascii="Helvetica" w:hAnsi="Helvetica"/>
          <w:sz w:val="22"/>
          <w:szCs w:val="22"/>
        </w:rPr>
        <w:t>Across simulations the probability of tipping is low when monitoring precision is high, but increases at higher exploitation rates</w:t>
      </w:r>
      <w:r>
        <w:rPr>
          <w:rFonts w:ascii="Helvetica" w:hAnsi="Helvetica"/>
          <w:sz w:val="22"/>
          <w:szCs w:val="22"/>
        </w:rPr>
        <w:t xml:space="preserve"> (Fig. 2a)</w:t>
      </w:r>
      <w:r w:rsidRPr="002041D9">
        <w:rPr>
          <w:rFonts w:ascii="Helvetica" w:hAnsi="Helvetica"/>
          <w:sz w:val="22"/>
          <w:szCs w:val="22"/>
        </w:rPr>
        <w:t xml:space="preserve">. </w:t>
      </w:r>
      <w:r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940663">
        <w:rPr>
          <w:rFonts w:ascii="Helvetica" w:hAnsi="Helvetica"/>
          <w:sz w:val="22"/>
          <w:szCs w:val="22"/>
        </w:rPr>
        <w:t xml:space="preserve"> and is highest with precise biomass estimates (CV = 0.1).</w:t>
      </w:r>
      <w:r>
        <w:rPr>
          <w:rFonts w:ascii="Helvetica" w:hAnsi="Helvetica"/>
          <w:sz w:val="22"/>
          <w:szCs w:val="22"/>
        </w:rPr>
        <w:t xml:space="preserve"> This is because high precision monitoring allows the resource to be harvested close to MSY, which maximizes population growth and yield. </w:t>
      </w:r>
      <w:r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The </w:t>
      </w:r>
      <w:proofErr w:type="gramStart"/>
      <w:r w:rsidR="00EF38CE">
        <w:rPr>
          <w:rFonts w:ascii="Helvetica" w:hAnsi="Helvetica"/>
          <w:sz w:val="22"/>
          <w:szCs w:val="22"/>
        </w:rPr>
        <w:t>benefits of high monitoring precision increase</w:t>
      </w:r>
      <w:r>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and stabilize but remains</w:t>
      </w:r>
      <w:proofErr w:type="gramEnd"/>
      <w:r>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w:t>
      </w:r>
      <w:r w:rsidRPr="00940663">
        <w:rPr>
          <w:rFonts w:ascii="Helvetica" w:hAnsi="Helvetica"/>
          <w:sz w:val="22"/>
          <w:szCs w:val="22"/>
        </w:rPr>
        <w:t>(Fig</w:t>
      </w:r>
      <w:r>
        <w:rPr>
          <w:rFonts w:ascii="Helvetica" w:hAnsi="Helvetica"/>
          <w:sz w:val="22"/>
          <w:szCs w:val="22"/>
        </w:rPr>
        <w:t>.</w:t>
      </w:r>
      <w:r w:rsidRPr="00940663">
        <w:rPr>
          <w:rFonts w:ascii="Helvetica" w:hAnsi="Helvetica"/>
          <w:sz w:val="22"/>
          <w:szCs w:val="22"/>
        </w:rPr>
        <w:t xml:space="preserve"> 2b).</w:t>
      </w:r>
      <w:r>
        <w:rPr>
          <w:rFonts w:ascii="Helvetica" w:hAnsi="Helvetica"/>
          <w:sz w:val="22"/>
          <w:szCs w:val="22"/>
        </w:rPr>
        <w:t xml:space="preserve">  </w:t>
      </w:r>
    </w:p>
    <w:p w14:paraId="5CEB6B44" w14:textId="77777777" w:rsidR="00B31E4B" w:rsidRDefault="00B31E4B" w:rsidP="00EF38CE">
      <w:pPr>
        <w:rPr>
          <w:rFonts w:ascii="Helvetica" w:hAnsi="Helvetica"/>
          <w:sz w:val="22"/>
          <w:szCs w:val="22"/>
        </w:rPr>
      </w:pPr>
    </w:p>
    <w:p w14:paraId="76C9800B" w14:textId="77777777" w:rsidR="00B31E4B" w:rsidRDefault="00B31E4B" w:rsidP="00B31E4B">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w:t>
      </w:r>
      <w:proofErr w:type="gramStart"/>
      <w:r w:rsidRPr="00940663">
        <w:rPr>
          <w:rFonts w:ascii="Helvetica" w:hAnsi="Helvetica"/>
          <w:i/>
          <w:sz w:val="22"/>
          <w:szCs w:val="22"/>
        </w:rPr>
        <w:t>pressure,</w:t>
      </w:r>
      <w:proofErr w:type="gramEnd"/>
      <w:r w:rsidRPr="00940663">
        <w:rPr>
          <w:rFonts w:ascii="Helvetica" w:hAnsi="Helvetica"/>
          <w:i/>
          <w:sz w:val="22"/>
          <w:szCs w:val="22"/>
        </w:rPr>
        <w:t xml:space="preserve"> what is the safe operating space? </w:t>
      </w:r>
    </w:p>
    <w:p w14:paraId="4E7EEFFC" w14:textId="1B729468" w:rsidR="00B31E4B" w:rsidRPr="00940663" w:rsidRDefault="00D20477" w:rsidP="00EF38CE">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13"/>
      <w:r>
        <w:rPr>
          <w:rFonts w:ascii="Helvetica" w:hAnsi="Helvetica"/>
          <w:sz w:val="22"/>
          <w:szCs w:val="22"/>
        </w:rPr>
        <w:t>management threshold</w:t>
      </w:r>
      <w:commentRangeEnd w:id="13"/>
      <w:r>
        <w:rPr>
          <w:rStyle w:val="CommentReference"/>
        </w:rPr>
        <w:commentReference w:id="13"/>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000F3759" w:rsidRPr="00651B44">
        <w:rPr>
          <w:rFonts w:ascii="Helvetica" w:hAnsi="Helvetica"/>
          <w:sz w:val="22"/>
          <w:szCs w:val="22"/>
        </w:rPr>
        <w:t xml:space="preserve">for 10,000 iterations </w:t>
      </w:r>
      <w:r w:rsidR="000F3759">
        <w:rPr>
          <w:rFonts w:ascii="Helvetica" w:hAnsi="Helvetica"/>
          <w:sz w:val="22"/>
          <w:szCs w:val="22"/>
        </w:rPr>
        <w:t>of</w:t>
      </w:r>
      <w:r w:rsidRPr="00930F73">
        <w:rPr>
          <w:rFonts w:ascii="Helvetica" w:hAnsi="Helvetica"/>
          <w:sz w:val="22"/>
          <w:szCs w:val="22"/>
        </w:rPr>
        <w:t xml:space="preserve"> </w:t>
      </w:r>
      <w:r w:rsidR="000F3759">
        <w:rPr>
          <w:rFonts w:ascii="Helvetica" w:hAnsi="Helvetica"/>
          <w:sz w:val="22"/>
          <w:szCs w:val="22"/>
        </w:rPr>
        <w:t>a</w:t>
      </w:r>
      <w:r w:rsidRPr="00930F73">
        <w:rPr>
          <w:rFonts w:ascii="Helvetica" w:hAnsi="Helvetica"/>
          <w:sz w:val="22"/>
          <w:szCs w:val="22"/>
        </w:rPr>
        <w:t xml:space="preserve"> 20 year simulation.</w:t>
      </w:r>
    </w:p>
    <w:p w14:paraId="22D1C6CE" w14:textId="77777777" w:rsidR="00F82FC2" w:rsidRDefault="00F82FC2" w:rsidP="00F82FC2">
      <w:pPr>
        <w:rPr>
          <w:rFonts w:ascii="Helvetica" w:hAnsi="Helvetica"/>
          <w:b/>
          <w:sz w:val="22"/>
          <w:szCs w:val="22"/>
        </w:rPr>
      </w:pPr>
    </w:p>
    <w:p w14:paraId="48D95A9E" w14:textId="64C47F1C" w:rsidR="00726D79" w:rsidRDefault="00F82FC2" w:rsidP="00F82FC2">
      <w:pPr>
        <w:rPr>
          <w:rFonts w:ascii="Helvetica" w:hAnsi="Helvetica"/>
          <w:i/>
          <w:sz w:val="22"/>
          <w:szCs w:val="22"/>
        </w:rPr>
      </w:pPr>
      <w:r>
        <w:rPr>
          <w:rFonts w:ascii="Helvetica" w:hAnsi="Helvetica"/>
          <w:b/>
          <w:sz w:val="22"/>
          <w:szCs w:val="22"/>
        </w:rPr>
        <w:t>SCENARIO METHODS</w:t>
      </w:r>
    </w:p>
    <w:p w14:paraId="1F6D39EC"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036AC38" w14:textId="4CD0A9C1" w:rsidR="00F82FC2" w:rsidRPr="00BA3468" w:rsidRDefault="00F82FC2" w:rsidP="00BA3468">
      <w:pPr>
        <w:rPr>
          <w:rFonts w:ascii="Helvetica" w:hAnsi="Helvetica"/>
          <w:sz w:val="22"/>
          <w:szCs w:val="22"/>
        </w:rPr>
      </w:pPr>
      <w:commentRangeStart w:id="14"/>
      <w:r w:rsidRPr="00677C8E">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14"/>
      <w:r>
        <w:rPr>
          <w:rStyle w:val="CommentReference"/>
        </w:rPr>
        <w:commentReference w:id="14"/>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 xml:space="preserve">measured </w:t>
      </w:r>
      <w:r w:rsidRPr="00677C8E">
        <w:rPr>
          <w:rFonts w:ascii="Helvetica" w:hAnsi="Helvetica"/>
          <w:sz w:val="22"/>
          <w:szCs w:val="22"/>
        </w:rPr>
        <w:lastRenderedPageBreak/>
        <w:t>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w:t>
      </w:r>
      <w:proofErr w:type="gramStart"/>
      <w:r>
        <w:rPr>
          <w:rFonts w:ascii="Helvetica" w:hAnsi="Helvetica"/>
          <w:sz w:val="22"/>
          <w:szCs w:val="22"/>
        </w:rPr>
        <w:t>indicate</w:t>
      </w:r>
      <w:proofErr w:type="gramEnd"/>
      <w:r>
        <w:rPr>
          <w:rFonts w:ascii="Helvetica" w:hAnsi="Helvetica"/>
          <w:sz w:val="22"/>
          <w:szCs w:val="22"/>
        </w:rPr>
        <w:t xml:space="preserve"> where higher-precision monitoring is beneficial.</w:t>
      </w:r>
      <w:r w:rsidRPr="00677C8E">
        <w:rPr>
          <w:rFonts w:ascii="Helvetica" w:hAnsi="Helvetica"/>
          <w:sz w:val="22"/>
          <w:szCs w:val="22"/>
        </w:rPr>
        <w:t xml:space="preserve"> We compare the median return on investment for 10,000 iterations of </w:t>
      </w:r>
      <w:proofErr w:type="gramStart"/>
      <w:r w:rsidRPr="00677C8E">
        <w:rPr>
          <w:rFonts w:ascii="Helvetica" w:hAnsi="Helvetica"/>
          <w:sz w:val="22"/>
          <w:szCs w:val="22"/>
        </w:rPr>
        <w:t>20 year</w:t>
      </w:r>
      <w:proofErr w:type="gramEnd"/>
      <w:r w:rsidRPr="00677C8E">
        <w:rPr>
          <w:rFonts w:ascii="Helvetica" w:hAnsi="Helvetica"/>
          <w:sz w:val="22"/>
          <w:szCs w:val="22"/>
        </w:rPr>
        <w:t xml:space="preserve">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r w:rsidR="00BA3468" w:rsidRPr="00930F73">
        <w:rPr>
          <w:rFonts w:ascii="Helvetica" w:hAnsi="Helvetica"/>
          <w:sz w:val="22"/>
          <w:szCs w:val="22"/>
        </w:rPr>
        <w:t xml:space="preserve">The relationship between resource extraction rate and minimum precision needed to avoid </w:t>
      </w:r>
      <w:r w:rsidR="00BA3468">
        <w:rPr>
          <w:rFonts w:ascii="Helvetica" w:hAnsi="Helvetica"/>
          <w:sz w:val="22"/>
          <w:szCs w:val="22"/>
        </w:rPr>
        <w:t xml:space="preserve">a </w:t>
      </w:r>
      <w:r w:rsidR="00BA3468" w:rsidRPr="00930F73">
        <w:rPr>
          <w:rFonts w:ascii="Helvetica" w:hAnsi="Helvetica"/>
          <w:sz w:val="22"/>
          <w:szCs w:val="22"/>
        </w:rPr>
        <w:t>tipping point defines a two-dimensional “safe” space above which lower monitoring precision and higher extraction rates cause the system to tip with probability greater than the assumed risk level.</w:t>
      </w:r>
    </w:p>
    <w:p w14:paraId="08CCE1B6" w14:textId="77777777" w:rsidR="00E76BD0" w:rsidRDefault="00E76BD0" w:rsidP="00E76BD0">
      <w:pPr>
        <w:rPr>
          <w:rFonts w:ascii="Helvetica" w:hAnsi="Helvetica"/>
          <w:i/>
          <w:sz w:val="22"/>
          <w:szCs w:val="22"/>
        </w:rPr>
      </w:pPr>
    </w:p>
    <w:p w14:paraId="68862D88"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7E8D9691" w14:textId="77777777" w:rsidR="00E76BD0" w:rsidRDefault="00E76BD0" w:rsidP="00E76BD0">
      <w:pPr>
        <w:rPr>
          <w:rFonts w:ascii="Helvetica" w:hAnsi="Helvetica"/>
          <w:sz w:val="22"/>
          <w:szCs w:val="22"/>
        </w:rPr>
      </w:pPr>
    </w:p>
    <w:p w14:paraId="18D6228D" w14:textId="16A0155A" w:rsidR="00E76BD0" w:rsidRPr="004F51CB" w:rsidRDefault="00E76BD0" w:rsidP="00E76BD0">
      <w:pPr>
        <w:rPr>
          <w:rFonts w:ascii="Helvetica" w:hAnsi="Helvetica"/>
          <w:i/>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tipping points;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high precision and </w:t>
      </w:r>
      <w:r>
        <w:rPr>
          <w:rFonts w:ascii="Helvetica" w:hAnsi="Helvetica"/>
          <w:sz w:val="22"/>
          <w:szCs w:val="22"/>
        </w:rPr>
        <w:t>below</w:t>
      </w:r>
      <w:r w:rsidRPr="004F51CB">
        <w:rPr>
          <w:rFonts w:ascii="Helvetica" w:hAnsi="Helvetica"/>
          <w:sz w:val="22"/>
          <w:szCs w:val="22"/>
        </w:rPr>
        <w:t xml:space="preserve"> which monitoring is low precision. Precautionary buffers are an established principle in risk management of natural resources </w:t>
      </w:r>
      <w:r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remaining low risk,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p>
    <w:p w14:paraId="7C0D2089" w14:textId="77777777" w:rsidR="00BA3468" w:rsidRDefault="00BA3468" w:rsidP="00726D79">
      <w:pPr>
        <w:rPr>
          <w:rFonts w:ascii="Helvetica" w:hAnsi="Helvetica"/>
          <w:b/>
          <w:sz w:val="22"/>
          <w:szCs w:val="22"/>
        </w:rPr>
      </w:pPr>
    </w:p>
    <w:p w14:paraId="55763D82" w14:textId="27471D3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7AC03471" w14:textId="77777777" w:rsidR="00CE0882" w:rsidRPr="00677C8E" w:rsidRDefault="00CE0882" w:rsidP="00677C8E">
      <w:pPr>
        <w:rPr>
          <w:rFonts w:ascii="Helvetica" w:hAnsi="Helvetica"/>
          <w:sz w:val="22"/>
          <w:szCs w:val="22"/>
        </w:rPr>
      </w:pPr>
    </w:p>
    <w:p w14:paraId="3AA8D80D"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12EB8D8A" w14:textId="77777777" w:rsidR="004045EF" w:rsidRPr="00940663" w:rsidRDefault="004045EF" w:rsidP="00726D79">
      <w:pPr>
        <w:rPr>
          <w:rFonts w:ascii="Helvetica" w:hAnsi="Helvetica"/>
          <w:i/>
          <w:sz w:val="22"/>
          <w:szCs w:val="22"/>
        </w:rPr>
      </w:pPr>
    </w:p>
    <w:p w14:paraId="3ABA8937" w14:textId="074601EA" w:rsidR="00BF53CA" w:rsidRDefault="00A053EC" w:rsidP="00F82B54">
      <w:pPr>
        <w:rPr>
          <w:rFonts w:ascii="Helvetica" w:hAnsi="Helvetica"/>
          <w:sz w:val="22"/>
          <w:szCs w:val="22"/>
        </w:rPr>
      </w:pPr>
      <w:r>
        <w:rPr>
          <w:rFonts w:ascii="Helvetica" w:hAnsi="Helvetica"/>
          <w:sz w:val="22"/>
          <w:szCs w:val="22"/>
        </w:rPr>
        <w:t xml:space="preserve">Information is most valuable when the ecosystem state is proximate to a management threshold or biological tipping point. </w:t>
      </w:r>
      <w:r w:rsidR="00137A9E">
        <w:rPr>
          <w:rFonts w:ascii="Helvetica" w:hAnsi="Helvetica"/>
          <w:sz w:val="22"/>
          <w:szCs w:val="22"/>
        </w:rPr>
        <w:t>Information value, quantified as the r</w:t>
      </w:r>
      <w:r w:rsidR="00D27AA4" w:rsidRPr="00940663">
        <w:rPr>
          <w:rFonts w:ascii="Helvetica" w:hAnsi="Helvetica"/>
          <w:sz w:val="22"/>
          <w:szCs w:val="22"/>
        </w:rPr>
        <w:t>eturn on monitoring investment increase</w:t>
      </w:r>
      <w:r w:rsidR="002D6CA1" w:rsidRPr="00940663">
        <w:rPr>
          <w:rFonts w:ascii="Helvetica" w:hAnsi="Helvetica"/>
          <w:sz w:val="22"/>
          <w:szCs w:val="22"/>
        </w:rPr>
        <w:t>s</w:t>
      </w:r>
      <w:r w:rsidR="00D27AA4" w:rsidRPr="00940663">
        <w:rPr>
          <w:rFonts w:ascii="Helvetica" w:hAnsi="Helvetica"/>
          <w:sz w:val="22"/>
          <w:szCs w:val="22"/>
        </w:rPr>
        <w:t xml:space="preserve"> </w:t>
      </w:r>
      <w:r w:rsidR="00137A9E">
        <w:rPr>
          <w:rFonts w:ascii="Helvetica" w:hAnsi="Helvetica"/>
          <w:sz w:val="22"/>
          <w:szCs w:val="22"/>
        </w:rPr>
        <w:t>when</w:t>
      </w:r>
      <w:r w:rsidR="00D27AA4" w:rsidRPr="00940663">
        <w:rPr>
          <w:rFonts w:ascii="Helvetica" w:hAnsi="Helvetica"/>
          <w:sz w:val="22"/>
          <w:szCs w:val="22"/>
        </w:rPr>
        <w:t xml:space="preserve"> </w:t>
      </w:r>
      <w:r w:rsidR="00137A9E">
        <w:rPr>
          <w:rFonts w:ascii="Helvetica" w:hAnsi="Helvetica"/>
          <w:sz w:val="22"/>
          <w:szCs w:val="22"/>
        </w:rPr>
        <w:t xml:space="preserve">the ecosystem is proximate </w:t>
      </w:r>
      <w:r w:rsidR="00D27AA4" w:rsidRPr="00940663">
        <w:rPr>
          <w:rFonts w:ascii="Helvetica" w:hAnsi="Helvetica"/>
          <w:sz w:val="22"/>
          <w:szCs w:val="22"/>
        </w:rPr>
        <w:t xml:space="preserve">to </w:t>
      </w:r>
      <w:r w:rsidR="00137A9E">
        <w:rPr>
          <w:rFonts w:ascii="Helvetica" w:hAnsi="Helvetica"/>
          <w:sz w:val="22"/>
          <w:szCs w:val="22"/>
        </w:rPr>
        <w:t xml:space="preserve">a </w:t>
      </w:r>
      <w:r w:rsidR="00D27AA4" w:rsidRPr="00940663">
        <w:rPr>
          <w:rFonts w:ascii="Helvetica" w:hAnsi="Helvetica"/>
          <w:sz w:val="22"/>
          <w:szCs w:val="22"/>
        </w:rPr>
        <w:t xml:space="preserve">biological </w:t>
      </w:r>
      <w:r w:rsidR="003E5486">
        <w:rPr>
          <w:rFonts w:ascii="Helvetica" w:hAnsi="Helvetica"/>
          <w:sz w:val="22"/>
          <w:szCs w:val="22"/>
        </w:rPr>
        <w:t xml:space="preserve">tipping point or </w:t>
      </w:r>
      <w:r w:rsidR="00D27AA4" w:rsidRPr="00940663">
        <w:rPr>
          <w:rFonts w:ascii="Helvetica" w:hAnsi="Helvetica"/>
          <w:sz w:val="22"/>
          <w:szCs w:val="22"/>
        </w:rPr>
        <w:t xml:space="preserve">management </w:t>
      </w:r>
      <w:r w:rsidR="003E5486">
        <w:rPr>
          <w:rFonts w:ascii="Helvetica" w:hAnsi="Helvetica"/>
          <w:sz w:val="22"/>
          <w:szCs w:val="22"/>
        </w:rPr>
        <w:t>threshold</w:t>
      </w:r>
      <w:r w:rsidR="00055424" w:rsidRPr="00940663">
        <w:rPr>
          <w:rFonts w:ascii="Helvetica" w:hAnsi="Helvetica"/>
          <w:sz w:val="22"/>
          <w:szCs w:val="22"/>
        </w:rPr>
        <w:t xml:space="preserve"> (Fig. 3). </w:t>
      </w:r>
      <w:r w:rsidR="00137A9E">
        <w:rPr>
          <w:rFonts w:ascii="Helvetica" w:hAnsi="Helvetica"/>
          <w:sz w:val="22"/>
          <w:szCs w:val="22"/>
        </w:rPr>
        <w:t xml:space="preserve">Because heavy harvest rates are risky (Fig.2) and particularly high harvest rates are costly,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extraction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20B2D299" w14:textId="77777777" w:rsidR="00A20189" w:rsidRPr="00940663" w:rsidRDefault="00A20189" w:rsidP="00F82B54">
      <w:pPr>
        <w:rPr>
          <w:rFonts w:ascii="Helvetica" w:hAnsi="Helvetica"/>
          <w:i/>
          <w:sz w:val="22"/>
          <w:szCs w:val="22"/>
        </w:rPr>
      </w:pPr>
    </w:p>
    <w:p w14:paraId="212ED0AF"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1BAAC88" w14:textId="77777777" w:rsidR="004B0E4B" w:rsidRPr="00940663" w:rsidRDefault="004B0E4B" w:rsidP="00F82B54">
      <w:pPr>
        <w:rPr>
          <w:rFonts w:ascii="Helvetica" w:hAnsi="Helvetica"/>
          <w:i/>
          <w:sz w:val="22"/>
          <w:szCs w:val="22"/>
        </w:rPr>
      </w:pPr>
    </w:p>
    <w:p w14:paraId="63D37670" w14:textId="49455508" w:rsidR="001C5532" w:rsidRPr="00930F73" w:rsidRDefault="00933791" w:rsidP="001C5532">
      <w:pPr>
        <w:rPr>
          <w:rFonts w:ascii="Helvetica" w:hAnsi="Helvetica"/>
          <w:sz w:val="22"/>
          <w:szCs w:val="22"/>
        </w:rPr>
      </w:pPr>
      <w:r w:rsidRPr="00940663">
        <w:rPr>
          <w:rFonts w:ascii="Helvetica" w:hAnsi="Helvetica"/>
          <w:sz w:val="22"/>
          <w:szCs w:val="22"/>
        </w:rPr>
        <w:t>The safe operating space defined by combinations of exploitation effort and the minimum precision required to avoid crossing a biological tipping point</w:t>
      </w:r>
      <w:r w:rsidR="003E5486">
        <w:rPr>
          <w:rFonts w:ascii="Helvetica" w:hAnsi="Helvetica"/>
          <w:sz w:val="22"/>
          <w:szCs w:val="22"/>
        </w:rPr>
        <w:t xml:space="preserve"> or management threshold</w:t>
      </w:r>
      <w:r w:rsidRPr="00940663">
        <w:rPr>
          <w:rFonts w:ascii="Helvetica" w:hAnsi="Helvetica"/>
          <w:sz w:val="22"/>
          <w:szCs w:val="22"/>
        </w:rPr>
        <w:t xml:space="preserve">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lastRenderedPageBreak/>
        <w:t xml:space="preserve">Conversations between managers and stakeholder groups will be required to build consensus on which combination of risk, monitoring costs, and extraction pressure are best, but having this safe operating space to choose from can help clarify the consequences of a given decision. </w:t>
      </w:r>
    </w:p>
    <w:p w14:paraId="13E6CA5E" w14:textId="60F64C21"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2AC99FBC"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705F64FC" w14:textId="77777777" w:rsidR="00E76BD0" w:rsidRDefault="00E76BD0" w:rsidP="00E76BD0">
      <w:pPr>
        <w:rPr>
          <w:rFonts w:ascii="Helvetica" w:hAnsi="Helvetica"/>
          <w:sz w:val="22"/>
          <w:szCs w:val="22"/>
        </w:rPr>
      </w:pPr>
    </w:p>
    <w:p w14:paraId="60A8DFF9" w14:textId="35A23604" w:rsidR="00EA70AE" w:rsidRPr="0027357B" w:rsidRDefault="00AC40CD" w:rsidP="00E76BD0">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 xml:space="preserve">Our simulation demonstrates the trade-off between monitoring cost and extraction benefit (NPV).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A262AC" w:rsidRPr="0027357B">
        <w:rPr>
          <w:rFonts w:ascii="Helvetica" w:hAnsi="Helvetica"/>
          <w:sz w:val="22"/>
          <w:szCs w:val="22"/>
        </w:rPr>
        <w:t xml:space="preserve">precision; however, </w:t>
      </w:r>
      <w:r w:rsidR="00B82848" w:rsidRPr="0027357B">
        <w:rPr>
          <w:rFonts w:ascii="Helvetica" w:hAnsi="Helvetica"/>
          <w:sz w:val="22"/>
          <w:szCs w:val="22"/>
        </w:rPr>
        <w:t>this is also when monitoring is most costly</w:t>
      </w:r>
      <w:r w:rsidR="001E286F">
        <w:rPr>
          <w:rFonts w:ascii="Helvetica" w:hAnsi="Helvetica"/>
          <w:sz w:val="22"/>
          <w:szCs w:val="22"/>
        </w:rPr>
        <w:t xml:space="preserve"> (Fig. </w:t>
      </w:r>
      <w:r w:rsidR="00975C99">
        <w:rPr>
          <w:rFonts w:ascii="Helvetica" w:hAnsi="Helvetica"/>
          <w:sz w:val="22"/>
          <w:szCs w:val="22"/>
        </w:rPr>
        <w:t>5</w:t>
      </w:r>
      <w:r w:rsidR="00F006EC">
        <w:rPr>
          <w:rFonts w:ascii="Helvetica" w:hAnsi="Helvetica"/>
          <w:sz w:val="22"/>
          <w:szCs w:val="22"/>
        </w:rPr>
        <w:t>, 5s2</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w:t>
      </w:r>
      <w:r w:rsidR="0012059B" w:rsidRPr="009A6071">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 xml:space="preserve">costs. Therefore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15"/>
      <w:r w:rsidR="007F159D" w:rsidRPr="0027357B">
        <w:rPr>
          <w:rFonts w:ascii="Helvetica" w:hAnsi="Helvetica"/>
          <w:sz w:val="22"/>
          <w:szCs w:val="22"/>
        </w:rPr>
        <w:t>collapse</w:t>
      </w:r>
      <w:commentRangeEnd w:id="15"/>
      <w:r w:rsidR="00080D69">
        <w:rPr>
          <w:rStyle w:val="CommentReference"/>
        </w:rPr>
        <w:commentReference w:id="15"/>
      </w:r>
      <w:r w:rsidR="007F159D" w:rsidRPr="0027357B">
        <w:rPr>
          <w:rFonts w:ascii="Helvetica" w:hAnsi="Helvetica"/>
          <w:sz w:val="22"/>
          <w:szCs w:val="22"/>
        </w:rPr>
        <w:t xml:space="preserve">. </w:t>
      </w:r>
      <w:r w:rsidR="006C1856" w:rsidRPr="0027357B">
        <w:rPr>
          <w:rFonts w:ascii="Helvetica" w:hAnsi="Helvetica"/>
          <w:sz w:val="22"/>
          <w:szCs w:val="22"/>
        </w:rPr>
        <w:t xml:space="preserve"> </w:t>
      </w:r>
    </w:p>
    <w:p w14:paraId="11FC999F" w14:textId="77777777" w:rsidR="005B7365" w:rsidRPr="00940663" w:rsidRDefault="005B736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901B07C" w14:textId="1C600F62"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Pr="00A21B6D">
        <w:rPr>
          <w:rFonts w:ascii="Helvetica" w:hAnsi="Helvetica"/>
          <w:sz w:val="22"/>
          <w:szCs w:val="22"/>
        </w:rPr>
        <w:t xml:space="preserve"> demonstrates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w:t>
      </w:r>
      <w:r w:rsidR="004758C3" w:rsidRPr="00A21B6D">
        <w:rPr>
          <w:rFonts w:ascii="Helvetica" w:hAnsi="Helvetica" w:cs="Helvetica Neue"/>
          <w:sz w:val="22"/>
          <w:szCs w:val="22"/>
        </w:rPr>
        <w:t xml:space="preserve">biological </w:t>
      </w:r>
      <w:r w:rsidR="003E5486">
        <w:rPr>
          <w:rFonts w:ascii="Helvetica" w:hAnsi="Helvetica" w:cs="Helvetica Neue"/>
          <w:sz w:val="22"/>
          <w:szCs w:val="22"/>
        </w:rPr>
        <w:t xml:space="preserve">tipping point or management </w:t>
      </w:r>
      <w:r w:rsidR="004758C3" w:rsidRPr="00A21B6D">
        <w:rPr>
          <w:rFonts w:ascii="Helvetica" w:hAnsi="Helvetica" w:cs="Helvetica Neue"/>
          <w:sz w:val="22"/>
          <w:szCs w:val="22"/>
        </w:rPr>
        <w:t>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scenarios to</w:t>
      </w:r>
      <w:r w:rsidR="002A360C" w:rsidRPr="00005901">
        <w:rPr>
          <w:rFonts w:ascii="Helvetica" w:hAnsi="Helvetica" w:cs="Helvetica Neue"/>
          <w:sz w:val="22"/>
          <w:szCs w:val="22"/>
        </w:rPr>
        <w:t xml:space="preserve"> justify an increase or decrease </w:t>
      </w:r>
      <w:r w:rsidR="005355A0">
        <w:rPr>
          <w:rFonts w:ascii="Helvetica" w:hAnsi="Helvetica" w:cs="Helvetica Neue"/>
          <w:sz w:val="22"/>
          <w:szCs w:val="22"/>
        </w:rPr>
        <w:t xml:space="preserve">in </w:t>
      </w:r>
      <w:r w:rsidR="002A360C" w:rsidRPr="00005901">
        <w:rPr>
          <w:rFonts w:ascii="Helvetica" w:hAnsi="Helvetica" w:cs="Helvetica Neue"/>
          <w:sz w:val="22"/>
          <w:szCs w:val="22"/>
        </w:rPr>
        <w:t>monitoring levels.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w:t>
      </w:r>
      <w:r w:rsidR="005532C6">
        <w:rPr>
          <w:rFonts w:ascii="Helvetica" w:hAnsi="Helvetica"/>
          <w:sz w:val="22"/>
          <w:szCs w:val="22"/>
        </w:rPr>
        <w:t xml:space="preserve">and management </w:t>
      </w:r>
      <w:r w:rsidR="00E3695A" w:rsidRPr="00F351F1">
        <w:rPr>
          <w:rFonts w:ascii="Helvetica" w:hAnsi="Helvetica"/>
          <w:sz w:val="22"/>
          <w:szCs w:val="22"/>
        </w:rPr>
        <w:t>decisions</w:t>
      </w:r>
      <w:r w:rsidR="005355A0">
        <w:rPr>
          <w:rFonts w:ascii="Helvetica" w:hAnsi="Helvetica"/>
          <w:sz w:val="22"/>
          <w:szCs w:val="22"/>
        </w:rPr>
        <w:t>,</w:t>
      </w:r>
      <w:r w:rsidR="00E3695A" w:rsidRPr="00F351F1">
        <w:rPr>
          <w:rFonts w:ascii="Helvetica" w:hAnsi="Helvetica"/>
          <w:sz w:val="22"/>
          <w:szCs w:val="22"/>
        </w:rPr>
        <w:t xml:space="preserve">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6562F2AE" w:rsidR="00681D63" w:rsidRPr="00940663" w:rsidRDefault="00681D63" w:rsidP="00A96D69">
      <w:pPr>
        <w:ind w:firstLine="720"/>
        <w:rPr>
          <w:rFonts w:ascii="Helvetica" w:hAnsi="Helvetica"/>
          <w:sz w:val="22"/>
          <w:szCs w:val="22"/>
        </w:rPr>
      </w:pPr>
      <w:r w:rsidRPr="009A32AC">
        <w:rPr>
          <w:rFonts w:ascii="Helvetica" w:hAnsi="Helvetica"/>
          <w:sz w:val="22"/>
          <w:szCs w:val="22"/>
        </w:rPr>
        <w:t>Our model is heuristic in its evaluation of monitoring value in the presence of biological tipping points</w:t>
      </w:r>
      <w:r w:rsidR="003E5486">
        <w:rPr>
          <w:rFonts w:ascii="Helvetica" w:hAnsi="Helvetica"/>
          <w:sz w:val="22"/>
          <w:szCs w:val="22"/>
        </w:rPr>
        <w:t xml:space="preserve"> and management threshold</w:t>
      </w:r>
      <w:r w:rsidR="00097935">
        <w:rPr>
          <w:rFonts w:ascii="Helvetica" w:hAnsi="Helvetica"/>
          <w:sz w:val="22"/>
          <w:szCs w:val="22"/>
        </w:rPr>
        <w:t>s</w:t>
      </w:r>
      <w:r w:rsidRPr="009A32AC">
        <w:rPr>
          <w:rFonts w:ascii="Helvetica" w:hAnsi="Helvetica"/>
          <w:sz w:val="22"/>
          <w:szCs w:val="22"/>
        </w:rPr>
        <w:t>. However, decision makers are rarely fortunate enough to have perfect knowledge of biological thresholds until after the threshold has been crossed</w:t>
      </w:r>
      <w:r w:rsidR="00EE0FF8" w:rsidRPr="00EE0FF8">
        <w:t xml:space="preserve"> </w:t>
      </w:r>
      <w:r w:rsidR="00DF0B7F">
        <w:rPr>
          <w:rFonts w:ascii="Helvetica" w:hAnsi="Helvetica"/>
          <w:sz w:val="22"/>
          <w:szCs w:val="22"/>
        </w:rPr>
        <w:fldChar w:fldCharType="begin"/>
      </w:r>
      <w:r w:rsidR="00DF0B7F">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DF0B7F">
        <w:rPr>
          <w:rFonts w:ascii="Helvetica" w:hAnsi="Helvetica"/>
          <w:sz w:val="22"/>
          <w:szCs w:val="22"/>
        </w:rPr>
        <w:fldChar w:fldCharType="separate"/>
      </w:r>
      <w:r w:rsidR="00DF0B7F">
        <w:rPr>
          <w:rFonts w:ascii="Helvetica" w:hAnsi="Helvetica"/>
          <w:noProof/>
          <w:sz w:val="22"/>
          <w:szCs w:val="22"/>
        </w:rPr>
        <w:t>(Ludwig</w:t>
      </w:r>
      <w:r w:rsidR="00DF0B7F" w:rsidRPr="00DF0B7F">
        <w:rPr>
          <w:rFonts w:ascii="Helvetica" w:hAnsi="Helvetica"/>
          <w:i/>
          <w:noProof/>
          <w:sz w:val="22"/>
          <w:szCs w:val="22"/>
        </w:rPr>
        <w:t xml:space="preserve"> et al.</w:t>
      </w:r>
      <w:r w:rsidR="00DF0B7F">
        <w:rPr>
          <w:rFonts w:ascii="Helvetica" w:hAnsi="Helvetica"/>
          <w:noProof/>
          <w:sz w:val="22"/>
          <w:szCs w:val="22"/>
        </w:rPr>
        <w:t xml:space="preserve"> 1993)</w:t>
      </w:r>
      <w:r w:rsidR="00DF0B7F">
        <w:rPr>
          <w:rFonts w:ascii="Helvetica" w:hAnsi="Helvetica"/>
          <w:sz w:val="22"/>
          <w:szCs w:val="22"/>
        </w:rPr>
        <w:fldChar w:fldCharType="end"/>
      </w:r>
      <w:r w:rsidRPr="009A32AC">
        <w:rPr>
          <w:rFonts w:ascii="Helvetica" w:hAnsi="Helvetica"/>
          <w:sz w:val="22"/>
          <w:szCs w:val="22"/>
        </w:rPr>
        <w:t>.</w:t>
      </w:r>
      <w:r w:rsidR="00B219B9">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5516A9" w:rsidRPr="005516A9">
        <w:rPr>
          <w:rFonts w:ascii="Helvetica" w:hAnsi="Helvetica"/>
          <w:sz w:val="22"/>
          <w:szCs w:val="22"/>
        </w:rPr>
      </w:r>
      <w:r w:rsidR="005516A9" w:rsidRPr="005516A9">
        <w:rPr>
          <w:rFonts w:ascii="Helvetica" w:hAnsi="Helvetica"/>
          <w:sz w:val="22"/>
          <w:szCs w:val="22"/>
        </w:rPr>
        <w:fldChar w:fldCharType="end"/>
      </w:r>
      <w:r w:rsidR="005516A9" w:rsidRPr="005516A9">
        <w:rPr>
          <w:rFonts w:ascii="Helvetica" w:hAnsi="Helvetica"/>
          <w:sz w:val="22"/>
          <w:szCs w:val="22"/>
        </w:rPr>
      </w:r>
      <w:r w:rsidR="005516A9"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5516A9"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sidR="005355A0">
        <w:rPr>
          <w:rFonts w:ascii="Helvetica" w:hAnsi="Helvetica"/>
          <w:sz w:val="22"/>
          <w:szCs w:val="22"/>
        </w:rPr>
        <w:t>,</w:t>
      </w:r>
      <w:r w:rsidRPr="005516A9">
        <w:rPr>
          <w:rFonts w:ascii="Helvetica" w:hAnsi="Helvetica"/>
          <w:sz w:val="22"/>
          <w:szCs w:val="22"/>
        </w:rPr>
        <w:t xml:space="preserve">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We do not address process uncertainty (e.g.</w:t>
      </w:r>
      <w:r w:rsidR="00A66D61">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sidR="001F41EF">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0047766C">
        <w:rPr>
          <w:rFonts w:ascii="Helvetica" w:hAnsi="Helvetica"/>
          <w:sz w:val="22"/>
          <w:szCs w:val="22"/>
        </w:rPr>
        <w:t xml:space="preserve">When it comes to management and conservation, there </w:t>
      </w:r>
      <w:r w:rsidR="00042E40">
        <w:rPr>
          <w:rFonts w:ascii="Helvetica" w:hAnsi="Helvetica"/>
          <w:sz w:val="22"/>
          <w:szCs w:val="22"/>
        </w:rPr>
        <w:t xml:space="preserve">are </w:t>
      </w:r>
      <w:r w:rsidR="0047766C">
        <w:rPr>
          <w:rFonts w:ascii="Helvetica" w:hAnsi="Helvetica"/>
          <w:sz w:val="22"/>
          <w:szCs w:val="22"/>
        </w:rPr>
        <w:t xml:space="preserve">clear </w:t>
      </w:r>
      <w:r w:rsidR="00097935">
        <w:rPr>
          <w:rFonts w:ascii="Helvetica" w:hAnsi="Helvetica"/>
          <w:sz w:val="22"/>
          <w:szCs w:val="22"/>
        </w:rPr>
        <w:t>opportunities</w:t>
      </w:r>
      <w:r w:rsidR="00042E40">
        <w:rPr>
          <w:rFonts w:ascii="Helvetica" w:hAnsi="Helvetica"/>
          <w:sz w:val="22"/>
          <w:szCs w:val="22"/>
        </w:rPr>
        <w:t xml:space="preserve"> t</w:t>
      </w:r>
      <w:r w:rsidR="0047766C">
        <w:rPr>
          <w:rFonts w:ascii="Helvetica" w:hAnsi="Helvetica"/>
          <w:sz w:val="22"/>
          <w:szCs w:val="22"/>
        </w:rPr>
        <w:t xml:space="preserve">o better incorporate tipping points into </w:t>
      </w:r>
      <w:r w:rsidR="000D6496">
        <w:rPr>
          <w:rFonts w:ascii="Helvetica" w:hAnsi="Helvetica"/>
          <w:sz w:val="22"/>
          <w:szCs w:val="22"/>
        </w:rPr>
        <w:t xml:space="preserve">policy and management surrounding conservation and natural resource harvest </w:t>
      </w:r>
      <w:r w:rsidR="00505970">
        <w:rPr>
          <w:rFonts w:ascii="Helvetica" w:hAnsi="Helvetica" w:cs="Times New Roman"/>
          <w:iCs/>
          <w:sz w:val="22"/>
          <w:szCs w:val="22"/>
        </w:rPr>
        <w:fldChar w:fldCharType="begin"/>
      </w:r>
      <w:r w:rsidR="00505970">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sidR="00505970">
        <w:rPr>
          <w:rFonts w:ascii="Helvetica" w:hAnsi="Helvetica" w:cs="Times New Roman"/>
          <w:iCs/>
          <w:sz w:val="22"/>
          <w:szCs w:val="22"/>
        </w:rPr>
        <w:fldChar w:fldCharType="separate"/>
      </w:r>
      <w:r w:rsidR="00505970">
        <w:rPr>
          <w:rFonts w:ascii="Helvetica" w:hAnsi="Helvetica" w:cs="Times New Roman"/>
          <w:iCs/>
          <w:noProof/>
          <w:sz w:val="22"/>
          <w:szCs w:val="22"/>
        </w:rPr>
        <w:t>(Lindenmayer</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2013; Kelly</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2015)</w:t>
      </w:r>
      <w:r w:rsidR="00505970">
        <w:rPr>
          <w:rFonts w:ascii="Helvetica" w:hAnsi="Helvetica" w:cs="Times New Roman"/>
          <w:iCs/>
          <w:sz w:val="22"/>
          <w:szCs w:val="22"/>
        </w:rPr>
        <w:fldChar w:fldCharType="end"/>
      </w:r>
      <w:r w:rsidR="006C6C63">
        <w:rPr>
          <w:rFonts w:ascii="Helvetica" w:hAnsi="Helvetica"/>
          <w:sz w:val="22"/>
          <w:szCs w:val="22"/>
        </w:rPr>
        <w:t>. Better t</w:t>
      </w:r>
      <w:r w:rsidRPr="00940663">
        <w:rPr>
          <w:rFonts w:ascii="Helvetica" w:hAnsi="Helvetica"/>
          <w:sz w:val="22"/>
          <w:szCs w:val="22"/>
        </w:rPr>
        <w:t>hreshold management</w:t>
      </w:r>
      <w:r w:rsidR="006C6C63">
        <w:rPr>
          <w:rFonts w:ascii="Helvetica" w:hAnsi="Helvetica"/>
          <w:sz w:val="22"/>
          <w:szCs w:val="22"/>
        </w:rPr>
        <w:t>,</w:t>
      </w:r>
      <w:r w:rsidRPr="00940663">
        <w:rPr>
          <w:rFonts w:ascii="Helvetica" w:hAnsi="Helvetica"/>
          <w:sz w:val="22"/>
          <w:szCs w:val="22"/>
        </w:rPr>
        <w:t xml:space="preserve"> such as through the use of moderate harvest thresholds or </w:t>
      </w:r>
      <w:r w:rsidRPr="00940663">
        <w:rPr>
          <w:rFonts w:ascii="Helvetica" w:hAnsi="Helvetica"/>
          <w:sz w:val="22"/>
          <w:szCs w:val="22"/>
        </w:rPr>
        <w:lastRenderedPageBreak/>
        <w:t>precautionary buffers</w:t>
      </w:r>
      <w:r w:rsidR="00A66D61">
        <w:rPr>
          <w:rFonts w:ascii="Helvetica" w:hAnsi="Helvetica"/>
          <w:sz w:val="22"/>
          <w:szCs w:val="22"/>
        </w:rPr>
        <w:t>,</w:t>
      </w:r>
      <w:r w:rsidRPr="00940663">
        <w:rPr>
          <w:rFonts w:ascii="Helvetica" w:hAnsi="Helvetica"/>
          <w:sz w:val="22"/>
          <w:szCs w:val="22"/>
        </w:rPr>
        <w:t xml:space="preserve"> as proposed above</w:t>
      </w:r>
      <w:r w:rsidR="00A66D61">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27B8223" w14:textId="22CC9799"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w:t>
      </w:r>
      <w:r w:rsidR="00A66D61">
        <w:rPr>
          <w:rFonts w:ascii="Helvetica" w:hAnsi="Helvetica"/>
          <w:sz w:val="22"/>
          <w:szCs w:val="22"/>
        </w:rPr>
        <w:t>ing</w:t>
      </w:r>
      <w:r w:rsidR="00C6399E">
        <w:rPr>
          <w:rFonts w:ascii="Helvetica" w:hAnsi="Helvetica"/>
          <w:sz w:val="22"/>
          <w:szCs w:val="22"/>
        </w:rPr>
        <w:t xml:space="preserv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w:t>
      </w:r>
      <w:r w:rsidR="00E31CE8">
        <w:rPr>
          <w:rFonts w:ascii="Helvetica" w:hAnsi="Helvetica"/>
          <w:sz w:val="22"/>
          <w:szCs w:val="22"/>
        </w:rPr>
        <w:t xml:space="preserve">the </w:t>
      </w:r>
      <w:r w:rsidR="00A67434">
        <w:rPr>
          <w:rFonts w:ascii="Helvetica" w:hAnsi="Helvetica"/>
          <w:sz w:val="22"/>
          <w:szCs w:val="22"/>
        </w:rPr>
        <w:t xml:space="preserve">industry or </w:t>
      </w:r>
      <w:r w:rsidR="00E31CE8">
        <w:rPr>
          <w:rFonts w:ascii="Helvetica" w:hAnsi="Helvetica"/>
          <w:sz w:val="22"/>
          <w:szCs w:val="22"/>
        </w:rPr>
        <w:t xml:space="preserve">government </w:t>
      </w:r>
      <w:r w:rsidR="00A67434">
        <w:rPr>
          <w:rFonts w:ascii="Helvetica" w:hAnsi="Helvetica"/>
          <w:sz w:val="22"/>
          <w:szCs w:val="22"/>
        </w:rPr>
        <w:t xml:space="preserve">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341E3B">
        <w:rPr>
          <w:rFonts w:ascii="Helvetica" w:hAnsi="Helvetica"/>
          <w:sz w:val="22"/>
          <w:szCs w:val="22"/>
        </w:rPr>
        <w:t xml:space="preserve">may </w:t>
      </w:r>
      <w:r w:rsidR="00486C18">
        <w:rPr>
          <w:rFonts w:ascii="Helvetica" w:hAnsi="Helvetica"/>
          <w:sz w:val="22"/>
          <w:szCs w:val="22"/>
        </w:rPr>
        <w:t>only</w:t>
      </w:r>
      <w:r w:rsidR="004A52C8">
        <w:rPr>
          <w:rFonts w:ascii="Helvetica" w:hAnsi="Helvetica"/>
          <w:sz w:val="22"/>
          <w:szCs w:val="22"/>
        </w:rPr>
        <w:t xml:space="preserve"> </w:t>
      </w:r>
      <w:r w:rsidR="00341E3B">
        <w:rPr>
          <w:rFonts w:ascii="Helvetica" w:hAnsi="Helvetica"/>
          <w:sz w:val="22"/>
          <w:szCs w:val="22"/>
        </w:rPr>
        <w:t xml:space="preserve">be </w:t>
      </w:r>
      <w:commentRangeStart w:id="16"/>
      <w:r w:rsidR="004A52C8">
        <w:rPr>
          <w:rFonts w:ascii="Helvetica" w:hAnsi="Helvetica"/>
          <w:sz w:val="22"/>
          <w:szCs w:val="22"/>
        </w:rPr>
        <w:t xml:space="preserve">incentivized to pay for monitoring </w:t>
      </w:r>
      <w:r w:rsidR="00194FF6">
        <w:rPr>
          <w:rFonts w:ascii="Helvetica" w:hAnsi="Helvetica"/>
          <w:sz w:val="22"/>
          <w:szCs w:val="22"/>
        </w:rPr>
        <w:t>when the system is healthy</w:t>
      </w:r>
      <w:commentRangeEnd w:id="16"/>
      <w:r w:rsidR="00A66D61">
        <w:rPr>
          <w:rStyle w:val="CommentReference"/>
        </w:rPr>
        <w:commentReference w:id="16"/>
      </w:r>
      <w:r w:rsidR="004F2DF7">
        <w:rPr>
          <w:rFonts w:ascii="Helvetica" w:hAnsi="Helvetica"/>
          <w:sz w:val="22"/>
          <w:szCs w:val="22"/>
        </w:rPr>
        <w:t xml:space="preserve"> and producing large earnings</w:t>
      </w:r>
      <w:r w:rsidR="00194FF6">
        <w:rPr>
          <w:rFonts w:ascii="Helvetica" w:hAnsi="Helvetica"/>
          <w:sz w:val="22"/>
          <w:szCs w:val="22"/>
        </w:rPr>
        <w:t xml:space="preserve">. In contrast, </w:t>
      </w:r>
      <w:r w:rsidR="00E31CE8">
        <w:rPr>
          <w:rFonts w:ascii="Helvetica" w:hAnsi="Helvetica"/>
          <w:sz w:val="22"/>
          <w:szCs w:val="22"/>
        </w:rPr>
        <w:t xml:space="preserve">government </w:t>
      </w:r>
      <w:r w:rsidR="00194FF6">
        <w:rPr>
          <w:rFonts w:ascii="Helvetica" w:hAnsi="Helvetica"/>
          <w:sz w:val="22"/>
          <w:szCs w:val="22"/>
        </w:rPr>
        <w:t xml:space="preserve">agencies are incentivized to keep the system healthy but </w:t>
      </w:r>
      <w:r w:rsidR="00E31CE8">
        <w:rPr>
          <w:rFonts w:ascii="Helvetica" w:hAnsi="Helvetica"/>
          <w:sz w:val="22"/>
          <w:szCs w:val="22"/>
        </w:rPr>
        <w:t xml:space="preserve">to </w:t>
      </w:r>
      <w:r w:rsidR="00194FF6">
        <w:rPr>
          <w:rFonts w:ascii="Helvetica" w:hAnsi="Helvetica"/>
          <w:sz w:val="22"/>
          <w:szCs w:val="22"/>
        </w:rPr>
        <w:t xml:space="preserve">minimize costs to taxpayers. This difference in </w:t>
      </w:r>
      <w:r w:rsidR="00374F31">
        <w:rPr>
          <w:rFonts w:ascii="Helvetica" w:hAnsi="Helvetica"/>
          <w:sz w:val="22"/>
          <w:szCs w:val="22"/>
        </w:rPr>
        <w:t>incentives</w:t>
      </w:r>
      <w:r w:rsidR="00194FF6">
        <w:rPr>
          <w:rFonts w:ascii="Helvetica" w:hAnsi="Helvetica"/>
          <w:sz w:val="22"/>
          <w:szCs w:val="22"/>
        </w:rPr>
        <w:t xml:space="preserve"> is risky because agencies often have limited resources to provide high precision monitoring, while </w:t>
      </w:r>
      <w:r w:rsidR="00CE20E8">
        <w:rPr>
          <w:rFonts w:ascii="Helvetica" w:hAnsi="Helvetica"/>
          <w:sz w:val="22"/>
          <w:szCs w:val="22"/>
        </w:rPr>
        <w:t xml:space="preserve">the </w:t>
      </w:r>
      <w:r w:rsidR="00194FF6">
        <w:rPr>
          <w:rFonts w:ascii="Helvetica" w:hAnsi="Helvetica"/>
          <w:sz w:val="22"/>
          <w:szCs w:val="22"/>
        </w:rPr>
        <w:t xml:space="preserve">industry is </w:t>
      </w:r>
      <w:r w:rsidR="00CE20E8">
        <w:rPr>
          <w:rFonts w:ascii="Helvetica" w:hAnsi="Helvetica"/>
          <w:sz w:val="22"/>
          <w:szCs w:val="22"/>
        </w:rPr>
        <w:t xml:space="preserve">often </w:t>
      </w:r>
      <w:r w:rsidR="00163E3E">
        <w:rPr>
          <w:rFonts w:ascii="Helvetica" w:hAnsi="Helvetica"/>
          <w:sz w:val="22"/>
          <w:szCs w:val="22"/>
        </w:rPr>
        <w:t xml:space="preserve">incentivized to harvest as many resources as possible at the lowest cost. </w:t>
      </w:r>
    </w:p>
    <w:p w14:paraId="3ECB8036" w14:textId="70B721DB"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 xml:space="preserve">in placing the burden of monitoring costs on </w:t>
      </w:r>
      <w:r w:rsidR="00141577">
        <w:rPr>
          <w:rFonts w:ascii="Helvetica" w:hAnsi="Helvetica"/>
          <w:sz w:val="22"/>
          <w:szCs w:val="22"/>
        </w:rPr>
        <w:t xml:space="preserve">the </w:t>
      </w:r>
      <w:r w:rsidR="007B24BD">
        <w:rPr>
          <w:rFonts w:ascii="Helvetica" w:hAnsi="Helvetica"/>
          <w:sz w:val="22"/>
          <w:szCs w:val="22"/>
        </w:rPr>
        <w:t>industry</w:t>
      </w:r>
      <w:r w:rsidR="00141577">
        <w:rPr>
          <w:rFonts w:ascii="Helvetica" w:hAnsi="Helvetica"/>
          <w:sz w:val="22"/>
          <w:szCs w:val="22"/>
        </w:rPr>
        <w:t xml:space="preserve"> versus the government</w:t>
      </w:r>
      <w:r w:rsidR="007B24BD">
        <w:rPr>
          <w:rFonts w:ascii="Helvetica" w:hAnsi="Helvetica"/>
          <w:sz w:val="22"/>
          <w:szCs w:val="22"/>
        </w:rPr>
        <w:t>.</w:t>
      </w:r>
      <w:r w:rsidR="004367AD">
        <w:rPr>
          <w:rFonts w:ascii="Helvetica" w:hAnsi="Helvetica"/>
          <w:sz w:val="22"/>
          <w:szCs w:val="22"/>
        </w:rPr>
        <w:t xml:space="preserve"> For example</w:t>
      </w:r>
      <w:r w:rsidR="00A66D61">
        <w:rPr>
          <w:rFonts w:ascii="Helvetica" w:hAnsi="Helvetica"/>
          <w:sz w:val="22"/>
          <w:szCs w:val="22"/>
        </w:rPr>
        <w:t>,</w:t>
      </w:r>
      <w:r w:rsidR="004367AD">
        <w:rPr>
          <w:rFonts w:ascii="Helvetica" w:hAnsi="Helvetica"/>
          <w:sz w:val="22"/>
          <w:szCs w:val="22"/>
        </w:rPr>
        <w:t xml:space="preserve"> in Canada and Australia</w:t>
      </w:r>
      <w:r w:rsidR="00B11514">
        <w:rPr>
          <w:rFonts w:ascii="Helvetica" w:hAnsi="Helvetica"/>
          <w:sz w:val="22"/>
          <w:szCs w:val="22"/>
        </w:rPr>
        <w:t>,</w:t>
      </w:r>
      <w:r w:rsidR="004367AD">
        <w:rPr>
          <w:rFonts w:ascii="Helvetica" w:hAnsi="Helvetica"/>
          <w:sz w:val="22"/>
          <w:szCs w:val="22"/>
        </w:rPr>
        <w:t xml:space="preserve"> industry is primarily fiscally responsible for monitoring costs</w:t>
      </w:r>
      <w:r w:rsidR="00A66D61">
        <w:rPr>
          <w:rFonts w:ascii="Helvetica" w:hAnsi="Helvetica"/>
          <w:sz w:val="22"/>
          <w:szCs w:val="22"/>
        </w:rPr>
        <w:t>,</w:t>
      </w:r>
      <w:r w:rsidR="004367AD">
        <w:rPr>
          <w:rFonts w:ascii="Helvetica" w:hAnsi="Helvetica"/>
          <w:sz w:val="22"/>
          <w:szCs w:val="22"/>
        </w:rPr>
        <w:t xml:space="preserve"> with the philosophy that the burden of proof for sustainability is on the stakeholder interested in </w:t>
      </w:r>
      <w:r w:rsidR="00B33555">
        <w:rPr>
          <w:rFonts w:ascii="Helvetica" w:hAnsi="Helvetica"/>
          <w:sz w:val="22"/>
          <w:szCs w:val="22"/>
        </w:rPr>
        <w:t>harvesting the system</w:t>
      </w:r>
      <w:r w:rsidR="00A66D61">
        <w:rPr>
          <w:rFonts w:ascii="Helvetica" w:hAnsi="Helvetica"/>
          <w:sz w:val="22"/>
          <w:szCs w:val="22"/>
        </w:rPr>
        <w:t xml:space="preserve"> </w:t>
      </w:r>
      <w:r w:rsidR="00EC6178">
        <w:rPr>
          <w:rFonts w:ascii="Helvetica" w:hAnsi="Helvetica"/>
          <w:sz w:val="22"/>
          <w:szCs w:val="22"/>
        </w:rPr>
        <w:fldChar w:fldCharType="begin"/>
      </w:r>
      <w:r w:rsidR="00EC6178">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EC6178">
        <w:rPr>
          <w:rFonts w:ascii="Helvetica" w:hAnsi="Helvetica"/>
          <w:sz w:val="22"/>
          <w:szCs w:val="22"/>
        </w:rPr>
        <w:fldChar w:fldCharType="separate"/>
      </w:r>
      <w:r w:rsidR="00EC6178">
        <w:rPr>
          <w:rFonts w:ascii="Helvetica" w:hAnsi="Helvetica"/>
          <w:noProof/>
          <w:sz w:val="22"/>
          <w:szCs w:val="22"/>
        </w:rPr>
        <w:t>(Schrank</w:t>
      </w:r>
      <w:r w:rsidR="00EC6178" w:rsidRPr="00EC6178">
        <w:rPr>
          <w:rFonts w:ascii="Helvetica" w:hAnsi="Helvetica"/>
          <w:i/>
          <w:noProof/>
          <w:sz w:val="22"/>
          <w:szCs w:val="22"/>
        </w:rPr>
        <w:t xml:space="preserve"> et al.</w:t>
      </w:r>
      <w:r w:rsidR="00EC6178">
        <w:rPr>
          <w:rFonts w:ascii="Helvetica" w:hAnsi="Helvetica"/>
          <w:noProof/>
          <w:sz w:val="22"/>
          <w:szCs w:val="22"/>
        </w:rPr>
        <w:t xml:space="preserve"> 2003)</w:t>
      </w:r>
      <w:r w:rsidR="00EC6178">
        <w:rPr>
          <w:rFonts w:ascii="Helvetica" w:hAnsi="Helvetica"/>
          <w:sz w:val="22"/>
          <w:szCs w:val="22"/>
        </w:rPr>
        <w:fldChar w:fldCharType="end"/>
      </w:r>
      <w:r w:rsidR="00776C33">
        <w:rPr>
          <w:rFonts w:ascii="Helvetica" w:hAnsi="Helvetica"/>
          <w:sz w:val="22"/>
          <w:szCs w:val="22"/>
        </w:rPr>
        <w:t>.</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of spring herring spawns is primarily funded by the fishing industry. However</w:t>
      </w:r>
      <w:r w:rsidR="00A66D61">
        <w:rPr>
          <w:rFonts w:ascii="Helvetica" w:hAnsi="Helvetica"/>
          <w:sz w:val="22"/>
          <w:szCs w:val="22"/>
        </w:rPr>
        <w:t>,</w:t>
      </w:r>
      <w:r w:rsidR="005760C4">
        <w:rPr>
          <w:rFonts w:ascii="Helvetica" w:hAnsi="Helvetica"/>
          <w:sz w:val="22"/>
          <w:szCs w:val="22"/>
        </w:rPr>
        <w:t xml:space="preserve"> the fishery crossed a management threshold over a decade ago and has not fully recovered</w:t>
      </w:r>
      <w:r w:rsidR="00A66D61">
        <w:rPr>
          <w:rFonts w:ascii="Helvetica" w:hAnsi="Helvetica"/>
          <w:sz w:val="22"/>
          <w:szCs w:val="22"/>
        </w:rPr>
        <w:t xml:space="preserve"> </w:t>
      </w:r>
      <w:r w:rsidR="009A734C">
        <w:rPr>
          <w:rFonts w:ascii="Helvetica" w:hAnsi="Helvetica"/>
          <w:sz w:val="22"/>
          <w:szCs w:val="22"/>
        </w:rPr>
        <w:fldChar w:fldCharType="begin"/>
      </w:r>
      <w:r w:rsidR="009A734C">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009A734C">
        <w:rPr>
          <w:rFonts w:ascii="Helvetica" w:hAnsi="Helvetica"/>
          <w:sz w:val="22"/>
          <w:szCs w:val="22"/>
        </w:rPr>
        <w:fldChar w:fldCharType="separate"/>
      </w:r>
      <w:r w:rsidR="009A734C">
        <w:rPr>
          <w:rFonts w:ascii="Helvetica" w:hAnsi="Helvetica"/>
          <w:noProof/>
          <w:sz w:val="22"/>
          <w:szCs w:val="22"/>
        </w:rPr>
        <w:t>(Cleary 2014)</w:t>
      </w:r>
      <w:r w:rsidR="009A734C">
        <w:rPr>
          <w:rFonts w:ascii="Helvetica" w:hAnsi="Helvetica"/>
          <w:sz w:val="22"/>
          <w:szCs w:val="22"/>
        </w:rPr>
        <w:fldChar w:fldCharType="end"/>
      </w:r>
      <w:r w:rsidR="005760C4">
        <w:rPr>
          <w:rFonts w:ascii="Helvetica" w:hAnsi="Helvetica"/>
          <w:sz w:val="22"/>
          <w:szCs w:val="22"/>
        </w:rPr>
        <w:t xml:space="preserve">.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w:t>
      </w:r>
      <w:r w:rsidR="00A66D61">
        <w:rPr>
          <w:rFonts w:ascii="Helvetica" w:hAnsi="Helvetica"/>
          <w:sz w:val="22"/>
          <w:szCs w:val="22"/>
        </w:rPr>
        <w:t xml:space="preserve">to </w:t>
      </w:r>
      <w:r w:rsidR="008D3A1D">
        <w:rPr>
          <w:rFonts w:ascii="Helvetica" w:hAnsi="Helvetica"/>
          <w:sz w:val="22"/>
          <w:szCs w:val="22"/>
        </w:rPr>
        <w:t xml:space="preserve">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286797">
        <w:rPr>
          <w:rFonts w:ascii="Helvetica" w:hAnsi="Helvetica"/>
          <w:sz w:val="22"/>
          <w:szCs w:val="22"/>
        </w:rPr>
        <w:t>,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p>
    <w:p w14:paraId="3AFA1E91" w14:textId="1E3D4D2A" w:rsidR="0021032B"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biological </w:t>
      </w:r>
      <w:r w:rsidR="00097935">
        <w:rPr>
          <w:rFonts w:ascii="Helvetica" w:hAnsi="Helvetica" w:cs="Helvetica Neue"/>
          <w:sz w:val="22"/>
          <w:szCs w:val="22"/>
        </w:rPr>
        <w:t xml:space="preserve">tipping point or management </w:t>
      </w:r>
      <w:r w:rsidR="00A429D5" w:rsidRPr="00940663">
        <w:rPr>
          <w:rFonts w:ascii="Helvetica" w:hAnsi="Helvetica" w:cs="Helvetica Neue"/>
          <w:sz w:val="22"/>
          <w:szCs w:val="22"/>
        </w:rPr>
        <w:t xml:space="preserve">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as low-</w:t>
      </w:r>
      <w:r w:rsidR="00981D2A" w:rsidRPr="00940663">
        <w:rPr>
          <w:rFonts w:ascii="Helvetica" w:hAnsi="Helvetica" w:cs="Helvetica Neue"/>
          <w:sz w:val="22"/>
          <w:szCs w:val="22"/>
        </w:rPr>
        <w:lastRenderedPageBreak/>
        <w:t xml:space="preserve">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have 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 </w:t>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4BCF8E8A" w14:textId="717684AC" w:rsidR="008C5453" w:rsidRPr="00940663" w:rsidRDefault="00F20C88" w:rsidP="0023021B">
      <w:pPr>
        <w:widowControl w:val="0"/>
        <w:autoSpaceDE w:val="0"/>
        <w:autoSpaceDN w:val="0"/>
        <w:adjustRightInd w:val="0"/>
        <w:ind w:firstLine="360"/>
        <w:rPr>
          <w:rFonts w:ascii="Helvetica" w:hAnsi="Helvetica"/>
          <w:sz w:val="22"/>
          <w:szCs w:val="22"/>
        </w:rPr>
      </w:pPr>
      <w:r>
        <w:rPr>
          <w:rFonts w:ascii="Helvetica" w:hAnsi="Helvetica"/>
          <w:sz w:val="22"/>
          <w:szCs w:val="22"/>
        </w:rPr>
        <w:t>Management reforms can also influence the incentives the industry faces to support and pay for costly monitoring.</w:t>
      </w:r>
      <w:r w:rsidR="00E035E7">
        <w:rPr>
          <w:rFonts w:ascii="Helvetica" w:hAnsi="Helvetica"/>
          <w:sz w:val="22"/>
          <w:szCs w:val="22"/>
        </w:rPr>
        <w:t xml:space="preserve"> Open-access or limited entry fisheries</w:t>
      </w:r>
      <w:r w:rsidR="00F70FC7">
        <w:rPr>
          <w:rFonts w:ascii="Helvetica" w:hAnsi="Helvetica"/>
          <w:sz w:val="22"/>
          <w:szCs w:val="22"/>
        </w:rPr>
        <w:t xml:space="preserve"> characterized by “race-to-fish” conditions generate small, or even negative, profits for the fishing industry. </w:t>
      </w:r>
      <w:r w:rsidR="006F68B0">
        <w:rPr>
          <w:rFonts w:ascii="Helvetica" w:hAnsi="Helvetica"/>
          <w:sz w:val="22"/>
          <w:szCs w:val="22"/>
        </w:rPr>
        <w:t xml:space="preserve">If expected profits with and without better information are essentially zero because of inefficient management, then the value of information will be extremely small. </w:t>
      </w:r>
      <w:r w:rsidR="00BD4EEC">
        <w:rPr>
          <w:rFonts w:ascii="Helvetica" w:hAnsi="Helvetica"/>
          <w:sz w:val="22"/>
          <w:szCs w:val="22"/>
        </w:rPr>
        <w:t xml:space="preserve">Thus, there is little incentive </w:t>
      </w:r>
      <w:r w:rsidR="006F68B0">
        <w:rPr>
          <w:rFonts w:ascii="Helvetica" w:hAnsi="Helvetica"/>
          <w:sz w:val="22"/>
          <w:szCs w:val="22"/>
        </w:rPr>
        <w:t>to support greater monitoring when</w:t>
      </w:r>
      <w:r w:rsidR="00BD4EEC">
        <w:rPr>
          <w:rFonts w:ascii="Helvetica" w:hAnsi="Helvetica"/>
          <w:sz w:val="22"/>
          <w:szCs w:val="22"/>
        </w:rPr>
        <w:t xml:space="preserve"> the </w:t>
      </w:r>
      <w:r w:rsidR="006F68B0">
        <w:rPr>
          <w:rFonts w:ascii="Helvetica" w:hAnsi="Helvetica"/>
          <w:sz w:val="22"/>
          <w:szCs w:val="22"/>
        </w:rPr>
        <w:t xml:space="preserve">potential </w:t>
      </w:r>
      <w:r w:rsidR="00BD4EEC">
        <w:rPr>
          <w:rFonts w:ascii="Helvetica" w:hAnsi="Helvetica"/>
          <w:sz w:val="22"/>
          <w:szCs w:val="22"/>
        </w:rPr>
        <w:t xml:space="preserve">profit gains are small. Furthermore, if </w:t>
      </w:r>
      <w:r w:rsidR="00F70FC7">
        <w:rPr>
          <w:rFonts w:ascii="Helvetica" w:hAnsi="Helvetica"/>
          <w:sz w:val="22"/>
          <w:szCs w:val="22"/>
        </w:rPr>
        <w:t>members of the fishing industry are not guaranteed to profit from better monitoring and information, the industry has little incentive to fund costly monitoring efforts. As an extreme example, t</w:t>
      </w:r>
      <w:r w:rsidR="008C5453">
        <w:rPr>
          <w:rFonts w:ascii="Helvetica" w:hAnsi="Helvetica"/>
          <w:sz w:val="22"/>
          <w:szCs w:val="22"/>
        </w:rPr>
        <w:t>he value of inf</w:t>
      </w:r>
      <w:r w:rsidR="00F70FC7">
        <w:rPr>
          <w:rFonts w:ascii="Helvetica" w:hAnsi="Helvetica"/>
          <w:sz w:val="22"/>
          <w:szCs w:val="22"/>
        </w:rPr>
        <w:t>ormation in a truly</w:t>
      </w:r>
      <w:r w:rsidR="008C5453">
        <w:rPr>
          <w:rFonts w:ascii="Helvetica" w:hAnsi="Helvetica"/>
          <w:sz w:val="22"/>
          <w:szCs w:val="22"/>
        </w:rPr>
        <w:t xml:space="preserve"> open-access fishery is always zero since any profits generated by better information will be eliminated </w:t>
      </w:r>
      <w:r w:rsidR="00F70FC7">
        <w:rPr>
          <w:rFonts w:ascii="Helvetica" w:hAnsi="Helvetica"/>
          <w:sz w:val="22"/>
          <w:szCs w:val="22"/>
        </w:rPr>
        <w:t>by</w:t>
      </w:r>
      <w:r w:rsidR="008C5453">
        <w:rPr>
          <w:rFonts w:ascii="Helvetica" w:hAnsi="Helvetica"/>
          <w:sz w:val="22"/>
          <w:szCs w:val="22"/>
        </w:rPr>
        <w:t xml:space="preserve"> additional entry and effort.</w:t>
      </w:r>
      <w:r w:rsidR="00F70FC7">
        <w:rPr>
          <w:rFonts w:ascii="Helvetica" w:hAnsi="Helvetica"/>
          <w:sz w:val="22"/>
          <w:szCs w:val="22"/>
        </w:rPr>
        <w:t xml:space="preserve"> Conversely, forms of fisheries management that generate economic profits for the fishing industry </w:t>
      </w:r>
      <w:r w:rsidR="00BD4EEC">
        <w:rPr>
          <w:rFonts w:ascii="Helvetica" w:hAnsi="Helvetica"/>
          <w:sz w:val="22"/>
          <w:szCs w:val="22"/>
        </w:rPr>
        <w:t xml:space="preserve">(such as strict entry or effort limits) and guarantee that current members of the industry will financially benefit if profits increase (such as under catch share or </w:t>
      </w:r>
      <w:r w:rsidR="00B07933">
        <w:rPr>
          <w:rFonts w:ascii="Helvetica" w:hAnsi="Helvetica"/>
          <w:sz w:val="22"/>
          <w:szCs w:val="22"/>
        </w:rPr>
        <w:t>territorial use rights for fishing</w:t>
      </w:r>
      <w:r w:rsidR="00BD4EEC">
        <w:rPr>
          <w:rFonts w:ascii="Helvetica" w:hAnsi="Helvetica"/>
          <w:sz w:val="22"/>
          <w:szCs w:val="22"/>
        </w:rPr>
        <w:t xml:space="preserve"> systems) incentivize the fishing industry to subsidize monitoring efforts. For example, Griffith </w:t>
      </w:r>
      <w:r w:rsidR="00EC6178">
        <w:rPr>
          <w:rFonts w:ascii="Helvetica" w:hAnsi="Helvetica"/>
          <w:sz w:val="22"/>
          <w:szCs w:val="22"/>
        </w:rPr>
        <w:fldChar w:fldCharType="begin"/>
      </w:r>
      <w:r w:rsidR="00EC6178">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sidR="00EC6178">
        <w:rPr>
          <w:rFonts w:ascii="Helvetica" w:hAnsi="Helvetica"/>
          <w:sz w:val="22"/>
          <w:szCs w:val="22"/>
        </w:rPr>
        <w:fldChar w:fldCharType="separate"/>
      </w:r>
      <w:r w:rsidR="00EC6178">
        <w:rPr>
          <w:rFonts w:ascii="Helvetica" w:hAnsi="Helvetica"/>
          <w:noProof/>
          <w:sz w:val="22"/>
          <w:szCs w:val="22"/>
        </w:rPr>
        <w:t>(2008)</w:t>
      </w:r>
      <w:r w:rsidR="00EC6178">
        <w:rPr>
          <w:rFonts w:ascii="Helvetica" w:hAnsi="Helvetica"/>
          <w:sz w:val="22"/>
          <w:szCs w:val="22"/>
        </w:rPr>
        <w:fldChar w:fldCharType="end"/>
      </w:r>
      <w:r w:rsidR="002244CB" w:rsidRPr="002244CB">
        <w:rPr>
          <w:rFonts w:ascii="Helvetica" w:hAnsi="Helvetica"/>
          <w:sz w:val="22"/>
          <w:szCs w:val="22"/>
        </w:rPr>
        <w:t xml:space="preserve"> </w:t>
      </w:r>
      <w:r w:rsidR="00BD4EEC">
        <w:rPr>
          <w:rFonts w:ascii="Helvetica" w:hAnsi="Helvetica"/>
          <w:sz w:val="22"/>
          <w:szCs w:val="22"/>
        </w:rPr>
        <w:t xml:space="preserve">argues that the introduction of </w:t>
      </w:r>
      <w:r w:rsidR="00967F09">
        <w:rPr>
          <w:rFonts w:ascii="Helvetica" w:hAnsi="Helvetica"/>
          <w:sz w:val="22"/>
          <w:szCs w:val="22"/>
        </w:rPr>
        <w:t>Individual Fishing Quotas (</w:t>
      </w:r>
      <w:r w:rsidR="00BD4EEC">
        <w:rPr>
          <w:rFonts w:ascii="Helvetica" w:hAnsi="Helvetica"/>
          <w:sz w:val="22"/>
          <w:szCs w:val="22"/>
        </w:rPr>
        <w:t>IFQs</w:t>
      </w:r>
      <w:r w:rsidR="00967F09">
        <w:rPr>
          <w:rFonts w:ascii="Helvetica" w:hAnsi="Helvetica"/>
          <w:sz w:val="22"/>
          <w:szCs w:val="22"/>
        </w:rPr>
        <w:t>)</w:t>
      </w:r>
      <w:r w:rsidR="00BD4EEC">
        <w:rPr>
          <w:rFonts w:ascii="Helvetica" w:hAnsi="Helvetica"/>
          <w:sz w:val="22"/>
          <w:szCs w:val="22"/>
        </w:rPr>
        <w:t xml:space="preserve"> in several fisheries has </w:t>
      </w:r>
      <w:r w:rsidR="0018711C">
        <w:rPr>
          <w:rFonts w:ascii="Helvetica" w:hAnsi="Helvetica"/>
          <w:sz w:val="22"/>
          <w:szCs w:val="22"/>
        </w:rPr>
        <w:t xml:space="preserve">changed incentives to such a degree that </w:t>
      </w:r>
      <w:r w:rsidR="00BD4EEC">
        <w:rPr>
          <w:rFonts w:ascii="Helvetica" w:hAnsi="Helvetica"/>
          <w:sz w:val="22"/>
          <w:szCs w:val="22"/>
        </w:rPr>
        <w:t xml:space="preserve">the fishing industry </w:t>
      </w:r>
      <w:r w:rsidR="0018711C">
        <w:rPr>
          <w:rFonts w:ascii="Helvetica" w:hAnsi="Helvetica"/>
          <w:sz w:val="22"/>
          <w:szCs w:val="22"/>
        </w:rPr>
        <w:t xml:space="preserve">is now willing to </w:t>
      </w:r>
      <w:r w:rsidR="00BD4EEC">
        <w:rPr>
          <w:rFonts w:ascii="Helvetica" w:hAnsi="Helvetica"/>
          <w:sz w:val="22"/>
          <w:szCs w:val="22"/>
        </w:rPr>
        <w:t xml:space="preserve">finance greater research and monitoring efforts. Examples include </w:t>
      </w:r>
      <w:r w:rsidR="0018711C">
        <w:rPr>
          <w:rFonts w:ascii="Helvetica" w:hAnsi="Helvetica"/>
          <w:sz w:val="22"/>
          <w:szCs w:val="22"/>
        </w:rPr>
        <w:t xml:space="preserve">the </w:t>
      </w:r>
      <w:r w:rsidR="0018711C" w:rsidRPr="0018711C">
        <w:rPr>
          <w:rFonts w:ascii="Helvetica" w:hAnsi="Helvetica"/>
          <w:sz w:val="22"/>
          <w:szCs w:val="22"/>
        </w:rPr>
        <w:t>New Zealand southern</w:t>
      </w:r>
      <w:r w:rsidR="0023021B">
        <w:rPr>
          <w:rFonts w:ascii="Helvetica" w:hAnsi="Helvetica"/>
          <w:sz w:val="22"/>
          <w:szCs w:val="22"/>
        </w:rPr>
        <w:t xml:space="preserve"> </w:t>
      </w:r>
      <w:r w:rsidR="0018711C" w:rsidRPr="0018711C">
        <w:rPr>
          <w:rFonts w:ascii="Helvetica" w:hAnsi="Helvetica"/>
          <w:sz w:val="22"/>
          <w:szCs w:val="22"/>
        </w:rPr>
        <w:t>scallop and oyster fisher</w:t>
      </w:r>
      <w:r w:rsidR="0018711C">
        <w:rPr>
          <w:rFonts w:ascii="Helvetica" w:hAnsi="Helvetica"/>
          <w:sz w:val="22"/>
          <w:szCs w:val="22"/>
        </w:rPr>
        <w:t xml:space="preserve">y, which self-funds its own research and monitoring vessel; the </w:t>
      </w:r>
      <w:proofErr w:type="spellStart"/>
      <w:r w:rsidR="0018711C">
        <w:rPr>
          <w:rFonts w:ascii="Helvetica" w:hAnsi="Helvetica"/>
          <w:sz w:val="22"/>
          <w:szCs w:val="22"/>
        </w:rPr>
        <w:t>surfclam</w:t>
      </w:r>
      <w:proofErr w:type="spellEnd"/>
      <w:r w:rsidR="0018711C">
        <w:rPr>
          <w:rFonts w:ascii="Helvetica" w:hAnsi="Helvetica"/>
          <w:sz w:val="22"/>
          <w:szCs w:val="22"/>
        </w:rPr>
        <w:t xml:space="preserve"> fishery on the US East Coast which funds its own research; and the British Columbia </w:t>
      </w:r>
      <w:proofErr w:type="spellStart"/>
      <w:r w:rsidR="0018711C">
        <w:rPr>
          <w:rFonts w:ascii="Helvetica" w:hAnsi="Helvetica"/>
          <w:sz w:val="22"/>
          <w:szCs w:val="22"/>
        </w:rPr>
        <w:t>groundfish</w:t>
      </w:r>
      <w:proofErr w:type="spellEnd"/>
      <w:r w:rsidR="0018711C">
        <w:rPr>
          <w:rFonts w:ascii="Helvetica" w:hAnsi="Helvetica"/>
          <w:sz w:val="22"/>
          <w:szCs w:val="22"/>
        </w:rPr>
        <w:t xml:space="preserve"> IFQ</w:t>
      </w:r>
      <w:r w:rsidR="00D05382">
        <w:rPr>
          <w:rFonts w:ascii="Helvetica" w:hAnsi="Helvetica"/>
          <w:sz w:val="22"/>
          <w:szCs w:val="22"/>
        </w:rPr>
        <w:t>,</w:t>
      </w:r>
      <w:r w:rsidR="0018711C">
        <w:rPr>
          <w:rFonts w:ascii="Helvetica" w:hAnsi="Helvetica"/>
          <w:sz w:val="22"/>
          <w:szCs w:val="22"/>
        </w:rPr>
        <w:t xml:space="preserve"> which uses industry provided funds to conduct at-sea and dockside monitoring. </w:t>
      </w:r>
    </w:p>
    <w:p w14:paraId="30E8B214" w14:textId="11E525FF"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w:t>
      </w:r>
      <w:r w:rsidR="00A66D61">
        <w:rPr>
          <w:rFonts w:ascii="Helvetica" w:hAnsi="Helvetica" w:cs="Helvetica Neue"/>
          <w:sz w:val="22"/>
          <w:szCs w:val="22"/>
        </w:rPr>
        <w:t>,</w:t>
      </w:r>
      <w:r w:rsidRPr="00E3695A">
        <w:rPr>
          <w:rFonts w:ascii="Helvetica" w:hAnsi="Helvetica" w:cs="Helvetica Neue"/>
          <w:sz w:val="22"/>
          <w:szCs w:val="22"/>
        </w:rPr>
        <w:t xml:space="preserve"> we don’t always know where tipping points are), 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737FB59" w14:textId="49B25D26"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001F722D" w14:textId="2F485BA5"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Monitoring Investment in the real world rarely matches where our model predicts high value</w:t>
      </w:r>
      <w:r w:rsidR="00E62B10">
        <w:rPr>
          <w:rFonts w:ascii="Helvetica" w:hAnsi="Helvetica"/>
          <w:sz w:val="22"/>
          <w:szCs w:val="22"/>
        </w:rPr>
        <w:t xml:space="preserve">. </w:t>
      </w:r>
    </w:p>
    <w:p w14:paraId="73B24A5C" w14:textId="517B86FC" w:rsidR="000910A9" w:rsidRPr="000910A9" w:rsidRDefault="000910A9" w:rsidP="000910A9">
      <w:pPr>
        <w:pStyle w:val="ListParagraph"/>
        <w:numPr>
          <w:ilvl w:val="2"/>
          <w:numId w:val="1"/>
        </w:numPr>
        <w:rPr>
          <w:rFonts w:ascii="Helvetica" w:hAnsi="Helvetica"/>
          <w:sz w:val="22"/>
          <w:szCs w:val="22"/>
        </w:rPr>
      </w:pPr>
      <w:r>
        <w:rPr>
          <w:rFonts w:ascii="Helvetica" w:hAnsi="Helvetica"/>
          <w:sz w:val="22"/>
          <w:szCs w:val="22"/>
        </w:rPr>
        <w:t>Making sure we cross that chasm of assumption to reality will be important.</w:t>
      </w:r>
    </w:p>
    <w:p w14:paraId="516BEB42" w14:textId="77777777" w:rsidR="00423CCA" w:rsidRDefault="00423CCA" w:rsidP="000910A9">
      <w:pPr>
        <w:pStyle w:val="ListParagraph"/>
        <w:numPr>
          <w:ilvl w:val="3"/>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12B0D069" w14:textId="5FAFE09C" w:rsidR="000910A9" w:rsidRPr="00CC59DD" w:rsidRDefault="000910A9" w:rsidP="000910A9">
      <w:pPr>
        <w:pStyle w:val="ListParagraph"/>
        <w:numPr>
          <w:ilvl w:val="3"/>
          <w:numId w:val="1"/>
        </w:numPr>
        <w:rPr>
          <w:rFonts w:ascii="Helvetica" w:hAnsi="Helvetica"/>
          <w:sz w:val="22"/>
          <w:szCs w:val="22"/>
        </w:rPr>
      </w:pPr>
      <w:r>
        <w:rPr>
          <w:rFonts w:ascii="Helvetica" w:hAnsi="Helvetica"/>
          <w:sz w:val="22"/>
          <w:szCs w:val="22"/>
        </w:rPr>
        <w:t xml:space="preserve">The population production function </w:t>
      </w:r>
      <w:proofErr w:type="gramStart"/>
      <w:r>
        <w:rPr>
          <w:rFonts w:ascii="Helvetica" w:hAnsi="Helvetica"/>
          <w:sz w:val="22"/>
          <w:szCs w:val="22"/>
        </w:rPr>
        <w:t>was assumed to be known</w:t>
      </w:r>
      <w:proofErr w:type="gramEnd"/>
      <w:r>
        <w:rPr>
          <w:rFonts w:ascii="Helvetica" w:hAnsi="Helvetica"/>
          <w:sz w:val="22"/>
          <w:szCs w:val="22"/>
        </w:rPr>
        <w:t xml:space="preserve"> perfectly but the population size in any year was not. </w:t>
      </w:r>
    </w:p>
    <w:p w14:paraId="342D24B0"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17"/>
      <w:r w:rsidRPr="00CC59DD">
        <w:rPr>
          <w:rFonts w:ascii="Helvetica" w:hAnsi="Helvetica"/>
          <w:sz w:val="22"/>
          <w:szCs w:val="22"/>
        </w:rPr>
        <w:t>monitoring</w:t>
      </w:r>
      <w:commentRangeEnd w:id="17"/>
      <w:r w:rsidRPr="00CC59DD">
        <w:rPr>
          <w:rStyle w:val="CommentReference"/>
          <w:sz w:val="22"/>
          <w:szCs w:val="22"/>
        </w:rPr>
        <w:commentReference w:id="17"/>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3ABBD8A4" w14:textId="4BB0C49E" w:rsidR="00542E2F" w:rsidRPr="00CC59DD" w:rsidRDefault="00542E2F"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(Hauser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(Drechsler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(Smith</w:t>
      </w:r>
      <w:r w:rsidRPr="00CC59DD">
        <w:rPr>
          <w:rFonts w:ascii="Helvetica" w:hAnsi="Helvetica"/>
          <w:i/>
          <w:noProof/>
          <w:sz w:val="22"/>
          <w:szCs w:val="22"/>
        </w:rPr>
        <w:t xml:space="preserve"> et al.</w:t>
      </w:r>
      <w:r w:rsidRPr="00CC59DD">
        <w:rPr>
          <w:rFonts w:ascii="Helvetica" w:hAnsi="Helvetica"/>
          <w:noProof/>
          <w:sz w:val="22"/>
          <w:szCs w:val="22"/>
        </w:rPr>
        <w:t xml:space="preserve"> 2014)</w:t>
      </w:r>
      <w:r w:rsidRPr="00CC59DD">
        <w:rPr>
          <w:rFonts w:ascii="Helvetica" w:hAnsi="Helvetica"/>
          <w:sz w:val="22"/>
          <w:szCs w:val="22"/>
        </w:rPr>
        <w:fldChar w:fldCharType="end"/>
      </w:r>
      <w:r w:rsidR="00771990" w:rsidRPr="00771990">
        <w:t xml:space="preserve"> </w:t>
      </w:r>
      <w:r w:rsidR="00CF6D35">
        <w:rPr>
          <w:rFonts w:ascii="Helvetica" w:hAnsi="Helvetica"/>
          <w:sz w:val="22"/>
          <w:szCs w:val="22"/>
        </w:rPr>
        <w:fldChar w:fldCharType="begin"/>
      </w:r>
      <w:r w:rsidR="00CF6D35">
        <w:rPr>
          <w:rFonts w:ascii="Helvetica" w:hAnsi="Helvetica"/>
          <w:sz w:val="22"/>
          <w:szCs w:val="22"/>
        </w:rPr>
        <w:instrText xml:space="preserve"> ADDIN EN.CITE &lt;EndNote&gt;&lt;Cite&gt;&lt;Author&gt;Gerber&lt;/Author&gt;&lt;Year&gt;2005&lt;/Year&gt;&lt;RecNum&gt;8195&lt;/RecNum&gt;&lt;DisplayText&gt;(Gerber&lt;style face="italic"&gt; et al.&lt;/style&gt; 2005)&lt;/DisplayText&gt;&lt;record&gt;&lt;rec-number&gt;8195&lt;/rec-number&gt;&lt;foreign-keys&gt;&lt;key app="EN" db-id="dsrza9wtbra05fevxvw5svf8d0a9a0ptptvp" timestamp="1446569738"&gt;8195&lt;/key&gt;&lt;/foreign-keys&gt;&lt;ref-type name="Journal Article"&gt;17&lt;/ref-type&gt;&lt;contributors&gt;&lt;authors&gt;&lt;author&gt;Gerber, Leah R&lt;/author&gt;&lt;author&gt;Beger, Maria&lt;/author&gt;&lt;author&gt;McCarthy, Michael A&lt;/author&gt;&lt;author&gt;Possingham, Hugh P&lt;/author&gt;&lt;/authors&gt;&lt;/contributors&gt;&lt;titles&gt;&lt;title&gt;A theory for optimal monitoring of marine reserves&lt;/title&gt;&lt;secondary-title&gt;Ecology Letters&lt;/secondary-title&gt;&lt;/titles&gt;&lt;periodical&gt;&lt;full-title&gt;Ecology Letters&lt;/full-title&gt;&lt;/periodical&gt;&lt;pages&gt;829-837&lt;/pages&gt;&lt;volume&gt;8&lt;/volume&gt;&lt;number&gt;8&lt;/number&gt;&lt;dates&gt;&lt;year&gt;2005&lt;/year&gt;&lt;/dates&gt;&lt;isbn&gt;1461-0248&lt;/isbn&gt;&lt;urls&gt;&lt;/urls&gt;&lt;/record&gt;&lt;/Cite&gt;&lt;/EndNote&gt;</w:instrText>
      </w:r>
      <w:r w:rsidR="00CF6D35">
        <w:rPr>
          <w:rFonts w:ascii="Helvetica" w:hAnsi="Helvetica"/>
          <w:sz w:val="22"/>
          <w:szCs w:val="22"/>
        </w:rPr>
        <w:fldChar w:fldCharType="separate"/>
      </w:r>
      <w:r w:rsidR="00CF6D35">
        <w:rPr>
          <w:rFonts w:ascii="Helvetica" w:hAnsi="Helvetica"/>
          <w:noProof/>
          <w:sz w:val="22"/>
          <w:szCs w:val="22"/>
        </w:rPr>
        <w:t>(Gerber</w:t>
      </w:r>
      <w:r w:rsidR="00CF6D35" w:rsidRPr="00CF6D35">
        <w:rPr>
          <w:rFonts w:ascii="Helvetica" w:hAnsi="Helvetica"/>
          <w:i/>
          <w:noProof/>
          <w:sz w:val="22"/>
          <w:szCs w:val="22"/>
        </w:rPr>
        <w:t xml:space="preserve"> et al.</w:t>
      </w:r>
      <w:r w:rsidR="00CF6D35">
        <w:rPr>
          <w:rFonts w:ascii="Helvetica" w:hAnsi="Helvetica"/>
          <w:noProof/>
          <w:sz w:val="22"/>
          <w:szCs w:val="22"/>
        </w:rPr>
        <w:t xml:space="preserve"> 2005)</w:t>
      </w:r>
      <w:r w:rsidR="00CF6D35">
        <w:rPr>
          <w:rFonts w:ascii="Helvetica" w:hAnsi="Helvetica"/>
          <w:sz w:val="22"/>
          <w:szCs w:val="22"/>
        </w:rPr>
        <w:fldChar w:fldCharType="end"/>
      </w:r>
    </w:p>
    <w:p w14:paraId="42E53068"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69ED23B6" w14:textId="406878FC" w:rsidR="00B96E6A" w:rsidRPr="00CC59DD" w:rsidRDefault="009136E4" w:rsidP="003A77C7">
      <w:pPr>
        <w:pStyle w:val="ListParagraph"/>
        <w:numPr>
          <w:ilvl w:val="2"/>
          <w:numId w:val="1"/>
        </w:numPr>
        <w:rPr>
          <w:rFonts w:ascii="Helvetica" w:hAnsi="Helvetica"/>
          <w:sz w:val="22"/>
          <w:szCs w:val="22"/>
        </w:rPr>
      </w:pPr>
      <w:r>
        <w:rPr>
          <w:rFonts w:ascii="Helvetica" w:hAnsi="Helvetica"/>
          <w:sz w:val="22"/>
          <w:szCs w:val="22"/>
        </w:rPr>
        <w:t>Can</w:t>
      </w:r>
      <w:r w:rsidR="00B96E6A">
        <w:rPr>
          <w:rFonts w:ascii="Helvetica" w:hAnsi="Helvetica"/>
          <w:sz w:val="22"/>
          <w:szCs w:val="22"/>
        </w:rPr>
        <w:t xml:space="preserve"> tipping points can even be identified in advanced (</w:t>
      </w:r>
      <w:proofErr w:type="spellStart"/>
      <w:r w:rsidR="00B96E6A">
        <w:rPr>
          <w:rFonts w:ascii="Helvetica" w:hAnsi="Helvetica"/>
          <w:sz w:val="22"/>
          <w:szCs w:val="22"/>
        </w:rPr>
        <w:t>Boettinger’s</w:t>
      </w:r>
      <w:proofErr w:type="spellEnd"/>
      <w:r w:rsidR="00B96E6A">
        <w:rPr>
          <w:rFonts w:ascii="Helvetica" w:hAnsi="Helvetica"/>
          <w:sz w:val="22"/>
          <w:szCs w:val="22"/>
        </w:rPr>
        <w:t xml:space="preserve">). </w:t>
      </w:r>
    </w:p>
    <w:p w14:paraId="1F28ED2C" w14:textId="77777777" w:rsidR="00423CCA" w:rsidRDefault="00423CCA">
      <w:pPr>
        <w:rPr>
          <w:rFonts w:ascii="Helvetica" w:hAnsi="Helvetica" w:cs="Times New Roman"/>
          <w:b/>
          <w:sz w:val="22"/>
          <w:szCs w:val="22"/>
        </w:rPr>
      </w:pPr>
    </w:p>
    <w:p w14:paraId="496BA912" w14:textId="2337CADF" w:rsidR="004B55CE" w:rsidRDefault="004B55CE" w:rsidP="004B55CE">
      <w:pPr>
        <w:rPr>
          <w:rFonts w:ascii="Helvetica" w:hAnsi="Helvetica"/>
          <w:sz w:val="22"/>
          <w:szCs w:val="22"/>
        </w:rPr>
      </w:pPr>
      <w:r>
        <w:rPr>
          <w:rFonts w:ascii="Helvetica" w:hAnsi="Helvetica" w:cs="Times New Roman"/>
          <w:b/>
          <w:sz w:val="22"/>
          <w:szCs w:val="22"/>
        </w:rPr>
        <w:t>JL</w:t>
      </w:r>
      <w:r w:rsidR="00B07614">
        <w:rPr>
          <w:rFonts w:ascii="Helvetica" w:hAnsi="Helvetica" w:cs="Times New Roman"/>
          <w:b/>
          <w:sz w:val="22"/>
          <w:szCs w:val="22"/>
        </w:rPr>
        <w:t xml:space="preserve"> re: Figure 4: </w:t>
      </w:r>
      <w:r>
        <w:rPr>
          <w:rFonts w:ascii="Helvetica" w:hAnsi="Helvetica"/>
          <w:sz w:val="22"/>
          <w:szCs w:val="22"/>
        </w:rPr>
        <w:t>In terms of your request “</w:t>
      </w:r>
      <w:r w:rsidRPr="009D41C8">
        <w:rPr>
          <w:rFonts w:ascii="Helvetica" w:hAnsi="Helvetica"/>
          <w:sz w:val="22"/>
          <w:szCs w:val="22"/>
        </w:rPr>
        <w:t>I think who is bearing the monitoring costs is super interesting but I haven't come up with the badass figure that shows that explicitly. Can you help by thinking of how we might show this in a really intuitive way and what types of effect sizes we might come up with?</w:t>
      </w:r>
      <w:r>
        <w:rPr>
          <w:rFonts w:ascii="Helvetica" w:hAnsi="Helvetica"/>
          <w:sz w:val="22"/>
          <w:szCs w:val="22"/>
        </w:rPr>
        <w:t xml:space="preserve">” I think that Figure 4 Cost already conveys this or only needs to be tweaked a little. [There are two Figure </w:t>
      </w:r>
      <w:proofErr w:type="gramStart"/>
      <w:r>
        <w:rPr>
          <w:rFonts w:ascii="Helvetica" w:hAnsi="Helvetica"/>
          <w:sz w:val="22"/>
          <w:szCs w:val="22"/>
        </w:rPr>
        <w:t>4s,</w:t>
      </w:r>
      <w:proofErr w:type="gramEnd"/>
      <w:r>
        <w:rPr>
          <w:rFonts w:ascii="Helvetica" w:hAnsi="Helvetica"/>
          <w:sz w:val="22"/>
          <w:szCs w:val="22"/>
        </w:rPr>
        <w:t xml:space="preserve"> BTW, I’m referring to the second one.] If monitoring is taxpayer-subsidized, then the industry will always want to lobby for FixedCV0.1 since this provides the highest NPV. However, if the financial burden of monitoring is borne by the industry then the industry will subtract the cost of monitoring from the expected NPV when deciding on a course of action. Based on eyeballing the figure, fixedCV0.5 or mean</w:t>
      </w:r>
      <w:r w:rsidR="00FE73B5">
        <w:rPr>
          <w:rFonts w:ascii="Helvetica" w:hAnsi="Helvetica"/>
          <w:sz w:val="22"/>
          <w:szCs w:val="22"/>
        </w:rPr>
        <w:t xml:space="preserve"> </w:t>
      </w:r>
      <w:r>
        <w:rPr>
          <w:rFonts w:ascii="Helvetica" w:hAnsi="Helvetica"/>
          <w:sz w:val="22"/>
          <w:szCs w:val="22"/>
        </w:rPr>
        <w:t xml:space="preserve">PBCV is now the most attractive option. You could clearly show this with another </w:t>
      </w:r>
      <w:proofErr w:type="spellStart"/>
      <w:r>
        <w:rPr>
          <w:rFonts w:ascii="Helvetica" w:hAnsi="Helvetica"/>
          <w:sz w:val="22"/>
          <w:szCs w:val="22"/>
        </w:rPr>
        <w:t>barchart</w:t>
      </w:r>
      <w:proofErr w:type="spellEnd"/>
      <w:r>
        <w:rPr>
          <w:rFonts w:ascii="Helvetica" w:hAnsi="Helvetica"/>
          <w:sz w:val="22"/>
          <w:szCs w:val="22"/>
        </w:rPr>
        <w:t xml:space="preserve"> of NPV-monitoring cost. You could also show how the relative rankings of the different options change as you dial up the cost of monitoring. It would be cool to show a reversal of preferences based on changing the monitoring cost parameters. Either way, I think minor tweaking of this figure can make the basic point.</w:t>
      </w:r>
    </w:p>
    <w:p w14:paraId="4241F340" w14:textId="77777777" w:rsidR="004B55CE" w:rsidRDefault="004B55CE" w:rsidP="004B55CE">
      <w:pPr>
        <w:rPr>
          <w:rFonts w:ascii="Helvetica" w:hAnsi="Helvetica"/>
          <w:sz w:val="22"/>
          <w:szCs w:val="22"/>
        </w:rPr>
      </w:pPr>
    </w:p>
    <w:p w14:paraId="771DC4AD" w14:textId="77777777" w:rsidR="004B55CE" w:rsidRDefault="004B55CE" w:rsidP="004B55CE">
      <w:pPr>
        <w:rPr>
          <w:rFonts w:ascii="Helvetica" w:hAnsi="Helvetica"/>
          <w:sz w:val="22"/>
          <w:szCs w:val="22"/>
        </w:rPr>
      </w:pPr>
      <w:r>
        <w:rPr>
          <w:rFonts w:ascii="Helvetica" w:hAnsi="Helvetica"/>
          <w:sz w:val="22"/>
          <w:szCs w:val="22"/>
        </w:rPr>
        <w:t>It’s the classic moral hazard problem, if monitoring is being paid for by someone else (the taxpayer), then the fishing industry always wants as much monitoring as possible. If the industry has to pay for monitoring then they will continue to support increased monitoring as long as the expected financial benefit exceeds the financial cost.</w:t>
      </w:r>
    </w:p>
    <w:p w14:paraId="4C0F064D" w14:textId="77777777" w:rsidR="004B55CE" w:rsidRDefault="004B55CE" w:rsidP="004B55CE">
      <w:pPr>
        <w:rPr>
          <w:rFonts w:ascii="Helvetica" w:hAnsi="Helvetica"/>
          <w:sz w:val="22"/>
          <w:szCs w:val="22"/>
        </w:rPr>
      </w:pPr>
    </w:p>
    <w:p w14:paraId="77718FB6" w14:textId="77777777" w:rsidR="004B55CE" w:rsidRDefault="004B55CE" w:rsidP="004B55CE">
      <w:pPr>
        <w:rPr>
          <w:rFonts w:ascii="Helvetica" w:hAnsi="Helvetica"/>
          <w:sz w:val="22"/>
          <w:szCs w:val="22"/>
        </w:rPr>
      </w:pPr>
      <w:r>
        <w:rPr>
          <w:rFonts w:ascii="Helvetica" w:hAnsi="Helvetica"/>
          <w:sz w:val="22"/>
          <w:szCs w:val="22"/>
        </w:rPr>
        <w:t>In terms of Figure 4s, I’m finding it hard to understand this figure and its contribution. The relative rankings don’t really change across the nine panels so I’m not sure what you’re trying to demonstrate here. Although I do see that Crow has made a similar comment to mine above about subtracting the monitoring costs from the NPV. Maybe this might be the place to do it??</w:t>
      </w:r>
    </w:p>
    <w:p w14:paraId="0EB40013" w14:textId="4766E577" w:rsidR="004B55CE" w:rsidRDefault="004B55CE">
      <w:pPr>
        <w:rPr>
          <w:rFonts w:ascii="Helvetica" w:hAnsi="Helvetica" w:cs="Times New Roman"/>
          <w:b/>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3FC89BEE" w14:textId="77777777" w:rsidR="00BA5E6E" w:rsidRPr="00BA5E6E" w:rsidRDefault="0074108B" w:rsidP="00BA5E6E">
      <w:pPr>
        <w:pStyle w:val="EndNoteBibliography"/>
        <w:ind w:left="720" w:hanging="720"/>
        <w:rPr>
          <w:noProof/>
        </w:rPr>
      </w:pPr>
      <w:r>
        <w:fldChar w:fldCharType="begin"/>
      </w:r>
      <w:r w:rsidR="00D106C7">
        <w:instrText xml:space="preserve"> ADDIN EN.REFLIST </w:instrText>
      </w:r>
      <w:r>
        <w:fldChar w:fldCharType="separate"/>
      </w:r>
      <w:r w:rsidR="00BA5E6E" w:rsidRPr="00BA5E6E">
        <w:rPr>
          <w:noProof/>
        </w:rPr>
        <w:t>1.</w:t>
      </w:r>
    </w:p>
    <w:p w14:paraId="027AAB92" w14:textId="77777777" w:rsidR="00BA5E6E" w:rsidRPr="00BA5E6E" w:rsidRDefault="00BA5E6E" w:rsidP="00BA5E6E">
      <w:pPr>
        <w:pStyle w:val="EndNoteBibliography"/>
        <w:ind w:left="720" w:hanging="720"/>
        <w:rPr>
          <w:noProof/>
        </w:rPr>
      </w:pPr>
      <w:r w:rsidRPr="00BA5E6E">
        <w:rPr>
          <w:noProof/>
        </w:rPr>
        <w:t xml:space="preserve">Addison, P.F.E., de Bie, K. &amp; Rumpff, L. (2015). Setting conservation management thresholds using a novel participatory modeling approach. </w:t>
      </w:r>
      <w:r w:rsidRPr="00BA5E6E">
        <w:rPr>
          <w:i/>
          <w:noProof/>
        </w:rPr>
        <w:t>Conservation Biology</w:t>
      </w:r>
      <w:r w:rsidRPr="00BA5E6E">
        <w:rPr>
          <w:noProof/>
        </w:rPr>
        <w:t>, 29, 1411-1422.</w:t>
      </w:r>
    </w:p>
    <w:p w14:paraId="3284E61E" w14:textId="77777777" w:rsidR="00BA5E6E" w:rsidRPr="00BA5E6E" w:rsidRDefault="00BA5E6E" w:rsidP="00BA5E6E">
      <w:pPr>
        <w:pStyle w:val="EndNoteBibliography"/>
        <w:ind w:left="720" w:hanging="720"/>
        <w:rPr>
          <w:noProof/>
        </w:rPr>
      </w:pPr>
      <w:r w:rsidRPr="00BA5E6E">
        <w:rPr>
          <w:noProof/>
        </w:rPr>
        <w:t>2.</w:t>
      </w:r>
    </w:p>
    <w:p w14:paraId="0C326C8B" w14:textId="77777777" w:rsidR="00BA5E6E" w:rsidRPr="00BA5E6E" w:rsidRDefault="00BA5E6E" w:rsidP="00BA5E6E">
      <w:pPr>
        <w:pStyle w:val="EndNoteBibliography"/>
        <w:ind w:left="720" w:hanging="720"/>
        <w:rPr>
          <w:noProof/>
        </w:rPr>
      </w:pPr>
      <w:r w:rsidRPr="00BA5E6E">
        <w:rPr>
          <w:noProof/>
        </w:rPr>
        <w:t xml:space="preserve">Bellwood, D.R., Hughes, T.P., Folke, C. &amp; Nystrom, M. (2004). Confronting the coral reef crisis. </w:t>
      </w:r>
      <w:r w:rsidRPr="00BA5E6E">
        <w:rPr>
          <w:i/>
          <w:noProof/>
        </w:rPr>
        <w:t>Nature</w:t>
      </w:r>
      <w:r w:rsidRPr="00BA5E6E">
        <w:rPr>
          <w:noProof/>
        </w:rPr>
        <w:t>, 429, 827-833.</w:t>
      </w:r>
    </w:p>
    <w:p w14:paraId="54C7F615" w14:textId="77777777" w:rsidR="00BA5E6E" w:rsidRPr="00BA5E6E" w:rsidRDefault="00BA5E6E" w:rsidP="00BA5E6E">
      <w:pPr>
        <w:pStyle w:val="EndNoteBibliography"/>
        <w:ind w:left="720" w:hanging="720"/>
        <w:rPr>
          <w:noProof/>
        </w:rPr>
      </w:pPr>
      <w:r w:rsidRPr="00BA5E6E">
        <w:rPr>
          <w:noProof/>
        </w:rPr>
        <w:t>3.</w:t>
      </w:r>
    </w:p>
    <w:p w14:paraId="564B78FB" w14:textId="77777777" w:rsidR="00BA5E6E" w:rsidRPr="00BA5E6E" w:rsidRDefault="00BA5E6E" w:rsidP="00BA5E6E">
      <w:pPr>
        <w:pStyle w:val="EndNoteBibliography"/>
        <w:ind w:left="720" w:hanging="720"/>
        <w:rPr>
          <w:noProof/>
        </w:rPr>
      </w:pPr>
      <w:r w:rsidRPr="00BA5E6E">
        <w:rPr>
          <w:noProof/>
        </w:rPr>
        <w:t xml:space="preserve">Boettiger, C., Mangel, M. &amp; Munch, S. (2015). Avoiding tipping points in fisheries management through Gaussian process dynamic programming. </w:t>
      </w:r>
      <w:r w:rsidRPr="00BA5E6E">
        <w:rPr>
          <w:i/>
          <w:noProof/>
        </w:rPr>
        <w:t>Proceedings of the Royal Society of London B: Biological Sciences</w:t>
      </w:r>
      <w:r w:rsidRPr="00BA5E6E">
        <w:rPr>
          <w:noProof/>
        </w:rPr>
        <w:t>, 282, 20141631.</w:t>
      </w:r>
    </w:p>
    <w:p w14:paraId="7B5EE56B" w14:textId="77777777" w:rsidR="00BA5E6E" w:rsidRPr="00BA5E6E" w:rsidRDefault="00BA5E6E" w:rsidP="00BA5E6E">
      <w:pPr>
        <w:pStyle w:val="EndNoteBibliography"/>
        <w:ind w:left="720" w:hanging="720"/>
        <w:rPr>
          <w:noProof/>
        </w:rPr>
      </w:pPr>
      <w:r w:rsidRPr="00BA5E6E">
        <w:rPr>
          <w:noProof/>
        </w:rPr>
        <w:t>4.</w:t>
      </w:r>
    </w:p>
    <w:p w14:paraId="08825F50" w14:textId="77777777" w:rsidR="00BA5E6E" w:rsidRPr="00BA5E6E" w:rsidRDefault="00BA5E6E" w:rsidP="00BA5E6E">
      <w:pPr>
        <w:pStyle w:val="EndNoteBibliography"/>
        <w:ind w:left="720" w:hanging="720"/>
        <w:rPr>
          <w:noProof/>
        </w:rPr>
      </w:pPr>
      <w:r w:rsidRPr="00BA5E6E">
        <w:rPr>
          <w:noProof/>
        </w:rPr>
        <w:t xml:space="preserve">Bunnefeld, N., Hoshino, E. &amp; Milner-Gulland, E.J. (2011). Management strategy evaluation: a powerful tool for conservation? </w:t>
      </w:r>
      <w:r w:rsidRPr="00BA5E6E">
        <w:rPr>
          <w:i/>
          <w:noProof/>
        </w:rPr>
        <w:t>Trends in Ecology &amp; Evolution</w:t>
      </w:r>
      <w:r w:rsidRPr="00BA5E6E">
        <w:rPr>
          <w:noProof/>
        </w:rPr>
        <w:t>, 26, 441-447.</w:t>
      </w:r>
    </w:p>
    <w:p w14:paraId="6C7CC083" w14:textId="77777777" w:rsidR="00BA5E6E" w:rsidRPr="00BA5E6E" w:rsidRDefault="00BA5E6E" w:rsidP="00BA5E6E">
      <w:pPr>
        <w:pStyle w:val="EndNoteBibliography"/>
        <w:ind w:left="720" w:hanging="720"/>
        <w:rPr>
          <w:noProof/>
        </w:rPr>
      </w:pPr>
      <w:r w:rsidRPr="00BA5E6E">
        <w:rPr>
          <w:noProof/>
        </w:rPr>
        <w:t>5.</w:t>
      </w:r>
    </w:p>
    <w:p w14:paraId="3E233DD2" w14:textId="77777777" w:rsidR="00BA5E6E" w:rsidRPr="00BA5E6E" w:rsidRDefault="00BA5E6E" w:rsidP="00BA5E6E">
      <w:pPr>
        <w:pStyle w:val="EndNoteBibliography"/>
        <w:ind w:left="720" w:hanging="720"/>
        <w:rPr>
          <w:noProof/>
        </w:rPr>
      </w:pPr>
      <w:r w:rsidRPr="00BA5E6E">
        <w:rPr>
          <w:noProof/>
        </w:rPr>
        <w:t xml:space="preserve">Cinner, J., Daw, T. &amp; McClanahan, T. (2009). Socioeconomic factors that affect artisanal fishers’ readiness to exit a declining fishery. </w:t>
      </w:r>
      <w:r w:rsidRPr="00BA5E6E">
        <w:rPr>
          <w:i/>
          <w:noProof/>
        </w:rPr>
        <w:t>Conservation Biology</w:t>
      </w:r>
      <w:r w:rsidRPr="00BA5E6E">
        <w:rPr>
          <w:noProof/>
        </w:rPr>
        <w:t>, 23, 124-130.</w:t>
      </w:r>
    </w:p>
    <w:p w14:paraId="5FAC6B6B" w14:textId="77777777" w:rsidR="00BA5E6E" w:rsidRPr="00BA5E6E" w:rsidRDefault="00BA5E6E" w:rsidP="00BA5E6E">
      <w:pPr>
        <w:pStyle w:val="EndNoteBibliography"/>
        <w:ind w:left="720" w:hanging="720"/>
        <w:rPr>
          <w:noProof/>
        </w:rPr>
      </w:pPr>
      <w:r w:rsidRPr="00BA5E6E">
        <w:rPr>
          <w:noProof/>
        </w:rPr>
        <w:t>6.</w:t>
      </w:r>
    </w:p>
    <w:p w14:paraId="61C9384D" w14:textId="77777777" w:rsidR="00BA5E6E" w:rsidRPr="00BA5E6E" w:rsidRDefault="00BA5E6E" w:rsidP="00BA5E6E">
      <w:pPr>
        <w:pStyle w:val="EndNoteBibliography"/>
        <w:ind w:left="720" w:hanging="720"/>
        <w:rPr>
          <w:noProof/>
        </w:rPr>
      </w:pPr>
      <w:r w:rsidRPr="00BA5E6E">
        <w:rPr>
          <w:noProof/>
        </w:rPr>
        <w:t>Cleary, J.S. (2014). Stock assessment and management advice for British Columbia pacific herring: 2013 Status and 2014 forecast. Canadian Science Advisory Science Scretariate.</w:t>
      </w:r>
    </w:p>
    <w:p w14:paraId="324AC6FD" w14:textId="77777777" w:rsidR="00BA5E6E" w:rsidRPr="00BA5E6E" w:rsidRDefault="00BA5E6E" w:rsidP="00BA5E6E">
      <w:pPr>
        <w:pStyle w:val="EndNoteBibliography"/>
        <w:ind w:left="720" w:hanging="720"/>
        <w:rPr>
          <w:noProof/>
        </w:rPr>
      </w:pPr>
      <w:r w:rsidRPr="00BA5E6E">
        <w:rPr>
          <w:noProof/>
        </w:rPr>
        <w:t>7.</w:t>
      </w:r>
    </w:p>
    <w:p w14:paraId="70C060CC" w14:textId="77777777" w:rsidR="00BA5E6E" w:rsidRPr="00BA5E6E" w:rsidRDefault="00BA5E6E" w:rsidP="00BA5E6E">
      <w:pPr>
        <w:pStyle w:val="EndNoteBibliography"/>
        <w:ind w:left="720" w:hanging="720"/>
        <w:rPr>
          <w:noProof/>
        </w:rPr>
      </w:pPr>
      <w:r w:rsidRPr="00BA5E6E">
        <w:rPr>
          <w:noProof/>
        </w:rPr>
        <w:t xml:space="preserve">Costello, C. &amp; Polasky, S. (2008). Optimal harvesting of stochastic spatial resources. </w:t>
      </w:r>
      <w:r w:rsidRPr="00BA5E6E">
        <w:rPr>
          <w:i/>
          <w:noProof/>
        </w:rPr>
        <w:t>Journal of Environmental Economics and Management</w:t>
      </w:r>
      <w:r w:rsidRPr="00BA5E6E">
        <w:rPr>
          <w:noProof/>
        </w:rPr>
        <w:t>, 56, 1-18.</w:t>
      </w:r>
    </w:p>
    <w:p w14:paraId="1F6D39D9" w14:textId="77777777" w:rsidR="00BA5E6E" w:rsidRPr="00BA5E6E" w:rsidRDefault="00BA5E6E" w:rsidP="00BA5E6E">
      <w:pPr>
        <w:pStyle w:val="EndNoteBibliography"/>
        <w:ind w:left="720" w:hanging="720"/>
        <w:rPr>
          <w:noProof/>
        </w:rPr>
      </w:pPr>
      <w:r w:rsidRPr="00BA5E6E">
        <w:rPr>
          <w:noProof/>
        </w:rPr>
        <w:t>8.</w:t>
      </w:r>
    </w:p>
    <w:p w14:paraId="7FA36742" w14:textId="77777777" w:rsidR="00BA5E6E" w:rsidRPr="00BA5E6E" w:rsidRDefault="00BA5E6E" w:rsidP="00BA5E6E">
      <w:pPr>
        <w:pStyle w:val="EndNoteBibliography"/>
        <w:ind w:left="720" w:hanging="720"/>
        <w:rPr>
          <w:noProof/>
        </w:rPr>
      </w:pPr>
      <w:r w:rsidRPr="00BA5E6E">
        <w:rPr>
          <w:noProof/>
        </w:rPr>
        <w:t xml:space="preserve">Costello, C., Rassweiler, A., Siegel, D., De Leo, G., Micheli, F. &amp; Rosenberg, A. (2010). The value of spatial information in MPA network design. </w:t>
      </w:r>
      <w:r w:rsidRPr="00BA5E6E">
        <w:rPr>
          <w:i/>
          <w:noProof/>
        </w:rPr>
        <w:t>Proceedings of the National Academy of Sciences</w:t>
      </w:r>
      <w:r w:rsidRPr="00BA5E6E">
        <w:rPr>
          <w:noProof/>
        </w:rPr>
        <w:t>, 107, 18294-18299.</w:t>
      </w:r>
    </w:p>
    <w:p w14:paraId="0AAD73CF" w14:textId="77777777" w:rsidR="00BA5E6E" w:rsidRPr="00BA5E6E" w:rsidRDefault="00BA5E6E" w:rsidP="00BA5E6E">
      <w:pPr>
        <w:pStyle w:val="EndNoteBibliography"/>
        <w:ind w:left="720" w:hanging="720"/>
        <w:rPr>
          <w:noProof/>
        </w:rPr>
      </w:pPr>
      <w:r w:rsidRPr="00BA5E6E">
        <w:rPr>
          <w:noProof/>
        </w:rPr>
        <w:t>9.</w:t>
      </w:r>
    </w:p>
    <w:p w14:paraId="7D8677EF" w14:textId="77777777" w:rsidR="00BA5E6E" w:rsidRPr="00BA5E6E" w:rsidRDefault="00BA5E6E" w:rsidP="00BA5E6E">
      <w:pPr>
        <w:pStyle w:val="EndNoteBibliography"/>
        <w:ind w:left="720" w:hanging="720"/>
        <w:rPr>
          <w:noProof/>
        </w:rPr>
      </w:pPr>
      <w:r w:rsidRPr="00BA5E6E">
        <w:rPr>
          <w:noProof/>
        </w:rPr>
        <w:t xml:space="preserve">Courchamp, F., Berec, L. &amp; Gascoigne, J. (2008). </w:t>
      </w:r>
      <w:r w:rsidRPr="00BA5E6E">
        <w:rPr>
          <w:i/>
          <w:noProof/>
        </w:rPr>
        <w:t>Allee effects in ecology and conservation</w:t>
      </w:r>
      <w:r w:rsidRPr="00BA5E6E">
        <w:rPr>
          <w:noProof/>
        </w:rPr>
        <w:t>. Oxford University Press, New York.</w:t>
      </w:r>
    </w:p>
    <w:p w14:paraId="55755A5D" w14:textId="77777777" w:rsidR="00BA5E6E" w:rsidRPr="00BA5E6E" w:rsidRDefault="00BA5E6E" w:rsidP="00BA5E6E">
      <w:pPr>
        <w:pStyle w:val="EndNoteBibliography"/>
        <w:ind w:left="720" w:hanging="720"/>
        <w:rPr>
          <w:noProof/>
        </w:rPr>
      </w:pPr>
      <w:r w:rsidRPr="00BA5E6E">
        <w:rPr>
          <w:noProof/>
        </w:rPr>
        <w:t>10.</w:t>
      </w:r>
    </w:p>
    <w:p w14:paraId="4F34A757" w14:textId="77777777" w:rsidR="00BA5E6E" w:rsidRPr="00BA5E6E" w:rsidRDefault="00BA5E6E" w:rsidP="00BA5E6E">
      <w:pPr>
        <w:pStyle w:val="EndNoteBibliography"/>
        <w:ind w:left="720" w:hanging="720"/>
        <w:rPr>
          <w:noProof/>
        </w:rPr>
      </w:pPr>
      <w:r w:rsidRPr="00BA5E6E">
        <w:rPr>
          <w:noProof/>
        </w:rPr>
        <w:t>Doak, D.F., Estes, J.A., Halpern, B.S., Jacob, U., Lindberg, D.R., Lovvorn, J.</w:t>
      </w:r>
      <w:r w:rsidRPr="00BA5E6E">
        <w:rPr>
          <w:i/>
          <w:noProof/>
        </w:rPr>
        <w:t xml:space="preserve"> et al.</w:t>
      </w:r>
      <w:r w:rsidRPr="00BA5E6E">
        <w:rPr>
          <w:noProof/>
        </w:rPr>
        <w:t xml:space="preserve"> (2008). Understanding and predicting ecological dynamics: are major surprises inevitable. </w:t>
      </w:r>
      <w:r w:rsidRPr="00BA5E6E">
        <w:rPr>
          <w:i/>
          <w:noProof/>
        </w:rPr>
        <w:t>Ecology</w:t>
      </w:r>
      <w:r w:rsidRPr="00BA5E6E">
        <w:rPr>
          <w:noProof/>
        </w:rPr>
        <w:t>, 89, 952-961.</w:t>
      </w:r>
    </w:p>
    <w:p w14:paraId="7632420E" w14:textId="77777777" w:rsidR="00BA5E6E" w:rsidRPr="00BA5E6E" w:rsidRDefault="00BA5E6E" w:rsidP="00BA5E6E">
      <w:pPr>
        <w:pStyle w:val="EndNoteBibliography"/>
        <w:ind w:left="720" w:hanging="720"/>
        <w:rPr>
          <w:noProof/>
        </w:rPr>
      </w:pPr>
      <w:r w:rsidRPr="00BA5E6E">
        <w:rPr>
          <w:noProof/>
        </w:rPr>
        <w:t>11.</w:t>
      </w:r>
    </w:p>
    <w:p w14:paraId="6BF20BA1" w14:textId="77777777" w:rsidR="00BA5E6E" w:rsidRPr="00BA5E6E" w:rsidRDefault="00BA5E6E" w:rsidP="00BA5E6E">
      <w:pPr>
        <w:pStyle w:val="EndNoteBibliography"/>
        <w:ind w:left="720" w:hanging="720"/>
        <w:rPr>
          <w:noProof/>
        </w:rPr>
      </w:pPr>
      <w:r w:rsidRPr="00BA5E6E">
        <w:rPr>
          <w:noProof/>
        </w:rPr>
        <w:t xml:space="preserve">Drechsler, M., Johst, K., Wätzold, F. &amp; Westphal, M.I. (2006). Integrating economic costs into the analysis of flexible conservation management strategies. </w:t>
      </w:r>
      <w:r w:rsidRPr="00BA5E6E">
        <w:rPr>
          <w:i/>
          <w:noProof/>
        </w:rPr>
        <w:t>Ecological Applications</w:t>
      </w:r>
      <w:r w:rsidRPr="00BA5E6E">
        <w:rPr>
          <w:noProof/>
        </w:rPr>
        <w:t>, 16, 1959-1966.</w:t>
      </w:r>
    </w:p>
    <w:p w14:paraId="1F7CDE6E" w14:textId="77777777" w:rsidR="00BA5E6E" w:rsidRPr="00BA5E6E" w:rsidRDefault="00BA5E6E" w:rsidP="00BA5E6E">
      <w:pPr>
        <w:pStyle w:val="EndNoteBibliography"/>
        <w:ind w:left="720" w:hanging="720"/>
        <w:rPr>
          <w:noProof/>
        </w:rPr>
      </w:pPr>
      <w:r w:rsidRPr="00BA5E6E">
        <w:rPr>
          <w:noProof/>
        </w:rPr>
        <w:t>12.</w:t>
      </w:r>
    </w:p>
    <w:p w14:paraId="5EA659DF" w14:textId="77777777" w:rsidR="00BA5E6E" w:rsidRPr="00BA5E6E" w:rsidRDefault="00BA5E6E" w:rsidP="00BA5E6E">
      <w:pPr>
        <w:pStyle w:val="EndNoteBibliography"/>
        <w:ind w:left="720" w:hanging="720"/>
        <w:rPr>
          <w:noProof/>
        </w:rPr>
      </w:pPr>
      <w:r w:rsidRPr="00BA5E6E">
        <w:rPr>
          <w:noProof/>
        </w:rPr>
        <w:t xml:space="preserve">Estes, J.A., Smith, N.S. &amp; Palmisano, J.F. (1978). Sea otter predation and community organization in western Aleutian islands, Alaska. </w:t>
      </w:r>
      <w:r w:rsidRPr="00BA5E6E">
        <w:rPr>
          <w:i/>
          <w:noProof/>
        </w:rPr>
        <w:t>Ecology</w:t>
      </w:r>
      <w:r w:rsidRPr="00BA5E6E">
        <w:rPr>
          <w:noProof/>
        </w:rPr>
        <w:t>, 59, 822-833.</w:t>
      </w:r>
    </w:p>
    <w:p w14:paraId="60E38C2D" w14:textId="77777777" w:rsidR="00BA5E6E" w:rsidRPr="00BA5E6E" w:rsidRDefault="00BA5E6E" w:rsidP="00BA5E6E">
      <w:pPr>
        <w:pStyle w:val="EndNoteBibliography"/>
        <w:ind w:left="720" w:hanging="720"/>
        <w:rPr>
          <w:noProof/>
        </w:rPr>
      </w:pPr>
      <w:r w:rsidRPr="00BA5E6E">
        <w:rPr>
          <w:noProof/>
        </w:rPr>
        <w:t>13.</w:t>
      </w:r>
    </w:p>
    <w:p w14:paraId="520FA3E9" w14:textId="77777777" w:rsidR="00BA5E6E" w:rsidRPr="00BA5E6E" w:rsidRDefault="00BA5E6E" w:rsidP="00BA5E6E">
      <w:pPr>
        <w:pStyle w:val="EndNoteBibliography"/>
        <w:ind w:left="720" w:hanging="720"/>
        <w:rPr>
          <w:noProof/>
        </w:rPr>
      </w:pPr>
      <w:r w:rsidRPr="00BA5E6E">
        <w:rPr>
          <w:noProof/>
        </w:rPr>
        <w:lastRenderedPageBreak/>
        <w:t xml:space="preserve">Fuller, M.M., Gross, L.J., Duke-Sylvester, S.M. &amp; Palmer, M. (2008). Testing the robustness of management decisions to uncertainty: Everglades restoration scenarios. </w:t>
      </w:r>
      <w:r w:rsidRPr="00BA5E6E">
        <w:rPr>
          <w:i/>
          <w:noProof/>
        </w:rPr>
        <w:t>Ecological Applications</w:t>
      </w:r>
      <w:r w:rsidRPr="00BA5E6E">
        <w:rPr>
          <w:noProof/>
        </w:rPr>
        <w:t>, 18, 711-723.</w:t>
      </w:r>
    </w:p>
    <w:p w14:paraId="29383555" w14:textId="77777777" w:rsidR="00BA5E6E" w:rsidRPr="00BA5E6E" w:rsidRDefault="00BA5E6E" w:rsidP="00BA5E6E">
      <w:pPr>
        <w:pStyle w:val="EndNoteBibliography"/>
        <w:ind w:left="720" w:hanging="720"/>
        <w:rPr>
          <w:noProof/>
        </w:rPr>
      </w:pPr>
      <w:r w:rsidRPr="00BA5E6E">
        <w:rPr>
          <w:noProof/>
        </w:rPr>
        <w:t>14.</w:t>
      </w:r>
    </w:p>
    <w:p w14:paraId="250EF5A2" w14:textId="77777777" w:rsidR="00BA5E6E" w:rsidRPr="00BA5E6E" w:rsidRDefault="00BA5E6E" w:rsidP="00BA5E6E">
      <w:pPr>
        <w:pStyle w:val="EndNoteBibliography"/>
        <w:ind w:left="720" w:hanging="720"/>
        <w:rPr>
          <w:noProof/>
        </w:rPr>
      </w:pPr>
      <w:r w:rsidRPr="00BA5E6E">
        <w:rPr>
          <w:noProof/>
        </w:rPr>
        <w:t xml:space="preserve">Gerber, L.R., Beger, M., McCarthy, M.A. &amp; Possingham, H.P. (2005). A theory for optimal monitoring of marine reserves. </w:t>
      </w:r>
      <w:r w:rsidRPr="00BA5E6E">
        <w:rPr>
          <w:i/>
          <w:noProof/>
        </w:rPr>
        <w:t>Ecology Letters</w:t>
      </w:r>
      <w:r w:rsidRPr="00BA5E6E">
        <w:rPr>
          <w:noProof/>
        </w:rPr>
        <w:t>, 8, 829-837.</w:t>
      </w:r>
    </w:p>
    <w:p w14:paraId="65547F64" w14:textId="77777777" w:rsidR="00BA5E6E" w:rsidRPr="00BA5E6E" w:rsidRDefault="00BA5E6E" w:rsidP="00BA5E6E">
      <w:pPr>
        <w:pStyle w:val="EndNoteBibliography"/>
        <w:ind w:left="720" w:hanging="720"/>
        <w:rPr>
          <w:noProof/>
        </w:rPr>
      </w:pPr>
      <w:r w:rsidRPr="00BA5E6E">
        <w:rPr>
          <w:noProof/>
        </w:rPr>
        <w:t>15.</w:t>
      </w:r>
    </w:p>
    <w:p w14:paraId="131C162D" w14:textId="77777777" w:rsidR="00BA5E6E" w:rsidRPr="00BA5E6E" w:rsidRDefault="00BA5E6E" w:rsidP="00BA5E6E">
      <w:pPr>
        <w:pStyle w:val="EndNoteBibliography"/>
        <w:ind w:left="720" w:hanging="720"/>
        <w:rPr>
          <w:noProof/>
        </w:rPr>
      </w:pPr>
      <w:r w:rsidRPr="00BA5E6E">
        <w:rPr>
          <w:noProof/>
        </w:rPr>
        <w:t xml:space="preserve">Grafton, R.Q., Kompas, T. &amp; Lindenmayer, D. (2005). Marine reserves with ecological uncertainty. </w:t>
      </w:r>
      <w:r w:rsidRPr="00BA5E6E">
        <w:rPr>
          <w:i/>
          <w:noProof/>
        </w:rPr>
        <w:t>Bulletin of Mathematical Biology</w:t>
      </w:r>
      <w:r w:rsidRPr="00BA5E6E">
        <w:rPr>
          <w:noProof/>
        </w:rPr>
        <w:t>, 67, 957-971.</w:t>
      </w:r>
    </w:p>
    <w:p w14:paraId="7A36EFDE" w14:textId="77777777" w:rsidR="00BA5E6E" w:rsidRPr="00BA5E6E" w:rsidRDefault="00BA5E6E" w:rsidP="00BA5E6E">
      <w:pPr>
        <w:pStyle w:val="EndNoteBibliography"/>
        <w:ind w:left="720" w:hanging="720"/>
        <w:rPr>
          <w:noProof/>
        </w:rPr>
      </w:pPr>
      <w:r w:rsidRPr="00BA5E6E">
        <w:rPr>
          <w:noProof/>
        </w:rPr>
        <w:t>16.</w:t>
      </w:r>
    </w:p>
    <w:p w14:paraId="2A41DF0E" w14:textId="77777777" w:rsidR="00BA5E6E" w:rsidRPr="00BA5E6E" w:rsidRDefault="00BA5E6E" w:rsidP="00BA5E6E">
      <w:pPr>
        <w:pStyle w:val="EndNoteBibliography"/>
        <w:ind w:left="720" w:hanging="720"/>
        <w:rPr>
          <w:noProof/>
        </w:rPr>
      </w:pPr>
      <w:r w:rsidRPr="00BA5E6E">
        <w:rPr>
          <w:noProof/>
        </w:rPr>
        <w:t xml:space="preserve">Griffith, D.R. (2008). The ecological implications of individual fishing quotas and harvest cooperatives. </w:t>
      </w:r>
      <w:r w:rsidRPr="00BA5E6E">
        <w:rPr>
          <w:i/>
          <w:noProof/>
        </w:rPr>
        <w:t>Frontiers in Ecology and the Environment</w:t>
      </w:r>
      <w:r w:rsidRPr="00BA5E6E">
        <w:rPr>
          <w:noProof/>
        </w:rPr>
        <w:t>, 6, 191-198.</w:t>
      </w:r>
    </w:p>
    <w:p w14:paraId="553C156B" w14:textId="77777777" w:rsidR="00BA5E6E" w:rsidRPr="00BA5E6E" w:rsidRDefault="00BA5E6E" w:rsidP="00BA5E6E">
      <w:pPr>
        <w:pStyle w:val="EndNoteBibliography"/>
        <w:ind w:left="720" w:hanging="720"/>
        <w:rPr>
          <w:noProof/>
        </w:rPr>
      </w:pPr>
      <w:r w:rsidRPr="00BA5E6E">
        <w:rPr>
          <w:noProof/>
        </w:rPr>
        <w:t>17.</w:t>
      </w:r>
    </w:p>
    <w:p w14:paraId="353E0DCF" w14:textId="77777777" w:rsidR="00BA5E6E" w:rsidRPr="00BA5E6E" w:rsidRDefault="00BA5E6E" w:rsidP="00BA5E6E">
      <w:pPr>
        <w:pStyle w:val="EndNoteBibliography"/>
        <w:ind w:left="720" w:hanging="720"/>
        <w:rPr>
          <w:noProof/>
        </w:rPr>
      </w:pPr>
      <w:r w:rsidRPr="00BA5E6E">
        <w:rPr>
          <w:noProof/>
        </w:rPr>
        <w:t xml:space="preserve">Hastings, A. &amp; Wysham, D.B. (2010). Regime shifts in ecological systems can occur with no warning. </w:t>
      </w:r>
      <w:r w:rsidRPr="00BA5E6E">
        <w:rPr>
          <w:i/>
          <w:noProof/>
        </w:rPr>
        <w:t>Ecology letters</w:t>
      </w:r>
      <w:r w:rsidRPr="00BA5E6E">
        <w:rPr>
          <w:noProof/>
        </w:rPr>
        <w:t>, 13, 464-472.</w:t>
      </w:r>
    </w:p>
    <w:p w14:paraId="4E1321AD" w14:textId="77777777" w:rsidR="00BA5E6E" w:rsidRPr="00BA5E6E" w:rsidRDefault="00BA5E6E" w:rsidP="00BA5E6E">
      <w:pPr>
        <w:pStyle w:val="EndNoteBibliography"/>
        <w:ind w:left="720" w:hanging="720"/>
        <w:rPr>
          <w:noProof/>
        </w:rPr>
      </w:pPr>
      <w:r w:rsidRPr="00BA5E6E">
        <w:rPr>
          <w:noProof/>
        </w:rPr>
        <w:t>18.</w:t>
      </w:r>
    </w:p>
    <w:p w14:paraId="053217A3" w14:textId="77777777" w:rsidR="00BA5E6E" w:rsidRPr="00BA5E6E" w:rsidRDefault="00BA5E6E" w:rsidP="00BA5E6E">
      <w:pPr>
        <w:pStyle w:val="EndNoteBibliography"/>
        <w:ind w:left="720" w:hanging="720"/>
        <w:rPr>
          <w:noProof/>
        </w:rPr>
      </w:pPr>
      <w:r w:rsidRPr="00BA5E6E">
        <w:rPr>
          <w:noProof/>
        </w:rPr>
        <w:t xml:space="preserve">Hauser, C.E., Pople, A.R. &amp; Possingham, H.P. (2006). Should managed populations be monitored every year? </w:t>
      </w:r>
      <w:r w:rsidRPr="00BA5E6E">
        <w:rPr>
          <w:i/>
          <w:noProof/>
        </w:rPr>
        <w:t>Ecological Applications</w:t>
      </w:r>
      <w:r w:rsidRPr="00BA5E6E">
        <w:rPr>
          <w:noProof/>
        </w:rPr>
        <w:t>, 16, 807-819.</w:t>
      </w:r>
    </w:p>
    <w:p w14:paraId="32684A56" w14:textId="77777777" w:rsidR="00BA5E6E" w:rsidRPr="00BA5E6E" w:rsidRDefault="00BA5E6E" w:rsidP="00BA5E6E">
      <w:pPr>
        <w:pStyle w:val="EndNoteBibliography"/>
        <w:ind w:left="720" w:hanging="720"/>
        <w:rPr>
          <w:noProof/>
        </w:rPr>
      </w:pPr>
      <w:r w:rsidRPr="00BA5E6E">
        <w:rPr>
          <w:noProof/>
        </w:rPr>
        <w:t>19.</w:t>
      </w:r>
    </w:p>
    <w:p w14:paraId="0CB9C8CA" w14:textId="77777777" w:rsidR="00BA5E6E" w:rsidRPr="00BA5E6E" w:rsidRDefault="00BA5E6E" w:rsidP="00BA5E6E">
      <w:pPr>
        <w:pStyle w:val="EndNoteBibliography"/>
        <w:ind w:left="720" w:hanging="720"/>
        <w:rPr>
          <w:noProof/>
        </w:rPr>
      </w:pPr>
      <w:r w:rsidRPr="00BA5E6E">
        <w:rPr>
          <w:noProof/>
        </w:rPr>
        <w:t xml:space="preserve">Higgins, P.A., Mastrandrea, M.D. &amp; Schneider, S.H. (2002). Dynamics of climate and ecosystem coupling: abrupt changes and multiple equilibria. </w:t>
      </w:r>
      <w:r w:rsidRPr="00BA5E6E">
        <w:rPr>
          <w:i/>
          <w:noProof/>
        </w:rPr>
        <w:t>Philisophical Transactions - Royal Society of London Series B Biological Sciences</w:t>
      </w:r>
      <w:r w:rsidRPr="00BA5E6E">
        <w:rPr>
          <w:noProof/>
        </w:rPr>
        <w:t>, 357, 647-656.</w:t>
      </w:r>
    </w:p>
    <w:p w14:paraId="393CA84D" w14:textId="77777777" w:rsidR="00BA5E6E" w:rsidRPr="00BA5E6E" w:rsidRDefault="00BA5E6E" w:rsidP="00BA5E6E">
      <w:pPr>
        <w:pStyle w:val="EndNoteBibliography"/>
        <w:ind w:left="720" w:hanging="720"/>
        <w:rPr>
          <w:noProof/>
        </w:rPr>
      </w:pPr>
      <w:r w:rsidRPr="00BA5E6E">
        <w:rPr>
          <w:noProof/>
        </w:rPr>
        <w:t>20.</w:t>
      </w:r>
    </w:p>
    <w:p w14:paraId="2B309000" w14:textId="77777777" w:rsidR="00BA5E6E" w:rsidRPr="00BA5E6E" w:rsidRDefault="00BA5E6E" w:rsidP="00BA5E6E">
      <w:pPr>
        <w:pStyle w:val="EndNoteBibliography"/>
        <w:ind w:left="720" w:hanging="720"/>
        <w:rPr>
          <w:noProof/>
        </w:rPr>
      </w:pPr>
      <w:r w:rsidRPr="00BA5E6E">
        <w:rPr>
          <w:noProof/>
        </w:rPr>
        <w:t xml:space="preserve">Hilborn, R., Maguire, J.-J., Parma, A.M. &amp; Rosenberg, A.A. (2001). The Precautionary Approach and risk management: can they increase the probability of successes in fishery management? </w:t>
      </w:r>
      <w:r w:rsidRPr="00BA5E6E">
        <w:rPr>
          <w:i/>
          <w:noProof/>
        </w:rPr>
        <w:t>Canadian Journal of Fisheries and Aquatic Sciences</w:t>
      </w:r>
      <w:r w:rsidRPr="00BA5E6E">
        <w:rPr>
          <w:noProof/>
        </w:rPr>
        <w:t>, 58, 99-107.</w:t>
      </w:r>
    </w:p>
    <w:p w14:paraId="0648FF47" w14:textId="77777777" w:rsidR="00BA5E6E" w:rsidRPr="00BA5E6E" w:rsidRDefault="00BA5E6E" w:rsidP="00BA5E6E">
      <w:pPr>
        <w:pStyle w:val="EndNoteBibliography"/>
        <w:ind w:left="720" w:hanging="720"/>
        <w:rPr>
          <w:noProof/>
        </w:rPr>
      </w:pPr>
      <w:r w:rsidRPr="00BA5E6E">
        <w:rPr>
          <w:noProof/>
        </w:rPr>
        <w:t>21.</w:t>
      </w:r>
    </w:p>
    <w:p w14:paraId="01AA8B09" w14:textId="77777777" w:rsidR="00BA5E6E" w:rsidRPr="00BA5E6E" w:rsidRDefault="00BA5E6E" w:rsidP="00BA5E6E">
      <w:pPr>
        <w:pStyle w:val="EndNoteBibliography"/>
        <w:ind w:left="720" w:hanging="720"/>
        <w:rPr>
          <w:noProof/>
        </w:rPr>
      </w:pPr>
      <w:r w:rsidRPr="00BA5E6E">
        <w:rPr>
          <w:noProof/>
        </w:rPr>
        <w:t>Kates, R.W., Clark, W.C., Corell, R., Hall, J.M., Jaeger, C.C., Lowe, I.</w:t>
      </w:r>
      <w:r w:rsidRPr="00BA5E6E">
        <w:rPr>
          <w:i/>
          <w:noProof/>
        </w:rPr>
        <w:t xml:space="preserve"> et al.</w:t>
      </w:r>
      <w:r w:rsidRPr="00BA5E6E">
        <w:rPr>
          <w:noProof/>
        </w:rPr>
        <w:t xml:space="preserve"> (2001). Sustainability Science. </w:t>
      </w:r>
      <w:r w:rsidRPr="00BA5E6E">
        <w:rPr>
          <w:i/>
          <w:noProof/>
        </w:rPr>
        <w:t>Science</w:t>
      </w:r>
      <w:r w:rsidRPr="00BA5E6E">
        <w:rPr>
          <w:noProof/>
        </w:rPr>
        <w:t>, 292, 641-642.</w:t>
      </w:r>
    </w:p>
    <w:p w14:paraId="72556744" w14:textId="77777777" w:rsidR="00BA5E6E" w:rsidRPr="00BA5E6E" w:rsidRDefault="00BA5E6E" w:rsidP="00BA5E6E">
      <w:pPr>
        <w:pStyle w:val="EndNoteBibliography"/>
        <w:ind w:left="720" w:hanging="720"/>
        <w:rPr>
          <w:noProof/>
        </w:rPr>
      </w:pPr>
      <w:r w:rsidRPr="00BA5E6E">
        <w:rPr>
          <w:noProof/>
        </w:rPr>
        <w:t>22.</w:t>
      </w:r>
    </w:p>
    <w:p w14:paraId="73AA4EB5" w14:textId="77777777" w:rsidR="00BA5E6E" w:rsidRPr="00BA5E6E" w:rsidRDefault="00BA5E6E" w:rsidP="00BA5E6E">
      <w:pPr>
        <w:pStyle w:val="EndNoteBibliography"/>
        <w:ind w:left="720" w:hanging="720"/>
        <w:rPr>
          <w:noProof/>
        </w:rPr>
      </w:pPr>
      <w:r w:rsidRPr="00BA5E6E">
        <w:rPr>
          <w:noProof/>
        </w:rPr>
        <w:t xml:space="preserve">Kelly, R.P., Erickson, A.L., Mease, L.A., Battista, W., Kittinger, J.N. &amp; Fujita, R. (2015). Embracing thresholds for better environmental management. </w:t>
      </w:r>
      <w:r w:rsidRPr="00BA5E6E">
        <w:rPr>
          <w:i/>
          <w:noProof/>
        </w:rPr>
        <w:t>Philosophical Transactions of the Royal Society of London B: Biological Sciences</w:t>
      </w:r>
      <w:r w:rsidRPr="00BA5E6E">
        <w:rPr>
          <w:noProof/>
        </w:rPr>
        <w:t>, 370, 20130276.</w:t>
      </w:r>
    </w:p>
    <w:p w14:paraId="2A98162B" w14:textId="77777777" w:rsidR="00BA5E6E" w:rsidRPr="00BA5E6E" w:rsidRDefault="00BA5E6E" w:rsidP="00BA5E6E">
      <w:pPr>
        <w:pStyle w:val="EndNoteBibliography"/>
        <w:ind w:left="720" w:hanging="720"/>
        <w:rPr>
          <w:noProof/>
        </w:rPr>
      </w:pPr>
      <w:r w:rsidRPr="00BA5E6E">
        <w:rPr>
          <w:noProof/>
        </w:rPr>
        <w:t>23.</w:t>
      </w:r>
    </w:p>
    <w:p w14:paraId="12FFBB80" w14:textId="77777777" w:rsidR="00BA5E6E" w:rsidRPr="00BA5E6E" w:rsidRDefault="00BA5E6E" w:rsidP="00BA5E6E">
      <w:pPr>
        <w:pStyle w:val="EndNoteBibliography"/>
        <w:ind w:left="720" w:hanging="720"/>
        <w:rPr>
          <w:noProof/>
        </w:rPr>
      </w:pPr>
      <w:r w:rsidRPr="00BA5E6E">
        <w:rPr>
          <w:noProof/>
        </w:rPr>
        <w:t xml:space="preserve">Lindenmayer, D.B., Piggott, M.P. &amp; Wintle, B.A. (2013). Counting the books while the library burns: why conservation monitoring programs need a plan for action. </w:t>
      </w:r>
      <w:r w:rsidRPr="00BA5E6E">
        <w:rPr>
          <w:i/>
          <w:noProof/>
        </w:rPr>
        <w:t>Frontiers in Ecology and the Environment</w:t>
      </w:r>
      <w:r w:rsidRPr="00BA5E6E">
        <w:rPr>
          <w:noProof/>
        </w:rPr>
        <w:t>, 11, 549-555.</w:t>
      </w:r>
    </w:p>
    <w:p w14:paraId="6EA6D13F" w14:textId="77777777" w:rsidR="00BA5E6E" w:rsidRPr="00BA5E6E" w:rsidRDefault="00BA5E6E" w:rsidP="00BA5E6E">
      <w:pPr>
        <w:pStyle w:val="EndNoteBibliography"/>
        <w:ind w:left="720" w:hanging="720"/>
        <w:rPr>
          <w:noProof/>
        </w:rPr>
      </w:pPr>
      <w:r w:rsidRPr="00BA5E6E">
        <w:rPr>
          <w:noProof/>
        </w:rPr>
        <w:t>24.</w:t>
      </w:r>
    </w:p>
    <w:p w14:paraId="3F21EBA8" w14:textId="77777777" w:rsidR="00BA5E6E" w:rsidRPr="00BA5E6E" w:rsidRDefault="00BA5E6E" w:rsidP="00BA5E6E">
      <w:pPr>
        <w:pStyle w:val="EndNoteBibliography"/>
        <w:ind w:left="720" w:hanging="720"/>
        <w:rPr>
          <w:noProof/>
        </w:rPr>
      </w:pPr>
      <w:r w:rsidRPr="00BA5E6E">
        <w:rPr>
          <w:noProof/>
        </w:rPr>
        <w:t xml:space="preserve">Ludwig, D., Hilborn, R. &amp; Walters, C. (1993). Uncertainty, resource exploitation, and conservation: lessons from history. </w:t>
      </w:r>
      <w:r w:rsidRPr="00BA5E6E">
        <w:rPr>
          <w:i/>
          <w:noProof/>
        </w:rPr>
        <w:t>Science</w:t>
      </w:r>
      <w:r w:rsidRPr="00BA5E6E">
        <w:rPr>
          <w:noProof/>
        </w:rPr>
        <w:t>, 260, 17.</w:t>
      </w:r>
    </w:p>
    <w:p w14:paraId="0AE6B183" w14:textId="77777777" w:rsidR="00BA5E6E" w:rsidRPr="00BA5E6E" w:rsidRDefault="00BA5E6E" w:rsidP="00BA5E6E">
      <w:pPr>
        <w:pStyle w:val="EndNoteBibliography"/>
        <w:ind w:left="720" w:hanging="720"/>
        <w:rPr>
          <w:noProof/>
        </w:rPr>
      </w:pPr>
      <w:r w:rsidRPr="00BA5E6E">
        <w:rPr>
          <w:noProof/>
        </w:rPr>
        <w:t>25.</w:t>
      </w:r>
    </w:p>
    <w:p w14:paraId="3375298C" w14:textId="77777777" w:rsidR="00BA5E6E" w:rsidRPr="00BA5E6E" w:rsidRDefault="00BA5E6E" w:rsidP="00BA5E6E">
      <w:pPr>
        <w:pStyle w:val="EndNoteBibliography"/>
        <w:ind w:left="720" w:hanging="720"/>
        <w:rPr>
          <w:noProof/>
        </w:rPr>
      </w:pPr>
      <w:r w:rsidRPr="00BA5E6E">
        <w:rPr>
          <w:noProof/>
        </w:rPr>
        <w:t xml:space="preserve">Mangel, M. (2000). Irreducible uncertainties, sustainable fisheries and marine reserves. </w:t>
      </w:r>
      <w:r w:rsidRPr="00BA5E6E">
        <w:rPr>
          <w:i/>
          <w:noProof/>
        </w:rPr>
        <w:t>Evolutionary Ecology Research</w:t>
      </w:r>
      <w:r w:rsidRPr="00BA5E6E">
        <w:rPr>
          <w:noProof/>
        </w:rPr>
        <w:t>, 2, 547-557.</w:t>
      </w:r>
    </w:p>
    <w:p w14:paraId="75D3403C" w14:textId="77777777" w:rsidR="00BA5E6E" w:rsidRPr="00BA5E6E" w:rsidRDefault="00BA5E6E" w:rsidP="00BA5E6E">
      <w:pPr>
        <w:pStyle w:val="EndNoteBibliography"/>
        <w:ind w:left="720" w:hanging="720"/>
        <w:rPr>
          <w:noProof/>
        </w:rPr>
      </w:pPr>
      <w:r w:rsidRPr="00BA5E6E">
        <w:rPr>
          <w:noProof/>
        </w:rPr>
        <w:t>26.</w:t>
      </w:r>
    </w:p>
    <w:p w14:paraId="6EDB57BF" w14:textId="77777777" w:rsidR="00BA5E6E" w:rsidRPr="00BA5E6E" w:rsidRDefault="00BA5E6E" w:rsidP="00BA5E6E">
      <w:pPr>
        <w:pStyle w:val="EndNoteBibliography"/>
        <w:ind w:left="720" w:hanging="720"/>
        <w:rPr>
          <w:noProof/>
        </w:rPr>
      </w:pPr>
      <w:r w:rsidRPr="00BA5E6E">
        <w:rPr>
          <w:noProof/>
        </w:rPr>
        <w:t xml:space="preserve">May, R.M. (1977). Thresholds and breakpoints in ecosystems with a multiplicity of stable states. </w:t>
      </w:r>
      <w:r w:rsidRPr="00BA5E6E">
        <w:rPr>
          <w:i/>
          <w:noProof/>
        </w:rPr>
        <w:t>Nature</w:t>
      </w:r>
      <w:r w:rsidRPr="00BA5E6E">
        <w:rPr>
          <w:noProof/>
        </w:rPr>
        <w:t>, 269, 471-477.</w:t>
      </w:r>
    </w:p>
    <w:p w14:paraId="0488DBA5" w14:textId="77777777" w:rsidR="00BA5E6E" w:rsidRPr="00BA5E6E" w:rsidRDefault="00BA5E6E" w:rsidP="00BA5E6E">
      <w:pPr>
        <w:pStyle w:val="EndNoteBibliography"/>
        <w:ind w:left="720" w:hanging="720"/>
        <w:rPr>
          <w:noProof/>
        </w:rPr>
      </w:pPr>
      <w:r w:rsidRPr="00BA5E6E">
        <w:rPr>
          <w:noProof/>
        </w:rPr>
        <w:t>27.</w:t>
      </w:r>
    </w:p>
    <w:p w14:paraId="3DB26373" w14:textId="77777777" w:rsidR="00BA5E6E" w:rsidRPr="00BA5E6E" w:rsidRDefault="00BA5E6E" w:rsidP="00BA5E6E">
      <w:pPr>
        <w:pStyle w:val="EndNoteBibliography"/>
        <w:ind w:left="720" w:hanging="720"/>
        <w:rPr>
          <w:noProof/>
        </w:rPr>
      </w:pPr>
      <w:r w:rsidRPr="00BA5E6E">
        <w:rPr>
          <w:noProof/>
        </w:rPr>
        <w:t xml:space="preserve">Morris, W.F. &amp; Doak, D.F. (2002). Quantitative conservation biology. </w:t>
      </w:r>
      <w:r w:rsidRPr="00BA5E6E">
        <w:rPr>
          <w:i/>
          <w:noProof/>
        </w:rPr>
        <w:t>Sinauer, Sunderland, Massachusetts, USA</w:t>
      </w:r>
      <w:r w:rsidRPr="00BA5E6E">
        <w:rPr>
          <w:noProof/>
        </w:rPr>
        <w:t>.</w:t>
      </w:r>
    </w:p>
    <w:p w14:paraId="6BD2CC87" w14:textId="77777777" w:rsidR="00BA5E6E" w:rsidRPr="00BA5E6E" w:rsidRDefault="00BA5E6E" w:rsidP="00BA5E6E">
      <w:pPr>
        <w:pStyle w:val="EndNoteBibliography"/>
        <w:ind w:left="720" w:hanging="720"/>
        <w:rPr>
          <w:noProof/>
        </w:rPr>
      </w:pPr>
      <w:r w:rsidRPr="00BA5E6E">
        <w:rPr>
          <w:noProof/>
        </w:rPr>
        <w:lastRenderedPageBreak/>
        <w:t>28.</w:t>
      </w:r>
    </w:p>
    <w:p w14:paraId="09A7E4A4" w14:textId="77777777" w:rsidR="00BA5E6E" w:rsidRPr="00BA5E6E" w:rsidRDefault="00BA5E6E" w:rsidP="00BA5E6E">
      <w:pPr>
        <w:pStyle w:val="EndNoteBibliography"/>
        <w:ind w:left="720" w:hanging="720"/>
        <w:rPr>
          <w:noProof/>
        </w:rPr>
      </w:pPr>
      <w:r w:rsidRPr="00BA5E6E">
        <w:rPr>
          <w:noProof/>
        </w:rPr>
        <w:t xml:space="preserve">Polasky, S., Carpenter, S.R., Folke, C. &amp; Keeler, B. (2011). Decision-making under great uncertainty: environmental management in an era of global change. </w:t>
      </w:r>
      <w:r w:rsidRPr="00BA5E6E">
        <w:rPr>
          <w:i/>
          <w:noProof/>
        </w:rPr>
        <w:t>Trends in ecology &amp; evolution</w:t>
      </w:r>
      <w:r w:rsidRPr="00BA5E6E">
        <w:rPr>
          <w:noProof/>
        </w:rPr>
        <w:t>, 26, 398-404.</w:t>
      </w:r>
    </w:p>
    <w:p w14:paraId="24947666" w14:textId="77777777" w:rsidR="00BA5E6E" w:rsidRPr="00BA5E6E" w:rsidRDefault="00BA5E6E" w:rsidP="00BA5E6E">
      <w:pPr>
        <w:pStyle w:val="EndNoteBibliography"/>
        <w:ind w:left="720" w:hanging="720"/>
        <w:rPr>
          <w:noProof/>
        </w:rPr>
      </w:pPr>
      <w:r w:rsidRPr="00BA5E6E">
        <w:rPr>
          <w:noProof/>
        </w:rPr>
        <w:t>29.</w:t>
      </w:r>
    </w:p>
    <w:p w14:paraId="7A81D824" w14:textId="77777777" w:rsidR="00BA5E6E" w:rsidRPr="00BA5E6E" w:rsidRDefault="00BA5E6E" w:rsidP="00BA5E6E">
      <w:pPr>
        <w:pStyle w:val="EndNoteBibliography"/>
        <w:ind w:left="720" w:hanging="720"/>
        <w:rPr>
          <w:noProof/>
        </w:rPr>
      </w:pPr>
      <w:r w:rsidRPr="00BA5E6E">
        <w:rPr>
          <w:noProof/>
        </w:rPr>
        <w:t>Rockström, J., Steffen, W., Noone, K., Persson, Å., Chapin, F.S., Lambin, E.F.</w:t>
      </w:r>
      <w:r w:rsidRPr="00BA5E6E">
        <w:rPr>
          <w:i/>
          <w:noProof/>
        </w:rPr>
        <w:t xml:space="preserve"> et al.</w:t>
      </w:r>
      <w:r w:rsidRPr="00BA5E6E">
        <w:rPr>
          <w:noProof/>
        </w:rPr>
        <w:t xml:space="preserve"> (2009). A safe operating space for humanity. </w:t>
      </w:r>
      <w:r w:rsidRPr="00BA5E6E">
        <w:rPr>
          <w:i/>
          <w:noProof/>
        </w:rPr>
        <w:t>Nature</w:t>
      </w:r>
      <w:r w:rsidRPr="00BA5E6E">
        <w:rPr>
          <w:noProof/>
        </w:rPr>
        <w:t>, 461, 472-475.</w:t>
      </w:r>
    </w:p>
    <w:p w14:paraId="619ED459" w14:textId="77777777" w:rsidR="00BA5E6E" w:rsidRPr="00BA5E6E" w:rsidRDefault="00BA5E6E" w:rsidP="00BA5E6E">
      <w:pPr>
        <w:pStyle w:val="EndNoteBibliography"/>
        <w:ind w:left="720" w:hanging="720"/>
        <w:rPr>
          <w:noProof/>
        </w:rPr>
      </w:pPr>
      <w:r w:rsidRPr="00BA5E6E">
        <w:rPr>
          <w:noProof/>
        </w:rPr>
        <w:t>30.</w:t>
      </w:r>
    </w:p>
    <w:p w14:paraId="16A5EDEB" w14:textId="77777777" w:rsidR="00BA5E6E" w:rsidRPr="00BA5E6E" w:rsidRDefault="00BA5E6E" w:rsidP="00BA5E6E">
      <w:pPr>
        <w:pStyle w:val="EndNoteBibliography"/>
        <w:ind w:left="720" w:hanging="720"/>
        <w:rPr>
          <w:noProof/>
        </w:rPr>
      </w:pPr>
      <w:r w:rsidRPr="00BA5E6E">
        <w:rPr>
          <w:noProof/>
        </w:rPr>
        <w:t xml:space="preserve">Scheffer, M., Carpenter, S., Foley, J.A., Folke, C. &amp; Walker, B. (2001). Catastrophic shifts in ecosystems. </w:t>
      </w:r>
      <w:r w:rsidRPr="00BA5E6E">
        <w:rPr>
          <w:i/>
          <w:noProof/>
        </w:rPr>
        <w:t>Nature</w:t>
      </w:r>
      <w:r w:rsidRPr="00BA5E6E">
        <w:rPr>
          <w:noProof/>
        </w:rPr>
        <w:t>, 413, 591-596.</w:t>
      </w:r>
    </w:p>
    <w:p w14:paraId="32667AF4" w14:textId="77777777" w:rsidR="00BA5E6E" w:rsidRPr="00BA5E6E" w:rsidRDefault="00BA5E6E" w:rsidP="00BA5E6E">
      <w:pPr>
        <w:pStyle w:val="EndNoteBibliography"/>
        <w:ind w:left="720" w:hanging="720"/>
        <w:rPr>
          <w:noProof/>
        </w:rPr>
      </w:pPr>
      <w:r w:rsidRPr="00BA5E6E">
        <w:rPr>
          <w:noProof/>
        </w:rPr>
        <w:t>31.</w:t>
      </w:r>
    </w:p>
    <w:p w14:paraId="1348017F" w14:textId="77777777" w:rsidR="00BA5E6E" w:rsidRPr="00BA5E6E" w:rsidRDefault="00BA5E6E" w:rsidP="00BA5E6E">
      <w:pPr>
        <w:pStyle w:val="EndNoteBibliography"/>
        <w:ind w:left="720" w:hanging="720"/>
        <w:rPr>
          <w:noProof/>
        </w:rPr>
      </w:pPr>
      <w:r w:rsidRPr="00BA5E6E">
        <w:rPr>
          <w:noProof/>
        </w:rPr>
        <w:t xml:space="preserve">Schrank, W.E., Arnason, R. &amp; Hannesson, R. (2003). </w:t>
      </w:r>
      <w:r w:rsidRPr="00BA5E6E">
        <w:rPr>
          <w:i/>
          <w:noProof/>
        </w:rPr>
        <w:t>The cost of fisheries management</w:t>
      </w:r>
      <w:r w:rsidRPr="00BA5E6E">
        <w:rPr>
          <w:noProof/>
        </w:rPr>
        <w:t>. Gower Publishing, Ltd.</w:t>
      </w:r>
    </w:p>
    <w:p w14:paraId="367F5309" w14:textId="77777777" w:rsidR="00BA5E6E" w:rsidRPr="00BA5E6E" w:rsidRDefault="00BA5E6E" w:rsidP="00BA5E6E">
      <w:pPr>
        <w:pStyle w:val="EndNoteBibliography"/>
        <w:ind w:left="720" w:hanging="720"/>
        <w:rPr>
          <w:noProof/>
        </w:rPr>
      </w:pPr>
      <w:r w:rsidRPr="00BA5E6E">
        <w:rPr>
          <w:noProof/>
        </w:rPr>
        <w:t>32.</w:t>
      </w:r>
    </w:p>
    <w:p w14:paraId="74EE6D3B" w14:textId="77777777" w:rsidR="00BA5E6E" w:rsidRPr="00BA5E6E" w:rsidRDefault="00BA5E6E" w:rsidP="00BA5E6E">
      <w:pPr>
        <w:pStyle w:val="EndNoteBibliography"/>
        <w:ind w:left="720" w:hanging="720"/>
        <w:rPr>
          <w:noProof/>
        </w:rPr>
      </w:pPr>
      <w:r w:rsidRPr="00BA5E6E">
        <w:rPr>
          <w:noProof/>
        </w:rPr>
        <w:t>Selkoe, K.A., Blenckner, T., Caldwell, M.R., Crowder, L.B., Erickson, A.L., Essington, T.E.</w:t>
      </w:r>
      <w:r w:rsidRPr="00BA5E6E">
        <w:rPr>
          <w:i/>
          <w:noProof/>
        </w:rPr>
        <w:t xml:space="preserve"> et al.</w:t>
      </w:r>
      <w:r w:rsidRPr="00BA5E6E">
        <w:rPr>
          <w:noProof/>
        </w:rPr>
        <w:t xml:space="preserve"> (2015). Principles for managing marine ecosystems prone to tipping points. </w:t>
      </w:r>
      <w:r w:rsidRPr="00BA5E6E">
        <w:rPr>
          <w:i/>
          <w:noProof/>
        </w:rPr>
        <w:t>Ecosystem Health and Sustainability</w:t>
      </w:r>
      <w:r w:rsidRPr="00BA5E6E">
        <w:rPr>
          <w:noProof/>
        </w:rPr>
        <w:t>, 1, art17.</w:t>
      </w:r>
    </w:p>
    <w:p w14:paraId="54AE7CCC" w14:textId="77777777" w:rsidR="00BA5E6E" w:rsidRPr="00BA5E6E" w:rsidRDefault="00BA5E6E" w:rsidP="00BA5E6E">
      <w:pPr>
        <w:pStyle w:val="EndNoteBibliography"/>
        <w:ind w:left="720" w:hanging="720"/>
        <w:rPr>
          <w:noProof/>
        </w:rPr>
      </w:pPr>
      <w:r w:rsidRPr="00BA5E6E">
        <w:rPr>
          <w:noProof/>
        </w:rPr>
        <w:t>33.</w:t>
      </w:r>
    </w:p>
    <w:p w14:paraId="40CE9AAB" w14:textId="77777777" w:rsidR="00BA5E6E" w:rsidRPr="00BA5E6E" w:rsidRDefault="00BA5E6E" w:rsidP="00BA5E6E">
      <w:pPr>
        <w:pStyle w:val="EndNoteBibliography"/>
        <w:ind w:left="720" w:hanging="720"/>
        <w:rPr>
          <w:noProof/>
        </w:rPr>
      </w:pPr>
      <w:r w:rsidRPr="00BA5E6E">
        <w:rPr>
          <w:noProof/>
        </w:rPr>
        <w:t xml:space="preserve">Sethi, G., Costello, C., Fisher, A., Hanemann, M. &amp; Karp, L. (2005). Fishery management under multiple uncertainty. </w:t>
      </w:r>
      <w:r w:rsidRPr="00BA5E6E">
        <w:rPr>
          <w:i/>
          <w:noProof/>
        </w:rPr>
        <w:t>Journal of Environmental Economics and Management</w:t>
      </w:r>
      <w:r w:rsidRPr="00BA5E6E">
        <w:rPr>
          <w:noProof/>
        </w:rPr>
        <w:t>, 50, 300-318.</w:t>
      </w:r>
    </w:p>
    <w:p w14:paraId="7FE4D8B2" w14:textId="77777777" w:rsidR="00BA5E6E" w:rsidRPr="00BA5E6E" w:rsidRDefault="00BA5E6E" w:rsidP="00BA5E6E">
      <w:pPr>
        <w:pStyle w:val="EndNoteBibliography"/>
        <w:ind w:left="720" w:hanging="720"/>
        <w:rPr>
          <w:noProof/>
        </w:rPr>
      </w:pPr>
      <w:r w:rsidRPr="00BA5E6E">
        <w:rPr>
          <w:noProof/>
        </w:rPr>
        <w:t>34.</w:t>
      </w:r>
    </w:p>
    <w:p w14:paraId="399CFC29" w14:textId="77777777" w:rsidR="00BA5E6E" w:rsidRPr="00BA5E6E" w:rsidRDefault="00BA5E6E" w:rsidP="00BA5E6E">
      <w:pPr>
        <w:pStyle w:val="EndNoteBibliography"/>
        <w:ind w:left="720" w:hanging="720"/>
        <w:rPr>
          <w:noProof/>
        </w:rPr>
      </w:pPr>
      <w:r w:rsidRPr="00BA5E6E">
        <w:rPr>
          <w:noProof/>
        </w:rPr>
        <w:t xml:space="preserve">Smith, D.R., Snyder, C.D., Hitt, N.P. &amp; Geissler, P.H. (2014). Monitoring for Threshold-Dependent Decisions. In: </w:t>
      </w:r>
      <w:r w:rsidRPr="00BA5E6E">
        <w:rPr>
          <w:i/>
          <w:noProof/>
        </w:rPr>
        <w:t>Application of Threshold Concepts in Natural Resource Decision Making</w:t>
      </w:r>
      <w:r w:rsidRPr="00BA5E6E">
        <w:rPr>
          <w:noProof/>
        </w:rPr>
        <w:t>. Springer, pp. 87-100.</w:t>
      </w:r>
    </w:p>
    <w:p w14:paraId="67EBED28" w14:textId="77777777" w:rsidR="00BA5E6E" w:rsidRPr="00BA5E6E" w:rsidRDefault="00BA5E6E" w:rsidP="00BA5E6E">
      <w:pPr>
        <w:pStyle w:val="EndNoteBibliography"/>
        <w:ind w:left="720" w:hanging="720"/>
        <w:rPr>
          <w:noProof/>
        </w:rPr>
      </w:pPr>
      <w:r w:rsidRPr="00BA5E6E">
        <w:rPr>
          <w:noProof/>
        </w:rPr>
        <w:t>35.</w:t>
      </w:r>
    </w:p>
    <w:p w14:paraId="7823668B" w14:textId="77777777" w:rsidR="00BA5E6E" w:rsidRPr="00BA5E6E" w:rsidRDefault="00BA5E6E" w:rsidP="00BA5E6E">
      <w:pPr>
        <w:pStyle w:val="EndNoteBibliography"/>
        <w:ind w:left="720" w:hanging="720"/>
        <w:rPr>
          <w:noProof/>
        </w:rPr>
      </w:pPr>
      <w:r w:rsidRPr="00BA5E6E">
        <w:rPr>
          <w:noProof/>
        </w:rPr>
        <w:t xml:space="preserve">Stefansson, G. &amp; Rosenberg, A.A. (2005). Combining control measures for more effective management of fisheries under uncertainty: quotas, effort limitation and protected areas. </w:t>
      </w:r>
      <w:r w:rsidRPr="00BA5E6E">
        <w:rPr>
          <w:i/>
          <w:noProof/>
        </w:rPr>
        <w:t>Philosophical Transactions of the Royal Society B: Biological Sciences</w:t>
      </w:r>
      <w:r w:rsidRPr="00BA5E6E">
        <w:rPr>
          <w:noProof/>
        </w:rPr>
        <w:t>, 360, 133-146.</w:t>
      </w:r>
    </w:p>
    <w:p w14:paraId="08B2C4DB" w14:textId="77777777" w:rsidR="00BA5E6E" w:rsidRPr="00BA5E6E" w:rsidRDefault="00BA5E6E" w:rsidP="00BA5E6E">
      <w:pPr>
        <w:pStyle w:val="EndNoteBibliography"/>
        <w:ind w:left="720" w:hanging="720"/>
        <w:rPr>
          <w:noProof/>
        </w:rPr>
      </w:pPr>
      <w:r w:rsidRPr="00BA5E6E">
        <w:rPr>
          <w:noProof/>
        </w:rPr>
        <w:t>36.</w:t>
      </w:r>
    </w:p>
    <w:p w14:paraId="458B20C8" w14:textId="77777777" w:rsidR="00BA5E6E" w:rsidRPr="00BA5E6E" w:rsidRDefault="00BA5E6E" w:rsidP="00BA5E6E">
      <w:pPr>
        <w:pStyle w:val="EndNoteBibliography"/>
        <w:ind w:left="720" w:hanging="720"/>
        <w:rPr>
          <w:noProof/>
        </w:rPr>
      </w:pPr>
      <w:r w:rsidRPr="00BA5E6E">
        <w:rPr>
          <w:noProof/>
        </w:rPr>
        <w:t xml:space="preserve">Stephens, P.A., Sutherland, W.J. &amp; Freckleton, R.P. (1999). What is the Allee effect? </w:t>
      </w:r>
      <w:r w:rsidRPr="00BA5E6E">
        <w:rPr>
          <w:i/>
          <w:noProof/>
        </w:rPr>
        <w:t>Oikos</w:t>
      </w:r>
      <w:r w:rsidRPr="00BA5E6E">
        <w:rPr>
          <w:noProof/>
        </w:rPr>
        <w:t>, 185-190.</w:t>
      </w:r>
    </w:p>
    <w:p w14:paraId="06431D7A" w14:textId="77777777" w:rsidR="00BA5E6E" w:rsidRPr="00BA5E6E" w:rsidRDefault="00BA5E6E" w:rsidP="00BA5E6E">
      <w:pPr>
        <w:pStyle w:val="EndNoteBibliography"/>
        <w:ind w:left="720" w:hanging="720"/>
        <w:rPr>
          <w:noProof/>
        </w:rPr>
      </w:pPr>
      <w:r w:rsidRPr="00BA5E6E">
        <w:rPr>
          <w:noProof/>
        </w:rPr>
        <w:t>37.</w:t>
      </w:r>
    </w:p>
    <w:p w14:paraId="12711A77" w14:textId="77777777" w:rsidR="00BA5E6E" w:rsidRPr="00BA5E6E" w:rsidRDefault="00BA5E6E" w:rsidP="00BA5E6E">
      <w:pPr>
        <w:pStyle w:val="EndNoteBibliography"/>
        <w:ind w:left="720" w:hanging="720"/>
        <w:rPr>
          <w:noProof/>
        </w:rPr>
      </w:pPr>
      <w:r w:rsidRPr="00BA5E6E">
        <w:rPr>
          <w:noProof/>
        </w:rPr>
        <w:t xml:space="preserve">Taylor, B.L. (1995). The reliability of using population viability analysis for risk classification of species. </w:t>
      </w:r>
      <w:r w:rsidRPr="00BA5E6E">
        <w:rPr>
          <w:i/>
          <w:noProof/>
        </w:rPr>
        <w:t>Conservation Biology</w:t>
      </w:r>
      <w:r w:rsidRPr="00BA5E6E">
        <w:rPr>
          <w:noProof/>
        </w:rPr>
        <w:t>, 9, 551-558.</w:t>
      </w:r>
    </w:p>
    <w:p w14:paraId="60462E37" w14:textId="77777777" w:rsidR="00BA5E6E" w:rsidRPr="00BA5E6E" w:rsidRDefault="00BA5E6E" w:rsidP="00BA5E6E">
      <w:pPr>
        <w:pStyle w:val="EndNoteBibliography"/>
        <w:ind w:left="720" w:hanging="720"/>
        <w:rPr>
          <w:noProof/>
        </w:rPr>
      </w:pPr>
      <w:r w:rsidRPr="00BA5E6E">
        <w:rPr>
          <w:noProof/>
        </w:rPr>
        <w:t>38.</w:t>
      </w:r>
    </w:p>
    <w:p w14:paraId="4E71EA63" w14:textId="77777777" w:rsidR="00BA5E6E" w:rsidRPr="00BA5E6E" w:rsidRDefault="00BA5E6E" w:rsidP="00BA5E6E">
      <w:pPr>
        <w:pStyle w:val="EndNoteBibliography"/>
        <w:ind w:left="720" w:hanging="720"/>
        <w:rPr>
          <w:noProof/>
        </w:rPr>
      </w:pPr>
      <w:r w:rsidRPr="00BA5E6E">
        <w:rPr>
          <w:noProof/>
        </w:rPr>
        <w:t xml:space="preserve">Walters, C.J. &amp; Hilborn, R. (1978). Ecological optimization and adaptive management. </w:t>
      </w:r>
      <w:r w:rsidRPr="00BA5E6E">
        <w:rPr>
          <w:i/>
          <w:noProof/>
        </w:rPr>
        <w:t>Annual review of Ecology and Systematics</w:t>
      </w:r>
      <w:r w:rsidRPr="00BA5E6E">
        <w:rPr>
          <w:noProof/>
        </w:rPr>
        <w:t>, 157-188.</w:t>
      </w:r>
    </w:p>
    <w:p w14:paraId="6B7F62EF" w14:textId="7F67DC0D"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18"/>
      <w:r w:rsidRPr="00957F1F">
        <w:rPr>
          <w:rFonts w:ascii="Helvetica" w:hAnsi="Helvetica"/>
          <w:sz w:val="22"/>
          <w:szCs w:val="22"/>
        </w:rPr>
        <w:t xml:space="preserve">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w:t>
      </w:r>
      <w:commentRangeEnd w:id="18"/>
      <w:r w:rsidR="007821E5">
        <w:rPr>
          <w:rStyle w:val="CommentReference"/>
        </w:rPr>
        <w:commentReference w:id="18"/>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4866EAB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41EC5E6D" w:rsidR="00393873" w:rsidRDefault="00393873" w:rsidP="00D64561">
      <w:pPr>
        <w:rPr>
          <w:rFonts w:ascii="Helvetica" w:hAnsi="Helvetica"/>
          <w:sz w:val="22"/>
          <w:szCs w:val="22"/>
        </w:rPr>
      </w:pPr>
    </w:p>
    <w:p w14:paraId="05DB57D9" w14:textId="77777777" w:rsidR="003E12CA" w:rsidRPr="00957F1F" w:rsidRDefault="003E12CA" w:rsidP="003E2FCD">
      <w:pPr>
        <w:ind w:firstLine="720"/>
        <w:rPr>
          <w:rFonts w:ascii="Helvetica" w:hAnsi="Helvetica"/>
          <w:sz w:val="22"/>
          <w:szCs w:val="22"/>
        </w:rPr>
      </w:pPr>
    </w:p>
    <w:p w14:paraId="4AC5D8D1" w14:textId="1BC221C2" w:rsidR="00992EEE" w:rsidRPr="00957F1F" w:rsidRDefault="00A926C7" w:rsidP="00D64561">
      <w:pPr>
        <w:rPr>
          <w:rFonts w:ascii="Helvetica" w:hAnsi="Helvetica"/>
          <w:sz w:val="22"/>
          <w:szCs w:val="22"/>
        </w:rPr>
      </w:pPr>
      <w:bookmarkStart w:id="19" w:name="_GoBack"/>
      <w:r w:rsidRPr="00B95AB6">
        <w:rPr>
          <w:rFonts w:ascii="Helvetica" w:hAnsi="Helvetica"/>
          <w:noProof/>
          <w:sz w:val="22"/>
          <w:szCs w:val="22"/>
        </w:rPr>
        <w:drawing>
          <wp:inline distT="0" distB="0" distL="0" distR="0" wp14:anchorId="41431AFC" wp14:editId="60958916">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bookmarkEnd w:id="19"/>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01F5C1C"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proofErr w:type="gramStart"/>
      <w:r w:rsidR="003E2FCD" w:rsidRPr="00E35113">
        <w:rPr>
          <w:rFonts w:ascii="Helvetica" w:hAnsi="Helvetica"/>
          <w:sz w:val="22"/>
          <w:szCs w:val="22"/>
        </w:rPr>
        <w:t xml:space="preserve"> </w:t>
      </w:r>
      <w:r w:rsidR="00382553">
        <w:rPr>
          <w:rFonts w:ascii="Helvetica" w:hAnsi="Helvetica"/>
          <w:sz w:val="22"/>
          <w:szCs w:val="22"/>
        </w:rPr>
        <w:t>:</w:t>
      </w:r>
      <w:proofErr w:type="gramEnd"/>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6D453BF1" w14:textId="77777777" w:rsidR="003D48B0" w:rsidRDefault="003D48B0">
      <w:pPr>
        <w:rPr>
          <w:rFonts w:ascii="Helvetica" w:hAnsi="Helvetica"/>
          <w:sz w:val="22"/>
          <w:szCs w:val="22"/>
        </w:rPr>
      </w:pPr>
    </w:p>
    <w:p w14:paraId="14198689" w14:textId="75CA37F8" w:rsidR="003D48B0" w:rsidRDefault="003D67FD">
      <w:pPr>
        <w:rPr>
          <w:rFonts w:ascii="Helvetica" w:hAnsi="Helvetica"/>
          <w:sz w:val="22"/>
          <w:szCs w:val="22"/>
        </w:rPr>
      </w:pPr>
      <w:r w:rsidRPr="002C7454">
        <w:rPr>
          <w:rFonts w:ascii="Helvetica" w:hAnsi="Helvetica"/>
          <w:noProof/>
          <w:sz w:val="22"/>
          <w:szCs w:val="22"/>
        </w:rPr>
        <w:drawing>
          <wp:inline distT="0" distB="0" distL="0" distR="0" wp14:anchorId="39298211" wp14:editId="1E95D99E">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45D302CE"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6B5ECA97" w:rsidR="00A800CF" w:rsidRPr="00957F1F" w:rsidRDefault="00EC6178" w:rsidP="000626DC">
      <w:pPr>
        <w:rPr>
          <w:rFonts w:ascii="Helvetica" w:hAnsi="Helvetica"/>
          <w:sz w:val="22"/>
          <w:szCs w:val="22"/>
        </w:rPr>
      </w:pPr>
      <w:r w:rsidRPr="0073640D">
        <w:rPr>
          <w:rFonts w:ascii="Helvetica" w:hAnsi="Helvetica"/>
          <w:noProof/>
          <w:sz w:val="22"/>
          <w:szCs w:val="22"/>
        </w:rPr>
        <w:drawing>
          <wp:inline distT="0" distB="0" distL="0" distR="0" wp14:anchorId="33327EA2" wp14:editId="1C792A16">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6F676572" w14:textId="14F59EF0" w:rsidR="00B505A1" w:rsidRPr="00957F1F" w:rsidRDefault="00A800CF">
      <w:pPr>
        <w:rPr>
          <w:rFonts w:ascii="Helvetica" w:hAnsi="Helvetica"/>
          <w:b/>
          <w:sz w:val="22"/>
          <w:szCs w:val="22"/>
        </w:rPr>
      </w:pPr>
      <w:r w:rsidRPr="00957F1F">
        <w:rPr>
          <w:rFonts w:ascii="Helvetica" w:hAnsi="Helvetica"/>
          <w:b/>
          <w:sz w:val="22"/>
          <w:szCs w:val="22"/>
        </w:rPr>
        <w:br w:type="page"/>
      </w:r>
    </w:p>
    <w:p w14:paraId="6CABC291" w14:textId="55531780"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proofErr w:type="spellStart"/>
      <w:r w:rsidR="00EF6675">
        <w:rPr>
          <w:rFonts w:ascii="Helvetica" w:hAnsi="Helvetica"/>
          <w:sz w:val="22"/>
          <w:szCs w:val="22"/>
        </w:rPr>
        <w:t>monintoring</w:t>
      </w:r>
      <w:proofErr w:type="spellEnd"/>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14543422" w14:textId="2EF86382" w:rsidR="00091253" w:rsidRPr="00957F1F" w:rsidRDefault="00DE61F7">
      <w:pPr>
        <w:rPr>
          <w:rFonts w:ascii="Helvetica" w:hAnsi="Helvetica"/>
          <w:b/>
          <w:sz w:val="22"/>
          <w:szCs w:val="22"/>
        </w:rPr>
      </w:pPr>
      <w:r>
        <w:rPr>
          <w:rFonts w:ascii="Helvetica" w:hAnsi="Helvetica"/>
          <w:noProof/>
          <w:sz w:val="22"/>
          <w:szCs w:val="22"/>
        </w:rPr>
        <w:drawing>
          <wp:inline distT="0" distB="0" distL="0" distR="0" wp14:anchorId="0A0E42B4" wp14:editId="50043D4D">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42C30E2" w:rsidR="00A90388" w:rsidRPr="004D1678" w:rsidRDefault="00A90388" w:rsidP="00A90388">
      <w:pPr>
        <w:rPr>
          <w:rFonts w:ascii="Helvetica" w:hAnsi="Helvetica"/>
          <w:sz w:val="22"/>
          <w:szCs w:val="22"/>
        </w:rPr>
      </w:pPr>
      <w:r w:rsidRPr="004F63A4">
        <w:rPr>
          <w:rFonts w:ascii="Helvetica" w:hAnsi="Helvetica"/>
          <w:b/>
          <w:sz w:val="22"/>
          <w:szCs w:val="22"/>
        </w:rPr>
        <w:lastRenderedPageBreak/>
        <w:t xml:space="preserve">Figure </w:t>
      </w:r>
      <w:del w:id="20" w:author="Adrian Stier" w:date="2015-11-15T23:53:00Z">
        <w:r w:rsidRPr="004F63A4" w:rsidDel="00A86500">
          <w:rPr>
            <w:rFonts w:ascii="Helvetica" w:hAnsi="Helvetica"/>
            <w:b/>
            <w:sz w:val="22"/>
            <w:szCs w:val="22"/>
          </w:rPr>
          <w:delText>4s</w:delText>
        </w:r>
      </w:del>
      <w:ins w:id="21" w:author="Adrian Stier" w:date="2015-11-15T23:53:00Z">
        <w:r w:rsidR="00A86500">
          <w:rPr>
            <w:rFonts w:ascii="Helvetica" w:hAnsi="Helvetica"/>
            <w:b/>
            <w:sz w:val="22"/>
            <w:szCs w:val="22"/>
          </w:rPr>
          <w:t>5</w:t>
        </w:r>
        <w:r w:rsidR="00A86500" w:rsidRPr="004F63A4">
          <w:rPr>
            <w:rFonts w:ascii="Helvetica" w:hAnsi="Helvetica"/>
            <w:b/>
            <w:sz w:val="22"/>
            <w:szCs w:val="22"/>
          </w:rPr>
          <w:t>s</w:t>
        </w:r>
      </w:ins>
      <w:r w:rsidRPr="004F63A4">
        <w:rPr>
          <w:rFonts w:ascii="Helvetica" w:hAnsi="Helvetica"/>
          <w:b/>
          <w:sz w:val="22"/>
          <w:szCs w:val="22"/>
        </w:rPr>
        <w:t>.</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22"/>
      <w:r w:rsidR="00DC0240" w:rsidRPr="004D1678">
        <w:rPr>
          <w:rFonts w:ascii="Helvetica" w:hAnsi="Helvetica"/>
          <w:sz w:val="22"/>
          <w:szCs w:val="22"/>
        </w:rPr>
        <w:t>benefits of resource extraction</w:t>
      </w:r>
      <w:commentRangeEnd w:id="22"/>
      <w:r w:rsidR="009C7059">
        <w:rPr>
          <w:rStyle w:val="CommentReference"/>
        </w:rPr>
        <w:commentReference w:id="22"/>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47AE65B1" w14:textId="0880109E" w:rsidR="009F47A5" w:rsidRDefault="009F47A5" w:rsidP="00783ACA">
      <w:pPr>
        <w:rPr>
          <w:rFonts w:ascii="Helvetica" w:hAnsi="Helvetica"/>
          <w:b/>
          <w:sz w:val="22"/>
          <w:szCs w:val="22"/>
        </w:rPr>
      </w:pPr>
      <w:r>
        <w:rPr>
          <w:rFonts w:ascii="Helvetica" w:hAnsi="Helvetica"/>
          <w:b/>
          <w:sz w:val="22"/>
          <w:szCs w:val="22"/>
        </w:rPr>
        <w:lastRenderedPageBreak/>
        <w:t>Figure 5s.2</w:t>
      </w:r>
    </w:p>
    <w:p w14:paraId="182E6EFE" w14:textId="1F03915D" w:rsidR="00A67FE0" w:rsidRDefault="00EC7D0F" w:rsidP="00783ACA">
      <w:pPr>
        <w:rPr>
          <w:rFonts w:ascii="Helvetica" w:hAnsi="Helvetica"/>
          <w:b/>
          <w:sz w:val="22"/>
          <w:szCs w:val="22"/>
        </w:rPr>
      </w:pPr>
      <w:r>
        <w:rPr>
          <w:rFonts w:ascii="Helvetica" w:hAnsi="Helvetica"/>
          <w:noProof/>
          <w:sz w:val="22"/>
          <w:szCs w:val="22"/>
        </w:rPr>
        <w:drawing>
          <wp:inline distT="0" distB="0" distL="0" distR="0" wp14:anchorId="66EC532E" wp14:editId="134006F9">
            <wp:extent cx="5590540" cy="4010660"/>
            <wp:effectExtent l="0" t="0" r="0" b="254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0540" cy="4010660"/>
                    </a:xfrm>
                    <a:prstGeom prst="rect">
                      <a:avLst/>
                    </a:prstGeom>
                    <a:noFill/>
                    <a:ln>
                      <a:noFill/>
                    </a:ln>
                  </pic:spPr>
                </pic:pic>
              </a:graphicData>
            </a:graphic>
          </wp:inline>
        </w:drawing>
      </w:r>
    </w:p>
    <w:p w14:paraId="4864B3C1" w14:textId="77777777" w:rsidR="00A67FE0" w:rsidRDefault="00A67FE0" w:rsidP="00783ACA">
      <w:pPr>
        <w:rPr>
          <w:rFonts w:ascii="Helvetica" w:hAnsi="Helvetica"/>
          <w:b/>
          <w:sz w:val="22"/>
          <w:szCs w:val="22"/>
        </w:rPr>
      </w:pP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582508BC" w14:textId="395C660C"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w:t>
      </w:r>
      <w:proofErr w:type="gramStart"/>
      <w:r>
        <w:rPr>
          <w:rFonts w:ascii="Helvetica" w:hAnsi="Helvetica"/>
          <w:sz w:val="22"/>
          <w:szCs w:val="22"/>
        </w:rPr>
        <w:t>cv</w:t>
      </w:r>
      <w:proofErr w:type="gramEnd"/>
      <w:r>
        <w:rPr>
          <w:rFonts w:ascii="Helvetica" w:hAnsi="Helvetica"/>
          <w:sz w:val="22"/>
          <w:szCs w:val="22"/>
        </w:rPr>
        <w:t xml:space="preserve">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2A7CEE9B" w:rsidR="00257D20" w:rsidRPr="00957F1F" w:rsidRDefault="00BA33BA" w:rsidP="002D7AB2">
      <w:pPr>
        <w:rPr>
          <w:rFonts w:ascii="Helvetica" w:hAnsi="Helvetica"/>
          <w:b/>
          <w:sz w:val="22"/>
          <w:szCs w:val="22"/>
        </w:rPr>
      </w:pPr>
      <w:r w:rsidRPr="00957F1F">
        <w:rPr>
          <w:rFonts w:ascii="Helvetica" w:hAnsi="Helvetica"/>
          <w:b/>
          <w:sz w:val="22"/>
          <w:szCs w:val="22"/>
        </w:rPr>
        <w:t xml:space="preserve">THINGS TO </w:t>
      </w:r>
      <w:r w:rsidR="002157FA">
        <w:rPr>
          <w:rFonts w:ascii="Helvetica" w:hAnsi="Helvetica"/>
          <w:b/>
          <w:sz w:val="22"/>
          <w:szCs w:val="22"/>
        </w:rPr>
        <w:t>CONSIDER</w:t>
      </w:r>
    </w:p>
    <w:p w14:paraId="6CFF0E60" w14:textId="77777777" w:rsidR="00A01EFD" w:rsidRDefault="00B15BAF" w:rsidP="00EC2B9C">
      <w:pPr>
        <w:pStyle w:val="ListParagraph"/>
        <w:numPr>
          <w:ilvl w:val="1"/>
          <w:numId w:val="1"/>
        </w:numPr>
        <w:rPr>
          <w:rFonts w:ascii="Helvetica" w:hAnsi="Helvetica"/>
          <w:sz w:val="22"/>
          <w:szCs w:val="22"/>
        </w:rPr>
      </w:pPr>
      <w:commentRangeStart w:id="23"/>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23"/>
      <w:r w:rsidR="00923293">
        <w:rPr>
          <w:rStyle w:val="CommentReference"/>
        </w:rPr>
        <w:commentReference w:id="23"/>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0FEB21A4"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lastRenderedPageBreak/>
        <w:t xml:space="preserve">Number of </w:t>
      </w:r>
      <w:commentRangeStart w:id="24"/>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24"/>
      <w:r w:rsidR="00BF77F3">
        <w:rPr>
          <w:rStyle w:val="CommentReference"/>
        </w:rPr>
        <w:commentReference w:id="24"/>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p>
    <w:p w14:paraId="1BA4B95C" w14:textId="35FAD380"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A67FE0" w:rsidRDefault="00A67FE0">
      <w:pPr>
        <w:pStyle w:val="CommentText"/>
      </w:pPr>
      <w:r>
        <w:rPr>
          <w:rStyle w:val="CommentReference"/>
        </w:rPr>
        <w:annotationRef/>
      </w:r>
      <w:r>
        <w:t>Colons are not allowed by some journals. Not sure on “s</w:t>
      </w:r>
    </w:p>
    <w:p w14:paraId="7BBEC488" w14:textId="77777777" w:rsidR="00A67FE0" w:rsidRDefault="00A67FE0">
      <w:pPr>
        <w:pStyle w:val="CommentText"/>
      </w:pPr>
      <w:r>
        <w:t>Also, feel free to take or leave any of my edits…</w:t>
      </w:r>
      <w:proofErr w:type="gramStart"/>
      <w:r>
        <w:t>.I</w:t>
      </w:r>
      <w:proofErr w:type="gramEnd"/>
      <w:r>
        <w:t xml:space="preserve"> won’t be offended.</w:t>
      </w:r>
    </w:p>
    <w:p w14:paraId="6086A245" w14:textId="77777777" w:rsidR="00A67FE0" w:rsidRDefault="00A67FE0">
      <w:pPr>
        <w:pStyle w:val="CommentText"/>
      </w:pPr>
    </w:p>
    <w:p w14:paraId="280C1D7D" w14:textId="77777777" w:rsidR="00A67FE0" w:rsidRDefault="00A67FE0">
      <w:pPr>
        <w:pStyle w:val="CommentText"/>
      </w:pPr>
      <w:r>
        <w:t>BSH: I don’t like titles with colons regardless, so let’s change.  How about ‘Using better monitoring strategies to avoid resource tipping points’</w:t>
      </w:r>
    </w:p>
    <w:p w14:paraId="73D417E1" w14:textId="77777777" w:rsidR="00A67FE0" w:rsidRDefault="00A67FE0">
      <w:pPr>
        <w:pStyle w:val="CommentText"/>
      </w:pPr>
    </w:p>
    <w:p w14:paraId="2AA4F9EB" w14:textId="77777777" w:rsidR="00A67FE0" w:rsidRDefault="00A67FE0">
      <w:pPr>
        <w:pStyle w:val="CommentText"/>
      </w:pPr>
    </w:p>
  </w:comment>
  <w:comment w:id="1" w:author="Anne Salomon" w:date="2015-10-28T21:45:00Z" w:initials="AS">
    <w:p w14:paraId="1614647F" w14:textId="77777777" w:rsidR="00A67FE0" w:rsidRDefault="00A67FE0" w:rsidP="00CC4060">
      <w:pPr>
        <w:pStyle w:val="CommentText"/>
      </w:pPr>
      <w:r>
        <w:rPr>
          <w:rStyle w:val="CommentReference"/>
        </w:rPr>
        <w:annotationRef/>
      </w:r>
    </w:p>
    <w:p w14:paraId="2760117D" w14:textId="77777777" w:rsidR="00A67FE0" w:rsidRDefault="00A67FE0" w:rsidP="00CC4060">
      <w:pPr>
        <w:pStyle w:val="CommentText"/>
      </w:pPr>
    </w:p>
    <w:p w14:paraId="2B8BA87A" w14:textId="77777777" w:rsidR="00A67FE0" w:rsidRDefault="00A67FE0" w:rsidP="00CC4060">
      <w:pPr>
        <w:pStyle w:val="CommentText"/>
      </w:pPr>
      <w:r>
        <w:t>Or for those of you who like parsimony:</w:t>
      </w:r>
    </w:p>
    <w:p w14:paraId="27CB0F69" w14:textId="77777777" w:rsidR="00A67FE0" w:rsidRDefault="00A67FE0" w:rsidP="00CC4060">
      <w:pPr>
        <w:pStyle w:val="CommentText"/>
      </w:pPr>
    </w:p>
    <w:p w14:paraId="341B06BD" w14:textId="77777777" w:rsidR="00A67FE0" w:rsidRDefault="00A67FE0" w:rsidP="00CC4060">
      <w:pPr>
        <w:pStyle w:val="CommentText"/>
      </w:pPr>
      <w:r>
        <w:t>Monitoring strategies to avoid resource tipping points</w:t>
      </w:r>
    </w:p>
    <w:p w14:paraId="0BDE411A" w14:textId="77777777" w:rsidR="00A67FE0" w:rsidRDefault="00A67FE0" w:rsidP="00CC4060">
      <w:pPr>
        <w:pStyle w:val="CommentText"/>
      </w:pPr>
    </w:p>
    <w:p w14:paraId="68743E03" w14:textId="77777777" w:rsidR="00A67FE0" w:rsidRDefault="00A67FE0" w:rsidP="00CC4060">
      <w:pPr>
        <w:pStyle w:val="CommentText"/>
      </w:pPr>
      <w:r>
        <w:t>Or</w:t>
      </w:r>
    </w:p>
    <w:p w14:paraId="4E7BE270" w14:textId="77777777" w:rsidR="00A67FE0" w:rsidRDefault="00A67FE0" w:rsidP="00CC4060">
      <w:pPr>
        <w:pStyle w:val="CommentText"/>
      </w:pPr>
    </w:p>
    <w:p w14:paraId="01AACB5E" w14:textId="77777777" w:rsidR="00A67FE0" w:rsidRDefault="00A67FE0" w:rsidP="00CC4060">
      <w:pPr>
        <w:pStyle w:val="CommentText"/>
      </w:pPr>
      <w:r>
        <w:t>Cost effective monitoring strategies to avoid resource tipping points</w:t>
      </w:r>
    </w:p>
    <w:p w14:paraId="68E47AC0" w14:textId="77777777" w:rsidR="00A67FE0" w:rsidRDefault="00A67FE0" w:rsidP="00CC4060">
      <w:pPr>
        <w:pStyle w:val="CommentText"/>
      </w:pPr>
    </w:p>
    <w:p w14:paraId="20460DC4" w14:textId="3A8ACEE7" w:rsidR="00A67FE0" w:rsidRDefault="00A67FE0" w:rsidP="00CC4060">
      <w:pPr>
        <w:pStyle w:val="CommentText"/>
      </w:pPr>
      <w:r>
        <w:t xml:space="preserve">BSH: last one of yours is my </w:t>
      </w:r>
      <w:proofErr w:type="spellStart"/>
      <w:r>
        <w:t>fav</w:t>
      </w:r>
      <w:proofErr w:type="spellEnd"/>
      <w:r>
        <w:t>.</w:t>
      </w:r>
    </w:p>
  </w:comment>
  <w:comment w:id="2" w:author="Ben Halpern" w:date="2015-10-28T21:46:00Z" w:initials="BH">
    <w:p w14:paraId="44DF8A12" w14:textId="051950D6" w:rsidR="00A67FE0" w:rsidRDefault="00A67FE0">
      <w:pPr>
        <w:pStyle w:val="CommentText"/>
      </w:pPr>
      <w:r>
        <w:rPr>
          <w:rStyle w:val="CommentReference"/>
        </w:rPr>
        <w:annotationRef/>
      </w:r>
      <w:r>
        <w:t>Maybe keep as short title even if cut from main title?  Clever way to get that message across.</w:t>
      </w:r>
    </w:p>
  </w:comment>
  <w:comment w:id="3" w:author="Ben Halpern" w:date="2015-10-28T21:46:00Z" w:initials="BH">
    <w:p w14:paraId="27D3B7CB" w14:textId="7D5BC69E" w:rsidR="00A67FE0" w:rsidRDefault="00A67FE0">
      <w:pPr>
        <w:pStyle w:val="CommentText"/>
      </w:pPr>
      <w:r>
        <w:rPr>
          <w:rStyle w:val="CommentReference"/>
        </w:rPr>
        <w:annotationRef/>
      </w:r>
      <w:r>
        <w:t>If not in title, then add here so that searches on this term find the paper.</w:t>
      </w:r>
    </w:p>
  </w:comment>
  <w:comment w:id="4" w:author="Crow White" w:date="2015-11-11T15:39:00Z" w:initials="CW">
    <w:p w14:paraId="724816F2" w14:textId="77777777" w:rsidR="00A67FE0" w:rsidRDefault="00A67FE0">
      <w:pPr>
        <w:pStyle w:val="CommentText"/>
      </w:pPr>
      <w:r>
        <w:rPr>
          <w:rStyle w:val="CommentReference"/>
        </w:rPr>
        <w:annotationRef/>
      </w:r>
      <w:r>
        <w:t>Costello et al. 2010 PNAS: Value of spatial information in designing MPAs to increase fisheries profits</w:t>
      </w:r>
    </w:p>
    <w:p w14:paraId="52A5274B" w14:textId="77777777" w:rsidR="00A67FE0" w:rsidRDefault="00A67FE0">
      <w:pPr>
        <w:pStyle w:val="CommentText"/>
      </w:pPr>
    </w:p>
    <w:p w14:paraId="24E138F2" w14:textId="77777777" w:rsidR="00A67FE0" w:rsidRDefault="00A67FE0">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6F526770" w14:textId="77777777" w:rsidR="00A67FE0" w:rsidRDefault="00A67FE0">
      <w:pPr>
        <w:pStyle w:val="CommentText"/>
      </w:pPr>
    </w:p>
    <w:p w14:paraId="4757377C" w14:textId="77777777" w:rsidR="00A67FE0" w:rsidRDefault="00A67FE0">
      <w:pPr>
        <w:pStyle w:val="CommentText"/>
      </w:pPr>
      <w:proofErr w:type="spellStart"/>
      <w:r>
        <w:t>Sethi</w:t>
      </w:r>
      <w:proofErr w:type="spellEnd"/>
      <w:r>
        <w:t xml:space="preserve"> et al. 2005 JEEM: Similar to C&amp;P 2008 JEEM</w:t>
      </w:r>
    </w:p>
    <w:p w14:paraId="77F87D5D" w14:textId="77777777" w:rsidR="00A67FE0" w:rsidRDefault="00A67FE0">
      <w:pPr>
        <w:pStyle w:val="CommentText"/>
      </w:pPr>
    </w:p>
    <w:p w14:paraId="12EE5984" w14:textId="2FE34162" w:rsidR="00A67FE0" w:rsidRDefault="00A67FE0">
      <w:pPr>
        <w:pStyle w:val="CommentText"/>
      </w:pPr>
      <w:r>
        <w:t xml:space="preserve">See </w:t>
      </w:r>
      <w:proofErr w:type="spellStart"/>
      <w:r>
        <w:t>Polasky</w:t>
      </w:r>
      <w:proofErr w:type="spellEnd"/>
      <w:r>
        <w:t xml:space="preserve"> et al. 2011 TREE for discussion of how thresholds science changes (simplifies) the decision space for managers</w:t>
      </w:r>
    </w:p>
    <w:p w14:paraId="0A37B91C" w14:textId="77777777" w:rsidR="00A67FE0" w:rsidRDefault="00A67FE0">
      <w:pPr>
        <w:pStyle w:val="CommentText"/>
      </w:pPr>
    </w:p>
    <w:p w14:paraId="16C52E82" w14:textId="01538217" w:rsidR="00A67FE0" w:rsidRDefault="00A67FE0">
      <w:pPr>
        <w:pStyle w:val="CommentText"/>
      </w:pPr>
      <w:r w:rsidRPr="00871659">
        <w:rPr>
          <w:b/>
        </w:rPr>
        <w:t>AS</w:t>
      </w:r>
      <w:r>
        <w:t xml:space="preserve">: Crow - I’m thinking about adding a figure/box that allows us to exemplify and adequately acknowledge the nice example of spatial information in MPAs and the associated work by the people he’s cited here. </w:t>
      </w:r>
    </w:p>
  </w:comment>
  <w:comment w:id="5" w:author="Crow White" w:date="2015-11-11T15:41:00Z" w:initials="CW">
    <w:p w14:paraId="73360FD8" w14:textId="77777777" w:rsidR="00A67FE0" w:rsidRDefault="00A67FE0">
      <w:pPr>
        <w:pStyle w:val="CommentText"/>
      </w:pPr>
      <w:r>
        <w:rPr>
          <w:rStyle w:val="CommentReference"/>
        </w:rPr>
        <w:annotationRef/>
      </w:r>
      <w:r>
        <w:t>Possibly some relevant literature:</w:t>
      </w:r>
    </w:p>
    <w:p w14:paraId="7C0AC7ED" w14:textId="77777777" w:rsidR="00A67FE0" w:rsidRDefault="00A67FE0">
      <w:pPr>
        <w:pStyle w:val="CommentText"/>
      </w:pPr>
      <w:r>
        <w:t xml:space="preserve">Fuller et al. 2008 </w:t>
      </w:r>
      <w:proofErr w:type="spellStart"/>
      <w:r>
        <w:t>Ecol</w:t>
      </w:r>
      <w:proofErr w:type="spellEnd"/>
      <w:r>
        <w:t xml:space="preserve"> Apps</w:t>
      </w:r>
    </w:p>
    <w:p w14:paraId="44A4D60B" w14:textId="77777777" w:rsidR="00A67FE0" w:rsidRDefault="00A67FE0">
      <w:pPr>
        <w:pStyle w:val="CommentText"/>
      </w:pPr>
    </w:p>
    <w:p w14:paraId="02B44316" w14:textId="77777777" w:rsidR="00A67FE0" w:rsidRDefault="00A67FE0">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587E435C" w14:textId="77777777" w:rsidR="00A67FE0" w:rsidRDefault="00A67FE0">
      <w:pPr>
        <w:pStyle w:val="CommentText"/>
      </w:pPr>
    </w:p>
    <w:p w14:paraId="7EEB0C3E" w14:textId="4EC033F0" w:rsidR="00A67FE0" w:rsidRDefault="00A67FE0">
      <w:pPr>
        <w:pStyle w:val="CommentText"/>
      </w:pPr>
      <w:r w:rsidRPr="00CA65F6">
        <w:rPr>
          <w:b/>
        </w:rPr>
        <w:t>AS</w:t>
      </w:r>
      <w:r>
        <w:t xml:space="preserve">: great points. </w:t>
      </w:r>
      <w:proofErr w:type="gramStart"/>
      <w:r>
        <w:t>lets</w:t>
      </w:r>
      <w:proofErr w:type="gramEnd"/>
      <w:r>
        <w:t xml:space="preserve"> add an MPA paragraph here somewhere or alternatively a box, perhaps as a justification for promoting a precautionary buffer that is just generally conservative. </w:t>
      </w:r>
    </w:p>
  </w:comment>
  <w:comment w:id="6" w:author="Timothy Essington" w:date="2015-11-11T15:41:00Z" w:initials="TE">
    <w:p w14:paraId="2EBEC0BB" w14:textId="7CB6D0D2" w:rsidR="00A67FE0" w:rsidRDefault="00A67FE0">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p w14:paraId="33938D3B" w14:textId="77777777" w:rsidR="00A67FE0" w:rsidRDefault="00A67FE0">
      <w:pPr>
        <w:pStyle w:val="CommentText"/>
      </w:pPr>
    </w:p>
    <w:p w14:paraId="3E9DE6AD" w14:textId="52355A29" w:rsidR="00A67FE0" w:rsidRDefault="00A67FE0">
      <w:pPr>
        <w:pStyle w:val="CommentText"/>
      </w:pPr>
      <w:r w:rsidRPr="00E97B70">
        <w:rPr>
          <w:b/>
        </w:rPr>
        <w:t>AS</w:t>
      </w:r>
      <w:r>
        <w:t xml:space="preserve">: I see your point. I’m not sure the best way to deal with this, since I’m not sure I agree that we can use an </w:t>
      </w:r>
      <w:proofErr w:type="spellStart"/>
      <w:r>
        <w:t>allee</w:t>
      </w:r>
      <w:proofErr w:type="spellEnd"/>
      <w:r>
        <w:t xml:space="preserve"> model as a proxy, lets chat. </w:t>
      </w:r>
    </w:p>
  </w:comment>
  <w:comment w:id="7" w:author="Crow White" w:date="2015-11-03T09:10:00Z" w:initials="CW">
    <w:p w14:paraId="6E12F9BD" w14:textId="77777777" w:rsidR="00A67FE0" w:rsidRDefault="00A67FE0">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51ACB44E" w14:textId="47C7A10A" w:rsidR="00A67FE0" w:rsidRDefault="00A67FE0">
      <w:pPr>
        <w:pStyle w:val="CommentText"/>
      </w:pPr>
    </w:p>
    <w:p w14:paraId="742C768B" w14:textId="10A566B4" w:rsidR="00A67FE0" w:rsidRDefault="00A67FE0">
      <w:pPr>
        <w:pStyle w:val="CommentText"/>
      </w:pPr>
      <w:r w:rsidRPr="006F4702">
        <w:rPr>
          <w:b/>
        </w:rPr>
        <w:t>TE</w:t>
      </w:r>
      <w:r>
        <w:t xml:space="preserve">: This </w:t>
      </w:r>
      <w:proofErr w:type="gramStart"/>
      <w:r>
        <w:t>is  the</w:t>
      </w:r>
      <w:proofErr w:type="gramEnd"/>
      <w:r>
        <w:t xml:space="preserve"> parameterization from Morris and </w:t>
      </w:r>
      <w:proofErr w:type="spellStart"/>
      <w:r>
        <w:t>Doak’s</w:t>
      </w:r>
      <w:proofErr w:type="spellEnd"/>
      <w:r>
        <w:t xml:space="preserve"> quantitative conservation biology.  I find it easy and intuitive to use.  </w:t>
      </w:r>
    </w:p>
  </w:comment>
  <w:comment w:id="8" w:author="Timothy Essington" w:date="2015-11-09T17:08:00Z" w:initials="TE">
    <w:p w14:paraId="5FD92AC9" w14:textId="69447D31" w:rsidR="00A67FE0" w:rsidRDefault="00A67FE0">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7756DD1D" w14:textId="77777777" w:rsidR="00A67FE0" w:rsidRDefault="00A67FE0">
      <w:pPr>
        <w:pStyle w:val="CommentText"/>
      </w:pPr>
    </w:p>
    <w:p w14:paraId="5A6DABA0" w14:textId="1905BDDD" w:rsidR="00A67FE0" w:rsidRDefault="00A67FE0">
      <w:pPr>
        <w:pStyle w:val="CommentText"/>
      </w:pPr>
      <w:r w:rsidRPr="00B75DF6">
        <w:rPr>
          <w:b/>
        </w:rPr>
        <w:t>AS:</w:t>
      </w:r>
      <w:r>
        <w:t xml:space="preserve"> No, it’s not. We can fix this, but I’m not sure it’s all that important. Perhaps we wait for reviews?  </w:t>
      </w:r>
    </w:p>
  </w:comment>
  <w:comment w:id="9" w:author="Timothy Essington" w:date="2015-11-09T17:10:00Z" w:initials="TE">
    <w:p w14:paraId="7946C0CF" w14:textId="0F1D623E" w:rsidR="00A67FE0" w:rsidRDefault="00A67FE0">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7A878A74" w14:textId="77777777" w:rsidR="00A67FE0" w:rsidRDefault="00A67FE0">
      <w:pPr>
        <w:pStyle w:val="CommentText"/>
      </w:pPr>
    </w:p>
    <w:p w14:paraId="3CD7761B" w14:textId="2EB45EB4" w:rsidR="00A67FE0" w:rsidRDefault="00A67FE0">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10" w:author="Crow White" w:date="2015-11-09T17:10:00Z" w:initials="CW">
    <w:p w14:paraId="45E3921B" w14:textId="77777777" w:rsidR="00A67FE0" w:rsidRDefault="00A67FE0">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4668EC47" w14:textId="77777777" w:rsidR="00A67FE0" w:rsidRDefault="00A67FE0">
      <w:pPr>
        <w:pStyle w:val="CommentText"/>
      </w:pPr>
    </w:p>
    <w:p w14:paraId="423D2ACC" w14:textId="18868221" w:rsidR="00A67FE0" w:rsidRDefault="00A67FE0">
      <w:pPr>
        <w:pStyle w:val="CommentText"/>
      </w:pPr>
      <w:r w:rsidRPr="001B75AF">
        <w:rPr>
          <w:b/>
        </w:rPr>
        <w:t>AS:</w:t>
      </w:r>
      <w:r>
        <w:t xml:space="preserve"> you’re right. H is max harvest mortality H = Eq. I think the edits follow here but double check me? </w:t>
      </w:r>
    </w:p>
  </w:comment>
  <w:comment w:id="11" w:author="Timothy Essington" w:date="2015-11-09T16:46:00Z" w:initials="TE">
    <w:p w14:paraId="47EB07A4" w14:textId="59751B7E" w:rsidR="00A67FE0" w:rsidRDefault="00A67FE0">
      <w:pPr>
        <w:pStyle w:val="CommentText"/>
      </w:pPr>
      <w:r>
        <w:rPr>
          <w:rStyle w:val="CommentReference"/>
        </w:rPr>
        <w:annotationRef/>
      </w:r>
      <w:r>
        <w:t>What I wrote is probably incorrect…</w:t>
      </w:r>
      <w:proofErr w:type="gramStart"/>
      <w:r>
        <w:t>.but</w:t>
      </w:r>
      <w:proofErr w:type="gramEnd"/>
      <w:r>
        <w:t xml:space="preserve"> I am getting a bit lost as to where this cost is being applied in the results.   I think my confusion comes in because this term is considered only in </w:t>
      </w:r>
      <w:proofErr w:type="gramStart"/>
      <w:r>
        <w:t>the  last</w:t>
      </w:r>
      <w:proofErr w:type="gramEnd"/>
      <w:r>
        <w:t xml:space="preserve"> part of the results - the rest just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p w14:paraId="318F5C29" w14:textId="77777777" w:rsidR="00A67FE0" w:rsidRDefault="00A67FE0">
      <w:pPr>
        <w:pStyle w:val="CommentText"/>
      </w:pPr>
    </w:p>
    <w:p w14:paraId="63CF5142" w14:textId="5189B4D4" w:rsidR="00A67FE0" w:rsidRDefault="00A67FE0">
      <w:pPr>
        <w:pStyle w:val="CommentText"/>
      </w:pPr>
      <w:r w:rsidRPr="002F410D">
        <w:rPr>
          <w:b/>
        </w:rPr>
        <w:t>AS</w:t>
      </w:r>
      <w:r>
        <w:t xml:space="preserve">: Thanks this is helpful. I’ve edited to clarify, and I like the stepwise approach you offered. </w:t>
      </w:r>
    </w:p>
  </w:comment>
  <w:comment w:id="12" w:author="Ben Halpern" w:date="2015-11-09T16:45:00Z" w:initials="BH">
    <w:p w14:paraId="3FA8E19B" w14:textId="1FF3C096" w:rsidR="00A67FE0" w:rsidRDefault="00A67FE0">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02B84312" w14:textId="77777777" w:rsidR="00A67FE0" w:rsidRDefault="00A67FE0">
      <w:pPr>
        <w:pStyle w:val="CommentText"/>
      </w:pPr>
    </w:p>
    <w:p w14:paraId="71F1C2C8" w14:textId="1BA935AB" w:rsidR="00A67FE0" w:rsidRDefault="00A67FE0">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13" w:author="Timothy Essington" w:date="2015-11-17T09:16:00Z" w:initials="TE">
    <w:p w14:paraId="6C912456" w14:textId="77777777" w:rsidR="00A67FE0" w:rsidRDefault="00A67FE0" w:rsidP="00D20477">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w:t>
      </w:r>
      <w:proofErr w:type="gramStart"/>
      <w:r>
        <w:t>.either</w:t>
      </w:r>
      <w:proofErr w:type="gramEnd"/>
      <w:r>
        <w:t xml:space="preserve"> way we’ll need to add more words to explain this and avoid confusion</w:t>
      </w:r>
    </w:p>
    <w:p w14:paraId="172BE2FE" w14:textId="77777777" w:rsidR="00A67FE0" w:rsidRDefault="00A67FE0" w:rsidP="00D20477">
      <w:pPr>
        <w:pStyle w:val="CommentText"/>
      </w:pPr>
    </w:p>
    <w:p w14:paraId="09AFE58C" w14:textId="77777777" w:rsidR="00A67FE0" w:rsidRPr="00A42605" w:rsidRDefault="00A67FE0" w:rsidP="00D20477">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14" w:author="Ben Halpern" w:date="2015-11-17T09:14:00Z" w:initials="BH">
    <w:p w14:paraId="269E9BC1" w14:textId="77777777" w:rsidR="00A67FE0" w:rsidRDefault="00A67FE0" w:rsidP="00F82FC2">
      <w:pPr>
        <w:pStyle w:val="CommentText"/>
      </w:pPr>
      <w:r>
        <w:rPr>
          <w:rStyle w:val="CommentReference"/>
        </w:rPr>
        <w:annotationRef/>
      </w:r>
      <w:r>
        <w:t>As stated this seems an obvious outcome – but maybe the obvious needs to be stated?</w:t>
      </w:r>
    </w:p>
    <w:p w14:paraId="2DCA1135" w14:textId="77777777" w:rsidR="00A67FE0" w:rsidRDefault="00A67FE0" w:rsidP="00F82FC2">
      <w:pPr>
        <w:pStyle w:val="CommentText"/>
      </w:pPr>
    </w:p>
    <w:p w14:paraId="3C02ECC8" w14:textId="77777777" w:rsidR="00A67FE0" w:rsidRDefault="00A67FE0" w:rsidP="00F82FC2">
      <w:pPr>
        <w:pStyle w:val="CommentText"/>
      </w:pPr>
      <w:r w:rsidRPr="00CC3AF9">
        <w:rPr>
          <w:b/>
        </w:rPr>
        <w:t>AS</w:t>
      </w:r>
      <w:r>
        <w:t xml:space="preserve">: I think it’s intuitive but I also think it’s important to make sure everyone is on the same page. </w:t>
      </w:r>
    </w:p>
  </w:comment>
  <w:comment w:id="15" w:author="Adrian Stier" w:date="2015-11-17T10:13:00Z" w:initials="AS">
    <w:p w14:paraId="2C9255DA" w14:textId="3E201016" w:rsidR="00080D69" w:rsidRDefault="00080D69">
      <w:pPr>
        <w:pStyle w:val="CommentText"/>
      </w:pPr>
      <w:r>
        <w:rPr>
          <w:rStyle w:val="CommentReference"/>
        </w:rPr>
        <w:annotationRef/>
      </w:r>
      <w:r>
        <w:t xml:space="preserve">We might add more here regarding who’s bearing the cost of monitoring which seems to be exciting to folks we tell about this stuff. </w:t>
      </w:r>
      <w:r w:rsidR="0034291E">
        <w:t xml:space="preserve">Figure 5s2? </w:t>
      </w:r>
    </w:p>
  </w:comment>
  <w:comment w:id="16" w:author="Ben Halpern" w:date="2015-11-09T17:12:00Z" w:initials="BH">
    <w:p w14:paraId="37091B75" w14:textId="36AE0265" w:rsidR="00A67FE0" w:rsidRDefault="00A67FE0">
      <w:pPr>
        <w:pStyle w:val="CommentText"/>
      </w:pPr>
      <w:r>
        <w:rPr>
          <w:rStyle w:val="CommentReference"/>
        </w:rPr>
        <w:annotationRef/>
      </w:r>
      <w:r>
        <w:t>Why is this so? Wouldn’t they want to know if their industry is at risk in unhealthy settings too?</w:t>
      </w:r>
    </w:p>
    <w:p w14:paraId="1F0F03F5" w14:textId="77777777" w:rsidR="00A67FE0" w:rsidRDefault="00A67FE0">
      <w:pPr>
        <w:pStyle w:val="CommentText"/>
      </w:pPr>
    </w:p>
    <w:p w14:paraId="1E17908B" w14:textId="3E2B4B66" w:rsidR="00A67FE0" w:rsidRDefault="00A67FE0">
      <w:pPr>
        <w:pStyle w:val="CommentText"/>
      </w:pPr>
      <w:r w:rsidRPr="00FF7E19">
        <w:rPr>
          <w:b/>
        </w:rPr>
        <w:t>AS</w:t>
      </w:r>
      <w:proofErr w:type="gramStart"/>
      <w:r>
        <w:t>:.</w:t>
      </w:r>
      <w:proofErr w:type="gramEnd"/>
      <w:r>
        <w:t xml:space="preserve"> I suppose that’s also true. I’m having a hard time thinking of a place where this happens, but I could see a world where industry might invest a bunch to try to re-open a resource. Anyone else have thoughts here? </w:t>
      </w:r>
    </w:p>
  </w:comment>
  <w:comment w:id="17" w:author="Crow White" w:date="2015-11-09T17:13:00Z" w:initials="CW">
    <w:p w14:paraId="6D7ECFA8" w14:textId="77777777" w:rsidR="00A67FE0" w:rsidRDefault="00A67FE0" w:rsidP="00423CCA">
      <w:pPr>
        <w:pStyle w:val="CommentText"/>
      </w:pPr>
      <w:r>
        <w:rPr>
          <w:rStyle w:val="CommentReference"/>
        </w:rPr>
        <w:annotationRef/>
      </w:r>
      <w:r>
        <w:t>Some refs worth considering:</w:t>
      </w:r>
    </w:p>
    <w:p w14:paraId="34F163FB" w14:textId="77777777" w:rsidR="00A67FE0" w:rsidRDefault="00A67FE0" w:rsidP="00423CCA">
      <w:pPr>
        <w:pStyle w:val="CommentText"/>
      </w:pPr>
    </w:p>
    <w:p w14:paraId="2B956914" w14:textId="77777777" w:rsidR="00A67FE0" w:rsidRDefault="00A67FE0" w:rsidP="00423CCA">
      <w:pPr>
        <w:pStyle w:val="CommentText"/>
      </w:pPr>
      <w:r>
        <w:t xml:space="preserve">Gerber et al. 2005 </w:t>
      </w:r>
      <w:proofErr w:type="spellStart"/>
      <w:r>
        <w:t>Ecol</w:t>
      </w:r>
      <w:proofErr w:type="spellEnd"/>
      <w:r>
        <w:t xml:space="preserve"> </w:t>
      </w:r>
      <w:proofErr w:type="spellStart"/>
      <w:r>
        <w:t>Lett</w:t>
      </w:r>
      <w:proofErr w:type="spellEnd"/>
    </w:p>
    <w:p w14:paraId="1DECF664" w14:textId="77777777" w:rsidR="00A67FE0" w:rsidRDefault="00A67FE0" w:rsidP="00423CCA">
      <w:pPr>
        <w:pStyle w:val="CommentText"/>
      </w:pPr>
    </w:p>
    <w:p w14:paraId="26B510CE" w14:textId="77777777" w:rsidR="00A67FE0" w:rsidRDefault="00A67FE0"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0B526457" w14:textId="77777777" w:rsidR="00A67FE0" w:rsidRDefault="00A67FE0" w:rsidP="00423CCA">
      <w:pPr>
        <w:pStyle w:val="CommentText"/>
      </w:pPr>
      <w:r>
        <w:t>But see:</w:t>
      </w:r>
    </w:p>
    <w:p w14:paraId="72E0053D" w14:textId="77777777" w:rsidR="00A67FE0" w:rsidRDefault="00A67FE0"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A67FE0" w:rsidRDefault="00A67FE0" w:rsidP="00423CCA">
      <w:pPr>
        <w:pStyle w:val="CommentText"/>
      </w:pPr>
    </w:p>
    <w:p w14:paraId="0C941CA4" w14:textId="77777777" w:rsidR="00A67FE0" w:rsidRDefault="00A67FE0" w:rsidP="00423CCA">
      <w:pPr>
        <w:pStyle w:val="CommentText"/>
      </w:pPr>
      <w:r>
        <w:t xml:space="preserve">Hiroyuki et al. 2014 </w:t>
      </w:r>
      <w:proofErr w:type="spellStart"/>
      <w:r>
        <w:t>Popul</w:t>
      </w:r>
      <w:proofErr w:type="spellEnd"/>
      <w:r>
        <w:t xml:space="preserve"> </w:t>
      </w:r>
      <w:proofErr w:type="spellStart"/>
      <w:r>
        <w:t>Ecol</w:t>
      </w:r>
      <w:proofErr w:type="spellEnd"/>
    </w:p>
    <w:p w14:paraId="291B78FA" w14:textId="77777777" w:rsidR="00A67FE0" w:rsidRDefault="00A67FE0" w:rsidP="00423CCA">
      <w:pPr>
        <w:pStyle w:val="CommentText"/>
      </w:pPr>
    </w:p>
    <w:p w14:paraId="1DFCC78B" w14:textId="77777777" w:rsidR="00A67FE0" w:rsidRDefault="00A67FE0"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A67FE0" w:rsidRDefault="00A67FE0" w:rsidP="00423CCA">
      <w:pPr>
        <w:pStyle w:val="CommentText"/>
      </w:pPr>
    </w:p>
    <w:p w14:paraId="08C0F8BC" w14:textId="162D4CCE" w:rsidR="00A67FE0" w:rsidRDefault="00A67FE0" w:rsidP="00423CCA">
      <w:pPr>
        <w:pStyle w:val="CommentText"/>
      </w:pPr>
      <w:r w:rsidRPr="009908E2">
        <w:rPr>
          <w:b/>
        </w:rPr>
        <w:t>AS</w:t>
      </w:r>
      <w:r>
        <w:t xml:space="preserve">: Great Crow thanks! Can you tackle incorporating these into the text? I’ve pasted the </w:t>
      </w:r>
      <w:proofErr w:type="gramStart"/>
      <w:r>
        <w:t>citations  you</w:t>
      </w:r>
      <w:proofErr w:type="gramEnd"/>
      <w:r>
        <w:t xml:space="preserve"> referenced below. </w:t>
      </w:r>
    </w:p>
  </w:comment>
  <w:comment w:id="18" w:author="Timothy Essington" w:date="2015-11-09T17:14:00Z" w:initials="TE">
    <w:p w14:paraId="35A3703D" w14:textId="4C50A4F5" w:rsidR="00A67FE0" w:rsidRDefault="00A67FE0">
      <w:pPr>
        <w:pStyle w:val="CommentText"/>
      </w:pPr>
      <w:r>
        <w:rPr>
          <w:rStyle w:val="CommentReference"/>
        </w:rPr>
        <w:annotationRef/>
      </w:r>
      <w:r>
        <w:t>Is the point here just to show people how a log normal error works?  Also</w:t>
      </w:r>
      <w:proofErr w:type="gramStart"/>
      <w:r>
        <w:t>,  check</w:t>
      </w:r>
      <w:proofErr w:type="gramEnd"/>
      <w:r>
        <w:t xml:space="preserve"> y axis, I think this is meant to be proportional to biomass?  Otherwise these are tiny differences, and wouldn’t it depend on what the true biomass is?</w:t>
      </w:r>
    </w:p>
    <w:p w14:paraId="42D0CF9D" w14:textId="77777777" w:rsidR="00A67FE0" w:rsidRDefault="00A67FE0">
      <w:pPr>
        <w:pStyle w:val="CommentText"/>
      </w:pPr>
    </w:p>
    <w:p w14:paraId="5FB9985E" w14:textId="7CF5A296" w:rsidR="00A67FE0" w:rsidRDefault="00A67FE0">
      <w:pPr>
        <w:pStyle w:val="CommentText"/>
      </w:pPr>
      <w:r w:rsidRPr="006554B9">
        <w:rPr>
          <w:b/>
        </w:rPr>
        <w:t>AS</w:t>
      </w:r>
      <w:r>
        <w:t xml:space="preserve">: I was trying to build a figure that helps people visualize the model a bit, but maybe just the top left and bottom right are necessary? </w:t>
      </w:r>
    </w:p>
  </w:comment>
  <w:comment w:id="22" w:author="Crow White" w:date="2015-11-11T16:37:00Z" w:initials="CW">
    <w:p w14:paraId="34F12B08" w14:textId="77777777" w:rsidR="00A67FE0" w:rsidRDefault="00A67FE0">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30CA7A0" w14:textId="77777777" w:rsidR="00A67FE0" w:rsidRDefault="00A67FE0">
      <w:pPr>
        <w:pStyle w:val="CommentText"/>
      </w:pPr>
    </w:p>
    <w:p w14:paraId="3787772C" w14:textId="77777777" w:rsidR="00A67FE0" w:rsidRDefault="00A67FE0">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p w14:paraId="476A01E9" w14:textId="77777777" w:rsidR="00A67FE0" w:rsidRDefault="00A67FE0">
      <w:pPr>
        <w:pStyle w:val="CommentText"/>
      </w:pPr>
    </w:p>
    <w:p w14:paraId="01673AAC" w14:textId="6030479B" w:rsidR="00A67FE0" w:rsidRDefault="00A67FE0">
      <w:pPr>
        <w:pStyle w:val="CommentText"/>
      </w:pPr>
      <w:r>
        <w:t xml:space="preserve">AS: I think I like something similar, I’m going to try the ratio of NPV/Monitoring (y axis), and then the plot heat is the probability of tipping, and the x axis is a range of </w:t>
      </w:r>
      <w:proofErr w:type="spellStart"/>
      <w:r>
        <w:t>pHmax</w:t>
      </w:r>
      <w:proofErr w:type="spellEnd"/>
      <w:r>
        <w:t xml:space="preserve"> (0.1-2), point type is buffer, cv0.1, cv0.5</w:t>
      </w:r>
    </w:p>
  </w:comment>
  <w:comment w:id="23" w:author="halpern" w:date="2015-11-09T17:15:00Z" w:initials="h">
    <w:p w14:paraId="62F3A8DA" w14:textId="77777777" w:rsidR="00A67FE0" w:rsidRDefault="00A67FE0">
      <w:pPr>
        <w:pStyle w:val="CommentText"/>
      </w:pPr>
      <w:r>
        <w:rPr>
          <w:rStyle w:val="CommentReference"/>
        </w:rPr>
        <w:annotationRef/>
      </w:r>
      <w:r>
        <w:t>I think this is a separate question and probably too much to put into this paper.</w:t>
      </w:r>
    </w:p>
    <w:p w14:paraId="1699E823" w14:textId="77777777" w:rsidR="00A67FE0" w:rsidRDefault="00A67FE0">
      <w:pPr>
        <w:pStyle w:val="CommentText"/>
      </w:pPr>
    </w:p>
    <w:p w14:paraId="296B31BA" w14:textId="5DA27DDA" w:rsidR="00A67FE0" w:rsidRDefault="00A67FE0">
      <w:pPr>
        <w:pStyle w:val="CommentText"/>
      </w:pPr>
      <w:r w:rsidRPr="00715797">
        <w:rPr>
          <w:b/>
        </w:rPr>
        <w:t>AS</w:t>
      </w:r>
      <w:r>
        <w:t xml:space="preserve">: I agree but I </w:t>
      </w:r>
      <w:proofErr w:type="gramStart"/>
      <w:r>
        <w:t>think  TE</w:t>
      </w:r>
      <w:proofErr w:type="gramEnd"/>
      <w:r>
        <w:t xml:space="preserve"> feels differently. </w:t>
      </w:r>
    </w:p>
  </w:comment>
  <w:comment w:id="24" w:author="halpern" w:date="2015-11-09T17:15:00Z" w:initials="h">
    <w:p w14:paraId="62DA67F6" w14:textId="77777777" w:rsidR="00A67FE0" w:rsidRDefault="00A67FE0">
      <w:pPr>
        <w:pStyle w:val="CommentText"/>
      </w:pPr>
      <w:r>
        <w:rPr>
          <w:rStyle w:val="CommentReference"/>
        </w:rPr>
        <w:annotationRef/>
      </w:r>
      <w:r>
        <w:t>Dynamic optimization seems even more unlikely in the real world of monitoring than even what we are proposing here, so I would say we can skip this for now.</w:t>
      </w:r>
    </w:p>
    <w:p w14:paraId="6FD341F9" w14:textId="77777777" w:rsidR="00A67FE0" w:rsidRDefault="00A67FE0">
      <w:pPr>
        <w:pStyle w:val="CommentText"/>
      </w:pPr>
    </w:p>
    <w:p w14:paraId="38A1932E" w14:textId="1696E618" w:rsidR="00A67FE0" w:rsidRDefault="00A67FE0">
      <w:pPr>
        <w:pStyle w:val="CommentText"/>
      </w:pPr>
      <w:r>
        <w:t>AS: I agree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A4F9EB" w15:done="0"/>
  <w15:commentEx w15:paraId="20460DC4" w15:done="0"/>
  <w15:commentEx w15:paraId="44DF8A12" w15:done="0"/>
  <w15:commentEx w15:paraId="27D3B7CB" w15:done="0"/>
  <w15:commentEx w15:paraId="048CAFF1" w15:done="0"/>
  <w15:commentEx w15:paraId="0B352E26" w15:done="0"/>
  <w15:commentEx w15:paraId="16C52E82" w15:done="0"/>
  <w15:commentEx w15:paraId="7EEB0C3E" w15:done="0"/>
  <w15:commentEx w15:paraId="2EBEC0BB" w15:done="0"/>
  <w15:commentEx w15:paraId="742C768B" w15:done="0"/>
  <w15:commentEx w15:paraId="5A6DABA0" w15:done="0"/>
  <w15:commentEx w15:paraId="3CD7761B" w15:done="0"/>
  <w15:commentEx w15:paraId="423D2ACC" w15:done="0"/>
  <w15:commentEx w15:paraId="63CF5142" w15:done="0"/>
  <w15:commentEx w15:paraId="71F1C2C8" w15:done="0"/>
  <w15:commentEx w15:paraId="00FCC4AF" w15:done="0"/>
  <w15:commentEx w15:paraId="57F37C5A" w15:done="0"/>
  <w15:commentEx w15:paraId="4CACC475" w15:done="0"/>
  <w15:commentEx w15:paraId="21B8BF65" w15:done="0"/>
  <w15:commentEx w15:paraId="63356CF0" w15:done="0"/>
  <w15:commentEx w15:paraId="3C7ECF32" w15:done="0"/>
  <w15:commentEx w15:paraId="1E17908B" w15:done="0"/>
  <w15:commentEx w15:paraId="0995E20A" w15:done="0"/>
  <w15:commentEx w15:paraId="320D37B1" w15:paraIdParent="0995E20A" w15:done="0"/>
  <w15:commentEx w15:paraId="08C0F8BC" w15:done="0"/>
  <w15:commentEx w15:paraId="5FB9985E" w15:done="0"/>
  <w15:commentEx w15:paraId="470A8255" w15:done="0"/>
  <w15:commentEx w15:paraId="050065F1" w15:done="0"/>
  <w15:commentEx w15:paraId="3787772C" w15:done="0"/>
  <w15:commentEx w15:paraId="296B31BA" w15:done="0"/>
  <w15:commentEx w15:paraId="38A1932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AE78E5" w14:textId="77777777" w:rsidR="00A67FE0" w:rsidRDefault="00A67FE0" w:rsidP="00135D5C">
      <w:r>
        <w:separator/>
      </w:r>
    </w:p>
  </w:endnote>
  <w:endnote w:type="continuationSeparator" w:id="0">
    <w:p w14:paraId="769CB646" w14:textId="77777777" w:rsidR="00A67FE0" w:rsidRDefault="00A67FE0"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A45C68" w14:textId="77777777" w:rsidR="00A67FE0" w:rsidRDefault="00A67FE0" w:rsidP="00135D5C">
      <w:r>
        <w:separator/>
      </w:r>
    </w:p>
  </w:footnote>
  <w:footnote w:type="continuationSeparator" w:id="0">
    <w:p w14:paraId="594F78E3" w14:textId="77777777" w:rsidR="00A67FE0" w:rsidRDefault="00A67FE0"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0"/>
  </w:num>
  <w:num w:numId="4">
    <w:abstractNumId w:val="2"/>
  </w:num>
  <w:num w:numId="5">
    <w:abstractNumId w:val="6"/>
  </w:num>
  <w:num w:numId="6">
    <w:abstractNumId w:val="3"/>
  </w:num>
  <w:num w:numId="7">
    <w:abstractNumId w:val="8"/>
  </w:num>
  <w:num w:numId="8">
    <w:abstractNumId w:val="7"/>
  </w:num>
  <w:num w:numId="9">
    <w:abstractNumId w:val="9"/>
  </w:num>
  <w:num w:numId="10">
    <w:abstractNumId w:val="5"/>
  </w:num>
  <w:num w:numId="11">
    <w:abstractNumId w:val="1"/>
  </w:num>
  <w:num w:numId="12">
    <w:abstractNumId w:val="1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50&lt;/item&gt;&lt;item&gt;6671&lt;/item&gt;&lt;item&gt;6882&lt;/item&gt;&lt;item&gt;7947&lt;/item&gt;&lt;item&gt;8002&lt;/item&gt;&lt;item&gt;8026&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item&gt;8190&lt;/item&gt;&lt;item&gt;8191&lt;/item&gt;&lt;item&gt;8192&lt;/item&gt;&lt;item&gt;8195&lt;/item&gt;&lt;item&gt;8198&lt;/item&gt;&lt;item&gt;8199&lt;/item&gt;&lt;item&gt;8200&lt;/item&gt;&lt;item&gt;8201&lt;/item&gt;&lt;/record-ids&gt;&lt;/item&gt;&lt;/Libraries&gt;"/>
  </w:docVars>
  <w:rsids>
    <w:rsidRoot w:val="00EA4926"/>
    <w:rsid w:val="00000104"/>
    <w:rsid w:val="00000733"/>
    <w:rsid w:val="00000928"/>
    <w:rsid w:val="00000D1E"/>
    <w:rsid w:val="00001AA5"/>
    <w:rsid w:val="00005901"/>
    <w:rsid w:val="000105EB"/>
    <w:rsid w:val="0001115B"/>
    <w:rsid w:val="00012A3D"/>
    <w:rsid w:val="00013C23"/>
    <w:rsid w:val="00014C60"/>
    <w:rsid w:val="00015507"/>
    <w:rsid w:val="00017F4B"/>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67A"/>
    <w:rsid w:val="00055097"/>
    <w:rsid w:val="00055424"/>
    <w:rsid w:val="00055D84"/>
    <w:rsid w:val="00056E95"/>
    <w:rsid w:val="00057233"/>
    <w:rsid w:val="0006213F"/>
    <w:rsid w:val="000626DC"/>
    <w:rsid w:val="00064856"/>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901CF"/>
    <w:rsid w:val="000910A9"/>
    <w:rsid w:val="00091253"/>
    <w:rsid w:val="000936DC"/>
    <w:rsid w:val="00097935"/>
    <w:rsid w:val="00097BDF"/>
    <w:rsid w:val="000A52A2"/>
    <w:rsid w:val="000A53DB"/>
    <w:rsid w:val="000A61E0"/>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1142"/>
    <w:rsid w:val="000C253D"/>
    <w:rsid w:val="000C489C"/>
    <w:rsid w:val="000C5D7B"/>
    <w:rsid w:val="000C6E81"/>
    <w:rsid w:val="000D02B5"/>
    <w:rsid w:val="000D0AC5"/>
    <w:rsid w:val="000D0C63"/>
    <w:rsid w:val="000D1ADB"/>
    <w:rsid w:val="000D60B9"/>
    <w:rsid w:val="000D6496"/>
    <w:rsid w:val="000D6717"/>
    <w:rsid w:val="000D71E0"/>
    <w:rsid w:val="000D7A36"/>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7E36"/>
    <w:rsid w:val="00103088"/>
    <w:rsid w:val="001043D9"/>
    <w:rsid w:val="00104868"/>
    <w:rsid w:val="001051F9"/>
    <w:rsid w:val="00105D06"/>
    <w:rsid w:val="00106445"/>
    <w:rsid w:val="0010719A"/>
    <w:rsid w:val="001107BC"/>
    <w:rsid w:val="00110F7F"/>
    <w:rsid w:val="001112A5"/>
    <w:rsid w:val="001115EF"/>
    <w:rsid w:val="00113DB6"/>
    <w:rsid w:val="00114129"/>
    <w:rsid w:val="0011581A"/>
    <w:rsid w:val="0012059B"/>
    <w:rsid w:val="001228A2"/>
    <w:rsid w:val="00123731"/>
    <w:rsid w:val="00125042"/>
    <w:rsid w:val="001261A8"/>
    <w:rsid w:val="00126284"/>
    <w:rsid w:val="001266FD"/>
    <w:rsid w:val="00126979"/>
    <w:rsid w:val="00127592"/>
    <w:rsid w:val="001277C0"/>
    <w:rsid w:val="00127FEE"/>
    <w:rsid w:val="00132E01"/>
    <w:rsid w:val="001341AD"/>
    <w:rsid w:val="0013445E"/>
    <w:rsid w:val="00134761"/>
    <w:rsid w:val="00135D5C"/>
    <w:rsid w:val="001361AB"/>
    <w:rsid w:val="001372FE"/>
    <w:rsid w:val="00137A9E"/>
    <w:rsid w:val="00141577"/>
    <w:rsid w:val="001430DD"/>
    <w:rsid w:val="001433A8"/>
    <w:rsid w:val="00143BB8"/>
    <w:rsid w:val="001446C8"/>
    <w:rsid w:val="00146CDF"/>
    <w:rsid w:val="001477DE"/>
    <w:rsid w:val="001503FA"/>
    <w:rsid w:val="00153F6B"/>
    <w:rsid w:val="00155703"/>
    <w:rsid w:val="00156FFE"/>
    <w:rsid w:val="00160AB3"/>
    <w:rsid w:val="00160AFB"/>
    <w:rsid w:val="00161963"/>
    <w:rsid w:val="001632F3"/>
    <w:rsid w:val="00163E3E"/>
    <w:rsid w:val="00164E67"/>
    <w:rsid w:val="0016574C"/>
    <w:rsid w:val="00167452"/>
    <w:rsid w:val="00167FE8"/>
    <w:rsid w:val="001704B9"/>
    <w:rsid w:val="00170B74"/>
    <w:rsid w:val="00171C87"/>
    <w:rsid w:val="00173FA2"/>
    <w:rsid w:val="00174E19"/>
    <w:rsid w:val="00175C87"/>
    <w:rsid w:val="00176024"/>
    <w:rsid w:val="001761E2"/>
    <w:rsid w:val="00176CBD"/>
    <w:rsid w:val="00177457"/>
    <w:rsid w:val="001777EA"/>
    <w:rsid w:val="001801B3"/>
    <w:rsid w:val="00181EF6"/>
    <w:rsid w:val="00183F68"/>
    <w:rsid w:val="001840A1"/>
    <w:rsid w:val="00185A27"/>
    <w:rsid w:val="0018711C"/>
    <w:rsid w:val="001876E3"/>
    <w:rsid w:val="001915FF"/>
    <w:rsid w:val="00193870"/>
    <w:rsid w:val="001949D3"/>
    <w:rsid w:val="00194FF6"/>
    <w:rsid w:val="00195F71"/>
    <w:rsid w:val="00196608"/>
    <w:rsid w:val="001966A5"/>
    <w:rsid w:val="001968EB"/>
    <w:rsid w:val="00197742"/>
    <w:rsid w:val="001A5A7A"/>
    <w:rsid w:val="001A61FF"/>
    <w:rsid w:val="001A7253"/>
    <w:rsid w:val="001A77E7"/>
    <w:rsid w:val="001A7D34"/>
    <w:rsid w:val="001B1FAE"/>
    <w:rsid w:val="001B27C4"/>
    <w:rsid w:val="001B2DD7"/>
    <w:rsid w:val="001B43B3"/>
    <w:rsid w:val="001B4919"/>
    <w:rsid w:val="001B4DEE"/>
    <w:rsid w:val="001B690A"/>
    <w:rsid w:val="001B75AF"/>
    <w:rsid w:val="001C13E8"/>
    <w:rsid w:val="001C46CB"/>
    <w:rsid w:val="001C4FB7"/>
    <w:rsid w:val="001C5213"/>
    <w:rsid w:val="001C54B9"/>
    <w:rsid w:val="001C5532"/>
    <w:rsid w:val="001C5893"/>
    <w:rsid w:val="001C6065"/>
    <w:rsid w:val="001C7224"/>
    <w:rsid w:val="001D087A"/>
    <w:rsid w:val="001D0DF1"/>
    <w:rsid w:val="001D1421"/>
    <w:rsid w:val="001D33B6"/>
    <w:rsid w:val="001D5301"/>
    <w:rsid w:val="001D608F"/>
    <w:rsid w:val="001D7ECD"/>
    <w:rsid w:val="001E0063"/>
    <w:rsid w:val="001E08B3"/>
    <w:rsid w:val="001E1B2C"/>
    <w:rsid w:val="001E1F1C"/>
    <w:rsid w:val="001E24EF"/>
    <w:rsid w:val="001E286F"/>
    <w:rsid w:val="001E400D"/>
    <w:rsid w:val="001E6D63"/>
    <w:rsid w:val="001F03CC"/>
    <w:rsid w:val="001F0907"/>
    <w:rsid w:val="001F0E38"/>
    <w:rsid w:val="001F1D2C"/>
    <w:rsid w:val="001F2F09"/>
    <w:rsid w:val="001F41EF"/>
    <w:rsid w:val="001F5CDF"/>
    <w:rsid w:val="001F6772"/>
    <w:rsid w:val="001F74B9"/>
    <w:rsid w:val="002041D9"/>
    <w:rsid w:val="002043A6"/>
    <w:rsid w:val="00205BC7"/>
    <w:rsid w:val="00207CAC"/>
    <w:rsid w:val="0021032B"/>
    <w:rsid w:val="0021105A"/>
    <w:rsid w:val="00211779"/>
    <w:rsid w:val="00211D22"/>
    <w:rsid w:val="00212DD7"/>
    <w:rsid w:val="00213D26"/>
    <w:rsid w:val="002153B6"/>
    <w:rsid w:val="002156DA"/>
    <w:rsid w:val="002157FA"/>
    <w:rsid w:val="00216989"/>
    <w:rsid w:val="0021760A"/>
    <w:rsid w:val="0022223C"/>
    <w:rsid w:val="0022330C"/>
    <w:rsid w:val="00223B96"/>
    <w:rsid w:val="002244CB"/>
    <w:rsid w:val="00225316"/>
    <w:rsid w:val="002259D7"/>
    <w:rsid w:val="00227285"/>
    <w:rsid w:val="002279DC"/>
    <w:rsid w:val="0023021B"/>
    <w:rsid w:val="00230796"/>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4D28"/>
    <w:rsid w:val="002464C0"/>
    <w:rsid w:val="00247A7D"/>
    <w:rsid w:val="00250CAD"/>
    <w:rsid w:val="002540BB"/>
    <w:rsid w:val="00255456"/>
    <w:rsid w:val="00256F1E"/>
    <w:rsid w:val="00256F91"/>
    <w:rsid w:val="00257D20"/>
    <w:rsid w:val="00260959"/>
    <w:rsid w:val="00260BCF"/>
    <w:rsid w:val="00260E11"/>
    <w:rsid w:val="00262AEF"/>
    <w:rsid w:val="002633A4"/>
    <w:rsid w:val="00263781"/>
    <w:rsid w:val="002671A2"/>
    <w:rsid w:val="002674AC"/>
    <w:rsid w:val="0027142D"/>
    <w:rsid w:val="0027335B"/>
    <w:rsid w:val="0027357B"/>
    <w:rsid w:val="00280EBB"/>
    <w:rsid w:val="002818A7"/>
    <w:rsid w:val="00283177"/>
    <w:rsid w:val="00283511"/>
    <w:rsid w:val="002851F5"/>
    <w:rsid w:val="00285A61"/>
    <w:rsid w:val="00285C11"/>
    <w:rsid w:val="00286797"/>
    <w:rsid w:val="002937D2"/>
    <w:rsid w:val="00294391"/>
    <w:rsid w:val="00295023"/>
    <w:rsid w:val="002956DD"/>
    <w:rsid w:val="002961C9"/>
    <w:rsid w:val="00296B45"/>
    <w:rsid w:val="002A0C5F"/>
    <w:rsid w:val="002A360C"/>
    <w:rsid w:val="002A3B6B"/>
    <w:rsid w:val="002B1D5B"/>
    <w:rsid w:val="002B37FB"/>
    <w:rsid w:val="002B6213"/>
    <w:rsid w:val="002B68BD"/>
    <w:rsid w:val="002B753F"/>
    <w:rsid w:val="002C038F"/>
    <w:rsid w:val="002C2049"/>
    <w:rsid w:val="002C4E99"/>
    <w:rsid w:val="002C619E"/>
    <w:rsid w:val="002C6D5D"/>
    <w:rsid w:val="002C71C5"/>
    <w:rsid w:val="002C7454"/>
    <w:rsid w:val="002D198C"/>
    <w:rsid w:val="002D30DC"/>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410D"/>
    <w:rsid w:val="002F5988"/>
    <w:rsid w:val="002F64A9"/>
    <w:rsid w:val="0030245C"/>
    <w:rsid w:val="00302537"/>
    <w:rsid w:val="003030A9"/>
    <w:rsid w:val="003041B4"/>
    <w:rsid w:val="00305441"/>
    <w:rsid w:val="00312C20"/>
    <w:rsid w:val="00323101"/>
    <w:rsid w:val="003250F7"/>
    <w:rsid w:val="0032699A"/>
    <w:rsid w:val="00331440"/>
    <w:rsid w:val="00331EB5"/>
    <w:rsid w:val="00332702"/>
    <w:rsid w:val="00335F01"/>
    <w:rsid w:val="00340075"/>
    <w:rsid w:val="00341E3B"/>
    <w:rsid w:val="00342124"/>
    <w:rsid w:val="003426F7"/>
    <w:rsid w:val="0034291E"/>
    <w:rsid w:val="003435AE"/>
    <w:rsid w:val="003440F3"/>
    <w:rsid w:val="00344157"/>
    <w:rsid w:val="00344A84"/>
    <w:rsid w:val="00345A54"/>
    <w:rsid w:val="00345EFB"/>
    <w:rsid w:val="0034606C"/>
    <w:rsid w:val="003476B7"/>
    <w:rsid w:val="003503F0"/>
    <w:rsid w:val="00356997"/>
    <w:rsid w:val="00357162"/>
    <w:rsid w:val="003571BF"/>
    <w:rsid w:val="00360D08"/>
    <w:rsid w:val="0036192F"/>
    <w:rsid w:val="00362018"/>
    <w:rsid w:val="00362271"/>
    <w:rsid w:val="003623C0"/>
    <w:rsid w:val="00365CD0"/>
    <w:rsid w:val="003669A5"/>
    <w:rsid w:val="00367A4C"/>
    <w:rsid w:val="0037009F"/>
    <w:rsid w:val="003703B2"/>
    <w:rsid w:val="00374F31"/>
    <w:rsid w:val="0037511D"/>
    <w:rsid w:val="003765FA"/>
    <w:rsid w:val="003808E3"/>
    <w:rsid w:val="00382553"/>
    <w:rsid w:val="003842DD"/>
    <w:rsid w:val="00385903"/>
    <w:rsid w:val="00385CA7"/>
    <w:rsid w:val="003867C9"/>
    <w:rsid w:val="0039037D"/>
    <w:rsid w:val="00393873"/>
    <w:rsid w:val="0039483D"/>
    <w:rsid w:val="00395369"/>
    <w:rsid w:val="00396EAC"/>
    <w:rsid w:val="00397162"/>
    <w:rsid w:val="00397E19"/>
    <w:rsid w:val="003A29D4"/>
    <w:rsid w:val="003A3718"/>
    <w:rsid w:val="003A5CF9"/>
    <w:rsid w:val="003A6B7F"/>
    <w:rsid w:val="003A7290"/>
    <w:rsid w:val="003A77C7"/>
    <w:rsid w:val="003A7B9F"/>
    <w:rsid w:val="003B28B3"/>
    <w:rsid w:val="003B3970"/>
    <w:rsid w:val="003B60C5"/>
    <w:rsid w:val="003C10CF"/>
    <w:rsid w:val="003C2569"/>
    <w:rsid w:val="003C28DB"/>
    <w:rsid w:val="003C3540"/>
    <w:rsid w:val="003C4513"/>
    <w:rsid w:val="003C49F2"/>
    <w:rsid w:val="003C513B"/>
    <w:rsid w:val="003C537C"/>
    <w:rsid w:val="003C59C5"/>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3560"/>
    <w:rsid w:val="003F6177"/>
    <w:rsid w:val="003F6580"/>
    <w:rsid w:val="00400DBD"/>
    <w:rsid w:val="00400F2A"/>
    <w:rsid w:val="0040141F"/>
    <w:rsid w:val="0040280B"/>
    <w:rsid w:val="00403E71"/>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D99"/>
    <w:rsid w:val="00423AB5"/>
    <w:rsid w:val="00423CCA"/>
    <w:rsid w:val="004250DF"/>
    <w:rsid w:val="00425F02"/>
    <w:rsid w:val="004261D0"/>
    <w:rsid w:val="004271DD"/>
    <w:rsid w:val="00430114"/>
    <w:rsid w:val="00431200"/>
    <w:rsid w:val="0043160D"/>
    <w:rsid w:val="00432FF9"/>
    <w:rsid w:val="00433F41"/>
    <w:rsid w:val="00433F5A"/>
    <w:rsid w:val="00435DD9"/>
    <w:rsid w:val="004367AD"/>
    <w:rsid w:val="00436E8E"/>
    <w:rsid w:val="0043776B"/>
    <w:rsid w:val="00437F91"/>
    <w:rsid w:val="0044109F"/>
    <w:rsid w:val="00444278"/>
    <w:rsid w:val="004445D3"/>
    <w:rsid w:val="004471F2"/>
    <w:rsid w:val="00450605"/>
    <w:rsid w:val="004519BF"/>
    <w:rsid w:val="00454793"/>
    <w:rsid w:val="0045687C"/>
    <w:rsid w:val="0046187D"/>
    <w:rsid w:val="0046231B"/>
    <w:rsid w:val="004641FB"/>
    <w:rsid w:val="00466369"/>
    <w:rsid w:val="004676D2"/>
    <w:rsid w:val="00467F98"/>
    <w:rsid w:val="00473EB7"/>
    <w:rsid w:val="004758C3"/>
    <w:rsid w:val="00476BB8"/>
    <w:rsid w:val="0047766C"/>
    <w:rsid w:val="00477FE4"/>
    <w:rsid w:val="00480363"/>
    <w:rsid w:val="00480B70"/>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F1C"/>
    <w:rsid w:val="00493E2E"/>
    <w:rsid w:val="00494745"/>
    <w:rsid w:val="004948F7"/>
    <w:rsid w:val="00494D2F"/>
    <w:rsid w:val="00495D8C"/>
    <w:rsid w:val="00496C2C"/>
    <w:rsid w:val="004A0E87"/>
    <w:rsid w:val="004A131B"/>
    <w:rsid w:val="004A23D3"/>
    <w:rsid w:val="004A29D8"/>
    <w:rsid w:val="004A3C47"/>
    <w:rsid w:val="004A52C8"/>
    <w:rsid w:val="004A63CD"/>
    <w:rsid w:val="004A6454"/>
    <w:rsid w:val="004A65CB"/>
    <w:rsid w:val="004B02FC"/>
    <w:rsid w:val="004B09AE"/>
    <w:rsid w:val="004B0E4B"/>
    <w:rsid w:val="004B151D"/>
    <w:rsid w:val="004B4748"/>
    <w:rsid w:val="004B4FF8"/>
    <w:rsid w:val="004B5027"/>
    <w:rsid w:val="004B5079"/>
    <w:rsid w:val="004B55CE"/>
    <w:rsid w:val="004C02ED"/>
    <w:rsid w:val="004C05AC"/>
    <w:rsid w:val="004C1101"/>
    <w:rsid w:val="004C1294"/>
    <w:rsid w:val="004C16FE"/>
    <w:rsid w:val="004C4D00"/>
    <w:rsid w:val="004C654B"/>
    <w:rsid w:val="004C7606"/>
    <w:rsid w:val="004D042C"/>
    <w:rsid w:val="004D1678"/>
    <w:rsid w:val="004D219F"/>
    <w:rsid w:val="004D2470"/>
    <w:rsid w:val="004D351F"/>
    <w:rsid w:val="004D6F47"/>
    <w:rsid w:val="004D7EBD"/>
    <w:rsid w:val="004E202B"/>
    <w:rsid w:val="004E297D"/>
    <w:rsid w:val="004E3FD4"/>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2E82"/>
    <w:rsid w:val="00513001"/>
    <w:rsid w:val="00515966"/>
    <w:rsid w:val="005171FF"/>
    <w:rsid w:val="00517F5E"/>
    <w:rsid w:val="00522D02"/>
    <w:rsid w:val="005232F7"/>
    <w:rsid w:val="005234FF"/>
    <w:rsid w:val="00523F82"/>
    <w:rsid w:val="00527276"/>
    <w:rsid w:val="00527C70"/>
    <w:rsid w:val="00530EFF"/>
    <w:rsid w:val="00531061"/>
    <w:rsid w:val="00533EAD"/>
    <w:rsid w:val="005341A5"/>
    <w:rsid w:val="00534350"/>
    <w:rsid w:val="005355A0"/>
    <w:rsid w:val="00535988"/>
    <w:rsid w:val="00540B48"/>
    <w:rsid w:val="00542233"/>
    <w:rsid w:val="0054298A"/>
    <w:rsid w:val="00542E2F"/>
    <w:rsid w:val="00543E30"/>
    <w:rsid w:val="0054657C"/>
    <w:rsid w:val="0054777B"/>
    <w:rsid w:val="0055021B"/>
    <w:rsid w:val="00550724"/>
    <w:rsid w:val="00550D0E"/>
    <w:rsid w:val="005510FC"/>
    <w:rsid w:val="0055146A"/>
    <w:rsid w:val="005516A9"/>
    <w:rsid w:val="005532C6"/>
    <w:rsid w:val="00555F85"/>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7B65"/>
    <w:rsid w:val="00580714"/>
    <w:rsid w:val="005807D5"/>
    <w:rsid w:val="005821C1"/>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69F7"/>
    <w:rsid w:val="005B7132"/>
    <w:rsid w:val="005B7365"/>
    <w:rsid w:val="005C00B8"/>
    <w:rsid w:val="005C0E01"/>
    <w:rsid w:val="005C1110"/>
    <w:rsid w:val="005C1861"/>
    <w:rsid w:val="005C7C2E"/>
    <w:rsid w:val="005D02E3"/>
    <w:rsid w:val="005D3254"/>
    <w:rsid w:val="005D4007"/>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DB4"/>
    <w:rsid w:val="00622337"/>
    <w:rsid w:val="00622E61"/>
    <w:rsid w:val="006235E3"/>
    <w:rsid w:val="006257E3"/>
    <w:rsid w:val="006270AF"/>
    <w:rsid w:val="006276F5"/>
    <w:rsid w:val="00627A8D"/>
    <w:rsid w:val="00631B82"/>
    <w:rsid w:val="00640B72"/>
    <w:rsid w:val="00641C1C"/>
    <w:rsid w:val="00642EF9"/>
    <w:rsid w:val="0064383B"/>
    <w:rsid w:val="00645768"/>
    <w:rsid w:val="00645AA4"/>
    <w:rsid w:val="006462F3"/>
    <w:rsid w:val="00646D89"/>
    <w:rsid w:val="00646FC9"/>
    <w:rsid w:val="00647F49"/>
    <w:rsid w:val="0065066F"/>
    <w:rsid w:val="00651B44"/>
    <w:rsid w:val="00652020"/>
    <w:rsid w:val="00652914"/>
    <w:rsid w:val="00653F41"/>
    <w:rsid w:val="00654100"/>
    <w:rsid w:val="006542CC"/>
    <w:rsid w:val="00654636"/>
    <w:rsid w:val="00654A7D"/>
    <w:rsid w:val="006554B9"/>
    <w:rsid w:val="0065689A"/>
    <w:rsid w:val="0065689D"/>
    <w:rsid w:val="0065744C"/>
    <w:rsid w:val="00657D2E"/>
    <w:rsid w:val="006601BD"/>
    <w:rsid w:val="00662941"/>
    <w:rsid w:val="00662BF4"/>
    <w:rsid w:val="00663000"/>
    <w:rsid w:val="006650A0"/>
    <w:rsid w:val="00672295"/>
    <w:rsid w:val="00673A69"/>
    <w:rsid w:val="00674346"/>
    <w:rsid w:val="0067734F"/>
    <w:rsid w:val="00677931"/>
    <w:rsid w:val="00677C8E"/>
    <w:rsid w:val="00681484"/>
    <w:rsid w:val="00681D63"/>
    <w:rsid w:val="00682191"/>
    <w:rsid w:val="0068315A"/>
    <w:rsid w:val="006834D3"/>
    <w:rsid w:val="00685475"/>
    <w:rsid w:val="00690845"/>
    <w:rsid w:val="006921C0"/>
    <w:rsid w:val="00693BAF"/>
    <w:rsid w:val="00694EFA"/>
    <w:rsid w:val="006A10D3"/>
    <w:rsid w:val="006A2CEE"/>
    <w:rsid w:val="006A5EAE"/>
    <w:rsid w:val="006A6686"/>
    <w:rsid w:val="006A798A"/>
    <w:rsid w:val="006B0DD7"/>
    <w:rsid w:val="006B1524"/>
    <w:rsid w:val="006B2DE9"/>
    <w:rsid w:val="006B5602"/>
    <w:rsid w:val="006B5E99"/>
    <w:rsid w:val="006B6AE8"/>
    <w:rsid w:val="006C0FB8"/>
    <w:rsid w:val="006C1856"/>
    <w:rsid w:val="006C270B"/>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37A9"/>
    <w:rsid w:val="006E3884"/>
    <w:rsid w:val="006E4F13"/>
    <w:rsid w:val="006E5489"/>
    <w:rsid w:val="006E5826"/>
    <w:rsid w:val="006E5F41"/>
    <w:rsid w:val="006E6384"/>
    <w:rsid w:val="006E75C6"/>
    <w:rsid w:val="006F097F"/>
    <w:rsid w:val="006F314B"/>
    <w:rsid w:val="006F39E3"/>
    <w:rsid w:val="006F4702"/>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5A5"/>
    <w:rsid w:val="00716896"/>
    <w:rsid w:val="00716EA9"/>
    <w:rsid w:val="00717073"/>
    <w:rsid w:val="00720779"/>
    <w:rsid w:val="00720D36"/>
    <w:rsid w:val="00722241"/>
    <w:rsid w:val="00722ACF"/>
    <w:rsid w:val="007232ED"/>
    <w:rsid w:val="007245A7"/>
    <w:rsid w:val="00726D79"/>
    <w:rsid w:val="007271B1"/>
    <w:rsid w:val="007271E1"/>
    <w:rsid w:val="00730431"/>
    <w:rsid w:val="00730D6C"/>
    <w:rsid w:val="007329C4"/>
    <w:rsid w:val="00732BDD"/>
    <w:rsid w:val="0073640D"/>
    <w:rsid w:val="0073729F"/>
    <w:rsid w:val="00740942"/>
    <w:rsid w:val="00740EE9"/>
    <w:rsid w:val="0074108B"/>
    <w:rsid w:val="007419C2"/>
    <w:rsid w:val="007439A8"/>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ACF"/>
    <w:rsid w:val="00764ECC"/>
    <w:rsid w:val="007668FC"/>
    <w:rsid w:val="00767630"/>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506"/>
    <w:rsid w:val="007830F7"/>
    <w:rsid w:val="00783ACA"/>
    <w:rsid w:val="00784096"/>
    <w:rsid w:val="0078656A"/>
    <w:rsid w:val="00786844"/>
    <w:rsid w:val="0078733D"/>
    <w:rsid w:val="00790460"/>
    <w:rsid w:val="00793658"/>
    <w:rsid w:val="007950C7"/>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24BD"/>
    <w:rsid w:val="007B444D"/>
    <w:rsid w:val="007B46BC"/>
    <w:rsid w:val="007B7225"/>
    <w:rsid w:val="007B77F1"/>
    <w:rsid w:val="007C0895"/>
    <w:rsid w:val="007C3306"/>
    <w:rsid w:val="007C4AC0"/>
    <w:rsid w:val="007C6077"/>
    <w:rsid w:val="007C6900"/>
    <w:rsid w:val="007C7982"/>
    <w:rsid w:val="007D0B82"/>
    <w:rsid w:val="007D1B24"/>
    <w:rsid w:val="007D3941"/>
    <w:rsid w:val="007D3A17"/>
    <w:rsid w:val="007D3BA8"/>
    <w:rsid w:val="007D654C"/>
    <w:rsid w:val="007D6F08"/>
    <w:rsid w:val="007D7402"/>
    <w:rsid w:val="007E05E7"/>
    <w:rsid w:val="007E1052"/>
    <w:rsid w:val="007E6BD4"/>
    <w:rsid w:val="007E7F32"/>
    <w:rsid w:val="007F159D"/>
    <w:rsid w:val="007F212E"/>
    <w:rsid w:val="007F29C8"/>
    <w:rsid w:val="007F2FC1"/>
    <w:rsid w:val="007F391F"/>
    <w:rsid w:val="007F61D2"/>
    <w:rsid w:val="007F6AB8"/>
    <w:rsid w:val="007F7C95"/>
    <w:rsid w:val="008058FB"/>
    <w:rsid w:val="00806210"/>
    <w:rsid w:val="0080731C"/>
    <w:rsid w:val="00812B30"/>
    <w:rsid w:val="0081367F"/>
    <w:rsid w:val="008137EC"/>
    <w:rsid w:val="00814137"/>
    <w:rsid w:val="00814225"/>
    <w:rsid w:val="00814312"/>
    <w:rsid w:val="0081495D"/>
    <w:rsid w:val="00814C6A"/>
    <w:rsid w:val="00815306"/>
    <w:rsid w:val="00817BAB"/>
    <w:rsid w:val="0082087B"/>
    <w:rsid w:val="00822127"/>
    <w:rsid w:val="008235B2"/>
    <w:rsid w:val="00824946"/>
    <w:rsid w:val="00825E6A"/>
    <w:rsid w:val="00830792"/>
    <w:rsid w:val="00830A31"/>
    <w:rsid w:val="0083186A"/>
    <w:rsid w:val="008324A7"/>
    <w:rsid w:val="00832AFD"/>
    <w:rsid w:val="008339B7"/>
    <w:rsid w:val="00834115"/>
    <w:rsid w:val="0083534E"/>
    <w:rsid w:val="008357DB"/>
    <w:rsid w:val="00836E1D"/>
    <w:rsid w:val="00837EA0"/>
    <w:rsid w:val="00840202"/>
    <w:rsid w:val="0084120D"/>
    <w:rsid w:val="0084436E"/>
    <w:rsid w:val="00844BD4"/>
    <w:rsid w:val="008451D2"/>
    <w:rsid w:val="00845B10"/>
    <w:rsid w:val="0084613E"/>
    <w:rsid w:val="008470E8"/>
    <w:rsid w:val="00847B4D"/>
    <w:rsid w:val="00850FC4"/>
    <w:rsid w:val="00851937"/>
    <w:rsid w:val="00852921"/>
    <w:rsid w:val="008555BA"/>
    <w:rsid w:val="0085747B"/>
    <w:rsid w:val="008579C9"/>
    <w:rsid w:val="00861B1D"/>
    <w:rsid w:val="008641E2"/>
    <w:rsid w:val="00865017"/>
    <w:rsid w:val="008653B4"/>
    <w:rsid w:val="00866E6E"/>
    <w:rsid w:val="0087083D"/>
    <w:rsid w:val="00871659"/>
    <w:rsid w:val="008717D1"/>
    <w:rsid w:val="00872C76"/>
    <w:rsid w:val="00873F26"/>
    <w:rsid w:val="00874394"/>
    <w:rsid w:val="00875600"/>
    <w:rsid w:val="0087567F"/>
    <w:rsid w:val="0087657E"/>
    <w:rsid w:val="008769E3"/>
    <w:rsid w:val="00876AD8"/>
    <w:rsid w:val="0087797E"/>
    <w:rsid w:val="0088047E"/>
    <w:rsid w:val="00880B50"/>
    <w:rsid w:val="00881076"/>
    <w:rsid w:val="00882191"/>
    <w:rsid w:val="00882F29"/>
    <w:rsid w:val="0088392A"/>
    <w:rsid w:val="008841A1"/>
    <w:rsid w:val="008853EB"/>
    <w:rsid w:val="008876F8"/>
    <w:rsid w:val="00887732"/>
    <w:rsid w:val="00887DEA"/>
    <w:rsid w:val="0089257A"/>
    <w:rsid w:val="00892738"/>
    <w:rsid w:val="00893B1A"/>
    <w:rsid w:val="00894043"/>
    <w:rsid w:val="00894965"/>
    <w:rsid w:val="00894D75"/>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569A"/>
    <w:rsid w:val="008B7F3C"/>
    <w:rsid w:val="008C06F3"/>
    <w:rsid w:val="008C5453"/>
    <w:rsid w:val="008C72D2"/>
    <w:rsid w:val="008D000D"/>
    <w:rsid w:val="008D1BB6"/>
    <w:rsid w:val="008D30B9"/>
    <w:rsid w:val="008D3A1D"/>
    <w:rsid w:val="008D4713"/>
    <w:rsid w:val="008D486C"/>
    <w:rsid w:val="008D572B"/>
    <w:rsid w:val="008D6FD4"/>
    <w:rsid w:val="008D7005"/>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E3E"/>
    <w:rsid w:val="00913F9D"/>
    <w:rsid w:val="00915FB5"/>
    <w:rsid w:val="0091739E"/>
    <w:rsid w:val="00917649"/>
    <w:rsid w:val="009201E9"/>
    <w:rsid w:val="009212DC"/>
    <w:rsid w:val="00922184"/>
    <w:rsid w:val="00922B3B"/>
    <w:rsid w:val="00923293"/>
    <w:rsid w:val="00923B4E"/>
    <w:rsid w:val="00923E05"/>
    <w:rsid w:val="009242C5"/>
    <w:rsid w:val="00926543"/>
    <w:rsid w:val="00926FE0"/>
    <w:rsid w:val="009273D0"/>
    <w:rsid w:val="009275EF"/>
    <w:rsid w:val="009275F8"/>
    <w:rsid w:val="00927D14"/>
    <w:rsid w:val="00927ED3"/>
    <w:rsid w:val="00930F61"/>
    <w:rsid w:val="00930F73"/>
    <w:rsid w:val="0093151E"/>
    <w:rsid w:val="0093228E"/>
    <w:rsid w:val="00932A57"/>
    <w:rsid w:val="00933791"/>
    <w:rsid w:val="00934691"/>
    <w:rsid w:val="00936002"/>
    <w:rsid w:val="00936124"/>
    <w:rsid w:val="009365AC"/>
    <w:rsid w:val="00937ACD"/>
    <w:rsid w:val="00940663"/>
    <w:rsid w:val="00941805"/>
    <w:rsid w:val="00941E68"/>
    <w:rsid w:val="009439A1"/>
    <w:rsid w:val="00944D13"/>
    <w:rsid w:val="00944FBA"/>
    <w:rsid w:val="0094542B"/>
    <w:rsid w:val="00945667"/>
    <w:rsid w:val="009458F0"/>
    <w:rsid w:val="009473E6"/>
    <w:rsid w:val="00950079"/>
    <w:rsid w:val="00952344"/>
    <w:rsid w:val="00952FA6"/>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81D2A"/>
    <w:rsid w:val="009830E7"/>
    <w:rsid w:val="00984D47"/>
    <w:rsid w:val="00984E98"/>
    <w:rsid w:val="00986905"/>
    <w:rsid w:val="009875C7"/>
    <w:rsid w:val="009900D6"/>
    <w:rsid w:val="009908E2"/>
    <w:rsid w:val="00990F56"/>
    <w:rsid w:val="00992A4F"/>
    <w:rsid w:val="00992EEE"/>
    <w:rsid w:val="00995761"/>
    <w:rsid w:val="00995A39"/>
    <w:rsid w:val="0099664B"/>
    <w:rsid w:val="00996689"/>
    <w:rsid w:val="009970B4"/>
    <w:rsid w:val="00997EC9"/>
    <w:rsid w:val="009A0A54"/>
    <w:rsid w:val="009A25CE"/>
    <w:rsid w:val="009A313F"/>
    <w:rsid w:val="009A32AC"/>
    <w:rsid w:val="009A6071"/>
    <w:rsid w:val="009A6302"/>
    <w:rsid w:val="009A734C"/>
    <w:rsid w:val="009B1019"/>
    <w:rsid w:val="009B186C"/>
    <w:rsid w:val="009B1C48"/>
    <w:rsid w:val="009B2081"/>
    <w:rsid w:val="009B2BB3"/>
    <w:rsid w:val="009B4040"/>
    <w:rsid w:val="009B42C0"/>
    <w:rsid w:val="009B481C"/>
    <w:rsid w:val="009B4AB5"/>
    <w:rsid w:val="009B5C34"/>
    <w:rsid w:val="009B6325"/>
    <w:rsid w:val="009B6C2D"/>
    <w:rsid w:val="009B6DE2"/>
    <w:rsid w:val="009B7010"/>
    <w:rsid w:val="009B7333"/>
    <w:rsid w:val="009C1AB2"/>
    <w:rsid w:val="009C25E1"/>
    <w:rsid w:val="009C366A"/>
    <w:rsid w:val="009C66F4"/>
    <w:rsid w:val="009C7059"/>
    <w:rsid w:val="009C7629"/>
    <w:rsid w:val="009D169F"/>
    <w:rsid w:val="009D19F0"/>
    <w:rsid w:val="009D280A"/>
    <w:rsid w:val="009D41C8"/>
    <w:rsid w:val="009D5844"/>
    <w:rsid w:val="009D6AEE"/>
    <w:rsid w:val="009E0D73"/>
    <w:rsid w:val="009E1D43"/>
    <w:rsid w:val="009E4C29"/>
    <w:rsid w:val="009E631B"/>
    <w:rsid w:val="009E7EA1"/>
    <w:rsid w:val="009F4787"/>
    <w:rsid w:val="009F47A5"/>
    <w:rsid w:val="009F4D90"/>
    <w:rsid w:val="009F53A6"/>
    <w:rsid w:val="009F6B92"/>
    <w:rsid w:val="009F736F"/>
    <w:rsid w:val="00A0083D"/>
    <w:rsid w:val="00A01EFD"/>
    <w:rsid w:val="00A0221F"/>
    <w:rsid w:val="00A0237B"/>
    <w:rsid w:val="00A053EC"/>
    <w:rsid w:val="00A05BB4"/>
    <w:rsid w:val="00A065BA"/>
    <w:rsid w:val="00A07EC9"/>
    <w:rsid w:val="00A126E5"/>
    <w:rsid w:val="00A1383A"/>
    <w:rsid w:val="00A155E2"/>
    <w:rsid w:val="00A15769"/>
    <w:rsid w:val="00A16F31"/>
    <w:rsid w:val="00A20189"/>
    <w:rsid w:val="00A20252"/>
    <w:rsid w:val="00A20A56"/>
    <w:rsid w:val="00A21B6D"/>
    <w:rsid w:val="00A24122"/>
    <w:rsid w:val="00A262AC"/>
    <w:rsid w:val="00A30A84"/>
    <w:rsid w:val="00A33B0A"/>
    <w:rsid w:val="00A37472"/>
    <w:rsid w:val="00A4057C"/>
    <w:rsid w:val="00A40D0F"/>
    <w:rsid w:val="00A42591"/>
    <w:rsid w:val="00A42605"/>
    <w:rsid w:val="00A429D5"/>
    <w:rsid w:val="00A42F1A"/>
    <w:rsid w:val="00A45CED"/>
    <w:rsid w:val="00A50037"/>
    <w:rsid w:val="00A50FD9"/>
    <w:rsid w:val="00A516BD"/>
    <w:rsid w:val="00A528D2"/>
    <w:rsid w:val="00A53937"/>
    <w:rsid w:val="00A53D50"/>
    <w:rsid w:val="00A54F3F"/>
    <w:rsid w:val="00A55818"/>
    <w:rsid w:val="00A55BC6"/>
    <w:rsid w:val="00A56A78"/>
    <w:rsid w:val="00A624FE"/>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4AF7"/>
    <w:rsid w:val="00A96D69"/>
    <w:rsid w:val="00AA08F3"/>
    <w:rsid w:val="00AA1176"/>
    <w:rsid w:val="00AA1ADE"/>
    <w:rsid w:val="00AA30AC"/>
    <w:rsid w:val="00AA4FC1"/>
    <w:rsid w:val="00AA5908"/>
    <w:rsid w:val="00AA7668"/>
    <w:rsid w:val="00AB0BAD"/>
    <w:rsid w:val="00AB180D"/>
    <w:rsid w:val="00AB1E73"/>
    <w:rsid w:val="00AB3B51"/>
    <w:rsid w:val="00AB3EB9"/>
    <w:rsid w:val="00AB50E2"/>
    <w:rsid w:val="00AB5589"/>
    <w:rsid w:val="00AB6309"/>
    <w:rsid w:val="00AC3212"/>
    <w:rsid w:val="00AC375B"/>
    <w:rsid w:val="00AC3C96"/>
    <w:rsid w:val="00AC40CD"/>
    <w:rsid w:val="00AC44FD"/>
    <w:rsid w:val="00AC60BF"/>
    <w:rsid w:val="00AC7FCC"/>
    <w:rsid w:val="00AD0D32"/>
    <w:rsid w:val="00AD196A"/>
    <w:rsid w:val="00AD2792"/>
    <w:rsid w:val="00AD3380"/>
    <w:rsid w:val="00AD3FB0"/>
    <w:rsid w:val="00AD4F07"/>
    <w:rsid w:val="00AD608E"/>
    <w:rsid w:val="00AD68A7"/>
    <w:rsid w:val="00AD75A7"/>
    <w:rsid w:val="00AD7FE0"/>
    <w:rsid w:val="00AE5F3B"/>
    <w:rsid w:val="00AE6EC0"/>
    <w:rsid w:val="00AE7ABA"/>
    <w:rsid w:val="00AF0F99"/>
    <w:rsid w:val="00AF4B0A"/>
    <w:rsid w:val="00AF59DE"/>
    <w:rsid w:val="00AF65DE"/>
    <w:rsid w:val="00B00779"/>
    <w:rsid w:val="00B007A5"/>
    <w:rsid w:val="00B017AB"/>
    <w:rsid w:val="00B02E53"/>
    <w:rsid w:val="00B056B9"/>
    <w:rsid w:val="00B05D67"/>
    <w:rsid w:val="00B06275"/>
    <w:rsid w:val="00B06380"/>
    <w:rsid w:val="00B06625"/>
    <w:rsid w:val="00B07614"/>
    <w:rsid w:val="00B07933"/>
    <w:rsid w:val="00B0795D"/>
    <w:rsid w:val="00B101E0"/>
    <w:rsid w:val="00B10D68"/>
    <w:rsid w:val="00B11514"/>
    <w:rsid w:val="00B11A7A"/>
    <w:rsid w:val="00B11A89"/>
    <w:rsid w:val="00B1245F"/>
    <w:rsid w:val="00B14009"/>
    <w:rsid w:val="00B14CE4"/>
    <w:rsid w:val="00B14EBC"/>
    <w:rsid w:val="00B15BAF"/>
    <w:rsid w:val="00B15EE0"/>
    <w:rsid w:val="00B17E27"/>
    <w:rsid w:val="00B20480"/>
    <w:rsid w:val="00B219B9"/>
    <w:rsid w:val="00B22BB9"/>
    <w:rsid w:val="00B22FAB"/>
    <w:rsid w:val="00B23768"/>
    <w:rsid w:val="00B24271"/>
    <w:rsid w:val="00B2465F"/>
    <w:rsid w:val="00B25961"/>
    <w:rsid w:val="00B3069E"/>
    <w:rsid w:val="00B31E4B"/>
    <w:rsid w:val="00B3217E"/>
    <w:rsid w:val="00B33555"/>
    <w:rsid w:val="00B35F0C"/>
    <w:rsid w:val="00B40F2C"/>
    <w:rsid w:val="00B428F2"/>
    <w:rsid w:val="00B44413"/>
    <w:rsid w:val="00B445BD"/>
    <w:rsid w:val="00B454E2"/>
    <w:rsid w:val="00B457A8"/>
    <w:rsid w:val="00B45C16"/>
    <w:rsid w:val="00B469CE"/>
    <w:rsid w:val="00B505A1"/>
    <w:rsid w:val="00B50E58"/>
    <w:rsid w:val="00B53FE8"/>
    <w:rsid w:val="00B54349"/>
    <w:rsid w:val="00B545E1"/>
    <w:rsid w:val="00B554B0"/>
    <w:rsid w:val="00B57C57"/>
    <w:rsid w:val="00B60AEC"/>
    <w:rsid w:val="00B61A5C"/>
    <w:rsid w:val="00B64BCB"/>
    <w:rsid w:val="00B64D13"/>
    <w:rsid w:val="00B65246"/>
    <w:rsid w:val="00B66E0E"/>
    <w:rsid w:val="00B67A88"/>
    <w:rsid w:val="00B70217"/>
    <w:rsid w:val="00B73A47"/>
    <w:rsid w:val="00B74571"/>
    <w:rsid w:val="00B74C11"/>
    <w:rsid w:val="00B75DF6"/>
    <w:rsid w:val="00B764BD"/>
    <w:rsid w:val="00B768B0"/>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BB9"/>
    <w:rsid w:val="00BA1E62"/>
    <w:rsid w:val="00BA33BA"/>
    <w:rsid w:val="00BA3468"/>
    <w:rsid w:val="00BA3612"/>
    <w:rsid w:val="00BA53EB"/>
    <w:rsid w:val="00BA5E6E"/>
    <w:rsid w:val="00BA6B19"/>
    <w:rsid w:val="00BA74E8"/>
    <w:rsid w:val="00BA7A92"/>
    <w:rsid w:val="00BB041C"/>
    <w:rsid w:val="00BB1A6C"/>
    <w:rsid w:val="00BB36F6"/>
    <w:rsid w:val="00BB399F"/>
    <w:rsid w:val="00BB408F"/>
    <w:rsid w:val="00BB45A6"/>
    <w:rsid w:val="00BB4FBD"/>
    <w:rsid w:val="00BB5460"/>
    <w:rsid w:val="00BB5F15"/>
    <w:rsid w:val="00BB6688"/>
    <w:rsid w:val="00BB68A4"/>
    <w:rsid w:val="00BB68F9"/>
    <w:rsid w:val="00BB6D2F"/>
    <w:rsid w:val="00BC0975"/>
    <w:rsid w:val="00BC0C9A"/>
    <w:rsid w:val="00BC14C8"/>
    <w:rsid w:val="00BC2416"/>
    <w:rsid w:val="00BC4184"/>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6545"/>
    <w:rsid w:val="00BD7FE0"/>
    <w:rsid w:val="00BE19FC"/>
    <w:rsid w:val="00BE4482"/>
    <w:rsid w:val="00BE4FCC"/>
    <w:rsid w:val="00BE5A53"/>
    <w:rsid w:val="00BE5C03"/>
    <w:rsid w:val="00BE5D2A"/>
    <w:rsid w:val="00BE79EE"/>
    <w:rsid w:val="00BF009C"/>
    <w:rsid w:val="00BF2230"/>
    <w:rsid w:val="00BF28B5"/>
    <w:rsid w:val="00BF2AC1"/>
    <w:rsid w:val="00BF2EA9"/>
    <w:rsid w:val="00BF3D9A"/>
    <w:rsid w:val="00BF3DAE"/>
    <w:rsid w:val="00BF53CA"/>
    <w:rsid w:val="00BF77F3"/>
    <w:rsid w:val="00BF7BF0"/>
    <w:rsid w:val="00BF7C89"/>
    <w:rsid w:val="00C01745"/>
    <w:rsid w:val="00C02F86"/>
    <w:rsid w:val="00C03B37"/>
    <w:rsid w:val="00C03E06"/>
    <w:rsid w:val="00C05BD5"/>
    <w:rsid w:val="00C074D1"/>
    <w:rsid w:val="00C10ECB"/>
    <w:rsid w:val="00C11819"/>
    <w:rsid w:val="00C13524"/>
    <w:rsid w:val="00C1536D"/>
    <w:rsid w:val="00C167E1"/>
    <w:rsid w:val="00C20652"/>
    <w:rsid w:val="00C21539"/>
    <w:rsid w:val="00C25845"/>
    <w:rsid w:val="00C27890"/>
    <w:rsid w:val="00C33FD4"/>
    <w:rsid w:val="00C35712"/>
    <w:rsid w:val="00C36237"/>
    <w:rsid w:val="00C4598D"/>
    <w:rsid w:val="00C50ECC"/>
    <w:rsid w:val="00C55C0B"/>
    <w:rsid w:val="00C55CC4"/>
    <w:rsid w:val="00C56B72"/>
    <w:rsid w:val="00C60394"/>
    <w:rsid w:val="00C63290"/>
    <w:rsid w:val="00C6399E"/>
    <w:rsid w:val="00C65543"/>
    <w:rsid w:val="00C6634C"/>
    <w:rsid w:val="00C66A9B"/>
    <w:rsid w:val="00C67A15"/>
    <w:rsid w:val="00C70EF4"/>
    <w:rsid w:val="00C72027"/>
    <w:rsid w:val="00C724EE"/>
    <w:rsid w:val="00C73CF2"/>
    <w:rsid w:val="00C75ADB"/>
    <w:rsid w:val="00C761B9"/>
    <w:rsid w:val="00C77FC4"/>
    <w:rsid w:val="00C80369"/>
    <w:rsid w:val="00C83F8C"/>
    <w:rsid w:val="00C85D10"/>
    <w:rsid w:val="00C878E2"/>
    <w:rsid w:val="00C92046"/>
    <w:rsid w:val="00C9375F"/>
    <w:rsid w:val="00C943DB"/>
    <w:rsid w:val="00C949EB"/>
    <w:rsid w:val="00C96CFE"/>
    <w:rsid w:val="00C97943"/>
    <w:rsid w:val="00C97A6B"/>
    <w:rsid w:val="00C97E23"/>
    <w:rsid w:val="00CA02D4"/>
    <w:rsid w:val="00CA1CE6"/>
    <w:rsid w:val="00CA1D34"/>
    <w:rsid w:val="00CA399F"/>
    <w:rsid w:val="00CA4332"/>
    <w:rsid w:val="00CA483C"/>
    <w:rsid w:val="00CA57AC"/>
    <w:rsid w:val="00CA58EE"/>
    <w:rsid w:val="00CA5C62"/>
    <w:rsid w:val="00CA5DF2"/>
    <w:rsid w:val="00CA65F6"/>
    <w:rsid w:val="00CB00AD"/>
    <w:rsid w:val="00CB1094"/>
    <w:rsid w:val="00CB1235"/>
    <w:rsid w:val="00CB5178"/>
    <w:rsid w:val="00CB6E99"/>
    <w:rsid w:val="00CC1EDB"/>
    <w:rsid w:val="00CC2731"/>
    <w:rsid w:val="00CC3AF9"/>
    <w:rsid w:val="00CC4060"/>
    <w:rsid w:val="00CC59DD"/>
    <w:rsid w:val="00CC6BE8"/>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F30"/>
    <w:rsid w:val="00CF24C4"/>
    <w:rsid w:val="00CF25DC"/>
    <w:rsid w:val="00CF2BB8"/>
    <w:rsid w:val="00CF2EEA"/>
    <w:rsid w:val="00CF5CFE"/>
    <w:rsid w:val="00CF6D35"/>
    <w:rsid w:val="00CF71F9"/>
    <w:rsid w:val="00CF750D"/>
    <w:rsid w:val="00CF7725"/>
    <w:rsid w:val="00CF7E40"/>
    <w:rsid w:val="00D000B9"/>
    <w:rsid w:val="00D01283"/>
    <w:rsid w:val="00D01620"/>
    <w:rsid w:val="00D04C9D"/>
    <w:rsid w:val="00D05382"/>
    <w:rsid w:val="00D05888"/>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E44"/>
    <w:rsid w:val="00D27AA4"/>
    <w:rsid w:val="00D31A9E"/>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9D4"/>
    <w:rsid w:val="00D51F7D"/>
    <w:rsid w:val="00D52B99"/>
    <w:rsid w:val="00D5347B"/>
    <w:rsid w:val="00D5383C"/>
    <w:rsid w:val="00D55C20"/>
    <w:rsid w:val="00D56D5D"/>
    <w:rsid w:val="00D5784C"/>
    <w:rsid w:val="00D615AD"/>
    <w:rsid w:val="00D63259"/>
    <w:rsid w:val="00D63914"/>
    <w:rsid w:val="00D64561"/>
    <w:rsid w:val="00D65CE1"/>
    <w:rsid w:val="00D66F55"/>
    <w:rsid w:val="00D71586"/>
    <w:rsid w:val="00D763C5"/>
    <w:rsid w:val="00D7651D"/>
    <w:rsid w:val="00D76B05"/>
    <w:rsid w:val="00D77CFD"/>
    <w:rsid w:val="00D81948"/>
    <w:rsid w:val="00D81AE0"/>
    <w:rsid w:val="00D82142"/>
    <w:rsid w:val="00D85320"/>
    <w:rsid w:val="00D8585C"/>
    <w:rsid w:val="00D86288"/>
    <w:rsid w:val="00D8628E"/>
    <w:rsid w:val="00D866F3"/>
    <w:rsid w:val="00D86E1F"/>
    <w:rsid w:val="00D87B47"/>
    <w:rsid w:val="00D9006A"/>
    <w:rsid w:val="00D92B83"/>
    <w:rsid w:val="00D931C7"/>
    <w:rsid w:val="00D94C0B"/>
    <w:rsid w:val="00D950E5"/>
    <w:rsid w:val="00D951AD"/>
    <w:rsid w:val="00DA3304"/>
    <w:rsid w:val="00DA36E2"/>
    <w:rsid w:val="00DA46F5"/>
    <w:rsid w:val="00DA46FB"/>
    <w:rsid w:val="00DA5D1C"/>
    <w:rsid w:val="00DA6DB6"/>
    <w:rsid w:val="00DA7745"/>
    <w:rsid w:val="00DB1AA0"/>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6776"/>
    <w:rsid w:val="00DD6B45"/>
    <w:rsid w:val="00DD71BF"/>
    <w:rsid w:val="00DE4C3D"/>
    <w:rsid w:val="00DE4DA7"/>
    <w:rsid w:val="00DE5859"/>
    <w:rsid w:val="00DE590B"/>
    <w:rsid w:val="00DE61F7"/>
    <w:rsid w:val="00DF0B7F"/>
    <w:rsid w:val="00DF0DCE"/>
    <w:rsid w:val="00DF1326"/>
    <w:rsid w:val="00DF1784"/>
    <w:rsid w:val="00DF1ADC"/>
    <w:rsid w:val="00DF4577"/>
    <w:rsid w:val="00DF49F1"/>
    <w:rsid w:val="00DF5533"/>
    <w:rsid w:val="00DF6C6F"/>
    <w:rsid w:val="00E00606"/>
    <w:rsid w:val="00E019A0"/>
    <w:rsid w:val="00E035E7"/>
    <w:rsid w:val="00E06FAF"/>
    <w:rsid w:val="00E076C2"/>
    <w:rsid w:val="00E105F4"/>
    <w:rsid w:val="00E1277F"/>
    <w:rsid w:val="00E132E3"/>
    <w:rsid w:val="00E142ED"/>
    <w:rsid w:val="00E14D63"/>
    <w:rsid w:val="00E153FC"/>
    <w:rsid w:val="00E17360"/>
    <w:rsid w:val="00E20ADA"/>
    <w:rsid w:val="00E216FA"/>
    <w:rsid w:val="00E21B1B"/>
    <w:rsid w:val="00E22477"/>
    <w:rsid w:val="00E22888"/>
    <w:rsid w:val="00E22BBC"/>
    <w:rsid w:val="00E23EB4"/>
    <w:rsid w:val="00E2412C"/>
    <w:rsid w:val="00E24602"/>
    <w:rsid w:val="00E246B7"/>
    <w:rsid w:val="00E24DEF"/>
    <w:rsid w:val="00E26A63"/>
    <w:rsid w:val="00E306B2"/>
    <w:rsid w:val="00E30A0D"/>
    <w:rsid w:val="00E30EE7"/>
    <w:rsid w:val="00E31197"/>
    <w:rsid w:val="00E319B5"/>
    <w:rsid w:val="00E31CE8"/>
    <w:rsid w:val="00E3296F"/>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DE3"/>
    <w:rsid w:val="00E52A43"/>
    <w:rsid w:val="00E564B2"/>
    <w:rsid w:val="00E568A8"/>
    <w:rsid w:val="00E60F94"/>
    <w:rsid w:val="00E61DE3"/>
    <w:rsid w:val="00E628F0"/>
    <w:rsid w:val="00E62B10"/>
    <w:rsid w:val="00E63865"/>
    <w:rsid w:val="00E6416C"/>
    <w:rsid w:val="00E649CC"/>
    <w:rsid w:val="00E64CD0"/>
    <w:rsid w:val="00E64FA4"/>
    <w:rsid w:val="00E66E4C"/>
    <w:rsid w:val="00E67685"/>
    <w:rsid w:val="00E67907"/>
    <w:rsid w:val="00E67D5A"/>
    <w:rsid w:val="00E70B4A"/>
    <w:rsid w:val="00E72D49"/>
    <w:rsid w:val="00E75DF8"/>
    <w:rsid w:val="00E76BD0"/>
    <w:rsid w:val="00E80D69"/>
    <w:rsid w:val="00E8329B"/>
    <w:rsid w:val="00E853E9"/>
    <w:rsid w:val="00E8674A"/>
    <w:rsid w:val="00E867FB"/>
    <w:rsid w:val="00E86B1D"/>
    <w:rsid w:val="00E87E86"/>
    <w:rsid w:val="00E9046F"/>
    <w:rsid w:val="00E90507"/>
    <w:rsid w:val="00E906D6"/>
    <w:rsid w:val="00E921EB"/>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2C1C"/>
    <w:rsid w:val="00EB37ED"/>
    <w:rsid w:val="00EB45CE"/>
    <w:rsid w:val="00EB538F"/>
    <w:rsid w:val="00EB5778"/>
    <w:rsid w:val="00EB5880"/>
    <w:rsid w:val="00EB5FC3"/>
    <w:rsid w:val="00EB794C"/>
    <w:rsid w:val="00EC2B9C"/>
    <w:rsid w:val="00EC31AB"/>
    <w:rsid w:val="00EC43CB"/>
    <w:rsid w:val="00EC55A4"/>
    <w:rsid w:val="00EC571F"/>
    <w:rsid w:val="00EC57F5"/>
    <w:rsid w:val="00EC6178"/>
    <w:rsid w:val="00EC784B"/>
    <w:rsid w:val="00EC7D0F"/>
    <w:rsid w:val="00ED04AC"/>
    <w:rsid w:val="00ED2F94"/>
    <w:rsid w:val="00ED3986"/>
    <w:rsid w:val="00ED48B8"/>
    <w:rsid w:val="00ED4931"/>
    <w:rsid w:val="00ED55AC"/>
    <w:rsid w:val="00ED55E0"/>
    <w:rsid w:val="00ED5868"/>
    <w:rsid w:val="00EE0FF8"/>
    <w:rsid w:val="00EE124C"/>
    <w:rsid w:val="00EE1701"/>
    <w:rsid w:val="00EE24BE"/>
    <w:rsid w:val="00EE5645"/>
    <w:rsid w:val="00EE58CA"/>
    <w:rsid w:val="00EE5999"/>
    <w:rsid w:val="00EE5B11"/>
    <w:rsid w:val="00EE634F"/>
    <w:rsid w:val="00EE6528"/>
    <w:rsid w:val="00EF18C9"/>
    <w:rsid w:val="00EF1924"/>
    <w:rsid w:val="00EF38CE"/>
    <w:rsid w:val="00EF3D70"/>
    <w:rsid w:val="00EF6675"/>
    <w:rsid w:val="00EF6F5C"/>
    <w:rsid w:val="00F006EC"/>
    <w:rsid w:val="00F00964"/>
    <w:rsid w:val="00F00BF2"/>
    <w:rsid w:val="00F06987"/>
    <w:rsid w:val="00F1039E"/>
    <w:rsid w:val="00F13BE1"/>
    <w:rsid w:val="00F14E84"/>
    <w:rsid w:val="00F20C88"/>
    <w:rsid w:val="00F23AFB"/>
    <w:rsid w:val="00F2486A"/>
    <w:rsid w:val="00F26E62"/>
    <w:rsid w:val="00F27BE6"/>
    <w:rsid w:val="00F3025B"/>
    <w:rsid w:val="00F3094E"/>
    <w:rsid w:val="00F3098E"/>
    <w:rsid w:val="00F30BA4"/>
    <w:rsid w:val="00F312BB"/>
    <w:rsid w:val="00F31715"/>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54420"/>
    <w:rsid w:val="00F55E39"/>
    <w:rsid w:val="00F61749"/>
    <w:rsid w:val="00F62308"/>
    <w:rsid w:val="00F6308A"/>
    <w:rsid w:val="00F6430A"/>
    <w:rsid w:val="00F66381"/>
    <w:rsid w:val="00F679CB"/>
    <w:rsid w:val="00F70FC7"/>
    <w:rsid w:val="00F719FC"/>
    <w:rsid w:val="00F736A5"/>
    <w:rsid w:val="00F80AF2"/>
    <w:rsid w:val="00F82B54"/>
    <w:rsid w:val="00F82FC2"/>
    <w:rsid w:val="00F838F5"/>
    <w:rsid w:val="00F84536"/>
    <w:rsid w:val="00F8561F"/>
    <w:rsid w:val="00F858EE"/>
    <w:rsid w:val="00F876DD"/>
    <w:rsid w:val="00F9017C"/>
    <w:rsid w:val="00F91857"/>
    <w:rsid w:val="00F91943"/>
    <w:rsid w:val="00F920B2"/>
    <w:rsid w:val="00F9417D"/>
    <w:rsid w:val="00F94636"/>
    <w:rsid w:val="00F94C4E"/>
    <w:rsid w:val="00F9688E"/>
    <w:rsid w:val="00FA0D96"/>
    <w:rsid w:val="00FA0F70"/>
    <w:rsid w:val="00FA2006"/>
    <w:rsid w:val="00FA2819"/>
    <w:rsid w:val="00FA2C42"/>
    <w:rsid w:val="00FA3C1E"/>
    <w:rsid w:val="00FA3F15"/>
    <w:rsid w:val="00FA4267"/>
    <w:rsid w:val="00FA4BA7"/>
    <w:rsid w:val="00FA5DE7"/>
    <w:rsid w:val="00FA7652"/>
    <w:rsid w:val="00FB078C"/>
    <w:rsid w:val="00FB2A4D"/>
    <w:rsid w:val="00FB3C24"/>
    <w:rsid w:val="00FB4775"/>
    <w:rsid w:val="00FB5D49"/>
    <w:rsid w:val="00FB788D"/>
    <w:rsid w:val="00FB7DF7"/>
    <w:rsid w:val="00FC0413"/>
    <w:rsid w:val="00FC3BE2"/>
    <w:rsid w:val="00FC3E7C"/>
    <w:rsid w:val="00FC4547"/>
    <w:rsid w:val="00FC6CF1"/>
    <w:rsid w:val="00FC6ED7"/>
    <w:rsid w:val="00FC772B"/>
    <w:rsid w:val="00FC7BA4"/>
    <w:rsid w:val="00FD4281"/>
    <w:rsid w:val="00FD439A"/>
    <w:rsid w:val="00FD53FD"/>
    <w:rsid w:val="00FD6A66"/>
    <w:rsid w:val="00FD6C95"/>
    <w:rsid w:val="00FD7447"/>
    <w:rsid w:val="00FD7CE9"/>
    <w:rsid w:val="00FE15B9"/>
    <w:rsid w:val="00FE30FB"/>
    <w:rsid w:val="00FE3779"/>
    <w:rsid w:val="00FE458A"/>
    <w:rsid w:val="00FE70D6"/>
    <w:rsid w:val="00FE73B5"/>
    <w:rsid w:val="00FE74A9"/>
    <w:rsid w:val="00FF055F"/>
    <w:rsid w:val="00FF0CDC"/>
    <w:rsid w:val="00FF4070"/>
    <w:rsid w:val="00FF446B"/>
    <w:rsid w:val="00FF63EF"/>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image" Target="media/image7.emf"/><Relationship Id="rId25" Type="http://schemas.openxmlformats.org/officeDocument/2006/relationships/fontTable" Target="fontTable.xml"/><Relationship Id="rId26" Type="http://schemas.openxmlformats.org/officeDocument/2006/relationships/theme" Target="theme/theme1.xml"/><Relationship Id="rId27" Type="http://schemas.microsoft.com/office/2011/relationships/people" Target="people.xml"/><Relationship Id="rId28"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E88BF-4852-3746-8ACF-0BE2F0748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23</Pages>
  <Words>13061</Words>
  <Characters>74449</Characters>
  <Application>Microsoft Macintosh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87336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162</cp:revision>
  <dcterms:created xsi:type="dcterms:W3CDTF">2015-11-11T17:05:00Z</dcterms:created>
  <dcterms:modified xsi:type="dcterms:W3CDTF">2015-11-17T18:26:00Z</dcterms:modified>
</cp:coreProperties>
</file>