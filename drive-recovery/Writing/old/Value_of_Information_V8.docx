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03BF18D9"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P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Department of Economics, University of Hawaii at Manoa,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342E40A1" w14:textId="66C02D38"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r, U</w:t>
      </w:r>
      <w:r w:rsidR="007D28E5" w:rsidRPr="00957F1F">
        <w:rPr>
          <w:rFonts w:ascii="Helvetica" w:hAnsi="Helvetica" w:cs="Times"/>
          <w:sz w:val="22"/>
          <w:szCs w:val="22"/>
        </w:rPr>
        <w:t xml:space="preserve">niversity of Washington, School of Aquatic and Fishery Sciences, Box 355020, Seattle, Washington 98195 USA </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0D5AC767"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question in sustainability science is how can we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442E9E">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s monitoring costs, maximizes profits and prevents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 with finite resources.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06AF59FE"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r w:rsidRPr="00223CEE">
        <w:rPr>
          <w:rFonts w:ascii="Helvetica" w:hAnsi="Helvetica"/>
          <w:sz w:val="22"/>
          <w:szCs w:val="22"/>
        </w:rPr>
        <w:t>?</w:t>
      </w:r>
    </w:p>
    <w:p w14:paraId="00F6BEF6" w14:textId="5D327681" w:rsidR="008F57EE" w:rsidRDefault="008F57EE" w:rsidP="008F57EE">
      <w:pPr>
        <w:ind w:firstLine="810"/>
        <w:rPr>
          <w:rFonts w:ascii="Helvetica" w:hAnsi="Helvetica"/>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values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and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like fish</w:t>
      </w:r>
      <w:r w:rsidR="00A82596">
        <w:rPr>
          <w:rFonts w:ascii="Helvetica" w:eastAsia="Times New Roman" w:hAnsi="Helvetica" w:cs="Times New Roman"/>
          <w:color w:val="000000" w:themeColor="text1"/>
          <w:sz w:val="22"/>
          <w:szCs w:val="22"/>
        </w:rPr>
        <w:t xml:space="preserve"> species</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limit 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harvesting below this limit imposes elevated </w:t>
      </w:r>
      <w:r w:rsidRPr="00573DBE">
        <w:rPr>
          <w:rFonts w:ascii="Helvetica" w:hAnsi="Helvetica"/>
          <w:color w:val="000000" w:themeColor="text1"/>
          <w:sz w:val="22"/>
          <w:szCs w:val="22"/>
        </w:rPr>
        <w:t>risk of serious harm to populations, ecosystems, economies, and societies.</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 xml:space="preserve">the ecosystem level, </w:t>
      </w:r>
      <w:r w:rsidR="004C35D8">
        <w:rPr>
          <w:rFonts w:ascii="Helvetica" w:hAnsi="Helvetica"/>
          <w:color w:val="000000" w:themeColor="text1"/>
          <w:sz w:val="22"/>
          <w:szCs w:val="22"/>
        </w:rPr>
        <w:t xml:space="preserve">where mangers avoid biological tipping points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7C79E2">
        <w:rPr>
          <w:rFonts w:ascii="Helvetica" w:hAnsi="Helvetica"/>
          <w:color w:val="000000" w:themeColor="text1"/>
          <w:sz w:val="22"/>
          <w:szCs w:val="22"/>
        </w:rPr>
        <w:t>Whether it is</w:t>
      </w:r>
      <w:r w:rsidR="00F658A3" w:rsidRPr="00573DBE">
        <w:rPr>
          <w:rFonts w:ascii="Helvetica" w:hAnsi="Helvetica"/>
          <w:color w:val="000000" w:themeColor="text1"/>
          <w:sz w:val="22"/>
          <w:szCs w:val="22"/>
        </w:rPr>
        <w:t xml:space="preserve"> a single species or an entire ecosystem, i</w:t>
      </w:r>
      <w:r w:rsidRPr="00573DBE">
        <w:rPr>
          <w:rFonts w:ascii="Helvetica" w:hAnsi="Helvetica"/>
          <w:color w:val="000000" w:themeColor="text1"/>
          <w:sz w:val="22"/>
          <w:szCs w:val="22"/>
        </w:rPr>
        <w:t xml:space="preserve">ntensive </w:t>
      </w:r>
      <w:r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Pr="00223CEE">
        <w:rPr>
          <w:rFonts w:ascii="Helvetica" w:hAnsi="Helvetica"/>
          <w:sz w:val="22"/>
          <w:szCs w:val="22"/>
        </w:rPr>
        <w:t xml:space="preserve"> </w:t>
      </w:r>
      <w:r>
        <w:rPr>
          <w:rFonts w:ascii="Helvetica" w:hAnsi="Helvetica"/>
          <w:sz w:val="22"/>
          <w:szCs w:val="22"/>
        </w:rPr>
        <w:t>and</w:t>
      </w:r>
      <w:r w:rsidRPr="00223CEE">
        <w:rPr>
          <w:rFonts w:ascii="Helvetica" w:hAnsi="Helvetica"/>
          <w:sz w:val="22"/>
          <w:szCs w:val="22"/>
        </w:rPr>
        <w:t xml:space="preserve"> </w:t>
      </w:r>
      <w:r>
        <w:rPr>
          <w:rFonts w:ascii="Helvetica" w:hAnsi="Helvetica"/>
          <w:sz w:val="22"/>
          <w:szCs w:val="22"/>
        </w:rPr>
        <w:t>ensure</w:t>
      </w:r>
      <w:r w:rsidRPr="00223CEE">
        <w:rPr>
          <w:rFonts w:ascii="Helvetica" w:hAnsi="Helvetica"/>
          <w:sz w:val="22"/>
          <w:szCs w:val="22"/>
        </w:rPr>
        <w:t xml:space="preserve"> the delivery of services</w:t>
      </w:r>
      <w:r>
        <w:rPr>
          <w:rFonts w:ascii="Helvetica" w:hAnsi="Helvetica"/>
          <w:sz w:val="22"/>
          <w:szCs w:val="22"/>
        </w:rPr>
        <w:t xml:space="preserve"> provided by a species, but can be very </w:t>
      </w:r>
      <w:commentRangeStart w:id="1"/>
      <w:r>
        <w:rPr>
          <w:rFonts w:ascii="Helvetica" w:hAnsi="Helvetica"/>
          <w:sz w:val="22"/>
          <w:szCs w:val="22"/>
        </w:rPr>
        <w:t>expensive</w:t>
      </w:r>
      <w:commentRangeEnd w:id="1"/>
      <w:r>
        <w:rPr>
          <w:rStyle w:val="CommentReference"/>
        </w:rPr>
        <w:commentReference w:id="1"/>
      </w:r>
      <w:r>
        <w:rPr>
          <w:rFonts w:ascii="Helvetica" w:hAnsi="Helvetica"/>
          <w:sz w:val="22"/>
          <w:szCs w:val="22"/>
        </w:rPr>
        <w:t>.</w:t>
      </w:r>
      <w:r w:rsidRPr="00223CEE">
        <w:rPr>
          <w:rFonts w:ascii="Helvetica" w:hAnsi="Helvetica"/>
          <w:sz w:val="22"/>
          <w:szCs w:val="22"/>
        </w:rPr>
        <w:t xml:space="preserve"> </w:t>
      </w:r>
    </w:p>
    <w:p w14:paraId="0B02ADA4" w14:textId="60427DCE" w:rsidR="008F57EE" w:rsidRPr="009D71DB" w:rsidRDefault="008F57EE" w:rsidP="008F57EE">
      <w:pPr>
        <w:ind w:firstLine="810"/>
        <w:rPr>
          <w:rFonts w:ascii="Helvetica" w:eastAsia="Times New Roman" w:hAnsi="Helvetica" w:cs="Times New Roman"/>
          <w:sz w:val="22"/>
          <w:szCs w:val="22"/>
        </w:rPr>
      </w:pPr>
      <w:r>
        <w:rPr>
          <w:rFonts w:ascii="Helvetica" w:hAnsi="Helvetica"/>
          <w:sz w:val="22"/>
          <w:szCs w:val="22"/>
        </w:rPr>
        <w:t>Moreover,</w:t>
      </w:r>
      <w:r w:rsidRPr="00223CEE">
        <w:rPr>
          <w:rFonts w:ascii="Helvetica" w:hAnsi="Helvetica"/>
          <w:sz w:val="22"/>
          <w:szCs w:val="22"/>
        </w:rPr>
        <w:t xml:space="preserve"> even with </w:t>
      </w:r>
      <w:r>
        <w:rPr>
          <w:rFonts w:ascii="Helvetica" w:hAnsi="Helvetica"/>
          <w:sz w:val="22"/>
          <w:szCs w:val="22"/>
        </w:rPr>
        <w:t>time-</w:t>
      </w:r>
      <w:r w:rsidRPr="00223CEE">
        <w:rPr>
          <w:rFonts w:ascii="Helvetica" w:hAnsi="Helvetica"/>
          <w:sz w:val="22"/>
          <w:szCs w:val="22"/>
        </w:rPr>
        <w:t xml:space="preserve">intensive </w:t>
      </w:r>
      <w:r>
        <w:rPr>
          <w:rFonts w:ascii="Helvetica" w:hAnsi="Helvetica"/>
          <w:sz w:val="22"/>
          <w:szCs w:val="22"/>
        </w:rPr>
        <w:t xml:space="preserve">and expensive </w:t>
      </w:r>
      <w:r w:rsidRPr="00223CEE">
        <w:rPr>
          <w:rFonts w:ascii="Helvetica" w:hAnsi="Helvetica"/>
          <w:sz w:val="22"/>
          <w:szCs w:val="22"/>
        </w:rPr>
        <w:t xml:space="preserve">monitoring, managers will never have perfect knowledge </w:t>
      </w:r>
      <w:r>
        <w:rPr>
          <w:rFonts w:ascii="Helvetica" w:hAnsi="Helvetica"/>
          <w:sz w:val="22"/>
          <w:szCs w:val="22"/>
        </w:rPr>
        <w:t xml:space="preserve">of the </w:t>
      </w:r>
      <w:r w:rsidR="00D45007">
        <w:rPr>
          <w:rFonts w:ascii="Helvetica" w:hAnsi="Helvetica"/>
          <w:sz w:val="22"/>
          <w:szCs w:val="22"/>
        </w:rPr>
        <w:t>species or eco</w:t>
      </w:r>
      <w:r>
        <w:rPr>
          <w:rFonts w:ascii="Helvetica" w:hAnsi="Helvetica"/>
          <w:sz w:val="22"/>
          <w:szCs w:val="22"/>
        </w:rPr>
        <w:t xml:space="preserve">system state, the linkages and dynamics of the system, and how close a system is to crossing a </w:t>
      </w:r>
      <w:r w:rsidR="00A140A9">
        <w:rPr>
          <w:rFonts w:ascii="Helvetica" w:hAnsi="Helvetica"/>
          <w:sz w:val="22"/>
          <w:szCs w:val="22"/>
        </w:rPr>
        <w:t>tipping point</w:t>
      </w:r>
      <w:r w:rsidRPr="00223CEE">
        <w:rPr>
          <w:rFonts w:ascii="Helvetica" w:hAnsi="Helvetica"/>
          <w:sz w:val="22"/>
          <w:szCs w:val="22"/>
        </w:rPr>
        <w:t xml:space="preserve">. </w:t>
      </w:r>
      <w:r>
        <w:rPr>
          <w:rFonts w:ascii="Helvetica" w:hAnsi="Helvetica"/>
          <w:sz w:val="22"/>
          <w:szCs w:val="22"/>
        </w:rPr>
        <w:t xml:space="preserve">Two factors underlie this uncertainty. First, </w:t>
      </w:r>
      <w:r w:rsidR="00A91BC5">
        <w:rPr>
          <w:rFonts w:ascii="Helvetica" w:hAnsi="Helvetica"/>
          <w:sz w:val="22"/>
          <w:szCs w:val="22"/>
        </w:rPr>
        <w:t xml:space="preserve">species and </w:t>
      </w:r>
      <w:r>
        <w:rPr>
          <w:rFonts w:ascii="Helvetica" w:hAnsi="Helvetica"/>
          <w:sz w:val="22"/>
          <w:szCs w:val="22"/>
        </w:rPr>
        <w:t xml:space="preserve">ecosystems are constantly under flux due to changes in external drivers, which can cause </w:t>
      </w:r>
      <w:r w:rsidRPr="00223CEE">
        <w:rPr>
          <w:rFonts w:ascii="Helvetica" w:hAnsi="Helvetica"/>
          <w:sz w:val="22"/>
          <w:szCs w:val="22"/>
        </w:rPr>
        <w:t xml:space="preserve">assessments </w:t>
      </w:r>
      <w:r>
        <w:rPr>
          <w:rFonts w:ascii="Helvetica" w:hAnsi="Helvetica"/>
          <w:sz w:val="22"/>
          <w:szCs w:val="22"/>
        </w:rPr>
        <w:t>to be</w:t>
      </w:r>
      <w:r w:rsidRPr="00223CEE">
        <w:rPr>
          <w:rFonts w:ascii="Helvetica" w:hAnsi="Helvetica"/>
          <w:sz w:val="22"/>
          <w:szCs w:val="22"/>
        </w:rPr>
        <w:t xml:space="preserve"> derived from imperfect knowledge about</w:t>
      </w:r>
      <w:r>
        <w:rPr>
          <w:rFonts w:ascii="Helvetica" w:hAnsi="Helvetica"/>
          <w:sz w:val="22"/>
          <w:szCs w:val="22"/>
        </w:rPr>
        <w:t xml:space="preserve"> the location of a threshold before it is crossed </w:t>
      </w:r>
      <w:r>
        <w:rPr>
          <w:rFonts w:ascii="Helvetica" w:hAnsi="Helvetica"/>
          <w:sz w:val="22"/>
          <w:szCs w:val="22"/>
        </w:rPr>
        <w:fldChar w:fldCharType="begin"/>
      </w:r>
      <w:r w:rsidR="009442F2">
        <w:rPr>
          <w:rFonts w:ascii="Helvetica" w:hAnsi="Helvetica"/>
          <w:sz w:val="22"/>
          <w:szCs w:val="22"/>
        </w:rPr>
        <w:instrText xml:space="preserve"> ADDIN EN.CITE &lt;EndNote&gt;&lt;Cite&gt;&lt;Author&gt;Mangel&lt;/Author&gt;&lt;Year&gt;2000&lt;/Year&gt;&lt;RecNum&gt;4361&lt;/RecNum&gt;&lt;DisplayText&gt;(Mangel 2000b)&lt;/DisplayText&gt;&lt;record&gt;&lt;rec-number&gt;4361&lt;/rec-number&gt;&lt;foreign-keys&gt;&lt;key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Pr>
          <w:rFonts w:ascii="Helvetica" w:hAnsi="Helvetica"/>
          <w:sz w:val="22"/>
          <w:szCs w:val="22"/>
        </w:rPr>
        <w:fldChar w:fldCharType="separate"/>
      </w:r>
      <w:r w:rsidR="009442F2">
        <w:rPr>
          <w:rFonts w:ascii="Helvetica" w:hAnsi="Helvetica"/>
          <w:noProof/>
          <w:sz w:val="22"/>
          <w:szCs w:val="22"/>
        </w:rPr>
        <w:t>(Mangel 2000b)</w:t>
      </w:r>
      <w:r>
        <w:rPr>
          <w:rFonts w:ascii="Helvetica" w:hAnsi="Helvetica"/>
          <w:sz w:val="22"/>
          <w:szCs w:val="22"/>
        </w:rPr>
        <w:fldChar w:fldCharType="end"/>
      </w:r>
      <w:r>
        <w:rPr>
          <w:rFonts w:ascii="Helvetica" w:hAnsi="Helvetica"/>
          <w:sz w:val="22"/>
          <w:szCs w:val="22"/>
        </w:rPr>
        <w:t>. Second, no matter what instrument is used, there is always measurement error. Both of these sources of</w:t>
      </w:r>
      <w:r w:rsidRPr="00223CEE">
        <w:rPr>
          <w:rFonts w:ascii="Helvetica" w:hAnsi="Helvetica"/>
          <w:sz w:val="22"/>
          <w:szCs w:val="22"/>
        </w:rPr>
        <w:t xml:space="preserve"> uncertainty </w:t>
      </w:r>
      <w:r>
        <w:rPr>
          <w:rFonts w:ascii="Helvetica" w:hAnsi="Helvetica"/>
          <w:sz w:val="22"/>
          <w:szCs w:val="22"/>
        </w:rPr>
        <w:t xml:space="preserve">are problematic, </w:t>
      </w:r>
      <w:r w:rsidRPr="00223CEE">
        <w:rPr>
          <w:rFonts w:ascii="Helvetica" w:hAnsi="Helvetica"/>
          <w:sz w:val="22"/>
          <w:szCs w:val="22"/>
        </w:rPr>
        <w:t xml:space="preserve">because </w:t>
      </w:r>
      <w:r>
        <w:rPr>
          <w:rFonts w:ascii="Helvetica" w:hAnsi="Helvetica"/>
          <w:sz w:val="22"/>
          <w:szCs w:val="22"/>
        </w:rPr>
        <w:t xml:space="preserve">an assessment </w:t>
      </w:r>
      <w:r w:rsidRPr="00223CEE">
        <w:rPr>
          <w:rFonts w:ascii="Helvetica" w:hAnsi="Helvetica"/>
          <w:sz w:val="22"/>
          <w:szCs w:val="22"/>
        </w:rPr>
        <w:t xml:space="preserve">might </w:t>
      </w:r>
      <w:r>
        <w:rPr>
          <w:rFonts w:ascii="Helvetica" w:hAnsi="Helvetica"/>
          <w:sz w:val="22"/>
          <w:szCs w:val="22"/>
        </w:rPr>
        <w:t>incorrectly categorize a</w:t>
      </w:r>
      <w:r w:rsidRPr="00223CEE">
        <w:rPr>
          <w:rFonts w:ascii="Helvetica" w:hAnsi="Helvetica"/>
          <w:sz w:val="22"/>
          <w:szCs w:val="22"/>
        </w:rPr>
        <w:t xml:space="preserve"> system </w:t>
      </w:r>
      <w:r>
        <w:rPr>
          <w:rFonts w:ascii="Helvetica" w:hAnsi="Helvetica"/>
          <w:sz w:val="22"/>
          <w:szCs w:val="22"/>
        </w:rPr>
        <w:t>as being a</w:t>
      </w:r>
      <w:r w:rsidRPr="00223CEE">
        <w:rPr>
          <w:rFonts w:ascii="Helvetica" w:hAnsi="Helvetica"/>
          <w:sz w:val="22"/>
          <w:szCs w:val="22"/>
        </w:rPr>
        <w:t xml:space="preserve"> </w:t>
      </w:r>
      <w:r>
        <w:rPr>
          <w:rFonts w:ascii="Helvetica" w:hAnsi="Helvetica"/>
          <w:sz w:val="22"/>
          <w:szCs w:val="22"/>
        </w:rPr>
        <w:t>“safe” distance from a threshold</w:t>
      </w:r>
      <w:r w:rsidRPr="00223CEE">
        <w:rPr>
          <w:rFonts w:ascii="Helvetica" w:hAnsi="Helvetica"/>
          <w:sz w:val="22"/>
          <w:szCs w:val="22"/>
        </w:rPr>
        <w:t xml:space="preserve">, when in reality the system is </w:t>
      </w:r>
      <w:r>
        <w:rPr>
          <w:rFonts w:ascii="Helvetica" w:hAnsi="Helvetica"/>
          <w:sz w:val="22"/>
          <w:szCs w:val="22"/>
        </w:rPr>
        <w:t>at</w:t>
      </w:r>
      <w:r w:rsidRPr="00223CEE">
        <w:rPr>
          <w:rFonts w:ascii="Helvetica" w:hAnsi="Helvetica"/>
          <w:sz w:val="22"/>
          <w:szCs w:val="22"/>
        </w:rPr>
        <w:t xml:space="preserve"> or </w:t>
      </w:r>
      <w:r>
        <w:rPr>
          <w:rFonts w:ascii="Helvetica" w:hAnsi="Helvetica"/>
          <w:sz w:val="22"/>
          <w:szCs w:val="22"/>
        </w:rPr>
        <w:t>past</w:t>
      </w:r>
      <w:r w:rsidRPr="00223CEE">
        <w:rPr>
          <w:rFonts w:ascii="Helvetica" w:hAnsi="Helvetica"/>
          <w:sz w:val="22"/>
          <w:szCs w:val="22"/>
        </w:rPr>
        <w:t xml:space="preserve"> a threshold beyond which it will take decades to recover. Therefore, when</w:t>
      </w:r>
      <w:r w:rsidR="008318D2">
        <w:rPr>
          <w:rFonts w:ascii="Helvetica" w:hAnsi="Helvetica"/>
          <w:sz w:val="22"/>
          <w:szCs w:val="22"/>
        </w:rPr>
        <w:t xml:space="preserve"> monitoring</w:t>
      </w:r>
      <w:r w:rsidRPr="00223CEE">
        <w:rPr>
          <w:rFonts w:ascii="Helvetica" w:hAnsi="Helvetica"/>
          <w:sz w:val="22"/>
          <w:szCs w:val="22"/>
        </w:rPr>
        <w:t xml:space="preserve"> </w:t>
      </w:r>
      <w:r>
        <w:rPr>
          <w:rFonts w:ascii="Helvetica" w:hAnsi="Helvetica"/>
          <w:sz w:val="22"/>
          <w:szCs w:val="22"/>
        </w:rPr>
        <w:t xml:space="preserve">resources are limited and our knowledge of an ecosystem is incomplete, </w:t>
      </w:r>
      <w:r w:rsidRPr="00223CEE">
        <w:rPr>
          <w:rFonts w:ascii="Helvetica" w:hAnsi="Helvetica"/>
          <w:sz w:val="22"/>
          <w:szCs w:val="22"/>
        </w:rPr>
        <w:t xml:space="preserve">what is the appropriate monitoring strategy that </w:t>
      </w:r>
      <w:r>
        <w:rPr>
          <w:rFonts w:ascii="Helvetica" w:hAnsi="Helvetica"/>
          <w:sz w:val="22"/>
          <w:szCs w:val="22"/>
        </w:rPr>
        <w:t>will allow managers</w:t>
      </w:r>
      <w:r w:rsidRPr="00223CEE">
        <w:rPr>
          <w:rFonts w:ascii="Helvetica" w:hAnsi="Helvetica"/>
          <w:sz w:val="22"/>
          <w:szCs w:val="22"/>
        </w:rPr>
        <w:t xml:space="preserve"> to </w:t>
      </w:r>
      <w:r>
        <w:rPr>
          <w:rFonts w:ascii="Helvetica" w:hAnsi="Helvetica"/>
          <w:sz w:val="22"/>
          <w:szCs w:val="22"/>
        </w:rPr>
        <w:t>maximize the services ecosystems provide without</w:t>
      </w:r>
      <w:r w:rsidRPr="00223CEE">
        <w:rPr>
          <w:rFonts w:ascii="Helvetica" w:hAnsi="Helvetica"/>
          <w:sz w:val="22"/>
          <w:szCs w:val="22"/>
        </w:rPr>
        <w:t xml:space="preserve"> crossing a threshold? </w:t>
      </w:r>
    </w:p>
    <w:p w14:paraId="5CA2BD05" w14:textId="1CCC1981"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the high cost of monitoring does not 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on these studies by focusing on the value of monitoring information in systems with one or more critical threshold., we</w:t>
      </w:r>
      <w:r w:rsidR="00344157" w:rsidRPr="00614769">
        <w:rPr>
          <w:rFonts w:ascii="Helvetica" w:hAnsi="Helvetica"/>
          <w:sz w:val="22"/>
          <w:szCs w:val="22"/>
        </w:rPr>
        <w:t xml:space="preserve"> </w:t>
      </w:r>
      <w:r w:rsidR="004D2470" w:rsidRPr="00614769">
        <w:rPr>
          <w:rFonts w:ascii="Helvetica" w:hAnsi="Helvetica"/>
          <w:sz w:val="22"/>
          <w:szCs w:val="22"/>
        </w:rPr>
        <w:t>develop a heuristic 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58CEC83"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lastRenderedPageBreak/>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3A9A7533"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42EF14C8"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 xml:space="preserve">To describe how monitoring investment is related to thresholds we </w:t>
      </w:r>
      <w:r w:rsidR="000E386C">
        <w:rPr>
          <w:rFonts w:ascii="Helvetica" w:hAnsi="Helvetica"/>
          <w:sz w:val="22"/>
          <w:szCs w:val="22"/>
        </w:rPr>
        <w:t>focus on a single species model for simplicity. However, our results are general and readily applicable to the monitoring and management of ecosystems with critical thresholds. We specifically m</w:t>
      </w:r>
      <w:r w:rsidR="006106DB" w:rsidRPr="00957F1F">
        <w:rPr>
          <w:rFonts w:ascii="Helvetica" w:hAnsi="Helvetica"/>
          <w:sz w:val="22"/>
          <w:szCs w:val="22"/>
        </w:rPr>
        <w:t>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reparameterized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669B0308"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w:t>
      </w:r>
      <w:r w:rsidR="007405BF">
        <w:rPr>
          <w:rFonts w:ascii="Helvetica" w:hAnsi="Helvetica"/>
          <w:sz w:val="22"/>
          <w:szCs w:val="22"/>
        </w:rPr>
        <w:t>S1</w:t>
      </w:r>
      <w:r w:rsidR="00DC3520">
        <w:rPr>
          <w:rFonts w:ascii="Helvetica" w:hAnsi="Helvetica"/>
          <w:sz w:val="22"/>
          <w:szCs w:val="22"/>
        </w:rPr>
        <w:t xml:space="preserve">).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191005C2"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w:t>
      </w:r>
      <w:r w:rsidR="00C26953">
        <w:rPr>
          <w:rFonts w:ascii="Helvetica" w:hAnsi="Helvetica"/>
          <w:sz w:val="22"/>
          <w:szCs w:val="22"/>
        </w:rPr>
        <w:t>s</w:t>
      </w:r>
      <w:r w:rsidR="00CF750D" w:rsidRPr="00957F1F">
        <w:rPr>
          <w:rFonts w:ascii="Helvetica" w:hAnsi="Helvetica"/>
          <w:sz w:val="22"/>
          <w:szCs w:val="22"/>
        </w:rPr>
        <w:t xml:space="preserv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2"/>
      <w:r w:rsidR="00CF750D" w:rsidRPr="00F3098E">
        <w:rPr>
          <w:rFonts w:ascii="Helvetica" w:hAnsi="Helvetica"/>
          <w:sz w:val="22"/>
          <w:szCs w:val="22"/>
        </w:rPr>
        <w:t>The</w:t>
      </w:r>
      <w:commentRangeEnd w:id="2"/>
      <w:r w:rsidR="00D5784C" w:rsidRPr="00D01283">
        <w:rPr>
          <w:rStyle w:val="CommentReference"/>
          <w:rFonts w:ascii="Helvetica" w:hAnsi="Helvetica"/>
          <w:sz w:val="22"/>
          <w:szCs w:val="22"/>
        </w:rPr>
        <w:commentReference w:id="2"/>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 xml:space="preserve">The degree of monitoring precision </w:t>
      </w:r>
      <w:r w:rsidR="007329C4" w:rsidRPr="00D01283">
        <w:rPr>
          <w:rFonts w:ascii="Helvetica" w:hAnsi="Helvetica"/>
          <w:sz w:val="22"/>
          <w:szCs w:val="22"/>
        </w:rPr>
        <w:lastRenderedPageBreak/>
        <w:t>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 xml:space="preserve">Fig </w:t>
      </w:r>
      <w:r w:rsidR="007405BF">
        <w:rPr>
          <w:rFonts w:ascii="Helvetica" w:hAnsi="Helvetica"/>
          <w:sz w:val="22"/>
          <w:szCs w:val="22"/>
          <w:highlight w:val="lightGray"/>
        </w:rPr>
        <w:t>S</w:t>
      </w:r>
      <w:r w:rsidR="00996689" w:rsidRPr="00957F1F">
        <w:rPr>
          <w:rFonts w:ascii="Helvetica" w:hAnsi="Helvetica"/>
          <w:sz w:val="22"/>
          <w:szCs w:val="22"/>
          <w:highlight w:val="lightGray"/>
        </w:rPr>
        <w:t>1</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autocorrelated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2079B8F1" w:rsidR="003435AE" w:rsidRPr="00957F1F" w:rsidRDefault="00FD7CE9" w:rsidP="003435AE">
      <w:pPr>
        <w:rPr>
          <w:rFonts w:ascii="Helvetica" w:hAnsi="Helvetica"/>
          <w:sz w:val="22"/>
          <w:szCs w:val="22"/>
        </w:rPr>
      </w:pPr>
      <w:commentRangeStart w:id="3"/>
      <w:r w:rsidRPr="00FD7CE9">
        <w:rPr>
          <w:rFonts w:ascii="Helvetica" w:hAnsi="Helvetica"/>
          <w:sz w:val="22"/>
          <w:szCs w:val="22"/>
          <w:u w:val="single"/>
        </w:rPr>
        <w:t>Management</w:t>
      </w:r>
      <w:commentRangeEnd w:id="3"/>
      <w:r w:rsidR="00B35F0C">
        <w:rPr>
          <w:rStyle w:val="CommentReference"/>
        </w:rPr>
        <w:commentReference w:id="3"/>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w:t>
      </w:r>
      <w:r w:rsidR="00DA7846" w:rsidRPr="00957F1F">
        <w:rPr>
          <w:rFonts w:ascii="Helvetica" w:hAnsi="Helvetica"/>
          <w:sz w:val="22"/>
          <w:szCs w:val="22"/>
        </w:rPr>
        <w:t xml:space="preserve">resource at maximum sustainable yield </w:t>
      </w:r>
      <w:r w:rsidR="004200B2">
        <w:rPr>
          <w:rFonts w:ascii="Helvetica" w:hAnsi="Helvetica"/>
          <w:sz w:val="22"/>
          <w:szCs w:val="22"/>
        </w:rPr>
        <w:t xml:space="preserve">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where no harvest is allowed</w:t>
      </w:r>
      <w:r w:rsidR="006A312E">
        <w:rPr>
          <w:rFonts w:ascii="Helvetica" w:hAnsi="Helvetica"/>
          <w:sz w:val="22"/>
          <w:szCs w:val="22"/>
        </w:rPr>
        <w:t xml:space="preserve"> (i.e. the limit reference point)</w:t>
      </w:r>
      <w:r w:rsidR="007821E5">
        <w:rPr>
          <w:rFonts w:ascii="Helvetica" w:hAnsi="Helvetica"/>
          <w:sz w:val="22"/>
          <w:szCs w:val="22"/>
        </w:rPr>
        <w:t xml:space="preserve">.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commentRangeStart w:id="4"/>
      <w:r w:rsidR="00153F6B">
        <w:rPr>
          <w:rFonts w:ascii="Helvetica" w:hAnsi="Helvetica"/>
          <w:sz w:val="22"/>
          <w:szCs w:val="22"/>
        </w:rPr>
        <w:t xml:space="preserve">mortality </w:t>
      </w:r>
      <w:commentRangeEnd w:id="4"/>
      <w:r w:rsidR="005C392D">
        <w:rPr>
          <w:rStyle w:val="CommentReference"/>
        </w:rPr>
        <w:commentReference w:id="4"/>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50099AF6"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5"/>
      <w:r w:rsidR="00127FEE" w:rsidRPr="00957F1F">
        <w:rPr>
          <w:rFonts w:ascii="Helvetica" w:hAnsi="Helvetica"/>
          <w:sz w:val="22"/>
          <w:szCs w:val="22"/>
        </w:rPr>
        <w:t xml:space="preserve">value </w:t>
      </w:r>
      <w:commentRangeEnd w:id="5"/>
      <w:r w:rsidR="008A1AC7">
        <w:rPr>
          <w:rStyle w:val="CommentReference"/>
        </w:rPr>
        <w:commentReference w:id="5"/>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g is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6"/>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6"/>
      <w:r w:rsidR="00D866F3">
        <w:rPr>
          <w:rStyle w:val="CommentReference"/>
        </w:rPr>
        <w:commentReference w:id="6"/>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5E5BF0">
        <w:rPr>
          <w:rFonts w:ascii="Helvetica" w:hAnsi="Helvetica"/>
          <w:sz w:val="22"/>
          <w:szCs w:val="22"/>
        </w:rPr>
        <w:t>,</w:t>
      </w:r>
      <w:r w:rsidR="00EE58CA">
        <w:rPr>
          <w:rFonts w:ascii="Helvetica" w:hAnsi="Helvetica"/>
          <w:sz w:val="22"/>
          <w:szCs w:val="22"/>
        </w:rPr>
        <w:t xml:space="preserve"> of different monitoring </w:t>
      </w:r>
      <w:commentRangeStart w:id="7"/>
      <w:r w:rsidR="00EE58CA">
        <w:rPr>
          <w:rFonts w:ascii="Helvetica" w:hAnsi="Helvetica"/>
          <w:sz w:val="22"/>
          <w:szCs w:val="22"/>
        </w:rPr>
        <w:t>strategies</w:t>
      </w:r>
      <w:commentRangeEnd w:id="7"/>
      <w:r w:rsidR="00A228F7">
        <w:rPr>
          <w:rStyle w:val="CommentReference"/>
        </w:rPr>
        <w:commentReference w:id="7"/>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2A4AF972" w:rsidR="000418D3" w:rsidRPr="00940663" w:rsidRDefault="007B04D3" w:rsidP="008D7005">
      <w:pPr>
        <w:rPr>
          <w:rFonts w:ascii="Helvetica" w:hAnsi="Helvetica"/>
          <w:sz w:val="22"/>
          <w:szCs w:val="22"/>
        </w:rPr>
      </w:pPr>
      <w:r w:rsidRPr="00940663">
        <w:rPr>
          <w:rFonts w:ascii="Helvetica" w:hAnsi="Helvetica"/>
          <w:sz w:val="22"/>
          <w:szCs w:val="22"/>
          <w:u w:val="single"/>
        </w:rPr>
        <w:lastRenderedPageBreak/>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4EDA8DBC"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exploitation rate is high. </w:t>
      </w:r>
      <w:r w:rsidR="00995761" w:rsidRPr="002041D9">
        <w:rPr>
          <w:rFonts w:ascii="Helvetica" w:hAnsi="Helvetica"/>
          <w:sz w:val="22"/>
          <w:szCs w:val="22"/>
        </w:rPr>
        <w:t>Across simulations the probability of tipping is low when monitoring precision is high, but increases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xml:space="preserve">, which maximizes population growth and yield. </w:t>
      </w:r>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747C73C1" w:rsidR="00EB4914" w:rsidRDefault="00F82FC2" w:rsidP="00BA3468">
      <w:pPr>
        <w:rPr>
          <w:rFonts w:ascii="Helvetica" w:hAnsi="Helvetica"/>
          <w:sz w:val="22"/>
          <w:szCs w:val="22"/>
        </w:rPr>
      </w:pPr>
      <w:commentRangeStart w:id="8"/>
      <w:r w:rsidRPr="00677C8E">
        <w:rPr>
          <w:rFonts w:ascii="Helvetica" w:hAnsi="Helvetica"/>
          <w:sz w:val="22"/>
          <w:szCs w:val="22"/>
        </w:rPr>
        <w:t xml:space="preserve">Because imprecise estimates of population biomass are likely less damaging to a population when the population is </w:t>
      </w:r>
      <w:r w:rsidR="005D5858">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tipping point or</w:t>
      </w:r>
      <w:r w:rsidRPr="00677C8E">
        <w:rPr>
          <w:rFonts w:ascii="Helvetica" w:hAnsi="Helvetica"/>
          <w:sz w:val="22"/>
          <w:szCs w:val="22"/>
        </w:rPr>
        <w:t xml:space="preserve"> </w:t>
      </w:r>
      <w:r w:rsidR="001716C8" w:rsidRPr="00E96363">
        <w:rPr>
          <w:rFonts w:ascii="Helvetica" w:hAnsi="Helvetica"/>
          <w:sz w:val="22"/>
          <w:szCs w:val="22"/>
        </w:rPr>
        <w:t>limit reference point</w:t>
      </w:r>
      <w:r w:rsidRPr="00677C8E">
        <w:rPr>
          <w:rFonts w:ascii="Helvetica" w:hAnsi="Helvetica"/>
          <w:sz w:val="22"/>
          <w:szCs w:val="22"/>
        </w:rPr>
        <w:t xml:space="preserve">. </w:t>
      </w:r>
      <w:commentRangeEnd w:id="8"/>
      <w:r>
        <w:rPr>
          <w:rStyle w:val="CommentReference"/>
        </w:rPr>
        <w:commentReference w:id="8"/>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commentRangeStart w:id="9"/>
      <w:r w:rsidR="00B234AC" w:rsidRPr="00677C8E">
        <w:rPr>
          <w:rFonts w:ascii="Helvetica" w:hAnsi="Helvetica"/>
          <w:sz w:val="22"/>
          <w:szCs w:val="22"/>
        </w:rPr>
        <w:t>20-year</w:t>
      </w:r>
      <w:r w:rsidRPr="00677C8E">
        <w:rPr>
          <w:rFonts w:ascii="Helvetica" w:hAnsi="Helvetica"/>
          <w:sz w:val="22"/>
          <w:szCs w:val="22"/>
        </w:rPr>
        <w:t xml:space="preserve"> simulations</w:t>
      </w:r>
      <w:commentRangeEnd w:id="9"/>
      <w:r w:rsidR="00571071">
        <w:rPr>
          <w:rStyle w:val="CommentReference"/>
        </w:rPr>
        <w:commentReference w:id="9"/>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4F93785"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28B9B1F7" w14:textId="77777777" w:rsidR="007F6B81" w:rsidRDefault="007F6B81" w:rsidP="007F6B81">
      <w:pPr>
        <w:rPr>
          <w:rFonts w:ascii="Helvetica" w:hAnsi="Helvetica"/>
          <w:i/>
          <w:sz w:val="22"/>
          <w:szCs w:val="22"/>
        </w:rPr>
      </w:pPr>
    </w:p>
    <w:p w14:paraId="76ED173C" w14:textId="2E17D702" w:rsidR="007F6B81" w:rsidRPr="00940663" w:rsidRDefault="007F6B81" w:rsidP="007F6B81">
      <w:pPr>
        <w:rPr>
          <w:rFonts w:ascii="Helvetica" w:hAnsi="Helvetica"/>
          <w:sz w:val="22"/>
          <w:szCs w:val="22"/>
        </w:rPr>
      </w:pPr>
      <w:r w:rsidRPr="00930F73">
        <w:rPr>
          <w:rFonts w:ascii="Helvetica" w:hAnsi="Helvetica"/>
          <w:sz w:val="22"/>
          <w:szCs w:val="22"/>
        </w:rPr>
        <w:lastRenderedPageBreak/>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w:t>
      </w:r>
      <w:r>
        <w:rPr>
          <w:rFonts w:ascii="Helvetica" w:hAnsi="Helvetica"/>
          <w:sz w:val="22"/>
          <w:szCs w:val="22"/>
        </w:rPr>
        <w:t xml:space="preserve">tipping point </w:t>
      </w:r>
      <w:r w:rsidRPr="00930F73">
        <w:rPr>
          <w:rFonts w:ascii="Helvetica" w:hAnsi="Helvetica"/>
          <w:sz w:val="22"/>
          <w:szCs w:val="22"/>
        </w:rPr>
        <w:t xml:space="preserve">or </w:t>
      </w:r>
      <w:r w:rsidR="0051088D" w:rsidRPr="00E96363">
        <w:rPr>
          <w:rFonts w:ascii="Helvetica" w:hAnsi="Helvetica"/>
          <w:sz w:val="22"/>
          <w:szCs w:val="22"/>
        </w:rPr>
        <w:t>limit reference point</w:t>
      </w:r>
      <w:r w:rsidRPr="00930F73">
        <w:rPr>
          <w:rFonts w:ascii="Helvetica" w:hAnsi="Helvetica"/>
          <w:sz w:val="22"/>
          <w:szCs w:val="22"/>
        </w:rPr>
        <w:t xml:space="preserve">. We calculated a safe operating space that defines which combinations of monitoring precision and resource extraction rates are safe given the probability of crossing a </w:t>
      </w:r>
      <w:r>
        <w:rPr>
          <w:rFonts w:ascii="Helvetica" w:hAnsi="Helvetica"/>
          <w:sz w:val="22"/>
          <w:szCs w:val="22"/>
        </w:rPr>
        <w:t xml:space="preserve">tipping point and/or </w:t>
      </w:r>
      <w:r w:rsidR="0051088D" w:rsidRPr="00E96363">
        <w:rPr>
          <w:rFonts w:ascii="Helvetica" w:hAnsi="Helvetica"/>
          <w:sz w:val="22"/>
          <w:szCs w:val="22"/>
        </w:rPr>
        <w:t>limit reference point</w:t>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5B3BBD6B"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w:t>
      </w:r>
      <w:commentRangeStart w:id="10"/>
      <w:r w:rsidR="00055424" w:rsidRPr="00940663">
        <w:rPr>
          <w:rFonts w:ascii="Helvetica" w:hAnsi="Helvetica"/>
          <w:sz w:val="22"/>
          <w:szCs w:val="22"/>
        </w:rPr>
        <w:t>Fig</w:t>
      </w:r>
      <w:commentRangeEnd w:id="10"/>
      <w:r w:rsidR="000D0034">
        <w:rPr>
          <w:rStyle w:val="CommentReference"/>
        </w:rPr>
        <w:commentReference w:id="10"/>
      </w:r>
      <w:r w:rsidR="00055424" w:rsidRPr="00940663">
        <w:rPr>
          <w:rFonts w:ascii="Helvetica" w:hAnsi="Helvetica"/>
          <w:sz w:val="22"/>
          <w:szCs w:val="22"/>
        </w:rPr>
        <w:t xml:space="preserve">.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covaries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6EDB5F7C" w:rsidR="00DC33F5" w:rsidRDefault="00DC33F5" w:rsidP="00DC33F5">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708018F4" w14:textId="77777777" w:rsidR="004B0E4B" w:rsidRPr="00940663" w:rsidRDefault="004B0E4B" w:rsidP="00F82B54">
      <w:pPr>
        <w:rPr>
          <w:rFonts w:ascii="Helvetica" w:hAnsi="Helvetica"/>
          <w:i/>
          <w:sz w:val="22"/>
          <w:szCs w:val="22"/>
        </w:rPr>
      </w:pPr>
    </w:p>
    <w:p w14:paraId="7D4A3249" w14:textId="167F5937"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w:t>
      </w:r>
      <w:r>
        <w:rPr>
          <w:rFonts w:ascii="Helvetica" w:hAnsi="Helvetica"/>
          <w:sz w:val="22"/>
          <w:szCs w:val="22"/>
        </w:rPr>
        <w:lastRenderedPageBreak/>
        <w:t>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1E1FB992"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 however</w:t>
      </w:r>
      <w:ins w:id="11" w:author="Phillip Levin" w:date="2016-02-05T10:31:00Z">
        <w:r w:rsidR="000D0034">
          <w:rPr>
            <w:rFonts w:ascii="Helvetica" w:hAnsi="Helvetica"/>
            <w:sz w:val="22"/>
            <w:szCs w:val="22"/>
          </w:rPr>
          <w:t>,</w:t>
        </w:r>
      </w:ins>
      <w:r w:rsidR="00DE4DC0">
        <w:rPr>
          <w:rFonts w:ascii="Helvetica" w:hAnsi="Helvetica"/>
          <w:sz w:val="22"/>
          <w:szCs w:val="22"/>
        </w:rPr>
        <w:t xml:space="preserve">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2F1AC5">
        <w:rPr>
          <w:rFonts w:ascii="Helvetica" w:hAnsi="Helvetica"/>
          <w:sz w:val="22"/>
          <w:szCs w:val="22"/>
        </w:rPr>
        <w:t>4</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D5417E">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r w:rsidR="00741A2F">
        <w:rPr>
          <w:rFonts w:ascii="Helvetica" w:hAnsi="Helvetica"/>
          <w:sz w:val="22"/>
          <w:szCs w:val="22"/>
        </w:rPr>
        <w:t>.</w:t>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w:t>
      </w:r>
      <w:r w:rsidR="002F1AC5">
        <w:rPr>
          <w:rFonts w:ascii="Helvetica" w:hAnsi="Helvetica"/>
          <w:sz w:val="22"/>
          <w:szCs w:val="22"/>
        </w:rPr>
        <w:t>5</w:t>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3C3AD1B2"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 xml:space="preserve">monitoring investment often is a product of funding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and adaptive monitoring program that takes advanatage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monitoring costs</w:t>
      </w:r>
      <w:r w:rsidR="00B22036">
        <w:rPr>
          <w:rFonts w:ascii="Helvetica" w:hAnsi="Helvetica" w:cs="Helvetica"/>
          <w:sz w:val="22"/>
          <w:szCs w:val="22"/>
        </w:rPr>
        <w:t>, maximize profits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9233A8">
        <w:rPr>
          <w:rFonts w:ascii="Helvetica" w:hAnsi="Helvetica" w:cs="Helvetica"/>
          <w:sz w:val="22"/>
          <w:szCs w:val="22"/>
        </w:rPr>
        <w:t xml:space="preserve">resource </w:t>
      </w:r>
      <w:r w:rsidR="009233A8" w:rsidRPr="00927692">
        <w:rPr>
          <w:rFonts w:ascii="Helvetica" w:hAnsi="Helvetica" w:cs="Helvetica"/>
          <w:sz w:val="22"/>
          <w:szCs w:val="22"/>
        </w:rPr>
        <w:t>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A84E5EF" w:rsidR="008020E6" w:rsidRDefault="007937E8" w:rsidP="008020E6">
      <w:pPr>
        <w:ind w:firstLine="720"/>
        <w:rPr>
          <w:rFonts w:ascii="Helvetica" w:hAnsi="Helvetica"/>
          <w:sz w:val="22"/>
          <w:szCs w:val="22"/>
        </w:rPr>
      </w:pPr>
      <w:r>
        <w:rPr>
          <w:rFonts w:ascii="Helvetica" w:hAnsi="Helvetica"/>
          <w:sz w:val="22"/>
          <w:szCs w:val="22"/>
        </w:rPr>
        <w:t xml:space="preserve">Our examination of the relative cost and benefit of different monitoring strategies suggest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 xml:space="preserve">(e.g. government)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 xml:space="preserve">When contracts are initially based on payoff alone </w:t>
      </w:r>
      <w:r w:rsidR="00182080">
        <w:rPr>
          <w:rFonts w:ascii="Helvetica" w:hAnsi="Helvetica"/>
          <w:sz w:val="22"/>
          <w:szCs w:val="22"/>
        </w:rPr>
        <w:lastRenderedPageBreak/>
        <w:t>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0B482C61"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5F40F4">
        <w:rPr>
          <w:rFonts w:ascii="Helvetica" w:hAnsi="Helvetica"/>
          <w:sz w:val="22"/>
          <w:szCs w:val="22"/>
        </w:rPr>
        <w:t xml:space="preserve"> The situation can become more complex when resources are in poor condition, when multiple resources are harvested </w:t>
      </w:r>
      <w:r w:rsidR="00272A37">
        <w:rPr>
          <w:rFonts w:ascii="Helvetica" w:hAnsi="Helvetica"/>
          <w:sz w:val="22"/>
          <w:szCs w:val="22"/>
        </w:rPr>
        <w:t>simultaneously</w:t>
      </w:r>
      <w:r w:rsidR="005F40F4">
        <w:rPr>
          <w:rFonts w:ascii="Helvetica" w:hAnsi="Helvetica"/>
          <w:sz w:val="22"/>
          <w:szCs w:val="22"/>
        </w:rPr>
        <w:t xml:space="preserve"> (e.g. mixed-stock fisheries), </w:t>
      </w:r>
      <w:r w:rsidR="00272A37">
        <w:rPr>
          <w:rFonts w:ascii="Helvetica" w:hAnsi="Helvetica"/>
          <w:sz w:val="22"/>
          <w:szCs w:val="22"/>
        </w:rPr>
        <w:t xml:space="preserve">or when resource allocation or access are spatially variable.  Thus, </w:t>
      </w:r>
      <w:r w:rsidR="00032BBC">
        <w:rPr>
          <w:rFonts w:ascii="Helvetica" w:hAnsi="Helvetica"/>
          <w:sz w:val="22"/>
          <w:szCs w:val="22"/>
        </w:rPr>
        <w:t>i</w:t>
      </w:r>
      <w:r w:rsidR="008020E6">
        <w:rPr>
          <w:rFonts w:ascii="Helvetica" w:hAnsi="Helvetica"/>
          <w:sz w:val="22"/>
          <w:szCs w:val="22"/>
        </w:rPr>
        <w:t xml:space="preserve">t is critical </w:t>
      </w:r>
      <w:r w:rsidR="00272A37">
        <w:rPr>
          <w:rFonts w:ascii="Helvetica" w:hAnsi="Helvetica"/>
          <w:sz w:val="22"/>
          <w:szCs w:val="22"/>
        </w:rPr>
        <w:t xml:space="preserve">that </w:t>
      </w:r>
      <w:r w:rsidR="008020E6">
        <w:rPr>
          <w:rFonts w:ascii="Helvetica" w:hAnsi="Helvetica"/>
          <w:sz w:val="22"/>
          <w:szCs w:val="22"/>
        </w:rPr>
        <w:t xml:space="preserve">we seek </w:t>
      </w:r>
      <w:r w:rsidR="00272A37">
        <w:rPr>
          <w:rFonts w:ascii="Helvetica" w:hAnsi="Helvetica"/>
          <w:sz w:val="22"/>
          <w:szCs w:val="22"/>
        </w:rPr>
        <w:t xml:space="preserve">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F9071C">
        <w:rPr>
          <w:rFonts w:ascii="Helvetica" w:hAnsi="Helvetica"/>
          <w:sz w:val="22"/>
          <w:szCs w:val="22"/>
        </w:rPr>
        <w:t xml:space="preserve">. </w:t>
      </w:r>
    </w:p>
    <w:p w14:paraId="344BC563" w14:textId="3F525708"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 xml:space="preserve">ommercial fisheries offers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12"/>
      <w:r>
        <w:rPr>
          <w:rFonts w:ascii="Helvetica" w:hAnsi="Helvetica"/>
          <w:sz w:val="22"/>
          <w:szCs w:val="22"/>
        </w:rPr>
        <w:t>.</w:t>
      </w:r>
      <w:commentRangeEnd w:id="12"/>
      <w:r>
        <w:rPr>
          <w:rStyle w:val="CommentReference"/>
        </w:rPr>
        <w:commentReference w:id="12"/>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Because the fishery has been closed for a number of years</w:t>
      </w:r>
      <w:r w:rsidR="00272A37">
        <w:rPr>
          <w:rFonts w:ascii="Helvetica" w:hAnsi="Helvetica"/>
          <w:sz w:val="22"/>
          <w:szCs w:val="22"/>
        </w:rPr>
        <w:t>.</w:t>
      </w:r>
      <w:r w:rsidR="00723505">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 xml:space="preserve">This case highlight a key consideration in monitoring programs: </w:t>
      </w:r>
      <w:r>
        <w:rPr>
          <w:rFonts w:ascii="Helvetica" w:hAnsi="Helvetica"/>
          <w:sz w:val="22"/>
          <w:szCs w:val="22"/>
        </w:rPr>
        <w:t xml:space="preserve">funding </w:t>
      </w:r>
      <w:r w:rsidR="00272A37">
        <w:rPr>
          <w:rFonts w:ascii="Helvetica" w:hAnsi="Helvetica"/>
          <w:sz w:val="22"/>
          <w:szCs w:val="22"/>
        </w:rPr>
        <w:t>for monitoring is best independent from stock size since as</w:t>
      </w:r>
      <w:r>
        <w:rPr>
          <w:rFonts w:ascii="Helvetica" w:hAnsi="Helvetica"/>
          <w:sz w:val="22"/>
          <w:szCs w:val="22"/>
        </w:rPr>
        <w:t xml:space="preserve"> the fishery </w:t>
      </w:r>
      <w:r w:rsidR="00272A37">
        <w:rPr>
          <w:rFonts w:ascii="Helvetica" w:hAnsi="Helvetica"/>
          <w:sz w:val="22"/>
          <w:szCs w:val="22"/>
        </w:rPr>
        <w:t xml:space="preserve">approaches collapse, the </w:t>
      </w:r>
      <w:r>
        <w:rPr>
          <w:rFonts w:ascii="Helvetica" w:hAnsi="Helvetica"/>
          <w:sz w:val="22"/>
          <w:szCs w:val="22"/>
        </w:rPr>
        <w:t xml:space="preserve">information is </w:t>
      </w:r>
      <w:r w:rsidR="003038C0">
        <w:rPr>
          <w:rFonts w:ascii="Helvetica" w:hAnsi="Helvetica"/>
          <w:sz w:val="22"/>
          <w:szCs w:val="22"/>
        </w:rPr>
        <w:t xml:space="preserve">often </w:t>
      </w:r>
      <w:r>
        <w:rPr>
          <w:rFonts w:ascii="Helvetica" w:hAnsi="Helvetica"/>
          <w:sz w:val="22"/>
          <w:szCs w:val="22"/>
        </w:rPr>
        <w:t>most valuable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The Value of Monitoring Depends on the Stakeholder</w:t>
      </w:r>
    </w:p>
    <w:p w14:paraId="6CFFB7E9" w14:textId="77777777" w:rsidR="0056105D" w:rsidRPr="00976D8B" w:rsidRDefault="0056105D" w:rsidP="00C55CC4">
      <w:pPr>
        <w:rPr>
          <w:rFonts w:ascii="Helvetica" w:hAnsi="Helvetica"/>
          <w:i/>
          <w:sz w:val="22"/>
          <w:szCs w:val="22"/>
        </w:rPr>
      </w:pPr>
    </w:p>
    <w:p w14:paraId="1B549306" w14:textId="23A2E080" w:rsidR="0021032B" w:rsidRDefault="00017F4B" w:rsidP="00976D8B">
      <w:pPr>
        <w:rPr>
          <w:rFonts w:ascii="Helvetica" w:hAnsi="Helvetica"/>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FA3C1E"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00FA3C1E"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00FA3C1E"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00FA3C1E"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0F6E11">
        <w:rPr>
          <w:rFonts w:ascii="Helvetica" w:hAnsi="Helvetica" w:cs="Helvetica Neue"/>
          <w:sz w:val="22"/>
          <w:szCs w:val="22"/>
        </w:rPr>
        <w:t xml:space="preserve"> </w:t>
      </w:r>
      <w:r w:rsidR="00DB2B31">
        <w:rPr>
          <w:rFonts w:ascii="Helvetica" w:hAnsi="Helvetica" w:cs="Helvetica Neue"/>
          <w:sz w:val="22"/>
          <w:szCs w:val="22"/>
        </w:rPr>
        <w:fldChar w:fldCharType="begin"/>
      </w:r>
      <w:r w:rsidR="00DB2B31">
        <w:rPr>
          <w:rFonts w:ascii="Helvetica" w:hAnsi="Helvetica" w:cs="Helvetica Neue"/>
          <w:sz w:val="22"/>
          <w:szCs w:val="22"/>
        </w:rPr>
        <w: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DB2B31">
        <w:rPr>
          <w:rFonts w:ascii="Helvetica" w:hAnsi="Helvetica" w:cs="Helvetica Neue"/>
          <w:sz w:val="22"/>
          <w:szCs w:val="22"/>
        </w:rPr>
        <w:fldChar w:fldCharType="separate"/>
      </w:r>
      <w:r w:rsidR="00DB2B31">
        <w:rPr>
          <w:rFonts w:ascii="Helvetica" w:hAnsi="Helvetica" w:cs="Helvetica Neue"/>
          <w:noProof/>
          <w:sz w:val="22"/>
          <w:szCs w:val="22"/>
        </w:rPr>
        <w:t>(Schindler</w:t>
      </w:r>
      <w:r w:rsidR="00DB2B31" w:rsidRPr="00DB2B31">
        <w:rPr>
          <w:rFonts w:ascii="Helvetica" w:hAnsi="Helvetica" w:cs="Helvetica Neue"/>
          <w:i/>
          <w:noProof/>
          <w:sz w:val="22"/>
          <w:szCs w:val="22"/>
        </w:rPr>
        <w:t xml:space="preserve"> et al.</w:t>
      </w:r>
      <w:r w:rsidR="00DB2B31">
        <w:rPr>
          <w:rFonts w:ascii="Helvetica" w:hAnsi="Helvetica" w:cs="Helvetica Neue"/>
          <w:noProof/>
          <w:sz w:val="22"/>
          <w:szCs w:val="22"/>
        </w:rPr>
        <w:t xml:space="preserve"> 2010)</w:t>
      </w:r>
      <w:r w:rsidR="00DB2B31">
        <w:rPr>
          <w:rFonts w:ascii="Helvetica" w:hAnsi="Helvetica" w:cs="Helvetica Neue"/>
          <w:sz w:val="22"/>
          <w:szCs w:val="22"/>
        </w:rPr>
        <w:fldChar w:fldCharType="end"/>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00FA3C1E"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00FA3C1E"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FA3C1E" w:rsidRPr="00940663">
        <w:rPr>
          <w:rFonts w:ascii="Helvetica" w:hAnsi="Helvetica" w:cs="Helvetica Neue"/>
          <w:sz w:val="22"/>
          <w:szCs w:val="22"/>
        </w:rPr>
        <w:t>. </w:t>
      </w:r>
      <w:r w:rsidR="00126979" w:rsidRPr="00AF4C4C">
        <w:rPr>
          <w:rFonts w:ascii="Helvetica" w:hAnsi="Helvetica" w:cs="Helvetica Neue"/>
          <w:sz w:val="22"/>
          <w:szCs w:val="22"/>
        </w:rPr>
        <w:t xml:space="preserve">Corporations often have large </w:t>
      </w:r>
      <w:r w:rsidR="00143673" w:rsidRPr="00AF4C4C">
        <w:rPr>
          <w:rFonts w:ascii="Helvetica" w:hAnsi="Helvetica" w:cs="Helvetica Neue"/>
          <w:sz w:val="22"/>
          <w:szCs w:val="22"/>
        </w:rPr>
        <w:t xml:space="preserve">and diversified </w:t>
      </w:r>
      <w:r w:rsidR="00126979" w:rsidRPr="00AF4C4C">
        <w:rPr>
          <w:rFonts w:ascii="Helvetica" w:hAnsi="Helvetica" w:cs="Helvetica Neue"/>
          <w:sz w:val="22"/>
          <w:szCs w:val="22"/>
        </w:rPr>
        <w:t>financial holdings</w:t>
      </w:r>
      <w:r w:rsidR="00A429D5" w:rsidRPr="00AF4C4C">
        <w:rPr>
          <w:rFonts w:ascii="Helvetica" w:hAnsi="Helvetica" w:cs="Helvetica Neue"/>
          <w:sz w:val="22"/>
          <w:szCs w:val="22"/>
        </w:rPr>
        <w:t xml:space="preserve"> allowing them to withstand long closures once a population dips below a </w:t>
      </w:r>
      <w:r w:rsidR="00097935" w:rsidRPr="00AF4C4C">
        <w:rPr>
          <w:rFonts w:ascii="Helvetica" w:hAnsi="Helvetica" w:cs="Helvetica Neue"/>
          <w:sz w:val="22"/>
          <w:szCs w:val="22"/>
        </w:rPr>
        <w:t xml:space="preserve">tipping point or </w:t>
      </w:r>
      <w:r w:rsidR="00C20510" w:rsidRPr="00E96363">
        <w:rPr>
          <w:rFonts w:ascii="Helvetica" w:hAnsi="Helvetica"/>
          <w:sz w:val="22"/>
          <w:szCs w:val="22"/>
        </w:rPr>
        <w:t>limit reference point</w:t>
      </w:r>
      <w:r w:rsidR="00A429D5" w:rsidRPr="00AF4C4C">
        <w:rPr>
          <w:rFonts w:ascii="Helvetica" w:hAnsi="Helvetica" w:cs="Helvetica Neue"/>
          <w:sz w:val="22"/>
          <w:szCs w:val="22"/>
        </w:rPr>
        <w:t xml:space="preserve">. This financial security might </w:t>
      </w:r>
      <w:r w:rsidR="008E0D7D" w:rsidRPr="00AF4C4C">
        <w:rPr>
          <w:rFonts w:ascii="Helvetica" w:hAnsi="Helvetica" w:cs="Helvetica Neue"/>
          <w:sz w:val="22"/>
          <w:szCs w:val="22"/>
        </w:rPr>
        <w:t>lead industry to harvest aggressively while also taking</w:t>
      </w:r>
      <w:r w:rsidR="00C949EB" w:rsidRPr="00AF4C4C">
        <w:rPr>
          <w:rFonts w:ascii="Helvetica" w:hAnsi="Helvetica" w:cs="Helvetica Neue"/>
          <w:sz w:val="22"/>
          <w:szCs w:val="22"/>
        </w:rPr>
        <w:t xml:space="preserve"> on more risk</w:t>
      </w:r>
      <w:r w:rsidR="00812B30" w:rsidRPr="00AF4C4C">
        <w:rPr>
          <w:rFonts w:ascii="Helvetica" w:hAnsi="Helvetica" w:cs="Helvetica Neue"/>
          <w:sz w:val="22"/>
          <w:szCs w:val="22"/>
        </w:rPr>
        <w:t xml:space="preserve"> of crossing a tipping point. </w:t>
      </w:r>
      <w:r w:rsidR="00AB5589" w:rsidRPr="00AF4C4C">
        <w:rPr>
          <w:rFonts w:ascii="Helvetica" w:hAnsi="Helvetica" w:cs="Helvetica Neue"/>
          <w:sz w:val="22"/>
          <w:szCs w:val="22"/>
        </w:rPr>
        <w:t>Industrial harvesters might also be less willing to invest in monitoring because the</w:t>
      </w:r>
      <w:r w:rsidR="00AB5589" w:rsidRPr="00940663">
        <w:rPr>
          <w:rFonts w:ascii="Helvetica" w:hAnsi="Helvetica" w:cs="Helvetica Neue"/>
          <w:sz w:val="22"/>
          <w:szCs w:val="22"/>
        </w:rPr>
        <w:t xml:space="preserv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xml:space="preserve">, </w:t>
      </w:r>
      <w:r w:rsidR="001433A8" w:rsidRPr="00940663">
        <w:rPr>
          <w:rFonts w:ascii="Helvetica" w:hAnsi="Helvetica" w:cs="Helvetica Neue"/>
          <w:sz w:val="22"/>
          <w:szCs w:val="22"/>
        </w:rPr>
        <w:lastRenderedPageBreak/>
        <w:t>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48E4FCDD" w14:textId="1508A40D" w:rsidR="007E6EA2" w:rsidRDefault="00EE4CEA" w:rsidP="00032BBC">
      <w:pPr>
        <w:ind w:firstLine="720"/>
        <w:rPr>
          <w:ins w:id="13" w:author="Adrian Stier" w:date="2016-02-05T11:23:00Z"/>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Pr>
          <w:rFonts w:ascii="Helvetica" w:hAnsi="Helvetica"/>
          <w:sz w:val="22"/>
          <w:szCs w:val="22"/>
        </w:rPr>
        <w:t xml:space="preserve">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our 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is makes global predictions about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 however,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Boettinger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w:t>
      </w:r>
      <w:r w:rsidR="003038C0">
        <w:rPr>
          <w:rFonts w:ascii="Helvetica" w:hAnsi="Helvetica"/>
          <w:sz w:val="22"/>
          <w:szCs w:val="22"/>
        </w:rPr>
        <w:t xml:space="preserve">However, even with </w:t>
      </w:r>
      <w:r w:rsidRPr="00A96D69">
        <w:rPr>
          <w:rFonts w:ascii="Helvetica" w:hAnsi="Helvetica"/>
          <w:sz w:val="22"/>
          <w:szCs w:val="22"/>
        </w:rPr>
        <w:t xml:space="preserve">better monitoring </w:t>
      </w:r>
      <w:r w:rsidR="003038C0">
        <w:rPr>
          <w:rFonts w:ascii="Helvetica" w:hAnsi="Helvetica"/>
          <w:sz w:val="22"/>
          <w:szCs w:val="22"/>
        </w:rPr>
        <w:t>and analysis,</w:t>
      </w:r>
      <w:r w:rsidR="003038C0" w:rsidRPr="00A96D69">
        <w:rPr>
          <w:rFonts w:ascii="Helvetica" w:hAnsi="Helvetica"/>
          <w:sz w:val="22"/>
          <w:szCs w:val="22"/>
        </w:rPr>
        <w:t xml:space="preserve"> </w:t>
      </w:r>
      <w:r w:rsidR="003038C0">
        <w:rPr>
          <w:rFonts w:ascii="Helvetica" w:hAnsi="Helvetica"/>
          <w:sz w:val="22"/>
          <w:szCs w:val="22"/>
        </w:rPr>
        <w:t>some</w:t>
      </w:r>
      <w:r w:rsidRPr="00A96D69">
        <w:rPr>
          <w:rFonts w:ascii="Helvetica" w:hAnsi="Helvetica"/>
          <w:sz w:val="22"/>
          <w:szCs w:val="22"/>
        </w:rPr>
        <w:t xml:space="preserve"> uncertainty </w:t>
      </w:r>
      <w:r w:rsidR="003038C0">
        <w:rPr>
          <w:rFonts w:ascii="Helvetica" w:hAnsi="Helvetica"/>
          <w:sz w:val="22"/>
          <w:szCs w:val="22"/>
        </w:rPr>
        <w:t>is</w:t>
      </w:r>
      <w:r w:rsidR="003038C0" w:rsidRPr="00A96D69">
        <w:rPr>
          <w:rFonts w:ascii="Helvetica" w:hAnsi="Helvetica"/>
          <w:sz w:val="22"/>
          <w:szCs w:val="22"/>
        </w:rPr>
        <w:t xml:space="preserve"> </w:t>
      </w:r>
      <w:r w:rsidRPr="00A96D69">
        <w:rPr>
          <w:rFonts w:ascii="Helvetica" w:hAnsi="Helvetica"/>
          <w:sz w:val="22"/>
          <w:szCs w:val="22"/>
        </w:rPr>
        <w:t xml:space="preserve">irreducible </w:t>
      </w:r>
      <w:r w:rsidRPr="00A96D69">
        <w:rPr>
          <w:rFonts w:ascii="Helvetica" w:hAnsi="Helvetica"/>
          <w:sz w:val="22"/>
          <w:szCs w:val="22"/>
        </w:rPr>
        <w:fldChar w:fldCharType="begin"/>
      </w:r>
      <w:r w:rsidR="009442F2">
        <w:rPr>
          <w:rFonts w:ascii="Helvetica" w:hAnsi="Helvetica"/>
          <w:sz w:val="22"/>
          <w:szCs w:val="22"/>
        </w:rPr>
        <w:instrText xml:space="preserve"> ADDIN EN.CITE &lt;EndNote&gt;&lt;Cite&gt;&lt;Author&gt;Mangel&lt;/Author&gt;&lt;Year&gt;2000&lt;/Year&gt;&lt;RecNum&gt;8150&lt;/RecNum&gt;&lt;DisplayText&gt;(Mangel 2000a)&lt;/DisplayText&gt;&lt;record&gt;&lt;rec-number&gt;8150&lt;/rec-number&gt;&lt;foreign-keys&gt;&lt;key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009442F2">
        <w:rPr>
          <w:rFonts w:ascii="Helvetica" w:hAnsi="Helvetica"/>
          <w:noProof/>
          <w:sz w:val="22"/>
          <w:szCs w:val="22"/>
        </w:rPr>
        <w:t>(Mangel 2000a)</w:t>
      </w:r>
      <w:r w:rsidRPr="00A96D69">
        <w:rPr>
          <w:rFonts w:ascii="Helvetica" w:hAnsi="Helvetica"/>
          <w:sz w:val="22"/>
          <w:szCs w:val="22"/>
        </w:rPr>
        <w:fldChar w:fldCharType="end"/>
      </w:r>
      <w:r w:rsidRPr="00A96D69">
        <w:rPr>
          <w:rFonts w:ascii="Helvetica" w:hAnsi="Helvetica"/>
          <w:sz w:val="22"/>
          <w:szCs w:val="22"/>
        </w:rPr>
        <w:t>.</w:t>
      </w:r>
    </w:p>
    <w:p w14:paraId="51C16C50" w14:textId="323D6A16" w:rsidR="00342681" w:rsidRDefault="00342681" w:rsidP="00032BBC">
      <w:pPr>
        <w:ind w:firstLine="72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276F0B71" w14:textId="77777777"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2F56C012" w14:textId="77777777" w:rsidR="00CC1E16" w:rsidRPr="005B1FA4" w:rsidRDefault="00CC1E16" w:rsidP="00CC1E16">
      <w:pPr>
        <w:pStyle w:val="CommentText"/>
        <w:ind w:firstLine="720"/>
        <w:rPr>
          <w:color w:val="FF0000"/>
        </w:rPr>
      </w:pPr>
      <w:r w:rsidRPr="005B1FA4">
        <w:rPr>
          <w:rFonts w:ascii="Helvetica" w:hAnsi="Helvetica"/>
          <w:color w:val="FF0000"/>
          <w:sz w:val="22"/>
          <w:szCs w:val="22"/>
        </w:rPr>
        <w:t xml:space="preserve">Pathways of change in biological systems often include critical thresholds – tipping points – where the system rapidly switches regimes, causing demonstrable shifts in ecosystem structure and function that precipitate ecological, economic and social disruptions </w:t>
      </w:r>
      <w:r w:rsidRPr="005B1FA4">
        <w:rPr>
          <w:rFonts w:ascii="Helvetica" w:hAnsi="Helvetica"/>
          <w:color w:val="FF0000"/>
          <w:sz w:val="22"/>
          <w:szCs w:val="22"/>
        </w:rPr>
        <w:fldChar w:fldCharType="begin"/>
      </w:r>
      <w:r w:rsidRPr="005B1FA4">
        <w:rPr>
          <w:rFonts w:ascii="Helvetica" w:hAnsi="Helvetica"/>
          <w:color w:val="FF0000"/>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Pr="005B1FA4">
        <w:rPr>
          <w:rFonts w:ascii="Helvetica" w:hAnsi="Helvetica"/>
          <w:color w:val="FF0000"/>
          <w:sz w:val="22"/>
          <w:szCs w:val="22"/>
        </w:rPr>
        <w:fldChar w:fldCharType="separate"/>
      </w:r>
      <w:r w:rsidRPr="005B1FA4">
        <w:rPr>
          <w:rFonts w:ascii="Helvetica" w:hAnsi="Helvetica"/>
          <w:noProof/>
          <w:color w:val="FF0000"/>
          <w:sz w:val="22"/>
          <w:szCs w:val="22"/>
        </w:rPr>
        <w:t>(May 1977; Scheffer</w:t>
      </w:r>
      <w:r w:rsidRPr="005B1FA4">
        <w:rPr>
          <w:rFonts w:ascii="Helvetica" w:hAnsi="Helvetica"/>
          <w:i/>
          <w:noProof/>
          <w:color w:val="FF0000"/>
          <w:sz w:val="22"/>
          <w:szCs w:val="22"/>
        </w:rPr>
        <w:t xml:space="preserve"> et al.</w:t>
      </w:r>
      <w:r w:rsidRPr="005B1FA4">
        <w:rPr>
          <w:rFonts w:ascii="Helvetica" w:hAnsi="Helvetica"/>
          <w:noProof/>
          <w:color w:val="FF0000"/>
          <w:sz w:val="22"/>
          <w:szCs w:val="22"/>
        </w:rPr>
        <w:t xml:space="preserve"> 2001)</w:t>
      </w:r>
      <w:r w:rsidRPr="005B1FA4">
        <w:rPr>
          <w:rFonts w:ascii="Helvetica" w:hAnsi="Helvetica"/>
          <w:color w:val="FF0000"/>
          <w:sz w:val="22"/>
          <w:szCs w:val="22"/>
        </w:rPr>
        <w:fldChar w:fldCharType="end"/>
      </w:r>
      <w:r w:rsidRPr="005B1FA4">
        <w:rPr>
          <w:rFonts w:ascii="Helvetica" w:hAnsi="Helvetica"/>
          <w:color w:val="FF0000"/>
          <w:sz w:val="22"/>
          <w:szCs w:val="22"/>
        </w:rPr>
        <w:t xml:space="preserve">. Hereafter, we define the point at which an ecosystem transitions from one regime to another as the tipping point (Selkoe et al. 2015). In the presence of tipping points, managers can use state-dependent management to identify thresholds below which intervention is required to avoid crossing a tipping point to a less-desired state (hereafter a limit reference point) </w:t>
      </w:r>
      <w:r w:rsidRPr="005B1FA4">
        <w:rPr>
          <w:rFonts w:ascii="Helvetica" w:hAnsi="Helvetica"/>
          <w:color w:val="FF0000"/>
          <w:sz w:val="22"/>
          <w:szCs w:val="22"/>
        </w:rPr>
        <w:fldChar w:fldCharType="begin"/>
      </w:r>
      <w:r w:rsidRPr="005B1FA4">
        <w:rPr>
          <w:rFonts w:ascii="Helvetica" w:hAnsi="Helvetica"/>
          <w:color w:val="FF0000"/>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Pr="005B1FA4">
        <w:rPr>
          <w:rFonts w:ascii="Helvetica" w:hAnsi="Helvetica"/>
          <w:color w:val="FF0000"/>
          <w:sz w:val="22"/>
          <w:szCs w:val="22"/>
        </w:rPr>
        <w:fldChar w:fldCharType="separate"/>
      </w:r>
      <w:r w:rsidRPr="005B1FA4">
        <w:rPr>
          <w:rFonts w:ascii="Helvetica" w:hAnsi="Helvetica"/>
          <w:noProof/>
          <w:color w:val="FF0000"/>
          <w:sz w:val="22"/>
          <w:szCs w:val="22"/>
        </w:rPr>
        <w:t>(Addison</w:t>
      </w:r>
      <w:r w:rsidRPr="005B1FA4">
        <w:rPr>
          <w:rFonts w:ascii="Helvetica" w:hAnsi="Helvetica"/>
          <w:i/>
          <w:noProof/>
          <w:color w:val="FF0000"/>
          <w:sz w:val="22"/>
          <w:szCs w:val="22"/>
        </w:rPr>
        <w:t xml:space="preserve"> et al.</w:t>
      </w:r>
      <w:r w:rsidRPr="005B1FA4">
        <w:rPr>
          <w:rFonts w:ascii="Helvetica" w:hAnsi="Helvetica"/>
          <w:noProof/>
          <w:color w:val="FF0000"/>
          <w:sz w:val="22"/>
          <w:szCs w:val="22"/>
        </w:rPr>
        <w:t xml:space="preserve"> 2015)</w:t>
      </w:r>
      <w:r w:rsidRPr="005B1FA4">
        <w:rPr>
          <w:rFonts w:ascii="Helvetica" w:hAnsi="Helvetica"/>
          <w:color w:val="FF0000"/>
          <w:sz w:val="22"/>
          <w:szCs w:val="22"/>
        </w:rPr>
        <w:fldChar w:fldCharType="end"/>
      </w:r>
      <w:r w:rsidRPr="005B1FA4">
        <w:rPr>
          <w:rFonts w:ascii="Helvetica" w:hAnsi="Helvetica"/>
          <w:color w:val="FF0000"/>
          <w:sz w:val="22"/>
          <w:szCs w:val="22"/>
        </w:rPr>
        <w:t xml:space="preserve">. However, intensive and expensive monitoring is required to estimate the state of an ecosystem and its proximity to a limit reference point or tipping point. Therefore, a major question in sustainability science is how can we set meaningful boundaries that maximize delivery of ecosystem services while minimizing risk of pushing systems across critical thresholds beyond which major disruptions occur </w:t>
      </w:r>
      <w:r w:rsidRPr="005B1FA4">
        <w:rPr>
          <w:rFonts w:ascii="Helvetica" w:hAnsi="Helvetica"/>
          <w:color w:val="FF0000"/>
          <w:sz w:val="22"/>
          <w:szCs w:val="22"/>
        </w:rPr>
        <w:fldChar w:fldCharType="begin"/>
      </w:r>
      <w:r w:rsidRPr="005B1FA4">
        <w:rPr>
          <w:rFonts w:ascii="Helvetica" w:hAnsi="Helvetica"/>
          <w:color w:val="FF0000"/>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Pr="005B1FA4">
        <w:rPr>
          <w:rFonts w:ascii="Helvetica" w:hAnsi="Helvetica"/>
          <w:color w:val="FF0000"/>
          <w:sz w:val="22"/>
          <w:szCs w:val="22"/>
        </w:rPr>
        <w:fldChar w:fldCharType="separate"/>
      </w:r>
      <w:r w:rsidRPr="005B1FA4">
        <w:rPr>
          <w:rFonts w:ascii="Helvetica" w:hAnsi="Helvetica"/>
          <w:noProof/>
          <w:color w:val="FF0000"/>
          <w:sz w:val="22"/>
          <w:szCs w:val="22"/>
        </w:rPr>
        <w:t>(Kates</w:t>
      </w:r>
      <w:r w:rsidRPr="005B1FA4">
        <w:rPr>
          <w:rFonts w:ascii="Helvetica" w:hAnsi="Helvetica"/>
          <w:i/>
          <w:noProof/>
          <w:color w:val="FF0000"/>
          <w:sz w:val="22"/>
          <w:szCs w:val="22"/>
        </w:rPr>
        <w:t xml:space="preserve"> et al.</w:t>
      </w:r>
      <w:r w:rsidRPr="005B1FA4">
        <w:rPr>
          <w:rFonts w:ascii="Helvetica" w:hAnsi="Helvetica"/>
          <w:noProof/>
          <w:color w:val="FF0000"/>
          <w:sz w:val="22"/>
          <w:szCs w:val="22"/>
        </w:rPr>
        <w:t xml:space="preserve"> 2001)</w:t>
      </w:r>
      <w:r w:rsidRPr="005B1FA4">
        <w:rPr>
          <w:rFonts w:ascii="Helvetica" w:hAnsi="Helvetica"/>
          <w:color w:val="FF0000"/>
          <w:sz w:val="22"/>
          <w:szCs w:val="22"/>
        </w:rPr>
        <w:fldChar w:fldCharType="end"/>
      </w:r>
      <w:r w:rsidRPr="005B1FA4">
        <w:rPr>
          <w:rFonts w:ascii="Helvetica" w:hAnsi="Helvetica"/>
          <w:color w:val="FF0000"/>
          <w:sz w:val="22"/>
          <w:szCs w:val="22"/>
        </w:rPr>
        <w:t>?</w:t>
      </w:r>
    </w:p>
    <w:p w14:paraId="2E133F7E"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A tive application of state-dependent</w:t>
      </w:r>
    </w:p>
    <w:p w14:paraId="33778D28"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management involves the use of management thresh-</w:t>
      </w:r>
    </w:p>
    <w:p w14:paraId="0C6EFCD8"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olds, which represent when management intervention</w:t>
      </w:r>
    </w:p>
    <w:p w14:paraId="18E69E9F"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is required to address undesirable ecosystem changes.</w:t>
      </w:r>
    </w:p>
    <w:p w14:paraId="625FFD6C"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A proactive application of state-dependent</w:t>
      </w:r>
    </w:p>
    <w:p w14:paraId="1789F2E7"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management involves the use of management thresh-</w:t>
      </w:r>
    </w:p>
    <w:p w14:paraId="22383327"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olds, which represent when management intervention</w:t>
      </w:r>
    </w:p>
    <w:p w14:paraId="610F3196"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is required to address undesirable ecosystem changes.</w:t>
      </w:r>
    </w:p>
    <w:p w14:paraId="1EEE4034"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A proactive application of state-dependent</w:t>
      </w:r>
    </w:p>
    <w:p w14:paraId="3521D645"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management involves the use of management thresh-</w:t>
      </w:r>
    </w:p>
    <w:p w14:paraId="6E25E490"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olds, which represent when management intervention</w:t>
      </w:r>
    </w:p>
    <w:p w14:paraId="3EBE5DCD" w14:textId="77777777" w:rsidR="00CC1E16" w:rsidRPr="005B1FA4" w:rsidRDefault="00CC1E16" w:rsidP="00CC1E16">
      <w:pPr>
        <w:shd w:val="clear" w:color="auto" w:fill="FFFFFF"/>
        <w:spacing w:line="0" w:lineRule="auto"/>
        <w:rPr>
          <w:rFonts w:ascii="ff3" w:eastAsia="Times New Roman" w:hAnsi="ff3" w:cs="Times New Roman"/>
          <w:color w:val="FF0000"/>
          <w:sz w:val="120"/>
          <w:szCs w:val="120"/>
        </w:rPr>
      </w:pPr>
      <w:r w:rsidRPr="005B1FA4">
        <w:rPr>
          <w:rFonts w:ascii="ff3" w:eastAsia="Times New Roman" w:hAnsi="ff3" w:cs="Times New Roman"/>
          <w:color w:val="FF0000"/>
          <w:sz w:val="120"/>
          <w:szCs w:val="120"/>
        </w:rPr>
        <w:t>is required to address undesirable ecosystem changes</w:t>
      </w:r>
    </w:p>
    <w:p w14:paraId="2821541F" w14:textId="77777777" w:rsidR="00CC1E16" w:rsidRPr="005B1FA4" w:rsidRDefault="00CC1E16" w:rsidP="00CC1E16">
      <w:pPr>
        <w:ind w:firstLine="720"/>
        <w:rPr>
          <w:rFonts w:ascii="Helvetica" w:hAnsi="Helvetica"/>
          <w:color w:val="FF0000"/>
          <w:sz w:val="22"/>
          <w:szCs w:val="22"/>
        </w:rPr>
      </w:pPr>
      <w:r w:rsidRPr="005B1FA4">
        <w:rPr>
          <w:rFonts w:ascii="Helvetica" w:hAnsi="Helvetica"/>
          <w:color w:val="FF0000"/>
          <w:sz w:val="22"/>
          <w:szCs w:val="22"/>
        </w:rPr>
        <w:lastRenderedPageBreak/>
        <w:t>Therefore, when money and human resources are limited, we must ask, what is the appropriate monitoring strategy that allows us to maximally use ecosystem services without crossing a tipping point?</w:t>
      </w:r>
      <w:r w:rsidRPr="005B1FA4">
        <w:rPr>
          <w:color w:val="FF0000"/>
        </w:rPr>
        <w:t xml:space="preserve"> </w:t>
      </w:r>
    </w:p>
    <w:p w14:paraId="46A35327" w14:textId="6A16A472" w:rsidR="00C1536D" w:rsidRPr="00957F1F" w:rsidRDefault="007C7982" w:rsidP="001838F7">
      <w:pPr>
        <w:ind w:firstLine="720"/>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B0348D1" w14:textId="77777777" w:rsidR="00E774D1" w:rsidRPr="00E774D1" w:rsidRDefault="006C170D" w:rsidP="00E774D1">
      <w:pPr>
        <w:pStyle w:val="EndNoteBibliography"/>
        <w:ind w:left="720" w:hanging="720"/>
        <w:rPr>
          <w:noProof/>
        </w:rPr>
      </w:pPr>
      <w:r>
        <w:fldChar w:fldCharType="begin"/>
      </w:r>
      <w:r w:rsidR="00D106C7">
        <w:instrText xml:space="preserve"> ADDIN EN.REFLIST </w:instrText>
      </w:r>
      <w:r>
        <w:fldChar w:fldCharType="separate"/>
      </w:r>
      <w:r w:rsidR="00E774D1" w:rsidRPr="00E774D1">
        <w:rPr>
          <w:noProof/>
        </w:rPr>
        <w:t>1.</w:t>
      </w:r>
    </w:p>
    <w:p w14:paraId="3580D36D" w14:textId="77777777" w:rsidR="00E774D1" w:rsidRPr="00E774D1" w:rsidRDefault="00E774D1" w:rsidP="00E774D1">
      <w:pPr>
        <w:pStyle w:val="EndNoteBibliography"/>
        <w:ind w:left="720" w:hanging="720"/>
        <w:rPr>
          <w:noProof/>
        </w:rPr>
      </w:pPr>
      <w:r w:rsidRPr="00E774D1">
        <w:rPr>
          <w:noProof/>
        </w:rPr>
        <w:t xml:space="preserve">Addison, P.F.E., de Bie, K. &amp; Rumpff, L. (2015). Setting conservation management thresholds using a novel participatory modeling approach. </w:t>
      </w:r>
      <w:r w:rsidRPr="00E774D1">
        <w:rPr>
          <w:i/>
          <w:noProof/>
        </w:rPr>
        <w:t>Conservation Biology</w:t>
      </w:r>
      <w:r w:rsidRPr="00E774D1">
        <w:rPr>
          <w:noProof/>
        </w:rPr>
        <w:t>, 29, 1411-1422.</w:t>
      </w:r>
    </w:p>
    <w:p w14:paraId="54595B76" w14:textId="77777777" w:rsidR="00E774D1" w:rsidRPr="00E774D1" w:rsidRDefault="00E774D1" w:rsidP="00E774D1">
      <w:pPr>
        <w:pStyle w:val="EndNoteBibliography"/>
        <w:ind w:left="720" w:hanging="720"/>
        <w:rPr>
          <w:noProof/>
        </w:rPr>
      </w:pPr>
      <w:r w:rsidRPr="00E774D1">
        <w:rPr>
          <w:noProof/>
        </w:rPr>
        <w:t>2.</w:t>
      </w:r>
    </w:p>
    <w:p w14:paraId="15613F49" w14:textId="77777777" w:rsidR="00E774D1" w:rsidRPr="00E774D1" w:rsidRDefault="00E774D1" w:rsidP="00E774D1">
      <w:pPr>
        <w:pStyle w:val="EndNoteBibliography"/>
        <w:ind w:left="720" w:hanging="720"/>
        <w:rPr>
          <w:noProof/>
        </w:rPr>
      </w:pPr>
      <w:r w:rsidRPr="00E774D1">
        <w:rPr>
          <w:noProof/>
        </w:rPr>
        <w:t xml:space="preserve">Boettiger, C., Mangel, M. &amp; Munch, S. (2015). Avoiding tipping points in fisheries management through Gaussian process dynamic programming. </w:t>
      </w:r>
      <w:r w:rsidRPr="00E774D1">
        <w:rPr>
          <w:i/>
          <w:noProof/>
        </w:rPr>
        <w:t>Proceedings of the Royal Society of London B: Biological Sciences</w:t>
      </w:r>
      <w:r w:rsidRPr="00E774D1">
        <w:rPr>
          <w:noProof/>
        </w:rPr>
        <w:t>, 282, 20141631.</w:t>
      </w:r>
    </w:p>
    <w:p w14:paraId="0B966DC7" w14:textId="77777777" w:rsidR="00E774D1" w:rsidRPr="00E774D1" w:rsidRDefault="00E774D1" w:rsidP="00E774D1">
      <w:pPr>
        <w:pStyle w:val="EndNoteBibliography"/>
        <w:ind w:left="720" w:hanging="720"/>
        <w:rPr>
          <w:noProof/>
        </w:rPr>
      </w:pPr>
      <w:r w:rsidRPr="00E774D1">
        <w:rPr>
          <w:noProof/>
        </w:rPr>
        <w:t>3.</w:t>
      </w:r>
    </w:p>
    <w:p w14:paraId="65BFA43C" w14:textId="77777777" w:rsidR="00E774D1" w:rsidRPr="00E774D1" w:rsidRDefault="00E774D1" w:rsidP="00E774D1">
      <w:pPr>
        <w:pStyle w:val="EndNoteBibliography"/>
        <w:ind w:left="720" w:hanging="720"/>
        <w:rPr>
          <w:noProof/>
        </w:rPr>
      </w:pPr>
      <w:r w:rsidRPr="00E774D1">
        <w:rPr>
          <w:noProof/>
        </w:rPr>
        <w:t xml:space="preserve">Bunnefeld, N., Hoshino, E. &amp; Milner-Gulland, E.J. (2011). Management strategy evaluation: a powerful tool for conservation? </w:t>
      </w:r>
      <w:r w:rsidRPr="00E774D1">
        <w:rPr>
          <w:i/>
          <w:noProof/>
        </w:rPr>
        <w:t>Trends in ecology &amp; evolution</w:t>
      </w:r>
      <w:r w:rsidRPr="00E774D1">
        <w:rPr>
          <w:noProof/>
        </w:rPr>
        <w:t>, 26, 441-447.</w:t>
      </w:r>
    </w:p>
    <w:p w14:paraId="6CA0F157" w14:textId="77777777" w:rsidR="00E774D1" w:rsidRPr="00E774D1" w:rsidRDefault="00E774D1" w:rsidP="00E774D1">
      <w:pPr>
        <w:pStyle w:val="EndNoteBibliography"/>
        <w:ind w:left="720" w:hanging="720"/>
        <w:rPr>
          <w:noProof/>
        </w:rPr>
      </w:pPr>
      <w:r w:rsidRPr="00E774D1">
        <w:rPr>
          <w:noProof/>
        </w:rPr>
        <w:t>4.</w:t>
      </w:r>
    </w:p>
    <w:p w14:paraId="7E9E1E61" w14:textId="77777777" w:rsidR="00E774D1" w:rsidRPr="00E774D1" w:rsidRDefault="00E774D1" w:rsidP="00E774D1">
      <w:pPr>
        <w:pStyle w:val="EndNoteBibliography"/>
        <w:ind w:left="720" w:hanging="720"/>
        <w:rPr>
          <w:noProof/>
        </w:rPr>
      </w:pPr>
      <w:r w:rsidRPr="00E774D1">
        <w:rPr>
          <w:noProof/>
        </w:rPr>
        <w:t xml:space="preserve">Chadès, I., McDonald-Madden, E., McCarthy, M.A., Wintle, B., Linkie, M. &amp; Possingham, H.P. (2008). When to stop managing or surveying cryptic threatened species. </w:t>
      </w:r>
      <w:r w:rsidRPr="00E774D1">
        <w:rPr>
          <w:i/>
          <w:noProof/>
        </w:rPr>
        <w:t>Proceedings of the National Academy of Sciences</w:t>
      </w:r>
      <w:r w:rsidRPr="00E774D1">
        <w:rPr>
          <w:noProof/>
        </w:rPr>
        <w:t>, 105, 13936-13940.</w:t>
      </w:r>
    </w:p>
    <w:p w14:paraId="0FE8D498" w14:textId="77777777" w:rsidR="00E774D1" w:rsidRPr="00E774D1" w:rsidRDefault="00E774D1" w:rsidP="00E774D1">
      <w:pPr>
        <w:pStyle w:val="EndNoteBibliography"/>
        <w:ind w:left="720" w:hanging="720"/>
        <w:rPr>
          <w:noProof/>
        </w:rPr>
      </w:pPr>
      <w:r w:rsidRPr="00E774D1">
        <w:rPr>
          <w:noProof/>
        </w:rPr>
        <w:t>5.</w:t>
      </w:r>
    </w:p>
    <w:p w14:paraId="4C84414A" w14:textId="77777777" w:rsidR="00E774D1" w:rsidRPr="00E774D1" w:rsidRDefault="00E774D1" w:rsidP="00E774D1">
      <w:pPr>
        <w:pStyle w:val="EndNoteBibliography"/>
        <w:ind w:left="720" w:hanging="720"/>
        <w:rPr>
          <w:noProof/>
        </w:rPr>
      </w:pPr>
      <w:r w:rsidRPr="00E774D1">
        <w:rPr>
          <w:noProof/>
        </w:rPr>
        <w:t xml:space="preserve">Cinner, J., Daw, T. &amp; McClanahan, T. (2009). Socioeconomic factors that affect artisanal fishers’ readiness to exit a declining fishery. </w:t>
      </w:r>
      <w:r w:rsidRPr="00E774D1">
        <w:rPr>
          <w:i/>
          <w:noProof/>
        </w:rPr>
        <w:t>Conservation Biology</w:t>
      </w:r>
      <w:r w:rsidRPr="00E774D1">
        <w:rPr>
          <w:noProof/>
        </w:rPr>
        <w:t>, 23, 124-130.</w:t>
      </w:r>
    </w:p>
    <w:p w14:paraId="369C8BE6" w14:textId="77777777" w:rsidR="00E774D1" w:rsidRPr="00E774D1" w:rsidRDefault="00E774D1" w:rsidP="00E774D1">
      <w:pPr>
        <w:pStyle w:val="EndNoteBibliography"/>
        <w:ind w:left="720" w:hanging="720"/>
        <w:rPr>
          <w:noProof/>
        </w:rPr>
      </w:pPr>
      <w:r w:rsidRPr="00E774D1">
        <w:rPr>
          <w:noProof/>
        </w:rPr>
        <w:t>6.</w:t>
      </w:r>
    </w:p>
    <w:p w14:paraId="359248DB" w14:textId="77777777" w:rsidR="00E774D1" w:rsidRPr="00E774D1" w:rsidRDefault="00E774D1" w:rsidP="00E774D1">
      <w:pPr>
        <w:pStyle w:val="EndNoteBibliography"/>
        <w:ind w:left="720" w:hanging="720"/>
        <w:rPr>
          <w:noProof/>
        </w:rPr>
      </w:pPr>
      <w:r w:rsidRPr="00E774D1">
        <w:rPr>
          <w:noProof/>
        </w:rPr>
        <w:t>Cleary, J.S. (2014). Stock assessment and management advice for British Columbia pacific herring: 2013 Status and 2014 forecast. Canadian Science Advisory Science Scretariate.</w:t>
      </w:r>
    </w:p>
    <w:p w14:paraId="08BEA5BD" w14:textId="77777777" w:rsidR="00E774D1" w:rsidRPr="00E774D1" w:rsidRDefault="00E774D1" w:rsidP="00E774D1">
      <w:pPr>
        <w:pStyle w:val="EndNoteBibliography"/>
        <w:ind w:left="720" w:hanging="720"/>
        <w:rPr>
          <w:noProof/>
        </w:rPr>
      </w:pPr>
      <w:r w:rsidRPr="00E774D1">
        <w:rPr>
          <w:noProof/>
        </w:rPr>
        <w:t>7.</w:t>
      </w:r>
    </w:p>
    <w:p w14:paraId="0825DA89" w14:textId="77777777" w:rsidR="00E774D1" w:rsidRPr="00E774D1" w:rsidRDefault="00E774D1" w:rsidP="00E774D1">
      <w:pPr>
        <w:pStyle w:val="EndNoteBibliography"/>
        <w:ind w:left="720" w:hanging="720"/>
        <w:rPr>
          <w:noProof/>
        </w:rPr>
      </w:pPr>
      <w:r w:rsidRPr="00E774D1">
        <w:rPr>
          <w:noProof/>
        </w:rPr>
        <w:t xml:space="preserve">Courchamp, F., Clutton-Brock, T. &amp; Grenfell, B. (1999). Inverse density dependence and the Allee effect. </w:t>
      </w:r>
      <w:r w:rsidRPr="00E774D1">
        <w:rPr>
          <w:i/>
          <w:noProof/>
        </w:rPr>
        <w:t>Trends in Ecology &amp; Evolution</w:t>
      </w:r>
      <w:r w:rsidRPr="00E774D1">
        <w:rPr>
          <w:noProof/>
        </w:rPr>
        <w:t>, 14, 405-410.</w:t>
      </w:r>
    </w:p>
    <w:p w14:paraId="643E486B" w14:textId="77777777" w:rsidR="00E774D1" w:rsidRPr="00E774D1" w:rsidRDefault="00E774D1" w:rsidP="00E774D1">
      <w:pPr>
        <w:pStyle w:val="EndNoteBibliography"/>
        <w:ind w:left="720" w:hanging="720"/>
        <w:rPr>
          <w:noProof/>
        </w:rPr>
      </w:pPr>
      <w:r w:rsidRPr="00E774D1">
        <w:rPr>
          <w:noProof/>
        </w:rPr>
        <w:t>8.</w:t>
      </w:r>
    </w:p>
    <w:p w14:paraId="26C4F3D8" w14:textId="77777777" w:rsidR="00E774D1" w:rsidRPr="00E774D1" w:rsidRDefault="00E774D1" w:rsidP="00E774D1">
      <w:pPr>
        <w:pStyle w:val="EndNoteBibliography"/>
        <w:ind w:left="720" w:hanging="720"/>
        <w:rPr>
          <w:noProof/>
        </w:rPr>
      </w:pPr>
      <w:r w:rsidRPr="00E774D1">
        <w:rPr>
          <w:noProof/>
        </w:rPr>
        <w:t>Doak, D.F., Estes, J.A., Halpern, B.S., Jacob, U., Lindberg, D.R., Lovvorn, J.</w:t>
      </w:r>
      <w:r w:rsidRPr="00E774D1">
        <w:rPr>
          <w:i/>
          <w:noProof/>
        </w:rPr>
        <w:t xml:space="preserve"> et al.</w:t>
      </w:r>
      <w:r w:rsidRPr="00E774D1">
        <w:rPr>
          <w:noProof/>
        </w:rPr>
        <w:t xml:space="preserve"> (2008). Understanding and predicting ecological dynamics: are major surprises inevitable. </w:t>
      </w:r>
      <w:r w:rsidRPr="00E774D1">
        <w:rPr>
          <w:i/>
          <w:noProof/>
        </w:rPr>
        <w:t>Ecology</w:t>
      </w:r>
      <w:r w:rsidRPr="00E774D1">
        <w:rPr>
          <w:noProof/>
        </w:rPr>
        <w:t>, 89, 952-961.</w:t>
      </w:r>
    </w:p>
    <w:p w14:paraId="50650A7B" w14:textId="77777777" w:rsidR="00E774D1" w:rsidRPr="00E774D1" w:rsidRDefault="00E774D1" w:rsidP="00E774D1">
      <w:pPr>
        <w:pStyle w:val="EndNoteBibliography"/>
        <w:ind w:left="720" w:hanging="720"/>
        <w:rPr>
          <w:noProof/>
        </w:rPr>
      </w:pPr>
      <w:r w:rsidRPr="00E774D1">
        <w:rPr>
          <w:noProof/>
        </w:rPr>
        <w:t>9.</w:t>
      </w:r>
    </w:p>
    <w:p w14:paraId="06024EE9" w14:textId="77777777" w:rsidR="00E774D1" w:rsidRPr="00E774D1" w:rsidRDefault="00E774D1" w:rsidP="00E774D1">
      <w:pPr>
        <w:pStyle w:val="EndNoteBibliography"/>
        <w:ind w:left="720" w:hanging="720"/>
        <w:rPr>
          <w:noProof/>
        </w:rPr>
      </w:pPr>
      <w:r w:rsidRPr="00E774D1">
        <w:rPr>
          <w:noProof/>
        </w:rPr>
        <w:t xml:space="preserve">Hilborn, R., Maguire, J.-J., Parma, A.M. &amp; Rosenberg, A.A. (2001). The Precautionary Approach and risk management: can they increase the probability of successes in fishery management? </w:t>
      </w:r>
      <w:r w:rsidRPr="00E774D1">
        <w:rPr>
          <w:i/>
          <w:noProof/>
        </w:rPr>
        <w:t>Canadian Journal of Fisheries and Aquatic Sciences</w:t>
      </w:r>
      <w:r w:rsidRPr="00E774D1">
        <w:rPr>
          <w:noProof/>
        </w:rPr>
        <w:t>, 58, 99-107.</w:t>
      </w:r>
    </w:p>
    <w:p w14:paraId="28E10A53" w14:textId="77777777" w:rsidR="00E774D1" w:rsidRPr="00E774D1" w:rsidRDefault="00E774D1" w:rsidP="00E774D1">
      <w:pPr>
        <w:pStyle w:val="EndNoteBibliography"/>
        <w:ind w:left="720" w:hanging="720"/>
        <w:rPr>
          <w:noProof/>
        </w:rPr>
      </w:pPr>
      <w:r w:rsidRPr="00E774D1">
        <w:rPr>
          <w:noProof/>
        </w:rPr>
        <w:t>10.</w:t>
      </w:r>
    </w:p>
    <w:p w14:paraId="66D8F818" w14:textId="77777777" w:rsidR="00E774D1" w:rsidRPr="00E774D1" w:rsidRDefault="00E774D1" w:rsidP="00E774D1">
      <w:pPr>
        <w:pStyle w:val="EndNoteBibliography"/>
        <w:ind w:left="720" w:hanging="720"/>
        <w:rPr>
          <w:noProof/>
        </w:rPr>
      </w:pPr>
      <w:r w:rsidRPr="00E774D1">
        <w:rPr>
          <w:noProof/>
        </w:rPr>
        <w:t xml:space="preserve">Hölmstrom, B. (1979). Moral hazard and observability. </w:t>
      </w:r>
      <w:r w:rsidRPr="00E774D1">
        <w:rPr>
          <w:i/>
          <w:noProof/>
        </w:rPr>
        <w:t>The Bell journal of economics</w:t>
      </w:r>
      <w:r w:rsidRPr="00E774D1">
        <w:rPr>
          <w:noProof/>
        </w:rPr>
        <w:t>, 74-91.</w:t>
      </w:r>
    </w:p>
    <w:p w14:paraId="5BAABCE4" w14:textId="77777777" w:rsidR="00E774D1" w:rsidRPr="00E774D1" w:rsidRDefault="00E774D1" w:rsidP="00E774D1">
      <w:pPr>
        <w:pStyle w:val="EndNoteBibliography"/>
        <w:ind w:left="720" w:hanging="720"/>
        <w:rPr>
          <w:noProof/>
        </w:rPr>
      </w:pPr>
      <w:r w:rsidRPr="00E774D1">
        <w:rPr>
          <w:noProof/>
        </w:rPr>
        <w:t>11.</w:t>
      </w:r>
    </w:p>
    <w:p w14:paraId="426FA1FB" w14:textId="77777777" w:rsidR="00E774D1" w:rsidRPr="00E774D1" w:rsidRDefault="00E774D1" w:rsidP="00E774D1">
      <w:pPr>
        <w:pStyle w:val="EndNoteBibliography"/>
        <w:ind w:left="720" w:hanging="720"/>
        <w:rPr>
          <w:noProof/>
        </w:rPr>
      </w:pPr>
      <w:r w:rsidRPr="00E774D1">
        <w:rPr>
          <w:noProof/>
        </w:rPr>
        <w:t>Kates, R.W., Clark, W.C., Corell, R., Hall, J.M., Jaeger, C.C., Lowe, I.</w:t>
      </w:r>
      <w:r w:rsidRPr="00E774D1">
        <w:rPr>
          <w:i/>
          <w:noProof/>
        </w:rPr>
        <w:t xml:space="preserve"> et al.</w:t>
      </w:r>
      <w:r w:rsidRPr="00E774D1">
        <w:rPr>
          <w:noProof/>
        </w:rPr>
        <w:t xml:space="preserve"> (2001). Sustainability Science. </w:t>
      </w:r>
      <w:r w:rsidRPr="00E774D1">
        <w:rPr>
          <w:i/>
          <w:noProof/>
        </w:rPr>
        <w:t>Science</w:t>
      </w:r>
      <w:r w:rsidRPr="00E774D1">
        <w:rPr>
          <w:noProof/>
        </w:rPr>
        <w:t>, 292, 641-642.</w:t>
      </w:r>
    </w:p>
    <w:p w14:paraId="2A0B78D2" w14:textId="77777777" w:rsidR="00E774D1" w:rsidRPr="00E774D1" w:rsidRDefault="00E774D1" w:rsidP="00E774D1">
      <w:pPr>
        <w:pStyle w:val="EndNoteBibliography"/>
        <w:ind w:left="720" w:hanging="720"/>
        <w:rPr>
          <w:noProof/>
        </w:rPr>
      </w:pPr>
      <w:r w:rsidRPr="00E774D1">
        <w:rPr>
          <w:noProof/>
        </w:rPr>
        <w:t>12.</w:t>
      </w:r>
    </w:p>
    <w:p w14:paraId="33027EF1" w14:textId="77777777" w:rsidR="00E774D1" w:rsidRPr="00E774D1" w:rsidRDefault="00E774D1" w:rsidP="00E774D1">
      <w:pPr>
        <w:pStyle w:val="EndNoteBibliography"/>
        <w:ind w:left="720" w:hanging="720"/>
        <w:rPr>
          <w:noProof/>
        </w:rPr>
      </w:pPr>
      <w:r w:rsidRPr="00E774D1">
        <w:rPr>
          <w:noProof/>
        </w:rPr>
        <w:t xml:space="preserve">Legg, C.J. &amp; Nagy, L. (2006). Why most conservation monitoring is, but need not be, a waste of time. </w:t>
      </w:r>
      <w:r w:rsidRPr="00E774D1">
        <w:rPr>
          <w:i/>
          <w:noProof/>
        </w:rPr>
        <w:t>Journal of environmental management</w:t>
      </w:r>
      <w:r w:rsidRPr="00E774D1">
        <w:rPr>
          <w:noProof/>
        </w:rPr>
        <w:t>, 78, 194-199.</w:t>
      </w:r>
    </w:p>
    <w:p w14:paraId="26429A3C" w14:textId="77777777" w:rsidR="00E774D1" w:rsidRPr="00E774D1" w:rsidRDefault="00E774D1" w:rsidP="00E774D1">
      <w:pPr>
        <w:pStyle w:val="EndNoteBibliography"/>
        <w:ind w:left="720" w:hanging="720"/>
        <w:rPr>
          <w:noProof/>
        </w:rPr>
      </w:pPr>
      <w:r w:rsidRPr="00E774D1">
        <w:rPr>
          <w:noProof/>
        </w:rPr>
        <w:t>13.</w:t>
      </w:r>
    </w:p>
    <w:p w14:paraId="14EB996A" w14:textId="77777777" w:rsidR="00E774D1" w:rsidRPr="00E774D1" w:rsidRDefault="00E774D1" w:rsidP="00E774D1">
      <w:pPr>
        <w:pStyle w:val="EndNoteBibliography"/>
        <w:ind w:left="720" w:hanging="720"/>
        <w:rPr>
          <w:noProof/>
        </w:rPr>
      </w:pPr>
      <w:r w:rsidRPr="00E774D1">
        <w:rPr>
          <w:noProof/>
        </w:rPr>
        <w:t xml:space="preserve">Ludwig, D., Hilborn, R. &amp; Walters, C. (1993). Uncertainty, resource exploitation, and conservation: lessons from history. </w:t>
      </w:r>
      <w:r w:rsidRPr="00E774D1">
        <w:rPr>
          <w:i/>
          <w:noProof/>
        </w:rPr>
        <w:t>Science</w:t>
      </w:r>
      <w:r w:rsidRPr="00E774D1">
        <w:rPr>
          <w:noProof/>
        </w:rPr>
        <w:t>, 260, 17.</w:t>
      </w:r>
    </w:p>
    <w:p w14:paraId="37243166" w14:textId="77777777" w:rsidR="00E774D1" w:rsidRPr="00E774D1" w:rsidRDefault="00E774D1" w:rsidP="00E774D1">
      <w:pPr>
        <w:pStyle w:val="EndNoteBibliography"/>
        <w:ind w:left="720" w:hanging="720"/>
        <w:rPr>
          <w:noProof/>
        </w:rPr>
      </w:pPr>
      <w:r w:rsidRPr="00E774D1">
        <w:rPr>
          <w:noProof/>
        </w:rPr>
        <w:lastRenderedPageBreak/>
        <w:t>14.</w:t>
      </w:r>
    </w:p>
    <w:p w14:paraId="34EE0BA6" w14:textId="77777777" w:rsidR="00E774D1" w:rsidRPr="00E774D1" w:rsidRDefault="00E774D1" w:rsidP="00E774D1">
      <w:pPr>
        <w:pStyle w:val="EndNoteBibliography"/>
        <w:ind w:left="720" w:hanging="720"/>
        <w:rPr>
          <w:noProof/>
        </w:rPr>
      </w:pPr>
      <w:r w:rsidRPr="00E774D1">
        <w:rPr>
          <w:noProof/>
        </w:rPr>
        <w:t xml:space="preserve">Mangel, M. (2000a). Irreducible uncertainties, sustainable fisheries and marine reserves. </w:t>
      </w:r>
      <w:r w:rsidRPr="00E774D1">
        <w:rPr>
          <w:i/>
          <w:noProof/>
        </w:rPr>
        <w:t>Evolutionary Ecology Research</w:t>
      </w:r>
      <w:r w:rsidRPr="00E774D1">
        <w:rPr>
          <w:noProof/>
        </w:rPr>
        <w:t>, 2, 547-557.</w:t>
      </w:r>
    </w:p>
    <w:p w14:paraId="108BAA19" w14:textId="77777777" w:rsidR="00E774D1" w:rsidRPr="00E774D1" w:rsidRDefault="00E774D1" w:rsidP="00E774D1">
      <w:pPr>
        <w:pStyle w:val="EndNoteBibliography"/>
        <w:ind w:left="720" w:hanging="720"/>
        <w:rPr>
          <w:noProof/>
        </w:rPr>
      </w:pPr>
      <w:r w:rsidRPr="00E774D1">
        <w:rPr>
          <w:noProof/>
        </w:rPr>
        <w:t>15.</w:t>
      </w:r>
    </w:p>
    <w:p w14:paraId="6BE8000F" w14:textId="77777777" w:rsidR="00E774D1" w:rsidRPr="00E774D1" w:rsidRDefault="00E774D1" w:rsidP="00E774D1">
      <w:pPr>
        <w:pStyle w:val="EndNoteBibliography"/>
        <w:ind w:left="720" w:hanging="720"/>
        <w:rPr>
          <w:noProof/>
        </w:rPr>
      </w:pPr>
      <w:r w:rsidRPr="00E774D1">
        <w:rPr>
          <w:noProof/>
        </w:rPr>
        <w:t xml:space="preserve">Mangel, M. (2000b). Irreducible uncertainties, sustainable fisheries and marine reserves. </w:t>
      </w:r>
      <w:r w:rsidRPr="00E774D1">
        <w:rPr>
          <w:i/>
          <w:noProof/>
        </w:rPr>
        <w:t>Evolutionary Ecology Research</w:t>
      </w:r>
      <w:r w:rsidRPr="00E774D1">
        <w:rPr>
          <w:noProof/>
        </w:rPr>
        <w:t>, 2, 547-557.</w:t>
      </w:r>
    </w:p>
    <w:p w14:paraId="30DC01E7" w14:textId="77777777" w:rsidR="00E774D1" w:rsidRPr="00E774D1" w:rsidRDefault="00E774D1" w:rsidP="00E774D1">
      <w:pPr>
        <w:pStyle w:val="EndNoteBibliography"/>
        <w:ind w:left="720" w:hanging="720"/>
        <w:rPr>
          <w:noProof/>
        </w:rPr>
      </w:pPr>
      <w:r w:rsidRPr="00E774D1">
        <w:rPr>
          <w:noProof/>
        </w:rPr>
        <w:t>16.</w:t>
      </w:r>
    </w:p>
    <w:p w14:paraId="0B44B96D" w14:textId="77777777" w:rsidR="00E774D1" w:rsidRPr="00E774D1" w:rsidRDefault="00E774D1" w:rsidP="00E774D1">
      <w:pPr>
        <w:pStyle w:val="EndNoteBibliography"/>
        <w:ind w:left="720" w:hanging="720"/>
        <w:rPr>
          <w:noProof/>
        </w:rPr>
      </w:pPr>
      <w:r w:rsidRPr="00E774D1">
        <w:rPr>
          <w:noProof/>
        </w:rPr>
        <w:t xml:space="preserve">May, R.M. (1977). Thresholds and breakpoints in ecosystems with a multiplicity of stable states. </w:t>
      </w:r>
      <w:r w:rsidRPr="00E774D1">
        <w:rPr>
          <w:i/>
          <w:noProof/>
        </w:rPr>
        <w:t>Nature</w:t>
      </w:r>
      <w:r w:rsidRPr="00E774D1">
        <w:rPr>
          <w:noProof/>
        </w:rPr>
        <w:t>, 269, 471-477.</w:t>
      </w:r>
    </w:p>
    <w:p w14:paraId="6000AD21" w14:textId="77777777" w:rsidR="00E774D1" w:rsidRPr="00E774D1" w:rsidRDefault="00E774D1" w:rsidP="00E774D1">
      <w:pPr>
        <w:pStyle w:val="EndNoteBibliography"/>
        <w:ind w:left="720" w:hanging="720"/>
        <w:rPr>
          <w:noProof/>
        </w:rPr>
      </w:pPr>
      <w:r w:rsidRPr="00E774D1">
        <w:rPr>
          <w:noProof/>
        </w:rPr>
        <w:t>17.</w:t>
      </w:r>
    </w:p>
    <w:p w14:paraId="67C6B0DB" w14:textId="77777777" w:rsidR="00E774D1" w:rsidRPr="00E774D1" w:rsidRDefault="00E774D1" w:rsidP="00E774D1">
      <w:pPr>
        <w:pStyle w:val="EndNoteBibliography"/>
        <w:ind w:left="720" w:hanging="720"/>
        <w:rPr>
          <w:noProof/>
        </w:rPr>
      </w:pPr>
      <w:r w:rsidRPr="00E774D1">
        <w:rPr>
          <w:noProof/>
        </w:rPr>
        <w:t>McDonald-Madden, E., Baxter, P.W., Fuller, R.A., Martin, T.G., Game, E.T., Montambault, J.</w:t>
      </w:r>
      <w:r w:rsidRPr="00E774D1">
        <w:rPr>
          <w:i/>
          <w:noProof/>
        </w:rPr>
        <w:t xml:space="preserve"> et al.</w:t>
      </w:r>
      <w:r w:rsidRPr="00E774D1">
        <w:rPr>
          <w:noProof/>
        </w:rPr>
        <w:t xml:space="preserve"> (2010). Monitoring does not always count. </w:t>
      </w:r>
      <w:r w:rsidRPr="00E774D1">
        <w:rPr>
          <w:i/>
          <w:noProof/>
        </w:rPr>
        <w:t>Trends in Ecology &amp; Evolution</w:t>
      </w:r>
      <w:r w:rsidRPr="00E774D1">
        <w:rPr>
          <w:noProof/>
        </w:rPr>
        <w:t>, 25, 547-550.</w:t>
      </w:r>
    </w:p>
    <w:p w14:paraId="403E649C" w14:textId="77777777" w:rsidR="00E774D1" w:rsidRPr="00E774D1" w:rsidRDefault="00E774D1" w:rsidP="00E774D1">
      <w:pPr>
        <w:pStyle w:val="EndNoteBibliography"/>
        <w:ind w:left="720" w:hanging="720"/>
        <w:rPr>
          <w:noProof/>
        </w:rPr>
      </w:pPr>
      <w:r w:rsidRPr="00E774D1">
        <w:rPr>
          <w:noProof/>
        </w:rPr>
        <w:t>18.</w:t>
      </w:r>
    </w:p>
    <w:p w14:paraId="759EDEC9" w14:textId="77777777" w:rsidR="00E774D1" w:rsidRPr="00E774D1" w:rsidRDefault="00E774D1" w:rsidP="00E774D1">
      <w:pPr>
        <w:pStyle w:val="EndNoteBibliography"/>
        <w:ind w:left="720" w:hanging="720"/>
        <w:rPr>
          <w:noProof/>
        </w:rPr>
      </w:pPr>
      <w:r w:rsidRPr="00E774D1">
        <w:rPr>
          <w:noProof/>
        </w:rPr>
        <w:t xml:space="preserve">Morris, W.F. &amp; Doak, D.F. (2002). Quantitative conservation biology. </w:t>
      </w:r>
      <w:r w:rsidRPr="00E774D1">
        <w:rPr>
          <w:i/>
          <w:noProof/>
        </w:rPr>
        <w:t>Sinauer, Sunderland, Massachusetts, USA</w:t>
      </w:r>
      <w:r w:rsidRPr="00E774D1">
        <w:rPr>
          <w:noProof/>
        </w:rPr>
        <w:t>.</w:t>
      </w:r>
    </w:p>
    <w:p w14:paraId="21E2BCBC" w14:textId="77777777" w:rsidR="00E774D1" w:rsidRPr="00E774D1" w:rsidRDefault="00E774D1" w:rsidP="00E774D1">
      <w:pPr>
        <w:pStyle w:val="EndNoteBibliography"/>
        <w:ind w:left="720" w:hanging="720"/>
        <w:rPr>
          <w:noProof/>
        </w:rPr>
      </w:pPr>
      <w:r w:rsidRPr="00E774D1">
        <w:rPr>
          <w:noProof/>
        </w:rPr>
        <w:t>19.</w:t>
      </w:r>
    </w:p>
    <w:p w14:paraId="786039D8" w14:textId="77777777" w:rsidR="00E774D1" w:rsidRPr="00E774D1" w:rsidRDefault="00E774D1" w:rsidP="00E774D1">
      <w:pPr>
        <w:pStyle w:val="EndNoteBibliography"/>
        <w:ind w:left="720" w:hanging="720"/>
        <w:rPr>
          <w:noProof/>
        </w:rPr>
      </w:pPr>
      <w:r w:rsidRPr="00E774D1">
        <w:rPr>
          <w:noProof/>
        </w:rPr>
        <w:t xml:space="preserve">Scheffer, M., Carpenter, S., Foley, J.A., Folke, C. &amp; Walker, B. (2001). Catastrophic shifts in ecosystems. </w:t>
      </w:r>
      <w:r w:rsidRPr="00E774D1">
        <w:rPr>
          <w:i/>
          <w:noProof/>
        </w:rPr>
        <w:t>Nature</w:t>
      </w:r>
      <w:r w:rsidRPr="00E774D1">
        <w:rPr>
          <w:noProof/>
        </w:rPr>
        <w:t>, 413, 591-596.</w:t>
      </w:r>
    </w:p>
    <w:p w14:paraId="4865FF9E" w14:textId="77777777" w:rsidR="00E774D1" w:rsidRPr="00E774D1" w:rsidRDefault="00E774D1" w:rsidP="00E774D1">
      <w:pPr>
        <w:pStyle w:val="EndNoteBibliography"/>
        <w:ind w:left="720" w:hanging="720"/>
        <w:rPr>
          <w:noProof/>
        </w:rPr>
      </w:pPr>
      <w:r w:rsidRPr="00E774D1">
        <w:rPr>
          <w:noProof/>
        </w:rPr>
        <w:t>20.</w:t>
      </w:r>
    </w:p>
    <w:p w14:paraId="36336881" w14:textId="77777777" w:rsidR="00E774D1" w:rsidRPr="00E774D1" w:rsidRDefault="00E774D1" w:rsidP="00E774D1">
      <w:pPr>
        <w:pStyle w:val="EndNoteBibliography"/>
        <w:ind w:left="720" w:hanging="720"/>
        <w:rPr>
          <w:noProof/>
        </w:rPr>
      </w:pPr>
      <w:r w:rsidRPr="00E774D1">
        <w:rPr>
          <w:noProof/>
        </w:rPr>
        <w:t>Schindler, D.E., Hilborn, R., Chasco, B., Boatright, C.P., Quinn, T.P., Rogers, L.A.</w:t>
      </w:r>
      <w:r w:rsidRPr="00E774D1">
        <w:rPr>
          <w:i/>
          <w:noProof/>
        </w:rPr>
        <w:t xml:space="preserve"> et al.</w:t>
      </w:r>
      <w:r w:rsidRPr="00E774D1">
        <w:rPr>
          <w:noProof/>
        </w:rPr>
        <w:t xml:space="preserve"> (2010). Population diversity and the portfolio effect in an exploited species. </w:t>
      </w:r>
      <w:r w:rsidRPr="00E774D1">
        <w:rPr>
          <w:i/>
          <w:noProof/>
        </w:rPr>
        <w:t>Nature</w:t>
      </w:r>
      <w:r w:rsidRPr="00E774D1">
        <w:rPr>
          <w:noProof/>
        </w:rPr>
        <w:t>, 465, 609-612.</w:t>
      </w:r>
    </w:p>
    <w:p w14:paraId="53AC4D46" w14:textId="77777777" w:rsidR="00E774D1" w:rsidRPr="00E774D1" w:rsidRDefault="00E774D1" w:rsidP="00E774D1">
      <w:pPr>
        <w:pStyle w:val="EndNoteBibliography"/>
        <w:ind w:left="720" w:hanging="720"/>
        <w:rPr>
          <w:noProof/>
        </w:rPr>
      </w:pPr>
      <w:r w:rsidRPr="00E774D1">
        <w:rPr>
          <w:noProof/>
        </w:rPr>
        <w:t>21.</w:t>
      </w:r>
    </w:p>
    <w:p w14:paraId="4404B415" w14:textId="77777777" w:rsidR="00E774D1" w:rsidRPr="00E774D1" w:rsidRDefault="00E774D1" w:rsidP="00E774D1">
      <w:pPr>
        <w:pStyle w:val="EndNoteBibliography"/>
        <w:ind w:left="720" w:hanging="720"/>
        <w:rPr>
          <w:noProof/>
        </w:rPr>
      </w:pPr>
      <w:r w:rsidRPr="00E774D1">
        <w:rPr>
          <w:noProof/>
        </w:rPr>
        <w:t xml:space="preserve">Schrank, W.E., Arnason, R. &amp; Hannesson, R. (2003). </w:t>
      </w:r>
      <w:r w:rsidRPr="00E774D1">
        <w:rPr>
          <w:i/>
          <w:noProof/>
        </w:rPr>
        <w:t>The cost of fisheries management</w:t>
      </w:r>
      <w:r w:rsidRPr="00E774D1">
        <w:rPr>
          <w:noProof/>
        </w:rPr>
        <w:t>. Gower Publishing, Ltd.</w:t>
      </w:r>
    </w:p>
    <w:p w14:paraId="7D0FFC3E" w14:textId="77777777" w:rsidR="00E774D1" w:rsidRPr="00E774D1" w:rsidRDefault="00E774D1" w:rsidP="00E774D1">
      <w:pPr>
        <w:pStyle w:val="EndNoteBibliography"/>
        <w:ind w:left="720" w:hanging="720"/>
        <w:rPr>
          <w:noProof/>
        </w:rPr>
      </w:pPr>
      <w:r w:rsidRPr="00E774D1">
        <w:rPr>
          <w:noProof/>
        </w:rPr>
        <w:t>22.</w:t>
      </w:r>
    </w:p>
    <w:p w14:paraId="72AED46A" w14:textId="77777777" w:rsidR="00E774D1" w:rsidRPr="00E774D1" w:rsidRDefault="00E774D1" w:rsidP="00E774D1">
      <w:pPr>
        <w:pStyle w:val="EndNoteBibliography"/>
        <w:ind w:left="720" w:hanging="720"/>
        <w:rPr>
          <w:noProof/>
        </w:rPr>
      </w:pPr>
      <w:r w:rsidRPr="00E774D1">
        <w:rPr>
          <w:noProof/>
        </w:rPr>
        <w:t>Selkoe, K.A., Blenckner, T., Caldwell, M.R., Crowder, L.B., Erickson, A.L., Essington, T.E.</w:t>
      </w:r>
      <w:r w:rsidRPr="00E774D1">
        <w:rPr>
          <w:i/>
          <w:noProof/>
        </w:rPr>
        <w:t xml:space="preserve"> et al.</w:t>
      </w:r>
      <w:r w:rsidRPr="00E774D1">
        <w:rPr>
          <w:noProof/>
        </w:rPr>
        <w:t xml:space="preserve"> (2015). Principles for managing marine ecosystems prone to tipping points. </w:t>
      </w:r>
      <w:r w:rsidRPr="00E774D1">
        <w:rPr>
          <w:i/>
          <w:noProof/>
        </w:rPr>
        <w:t>Ecosystem Health and Sustainability</w:t>
      </w:r>
      <w:r w:rsidRPr="00E774D1">
        <w:rPr>
          <w:noProof/>
        </w:rPr>
        <w:t>, 1, art17.</w:t>
      </w:r>
    </w:p>
    <w:p w14:paraId="038E18D3" w14:textId="77777777" w:rsidR="00E774D1" w:rsidRPr="00E774D1" w:rsidRDefault="00E774D1" w:rsidP="00E774D1">
      <w:pPr>
        <w:pStyle w:val="EndNoteBibliography"/>
        <w:ind w:left="720" w:hanging="720"/>
        <w:rPr>
          <w:noProof/>
        </w:rPr>
      </w:pPr>
      <w:r w:rsidRPr="00E774D1">
        <w:rPr>
          <w:noProof/>
        </w:rPr>
        <w:t>23.</w:t>
      </w:r>
    </w:p>
    <w:p w14:paraId="25B7E728" w14:textId="77777777" w:rsidR="00E774D1" w:rsidRPr="00E774D1" w:rsidRDefault="00E774D1" w:rsidP="00E774D1">
      <w:pPr>
        <w:pStyle w:val="EndNoteBibliography"/>
        <w:ind w:left="720" w:hanging="720"/>
        <w:rPr>
          <w:noProof/>
        </w:rPr>
      </w:pPr>
      <w:r w:rsidRPr="00E774D1">
        <w:rPr>
          <w:noProof/>
        </w:rPr>
        <w:t xml:space="preserve">Walters, C.J. &amp; Hilborn, R. (1978). Ecological optimization and adaptive management. </w:t>
      </w:r>
      <w:r w:rsidRPr="00E774D1">
        <w:rPr>
          <w:i/>
          <w:noProof/>
        </w:rPr>
        <w:t>Annual review of Ecology and Systematics</w:t>
      </w:r>
      <w:r w:rsidRPr="00E774D1">
        <w:rPr>
          <w:noProof/>
        </w:rPr>
        <w:t>, 157-188.</w:t>
      </w:r>
    </w:p>
    <w:p w14:paraId="3FADD14E" w14:textId="7D5AF6B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775BED48" w14:textId="7E68F289"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commentRangeStart w:id="14"/>
      <w:commentRangeStart w:id="15"/>
      <w:r w:rsidRPr="00E35113">
        <w:rPr>
          <w:rFonts w:ascii="Helvetica" w:hAnsi="Helvetica"/>
          <w:b/>
          <w:sz w:val="22"/>
          <w:szCs w:val="22"/>
        </w:rPr>
        <w:lastRenderedPageBreak/>
        <w:t xml:space="preserve">Figure </w:t>
      </w:r>
      <w:commentRangeEnd w:id="14"/>
      <w:r w:rsidR="007D3DCA">
        <w:rPr>
          <w:rStyle w:val="CommentReference"/>
        </w:rPr>
        <w:commentReference w:id="14"/>
      </w:r>
      <w:commentRangeEnd w:id="15"/>
      <w:r w:rsidR="0042004D">
        <w:rPr>
          <w:rStyle w:val="CommentReference"/>
        </w:rPr>
        <w:commentReference w:id="15"/>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41E66972"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wenty-year simulations across a range of monitoring investment (CV of true biomass) and maximum harvest rate (percentage of F</w:t>
      </w:r>
      <w:r w:rsidR="00A800CF" w:rsidRPr="000E2671">
        <w:rPr>
          <w:rFonts w:ascii="Helvetica" w:hAnsi="Helvetica"/>
          <w:sz w:val="22"/>
          <w:szCs w:val="22"/>
          <w:vertAlign w:val="subscript"/>
        </w:rPr>
        <w:t>msy</w:t>
      </w:r>
      <w:r w:rsidR="00A800CF" w:rsidRPr="00957F1F">
        <w:rPr>
          <w:rFonts w:ascii="Helvetica" w:hAnsi="Helvetica"/>
          <w:sz w:val="22"/>
          <w:szCs w:val="22"/>
        </w:rPr>
        <w:t xml:space="preserve"> - pF</w:t>
      </w:r>
      <w:r w:rsidR="00A800CF" w:rsidRPr="000E2671">
        <w:rPr>
          <w:rFonts w:ascii="Helvetica" w:hAnsi="Helvetica"/>
          <w:sz w:val="22"/>
          <w:szCs w:val="22"/>
          <w:vertAlign w:val="subscript"/>
        </w:rPr>
        <w:t>msy</w:t>
      </w:r>
      <w:r w:rsidR="00A800CF" w:rsidRPr="00957F1F">
        <w:rPr>
          <w:rFonts w:ascii="Helvetica" w:hAnsi="Helvetica"/>
          <w:sz w:val="22"/>
          <w:szCs w:val="22"/>
        </w:rPr>
        <w:t xml:space="preserve">). The maximum allowable CV 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p>
    <w:p w14:paraId="1C56C96E" w14:textId="39D87359" w:rsidR="00A800CF" w:rsidRPr="00957F1F" w:rsidRDefault="00A800CF" w:rsidP="000626DC">
      <w:pPr>
        <w:rPr>
          <w:rFonts w:ascii="Helvetica" w:hAnsi="Helvetica"/>
          <w:sz w:val="22"/>
          <w:szCs w:val="22"/>
        </w:rPr>
      </w:pPr>
    </w:p>
    <w:p w14:paraId="487A4F0A" w14:textId="6BB5204D" w:rsidR="00A800CF" w:rsidRPr="00957F1F" w:rsidRDefault="00275B00" w:rsidP="000626DC">
      <w:pPr>
        <w:rPr>
          <w:rFonts w:ascii="Helvetica" w:hAnsi="Helvetica"/>
          <w:sz w:val="22"/>
          <w:szCs w:val="22"/>
        </w:rPr>
      </w:pPr>
      <w:r>
        <w:rPr>
          <w:rFonts w:ascii="Helvetica" w:hAnsi="Helvetica"/>
          <w:noProof/>
          <w:sz w:val="22"/>
          <w:szCs w:val="22"/>
          <w:lang w:eastAsia="en-US"/>
        </w:rPr>
        <w:drawing>
          <wp:inline distT="0" distB="0" distL="0" distR="0" wp14:anchorId="6A7B19D5" wp14:editId="3F6A0847">
            <wp:extent cx="5804535" cy="4292360"/>
            <wp:effectExtent l="0" t="0" r="12065" b="0"/>
            <wp:docPr id="2" name="Picture 2" descr="../Code/Figures/Fig4_P_Tip_Fmsy_CV/Risk_Profile_Smooth_v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de/Figures/Fig4_P_Tip_Fmsy_CV/Risk_Profile_Smooth_v2.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5604" cy="4307940"/>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538587D2"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4</w:t>
      </w:r>
      <w:r w:rsidR="002E294D" w:rsidRPr="00957F1F">
        <w:rPr>
          <w:rFonts w:ascii="Helvetica" w:hAnsi="Helvetica"/>
          <w:sz w:val="22"/>
          <w:szCs w:val="22"/>
        </w:rPr>
        <w:t xml:space="preserve"> </w:t>
      </w:r>
      <w:commentRangeStart w:id="17"/>
      <w:r w:rsidR="002540BB" w:rsidRPr="00957F1F">
        <w:rPr>
          <w:rFonts w:ascii="Helvetica" w:hAnsi="Helvetica"/>
          <w:sz w:val="22"/>
          <w:szCs w:val="22"/>
        </w:rPr>
        <w:t>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17"/>
      <w:r w:rsidR="0073410C">
        <w:rPr>
          <w:rStyle w:val="CommentReference"/>
        </w:rPr>
        <w:commentReference w:id="17"/>
      </w:r>
      <w:r w:rsidR="00560B7C">
        <w:rPr>
          <w:rFonts w:ascii="Helvetica" w:hAnsi="Helvetica"/>
          <w:sz w:val="22"/>
          <w:szCs w:val="22"/>
        </w:rPr>
        <w:t xml:space="preserve"> (A)</w:t>
      </w:r>
      <w:r w:rsidR="003A5CF9" w:rsidRPr="00957F1F">
        <w:rPr>
          <w:rFonts w:ascii="Helvetica" w:hAnsi="Helvetica"/>
          <w:sz w:val="22"/>
          <w:szCs w:val="22"/>
        </w:rPr>
        <w:t>)</w:t>
      </w:r>
      <w:r w:rsidR="00DB6F5F" w:rsidRPr="00957F1F">
        <w:rPr>
          <w:rFonts w:ascii="Helvetica" w:hAnsi="Helvetica"/>
          <w:sz w:val="22"/>
          <w:szCs w:val="22"/>
        </w:rPr>
        <w:t xml:space="preserve"> </w:t>
      </w:r>
      <w:r w:rsidR="002716AB">
        <w:rPr>
          <w:rFonts w:ascii="Helvetica" w:hAnsi="Helvetica"/>
          <w:sz w:val="22"/>
          <w:szCs w:val="22"/>
        </w:rPr>
        <w:t>and c</w:t>
      </w:r>
      <w:r w:rsidR="002716AB" w:rsidRPr="00957F1F">
        <w:rPr>
          <w:rFonts w:ascii="Helvetica" w:hAnsi="Helvetica"/>
          <w:sz w:val="22"/>
          <w:szCs w:val="22"/>
        </w:rPr>
        <w:t>ost</w:t>
      </w:r>
      <w:r w:rsidR="002716AB">
        <w:rPr>
          <w:rFonts w:ascii="Helvetica" w:hAnsi="Helvetica"/>
          <w:sz w:val="22"/>
          <w:szCs w:val="22"/>
        </w:rPr>
        <w:t>s</w:t>
      </w:r>
      <w:r w:rsidR="002716AB" w:rsidRPr="00957F1F">
        <w:rPr>
          <w:rFonts w:ascii="Helvetica" w:hAnsi="Helvetica"/>
          <w:sz w:val="22"/>
          <w:szCs w:val="22"/>
        </w:rPr>
        <w:t xml:space="preserve"> (monitoring </w:t>
      </w:r>
      <w:r w:rsidR="00560B7C">
        <w:rPr>
          <w:rFonts w:ascii="Helvetica" w:hAnsi="Helvetica"/>
          <w:sz w:val="22"/>
          <w:szCs w:val="22"/>
        </w:rPr>
        <w:t xml:space="preserve">(B) </w:t>
      </w:r>
      <w:r w:rsidR="002716AB" w:rsidRPr="00957F1F">
        <w:rPr>
          <w:rFonts w:ascii="Helvetica" w:hAnsi="Helvetica"/>
          <w:sz w:val="22"/>
          <w:szCs w:val="22"/>
        </w:rPr>
        <w:t>and probability of tipping</w:t>
      </w:r>
      <w:r w:rsidR="00560B7C">
        <w:rPr>
          <w:rFonts w:ascii="Helvetica" w:hAnsi="Helvetica"/>
          <w:sz w:val="22"/>
          <w:szCs w:val="22"/>
        </w:rPr>
        <w:t xml:space="preserve"> (C)</w:t>
      </w:r>
      <w:r w:rsidR="002716AB" w:rsidRPr="00957F1F">
        <w:rPr>
          <w:rFonts w:ascii="Helvetica" w:hAnsi="Helvetica"/>
          <w:sz w:val="22"/>
          <w:szCs w:val="22"/>
        </w:rPr>
        <w:t xml:space="preserve">) </w:t>
      </w:r>
      <w:r w:rsidR="00DB6F5F" w:rsidRPr="00957F1F">
        <w:rPr>
          <w:rFonts w:ascii="Helvetica" w:hAnsi="Helvetica"/>
          <w:sz w:val="22"/>
          <w:szCs w:val="22"/>
        </w:rPr>
        <w:t xml:space="preserve">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r w:rsidR="00B76023">
        <w:rPr>
          <w:rFonts w:ascii="Helvetica" w:hAnsi="Helvetica"/>
          <w:sz w:val="22"/>
          <w:szCs w:val="22"/>
        </w:rPr>
        <w:t>monitoring</w:t>
      </w:r>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r w:rsidR="002716AB">
        <w:rPr>
          <w:rFonts w:ascii="Helvetica" w:hAnsi="Helvetica"/>
          <w:sz w:val="22"/>
          <w:szCs w:val="22"/>
        </w:rPr>
        <w:t xml:space="preserve">Monitoring costs are assumed to increase linearly with a decrease in CV. </w:t>
      </w:r>
    </w:p>
    <w:p w14:paraId="63E4E7EC" w14:textId="0355A9D5" w:rsidR="00091253" w:rsidRPr="00957F1F" w:rsidRDefault="00560B7C">
      <w:pPr>
        <w:rPr>
          <w:rFonts w:ascii="Helvetica" w:hAnsi="Helvetica"/>
          <w:b/>
          <w:sz w:val="22"/>
          <w:szCs w:val="22"/>
        </w:rPr>
      </w:pPr>
      <w:r>
        <w:rPr>
          <w:rFonts w:ascii="Helvetica" w:hAnsi="Helvetica"/>
          <w:b/>
          <w:noProof/>
          <w:sz w:val="22"/>
          <w:szCs w:val="22"/>
          <w:lang w:eastAsia="en-US"/>
        </w:rPr>
        <w:drawing>
          <wp:inline distT="0" distB="0" distL="0" distR="0" wp14:anchorId="1C0306BC" wp14:editId="4D5B605A">
            <wp:extent cx="3061335" cy="6400479"/>
            <wp:effectExtent l="0" t="0" r="0" b="0"/>
            <wp:docPr id="6" name="Picture 6" descr="../Code/Figures/Fig4_PrecautionaryBuffer/Fig4_cost_beneif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de/Figures/Fig4_PrecautionaryBuffer/Fig4_cost_beneif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1169" cy="6421039"/>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22F527D7" w14:textId="569D6C11" w:rsidR="00A0237B" w:rsidRDefault="00A90388" w:rsidP="006825A4">
      <w:pPr>
        <w:rPr>
          <w:rFonts w:ascii="Helvetica" w:hAnsi="Helvetica"/>
          <w:b/>
          <w:sz w:val="22"/>
          <w:szCs w:val="22"/>
        </w:rPr>
      </w:pPr>
      <w:r w:rsidRPr="004F63A4">
        <w:rPr>
          <w:rFonts w:ascii="Helvetica" w:hAnsi="Helvetica"/>
          <w:b/>
          <w:sz w:val="22"/>
          <w:szCs w:val="22"/>
        </w:rPr>
        <w:lastRenderedPageBreak/>
        <w:t xml:space="preserve">Figure </w:t>
      </w:r>
      <w:r w:rsidR="007405BF">
        <w:rPr>
          <w:rFonts w:ascii="Helvetica" w:hAnsi="Helvetica"/>
          <w:b/>
          <w:sz w:val="22"/>
          <w:szCs w:val="22"/>
        </w:rPr>
        <w:t>5</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77777777" w:rsidR="00A67FE0" w:rsidRDefault="00A67FE0" w:rsidP="00783ACA">
      <w:pPr>
        <w:rPr>
          <w:rFonts w:ascii="Helvetica" w:hAnsi="Helvetica"/>
          <w:b/>
          <w:sz w:val="22"/>
          <w:szCs w:val="22"/>
        </w:rPr>
      </w:pPr>
    </w:p>
    <w:p w14:paraId="0FDD2871" w14:textId="4A31438B" w:rsidR="00783ACA" w:rsidRDefault="0015330E" w:rsidP="002D7AB2">
      <w:pPr>
        <w:rPr>
          <w:rFonts w:ascii="Helvetica" w:hAnsi="Helvetica"/>
          <w:b/>
          <w:sz w:val="22"/>
          <w:szCs w:val="22"/>
        </w:rPr>
      </w:pPr>
      <w:r>
        <w:rPr>
          <w:rFonts w:ascii="Helvetica" w:hAnsi="Helvetica"/>
          <w:b/>
          <w:noProof/>
          <w:sz w:val="22"/>
          <w:szCs w:val="22"/>
          <w:lang w:eastAsia="en-US"/>
        </w:rPr>
        <w:drawing>
          <wp:inline distT="0" distB="0" distL="0" distR="0" wp14:anchorId="4E3A2888" wp14:editId="10A94E65">
            <wp:extent cx="5590540" cy="4014470"/>
            <wp:effectExtent l="0" t="0" r="0" b="0"/>
            <wp:docPr id="3" name="Picture 3" descr="../Code/Figures/Fig5_buffer/Fig5_ValueRati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5_buffer/Fig5_ValueRatio.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0540" cy="4014470"/>
                    </a:xfrm>
                    <a:prstGeom prst="rect">
                      <a:avLst/>
                    </a:prstGeom>
                    <a:noFill/>
                    <a:ln>
                      <a:noFill/>
                    </a:ln>
                  </pic:spPr>
                </pic:pic>
              </a:graphicData>
            </a:graphic>
          </wp:inline>
        </w:drawing>
      </w: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rian Stier" w:date="2015-12-18T10:36:00Z" w:initials="AS">
    <w:p w14:paraId="6DCAB115" w14:textId="77777777" w:rsidR="00EC73AF" w:rsidRDefault="00EC73AF" w:rsidP="00BF38F4">
      <w:pPr>
        <w:rPr>
          <w:rFonts w:ascii="Helvetica" w:hAnsi="Helvetica"/>
          <w:sz w:val="22"/>
          <w:szCs w:val="22"/>
        </w:rPr>
      </w:pPr>
      <w:r>
        <w:rPr>
          <w:rStyle w:val="CommentReference"/>
        </w:rPr>
        <w:annotationRef/>
      </w:r>
    </w:p>
    <w:p w14:paraId="3B323FF5" w14:textId="6A5724B8" w:rsidR="00EC73AF" w:rsidRPr="00BF38F4" w:rsidRDefault="00EC73AF"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EC73AF" w:rsidRDefault="00EC73AF" w:rsidP="00BF38F4">
      <w:pPr>
        <w:rPr>
          <w:rFonts w:ascii="Helvetica" w:hAnsi="Helvetica"/>
          <w:sz w:val="22"/>
          <w:szCs w:val="22"/>
        </w:rPr>
      </w:pPr>
    </w:p>
    <w:p w14:paraId="44B0698A" w14:textId="13F86473" w:rsidR="00EC73AF" w:rsidRPr="00BF38F4" w:rsidRDefault="00EC73AF"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EC73AF" w:rsidRPr="00BF38F4" w:rsidRDefault="00EC73AF" w:rsidP="00BF38F4">
      <w:pPr>
        <w:outlineLvl w:val="0"/>
        <w:rPr>
          <w:rFonts w:ascii="Helvetica" w:hAnsi="Helvetica" w:cs="Times New Roman"/>
          <w:bCs/>
          <w:sz w:val="22"/>
          <w:szCs w:val="22"/>
        </w:rPr>
      </w:pPr>
    </w:p>
    <w:p w14:paraId="719A3356" w14:textId="77777777" w:rsidR="00EC73AF" w:rsidRPr="00BF38F4" w:rsidRDefault="00EC73AF"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EC73AF" w:rsidRPr="00BF38F4" w:rsidRDefault="00EC73AF" w:rsidP="00BF38F4">
      <w:pPr>
        <w:pStyle w:val="CommentText"/>
        <w:rPr>
          <w:rFonts w:ascii="Helvetica" w:hAnsi="Helvetica"/>
          <w:sz w:val="22"/>
          <w:szCs w:val="22"/>
        </w:rPr>
      </w:pPr>
    </w:p>
    <w:p w14:paraId="5FABC348" w14:textId="77777777" w:rsidR="00EC73AF" w:rsidRPr="00BF38F4" w:rsidRDefault="00EC73AF"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EC73AF" w:rsidRPr="00BF38F4" w:rsidRDefault="00EC73AF" w:rsidP="00BF38F4">
      <w:pPr>
        <w:pStyle w:val="CommentText"/>
        <w:rPr>
          <w:rFonts w:ascii="Helvetica" w:hAnsi="Helvetica"/>
          <w:sz w:val="22"/>
          <w:szCs w:val="22"/>
        </w:rPr>
      </w:pPr>
    </w:p>
    <w:p w14:paraId="63CD80C2" w14:textId="77777777" w:rsidR="00EC73AF" w:rsidRPr="00BF38F4" w:rsidRDefault="00EC73AF"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EC73AF" w:rsidRPr="00BF38F4" w:rsidRDefault="00EC73AF" w:rsidP="00BF38F4">
      <w:pPr>
        <w:outlineLvl w:val="0"/>
        <w:rPr>
          <w:rFonts w:ascii="Helvetica" w:hAnsi="Helvetica"/>
          <w:sz w:val="22"/>
          <w:szCs w:val="22"/>
        </w:rPr>
      </w:pPr>
    </w:p>
    <w:p w14:paraId="474644D0" w14:textId="77777777" w:rsidR="00EC73AF" w:rsidRPr="00BF38F4" w:rsidRDefault="00EC73AF"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EC73AF" w:rsidRDefault="00EC73AF">
      <w:pPr>
        <w:pStyle w:val="CommentText"/>
      </w:pPr>
    </w:p>
  </w:comment>
  <w:comment w:id="1" w:author="Timothy Essington" w:date="2016-06-07T14:09:00Z" w:initials="TE">
    <w:p w14:paraId="1508A468" w14:textId="77777777" w:rsidR="00EC73AF" w:rsidRDefault="00EC73AF" w:rsidP="008F57EE">
      <w:pPr>
        <w:pStyle w:val="CommentText"/>
      </w:pPr>
      <w:r>
        <w:rPr>
          <w:rStyle w:val="CommentReference"/>
        </w:rPr>
        <w:annotationRef/>
      </w:r>
      <w:r>
        <w:t>My guess is that someone will note that the thresholds here in fisheries and those in the context of population restructuring are very different.  In US at least, the lower biomass limit is though to be were recruitment becomes impaired, not when it crosses a threshold where systems reorganize.  Just need to be careful in the use of language</w:t>
      </w:r>
    </w:p>
  </w:comment>
  <w:comment w:id="2" w:author="Timothy Essington" w:date="2016-01-19T11:39:00Z" w:initials="TE">
    <w:p w14:paraId="70061314" w14:textId="77777777" w:rsidR="00EC73AF" w:rsidRDefault="00EC73AF">
      <w:pPr>
        <w:pStyle w:val="CommentText"/>
      </w:pPr>
      <w:r>
        <w:rPr>
          <w:rStyle w:val="CommentReference"/>
        </w:rPr>
        <w:annotationRef/>
      </w:r>
      <w:r>
        <w:t xml:space="preserve">Is the error autocorrelated?  If not, that should be included as a new scenario / dimension.  </w:t>
      </w:r>
    </w:p>
    <w:p w14:paraId="3416D35D" w14:textId="77777777" w:rsidR="00EC73AF" w:rsidRDefault="00EC73AF">
      <w:pPr>
        <w:pStyle w:val="CommentText"/>
      </w:pPr>
    </w:p>
    <w:p w14:paraId="6AB75C3E" w14:textId="685BE6FD" w:rsidR="00EC73AF" w:rsidRDefault="00EC73AF">
      <w:pPr>
        <w:pStyle w:val="CommentText"/>
      </w:pPr>
      <w:r w:rsidRPr="00B75DF6">
        <w:rPr>
          <w:b/>
        </w:rPr>
        <w:t>AS:</w:t>
      </w:r>
      <w:r>
        <w:t xml:space="preserve"> No, it’s not. I think we can wait for reviews to fix this if it comes up. I Don’t think it will change the qualitative answer, but maybe I’m not thinking clearly about it.   </w:t>
      </w:r>
    </w:p>
  </w:comment>
  <w:comment w:id="3" w:author="Timothy Essington" w:date="2015-11-09T17:10:00Z" w:initials="TE">
    <w:p w14:paraId="175A9EFA" w14:textId="77777777" w:rsidR="00EC73AF" w:rsidRDefault="00EC73AF">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EC73AF" w:rsidRDefault="00EC73AF">
      <w:pPr>
        <w:pStyle w:val="CommentText"/>
      </w:pPr>
    </w:p>
    <w:p w14:paraId="0E8A3793" w14:textId="77777777" w:rsidR="00EC73AF" w:rsidRDefault="00EC73AF">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4" w:author="Adrian Stier" w:date="2016-10-18T17:51:00Z" w:initials="AS">
    <w:p w14:paraId="0E9325D0" w14:textId="40101770" w:rsidR="00EC73AF" w:rsidRDefault="00EC73AF">
      <w:pPr>
        <w:pStyle w:val="CommentText"/>
      </w:pPr>
      <w:r>
        <w:rPr>
          <w:rStyle w:val="CommentReference"/>
        </w:rPr>
        <w:annotationRef/>
      </w:r>
      <w:r>
        <w:t>Reference supplement</w:t>
      </w:r>
    </w:p>
  </w:comment>
  <w:comment w:id="5" w:author="Phillip Levin" w:date="2016-02-04T17:50:00Z" w:initials="LP">
    <w:p w14:paraId="7692C26C" w14:textId="187A7297" w:rsidR="00EC73AF" w:rsidRDefault="00EC73AF">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6" w:author="Ben Halpern" w:date="2015-11-09T16:45:00Z" w:initials="BH">
    <w:p w14:paraId="5A39CAF1" w14:textId="77777777" w:rsidR="00EC73AF" w:rsidRDefault="00EC73AF">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EC73AF" w:rsidRDefault="00EC73AF">
      <w:pPr>
        <w:pStyle w:val="CommentText"/>
      </w:pPr>
    </w:p>
    <w:p w14:paraId="773F4C70" w14:textId="2D81DD15" w:rsidR="00EC73AF" w:rsidRDefault="00EC73AF">
      <w:pPr>
        <w:pStyle w:val="CommentText"/>
      </w:pPr>
      <w:r w:rsidRPr="00331440">
        <w:rPr>
          <w:b/>
        </w:rPr>
        <w:t>AS</w:t>
      </w:r>
      <w:r>
        <w:t xml:space="preserve">: I’m still stumped on how to describe this relationship effectively. We’re making up prices, so I’m feeling wary of subtraction, but perhaps the ratio is okay to explore. I’d love some feedback on this. </w:t>
      </w:r>
    </w:p>
  </w:comment>
  <w:comment w:id="7" w:author="Phillip Levin" w:date="2016-02-04T17:53:00Z" w:initials="LP">
    <w:p w14:paraId="47554831" w14:textId="5361BECE" w:rsidR="00EC73AF" w:rsidRDefault="00EC73AF">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comment>
  <w:comment w:id="8" w:author="Ben Halpern" w:date="2015-11-17T09:14:00Z" w:initials="BH">
    <w:p w14:paraId="511F8461" w14:textId="77777777" w:rsidR="00EC73AF" w:rsidRDefault="00EC73AF" w:rsidP="00F82FC2">
      <w:pPr>
        <w:pStyle w:val="CommentText"/>
      </w:pPr>
      <w:r>
        <w:rPr>
          <w:rStyle w:val="CommentReference"/>
        </w:rPr>
        <w:annotationRef/>
      </w:r>
      <w:r>
        <w:t>As stated this seems an obvious outcome – but maybe the obvious needs to be stated?</w:t>
      </w:r>
    </w:p>
    <w:p w14:paraId="41264E50" w14:textId="77777777" w:rsidR="00EC73AF" w:rsidRDefault="00EC73AF" w:rsidP="00F82FC2">
      <w:pPr>
        <w:pStyle w:val="CommentText"/>
      </w:pPr>
    </w:p>
    <w:p w14:paraId="75971B11" w14:textId="77777777" w:rsidR="00EC73AF" w:rsidRDefault="00EC73AF" w:rsidP="00F82FC2">
      <w:pPr>
        <w:pStyle w:val="CommentText"/>
      </w:pPr>
      <w:r w:rsidRPr="00CC3AF9">
        <w:rPr>
          <w:b/>
        </w:rPr>
        <w:t>AS</w:t>
      </w:r>
      <w:r>
        <w:t xml:space="preserve">: I think it’s intuitive but I also think it’s important to make sure everyone is on the same page. </w:t>
      </w:r>
    </w:p>
  </w:comment>
  <w:comment w:id="9" w:author="Phillip Levin" w:date="2016-02-05T10:06:00Z" w:initials="LP">
    <w:p w14:paraId="01EFAE78" w14:textId="6AB6400A" w:rsidR="00EC73AF" w:rsidRDefault="00EC73AF">
      <w:pPr>
        <w:pStyle w:val="CommentText"/>
      </w:pPr>
      <w:r>
        <w:rPr>
          <w:rStyle w:val="CommentReference"/>
        </w:rPr>
        <w:annotationRef/>
      </w:r>
      <w:r>
        <w:t>Why 20</w:t>
      </w:r>
    </w:p>
  </w:comment>
  <w:comment w:id="10" w:author="Phillip Levin" w:date="2016-02-05T10:27:00Z" w:initials="LP">
    <w:p w14:paraId="5636BC3E" w14:textId="10F99C51" w:rsidR="00EC73AF" w:rsidRDefault="00EC73AF">
      <w:pPr>
        <w:pStyle w:val="CommentText"/>
      </w:pPr>
      <w:r w:rsidRPr="00B31650">
        <w:rPr>
          <w:rStyle w:val="CommentReference"/>
          <w:highlight w:val="yellow"/>
        </w:rPr>
        <w:annotationRef/>
      </w:r>
      <w:r w:rsidRPr="00B31650">
        <w:rPr>
          <w:highlight w:val="yellow"/>
        </w:rPr>
        <w:t>I don’t like this figure – this is the “obvious” resulting from Ben’s comment above.  But, the figure doesn’t show it clearly.  X axis should show proximity to the tipping point.  Y should be return on investment.   I should see returns go up as I approach the tipping point.</w:t>
      </w:r>
      <w:r>
        <w:t xml:space="preserve">  </w:t>
      </w:r>
    </w:p>
  </w:comment>
  <w:comment w:id="12" w:author="Anne Salomon" w:date="2016-01-19T11:40:00Z" w:initials="AS">
    <w:p w14:paraId="47BA8F2A" w14:textId="77777777" w:rsidR="00EC73AF" w:rsidRDefault="00EC73AF" w:rsidP="00F9071C">
      <w:pPr>
        <w:pStyle w:val="CommentText"/>
      </w:pPr>
      <w:r>
        <w:rPr>
          <w:rStyle w:val="CommentReference"/>
        </w:rPr>
        <w:annotationRef/>
      </w:r>
      <w:r>
        <w:t>We’ll need to find a good set of references for this example. I’ll see what I can dig up.</w:t>
      </w:r>
    </w:p>
    <w:p w14:paraId="27C05F66" w14:textId="77777777" w:rsidR="00EC73AF" w:rsidRDefault="00EC73AF" w:rsidP="00F9071C">
      <w:pPr>
        <w:pStyle w:val="CommentText"/>
      </w:pPr>
    </w:p>
    <w:p w14:paraId="632EE88E" w14:textId="0A2F5634" w:rsidR="00EC73AF" w:rsidRPr="00FD69FF" w:rsidRDefault="00EC73AF" w:rsidP="00FD69FF">
      <w:pPr>
        <w:rPr>
          <w:rFonts w:ascii="Times" w:eastAsia="Times New Roman" w:hAnsi="Times" w:cs="Times New Roman"/>
          <w:sz w:val="20"/>
          <w:szCs w:val="20"/>
          <w:lang w:eastAsia="en-US"/>
        </w:rPr>
      </w:pPr>
      <w:r>
        <w:t xml:space="preserve">AS: Yup. And it’s more complicated because of the Larocque decision, baring fish for science strategies.  </w:t>
      </w:r>
    </w:p>
    <w:p w14:paraId="1A18A692" w14:textId="24DA3BA5" w:rsidR="00EC73AF" w:rsidRDefault="00EC73AF" w:rsidP="00F9071C">
      <w:pPr>
        <w:pStyle w:val="CommentText"/>
      </w:pPr>
      <w:r>
        <w:t xml:space="preserve">decision </w:t>
      </w:r>
    </w:p>
    <w:p w14:paraId="193617B8" w14:textId="77777777" w:rsidR="00EC73AF" w:rsidRDefault="00EC73AF" w:rsidP="00F9071C">
      <w:pPr>
        <w:pStyle w:val="CommentText"/>
      </w:pPr>
    </w:p>
    <w:p w14:paraId="4B38B4BA" w14:textId="3BCFE1F0" w:rsidR="00EC73AF" w:rsidRDefault="00EC73AF" w:rsidP="00F9071C">
      <w:pPr>
        <w:pStyle w:val="CommentText"/>
      </w:pPr>
      <w:r w:rsidRPr="00EC660C">
        <w:t>http://www.dfo-mpo.gc.ca/fm-gp/policies-politiques/fish-allocation-finance-poisson-eng.htm</w:t>
      </w:r>
    </w:p>
  </w:comment>
  <w:comment w:id="14" w:author="Adrian Stier" w:date="2016-05-02T17:20:00Z" w:initials="AS">
    <w:p w14:paraId="6786EA38" w14:textId="3420F873" w:rsidR="00EC73AF" w:rsidRDefault="00EC73AF" w:rsidP="007D3DCA">
      <w:pPr>
        <w:pStyle w:val="CommentText"/>
      </w:pPr>
      <w:r>
        <w:rPr>
          <w:rStyle w:val="CommentReference"/>
        </w:rPr>
        <w:annotationRef/>
      </w:r>
      <w:r w:rsidRPr="00B76023">
        <w:rPr>
          <w:b/>
          <w:highlight w:val="yellow"/>
        </w:rPr>
        <w:t>PL:</w:t>
      </w:r>
      <w:r>
        <w:rPr>
          <w:highlight w:val="yellow"/>
        </w:rPr>
        <w:t xml:space="preserve"> </w:t>
      </w:r>
      <w:r w:rsidRPr="00B31650">
        <w:rPr>
          <w:rStyle w:val="CommentReference"/>
          <w:highlight w:val="yellow"/>
        </w:rPr>
        <w:annotationRef/>
      </w:r>
      <w:r w:rsidRPr="00B31650">
        <w:rPr>
          <w:highlight w:val="yellow"/>
        </w:rPr>
        <w:t xml:space="preserve">I don’t like this figure – this is the “obvious” resulting from Ben’s comment above.  But, the figure doesn’t show it clearly.  X </w:t>
      </w:r>
      <w:r>
        <w:rPr>
          <w:highlight w:val="yellow"/>
        </w:rPr>
        <w:t xml:space="preserve"> </w:t>
      </w:r>
      <w:r w:rsidRPr="00B31650">
        <w:rPr>
          <w:highlight w:val="yellow"/>
        </w:rPr>
        <w:t>axis should show proximity to the tipping point.  Y should be return on investment.   I should see returns go up as I approach the tipping point.</w:t>
      </w:r>
      <w:r>
        <w:t xml:space="preserve">  </w:t>
      </w:r>
    </w:p>
    <w:p w14:paraId="0344BA13" w14:textId="7EA32BDD" w:rsidR="00EC73AF" w:rsidRDefault="00EC73AF">
      <w:pPr>
        <w:pStyle w:val="CommentText"/>
      </w:pPr>
    </w:p>
  </w:comment>
  <w:comment w:id="15" w:author="Adrian Stier" w:date="2016-11-03T09:55:00Z" w:initials="AS">
    <w:p w14:paraId="3C17A928" w14:textId="457D338C" w:rsidR="0042004D" w:rsidRDefault="0042004D">
      <w:pPr>
        <w:pStyle w:val="CommentText"/>
      </w:pPr>
      <w:r>
        <w:rPr>
          <w:rStyle w:val="CommentReference"/>
        </w:rPr>
        <w:annotationRef/>
      </w:r>
      <w:r>
        <w:t xml:space="preserve">Okay I’ve changed it up a bit, how’s this? </w:t>
      </w:r>
    </w:p>
    <w:p w14:paraId="70B0B0D8" w14:textId="77777777" w:rsidR="0042004D" w:rsidRDefault="0042004D">
      <w:pPr>
        <w:pStyle w:val="CommentText"/>
      </w:pPr>
      <w:bookmarkStart w:id="16" w:name="_GoBack"/>
      <w:bookmarkEnd w:id="16"/>
    </w:p>
  </w:comment>
  <w:comment w:id="17" w:author="Crow White" w:date="2015-12-16T14:54:00Z" w:initials="CW">
    <w:p w14:paraId="5070E346" w14:textId="4955A07A" w:rsidR="00EC73AF" w:rsidRDefault="00EC73AF">
      <w:pPr>
        <w:pStyle w:val="CommentText"/>
      </w:pPr>
      <w:r>
        <w:rPr>
          <w:rStyle w:val="CommentReference"/>
        </w:rPr>
        <w:annotationRef/>
      </w:r>
      <w:r>
        <w:t>I suggest spelling out NPV in panel 1, and spelling out Probability of Tipping in panel 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1508A468" w15:done="0"/>
  <w15:commentEx w15:paraId="6AB75C3E" w15:done="0"/>
  <w15:commentEx w15:paraId="0E8A3793" w15:done="0"/>
  <w15:commentEx w15:paraId="0E9325D0" w15:done="0"/>
  <w15:commentEx w15:paraId="7692C26C" w15:done="0"/>
  <w15:commentEx w15:paraId="773F4C70" w15:done="0"/>
  <w15:commentEx w15:paraId="47554831" w15:done="0"/>
  <w15:commentEx w15:paraId="75971B11" w15:done="0"/>
  <w15:commentEx w15:paraId="01EFAE78" w15:done="0"/>
  <w15:commentEx w15:paraId="5636BC3E" w15:done="0"/>
  <w15:commentEx w15:paraId="4B38B4BA" w15:done="0"/>
  <w15:commentEx w15:paraId="0344BA13" w15:done="0"/>
  <w15:commentEx w15:paraId="70B0B0D8" w15:paraIdParent="0344BA13" w15:done="0"/>
  <w15:commentEx w15:paraId="5070E34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3A6DE6" w14:textId="77777777" w:rsidR="00805A26" w:rsidRDefault="00805A26" w:rsidP="00135D5C">
      <w:r>
        <w:separator/>
      </w:r>
    </w:p>
  </w:endnote>
  <w:endnote w:type="continuationSeparator" w:id="0">
    <w:p w14:paraId="39D8A8E3" w14:textId="77777777" w:rsidR="00805A26" w:rsidRDefault="00805A26"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ff3">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FCF570" w14:textId="77777777" w:rsidR="00805A26" w:rsidRDefault="00805A26" w:rsidP="00135D5C">
      <w:r>
        <w:separator/>
      </w:r>
    </w:p>
  </w:footnote>
  <w:footnote w:type="continuationSeparator" w:id="0">
    <w:p w14:paraId="5CECBE06" w14:textId="77777777" w:rsidR="00805A26" w:rsidRDefault="00805A26"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1"/>
  </w:num>
  <w:num w:numId="4">
    <w:abstractNumId w:val="4"/>
  </w:num>
  <w:num w:numId="5">
    <w:abstractNumId w:val="10"/>
  </w:num>
  <w:num w:numId="6">
    <w:abstractNumId w:val="7"/>
  </w:num>
  <w:num w:numId="7">
    <w:abstractNumId w:val="13"/>
  </w:num>
  <w:num w:numId="8">
    <w:abstractNumId w:val="12"/>
  </w:num>
  <w:num w:numId="9">
    <w:abstractNumId w:val="14"/>
  </w:num>
  <w:num w:numId="10">
    <w:abstractNumId w:val="9"/>
  </w:num>
  <w:num w:numId="11">
    <w:abstractNumId w:val="2"/>
  </w:num>
  <w:num w:numId="12">
    <w:abstractNumId w:val="15"/>
  </w:num>
  <w:num w:numId="13">
    <w:abstractNumId w:val="5"/>
  </w:num>
  <w:num w:numId="14">
    <w:abstractNumId w:val="6"/>
    <w:lvlOverride w:ilvl="0">
      <w:startOverride w:val="1"/>
    </w:lvlOverride>
  </w:num>
  <w:num w:numId="15">
    <w:abstractNumId w:val="11"/>
  </w:num>
  <w:num w:numId="16">
    <w:abstractNumId w:val="3"/>
  </w:num>
  <w:num w:numId="17">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7947&lt;/item&gt;&lt;item&gt;8002&lt;/item&gt;&lt;item&gt;8026&lt;/item&gt;&lt;item&gt;8048&lt;/item&gt;&lt;item&gt;8077&lt;/item&gt;&lt;item&gt;8126&lt;/item&gt;&lt;item&gt;8128&lt;/item&gt;&lt;item&gt;8132&lt;/item&gt;&lt;item&gt;8141&lt;/item&gt;&lt;item&gt;8143&lt;/item&gt;&lt;item&gt;8167&lt;/item&gt;&lt;item&gt;8170&lt;/item&gt;&lt;item&gt;8190&lt;/item&gt;&lt;item&gt;8191&lt;/item&gt;&lt;item&gt;8199&lt;/item&gt;&lt;item&gt;8293&lt;/item&gt;&lt;item&gt;8370&lt;/item&gt;&lt;item&gt;8543&lt;/item&gt;&lt;item&gt;8544&lt;/item&gt;&lt;item&gt;8545&lt;/item&gt;&lt;/record-ids&gt;&lt;/item&gt;&lt;/Libraries&gt;"/>
  </w:docVars>
  <w:rsids>
    <w:rsidRoot w:val="00EA4926"/>
    <w:rsid w:val="00000104"/>
    <w:rsid w:val="00000549"/>
    <w:rsid w:val="000005D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44E"/>
    <w:rsid w:val="00064856"/>
    <w:rsid w:val="000656D3"/>
    <w:rsid w:val="00067023"/>
    <w:rsid w:val="0007003B"/>
    <w:rsid w:val="0007073E"/>
    <w:rsid w:val="00072CB4"/>
    <w:rsid w:val="00073DBF"/>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6C5"/>
    <w:rsid w:val="000F3759"/>
    <w:rsid w:val="000F3B0A"/>
    <w:rsid w:val="000F476C"/>
    <w:rsid w:val="000F5FBD"/>
    <w:rsid w:val="000F66DC"/>
    <w:rsid w:val="000F6E11"/>
    <w:rsid w:val="000F7E36"/>
    <w:rsid w:val="0010088B"/>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30DD"/>
    <w:rsid w:val="001433A8"/>
    <w:rsid w:val="00143673"/>
    <w:rsid w:val="00143BB8"/>
    <w:rsid w:val="001446C8"/>
    <w:rsid w:val="00146CDF"/>
    <w:rsid w:val="001477DE"/>
    <w:rsid w:val="001503FA"/>
    <w:rsid w:val="0015330E"/>
    <w:rsid w:val="00153F6B"/>
    <w:rsid w:val="00155703"/>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6065"/>
    <w:rsid w:val="001C7224"/>
    <w:rsid w:val="001C78E6"/>
    <w:rsid w:val="001D087A"/>
    <w:rsid w:val="001D0D0B"/>
    <w:rsid w:val="001D0DF1"/>
    <w:rsid w:val="001D1421"/>
    <w:rsid w:val="001D33B6"/>
    <w:rsid w:val="001D5301"/>
    <w:rsid w:val="001D5C7E"/>
    <w:rsid w:val="001D608F"/>
    <w:rsid w:val="001D7ECD"/>
    <w:rsid w:val="001E0063"/>
    <w:rsid w:val="001E08B3"/>
    <w:rsid w:val="001E1282"/>
    <w:rsid w:val="001E1B2C"/>
    <w:rsid w:val="001E1F1C"/>
    <w:rsid w:val="001E24EF"/>
    <w:rsid w:val="001E286F"/>
    <w:rsid w:val="001E400D"/>
    <w:rsid w:val="001E571F"/>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20C"/>
    <w:rsid w:val="002153B6"/>
    <w:rsid w:val="002156DA"/>
    <w:rsid w:val="002157FA"/>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0316"/>
    <w:rsid w:val="0027142D"/>
    <w:rsid w:val="002716AB"/>
    <w:rsid w:val="00272A37"/>
    <w:rsid w:val="0027335B"/>
    <w:rsid w:val="0027357B"/>
    <w:rsid w:val="00275B00"/>
    <w:rsid w:val="0027785D"/>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37FB"/>
    <w:rsid w:val="002B6213"/>
    <w:rsid w:val="002B68BD"/>
    <w:rsid w:val="002B753F"/>
    <w:rsid w:val="002C01BB"/>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F98"/>
    <w:rsid w:val="0030245C"/>
    <w:rsid w:val="00302537"/>
    <w:rsid w:val="003030A9"/>
    <w:rsid w:val="003038C0"/>
    <w:rsid w:val="003041B4"/>
    <w:rsid w:val="00305441"/>
    <w:rsid w:val="00312C20"/>
    <w:rsid w:val="00321EF4"/>
    <w:rsid w:val="00323101"/>
    <w:rsid w:val="003250F7"/>
    <w:rsid w:val="00325A3A"/>
    <w:rsid w:val="0032699A"/>
    <w:rsid w:val="0032791E"/>
    <w:rsid w:val="00331440"/>
    <w:rsid w:val="00331AE0"/>
    <w:rsid w:val="00331EB5"/>
    <w:rsid w:val="00332702"/>
    <w:rsid w:val="00335F01"/>
    <w:rsid w:val="00340075"/>
    <w:rsid w:val="00341E3B"/>
    <w:rsid w:val="00342124"/>
    <w:rsid w:val="00342681"/>
    <w:rsid w:val="003426F7"/>
    <w:rsid w:val="0034291E"/>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CA6"/>
    <w:rsid w:val="00395CDC"/>
    <w:rsid w:val="00396EAC"/>
    <w:rsid w:val="00397162"/>
    <w:rsid w:val="00397E19"/>
    <w:rsid w:val="003A1BE4"/>
    <w:rsid w:val="003A29D4"/>
    <w:rsid w:val="003A3718"/>
    <w:rsid w:val="003A40C3"/>
    <w:rsid w:val="003A5A82"/>
    <w:rsid w:val="003A5CF9"/>
    <w:rsid w:val="003A6B7F"/>
    <w:rsid w:val="003A725F"/>
    <w:rsid w:val="003A7290"/>
    <w:rsid w:val="003A77C7"/>
    <w:rsid w:val="003A7949"/>
    <w:rsid w:val="003A7B9F"/>
    <w:rsid w:val="003B099D"/>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E9E"/>
    <w:rsid w:val="00442FAD"/>
    <w:rsid w:val="0044422E"/>
    <w:rsid w:val="00444278"/>
    <w:rsid w:val="004445D3"/>
    <w:rsid w:val="004471F2"/>
    <w:rsid w:val="0045028A"/>
    <w:rsid w:val="00450605"/>
    <w:rsid w:val="004519BF"/>
    <w:rsid w:val="00453D75"/>
    <w:rsid w:val="00454793"/>
    <w:rsid w:val="0045687C"/>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71FF"/>
    <w:rsid w:val="00517F5E"/>
    <w:rsid w:val="00522D02"/>
    <w:rsid w:val="005232F7"/>
    <w:rsid w:val="005234FF"/>
    <w:rsid w:val="00523F82"/>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F85"/>
    <w:rsid w:val="005573F4"/>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6D6"/>
    <w:rsid w:val="00571D1B"/>
    <w:rsid w:val="0057211D"/>
    <w:rsid w:val="0057298C"/>
    <w:rsid w:val="00573DBE"/>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1FA4"/>
    <w:rsid w:val="005B50A3"/>
    <w:rsid w:val="005B69F7"/>
    <w:rsid w:val="005B7132"/>
    <w:rsid w:val="005B7365"/>
    <w:rsid w:val="005C00B8"/>
    <w:rsid w:val="005C0E01"/>
    <w:rsid w:val="005C1110"/>
    <w:rsid w:val="005C14D0"/>
    <w:rsid w:val="005C1861"/>
    <w:rsid w:val="005C392D"/>
    <w:rsid w:val="005C3AE9"/>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6E63"/>
    <w:rsid w:val="0060062E"/>
    <w:rsid w:val="0060220F"/>
    <w:rsid w:val="00602A5F"/>
    <w:rsid w:val="00604B57"/>
    <w:rsid w:val="0060700C"/>
    <w:rsid w:val="00607316"/>
    <w:rsid w:val="006078BE"/>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5E3"/>
    <w:rsid w:val="00623A87"/>
    <w:rsid w:val="0062419F"/>
    <w:rsid w:val="00624B85"/>
    <w:rsid w:val="006257E3"/>
    <w:rsid w:val="006270AF"/>
    <w:rsid w:val="006276F5"/>
    <w:rsid w:val="00627A8D"/>
    <w:rsid w:val="00631B82"/>
    <w:rsid w:val="00631D31"/>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A69"/>
    <w:rsid w:val="00673D26"/>
    <w:rsid w:val="00674346"/>
    <w:rsid w:val="0067511F"/>
    <w:rsid w:val="006765C8"/>
    <w:rsid w:val="0067734F"/>
    <w:rsid w:val="00677931"/>
    <w:rsid w:val="00677C8E"/>
    <w:rsid w:val="00681484"/>
    <w:rsid w:val="00681D63"/>
    <w:rsid w:val="00682191"/>
    <w:rsid w:val="006825A4"/>
    <w:rsid w:val="0068315A"/>
    <w:rsid w:val="006834D3"/>
    <w:rsid w:val="00685475"/>
    <w:rsid w:val="00690845"/>
    <w:rsid w:val="006921C0"/>
    <w:rsid w:val="006937E3"/>
    <w:rsid w:val="00693BAF"/>
    <w:rsid w:val="00694D9D"/>
    <w:rsid w:val="00694EFA"/>
    <w:rsid w:val="006A10D3"/>
    <w:rsid w:val="006A17DE"/>
    <w:rsid w:val="006A2CEE"/>
    <w:rsid w:val="006A312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0E93"/>
    <w:rsid w:val="007324AF"/>
    <w:rsid w:val="007329C4"/>
    <w:rsid w:val="00732BDD"/>
    <w:rsid w:val="00733D34"/>
    <w:rsid w:val="0073410C"/>
    <w:rsid w:val="0073640D"/>
    <w:rsid w:val="0073729F"/>
    <w:rsid w:val="007405BF"/>
    <w:rsid w:val="00740942"/>
    <w:rsid w:val="00740EE9"/>
    <w:rsid w:val="0074108B"/>
    <w:rsid w:val="007419C2"/>
    <w:rsid w:val="00741A2F"/>
    <w:rsid w:val="007439A8"/>
    <w:rsid w:val="007446F4"/>
    <w:rsid w:val="00745FD2"/>
    <w:rsid w:val="00746AF5"/>
    <w:rsid w:val="007479CC"/>
    <w:rsid w:val="00747E1B"/>
    <w:rsid w:val="00750DE9"/>
    <w:rsid w:val="0075100A"/>
    <w:rsid w:val="00751648"/>
    <w:rsid w:val="00751D71"/>
    <w:rsid w:val="007522A9"/>
    <w:rsid w:val="00752CA9"/>
    <w:rsid w:val="00755116"/>
    <w:rsid w:val="0075678D"/>
    <w:rsid w:val="00756FD4"/>
    <w:rsid w:val="00757736"/>
    <w:rsid w:val="007611A3"/>
    <w:rsid w:val="00762D94"/>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C79E2"/>
    <w:rsid w:val="007D0B82"/>
    <w:rsid w:val="007D1B24"/>
    <w:rsid w:val="007D28E5"/>
    <w:rsid w:val="007D2E9C"/>
    <w:rsid w:val="007D370A"/>
    <w:rsid w:val="007D3941"/>
    <w:rsid w:val="007D3A17"/>
    <w:rsid w:val="007D3BA8"/>
    <w:rsid w:val="007D3DCA"/>
    <w:rsid w:val="007D5B2D"/>
    <w:rsid w:val="007D654C"/>
    <w:rsid w:val="007D6F08"/>
    <w:rsid w:val="007D7402"/>
    <w:rsid w:val="007E05E7"/>
    <w:rsid w:val="007E1052"/>
    <w:rsid w:val="007E4DA3"/>
    <w:rsid w:val="007E6BD4"/>
    <w:rsid w:val="007E6EA2"/>
    <w:rsid w:val="007E7F32"/>
    <w:rsid w:val="007F035A"/>
    <w:rsid w:val="007F159D"/>
    <w:rsid w:val="007F212E"/>
    <w:rsid w:val="007F29C8"/>
    <w:rsid w:val="007F2FC1"/>
    <w:rsid w:val="007F391F"/>
    <w:rsid w:val="007F61D2"/>
    <w:rsid w:val="007F6AB8"/>
    <w:rsid w:val="007F6B81"/>
    <w:rsid w:val="007F7C95"/>
    <w:rsid w:val="008020E6"/>
    <w:rsid w:val="008058FB"/>
    <w:rsid w:val="00805A26"/>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E6A"/>
    <w:rsid w:val="00830792"/>
    <w:rsid w:val="00830A31"/>
    <w:rsid w:val="0083186A"/>
    <w:rsid w:val="008318D2"/>
    <w:rsid w:val="008324A7"/>
    <w:rsid w:val="00832AFD"/>
    <w:rsid w:val="008339B7"/>
    <w:rsid w:val="00834115"/>
    <w:rsid w:val="00834C39"/>
    <w:rsid w:val="0083507C"/>
    <w:rsid w:val="0083534E"/>
    <w:rsid w:val="008357DB"/>
    <w:rsid w:val="00836E1D"/>
    <w:rsid w:val="00837EA0"/>
    <w:rsid w:val="00840202"/>
    <w:rsid w:val="0084120D"/>
    <w:rsid w:val="00843B2E"/>
    <w:rsid w:val="00843C38"/>
    <w:rsid w:val="0084436E"/>
    <w:rsid w:val="008445E3"/>
    <w:rsid w:val="00844BD4"/>
    <w:rsid w:val="008451D2"/>
    <w:rsid w:val="00845B10"/>
    <w:rsid w:val="0084613E"/>
    <w:rsid w:val="008470E8"/>
    <w:rsid w:val="00847B4D"/>
    <w:rsid w:val="00850FC4"/>
    <w:rsid w:val="00851937"/>
    <w:rsid w:val="00852921"/>
    <w:rsid w:val="008555BA"/>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E0704"/>
    <w:rsid w:val="008E0D72"/>
    <w:rsid w:val="008E0D7D"/>
    <w:rsid w:val="008E216A"/>
    <w:rsid w:val="008E403D"/>
    <w:rsid w:val="008E4C18"/>
    <w:rsid w:val="008E5112"/>
    <w:rsid w:val="008E64B1"/>
    <w:rsid w:val="008E77A7"/>
    <w:rsid w:val="008E78BA"/>
    <w:rsid w:val="008F256B"/>
    <w:rsid w:val="008F273E"/>
    <w:rsid w:val="008F3894"/>
    <w:rsid w:val="008F48D9"/>
    <w:rsid w:val="008F57EE"/>
    <w:rsid w:val="008F600E"/>
    <w:rsid w:val="008F6443"/>
    <w:rsid w:val="008F67BA"/>
    <w:rsid w:val="008F762F"/>
    <w:rsid w:val="008F7C25"/>
    <w:rsid w:val="0090182E"/>
    <w:rsid w:val="009018DE"/>
    <w:rsid w:val="00901DBA"/>
    <w:rsid w:val="0090267C"/>
    <w:rsid w:val="00902FDF"/>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649"/>
    <w:rsid w:val="009201E9"/>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EA2"/>
    <w:rsid w:val="009C66F4"/>
    <w:rsid w:val="009C7059"/>
    <w:rsid w:val="009C7629"/>
    <w:rsid w:val="009D169F"/>
    <w:rsid w:val="009D19F0"/>
    <w:rsid w:val="009D280A"/>
    <w:rsid w:val="009D41C8"/>
    <w:rsid w:val="009D5844"/>
    <w:rsid w:val="009D6AEE"/>
    <w:rsid w:val="009D6B3E"/>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53EC"/>
    <w:rsid w:val="00A05BB4"/>
    <w:rsid w:val="00A0618F"/>
    <w:rsid w:val="00A065BA"/>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596"/>
    <w:rsid w:val="00A82A90"/>
    <w:rsid w:val="00A83B2E"/>
    <w:rsid w:val="00A84A99"/>
    <w:rsid w:val="00A851F4"/>
    <w:rsid w:val="00A8520D"/>
    <w:rsid w:val="00A85C7B"/>
    <w:rsid w:val="00A86500"/>
    <w:rsid w:val="00A90388"/>
    <w:rsid w:val="00A91BC5"/>
    <w:rsid w:val="00A920AE"/>
    <w:rsid w:val="00A926C7"/>
    <w:rsid w:val="00A927D8"/>
    <w:rsid w:val="00A94AF7"/>
    <w:rsid w:val="00A95AA5"/>
    <w:rsid w:val="00A96350"/>
    <w:rsid w:val="00A96D69"/>
    <w:rsid w:val="00AA08F3"/>
    <w:rsid w:val="00AA117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8DC"/>
    <w:rsid w:val="00AE7ABA"/>
    <w:rsid w:val="00AF01B6"/>
    <w:rsid w:val="00AF0F99"/>
    <w:rsid w:val="00AF4B0A"/>
    <w:rsid w:val="00AF4C4C"/>
    <w:rsid w:val="00AF59DE"/>
    <w:rsid w:val="00AF65DE"/>
    <w:rsid w:val="00B00779"/>
    <w:rsid w:val="00B007A5"/>
    <w:rsid w:val="00B017AB"/>
    <w:rsid w:val="00B01ECA"/>
    <w:rsid w:val="00B02E53"/>
    <w:rsid w:val="00B03969"/>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87C"/>
    <w:rsid w:val="00B15BAF"/>
    <w:rsid w:val="00B15EE0"/>
    <w:rsid w:val="00B17E27"/>
    <w:rsid w:val="00B20480"/>
    <w:rsid w:val="00B20B34"/>
    <w:rsid w:val="00B219B9"/>
    <w:rsid w:val="00B22036"/>
    <w:rsid w:val="00B22BB9"/>
    <w:rsid w:val="00B22FAB"/>
    <w:rsid w:val="00B234AC"/>
    <w:rsid w:val="00B23768"/>
    <w:rsid w:val="00B24271"/>
    <w:rsid w:val="00B2465F"/>
    <w:rsid w:val="00B25961"/>
    <w:rsid w:val="00B3069E"/>
    <w:rsid w:val="00B31650"/>
    <w:rsid w:val="00B31E4B"/>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3A47"/>
    <w:rsid w:val="00B74571"/>
    <w:rsid w:val="00B74C11"/>
    <w:rsid w:val="00B75DF6"/>
    <w:rsid w:val="00B76023"/>
    <w:rsid w:val="00B764BD"/>
    <w:rsid w:val="00B768B0"/>
    <w:rsid w:val="00B7777F"/>
    <w:rsid w:val="00B804E9"/>
    <w:rsid w:val="00B8065A"/>
    <w:rsid w:val="00B80A77"/>
    <w:rsid w:val="00B82838"/>
    <w:rsid w:val="00B82848"/>
    <w:rsid w:val="00B84128"/>
    <w:rsid w:val="00B85510"/>
    <w:rsid w:val="00B85FD8"/>
    <w:rsid w:val="00B86217"/>
    <w:rsid w:val="00B87221"/>
    <w:rsid w:val="00B878AE"/>
    <w:rsid w:val="00B903AC"/>
    <w:rsid w:val="00B90574"/>
    <w:rsid w:val="00B9196C"/>
    <w:rsid w:val="00B9211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20510"/>
    <w:rsid w:val="00C20652"/>
    <w:rsid w:val="00C21539"/>
    <w:rsid w:val="00C25845"/>
    <w:rsid w:val="00C26953"/>
    <w:rsid w:val="00C27890"/>
    <w:rsid w:val="00C30965"/>
    <w:rsid w:val="00C33FD4"/>
    <w:rsid w:val="00C35049"/>
    <w:rsid w:val="00C3551B"/>
    <w:rsid w:val="00C35712"/>
    <w:rsid w:val="00C35E20"/>
    <w:rsid w:val="00C36237"/>
    <w:rsid w:val="00C404D8"/>
    <w:rsid w:val="00C4598D"/>
    <w:rsid w:val="00C459AF"/>
    <w:rsid w:val="00C4739A"/>
    <w:rsid w:val="00C50ECC"/>
    <w:rsid w:val="00C52B27"/>
    <w:rsid w:val="00C55C0B"/>
    <w:rsid w:val="00C55CC4"/>
    <w:rsid w:val="00C55DFB"/>
    <w:rsid w:val="00C56B72"/>
    <w:rsid w:val="00C56EFC"/>
    <w:rsid w:val="00C60394"/>
    <w:rsid w:val="00C63290"/>
    <w:rsid w:val="00C637F4"/>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6CFE"/>
    <w:rsid w:val="00C97943"/>
    <w:rsid w:val="00C97A6B"/>
    <w:rsid w:val="00C97E23"/>
    <w:rsid w:val="00CA02D4"/>
    <w:rsid w:val="00CA1CE6"/>
    <w:rsid w:val="00CA1D34"/>
    <w:rsid w:val="00CA3851"/>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B7D32"/>
    <w:rsid w:val="00CC1E16"/>
    <w:rsid w:val="00CC1EDB"/>
    <w:rsid w:val="00CC2731"/>
    <w:rsid w:val="00CC3AF9"/>
    <w:rsid w:val="00CC4060"/>
    <w:rsid w:val="00CC59DD"/>
    <w:rsid w:val="00CC6BE8"/>
    <w:rsid w:val="00CD200B"/>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5CE1"/>
    <w:rsid w:val="00D66EA5"/>
    <w:rsid w:val="00D66F55"/>
    <w:rsid w:val="00D71586"/>
    <w:rsid w:val="00D7376F"/>
    <w:rsid w:val="00D7486C"/>
    <w:rsid w:val="00D763C5"/>
    <w:rsid w:val="00D7651D"/>
    <w:rsid w:val="00D76B05"/>
    <w:rsid w:val="00D77CFD"/>
    <w:rsid w:val="00D80697"/>
    <w:rsid w:val="00D815E0"/>
    <w:rsid w:val="00D81948"/>
    <w:rsid w:val="00D81AE0"/>
    <w:rsid w:val="00D81BD5"/>
    <w:rsid w:val="00D82142"/>
    <w:rsid w:val="00D85320"/>
    <w:rsid w:val="00D855B9"/>
    <w:rsid w:val="00D8585C"/>
    <w:rsid w:val="00D85D5D"/>
    <w:rsid w:val="00D86288"/>
    <w:rsid w:val="00D8628E"/>
    <w:rsid w:val="00D866F3"/>
    <w:rsid w:val="00D867F7"/>
    <w:rsid w:val="00D86E1F"/>
    <w:rsid w:val="00D872DD"/>
    <w:rsid w:val="00D87B47"/>
    <w:rsid w:val="00D9006A"/>
    <w:rsid w:val="00D92A66"/>
    <w:rsid w:val="00D92B83"/>
    <w:rsid w:val="00D92C7A"/>
    <w:rsid w:val="00D931C7"/>
    <w:rsid w:val="00D94C0B"/>
    <w:rsid w:val="00D950E5"/>
    <w:rsid w:val="00D951AD"/>
    <w:rsid w:val="00DA3304"/>
    <w:rsid w:val="00DA36E2"/>
    <w:rsid w:val="00DA46F5"/>
    <w:rsid w:val="00DA46FB"/>
    <w:rsid w:val="00DA5D1C"/>
    <w:rsid w:val="00DA6395"/>
    <w:rsid w:val="00DA644E"/>
    <w:rsid w:val="00DA6DB6"/>
    <w:rsid w:val="00DA7745"/>
    <w:rsid w:val="00DA7846"/>
    <w:rsid w:val="00DB1AA0"/>
    <w:rsid w:val="00DB2B31"/>
    <w:rsid w:val="00DB386E"/>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545"/>
    <w:rsid w:val="00DD39FC"/>
    <w:rsid w:val="00DD4ECE"/>
    <w:rsid w:val="00DD5A73"/>
    <w:rsid w:val="00DD6776"/>
    <w:rsid w:val="00DD6B45"/>
    <w:rsid w:val="00DD71BF"/>
    <w:rsid w:val="00DE22CD"/>
    <w:rsid w:val="00DE2726"/>
    <w:rsid w:val="00DE4C3D"/>
    <w:rsid w:val="00DE4DA7"/>
    <w:rsid w:val="00DE4DC0"/>
    <w:rsid w:val="00DE5859"/>
    <w:rsid w:val="00DE590B"/>
    <w:rsid w:val="00DE61F7"/>
    <w:rsid w:val="00DE6B03"/>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6B1"/>
    <w:rsid w:val="00E47DE3"/>
    <w:rsid w:val="00E52A43"/>
    <w:rsid w:val="00E564B2"/>
    <w:rsid w:val="00E568A8"/>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577E"/>
    <w:rsid w:val="00E75DF8"/>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5521"/>
    <w:rsid w:val="00E957C2"/>
    <w:rsid w:val="00E96363"/>
    <w:rsid w:val="00E97B70"/>
    <w:rsid w:val="00EA077F"/>
    <w:rsid w:val="00EA0A44"/>
    <w:rsid w:val="00EA189E"/>
    <w:rsid w:val="00EA205C"/>
    <w:rsid w:val="00EA2622"/>
    <w:rsid w:val="00EA28CB"/>
    <w:rsid w:val="00EA2F1A"/>
    <w:rsid w:val="00EA325D"/>
    <w:rsid w:val="00EA3340"/>
    <w:rsid w:val="00EA375D"/>
    <w:rsid w:val="00EA4926"/>
    <w:rsid w:val="00EA4C5A"/>
    <w:rsid w:val="00EA5BE7"/>
    <w:rsid w:val="00EA70AE"/>
    <w:rsid w:val="00EA70B7"/>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722"/>
    <w:rsid w:val="00F14E84"/>
    <w:rsid w:val="00F165BF"/>
    <w:rsid w:val="00F16D17"/>
    <w:rsid w:val="00F1766A"/>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ABB"/>
    <w:rsid w:val="00F43CFF"/>
    <w:rsid w:val="00F45A6B"/>
    <w:rsid w:val="00F46399"/>
    <w:rsid w:val="00F47B33"/>
    <w:rsid w:val="00F47E3B"/>
    <w:rsid w:val="00F50088"/>
    <w:rsid w:val="00F50544"/>
    <w:rsid w:val="00F50E15"/>
    <w:rsid w:val="00F53651"/>
    <w:rsid w:val="00F53ED2"/>
    <w:rsid w:val="00F54420"/>
    <w:rsid w:val="00F5594E"/>
    <w:rsid w:val="00F55E39"/>
    <w:rsid w:val="00F607EE"/>
    <w:rsid w:val="00F61749"/>
    <w:rsid w:val="00F62308"/>
    <w:rsid w:val="00F6308A"/>
    <w:rsid w:val="00F63C6F"/>
    <w:rsid w:val="00F6430A"/>
    <w:rsid w:val="00F658A3"/>
    <w:rsid w:val="00F66381"/>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561F"/>
    <w:rsid w:val="00F858EE"/>
    <w:rsid w:val="00F86AAB"/>
    <w:rsid w:val="00F876DD"/>
    <w:rsid w:val="00F9017C"/>
    <w:rsid w:val="00F9071C"/>
    <w:rsid w:val="00F91857"/>
    <w:rsid w:val="00F91943"/>
    <w:rsid w:val="00F92099"/>
    <w:rsid w:val="00F920B2"/>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89E"/>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53FD"/>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fontTable" Target="fontTable.xml"/><Relationship Id="rId24" Type="http://schemas.microsoft.com/office/2011/relationships/people" Target="people.xml"/><Relationship Id="rId25"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155E0-CADE-DE44-8E6C-12985281C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18</Pages>
  <Words>10206</Words>
  <Characters>58179</Characters>
  <Application>Microsoft Macintosh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68249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102</cp:revision>
  <dcterms:created xsi:type="dcterms:W3CDTF">2016-05-02T22:38:00Z</dcterms:created>
  <dcterms:modified xsi:type="dcterms:W3CDTF">2016-11-03T16:56:00Z</dcterms:modified>
</cp:coreProperties>
</file>