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A588A0" w14:textId="6E346723" w:rsidR="006937E3" w:rsidRDefault="006937E3" w:rsidP="006551EE">
      <w:pPr>
        <w:pStyle w:val="CommentText"/>
        <w:rPr>
          <w:rFonts w:ascii="Helvetica" w:hAnsi="Helvetica"/>
          <w:b/>
          <w:sz w:val="22"/>
          <w:szCs w:val="22"/>
        </w:rPr>
      </w:pPr>
      <w:r w:rsidRPr="003805EE">
        <w:rPr>
          <w:rFonts w:ascii="Helvetica" w:hAnsi="Helvetica"/>
          <w:b/>
          <w:sz w:val="22"/>
          <w:szCs w:val="22"/>
        </w:rPr>
        <w:t xml:space="preserve">Avoiding </w:t>
      </w:r>
      <w:r w:rsidR="00BF01EC">
        <w:rPr>
          <w:rFonts w:ascii="Helvetica" w:hAnsi="Helvetica"/>
          <w:b/>
          <w:sz w:val="22"/>
          <w:szCs w:val="22"/>
        </w:rPr>
        <w:t>Critical Th</w:t>
      </w:r>
      <w:r w:rsidR="00201936">
        <w:rPr>
          <w:rFonts w:ascii="Helvetica" w:hAnsi="Helvetica"/>
          <w:b/>
          <w:sz w:val="22"/>
          <w:szCs w:val="22"/>
        </w:rPr>
        <w:t>r</w:t>
      </w:r>
      <w:r w:rsidR="00BF01EC">
        <w:rPr>
          <w:rFonts w:ascii="Helvetica" w:hAnsi="Helvetica"/>
          <w:b/>
          <w:sz w:val="22"/>
          <w:szCs w:val="22"/>
        </w:rPr>
        <w:t>esholds</w:t>
      </w:r>
      <w:r w:rsidRPr="003805EE">
        <w:rPr>
          <w:rFonts w:ascii="Helvetica" w:hAnsi="Helvetica"/>
          <w:b/>
          <w:sz w:val="22"/>
          <w:szCs w:val="22"/>
        </w:rPr>
        <w:t xml:space="preserve"> Through Effective Monitoring</w:t>
      </w:r>
    </w:p>
    <w:p w14:paraId="53822485" w14:textId="77777777" w:rsidR="00AA0FD2" w:rsidRPr="003805EE" w:rsidRDefault="00AA0FD2" w:rsidP="006551EE">
      <w:pPr>
        <w:pStyle w:val="CommentText"/>
        <w:rPr>
          <w:rFonts w:ascii="Helvetica" w:hAnsi="Helvetica"/>
          <w:b/>
          <w:sz w:val="22"/>
          <w:szCs w:val="22"/>
        </w:rPr>
      </w:pPr>
    </w:p>
    <w:p w14:paraId="65FE7E07" w14:textId="3256B279" w:rsidR="00903261" w:rsidRPr="003805EE" w:rsidRDefault="00903261" w:rsidP="006551EE">
      <w:pPr>
        <w:outlineLvl w:val="0"/>
        <w:rPr>
          <w:rFonts w:ascii="Helvetica" w:hAnsi="Helvetica"/>
          <w:b/>
          <w:bCs/>
          <w:sz w:val="22"/>
          <w:szCs w:val="22"/>
        </w:rPr>
      </w:pPr>
      <w:r w:rsidRPr="003805EE">
        <w:rPr>
          <w:rFonts w:ascii="Helvetica" w:hAnsi="Helvetica"/>
          <w:bCs/>
          <w:sz w:val="22"/>
          <w:szCs w:val="22"/>
        </w:rPr>
        <w:t>Adrian C. Stier</w:t>
      </w:r>
      <w:r w:rsidRPr="003805EE">
        <w:rPr>
          <w:rFonts w:ascii="Helvetica" w:hAnsi="Helvetica"/>
          <w:bCs/>
          <w:sz w:val="22"/>
          <w:szCs w:val="22"/>
          <w:vertAlign w:val="superscript"/>
        </w:rPr>
        <w:t>1*</w:t>
      </w:r>
      <w:r w:rsidRPr="003805EE">
        <w:rPr>
          <w:rFonts w:ascii="Helvetica" w:hAnsi="Helvetica"/>
          <w:bCs/>
          <w:sz w:val="22"/>
          <w:szCs w:val="22"/>
        </w:rPr>
        <w:t xml:space="preserve">, </w:t>
      </w:r>
      <w:r w:rsidR="00454793" w:rsidRPr="003805EE">
        <w:rPr>
          <w:rFonts w:ascii="Helvetica" w:hAnsi="Helvetica"/>
          <w:bCs/>
          <w:sz w:val="22"/>
          <w:szCs w:val="22"/>
        </w:rPr>
        <w:t xml:space="preserve">Timothy E. </w:t>
      </w:r>
      <w:r w:rsidR="00BB7440" w:rsidRPr="003805EE">
        <w:rPr>
          <w:rFonts w:ascii="Helvetica" w:hAnsi="Helvetica"/>
          <w:bCs/>
          <w:sz w:val="22"/>
          <w:szCs w:val="22"/>
        </w:rPr>
        <w:t>Essington</w:t>
      </w:r>
      <w:r w:rsidR="00BB7440">
        <w:rPr>
          <w:rFonts w:ascii="Helvetica" w:hAnsi="Helvetica"/>
          <w:bCs/>
          <w:sz w:val="22"/>
          <w:szCs w:val="22"/>
          <w:vertAlign w:val="superscript"/>
        </w:rPr>
        <w:t>2</w:t>
      </w:r>
      <w:r w:rsidR="00454793" w:rsidRPr="003805EE">
        <w:rPr>
          <w:rFonts w:ascii="Helvetica" w:hAnsi="Helvetica"/>
          <w:bCs/>
          <w:sz w:val="22"/>
          <w:szCs w:val="22"/>
        </w:rPr>
        <w:t xml:space="preserve">, </w:t>
      </w:r>
      <w:r w:rsidRPr="003805EE">
        <w:rPr>
          <w:rFonts w:ascii="Helvetica" w:hAnsi="Helvetica"/>
          <w:bCs/>
          <w:sz w:val="22"/>
          <w:szCs w:val="22"/>
        </w:rPr>
        <w:t xml:space="preserve">Jameal F. </w:t>
      </w:r>
      <w:r w:rsidR="00BB7440" w:rsidRPr="003805EE">
        <w:rPr>
          <w:rFonts w:ascii="Helvetica" w:hAnsi="Helvetica"/>
          <w:bCs/>
          <w:sz w:val="22"/>
          <w:szCs w:val="22"/>
        </w:rPr>
        <w:t>Samhouri</w:t>
      </w:r>
      <w:r w:rsidR="00BB7440">
        <w:rPr>
          <w:rFonts w:ascii="Helvetica" w:hAnsi="Helvetica"/>
          <w:bCs/>
          <w:sz w:val="22"/>
          <w:szCs w:val="22"/>
          <w:vertAlign w:val="superscript"/>
        </w:rPr>
        <w:t>3</w:t>
      </w:r>
      <w:r w:rsidR="00454793" w:rsidRPr="003805EE">
        <w:rPr>
          <w:rFonts w:ascii="Helvetica" w:hAnsi="Helvetica"/>
          <w:bCs/>
          <w:sz w:val="22"/>
          <w:szCs w:val="22"/>
        </w:rPr>
        <w:t>,</w:t>
      </w:r>
      <w:r w:rsidR="005A1766" w:rsidRPr="003805EE">
        <w:rPr>
          <w:rFonts w:ascii="Helvetica" w:hAnsi="Helvetica"/>
          <w:bCs/>
          <w:sz w:val="22"/>
          <w:szCs w:val="22"/>
        </w:rPr>
        <w:t xml:space="preserve"> </w:t>
      </w:r>
      <w:r w:rsidR="00BB7440">
        <w:rPr>
          <w:rFonts w:ascii="Helvetica" w:hAnsi="Helvetica"/>
          <w:bCs/>
          <w:sz w:val="22"/>
          <w:szCs w:val="22"/>
        </w:rPr>
        <w:t>Margaret C. Siple</w:t>
      </w:r>
      <w:r w:rsidR="00BB7440">
        <w:rPr>
          <w:rFonts w:ascii="Helvetica" w:hAnsi="Helvetica"/>
          <w:bCs/>
          <w:sz w:val="22"/>
          <w:szCs w:val="22"/>
          <w:vertAlign w:val="superscript"/>
        </w:rPr>
        <w:t>1</w:t>
      </w:r>
      <w:r w:rsidR="00BB7440">
        <w:rPr>
          <w:rFonts w:ascii="Helvetica" w:hAnsi="Helvetica"/>
          <w:bCs/>
          <w:sz w:val="22"/>
          <w:szCs w:val="22"/>
        </w:rPr>
        <w:t xml:space="preserve">, </w:t>
      </w:r>
      <w:r w:rsidR="005A1766" w:rsidRPr="003805EE">
        <w:rPr>
          <w:rFonts w:ascii="Helvetica" w:hAnsi="Helvetica"/>
          <w:bCs/>
          <w:sz w:val="22"/>
          <w:szCs w:val="22"/>
        </w:rPr>
        <w:t>Benjamin S. Halpern</w:t>
      </w:r>
      <w:r w:rsidR="00C315B9">
        <w:rPr>
          <w:rFonts w:ascii="Helvetica" w:hAnsi="Helvetica"/>
          <w:bCs/>
          <w:sz w:val="22"/>
          <w:szCs w:val="22"/>
          <w:vertAlign w:val="superscript"/>
        </w:rPr>
        <w:t>4,5</w:t>
      </w:r>
      <w:r w:rsidR="005A1766" w:rsidRPr="003805EE">
        <w:rPr>
          <w:rFonts w:ascii="Helvetica" w:hAnsi="Helvetica"/>
          <w:bCs/>
          <w:sz w:val="22"/>
          <w:szCs w:val="22"/>
        </w:rPr>
        <w:t xml:space="preserve">, </w:t>
      </w:r>
      <w:r w:rsidR="00045D2C" w:rsidRPr="003805EE">
        <w:rPr>
          <w:rFonts w:ascii="Helvetica" w:hAnsi="Helvetica"/>
          <w:bCs/>
          <w:sz w:val="22"/>
          <w:szCs w:val="22"/>
        </w:rPr>
        <w:t>Crow</w:t>
      </w:r>
      <w:r w:rsidR="00FD6A66" w:rsidRPr="003805EE">
        <w:rPr>
          <w:rFonts w:ascii="Helvetica" w:hAnsi="Helvetica"/>
          <w:bCs/>
          <w:sz w:val="22"/>
          <w:szCs w:val="22"/>
        </w:rPr>
        <w:t xml:space="preserve"> </w:t>
      </w:r>
      <w:r w:rsidR="005429B1" w:rsidRPr="003805EE">
        <w:rPr>
          <w:rFonts w:ascii="Helvetica" w:hAnsi="Helvetica"/>
          <w:bCs/>
          <w:sz w:val="22"/>
          <w:szCs w:val="22"/>
        </w:rPr>
        <w:t>White</w:t>
      </w:r>
      <w:r w:rsidR="005429B1">
        <w:rPr>
          <w:rFonts w:ascii="Helvetica" w:hAnsi="Helvetica"/>
          <w:bCs/>
          <w:sz w:val="22"/>
          <w:szCs w:val="22"/>
          <w:vertAlign w:val="superscript"/>
        </w:rPr>
        <w:t>6</w:t>
      </w:r>
      <w:r w:rsidR="00045D2C" w:rsidRPr="003805EE">
        <w:rPr>
          <w:rFonts w:ascii="Helvetica" w:hAnsi="Helvetica"/>
          <w:bCs/>
          <w:sz w:val="22"/>
          <w:szCs w:val="22"/>
        </w:rPr>
        <w:t xml:space="preserve">, John M. </w:t>
      </w:r>
      <w:r w:rsidR="005429B1" w:rsidRPr="003805EE">
        <w:rPr>
          <w:rFonts w:ascii="Helvetica" w:hAnsi="Helvetica"/>
          <w:bCs/>
          <w:sz w:val="22"/>
          <w:szCs w:val="22"/>
        </w:rPr>
        <w:t>Lynham</w:t>
      </w:r>
      <w:r w:rsidR="005429B1">
        <w:rPr>
          <w:rFonts w:ascii="Helvetica" w:hAnsi="Helvetica" w:cs="Times"/>
          <w:sz w:val="22"/>
          <w:szCs w:val="22"/>
          <w:vertAlign w:val="superscript"/>
        </w:rPr>
        <w:t>7</w:t>
      </w:r>
      <w:r w:rsidR="00045D2C" w:rsidRPr="003805EE">
        <w:rPr>
          <w:rFonts w:ascii="Helvetica" w:hAnsi="Helvetica"/>
          <w:bCs/>
          <w:sz w:val="22"/>
          <w:szCs w:val="22"/>
        </w:rPr>
        <w:t xml:space="preserve">, </w:t>
      </w:r>
      <w:r w:rsidR="00D85320" w:rsidRPr="003805EE">
        <w:rPr>
          <w:rFonts w:ascii="Helvetica" w:hAnsi="Helvetica"/>
          <w:bCs/>
          <w:sz w:val="22"/>
          <w:szCs w:val="22"/>
        </w:rPr>
        <w:t xml:space="preserve">Anne K. </w:t>
      </w:r>
      <w:r w:rsidR="005429B1" w:rsidRPr="003805EE">
        <w:rPr>
          <w:rFonts w:ascii="Helvetica" w:hAnsi="Helvetica"/>
          <w:bCs/>
          <w:sz w:val="22"/>
          <w:szCs w:val="22"/>
        </w:rPr>
        <w:t>Salomon</w:t>
      </w:r>
      <w:r w:rsidR="005429B1">
        <w:rPr>
          <w:rFonts w:ascii="Helvetica" w:hAnsi="Helvetica" w:cs="Times"/>
          <w:sz w:val="22"/>
          <w:szCs w:val="22"/>
          <w:vertAlign w:val="superscript"/>
        </w:rPr>
        <w:t>8</w:t>
      </w:r>
      <w:r w:rsidR="00D85320" w:rsidRPr="003805EE">
        <w:rPr>
          <w:rFonts w:ascii="Helvetica" w:hAnsi="Helvetica"/>
          <w:bCs/>
          <w:sz w:val="22"/>
          <w:szCs w:val="22"/>
        </w:rPr>
        <w:t xml:space="preserve">, </w:t>
      </w:r>
      <w:r w:rsidRPr="003805EE">
        <w:rPr>
          <w:rFonts w:ascii="Helvetica" w:hAnsi="Helvetica"/>
          <w:bCs/>
          <w:sz w:val="22"/>
          <w:szCs w:val="22"/>
        </w:rPr>
        <w:t>and Phil</w:t>
      </w:r>
      <w:r w:rsidR="00454793" w:rsidRPr="003805EE">
        <w:rPr>
          <w:rFonts w:ascii="Helvetica" w:hAnsi="Helvetica"/>
          <w:bCs/>
          <w:sz w:val="22"/>
          <w:szCs w:val="22"/>
        </w:rPr>
        <w:t>l</w:t>
      </w:r>
      <w:r w:rsidRPr="003805EE">
        <w:rPr>
          <w:rFonts w:ascii="Helvetica" w:hAnsi="Helvetica"/>
          <w:bCs/>
          <w:sz w:val="22"/>
          <w:szCs w:val="22"/>
        </w:rPr>
        <w:t>ip S. Levin</w:t>
      </w:r>
      <w:r w:rsidR="003474ED">
        <w:rPr>
          <w:rFonts w:ascii="Helvetica" w:hAnsi="Helvetica"/>
          <w:bCs/>
          <w:sz w:val="22"/>
          <w:szCs w:val="22"/>
          <w:vertAlign w:val="superscript"/>
        </w:rPr>
        <w:t>3,</w:t>
      </w:r>
      <w:r w:rsidR="005429B1">
        <w:rPr>
          <w:rFonts w:ascii="Helvetica" w:hAnsi="Helvetica"/>
          <w:bCs/>
          <w:sz w:val="22"/>
          <w:szCs w:val="22"/>
          <w:vertAlign w:val="superscript"/>
        </w:rPr>
        <w:t>9</w:t>
      </w:r>
      <w:r w:rsidR="00161963" w:rsidRPr="003805EE">
        <w:rPr>
          <w:rFonts w:ascii="Helvetica" w:hAnsi="Helvetica"/>
          <w:b/>
          <w:sz w:val="22"/>
          <w:szCs w:val="22"/>
        </w:rPr>
        <w:t xml:space="preserve"> </w:t>
      </w:r>
    </w:p>
    <w:p w14:paraId="466497CC" w14:textId="77777777" w:rsidR="00BB7440" w:rsidRDefault="00BB7440" w:rsidP="006551EE">
      <w:pPr>
        <w:widowControl w:val="0"/>
        <w:autoSpaceDE w:val="0"/>
        <w:autoSpaceDN w:val="0"/>
        <w:adjustRightInd w:val="0"/>
        <w:rPr>
          <w:rFonts w:ascii="Helvetica" w:hAnsi="Helvetica"/>
          <w:bCs/>
          <w:sz w:val="22"/>
          <w:szCs w:val="22"/>
          <w:vertAlign w:val="superscript"/>
        </w:rPr>
      </w:pPr>
    </w:p>
    <w:p w14:paraId="676F7498" w14:textId="73134C57" w:rsidR="00BE00F5" w:rsidRPr="00080397" w:rsidRDefault="00903261" w:rsidP="006551EE">
      <w:pPr>
        <w:widowControl w:val="0"/>
        <w:autoSpaceDE w:val="0"/>
        <w:autoSpaceDN w:val="0"/>
        <w:adjustRightInd w:val="0"/>
        <w:rPr>
          <w:rFonts w:ascii="Helvetica" w:hAnsi="Helvetica"/>
          <w:iCs/>
          <w:sz w:val="22"/>
          <w:szCs w:val="22"/>
        </w:rPr>
      </w:pPr>
      <w:r w:rsidRPr="003805EE">
        <w:rPr>
          <w:rFonts w:ascii="Helvetica" w:hAnsi="Helvetica"/>
          <w:bCs/>
          <w:sz w:val="22"/>
          <w:szCs w:val="22"/>
          <w:vertAlign w:val="superscript"/>
        </w:rPr>
        <w:t>1</w:t>
      </w:r>
      <w:r w:rsidR="00BE00F5" w:rsidRPr="003805EE">
        <w:rPr>
          <w:rFonts w:ascii="Helvetica" w:hAnsi="Helvetica"/>
          <w:sz w:val="22"/>
          <w:szCs w:val="22"/>
        </w:rPr>
        <w:t xml:space="preserve">Department of Ecology, </w:t>
      </w:r>
      <w:r w:rsidR="00BE00F5" w:rsidRPr="00BB7440">
        <w:rPr>
          <w:rFonts w:ascii="Helvetica" w:hAnsi="Helvetica"/>
          <w:sz w:val="22"/>
          <w:szCs w:val="22"/>
        </w:rPr>
        <w:t>Evolution, and Marine Biology, University of California, Santa Barbara, CA 93106 USA</w:t>
      </w:r>
      <w:r w:rsidR="00BE00F5" w:rsidRPr="00BF01EC" w:rsidDel="00BE00F5">
        <w:rPr>
          <w:rFonts w:ascii="Helvetica" w:hAnsi="Helvetica"/>
          <w:iCs/>
          <w:sz w:val="22"/>
          <w:szCs w:val="22"/>
        </w:rPr>
        <w:t xml:space="preserve"> </w:t>
      </w:r>
    </w:p>
    <w:p w14:paraId="3E60EAB4" w14:textId="322CD821" w:rsidR="00BB7440" w:rsidRPr="00080397" w:rsidRDefault="00BB7440" w:rsidP="006551EE">
      <w:pPr>
        <w:widowControl w:val="0"/>
        <w:autoSpaceDE w:val="0"/>
        <w:autoSpaceDN w:val="0"/>
        <w:adjustRightInd w:val="0"/>
        <w:rPr>
          <w:rFonts w:ascii="Helvetica" w:hAnsi="Helvetica"/>
          <w:iCs/>
          <w:sz w:val="22"/>
          <w:szCs w:val="22"/>
        </w:rPr>
      </w:pPr>
    </w:p>
    <w:p w14:paraId="7765ED21" w14:textId="77777777" w:rsidR="00BB7440" w:rsidRPr="00D13868" w:rsidRDefault="00BB7440" w:rsidP="006551EE">
      <w:pPr>
        <w:rPr>
          <w:rFonts w:ascii="Helvetica" w:hAnsi="Helvetica"/>
          <w:sz w:val="22"/>
          <w:szCs w:val="22"/>
        </w:rPr>
      </w:pPr>
      <w:r w:rsidRPr="00D13868">
        <w:rPr>
          <w:rFonts w:ascii="Helvetica" w:hAnsi="Helvetica"/>
          <w:iCs/>
          <w:sz w:val="22"/>
          <w:szCs w:val="22"/>
          <w:vertAlign w:val="superscript"/>
        </w:rPr>
        <w:t>2</w:t>
      </w:r>
      <w:r w:rsidRPr="00D13868">
        <w:rPr>
          <w:rFonts w:ascii="Helvetica" w:hAnsi="Helvetica"/>
          <w:color w:val="000000"/>
          <w:sz w:val="22"/>
          <w:szCs w:val="22"/>
          <w:shd w:val="clear" w:color="auto" w:fill="FFFFFF"/>
        </w:rPr>
        <w:t>School</w:t>
      </w:r>
      <w:r w:rsidRPr="00D13868">
        <w:rPr>
          <w:rStyle w:val="a"/>
          <w:rFonts w:ascii="Helvetica" w:hAnsi="Helvetica"/>
          <w:sz w:val="22"/>
          <w:szCs w:val="22"/>
          <w:shd w:val="clear" w:color="auto" w:fill="FFFFFF"/>
        </w:rPr>
        <w:t xml:space="preserve"> </w:t>
      </w:r>
      <w:r w:rsidRPr="00D13868">
        <w:rPr>
          <w:rFonts w:ascii="Helvetica" w:hAnsi="Helvetica"/>
          <w:color w:val="000000"/>
          <w:sz w:val="22"/>
          <w:szCs w:val="22"/>
          <w:shd w:val="clear" w:color="auto" w:fill="FFFFFF"/>
        </w:rPr>
        <w:t>of</w:t>
      </w:r>
      <w:r w:rsidRPr="00D13868">
        <w:rPr>
          <w:rStyle w:val="a"/>
          <w:rFonts w:ascii="Helvetica" w:hAnsi="Helvetica"/>
          <w:sz w:val="22"/>
          <w:szCs w:val="22"/>
          <w:shd w:val="clear" w:color="auto" w:fill="FFFFFF"/>
        </w:rPr>
        <w:t xml:space="preserve"> </w:t>
      </w:r>
      <w:r w:rsidRPr="00D13868">
        <w:rPr>
          <w:rFonts w:ascii="Helvetica" w:hAnsi="Helvetica"/>
          <w:color w:val="000000"/>
          <w:sz w:val="22"/>
          <w:szCs w:val="22"/>
          <w:shd w:val="clear" w:color="auto" w:fill="FFFFFF"/>
        </w:rPr>
        <w:t>Aquatic</w:t>
      </w:r>
      <w:r w:rsidRPr="00D13868">
        <w:rPr>
          <w:rStyle w:val="a"/>
          <w:rFonts w:ascii="Helvetica" w:hAnsi="Helvetica"/>
          <w:sz w:val="22"/>
          <w:szCs w:val="22"/>
          <w:shd w:val="clear" w:color="auto" w:fill="FFFFFF"/>
        </w:rPr>
        <w:t xml:space="preserve"> </w:t>
      </w:r>
      <w:r w:rsidRPr="00D13868">
        <w:rPr>
          <w:rFonts w:ascii="Helvetica" w:hAnsi="Helvetica"/>
          <w:color w:val="000000"/>
          <w:sz w:val="22"/>
          <w:szCs w:val="22"/>
          <w:shd w:val="clear" w:color="auto" w:fill="FFFFFF"/>
        </w:rPr>
        <w:t>and</w:t>
      </w:r>
      <w:r w:rsidRPr="00D13868">
        <w:rPr>
          <w:rStyle w:val="a"/>
          <w:rFonts w:ascii="Helvetica" w:hAnsi="Helvetica"/>
          <w:sz w:val="22"/>
          <w:szCs w:val="22"/>
          <w:shd w:val="clear" w:color="auto" w:fill="FFFFFF"/>
        </w:rPr>
        <w:t xml:space="preserve"> </w:t>
      </w:r>
      <w:r w:rsidRPr="00D13868">
        <w:rPr>
          <w:rFonts w:ascii="Helvetica" w:hAnsi="Helvetica"/>
          <w:color w:val="000000"/>
          <w:sz w:val="22"/>
          <w:szCs w:val="22"/>
          <w:shd w:val="clear" w:color="auto" w:fill="FFFFFF"/>
        </w:rPr>
        <w:t>Fishery</w:t>
      </w:r>
      <w:r w:rsidRPr="00D13868">
        <w:rPr>
          <w:rStyle w:val="a"/>
          <w:rFonts w:ascii="Helvetica" w:hAnsi="Helvetica"/>
          <w:sz w:val="22"/>
          <w:szCs w:val="22"/>
          <w:shd w:val="clear" w:color="auto" w:fill="FFFFFF"/>
        </w:rPr>
        <w:t xml:space="preserve"> </w:t>
      </w:r>
      <w:r w:rsidRPr="00D13868">
        <w:rPr>
          <w:rFonts w:ascii="Helvetica" w:hAnsi="Helvetica"/>
          <w:color w:val="000000"/>
          <w:sz w:val="22"/>
          <w:szCs w:val="22"/>
          <w:shd w:val="clear" w:color="auto" w:fill="FFFFFF"/>
        </w:rPr>
        <w:t>Sciences,</w:t>
      </w:r>
      <w:r w:rsidRPr="00D13868">
        <w:rPr>
          <w:rStyle w:val="a"/>
          <w:rFonts w:ascii="Helvetica" w:hAnsi="Helvetica"/>
          <w:sz w:val="22"/>
          <w:szCs w:val="22"/>
          <w:shd w:val="clear" w:color="auto" w:fill="FFFFFF"/>
        </w:rPr>
        <w:t xml:space="preserve"> </w:t>
      </w:r>
      <w:r w:rsidRPr="00D13868">
        <w:rPr>
          <w:rFonts w:ascii="Helvetica" w:hAnsi="Helvetica"/>
          <w:color w:val="000000"/>
          <w:sz w:val="22"/>
          <w:szCs w:val="22"/>
          <w:shd w:val="clear" w:color="auto" w:fill="FFFFFF"/>
        </w:rPr>
        <w:t>University</w:t>
      </w:r>
      <w:r w:rsidRPr="00D13868">
        <w:rPr>
          <w:rStyle w:val="a"/>
          <w:rFonts w:ascii="Helvetica" w:hAnsi="Helvetica"/>
          <w:sz w:val="22"/>
          <w:szCs w:val="22"/>
          <w:shd w:val="clear" w:color="auto" w:fill="FFFFFF"/>
        </w:rPr>
        <w:t xml:space="preserve"> </w:t>
      </w:r>
      <w:r w:rsidRPr="00D13868">
        <w:rPr>
          <w:rFonts w:ascii="Helvetica" w:hAnsi="Helvetica"/>
          <w:color w:val="000000"/>
          <w:sz w:val="22"/>
          <w:szCs w:val="22"/>
          <w:shd w:val="clear" w:color="auto" w:fill="FFFFFF"/>
        </w:rPr>
        <w:t>of</w:t>
      </w:r>
      <w:r w:rsidRPr="00D13868">
        <w:rPr>
          <w:rStyle w:val="a"/>
          <w:rFonts w:ascii="Helvetica" w:hAnsi="Helvetica"/>
          <w:sz w:val="22"/>
          <w:szCs w:val="22"/>
          <w:shd w:val="clear" w:color="auto" w:fill="FFFFFF"/>
        </w:rPr>
        <w:t xml:space="preserve"> </w:t>
      </w:r>
      <w:r w:rsidRPr="00D13868">
        <w:rPr>
          <w:rFonts w:ascii="Helvetica" w:hAnsi="Helvetica"/>
          <w:color w:val="000000"/>
          <w:sz w:val="22"/>
          <w:szCs w:val="22"/>
          <w:shd w:val="clear" w:color="auto" w:fill="FFFFFF"/>
        </w:rPr>
        <w:t>Washington,</w:t>
      </w:r>
      <w:r w:rsidRPr="00D13868">
        <w:rPr>
          <w:rStyle w:val="a"/>
          <w:rFonts w:ascii="Helvetica" w:hAnsi="Helvetica"/>
          <w:sz w:val="22"/>
          <w:szCs w:val="22"/>
          <w:shd w:val="clear" w:color="auto" w:fill="FFFFFF"/>
        </w:rPr>
        <w:t xml:space="preserve"> </w:t>
      </w:r>
      <w:r w:rsidRPr="00D13868">
        <w:rPr>
          <w:rFonts w:ascii="Helvetica" w:hAnsi="Helvetica"/>
          <w:color w:val="000000"/>
          <w:sz w:val="22"/>
          <w:szCs w:val="22"/>
          <w:shd w:val="clear" w:color="auto" w:fill="FFFFFF"/>
        </w:rPr>
        <w:t>Seattle,</w:t>
      </w:r>
      <w:r w:rsidRPr="00D13868">
        <w:rPr>
          <w:rStyle w:val="a"/>
          <w:rFonts w:ascii="Helvetica" w:hAnsi="Helvetica"/>
          <w:sz w:val="22"/>
          <w:szCs w:val="22"/>
          <w:shd w:val="clear" w:color="auto" w:fill="FFFFFF"/>
        </w:rPr>
        <w:t xml:space="preserve"> </w:t>
      </w:r>
      <w:r w:rsidRPr="00D13868">
        <w:rPr>
          <w:rFonts w:ascii="Helvetica" w:hAnsi="Helvetica"/>
          <w:color w:val="000000"/>
          <w:sz w:val="22"/>
          <w:szCs w:val="22"/>
          <w:shd w:val="clear" w:color="auto" w:fill="FFFFFF"/>
        </w:rPr>
        <w:t>Washington</w:t>
      </w:r>
      <w:r w:rsidRPr="00D13868">
        <w:rPr>
          <w:rStyle w:val="a"/>
          <w:rFonts w:ascii="Helvetica" w:hAnsi="Helvetica"/>
          <w:sz w:val="22"/>
          <w:szCs w:val="22"/>
          <w:shd w:val="clear" w:color="auto" w:fill="FFFFFF"/>
        </w:rPr>
        <w:t xml:space="preserve"> </w:t>
      </w:r>
      <w:r w:rsidRPr="00D13868">
        <w:rPr>
          <w:rFonts w:ascii="Helvetica" w:hAnsi="Helvetica"/>
          <w:color w:val="000000"/>
          <w:sz w:val="22"/>
          <w:szCs w:val="22"/>
          <w:shd w:val="clear" w:color="auto" w:fill="FFFFFF"/>
        </w:rPr>
        <w:t>98195</w:t>
      </w:r>
      <w:r w:rsidRPr="00D13868">
        <w:rPr>
          <w:rStyle w:val="a"/>
          <w:rFonts w:ascii="Helvetica" w:hAnsi="Helvetica"/>
          <w:sz w:val="22"/>
          <w:szCs w:val="22"/>
          <w:shd w:val="clear" w:color="auto" w:fill="FFFFFF"/>
        </w:rPr>
        <w:t xml:space="preserve"> </w:t>
      </w:r>
      <w:r w:rsidRPr="00D13868">
        <w:rPr>
          <w:rFonts w:ascii="Helvetica" w:hAnsi="Helvetica"/>
          <w:color w:val="000000"/>
          <w:sz w:val="22"/>
          <w:szCs w:val="22"/>
          <w:shd w:val="clear" w:color="auto" w:fill="FFFFFF"/>
        </w:rPr>
        <w:t>USA</w:t>
      </w:r>
    </w:p>
    <w:p w14:paraId="0599D487" w14:textId="77777777" w:rsidR="00BB7440" w:rsidRDefault="00BB7440" w:rsidP="006551EE">
      <w:pPr>
        <w:widowControl w:val="0"/>
        <w:autoSpaceDE w:val="0"/>
        <w:autoSpaceDN w:val="0"/>
        <w:adjustRightInd w:val="0"/>
        <w:rPr>
          <w:rFonts w:ascii="Helvetica" w:hAnsi="Helvetica"/>
          <w:bCs/>
          <w:sz w:val="22"/>
          <w:szCs w:val="22"/>
          <w:vertAlign w:val="superscript"/>
        </w:rPr>
      </w:pPr>
    </w:p>
    <w:p w14:paraId="7EBD42CC" w14:textId="0D0C2465" w:rsidR="00BB7440" w:rsidRPr="003805EE" w:rsidRDefault="00C315B9" w:rsidP="006551EE">
      <w:pPr>
        <w:widowControl w:val="0"/>
        <w:autoSpaceDE w:val="0"/>
        <w:autoSpaceDN w:val="0"/>
        <w:adjustRightInd w:val="0"/>
        <w:rPr>
          <w:rFonts w:ascii="Helvetica" w:hAnsi="Helvetica"/>
          <w:sz w:val="22"/>
          <w:szCs w:val="22"/>
        </w:rPr>
      </w:pPr>
      <w:r>
        <w:rPr>
          <w:rFonts w:ascii="Helvetica" w:hAnsi="Helvetica"/>
          <w:bCs/>
          <w:sz w:val="22"/>
          <w:szCs w:val="22"/>
          <w:vertAlign w:val="superscript"/>
        </w:rPr>
        <w:t>3</w:t>
      </w:r>
      <w:r w:rsidR="00BB7440" w:rsidRPr="003805EE">
        <w:rPr>
          <w:rFonts w:ascii="Helvetica" w:hAnsi="Helvetica"/>
          <w:sz w:val="22"/>
          <w:szCs w:val="22"/>
        </w:rPr>
        <w:t>Conservation Biology Division, Northwest Fisheries Science Center, National Marine Fisheries Service, National Oceanic and Atmospheric Administration, Seattle, Washington 98112, USA</w:t>
      </w:r>
    </w:p>
    <w:p w14:paraId="6F4BF683" w14:textId="77777777" w:rsidR="00454793" w:rsidRPr="00C315B9" w:rsidRDefault="00454793" w:rsidP="006551EE">
      <w:pPr>
        <w:widowControl w:val="0"/>
        <w:autoSpaceDE w:val="0"/>
        <w:autoSpaceDN w:val="0"/>
        <w:adjustRightInd w:val="0"/>
        <w:rPr>
          <w:rFonts w:ascii="Helvetica" w:hAnsi="Helvetica"/>
          <w:iCs/>
          <w:sz w:val="22"/>
          <w:szCs w:val="22"/>
        </w:rPr>
      </w:pPr>
    </w:p>
    <w:p w14:paraId="054C331E" w14:textId="757C1D29" w:rsidR="00BB7440" w:rsidRPr="003805EE" w:rsidRDefault="00C315B9" w:rsidP="006551EE">
      <w:pPr>
        <w:rPr>
          <w:rFonts w:ascii="Helvetica" w:hAnsi="Helvetica"/>
          <w:sz w:val="22"/>
          <w:szCs w:val="22"/>
          <w:vertAlign w:val="superscript"/>
        </w:rPr>
      </w:pPr>
      <w:r>
        <w:rPr>
          <w:rFonts w:ascii="Helvetica" w:hAnsi="Helvetica"/>
          <w:bCs/>
          <w:sz w:val="22"/>
          <w:szCs w:val="22"/>
          <w:vertAlign w:val="superscript"/>
        </w:rPr>
        <w:t>4</w:t>
      </w:r>
      <w:r w:rsidR="00BB7440" w:rsidRPr="003805EE">
        <w:rPr>
          <w:rFonts w:ascii="Helvetica" w:hAnsi="Helvetica"/>
          <w:iCs/>
          <w:sz w:val="22"/>
          <w:szCs w:val="22"/>
        </w:rPr>
        <w:t>National Center for Ecological Analysis and Synthesis, 735 State Street, Santa Barbara, California 93101 USA</w:t>
      </w:r>
      <w:r w:rsidR="00BB7440" w:rsidRPr="003805EE">
        <w:rPr>
          <w:rFonts w:ascii="Helvetica" w:hAnsi="Helvetica"/>
          <w:sz w:val="22"/>
          <w:szCs w:val="22"/>
          <w:vertAlign w:val="superscript"/>
        </w:rPr>
        <w:t xml:space="preserve"> </w:t>
      </w:r>
      <w:r w:rsidR="00BB7440">
        <w:rPr>
          <w:rFonts w:ascii="Helvetica" w:hAnsi="Helvetica"/>
          <w:sz w:val="22"/>
          <w:szCs w:val="22"/>
          <w:vertAlign w:val="superscript"/>
        </w:rPr>
        <w:t xml:space="preserve"> </w:t>
      </w:r>
    </w:p>
    <w:p w14:paraId="065137CF" w14:textId="77777777" w:rsidR="00BB7440" w:rsidRPr="003805EE" w:rsidRDefault="00BB7440" w:rsidP="006551EE">
      <w:pPr>
        <w:pStyle w:val="Header"/>
        <w:rPr>
          <w:rFonts w:ascii="Helvetica" w:hAnsi="Helvetica" w:cs="Times New Roman"/>
          <w:sz w:val="22"/>
          <w:szCs w:val="22"/>
          <w:vertAlign w:val="superscript"/>
        </w:rPr>
      </w:pPr>
    </w:p>
    <w:p w14:paraId="656FD6DA" w14:textId="08943ADF" w:rsidR="00903261" w:rsidRPr="003805EE" w:rsidRDefault="002C23FC" w:rsidP="006551EE">
      <w:pPr>
        <w:pStyle w:val="Header"/>
        <w:rPr>
          <w:rFonts w:ascii="Helvetica" w:hAnsi="Helvetica" w:cs="Times New Roman"/>
          <w:sz w:val="22"/>
          <w:szCs w:val="22"/>
        </w:rPr>
      </w:pPr>
      <w:r w:rsidRPr="003805EE">
        <w:rPr>
          <w:rFonts w:ascii="Helvetica" w:hAnsi="Helvetica" w:cs="Times New Roman"/>
          <w:sz w:val="22"/>
          <w:szCs w:val="22"/>
          <w:vertAlign w:val="superscript"/>
        </w:rPr>
        <w:t>5</w:t>
      </w:r>
      <w:r w:rsidR="00903261" w:rsidRPr="003805EE">
        <w:rPr>
          <w:rFonts w:ascii="Helvetica" w:hAnsi="Helvetica" w:cs="Times New Roman"/>
          <w:sz w:val="22"/>
          <w:szCs w:val="22"/>
        </w:rPr>
        <w:t>Bren School of Environmental Science and Management University of California, Santa Barbara, CA</w:t>
      </w:r>
    </w:p>
    <w:p w14:paraId="7B9D7707" w14:textId="77777777" w:rsidR="002C23FC" w:rsidRPr="003805EE" w:rsidRDefault="002C23FC" w:rsidP="006551EE">
      <w:pPr>
        <w:pStyle w:val="Header"/>
        <w:rPr>
          <w:rFonts w:ascii="Helvetica" w:hAnsi="Helvetica" w:cs="Times New Roman"/>
          <w:sz w:val="22"/>
          <w:szCs w:val="22"/>
        </w:rPr>
      </w:pPr>
    </w:p>
    <w:p w14:paraId="334C035E" w14:textId="71AD0266" w:rsidR="00EA6027" w:rsidRPr="003805EE" w:rsidRDefault="005429B1" w:rsidP="006551EE">
      <w:pPr>
        <w:widowControl w:val="0"/>
        <w:autoSpaceDE w:val="0"/>
        <w:autoSpaceDN w:val="0"/>
        <w:adjustRightInd w:val="0"/>
        <w:spacing w:after="240"/>
        <w:rPr>
          <w:rFonts w:ascii="Helvetica" w:hAnsi="Helvetica" w:cs="Times"/>
          <w:sz w:val="22"/>
          <w:szCs w:val="22"/>
        </w:rPr>
      </w:pPr>
      <w:r>
        <w:rPr>
          <w:rFonts w:ascii="Helvetica" w:hAnsi="Helvetica"/>
          <w:bCs/>
          <w:sz w:val="22"/>
          <w:szCs w:val="22"/>
          <w:vertAlign w:val="superscript"/>
        </w:rPr>
        <w:t>6</w:t>
      </w:r>
      <w:r w:rsidR="00EA6027" w:rsidRPr="003805EE">
        <w:rPr>
          <w:rFonts w:ascii="Helvetica" w:hAnsi="Helvetica" w:cs="Times"/>
          <w:sz w:val="22"/>
          <w:szCs w:val="22"/>
        </w:rPr>
        <w:t>Biological Sciences Department, California Polytechnic State University, San Luis Obispo, California 93407 USA</w:t>
      </w:r>
    </w:p>
    <w:p w14:paraId="3F142CC4" w14:textId="26ADDB93" w:rsidR="00A66A28" w:rsidRPr="003805EE" w:rsidRDefault="005429B1" w:rsidP="006551EE">
      <w:pPr>
        <w:widowControl w:val="0"/>
        <w:autoSpaceDE w:val="0"/>
        <w:autoSpaceDN w:val="0"/>
        <w:adjustRightInd w:val="0"/>
        <w:spacing w:after="240"/>
        <w:rPr>
          <w:rFonts w:ascii="Helvetica" w:hAnsi="Helvetica" w:cs="Times"/>
          <w:sz w:val="22"/>
          <w:szCs w:val="22"/>
        </w:rPr>
      </w:pPr>
      <w:r>
        <w:rPr>
          <w:rFonts w:ascii="Helvetica" w:hAnsi="Helvetica" w:cs="Times"/>
          <w:sz w:val="22"/>
          <w:szCs w:val="22"/>
          <w:vertAlign w:val="superscript"/>
        </w:rPr>
        <w:t>7</w:t>
      </w:r>
      <w:r w:rsidRPr="003805EE">
        <w:rPr>
          <w:rFonts w:ascii="Helvetica" w:hAnsi="Helvetica" w:cs="Times"/>
          <w:sz w:val="22"/>
          <w:szCs w:val="22"/>
        </w:rPr>
        <w:t xml:space="preserve">Department </w:t>
      </w:r>
      <w:r w:rsidR="00A66A28" w:rsidRPr="003805EE">
        <w:rPr>
          <w:rFonts w:ascii="Helvetica" w:hAnsi="Helvetica" w:cs="Times"/>
          <w:sz w:val="22"/>
          <w:szCs w:val="22"/>
        </w:rPr>
        <w:t>of Economics</w:t>
      </w:r>
      <w:r w:rsidR="00DE64C6" w:rsidRPr="003805EE">
        <w:rPr>
          <w:rFonts w:ascii="Helvetica" w:hAnsi="Helvetica" w:cs="Times"/>
          <w:sz w:val="22"/>
          <w:szCs w:val="22"/>
        </w:rPr>
        <w:t xml:space="preserve"> &amp; UHERO</w:t>
      </w:r>
      <w:r w:rsidR="00A66A28" w:rsidRPr="003805EE">
        <w:rPr>
          <w:rFonts w:ascii="Helvetica" w:hAnsi="Helvetica" w:cs="Times"/>
          <w:sz w:val="22"/>
          <w:szCs w:val="22"/>
        </w:rPr>
        <w:t>, University of Hawaii at Manoa, Honolulu, Hawaii 96822</w:t>
      </w:r>
      <w:r w:rsidR="00017CB4">
        <w:rPr>
          <w:rFonts w:ascii="Helvetica" w:hAnsi="Helvetica" w:cs="Times"/>
          <w:sz w:val="22"/>
          <w:szCs w:val="22"/>
        </w:rPr>
        <w:t xml:space="preserve"> </w:t>
      </w:r>
      <w:r w:rsidR="00A66A28" w:rsidRPr="003805EE">
        <w:rPr>
          <w:rFonts w:ascii="Helvetica" w:hAnsi="Helvetica" w:cs="Times"/>
          <w:sz w:val="22"/>
          <w:szCs w:val="22"/>
        </w:rPr>
        <w:t>USA </w:t>
      </w:r>
    </w:p>
    <w:p w14:paraId="7F5B5F93" w14:textId="35DC87ED" w:rsidR="00A66A28" w:rsidRDefault="005429B1" w:rsidP="006551EE">
      <w:pPr>
        <w:widowControl w:val="0"/>
        <w:autoSpaceDE w:val="0"/>
        <w:autoSpaceDN w:val="0"/>
        <w:adjustRightInd w:val="0"/>
        <w:spacing w:after="240"/>
        <w:rPr>
          <w:rFonts w:ascii="Helvetica" w:hAnsi="Helvetica" w:cs="Times"/>
          <w:sz w:val="22"/>
          <w:szCs w:val="22"/>
        </w:rPr>
      </w:pPr>
      <w:r>
        <w:rPr>
          <w:rFonts w:ascii="Helvetica" w:hAnsi="Helvetica" w:cs="Times"/>
          <w:sz w:val="22"/>
          <w:szCs w:val="22"/>
          <w:vertAlign w:val="superscript"/>
        </w:rPr>
        <w:t>8</w:t>
      </w:r>
      <w:r w:rsidRPr="003805EE">
        <w:rPr>
          <w:rFonts w:ascii="Helvetica" w:hAnsi="Helvetica" w:cs="Times"/>
          <w:sz w:val="22"/>
          <w:szCs w:val="22"/>
        </w:rPr>
        <w:t xml:space="preserve">School </w:t>
      </w:r>
      <w:r w:rsidR="001051F9" w:rsidRPr="003805EE">
        <w:rPr>
          <w:rFonts w:ascii="Helvetica" w:hAnsi="Helvetica" w:cs="Times"/>
          <w:sz w:val="22"/>
          <w:szCs w:val="22"/>
        </w:rPr>
        <w:t xml:space="preserve">of Resource and Environmental Management, Simon Fraser University, Burnaby, British Columbia V5A 1S6 Canada </w:t>
      </w:r>
    </w:p>
    <w:p w14:paraId="73899451" w14:textId="7C5051A2" w:rsidR="00C315B9" w:rsidRPr="003805EE" w:rsidRDefault="005429B1" w:rsidP="006551EE">
      <w:pPr>
        <w:widowControl w:val="0"/>
        <w:autoSpaceDE w:val="0"/>
        <w:autoSpaceDN w:val="0"/>
        <w:adjustRightInd w:val="0"/>
        <w:spacing w:after="240"/>
        <w:rPr>
          <w:rFonts w:ascii="Helvetica" w:hAnsi="Helvetica" w:cs="Times"/>
          <w:sz w:val="22"/>
          <w:szCs w:val="22"/>
        </w:rPr>
      </w:pPr>
      <w:r>
        <w:rPr>
          <w:rFonts w:ascii="Helvetica" w:hAnsi="Helvetica"/>
          <w:bCs/>
          <w:sz w:val="22"/>
          <w:szCs w:val="22"/>
          <w:vertAlign w:val="superscript"/>
        </w:rPr>
        <w:t>9</w:t>
      </w:r>
      <w:r w:rsidRPr="00C315B9">
        <w:rPr>
          <w:rFonts w:ascii="Helvetica" w:hAnsi="Helvetica" w:cs="Times"/>
          <w:sz w:val="22"/>
          <w:szCs w:val="22"/>
        </w:rPr>
        <w:t xml:space="preserve">University </w:t>
      </w:r>
      <w:r w:rsidR="00C315B9" w:rsidRPr="00C315B9">
        <w:rPr>
          <w:rFonts w:ascii="Helvetica" w:hAnsi="Helvetica" w:cs="Times"/>
          <w:sz w:val="22"/>
          <w:szCs w:val="22"/>
        </w:rPr>
        <w:t xml:space="preserve">of Washington, School of Environmental and </w:t>
      </w:r>
      <w:r w:rsidR="00C315B9" w:rsidRPr="0060127E">
        <w:rPr>
          <w:rFonts w:ascii="Helvetica" w:hAnsi="Helvetica" w:cs="Times"/>
          <w:sz w:val="22"/>
          <w:szCs w:val="22"/>
        </w:rPr>
        <w:t>Sciences, Box 355020, Seattle, Washington 98195 USA, and The Nature Conservancy, 74 Wall St. Seattle</w:t>
      </w:r>
      <w:r w:rsidR="00C315B9" w:rsidRPr="003805EE">
        <w:rPr>
          <w:rFonts w:ascii="Helvetica" w:hAnsi="Helvetica" w:cs="Times"/>
          <w:sz w:val="22"/>
          <w:szCs w:val="22"/>
        </w:rPr>
        <w:t>, WA USA</w:t>
      </w:r>
    </w:p>
    <w:p w14:paraId="6F6E904C" w14:textId="39CCE382" w:rsidR="00903261" w:rsidRPr="003805EE" w:rsidRDefault="00903261" w:rsidP="006551EE">
      <w:pPr>
        <w:widowControl w:val="0"/>
        <w:autoSpaceDE w:val="0"/>
        <w:autoSpaceDN w:val="0"/>
        <w:adjustRightInd w:val="0"/>
        <w:spacing w:after="240"/>
        <w:rPr>
          <w:rFonts w:ascii="Helvetica" w:hAnsi="Helvetica" w:cs="Times"/>
          <w:sz w:val="22"/>
          <w:szCs w:val="22"/>
        </w:rPr>
      </w:pPr>
      <w:r w:rsidRPr="003805EE">
        <w:rPr>
          <w:rFonts w:ascii="Helvetica" w:hAnsi="Helvetica"/>
          <w:b/>
          <w:sz w:val="22"/>
          <w:szCs w:val="22"/>
        </w:rPr>
        <w:t xml:space="preserve">*Correspondence: </w:t>
      </w:r>
      <w:r w:rsidRPr="003805EE">
        <w:rPr>
          <w:rFonts w:ascii="Helvetica" w:hAnsi="Helvetica"/>
          <w:sz w:val="22"/>
          <w:szCs w:val="22"/>
        </w:rPr>
        <w:t>Adrian Stie</w:t>
      </w:r>
      <w:r w:rsidR="007D28E5" w:rsidRPr="003805EE">
        <w:rPr>
          <w:rFonts w:ascii="Helvetica" w:hAnsi="Helvetica"/>
          <w:sz w:val="22"/>
          <w:szCs w:val="22"/>
        </w:rPr>
        <w:t xml:space="preserve">r, </w:t>
      </w:r>
      <w:r w:rsidR="00B9108F" w:rsidRPr="003805EE">
        <w:rPr>
          <w:rFonts w:ascii="Helvetica" w:hAnsi="Helvetica"/>
          <w:sz w:val="22"/>
          <w:szCs w:val="22"/>
        </w:rPr>
        <w:t>University of California Santa Barbara</w:t>
      </w:r>
      <w:r w:rsidR="007D28E5" w:rsidRPr="003805EE">
        <w:rPr>
          <w:rFonts w:ascii="Helvetica" w:hAnsi="Helvetica" w:cs="Times"/>
          <w:sz w:val="22"/>
          <w:szCs w:val="22"/>
        </w:rPr>
        <w:t xml:space="preserve">, </w:t>
      </w:r>
      <w:r w:rsidR="00B9108F" w:rsidRPr="003805EE">
        <w:rPr>
          <w:rFonts w:ascii="Helvetica" w:hAnsi="Helvetica" w:cs="Times"/>
          <w:sz w:val="22"/>
          <w:szCs w:val="22"/>
        </w:rPr>
        <w:t>Department of Ecology, Evolution, and Marine Biology, Santa Barbara, CA, 93106</w:t>
      </w:r>
      <w:r w:rsidR="004269F5" w:rsidRPr="003805EE">
        <w:rPr>
          <w:rFonts w:ascii="Helvetica" w:hAnsi="Helvetica" w:cs="Times"/>
          <w:sz w:val="22"/>
          <w:szCs w:val="22"/>
        </w:rPr>
        <w:t xml:space="preserve"> </w:t>
      </w:r>
      <w:r w:rsidRPr="003805EE">
        <w:rPr>
          <w:rFonts w:ascii="Helvetica" w:hAnsi="Helvetica"/>
          <w:sz w:val="22"/>
          <w:szCs w:val="22"/>
        </w:rPr>
        <w:t>USA. E-mail:</w:t>
      </w:r>
      <w:r w:rsidR="005C26EE">
        <w:rPr>
          <w:rFonts w:ascii="Helvetica" w:hAnsi="Helvetica"/>
          <w:sz w:val="22"/>
          <w:szCs w:val="22"/>
        </w:rPr>
        <w:t xml:space="preserve"> </w:t>
      </w:r>
      <w:hyperlink r:id="rId8" w:history="1">
        <w:r w:rsidR="005C26EE" w:rsidRPr="005E5106">
          <w:rPr>
            <w:rStyle w:val="Hyperlink"/>
            <w:rFonts w:ascii="Helvetica" w:hAnsi="Helvetica"/>
            <w:sz w:val="22"/>
            <w:szCs w:val="22"/>
          </w:rPr>
          <w:t>astier@ucsb.edu</w:t>
        </w:r>
      </w:hyperlink>
      <w:r w:rsidR="005C26EE">
        <w:rPr>
          <w:rFonts w:ascii="Helvetica" w:hAnsi="Helvetica"/>
          <w:sz w:val="22"/>
          <w:szCs w:val="22"/>
        </w:rPr>
        <w:t xml:space="preserve"> .</w:t>
      </w:r>
      <w:r w:rsidRPr="003805EE">
        <w:rPr>
          <w:rFonts w:ascii="Helvetica" w:hAnsi="Helvetica"/>
          <w:sz w:val="22"/>
          <w:szCs w:val="22"/>
        </w:rPr>
        <w:t xml:space="preserve"> Tel 203 241 8978. No Fax. </w:t>
      </w:r>
    </w:p>
    <w:p w14:paraId="1D831F36" w14:textId="77777777" w:rsidR="00903261" w:rsidRPr="003805EE" w:rsidRDefault="00903261" w:rsidP="006551EE">
      <w:pPr>
        <w:widowControl w:val="0"/>
        <w:autoSpaceDE w:val="0"/>
        <w:autoSpaceDN w:val="0"/>
        <w:adjustRightInd w:val="0"/>
        <w:rPr>
          <w:rFonts w:ascii="Helvetica" w:hAnsi="Helvetica"/>
          <w:i/>
          <w:sz w:val="22"/>
          <w:szCs w:val="22"/>
        </w:rPr>
      </w:pPr>
      <w:r w:rsidRPr="003805EE">
        <w:rPr>
          <w:rFonts w:ascii="Helvetica" w:hAnsi="Helvetica"/>
          <w:b/>
          <w:sz w:val="22"/>
          <w:szCs w:val="22"/>
        </w:rPr>
        <w:t xml:space="preserve">Short Title: </w:t>
      </w:r>
      <w:r w:rsidR="00913E3E" w:rsidRPr="003805EE">
        <w:rPr>
          <w:rFonts w:ascii="Helvetica" w:hAnsi="Helvetica"/>
          <w:i/>
          <w:sz w:val="22"/>
          <w:szCs w:val="22"/>
        </w:rPr>
        <w:t>Value of Information</w:t>
      </w:r>
    </w:p>
    <w:p w14:paraId="4A5121E0" w14:textId="77777777" w:rsidR="00CB1094" w:rsidRPr="003805EE" w:rsidRDefault="00CB1094" w:rsidP="006551EE">
      <w:pPr>
        <w:widowControl w:val="0"/>
        <w:autoSpaceDE w:val="0"/>
        <w:autoSpaceDN w:val="0"/>
        <w:adjustRightInd w:val="0"/>
        <w:rPr>
          <w:rFonts w:ascii="Helvetica" w:hAnsi="Helvetica"/>
          <w:b/>
          <w:sz w:val="22"/>
          <w:szCs w:val="22"/>
        </w:rPr>
      </w:pPr>
    </w:p>
    <w:p w14:paraId="413FF799" w14:textId="77777777" w:rsidR="00903261" w:rsidRPr="003805EE" w:rsidRDefault="00903261" w:rsidP="006551EE">
      <w:pPr>
        <w:outlineLvl w:val="0"/>
        <w:rPr>
          <w:rFonts w:ascii="Helvetica" w:hAnsi="Helvetica"/>
          <w:bCs/>
          <w:sz w:val="22"/>
          <w:szCs w:val="22"/>
        </w:rPr>
      </w:pPr>
      <w:r w:rsidRPr="003805EE">
        <w:rPr>
          <w:rFonts w:ascii="Helvetica" w:hAnsi="Helvetica"/>
          <w:bCs/>
          <w:sz w:val="22"/>
          <w:szCs w:val="22"/>
        </w:rPr>
        <w:t xml:space="preserve">Coauthor emails: </w:t>
      </w:r>
    </w:p>
    <w:p w14:paraId="4E0A91B5" w14:textId="77777777" w:rsidR="00903261" w:rsidRPr="003805EE" w:rsidRDefault="00903261" w:rsidP="006551EE">
      <w:pPr>
        <w:rPr>
          <w:rFonts w:ascii="Helvetica" w:hAnsi="Helvetica"/>
          <w:color w:val="222222"/>
          <w:sz w:val="22"/>
          <w:szCs w:val="22"/>
          <w:shd w:val="clear" w:color="auto" w:fill="FFFFFF"/>
        </w:rPr>
      </w:pPr>
      <w:r w:rsidRPr="003805EE">
        <w:rPr>
          <w:rFonts w:ascii="Helvetica" w:hAnsi="Helvetica"/>
          <w:bCs/>
          <w:sz w:val="22"/>
          <w:szCs w:val="22"/>
        </w:rPr>
        <w:t xml:space="preserve">Jameal F. </w:t>
      </w:r>
      <w:proofErr w:type="spellStart"/>
      <w:r w:rsidRPr="003805EE">
        <w:rPr>
          <w:rFonts w:ascii="Helvetica" w:hAnsi="Helvetica"/>
          <w:bCs/>
          <w:sz w:val="22"/>
          <w:szCs w:val="22"/>
        </w:rPr>
        <w:t>Samhouri</w:t>
      </w:r>
      <w:proofErr w:type="spellEnd"/>
      <w:r w:rsidRPr="003805EE">
        <w:rPr>
          <w:rFonts w:ascii="Helvetica" w:hAnsi="Helvetica"/>
          <w:bCs/>
          <w:sz w:val="22"/>
          <w:szCs w:val="22"/>
        </w:rPr>
        <w:t xml:space="preserve">: </w:t>
      </w:r>
      <w:hyperlink r:id="rId9" w:history="1">
        <w:r w:rsidR="0001115B" w:rsidRPr="003805EE">
          <w:rPr>
            <w:rStyle w:val="Hyperlink"/>
            <w:rFonts w:ascii="Helvetica" w:hAnsi="Helvetica"/>
            <w:sz w:val="22"/>
            <w:szCs w:val="22"/>
            <w:shd w:val="clear" w:color="auto" w:fill="FFFFFF"/>
          </w:rPr>
          <w:t>Jameal.Samhouri@noaa.gov</w:t>
        </w:r>
      </w:hyperlink>
    </w:p>
    <w:p w14:paraId="0684A087" w14:textId="66E0C84B" w:rsidR="0001115B" w:rsidRDefault="0001115B" w:rsidP="006551EE">
      <w:pPr>
        <w:rPr>
          <w:rStyle w:val="Hyperlink"/>
          <w:rFonts w:ascii="Helvetica" w:hAnsi="Helvetica"/>
          <w:bCs/>
          <w:sz w:val="22"/>
          <w:szCs w:val="22"/>
        </w:rPr>
      </w:pPr>
      <w:r w:rsidRPr="003805EE">
        <w:rPr>
          <w:rFonts w:ascii="Helvetica" w:hAnsi="Helvetica"/>
          <w:bCs/>
          <w:sz w:val="22"/>
          <w:szCs w:val="22"/>
        </w:rPr>
        <w:t xml:space="preserve">Timothy E. Essington: </w:t>
      </w:r>
      <w:hyperlink r:id="rId10" w:history="1">
        <w:r w:rsidR="00952FA6" w:rsidRPr="003805EE">
          <w:rPr>
            <w:rStyle w:val="Hyperlink"/>
            <w:rFonts w:ascii="Helvetica" w:hAnsi="Helvetica"/>
            <w:bCs/>
            <w:sz w:val="22"/>
            <w:szCs w:val="22"/>
          </w:rPr>
          <w:t>essing@uw.edu</w:t>
        </w:r>
      </w:hyperlink>
    </w:p>
    <w:p w14:paraId="5870D82F" w14:textId="6695A544" w:rsidR="00074578" w:rsidRPr="003805EE" w:rsidRDefault="00074578" w:rsidP="006551EE">
      <w:pPr>
        <w:rPr>
          <w:rFonts w:ascii="Helvetica" w:hAnsi="Helvetica"/>
          <w:bCs/>
          <w:sz w:val="22"/>
          <w:szCs w:val="22"/>
        </w:rPr>
      </w:pPr>
      <w:r w:rsidRPr="00D13868">
        <w:rPr>
          <w:rStyle w:val="Hyperlink"/>
          <w:rFonts w:ascii="Helvetica" w:hAnsi="Helvetica"/>
          <w:bCs/>
          <w:sz w:val="22"/>
          <w:szCs w:val="22"/>
          <w:u w:val="none"/>
        </w:rPr>
        <w:t xml:space="preserve">Margaret C. </w:t>
      </w:r>
      <w:proofErr w:type="spellStart"/>
      <w:r w:rsidRPr="00D13868">
        <w:rPr>
          <w:rStyle w:val="Hyperlink"/>
          <w:rFonts w:ascii="Helvetica" w:hAnsi="Helvetica"/>
          <w:bCs/>
          <w:sz w:val="22"/>
          <w:szCs w:val="22"/>
          <w:u w:val="none"/>
        </w:rPr>
        <w:t>Siple</w:t>
      </w:r>
      <w:proofErr w:type="spellEnd"/>
      <w:r w:rsidRPr="00D13868">
        <w:rPr>
          <w:rStyle w:val="Hyperlink"/>
          <w:rFonts w:ascii="Helvetica" w:hAnsi="Helvetica"/>
          <w:bCs/>
          <w:sz w:val="22"/>
          <w:szCs w:val="22"/>
          <w:u w:val="none"/>
        </w:rPr>
        <w:t xml:space="preserve">: </w:t>
      </w:r>
      <w:r>
        <w:rPr>
          <w:rStyle w:val="Hyperlink"/>
          <w:rFonts w:ascii="Helvetica" w:hAnsi="Helvetica"/>
          <w:bCs/>
          <w:sz w:val="22"/>
          <w:szCs w:val="22"/>
        </w:rPr>
        <w:t>Margaret.Siple@noaa.gov</w:t>
      </w:r>
    </w:p>
    <w:p w14:paraId="290F115E" w14:textId="77777777" w:rsidR="007F6AB8" w:rsidRPr="003805EE" w:rsidRDefault="002937D2" w:rsidP="006551EE">
      <w:pPr>
        <w:rPr>
          <w:rFonts w:ascii="Helvetica" w:hAnsi="Helvetica"/>
          <w:bCs/>
          <w:sz w:val="22"/>
          <w:szCs w:val="22"/>
        </w:rPr>
      </w:pPr>
      <w:r w:rsidRPr="003805EE">
        <w:rPr>
          <w:rFonts w:ascii="Helvetica" w:hAnsi="Helvetica"/>
          <w:bCs/>
          <w:sz w:val="22"/>
          <w:szCs w:val="22"/>
        </w:rPr>
        <w:t xml:space="preserve">Crow White: </w:t>
      </w:r>
      <w:hyperlink r:id="rId11" w:history="1">
        <w:r w:rsidR="00CB00AD" w:rsidRPr="003805EE">
          <w:rPr>
            <w:rStyle w:val="Hyperlink"/>
            <w:rFonts w:ascii="Helvetica" w:hAnsi="Helvetica"/>
            <w:bCs/>
            <w:sz w:val="22"/>
            <w:szCs w:val="22"/>
          </w:rPr>
          <w:t>cwhite31@calpoly.edu</w:t>
        </w:r>
      </w:hyperlink>
    </w:p>
    <w:p w14:paraId="421A1113" w14:textId="77777777" w:rsidR="00903261" w:rsidRPr="003805EE" w:rsidRDefault="00903261" w:rsidP="006551EE">
      <w:pPr>
        <w:rPr>
          <w:rFonts w:ascii="Helvetica" w:hAnsi="Helvetica"/>
          <w:color w:val="222222"/>
          <w:sz w:val="22"/>
          <w:szCs w:val="22"/>
          <w:shd w:val="clear" w:color="auto" w:fill="FFFFFF"/>
        </w:rPr>
      </w:pPr>
      <w:r w:rsidRPr="003805EE">
        <w:rPr>
          <w:rFonts w:ascii="Helvetica" w:hAnsi="Helvetica"/>
          <w:bCs/>
          <w:sz w:val="22"/>
          <w:szCs w:val="22"/>
        </w:rPr>
        <w:t xml:space="preserve">Benjamin S. Halpern: </w:t>
      </w:r>
      <w:hyperlink r:id="rId12" w:history="1">
        <w:r w:rsidR="00952FA6" w:rsidRPr="003805EE">
          <w:rPr>
            <w:rStyle w:val="Hyperlink"/>
            <w:rFonts w:ascii="Helvetica" w:hAnsi="Helvetica"/>
            <w:sz w:val="22"/>
            <w:szCs w:val="22"/>
            <w:shd w:val="clear" w:color="auto" w:fill="FFFFFF"/>
          </w:rPr>
          <w:t>halpern@bren.ucsb.edu</w:t>
        </w:r>
      </w:hyperlink>
    </w:p>
    <w:p w14:paraId="7D0DDC24" w14:textId="77777777" w:rsidR="009242C5" w:rsidRPr="003805EE" w:rsidRDefault="002937D2" w:rsidP="006551EE">
      <w:pPr>
        <w:rPr>
          <w:rStyle w:val="Hyperlink"/>
          <w:rFonts w:ascii="Helvetica" w:hAnsi="Helvetica"/>
          <w:bCs/>
          <w:sz w:val="22"/>
          <w:szCs w:val="22"/>
        </w:rPr>
      </w:pPr>
      <w:r w:rsidRPr="003805EE">
        <w:rPr>
          <w:rFonts w:ascii="Helvetica" w:hAnsi="Helvetica"/>
          <w:bCs/>
          <w:sz w:val="22"/>
          <w:szCs w:val="22"/>
        </w:rPr>
        <w:t xml:space="preserve">John M. </w:t>
      </w:r>
      <w:proofErr w:type="spellStart"/>
      <w:r w:rsidRPr="003805EE">
        <w:rPr>
          <w:rFonts w:ascii="Helvetica" w:hAnsi="Helvetica"/>
          <w:bCs/>
          <w:sz w:val="22"/>
          <w:szCs w:val="22"/>
        </w:rPr>
        <w:t>Lynham</w:t>
      </w:r>
      <w:proofErr w:type="spellEnd"/>
      <w:r w:rsidRPr="003805EE">
        <w:rPr>
          <w:rFonts w:ascii="Helvetica" w:hAnsi="Helvetica"/>
          <w:bCs/>
          <w:sz w:val="22"/>
          <w:szCs w:val="22"/>
        </w:rPr>
        <w:t xml:space="preserve">: </w:t>
      </w:r>
      <w:hyperlink r:id="rId13" w:history="1">
        <w:r w:rsidR="009242C5" w:rsidRPr="003805EE">
          <w:rPr>
            <w:rStyle w:val="Hyperlink"/>
            <w:rFonts w:ascii="Helvetica" w:hAnsi="Helvetica"/>
            <w:bCs/>
            <w:sz w:val="22"/>
            <w:szCs w:val="22"/>
          </w:rPr>
          <w:t>lynham@hawaii.edu</w:t>
        </w:r>
      </w:hyperlink>
    </w:p>
    <w:p w14:paraId="17C353E8" w14:textId="77777777" w:rsidR="00E306B2" w:rsidRPr="003805EE" w:rsidRDefault="00E306B2" w:rsidP="006551EE">
      <w:pPr>
        <w:tabs>
          <w:tab w:val="center" w:pos="4680"/>
        </w:tabs>
        <w:rPr>
          <w:rStyle w:val="Hyperlink"/>
          <w:rFonts w:ascii="Helvetica" w:hAnsi="Helvetica"/>
          <w:bCs/>
          <w:sz w:val="22"/>
          <w:szCs w:val="22"/>
          <w:u w:val="none"/>
        </w:rPr>
      </w:pPr>
      <w:r w:rsidRPr="003805EE">
        <w:rPr>
          <w:rStyle w:val="Hyperlink"/>
          <w:rFonts w:ascii="Helvetica" w:hAnsi="Helvetica"/>
          <w:bCs/>
          <w:sz w:val="22"/>
          <w:szCs w:val="22"/>
          <w:u w:val="none"/>
        </w:rPr>
        <w:t xml:space="preserve">Anne K. </w:t>
      </w:r>
      <w:r w:rsidR="009C4EAB" w:rsidRPr="003805EE">
        <w:rPr>
          <w:rStyle w:val="Hyperlink"/>
          <w:rFonts w:ascii="Helvetica" w:hAnsi="Helvetica"/>
          <w:bCs/>
          <w:sz w:val="22"/>
          <w:szCs w:val="22"/>
          <w:u w:val="none"/>
        </w:rPr>
        <w:t>Salomon</w:t>
      </w:r>
      <w:r w:rsidRPr="003805EE">
        <w:rPr>
          <w:rStyle w:val="Hyperlink"/>
          <w:rFonts w:ascii="Helvetica" w:hAnsi="Helvetica"/>
          <w:bCs/>
          <w:sz w:val="22"/>
          <w:szCs w:val="22"/>
          <w:u w:val="none"/>
        </w:rPr>
        <w:t xml:space="preserve">: </w:t>
      </w:r>
      <w:hyperlink r:id="rId14" w:history="1">
        <w:r w:rsidRPr="003805EE">
          <w:rPr>
            <w:rStyle w:val="Hyperlink"/>
            <w:rFonts w:ascii="Helvetica" w:hAnsi="Helvetica"/>
            <w:bCs/>
            <w:sz w:val="22"/>
            <w:szCs w:val="22"/>
          </w:rPr>
          <w:t>anne.salomon@sfu.ca</w:t>
        </w:r>
      </w:hyperlink>
    </w:p>
    <w:p w14:paraId="298E6E02" w14:textId="64AAD81D" w:rsidR="00302D43" w:rsidRDefault="00903261" w:rsidP="006551EE">
      <w:pPr>
        <w:rPr>
          <w:rStyle w:val="Hyperlink"/>
          <w:rFonts w:ascii="Helvetica" w:hAnsi="Helvetica"/>
          <w:sz w:val="22"/>
          <w:szCs w:val="22"/>
          <w:shd w:val="clear" w:color="auto" w:fill="FFFFFF"/>
        </w:rPr>
      </w:pPr>
      <w:r w:rsidRPr="003805EE">
        <w:rPr>
          <w:rFonts w:ascii="Helvetica" w:hAnsi="Helvetica"/>
          <w:bCs/>
          <w:sz w:val="22"/>
          <w:szCs w:val="22"/>
        </w:rPr>
        <w:t xml:space="preserve">Phillip S. Levin: </w:t>
      </w:r>
      <w:hyperlink r:id="rId15" w:history="1">
        <w:r w:rsidR="00A42233" w:rsidRPr="003805EE">
          <w:rPr>
            <w:rStyle w:val="Hyperlink"/>
            <w:rFonts w:ascii="Helvetica" w:hAnsi="Helvetica"/>
            <w:sz w:val="22"/>
            <w:szCs w:val="22"/>
          </w:rPr>
          <w:t>pslevin@</w:t>
        </w:r>
        <w:r w:rsidR="00A42233" w:rsidRPr="003805EE">
          <w:rPr>
            <w:rStyle w:val="Hyperlink"/>
            <w:rFonts w:ascii="Helvetica" w:hAnsi="Helvetica"/>
            <w:sz w:val="22"/>
            <w:szCs w:val="22"/>
            <w:shd w:val="clear" w:color="auto" w:fill="FFFFFF"/>
          </w:rPr>
          <w:t>uw.edu</w:t>
        </w:r>
      </w:hyperlink>
      <w:r w:rsidR="00302D43">
        <w:rPr>
          <w:rStyle w:val="Hyperlink"/>
          <w:rFonts w:ascii="Helvetica" w:hAnsi="Helvetica"/>
          <w:sz w:val="22"/>
          <w:szCs w:val="22"/>
          <w:shd w:val="clear" w:color="auto" w:fill="FFFFFF"/>
        </w:rPr>
        <w:br w:type="page"/>
      </w:r>
    </w:p>
    <w:p w14:paraId="1A68D13C" w14:textId="01673341" w:rsidR="007B3D8E" w:rsidRDefault="00984E98" w:rsidP="006551EE">
      <w:pPr>
        <w:pStyle w:val="CommentText"/>
        <w:rPr>
          <w:rFonts w:ascii="Helvetica" w:hAnsi="Helvetica"/>
          <w:sz w:val="22"/>
          <w:szCs w:val="22"/>
        </w:rPr>
      </w:pPr>
      <w:r w:rsidRPr="003805EE">
        <w:rPr>
          <w:rFonts w:ascii="Helvetica" w:hAnsi="Helvetica" w:cs="Helvetica"/>
          <w:b/>
          <w:bCs/>
          <w:sz w:val="22"/>
          <w:szCs w:val="22"/>
        </w:rPr>
        <w:lastRenderedPageBreak/>
        <w:t>Abstract</w:t>
      </w:r>
      <w:r w:rsidRPr="003805EE">
        <w:rPr>
          <w:rFonts w:ascii="Helvetica" w:hAnsi="Helvetica" w:cs="Helvetica"/>
          <w:bCs/>
          <w:sz w:val="22"/>
          <w:szCs w:val="22"/>
        </w:rPr>
        <w:t xml:space="preserve">: </w:t>
      </w:r>
      <w:r w:rsidR="00DE079A" w:rsidRPr="003805EE">
        <w:rPr>
          <w:rFonts w:ascii="Helvetica" w:hAnsi="Helvetica"/>
          <w:sz w:val="22"/>
          <w:szCs w:val="22"/>
        </w:rPr>
        <w:t xml:space="preserve">A major challenge in sustainability science is </w:t>
      </w:r>
      <w:r w:rsidR="00DE079A">
        <w:rPr>
          <w:rFonts w:ascii="Helvetica" w:hAnsi="Helvetica"/>
          <w:sz w:val="22"/>
          <w:szCs w:val="22"/>
        </w:rPr>
        <w:t>identifying</w:t>
      </w:r>
      <w:r w:rsidR="00DE079A" w:rsidRPr="003805EE">
        <w:rPr>
          <w:rFonts w:ascii="Helvetica" w:hAnsi="Helvetica"/>
          <w:sz w:val="22"/>
          <w:szCs w:val="22"/>
        </w:rPr>
        <w:t xml:space="preserve"> </w:t>
      </w:r>
      <w:r w:rsidR="00924D45">
        <w:rPr>
          <w:rFonts w:ascii="Helvetica" w:hAnsi="Helvetica"/>
          <w:sz w:val="22"/>
          <w:szCs w:val="22"/>
        </w:rPr>
        <w:t>targets</w:t>
      </w:r>
      <w:r w:rsidR="00DE079A" w:rsidRPr="003805EE">
        <w:rPr>
          <w:rFonts w:ascii="Helvetica" w:hAnsi="Helvetica"/>
          <w:sz w:val="22"/>
          <w:szCs w:val="22"/>
        </w:rPr>
        <w:t xml:space="preserve"> that maximize ecosystem </w:t>
      </w:r>
      <w:r w:rsidR="00DE079A">
        <w:rPr>
          <w:rFonts w:ascii="Helvetica" w:hAnsi="Helvetica"/>
          <w:sz w:val="22"/>
          <w:szCs w:val="22"/>
        </w:rPr>
        <w:t>benefits</w:t>
      </w:r>
      <w:r w:rsidR="00DE079A" w:rsidRPr="003805EE">
        <w:rPr>
          <w:rFonts w:ascii="Helvetica" w:hAnsi="Helvetica"/>
          <w:sz w:val="22"/>
          <w:szCs w:val="22"/>
        </w:rPr>
        <w:t xml:space="preserve"> </w:t>
      </w:r>
      <w:r w:rsidR="00DE079A">
        <w:rPr>
          <w:rFonts w:ascii="Helvetica" w:hAnsi="Helvetica"/>
          <w:sz w:val="22"/>
          <w:szCs w:val="22"/>
        </w:rPr>
        <w:t xml:space="preserve">to humanity </w:t>
      </w:r>
      <w:r w:rsidR="00DE079A" w:rsidRPr="003805EE">
        <w:rPr>
          <w:rFonts w:ascii="Helvetica" w:hAnsi="Helvetica"/>
          <w:sz w:val="22"/>
          <w:szCs w:val="22"/>
        </w:rPr>
        <w:t xml:space="preserve">while minimizing risk of </w:t>
      </w:r>
      <w:r w:rsidR="00DE079A">
        <w:rPr>
          <w:rFonts w:ascii="Helvetica" w:hAnsi="Helvetica"/>
          <w:sz w:val="22"/>
          <w:szCs w:val="22"/>
        </w:rPr>
        <w:t>crossing</w:t>
      </w:r>
      <w:r w:rsidR="00DE079A" w:rsidRPr="003805EE">
        <w:rPr>
          <w:rFonts w:ascii="Helvetica" w:hAnsi="Helvetica"/>
          <w:sz w:val="22"/>
          <w:szCs w:val="22"/>
        </w:rPr>
        <w:t xml:space="preserve"> critical </w:t>
      </w:r>
      <w:r w:rsidR="00DE079A">
        <w:rPr>
          <w:rFonts w:ascii="Helvetica" w:hAnsi="Helvetica"/>
          <w:sz w:val="22"/>
          <w:szCs w:val="22"/>
        </w:rPr>
        <w:t xml:space="preserve">system </w:t>
      </w:r>
      <w:r w:rsidR="00DE079A" w:rsidRPr="003805EE">
        <w:rPr>
          <w:rFonts w:ascii="Helvetica" w:hAnsi="Helvetica"/>
          <w:sz w:val="22"/>
          <w:szCs w:val="22"/>
        </w:rPr>
        <w:t xml:space="preserve">thresholds. </w:t>
      </w:r>
      <w:r w:rsidR="008A4116">
        <w:rPr>
          <w:rFonts w:ascii="Helvetica" w:hAnsi="Helvetica"/>
          <w:sz w:val="22"/>
          <w:szCs w:val="22"/>
        </w:rPr>
        <w:t xml:space="preserve">One critical threshold is </w:t>
      </w:r>
      <w:r w:rsidR="00AA41AC">
        <w:rPr>
          <w:rFonts w:ascii="Helvetica" w:hAnsi="Helvetica"/>
          <w:sz w:val="22"/>
          <w:szCs w:val="22"/>
        </w:rPr>
        <w:t xml:space="preserve">the biomass at which </w:t>
      </w:r>
      <w:r w:rsidR="00BF01EC">
        <w:rPr>
          <w:rFonts w:ascii="Helvetica" w:hAnsi="Helvetica"/>
          <w:sz w:val="22"/>
          <w:szCs w:val="22"/>
        </w:rPr>
        <w:t>populations become so depleted that their population growth rates become negative</w:t>
      </w:r>
      <w:r w:rsidR="003C1DFD">
        <w:rPr>
          <w:rFonts w:ascii="Helvetica" w:hAnsi="Helvetica"/>
          <w:sz w:val="22"/>
          <w:szCs w:val="22"/>
        </w:rPr>
        <w:t xml:space="preserve"> – depensation</w:t>
      </w:r>
      <w:r w:rsidR="00AA41AC">
        <w:rPr>
          <w:rFonts w:ascii="Helvetica" w:hAnsi="Helvetica"/>
          <w:sz w:val="22"/>
          <w:szCs w:val="22"/>
        </w:rPr>
        <w:t>.</w:t>
      </w:r>
      <w:r w:rsidR="008A4116">
        <w:rPr>
          <w:rFonts w:ascii="Helvetica" w:hAnsi="Helvetica"/>
          <w:sz w:val="22"/>
          <w:szCs w:val="22"/>
        </w:rPr>
        <w:t xml:space="preserve"> </w:t>
      </w:r>
      <w:r w:rsidR="00442E9E" w:rsidRPr="003805EE">
        <w:rPr>
          <w:rFonts w:ascii="Helvetica" w:hAnsi="Helvetica" w:cs="Helvetica"/>
          <w:bCs/>
          <w:sz w:val="22"/>
          <w:szCs w:val="22"/>
        </w:rPr>
        <w:t xml:space="preserve">Here </w:t>
      </w:r>
      <w:r w:rsidRPr="003805EE">
        <w:rPr>
          <w:rFonts w:ascii="Helvetica" w:hAnsi="Helvetica" w:cs="Helvetica"/>
          <w:sz w:val="22"/>
          <w:szCs w:val="22"/>
        </w:rPr>
        <w:t xml:space="preserve">we demonstrate how </w:t>
      </w:r>
      <w:r w:rsidR="00924D45">
        <w:rPr>
          <w:rFonts w:ascii="Helvetica" w:hAnsi="Helvetica" w:cs="Helvetica"/>
          <w:sz w:val="22"/>
          <w:szCs w:val="22"/>
        </w:rPr>
        <w:t xml:space="preserve">the value of </w:t>
      </w:r>
      <w:r w:rsidRPr="003805EE">
        <w:rPr>
          <w:rFonts w:ascii="Helvetica" w:hAnsi="Helvetica" w:cs="Helvetica"/>
          <w:sz w:val="22"/>
          <w:szCs w:val="22"/>
        </w:rPr>
        <w:t xml:space="preserve">monitoring information increases as </w:t>
      </w:r>
      <w:r w:rsidR="00BB3E78" w:rsidRPr="003805EE">
        <w:rPr>
          <w:rFonts w:ascii="Helvetica" w:hAnsi="Helvetica" w:cs="Helvetica"/>
          <w:sz w:val="22"/>
          <w:szCs w:val="22"/>
        </w:rPr>
        <w:t xml:space="preserve">a </w:t>
      </w:r>
      <w:r w:rsidR="00053CE0">
        <w:rPr>
          <w:rFonts w:ascii="Helvetica" w:hAnsi="Helvetica" w:cs="Helvetica"/>
          <w:sz w:val="22"/>
          <w:szCs w:val="22"/>
        </w:rPr>
        <w:t xml:space="preserve">natural </w:t>
      </w:r>
      <w:r w:rsidR="00B84A6B">
        <w:rPr>
          <w:rFonts w:ascii="Helvetica" w:hAnsi="Helvetica" w:cs="Helvetica"/>
          <w:sz w:val="22"/>
          <w:szCs w:val="22"/>
        </w:rPr>
        <w:t xml:space="preserve">resource </w:t>
      </w:r>
      <w:r w:rsidR="003C1DFD">
        <w:rPr>
          <w:rFonts w:ascii="Helvetica" w:hAnsi="Helvetica" w:cs="Helvetica"/>
          <w:sz w:val="22"/>
          <w:szCs w:val="22"/>
        </w:rPr>
        <w:t>spends more time near the critical</w:t>
      </w:r>
      <w:r w:rsidR="00AA41AC">
        <w:rPr>
          <w:rFonts w:ascii="Helvetica" w:hAnsi="Helvetica" w:cs="Helvetica"/>
          <w:sz w:val="22"/>
          <w:szCs w:val="22"/>
        </w:rPr>
        <w:t xml:space="preserve"> depensatory biomass threshold</w:t>
      </w:r>
      <w:r w:rsidR="005429B1">
        <w:rPr>
          <w:rFonts w:ascii="Helvetica" w:hAnsi="Helvetica" w:cs="Helvetica"/>
          <w:sz w:val="22"/>
          <w:szCs w:val="22"/>
        </w:rPr>
        <w:t xml:space="preserve">. This benefit emerges </w:t>
      </w:r>
      <w:r w:rsidR="003C1DFD">
        <w:rPr>
          <w:rFonts w:ascii="Helvetica" w:hAnsi="Helvetica" w:cs="Helvetica"/>
          <w:sz w:val="22"/>
          <w:szCs w:val="22"/>
        </w:rPr>
        <w:t xml:space="preserve">because higher monitoring </w:t>
      </w:r>
      <w:r w:rsidR="006551EE">
        <w:rPr>
          <w:rFonts w:ascii="Helvetica" w:hAnsi="Helvetica" w:cs="Helvetica"/>
          <w:sz w:val="22"/>
          <w:szCs w:val="22"/>
        </w:rPr>
        <w:t>accuracy</w:t>
      </w:r>
      <w:r w:rsidR="003C1DFD">
        <w:rPr>
          <w:rFonts w:ascii="Helvetica" w:hAnsi="Helvetica" w:cs="Helvetica"/>
          <w:sz w:val="22"/>
          <w:szCs w:val="22"/>
        </w:rPr>
        <w:t xml:space="preserve"> promotes higher yield and </w:t>
      </w:r>
      <w:r w:rsidR="005429B1">
        <w:rPr>
          <w:rFonts w:ascii="Helvetica" w:hAnsi="Helvetica" w:cs="Helvetica"/>
          <w:sz w:val="22"/>
          <w:szCs w:val="22"/>
        </w:rPr>
        <w:t>a greater capacity to recover from</w:t>
      </w:r>
      <w:r w:rsidR="003C1DFD">
        <w:rPr>
          <w:rFonts w:ascii="Helvetica" w:hAnsi="Helvetica" w:cs="Helvetica"/>
          <w:sz w:val="22"/>
          <w:szCs w:val="22"/>
        </w:rPr>
        <w:t xml:space="preserve"> overharvest</w:t>
      </w:r>
      <w:r w:rsidR="005429B1">
        <w:rPr>
          <w:rFonts w:ascii="Helvetica" w:hAnsi="Helvetica" w:cs="Helvetica"/>
          <w:sz w:val="22"/>
          <w:szCs w:val="22"/>
        </w:rPr>
        <w:t>.</w:t>
      </w:r>
      <w:r w:rsidR="00674856">
        <w:rPr>
          <w:rFonts w:ascii="Helvetica" w:hAnsi="Helvetica" w:cs="Helvetica"/>
          <w:sz w:val="22"/>
          <w:szCs w:val="22"/>
        </w:rPr>
        <w:t xml:space="preserve"> </w:t>
      </w:r>
      <w:r w:rsidR="00580AEA">
        <w:rPr>
          <w:rFonts w:ascii="Helvetica" w:hAnsi="Helvetica" w:cs="Helvetica"/>
          <w:sz w:val="22"/>
          <w:szCs w:val="22"/>
        </w:rPr>
        <w:t>We show that p</w:t>
      </w:r>
      <w:r w:rsidR="00D45DB1" w:rsidRPr="003805EE">
        <w:rPr>
          <w:rFonts w:ascii="Helvetica" w:hAnsi="Helvetica" w:cs="Helvetica"/>
          <w:sz w:val="22"/>
          <w:szCs w:val="22"/>
        </w:rPr>
        <w:t>recautionary buffers</w:t>
      </w:r>
      <w:r w:rsidR="009307CE" w:rsidRPr="003805EE">
        <w:rPr>
          <w:rFonts w:ascii="Helvetica" w:hAnsi="Helvetica" w:cs="Helvetica"/>
          <w:sz w:val="22"/>
          <w:szCs w:val="22"/>
        </w:rPr>
        <w:t xml:space="preserve"> </w:t>
      </w:r>
      <w:r w:rsidR="00674856">
        <w:rPr>
          <w:rFonts w:ascii="Helvetica" w:hAnsi="Helvetica" w:cs="Helvetica"/>
          <w:sz w:val="22"/>
          <w:szCs w:val="22"/>
        </w:rPr>
        <w:t>that</w:t>
      </w:r>
      <w:r w:rsidR="00915035">
        <w:rPr>
          <w:rFonts w:ascii="Helvetica" w:hAnsi="Helvetica" w:cs="Helvetica"/>
          <w:sz w:val="22"/>
          <w:szCs w:val="22"/>
        </w:rPr>
        <w:t xml:space="preserve"> trigger increased </w:t>
      </w:r>
      <w:r w:rsidR="00DB3FD6">
        <w:rPr>
          <w:rFonts w:ascii="Helvetica" w:hAnsi="Helvetica" w:cs="Helvetica"/>
          <w:sz w:val="22"/>
          <w:szCs w:val="22"/>
        </w:rPr>
        <w:t xml:space="preserve">monitoring </w:t>
      </w:r>
      <w:ins w:id="0" w:author="Adrian Stier" w:date="2022-01-17T12:25:00Z">
        <w:r w:rsidR="006551EE">
          <w:rPr>
            <w:rFonts w:ascii="Helvetica" w:hAnsi="Helvetica" w:cs="Helvetica"/>
            <w:sz w:val="22"/>
            <w:szCs w:val="22"/>
          </w:rPr>
          <w:t xml:space="preserve">accuracy </w:t>
        </w:r>
      </w:ins>
      <w:del w:id="1" w:author="Adrian Stier" w:date="2022-01-17T12:25:00Z">
        <w:r w:rsidR="003C1DFD" w:rsidDel="006551EE">
          <w:rPr>
            <w:rFonts w:ascii="Helvetica" w:hAnsi="Helvetica" w:cs="Helvetica"/>
            <w:sz w:val="22"/>
            <w:szCs w:val="22"/>
          </w:rPr>
          <w:delText xml:space="preserve">precision </w:delText>
        </w:r>
      </w:del>
      <w:r w:rsidR="003C1DFD">
        <w:rPr>
          <w:rFonts w:ascii="Helvetica" w:hAnsi="Helvetica" w:cs="Helvetica"/>
          <w:sz w:val="22"/>
          <w:szCs w:val="22"/>
        </w:rPr>
        <w:t>as resource levels decline</w:t>
      </w:r>
      <w:r w:rsidR="00674856">
        <w:rPr>
          <w:rFonts w:ascii="Helvetica" w:hAnsi="Helvetica" w:cs="Helvetica"/>
          <w:sz w:val="22"/>
          <w:szCs w:val="22"/>
        </w:rPr>
        <w:t xml:space="preserve"> may </w:t>
      </w:r>
      <w:r w:rsidR="001F5098">
        <w:rPr>
          <w:rFonts w:ascii="Helvetica" w:hAnsi="Helvetica" w:cs="Helvetica"/>
          <w:sz w:val="22"/>
          <w:szCs w:val="22"/>
        </w:rPr>
        <w:t xml:space="preserve">offer </w:t>
      </w:r>
      <w:r w:rsidR="0014326C">
        <w:rPr>
          <w:rFonts w:ascii="Helvetica" w:hAnsi="Helvetica" w:cs="Helvetica"/>
          <w:sz w:val="22"/>
          <w:szCs w:val="22"/>
        </w:rPr>
        <w:t>a</w:t>
      </w:r>
      <w:r w:rsidR="00580AEA">
        <w:rPr>
          <w:rFonts w:ascii="Helvetica" w:hAnsi="Helvetica" w:cs="Helvetica"/>
          <w:sz w:val="22"/>
          <w:szCs w:val="22"/>
        </w:rPr>
        <w:t xml:space="preserve"> </w:t>
      </w:r>
      <w:r w:rsidR="001F5098">
        <w:rPr>
          <w:rFonts w:ascii="Helvetica" w:hAnsi="Helvetica" w:cs="Helvetica"/>
          <w:sz w:val="22"/>
          <w:szCs w:val="22"/>
        </w:rPr>
        <w:t>way to</w:t>
      </w:r>
      <w:r w:rsidR="003C1DFD">
        <w:rPr>
          <w:rFonts w:ascii="Helvetica" w:hAnsi="Helvetica" w:cs="Helvetica"/>
          <w:sz w:val="22"/>
          <w:szCs w:val="22"/>
        </w:rPr>
        <w:t xml:space="preserve"> </w:t>
      </w:r>
      <w:r w:rsidR="009307CE" w:rsidRPr="003805EE">
        <w:rPr>
          <w:rFonts w:ascii="Helvetica" w:hAnsi="Helvetica" w:cs="Helvetica"/>
          <w:sz w:val="22"/>
          <w:szCs w:val="22"/>
        </w:rPr>
        <w:t>minimize monitoring costs</w:t>
      </w:r>
      <w:r w:rsidR="00674856">
        <w:rPr>
          <w:rFonts w:ascii="Helvetica" w:hAnsi="Helvetica" w:cs="Helvetica"/>
          <w:sz w:val="22"/>
          <w:szCs w:val="22"/>
        </w:rPr>
        <w:t xml:space="preserve"> and </w:t>
      </w:r>
      <w:r w:rsidR="009307CE" w:rsidRPr="003805EE">
        <w:rPr>
          <w:rFonts w:ascii="Helvetica" w:hAnsi="Helvetica" w:cs="Helvetica"/>
          <w:sz w:val="22"/>
          <w:szCs w:val="22"/>
        </w:rPr>
        <w:t>maximize profits</w:t>
      </w:r>
      <w:r w:rsidR="00674856">
        <w:rPr>
          <w:rFonts w:ascii="Helvetica" w:hAnsi="Helvetica" w:cs="Helvetica"/>
          <w:sz w:val="22"/>
          <w:szCs w:val="22"/>
        </w:rPr>
        <w:t xml:space="preserve">. </w:t>
      </w:r>
      <w:r w:rsidRPr="003805EE">
        <w:rPr>
          <w:rFonts w:ascii="Helvetica" w:hAnsi="Helvetica" w:cs="Helvetica"/>
          <w:sz w:val="22"/>
          <w:szCs w:val="22"/>
        </w:rPr>
        <w:t>I</w:t>
      </w:r>
      <w:r w:rsidR="00DE64C6" w:rsidRPr="003805EE">
        <w:rPr>
          <w:rFonts w:ascii="Helvetica" w:hAnsi="Helvetica" w:cs="Helvetica"/>
          <w:sz w:val="22"/>
          <w:szCs w:val="22"/>
        </w:rPr>
        <w:t>n a</w:t>
      </w:r>
      <w:r w:rsidR="000A07BA" w:rsidRPr="003805EE">
        <w:rPr>
          <w:rFonts w:ascii="Helvetica" w:hAnsi="Helvetica" w:cs="Helvetica"/>
          <w:sz w:val="22"/>
          <w:szCs w:val="22"/>
        </w:rPr>
        <w:t xml:space="preserve"> </w:t>
      </w:r>
      <w:r w:rsidR="00DE64C6" w:rsidRPr="003805EE">
        <w:rPr>
          <w:rFonts w:ascii="Helvetica" w:hAnsi="Helvetica" w:cs="Helvetica"/>
          <w:sz w:val="22"/>
          <w:szCs w:val="22"/>
        </w:rPr>
        <w:t>world</w:t>
      </w:r>
      <w:r w:rsidR="000A07BA" w:rsidRPr="003805EE">
        <w:rPr>
          <w:rFonts w:ascii="Helvetica" w:hAnsi="Helvetica" w:cs="Helvetica"/>
          <w:sz w:val="22"/>
          <w:szCs w:val="22"/>
        </w:rPr>
        <w:t xml:space="preserve"> of finite resources, i</w:t>
      </w:r>
      <w:r w:rsidRPr="003805EE">
        <w:rPr>
          <w:rFonts w:ascii="Helvetica" w:hAnsi="Helvetica" w:cs="Helvetica"/>
          <w:sz w:val="22"/>
          <w:szCs w:val="22"/>
        </w:rPr>
        <w:t xml:space="preserve">mproving our understanding </w:t>
      </w:r>
      <w:r w:rsidR="00BF1DBD">
        <w:rPr>
          <w:rFonts w:ascii="Helvetica" w:hAnsi="Helvetica" w:cs="Helvetica"/>
          <w:sz w:val="22"/>
          <w:szCs w:val="22"/>
        </w:rPr>
        <w:t xml:space="preserve">of </w:t>
      </w:r>
      <w:r w:rsidRPr="003805EE">
        <w:rPr>
          <w:rFonts w:ascii="Helvetica" w:hAnsi="Helvetica" w:cs="Helvetica"/>
          <w:sz w:val="22"/>
          <w:szCs w:val="22"/>
        </w:rPr>
        <w:t xml:space="preserve">the trade-off between </w:t>
      </w:r>
      <w:ins w:id="2" w:author="Adrian Stier" w:date="2022-01-17T12:25:00Z">
        <w:r w:rsidR="006551EE">
          <w:rPr>
            <w:rFonts w:ascii="Helvetica" w:hAnsi="Helvetica" w:cs="Helvetica"/>
            <w:sz w:val="22"/>
            <w:szCs w:val="22"/>
          </w:rPr>
          <w:t xml:space="preserve">accuracy </w:t>
        </w:r>
      </w:ins>
      <w:del w:id="3" w:author="Adrian Stier" w:date="2022-01-17T12:25:00Z">
        <w:r w:rsidRPr="003805EE" w:rsidDel="006551EE">
          <w:rPr>
            <w:rFonts w:ascii="Helvetica" w:hAnsi="Helvetica" w:cs="Helvetica"/>
            <w:sz w:val="22"/>
            <w:szCs w:val="22"/>
          </w:rPr>
          <w:delText xml:space="preserve">precision </w:delText>
        </w:r>
      </w:del>
      <w:r w:rsidRPr="003805EE">
        <w:rPr>
          <w:rFonts w:ascii="Helvetica" w:hAnsi="Helvetica" w:cs="Helvetica"/>
          <w:sz w:val="22"/>
          <w:szCs w:val="22"/>
        </w:rPr>
        <w:t xml:space="preserve">in </w:t>
      </w:r>
      <w:r w:rsidR="001B388D">
        <w:rPr>
          <w:rFonts w:ascii="Helvetica" w:hAnsi="Helvetica" w:cs="Helvetica"/>
          <w:sz w:val="22"/>
          <w:szCs w:val="22"/>
        </w:rPr>
        <w:t>estimates of population status</w:t>
      </w:r>
      <w:r w:rsidRPr="003805EE">
        <w:rPr>
          <w:rFonts w:ascii="Helvetica" w:hAnsi="Helvetica" w:cs="Helvetica"/>
          <w:sz w:val="22"/>
          <w:szCs w:val="22"/>
        </w:rPr>
        <w:t xml:space="preserve"> and the costs of mismanagement will benefit </w:t>
      </w:r>
      <w:r w:rsidR="00995456">
        <w:rPr>
          <w:rFonts w:ascii="Helvetica" w:hAnsi="Helvetica"/>
          <w:sz w:val="22"/>
          <w:szCs w:val="22"/>
        </w:rPr>
        <w:t>stakeholders</w:t>
      </w:r>
      <w:r w:rsidR="007B3D8E" w:rsidRPr="003805EE">
        <w:rPr>
          <w:rFonts w:ascii="Helvetica" w:hAnsi="Helvetica"/>
          <w:sz w:val="22"/>
          <w:szCs w:val="22"/>
        </w:rPr>
        <w:t xml:space="preserve"> that shoulder the burden of these economic</w:t>
      </w:r>
      <w:r w:rsidR="00580AEA">
        <w:rPr>
          <w:rFonts w:ascii="Helvetica" w:hAnsi="Helvetica"/>
          <w:sz w:val="22"/>
          <w:szCs w:val="22"/>
        </w:rPr>
        <w:t xml:space="preserve"> and social</w:t>
      </w:r>
      <w:r w:rsidR="007B3D8E" w:rsidRPr="003805EE">
        <w:rPr>
          <w:rFonts w:ascii="Helvetica" w:hAnsi="Helvetica"/>
          <w:sz w:val="22"/>
          <w:szCs w:val="22"/>
        </w:rPr>
        <w:t xml:space="preserve"> costs.</w:t>
      </w:r>
    </w:p>
    <w:p w14:paraId="112FF56A" w14:textId="77777777" w:rsidR="00302D43" w:rsidRPr="003805EE" w:rsidRDefault="00302D43" w:rsidP="006551EE">
      <w:pPr>
        <w:pStyle w:val="CommentText"/>
        <w:rPr>
          <w:rFonts w:ascii="Helvetica" w:hAnsi="Helvetica"/>
          <w:sz w:val="22"/>
          <w:szCs w:val="22"/>
        </w:rPr>
      </w:pPr>
    </w:p>
    <w:p w14:paraId="5C1239BB" w14:textId="0092B6D1" w:rsidR="00F34D59" w:rsidRDefault="00302D43" w:rsidP="006551EE">
      <w:pPr>
        <w:widowControl w:val="0"/>
        <w:autoSpaceDE w:val="0"/>
        <w:autoSpaceDN w:val="0"/>
        <w:adjustRightInd w:val="0"/>
        <w:rPr>
          <w:rFonts w:ascii="Helvetica" w:hAnsi="Helvetica"/>
          <w:i/>
          <w:sz w:val="22"/>
          <w:szCs w:val="22"/>
        </w:rPr>
      </w:pPr>
      <w:r w:rsidRPr="003805EE">
        <w:rPr>
          <w:rFonts w:ascii="Helvetica" w:hAnsi="Helvetica"/>
          <w:b/>
          <w:sz w:val="22"/>
          <w:szCs w:val="22"/>
        </w:rPr>
        <w:t>Keywords</w:t>
      </w:r>
      <w:r w:rsidRPr="003805EE">
        <w:rPr>
          <w:rFonts w:ascii="Helvetica" w:hAnsi="Helvetica"/>
          <w:sz w:val="22"/>
          <w:szCs w:val="22"/>
        </w:rPr>
        <w:t>:</w:t>
      </w:r>
      <w:r w:rsidRPr="003805EE">
        <w:rPr>
          <w:rFonts w:ascii="Helvetica" w:hAnsi="Helvetica"/>
          <w:i/>
          <w:sz w:val="22"/>
          <w:szCs w:val="22"/>
        </w:rPr>
        <w:t xml:space="preserve"> value of information,</w:t>
      </w:r>
      <w:r w:rsidR="001500BA">
        <w:rPr>
          <w:rFonts w:ascii="Helvetica" w:hAnsi="Helvetica"/>
          <w:i/>
          <w:sz w:val="22"/>
          <w:szCs w:val="22"/>
        </w:rPr>
        <w:t xml:space="preserve"> tipping points,</w:t>
      </w:r>
      <w:r w:rsidRPr="003805EE">
        <w:rPr>
          <w:rFonts w:ascii="Helvetica" w:hAnsi="Helvetica"/>
          <w:i/>
          <w:sz w:val="22"/>
          <w:szCs w:val="22"/>
        </w:rPr>
        <w:t xml:space="preserve"> </w:t>
      </w:r>
      <w:r w:rsidR="001B388D">
        <w:rPr>
          <w:rFonts w:ascii="Helvetica" w:hAnsi="Helvetica"/>
          <w:i/>
          <w:sz w:val="22"/>
          <w:szCs w:val="22"/>
        </w:rPr>
        <w:t>a</w:t>
      </w:r>
      <w:r w:rsidR="001B388D" w:rsidRPr="003805EE">
        <w:rPr>
          <w:rFonts w:ascii="Helvetica" w:hAnsi="Helvetica"/>
          <w:i/>
          <w:sz w:val="22"/>
          <w:szCs w:val="22"/>
        </w:rPr>
        <w:t xml:space="preserve">daptive </w:t>
      </w:r>
      <w:r w:rsidR="001B388D">
        <w:rPr>
          <w:rFonts w:ascii="Helvetica" w:hAnsi="Helvetica"/>
          <w:i/>
          <w:sz w:val="22"/>
          <w:szCs w:val="22"/>
        </w:rPr>
        <w:t>m</w:t>
      </w:r>
      <w:r w:rsidR="001B388D" w:rsidRPr="003805EE">
        <w:rPr>
          <w:rFonts w:ascii="Helvetica" w:hAnsi="Helvetica"/>
          <w:i/>
          <w:sz w:val="22"/>
          <w:szCs w:val="22"/>
        </w:rPr>
        <w:t>anagement</w:t>
      </w:r>
      <w:r w:rsidRPr="003805EE">
        <w:rPr>
          <w:rFonts w:ascii="Helvetica" w:hAnsi="Helvetica"/>
          <w:i/>
          <w:sz w:val="22"/>
          <w:szCs w:val="22"/>
        </w:rPr>
        <w:t xml:space="preserve">; </w:t>
      </w:r>
      <w:r w:rsidR="001B388D">
        <w:rPr>
          <w:rFonts w:ascii="Helvetica" w:hAnsi="Helvetica"/>
          <w:i/>
          <w:sz w:val="22"/>
          <w:szCs w:val="22"/>
        </w:rPr>
        <w:t>p</w:t>
      </w:r>
      <w:r w:rsidR="001B388D" w:rsidRPr="003805EE">
        <w:rPr>
          <w:rFonts w:ascii="Helvetica" w:hAnsi="Helvetica"/>
          <w:i/>
          <w:sz w:val="22"/>
          <w:szCs w:val="22"/>
        </w:rPr>
        <w:t xml:space="preserve">recautionary </w:t>
      </w:r>
      <w:r w:rsidR="001B388D">
        <w:rPr>
          <w:rFonts w:ascii="Helvetica" w:hAnsi="Helvetica"/>
          <w:i/>
          <w:sz w:val="22"/>
          <w:szCs w:val="22"/>
        </w:rPr>
        <w:t>b</w:t>
      </w:r>
      <w:r w:rsidR="001B388D" w:rsidRPr="003805EE">
        <w:rPr>
          <w:rFonts w:ascii="Helvetica" w:hAnsi="Helvetica"/>
          <w:i/>
          <w:sz w:val="22"/>
          <w:szCs w:val="22"/>
        </w:rPr>
        <w:t>uffer</w:t>
      </w:r>
      <w:r w:rsidRPr="003805EE">
        <w:rPr>
          <w:rFonts w:ascii="Helvetica" w:hAnsi="Helvetica"/>
          <w:i/>
          <w:sz w:val="22"/>
          <w:szCs w:val="22"/>
        </w:rPr>
        <w:t xml:space="preserve">; </w:t>
      </w:r>
      <w:r w:rsidR="001B388D">
        <w:rPr>
          <w:rFonts w:ascii="Helvetica" w:hAnsi="Helvetica"/>
          <w:i/>
          <w:sz w:val="22"/>
          <w:szCs w:val="22"/>
        </w:rPr>
        <w:t>depensation</w:t>
      </w:r>
      <w:r w:rsidRPr="003805EE">
        <w:rPr>
          <w:rFonts w:ascii="Helvetica" w:hAnsi="Helvetica"/>
          <w:i/>
          <w:sz w:val="22"/>
          <w:szCs w:val="22"/>
        </w:rPr>
        <w:t xml:space="preserve">; </w:t>
      </w:r>
      <w:r w:rsidR="001B388D">
        <w:rPr>
          <w:rFonts w:ascii="Helvetica" w:hAnsi="Helvetica"/>
          <w:i/>
          <w:sz w:val="22"/>
          <w:szCs w:val="22"/>
        </w:rPr>
        <w:t>m</w:t>
      </w:r>
      <w:r w:rsidRPr="003805EE">
        <w:rPr>
          <w:rFonts w:ascii="Helvetica" w:hAnsi="Helvetica"/>
          <w:i/>
          <w:sz w:val="22"/>
          <w:szCs w:val="22"/>
        </w:rPr>
        <w:t xml:space="preserve">anagement </w:t>
      </w:r>
      <w:r w:rsidR="001B388D">
        <w:rPr>
          <w:rFonts w:ascii="Helvetica" w:hAnsi="Helvetica"/>
          <w:i/>
          <w:sz w:val="22"/>
          <w:szCs w:val="22"/>
        </w:rPr>
        <w:t>s</w:t>
      </w:r>
      <w:r w:rsidR="001B388D" w:rsidRPr="003805EE">
        <w:rPr>
          <w:rFonts w:ascii="Helvetica" w:hAnsi="Helvetica"/>
          <w:i/>
          <w:sz w:val="22"/>
          <w:szCs w:val="22"/>
        </w:rPr>
        <w:t xml:space="preserve">trategy </w:t>
      </w:r>
      <w:r w:rsidR="001B388D">
        <w:rPr>
          <w:rFonts w:ascii="Helvetica" w:hAnsi="Helvetica"/>
          <w:i/>
          <w:sz w:val="22"/>
          <w:szCs w:val="22"/>
        </w:rPr>
        <w:t>e</w:t>
      </w:r>
      <w:r w:rsidR="001B388D" w:rsidRPr="003805EE">
        <w:rPr>
          <w:rFonts w:ascii="Helvetica" w:hAnsi="Helvetica"/>
          <w:i/>
          <w:sz w:val="22"/>
          <w:szCs w:val="22"/>
        </w:rPr>
        <w:t>valuation</w:t>
      </w:r>
      <w:r w:rsidR="001B388D">
        <w:rPr>
          <w:rFonts w:ascii="Helvetica" w:hAnsi="Helvetica"/>
          <w:i/>
          <w:sz w:val="22"/>
          <w:szCs w:val="22"/>
        </w:rPr>
        <w:t>;</w:t>
      </w:r>
      <w:r w:rsidRPr="003805EE">
        <w:rPr>
          <w:rFonts w:ascii="Helvetica" w:hAnsi="Helvetica"/>
          <w:i/>
          <w:sz w:val="22"/>
          <w:szCs w:val="22"/>
        </w:rPr>
        <w:t xml:space="preserve"> </w:t>
      </w:r>
      <w:r w:rsidR="000723C4">
        <w:rPr>
          <w:rFonts w:ascii="Helvetica" w:hAnsi="Helvetica"/>
          <w:i/>
          <w:sz w:val="22"/>
          <w:szCs w:val="22"/>
        </w:rPr>
        <w:t xml:space="preserve">tipping point; </w:t>
      </w:r>
      <w:r w:rsidRPr="003805EE">
        <w:rPr>
          <w:rFonts w:ascii="Helvetica" w:hAnsi="Helvetica"/>
          <w:i/>
          <w:sz w:val="22"/>
          <w:szCs w:val="22"/>
        </w:rPr>
        <w:t>Allee effect</w:t>
      </w:r>
    </w:p>
    <w:p w14:paraId="449A8704" w14:textId="77777777" w:rsidR="00F34D59" w:rsidRDefault="00F34D59" w:rsidP="006551EE">
      <w:pPr>
        <w:rPr>
          <w:rFonts w:ascii="Helvetica" w:hAnsi="Helvetica"/>
          <w:i/>
          <w:sz w:val="22"/>
          <w:szCs w:val="22"/>
        </w:rPr>
      </w:pPr>
    </w:p>
    <w:p w14:paraId="01E65A67" w14:textId="77777777" w:rsidR="000B3150" w:rsidRDefault="000B3150" w:rsidP="006551EE">
      <w:pPr>
        <w:rPr>
          <w:rFonts w:ascii="Helvetica" w:hAnsi="Helvetica"/>
          <w:iCs/>
          <w:sz w:val="22"/>
          <w:szCs w:val="22"/>
        </w:rPr>
      </w:pPr>
    </w:p>
    <w:p w14:paraId="01367DF9" w14:textId="07490769" w:rsidR="0054533D" w:rsidRDefault="0054533D" w:rsidP="006551EE">
      <w:pPr>
        <w:rPr>
          <w:rFonts w:ascii="Helvetica" w:hAnsi="Helvetica"/>
          <w:iCs/>
          <w:sz w:val="22"/>
          <w:szCs w:val="22"/>
        </w:rPr>
      </w:pPr>
    </w:p>
    <w:p w14:paraId="17AE0E54" w14:textId="77777777" w:rsidR="000B3150" w:rsidRDefault="000B3150" w:rsidP="006551EE">
      <w:pPr>
        <w:rPr>
          <w:rFonts w:ascii="Helvetica" w:hAnsi="Helvetica"/>
          <w:iCs/>
          <w:sz w:val="22"/>
          <w:szCs w:val="22"/>
        </w:rPr>
      </w:pPr>
    </w:p>
    <w:p w14:paraId="4903C843" w14:textId="140205A1" w:rsidR="0054533D" w:rsidRDefault="00302D43" w:rsidP="006551EE">
      <w:pPr>
        <w:rPr>
          <w:rFonts w:ascii="Helvetica" w:hAnsi="Helvetica"/>
          <w:i/>
          <w:sz w:val="22"/>
          <w:szCs w:val="22"/>
        </w:rPr>
      </w:pPr>
      <w:r>
        <w:rPr>
          <w:rFonts w:ascii="Helvetica" w:hAnsi="Helvetica"/>
          <w:i/>
          <w:sz w:val="22"/>
          <w:szCs w:val="22"/>
        </w:rPr>
        <w:br w:type="page"/>
      </w:r>
    </w:p>
    <w:p w14:paraId="22FB9DCC" w14:textId="0E482BA3" w:rsidR="00EA4926" w:rsidRPr="003805EE" w:rsidRDefault="00EA4926" w:rsidP="006551EE">
      <w:pPr>
        <w:widowControl w:val="0"/>
        <w:autoSpaceDE w:val="0"/>
        <w:autoSpaceDN w:val="0"/>
        <w:adjustRightInd w:val="0"/>
        <w:rPr>
          <w:rFonts w:ascii="Helvetica" w:hAnsi="Helvetica"/>
          <w:b/>
          <w:sz w:val="22"/>
          <w:szCs w:val="22"/>
        </w:rPr>
      </w:pPr>
      <w:r w:rsidRPr="003805EE">
        <w:rPr>
          <w:rFonts w:ascii="Helvetica" w:hAnsi="Helvetica"/>
          <w:b/>
          <w:sz w:val="22"/>
          <w:szCs w:val="22"/>
        </w:rPr>
        <w:lastRenderedPageBreak/>
        <w:t>INTRODUCTION</w:t>
      </w:r>
    </w:p>
    <w:p w14:paraId="2AE3240F" w14:textId="0662386F" w:rsidR="005E722B" w:rsidRPr="003805EE" w:rsidRDefault="005E722B" w:rsidP="006551EE">
      <w:pPr>
        <w:rPr>
          <w:rFonts w:ascii="Helvetica" w:hAnsi="Helvetica"/>
          <w:sz w:val="22"/>
          <w:szCs w:val="22"/>
        </w:rPr>
      </w:pPr>
      <w:r w:rsidRPr="003805EE">
        <w:rPr>
          <w:rFonts w:ascii="Helvetica" w:hAnsi="Helvetica"/>
          <w:sz w:val="22"/>
          <w:szCs w:val="22"/>
        </w:rPr>
        <w:t xml:space="preserve">Decision-makers seeking to avoid the collapse of financial, </w:t>
      </w:r>
      <w:r w:rsidR="00E512D2">
        <w:rPr>
          <w:rFonts w:ascii="Helvetica" w:hAnsi="Helvetica"/>
          <w:sz w:val="22"/>
          <w:szCs w:val="22"/>
        </w:rPr>
        <w:t>public health</w:t>
      </w:r>
      <w:r w:rsidRPr="003805EE">
        <w:rPr>
          <w:rFonts w:ascii="Helvetica" w:hAnsi="Helvetica"/>
          <w:sz w:val="22"/>
          <w:szCs w:val="22"/>
        </w:rPr>
        <w:t xml:space="preserve">, or military defense systems often rely on detailed information to manage risk. However, high </w:t>
      </w:r>
      <w:ins w:id="4" w:author="Adrian Stier" w:date="2022-01-17T12:26:00Z">
        <w:r w:rsidR="00C02672">
          <w:rPr>
            <w:rFonts w:ascii="Helvetica" w:hAnsi="Helvetica" w:cs="Helvetica"/>
            <w:sz w:val="22"/>
            <w:szCs w:val="22"/>
          </w:rPr>
          <w:t xml:space="preserve">accuracy </w:t>
        </w:r>
      </w:ins>
      <w:del w:id="5" w:author="Adrian Stier" w:date="2022-01-17T12:26:00Z">
        <w:r w:rsidRPr="003805EE" w:rsidDel="00C02672">
          <w:rPr>
            <w:rFonts w:ascii="Helvetica" w:hAnsi="Helvetica"/>
            <w:sz w:val="22"/>
            <w:szCs w:val="22"/>
          </w:rPr>
          <w:delText xml:space="preserve">precision </w:delText>
        </w:r>
      </w:del>
      <w:r w:rsidRPr="003805EE">
        <w:rPr>
          <w:rFonts w:ascii="Helvetica" w:hAnsi="Helvetica"/>
          <w:sz w:val="22"/>
          <w:szCs w:val="22"/>
        </w:rPr>
        <w:t xml:space="preserve">monitoring of </w:t>
      </w:r>
      <w:r w:rsidR="00493D18">
        <w:rPr>
          <w:rFonts w:ascii="Helvetica" w:hAnsi="Helvetica"/>
          <w:sz w:val="22"/>
          <w:szCs w:val="22"/>
        </w:rPr>
        <w:t xml:space="preserve">these </w:t>
      </w:r>
      <w:r w:rsidRPr="003805EE">
        <w:rPr>
          <w:rFonts w:ascii="Helvetica" w:hAnsi="Helvetica"/>
          <w:sz w:val="22"/>
          <w:szCs w:val="22"/>
        </w:rPr>
        <w:t xml:space="preserve">systems is often costly, requires analysis and storage of </w:t>
      </w:r>
      <w:r w:rsidR="00BF1DBD">
        <w:rPr>
          <w:rFonts w:ascii="Helvetica" w:hAnsi="Helvetica"/>
          <w:sz w:val="22"/>
          <w:szCs w:val="22"/>
        </w:rPr>
        <w:t>large</w:t>
      </w:r>
      <w:r w:rsidR="00BF1DBD" w:rsidRPr="003805EE">
        <w:rPr>
          <w:rFonts w:ascii="Helvetica" w:hAnsi="Helvetica"/>
          <w:sz w:val="22"/>
          <w:szCs w:val="22"/>
        </w:rPr>
        <w:t xml:space="preserve"> </w:t>
      </w:r>
      <w:r w:rsidRPr="003805EE">
        <w:rPr>
          <w:rFonts w:ascii="Helvetica" w:hAnsi="Helvetica"/>
          <w:sz w:val="22"/>
          <w:szCs w:val="22"/>
        </w:rPr>
        <w:t xml:space="preserve">datasets, and can delay decision making. In environmental management, a major question is how much monitoring is needed to maximize </w:t>
      </w:r>
      <w:r w:rsidR="00493D18">
        <w:rPr>
          <w:rFonts w:ascii="Helvetica" w:hAnsi="Helvetica"/>
          <w:sz w:val="22"/>
          <w:szCs w:val="22"/>
        </w:rPr>
        <w:t xml:space="preserve">the </w:t>
      </w:r>
      <w:r w:rsidRPr="003805EE">
        <w:rPr>
          <w:rFonts w:ascii="Helvetica" w:hAnsi="Helvetica"/>
          <w:sz w:val="22"/>
          <w:szCs w:val="22"/>
        </w:rPr>
        <w:t xml:space="preserve">delivery of ecosystem </w:t>
      </w:r>
      <w:r w:rsidR="00DE079A">
        <w:rPr>
          <w:rFonts w:ascii="Helvetica" w:hAnsi="Helvetica"/>
          <w:sz w:val="22"/>
          <w:szCs w:val="22"/>
        </w:rPr>
        <w:t>benefits to people</w:t>
      </w:r>
      <w:r w:rsidRPr="003805EE">
        <w:rPr>
          <w:rFonts w:ascii="Helvetica" w:hAnsi="Helvetica"/>
          <w:sz w:val="22"/>
          <w:szCs w:val="22"/>
        </w:rPr>
        <w:t xml:space="preserve"> while minimizing </w:t>
      </w:r>
      <w:r w:rsidR="00F6763F" w:rsidRPr="003805EE">
        <w:rPr>
          <w:rFonts w:ascii="Helvetica" w:hAnsi="Helvetica"/>
          <w:sz w:val="22"/>
          <w:szCs w:val="22"/>
        </w:rPr>
        <w:t xml:space="preserve">the </w:t>
      </w:r>
      <w:r w:rsidRPr="003805EE">
        <w:rPr>
          <w:rFonts w:ascii="Helvetica" w:hAnsi="Helvetica"/>
          <w:sz w:val="22"/>
          <w:szCs w:val="22"/>
        </w:rPr>
        <w:t xml:space="preserve">risk of species or ecosystem collapse </w:t>
      </w:r>
      <w:r w:rsidR="000E0CF2" w:rsidRPr="003805EE">
        <w:rPr>
          <w:rFonts w:ascii="Helvetica" w:hAnsi="Helvetica"/>
          <w:sz w:val="22"/>
          <w:szCs w:val="22"/>
        </w:rPr>
        <w:fldChar w:fldCharType="begin">
          <w:fldData xml:space="preserve">PEVuZE5vdGU+PENpdGU+PEF1dGhvcj5LYXRlczwvQXV0aG9yPjxZZWFyPjIwMDE8L1llYXI+PFJl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</w:fldData>
        </w:fldChar>
      </w:r>
      <w:r w:rsidR="00EE63D8">
        <w:rPr>
          <w:rFonts w:ascii="Helvetica" w:hAnsi="Helvetica"/>
          <w:sz w:val="22"/>
          <w:szCs w:val="22"/>
        </w:rPr>
        <w:instrText xml:space="preserve"> ADDIN EN.CITE </w:instrText>
      </w:r>
      <w:r w:rsidR="00EE63D8">
        <w:rPr>
          <w:rFonts w:ascii="Helvetica" w:hAnsi="Helvetica"/>
          <w:sz w:val="22"/>
          <w:szCs w:val="22"/>
        </w:rPr>
        <w:fldChar w:fldCharType="begin">
          <w:fldData xml:space="preserve">PEVuZE5vdGU+PENpdGU+PEF1dGhvcj5LYXRlczwvQXV0aG9yPjxZZWFyPjIwMDE8L1llYXI+PFJl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</w:fldData>
        </w:fldChar>
      </w:r>
      <w:r w:rsidR="00EE63D8">
        <w:rPr>
          <w:rFonts w:ascii="Helvetica" w:hAnsi="Helvetica"/>
          <w:sz w:val="22"/>
          <w:szCs w:val="22"/>
        </w:rPr>
        <w:instrText xml:space="preserve"> ADDIN EN.CITE.DATA </w:instrText>
      </w:r>
      <w:r w:rsidR="00EE63D8">
        <w:rPr>
          <w:rFonts w:ascii="Helvetica" w:hAnsi="Helvetica"/>
          <w:sz w:val="22"/>
          <w:szCs w:val="22"/>
        </w:rPr>
      </w:r>
      <w:r w:rsidR="00EE63D8">
        <w:rPr>
          <w:rFonts w:ascii="Helvetica" w:hAnsi="Helvetica"/>
          <w:sz w:val="22"/>
          <w:szCs w:val="22"/>
        </w:rPr>
        <w:fldChar w:fldCharType="end"/>
      </w:r>
      <w:r w:rsidR="000E0CF2" w:rsidRPr="003805EE">
        <w:rPr>
          <w:rFonts w:ascii="Helvetica" w:hAnsi="Helvetica"/>
          <w:sz w:val="22"/>
          <w:szCs w:val="22"/>
        </w:rPr>
      </w:r>
      <w:r w:rsidR="000E0CF2" w:rsidRPr="003805EE">
        <w:rPr>
          <w:rFonts w:ascii="Helvetica" w:hAnsi="Helvetica"/>
          <w:sz w:val="22"/>
          <w:szCs w:val="22"/>
        </w:rPr>
        <w:fldChar w:fldCharType="separate"/>
      </w:r>
      <w:r w:rsidR="00072FC5" w:rsidRPr="00072FC5">
        <w:rPr>
          <w:rFonts w:ascii="Helvetica" w:hAnsi="Helvetica"/>
          <w:noProof/>
          <w:sz w:val="22"/>
          <w:szCs w:val="22"/>
          <w:vertAlign w:val="superscript"/>
        </w:rPr>
        <w:t>1-3</w:t>
      </w:r>
      <w:r w:rsidR="000E0CF2" w:rsidRPr="003805EE">
        <w:rPr>
          <w:rFonts w:ascii="Helvetica" w:hAnsi="Helvetica"/>
          <w:sz w:val="22"/>
          <w:szCs w:val="22"/>
        </w:rPr>
        <w:fldChar w:fldCharType="end"/>
      </w:r>
      <w:r w:rsidRPr="003805EE">
        <w:rPr>
          <w:rFonts w:ascii="Helvetica" w:hAnsi="Helvetica"/>
          <w:sz w:val="22"/>
          <w:szCs w:val="22"/>
        </w:rPr>
        <w:t>?</w:t>
      </w:r>
    </w:p>
    <w:p w14:paraId="09CF6B81" w14:textId="22E0BFD4" w:rsidR="00642DF6" w:rsidRDefault="008F57EE" w:rsidP="006551EE">
      <w:pPr>
        <w:ind w:firstLine="810"/>
        <w:rPr>
          <w:rFonts w:ascii="Helvetica" w:hAnsi="Helvetica"/>
          <w:color w:val="000000" w:themeColor="text1"/>
          <w:sz w:val="22"/>
          <w:szCs w:val="22"/>
        </w:rPr>
      </w:pPr>
      <w:r w:rsidRPr="00053CE0">
        <w:rPr>
          <w:rFonts w:ascii="Helvetica" w:hAnsi="Helvetica"/>
          <w:sz w:val="22"/>
          <w:szCs w:val="22"/>
        </w:rPr>
        <w:t xml:space="preserve">In natural resource management, the status of a species </w:t>
      </w:r>
      <w:r w:rsidR="00F658A3" w:rsidRPr="00053CE0">
        <w:rPr>
          <w:rFonts w:ascii="Helvetica" w:hAnsi="Helvetica"/>
          <w:sz w:val="22"/>
          <w:szCs w:val="22"/>
        </w:rPr>
        <w:t>or ecosystem</w:t>
      </w:r>
      <w:r w:rsidR="005F6D6D" w:rsidRPr="00053CE0">
        <w:rPr>
          <w:rFonts w:ascii="Helvetica" w:hAnsi="Helvetica"/>
          <w:sz w:val="22"/>
          <w:szCs w:val="22"/>
        </w:rPr>
        <w:t xml:space="preserve"> is determined from monitoring or survey data, and assessed</w:t>
      </w:r>
      <w:r w:rsidR="00F658A3" w:rsidRPr="00053CE0">
        <w:rPr>
          <w:rFonts w:ascii="Helvetica" w:hAnsi="Helvetica"/>
          <w:sz w:val="22"/>
          <w:szCs w:val="22"/>
        </w:rPr>
        <w:t xml:space="preserve"> </w:t>
      </w:r>
      <w:r w:rsidR="00604B57" w:rsidRPr="00053CE0">
        <w:rPr>
          <w:rFonts w:ascii="Helvetica" w:hAnsi="Helvetica"/>
          <w:sz w:val="22"/>
          <w:szCs w:val="22"/>
        </w:rPr>
        <w:t>relative to one or more</w:t>
      </w:r>
      <w:r w:rsidR="00D13868" w:rsidRPr="00053CE0">
        <w:rPr>
          <w:rFonts w:ascii="Helvetica" w:hAnsi="Helvetica"/>
          <w:sz w:val="22"/>
          <w:szCs w:val="22"/>
        </w:rPr>
        <w:t xml:space="preserve"> </w:t>
      </w:r>
      <w:r w:rsidR="00D442C2" w:rsidRPr="00053CE0">
        <w:rPr>
          <w:rFonts w:ascii="Helvetica" w:hAnsi="Helvetica"/>
          <w:sz w:val="22"/>
          <w:szCs w:val="22"/>
        </w:rPr>
        <w:t>minimum thresholds</w:t>
      </w:r>
      <w:r w:rsidR="00FE78AB" w:rsidRPr="00053CE0">
        <w:rPr>
          <w:rFonts w:ascii="Helvetica" w:hAnsi="Helvetica"/>
          <w:sz w:val="22"/>
          <w:szCs w:val="22"/>
        </w:rPr>
        <w:t>,</w:t>
      </w:r>
      <w:r w:rsidRPr="00053CE0">
        <w:rPr>
          <w:rFonts w:ascii="Helvetica" w:hAnsi="Helvetica"/>
          <w:sz w:val="22"/>
          <w:szCs w:val="22"/>
        </w:rPr>
        <w:t xml:space="preserve"> below which the risk</w:t>
      </w:r>
      <w:r w:rsidR="00A82596" w:rsidRPr="00053CE0">
        <w:rPr>
          <w:rFonts w:ascii="Helvetica" w:hAnsi="Helvetica"/>
          <w:sz w:val="22"/>
          <w:szCs w:val="22"/>
        </w:rPr>
        <w:t xml:space="preserve"> of </w:t>
      </w:r>
      <w:r w:rsidR="000E42CF">
        <w:rPr>
          <w:rFonts w:ascii="Helvetica" w:hAnsi="Helvetica"/>
          <w:sz w:val="22"/>
          <w:szCs w:val="22"/>
        </w:rPr>
        <w:t>species</w:t>
      </w:r>
      <w:r w:rsidR="000E42CF" w:rsidRPr="00053CE0">
        <w:rPr>
          <w:rFonts w:ascii="Helvetica" w:hAnsi="Helvetica"/>
          <w:sz w:val="22"/>
          <w:szCs w:val="22"/>
        </w:rPr>
        <w:t xml:space="preserve"> </w:t>
      </w:r>
      <w:r w:rsidR="00604B57" w:rsidRPr="00053CE0">
        <w:rPr>
          <w:rFonts w:ascii="Helvetica" w:hAnsi="Helvetica"/>
          <w:sz w:val="22"/>
          <w:szCs w:val="22"/>
        </w:rPr>
        <w:t xml:space="preserve">or socio-economic </w:t>
      </w:r>
      <w:r w:rsidR="00A82596" w:rsidRPr="00053CE0">
        <w:rPr>
          <w:rFonts w:ascii="Helvetica" w:hAnsi="Helvetica"/>
          <w:sz w:val="22"/>
          <w:szCs w:val="22"/>
        </w:rPr>
        <w:t xml:space="preserve">collapse becomes high. For </w:t>
      </w:r>
      <w:r w:rsidR="003947CD" w:rsidRPr="00053CE0">
        <w:rPr>
          <w:rFonts w:ascii="Helvetica" w:hAnsi="Helvetica"/>
          <w:sz w:val="22"/>
          <w:szCs w:val="22"/>
        </w:rPr>
        <w:t xml:space="preserve">example, in the </w:t>
      </w:r>
      <w:r w:rsidR="00A82596" w:rsidRPr="00053CE0">
        <w:rPr>
          <w:rFonts w:ascii="Helvetica" w:hAnsi="Helvetica"/>
          <w:sz w:val="22"/>
          <w:szCs w:val="22"/>
        </w:rPr>
        <w:t>management of a single</w:t>
      </w:r>
      <w:r w:rsidR="00A82596" w:rsidRPr="003805EE">
        <w:rPr>
          <w:rFonts w:ascii="Helvetica" w:hAnsi="Helvetica"/>
          <w:sz w:val="22"/>
          <w:szCs w:val="22"/>
        </w:rPr>
        <w:t xml:space="preserve"> </w:t>
      </w:r>
      <w:r w:rsidR="00053CE0">
        <w:rPr>
          <w:rFonts w:ascii="Helvetica" w:hAnsi="Helvetica"/>
          <w:sz w:val="22"/>
          <w:szCs w:val="22"/>
        </w:rPr>
        <w:t xml:space="preserve">natural </w:t>
      </w:r>
      <w:r w:rsidRPr="003805EE">
        <w:rPr>
          <w:rFonts w:ascii="Helvetica" w:hAnsi="Helvetica"/>
          <w:sz w:val="22"/>
          <w:szCs w:val="22"/>
        </w:rPr>
        <w:t xml:space="preserve">resource </w:t>
      </w:r>
      <w:r w:rsidRPr="003805EE">
        <w:rPr>
          <w:rFonts w:ascii="Helvetica" w:hAnsi="Helvetica"/>
          <w:color w:val="000000" w:themeColor="text1"/>
          <w:sz w:val="22"/>
          <w:szCs w:val="22"/>
        </w:rPr>
        <w:t xml:space="preserve">like </w:t>
      </w:r>
      <w:r w:rsidR="00FE78AB" w:rsidRPr="003805EE">
        <w:rPr>
          <w:rFonts w:ascii="Helvetica" w:hAnsi="Helvetica"/>
          <w:color w:val="000000" w:themeColor="text1"/>
          <w:sz w:val="22"/>
          <w:szCs w:val="22"/>
        </w:rPr>
        <w:t xml:space="preserve">a </w:t>
      </w:r>
      <w:r w:rsidR="00354C4C">
        <w:rPr>
          <w:rFonts w:ascii="Helvetica" w:hAnsi="Helvetica"/>
          <w:color w:val="000000" w:themeColor="text1"/>
          <w:sz w:val="22"/>
          <w:szCs w:val="22"/>
        </w:rPr>
        <w:t>fishery</w:t>
      </w:r>
      <w:r w:rsidRPr="003805EE">
        <w:rPr>
          <w:rFonts w:ascii="Helvetica" w:hAnsi="Helvetica"/>
          <w:color w:val="000000" w:themeColor="text1"/>
          <w:sz w:val="22"/>
          <w:szCs w:val="22"/>
        </w:rPr>
        <w:t>, management strategies often include lower population limits below which harvest is suspended</w:t>
      </w:r>
      <w:r w:rsidR="003947CD" w:rsidRPr="003805EE">
        <w:rPr>
          <w:rFonts w:ascii="Helvetica" w:hAnsi="Helvetica"/>
          <w:color w:val="000000" w:themeColor="text1"/>
          <w:sz w:val="22"/>
          <w:szCs w:val="22"/>
        </w:rPr>
        <w:t xml:space="preserve"> (</w:t>
      </w:r>
      <w:proofErr w:type="gramStart"/>
      <w:r w:rsidR="003947CD" w:rsidRPr="003805EE">
        <w:rPr>
          <w:rFonts w:ascii="Helvetica" w:hAnsi="Helvetica"/>
          <w:color w:val="000000" w:themeColor="text1"/>
          <w:sz w:val="22"/>
          <w:szCs w:val="22"/>
        </w:rPr>
        <w:t>i.e.</w:t>
      </w:r>
      <w:proofErr w:type="gramEnd"/>
      <w:r w:rsidR="003947CD" w:rsidRPr="003805EE">
        <w:rPr>
          <w:rFonts w:ascii="Helvetica" w:hAnsi="Helvetica"/>
          <w:color w:val="000000" w:themeColor="text1"/>
          <w:sz w:val="22"/>
          <w:szCs w:val="22"/>
        </w:rPr>
        <w:t xml:space="preserve"> a ‘limit reference point’). This </w:t>
      </w:r>
      <w:r w:rsidR="00880D63">
        <w:rPr>
          <w:rFonts w:ascii="Helvetica" w:hAnsi="Helvetica"/>
          <w:color w:val="000000" w:themeColor="text1"/>
          <w:sz w:val="22"/>
          <w:szCs w:val="22"/>
        </w:rPr>
        <w:t xml:space="preserve">management </w:t>
      </w:r>
      <w:r w:rsidR="00F6763F" w:rsidRPr="003805EE">
        <w:rPr>
          <w:rFonts w:ascii="Helvetica" w:hAnsi="Helvetica"/>
          <w:color w:val="000000" w:themeColor="text1"/>
          <w:sz w:val="22"/>
          <w:szCs w:val="22"/>
        </w:rPr>
        <w:t xml:space="preserve">threshold </w:t>
      </w:r>
      <w:r w:rsidR="003947CD" w:rsidRPr="003805EE">
        <w:rPr>
          <w:rFonts w:ascii="Helvetica" w:hAnsi="Helvetica"/>
          <w:color w:val="000000" w:themeColor="text1"/>
          <w:sz w:val="22"/>
          <w:szCs w:val="22"/>
        </w:rPr>
        <w:t>is set</w:t>
      </w:r>
      <w:r w:rsidR="00B84A6B">
        <w:rPr>
          <w:rFonts w:ascii="Helvetica" w:hAnsi="Helvetica"/>
          <w:color w:val="000000" w:themeColor="text1"/>
          <w:sz w:val="22"/>
          <w:szCs w:val="22"/>
        </w:rPr>
        <w:t xml:space="preserve">, in part, </w:t>
      </w:r>
      <w:r w:rsidRPr="003805EE">
        <w:rPr>
          <w:rFonts w:ascii="Helvetica" w:hAnsi="Helvetica"/>
          <w:color w:val="000000" w:themeColor="text1"/>
          <w:sz w:val="22"/>
          <w:szCs w:val="22"/>
        </w:rPr>
        <w:t>because</w:t>
      </w:r>
      <w:r w:rsidR="003947CD" w:rsidRPr="003805EE">
        <w:rPr>
          <w:rFonts w:ascii="Helvetica" w:hAnsi="Helvetica"/>
          <w:color w:val="000000" w:themeColor="text1"/>
          <w:sz w:val="22"/>
          <w:szCs w:val="22"/>
        </w:rPr>
        <w:t xml:space="preserve"> managers </w:t>
      </w:r>
      <w:r w:rsidR="00915035">
        <w:rPr>
          <w:rFonts w:ascii="Helvetica" w:hAnsi="Helvetica"/>
          <w:color w:val="000000" w:themeColor="text1"/>
          <w:sz w:val="22"/>
          <w:szCs w:val="22"/>
        </w:rPr>
        <w:t>recognize</w:t>
      </w:r>
      <w:r w:rsidR="00915035" w:rsidRPr="003805EE">
        <w:rPr>
          <w:rFonts w:ascii="Helvetica" w:hAnsi="Helvetica"/>
          <w:color w:val="000000" w:themeColor="text1"/>
          <w:sz w:val="22"/>
          <w:szCs w:val="22"/>
        </w:rPr>
        <w:t xml:space="preserve"> </w:t>
      </w:r>
      <w:r w:rsidR="005649C6">
        <w:rPr>
          <w:rFonts w:ascii="Helvetica" w:hAnsi="Helvetica"/>
          <w:color w:val="000000" w:themeColor="text1"/>
          <w:sz w:val="22"/>
          <w:szCs w:val="22"/>
        </w:rPr>
        <w:t xml:space="preserve">that when populations fall below this threshold </w:t>
      </w:r>
      <w:r w:rsidR="00900B16">
        <w:rPr>
          <w:rFonts w:ascii="Helvetica" w:hAnsi="Helvetica"/>
          <w:color w:val="000000" w:themeColor="text1"/>
          <w:sz w:val="22"/>
          <w:szCs w:val="22"/>
        </w:rPr>
        <w:t xml:space="preserve">there is an elevated </w:t>
      </w:r>
      <w:r w:rsidR="00125F2B" w:rsidRPr="003805EE">
        <w:rPr>
          <w:rFonts w:ascii="Helvetica" w:hAnsi="Helvetica"/>
          <w:sz w:val="22"/>
          <w:szCs w:val="22"/>
        </w:rPr>
        <w:t>risk of serious or irreversible harm to populations, ecosystems, economies, and societies.</w:t>
      </w:r>
      <w:r w:rsidR="00A82596" w:rsidRPr="003805EE">
        <w:rPr>
          <w:rFonts w:ascii="Helvetica" w:hAnsi="Helvetica"/>
          <w:color w:val="000000" w:themeColor="text1"/>
          <w:sz w:val="22"/>
          <w:szCs w:val="22"/>
        </w:rPr>
        <w:t xml:space="preserve"> </w:t>
      </w:r>
      <w:r w:rsidR="00880D63">
        <w:rPr>
          <w:rFonts w:ascii="Helvetica" w:hAnsi="Helvetica"/>
          <w:color w:val="000000" w:themeColor="text1"/>
          <w:sz w:val="22"/>
          <w:szCs w:val="22"/>
        </w:rPr>
        <w:t>Typically, a</w:t>
      </w:r>
      <w:r w:rsidR="005763CB">
        <w:rPr>
          <w:rFonts w:ascii="Helvetica" w:hAnsi="Helvetica"/>
          <w:color w:val="000000" w:themeColor="text1"/>
          <w:sz w:val="22"/>
          <w:szCs w:val="22"/>
        </w:rPr>
        <w:t xml:space="preserve"> management</w:t>
      </w:r>
      <w:r w:rsidR="00C33441">
        <w:rPr>
          <w:rFonts w:ascii="Helvetica" w:hAnsi="Helvetica"/>
          <w:color w:val="000000" w:themeColor="text1"/>
          <w:sz w:val="22"/>
          <w:szCs w:val="22"/>
        </w:rPr>
        <w:t xml:space="preserve"> </w:t>
      </w:r>
      <w:r w:rsidR="00880D63">
        <w:rPr>
          <w:rFonts w:ascii="Helvetica" w:hAnsi="Helvetica"/>
          <w:color w:val="000000" w:themeColor="text1"/>
          <w:sz w:val="22"/>
          <w:szCs w:val="22"/>
        </w:rPr>
        <w:t>threshold</w:t>
      </w:r>
      <w:r w:rsidR="00C33441">
        <w:rPr>
          <w:rFonts w:ascii="Helvetica" w:hAnsi="Helvetica"/>
          <w:color w:val="000000" w:themeColor="text1"/>
          <w:sz w:val="22"/>
          <w:szCs w:val="22"/>
        </w:rPr>
        <w:t xml:space="preserve"> is designed to</w:t>
      </w:r>
      <w:r w:rsidR="005763CB">
        <w:rPr>
          <w:rFonts w:ascii="Helvetica" w:hAnsi="Helvetica"/>
          <w:color w:val="000000" w:themeColor="text1"/>
          <w:sz w:val="22"/>
          <w:szCs w:val="22"/>
        </w:rPr>
        <w:t xml:space="preserve"> </w:t>
      </w:r>
      <w:r w:rsidR="000E42CF">
        <w:rPr>
          <w:rFonts w:ascii="Helvetica" w:hAnsi="Helvetica"/>
          <w:color w:val="000000" w:themeColor="text1"/>
          <w:sz w:val="22"/>
          <w:szCs w:val="22"/>
        </w:rPr>
        <w:t xml:space="preserve">allow </w:t>
      </w:r>
      <w:r w:rsidR="005763CB">
        <w:rPr>
          <w:rFonts w:ascii="Helvetica" w:hAnsi="Helvetica"/>
          <w:color w:val="000000" w:themeColor="text1"/>
          <w:sz w:val="22"/>
          <w:szCs w:val="22"/>
        </w:rPr>
        <w:t>sustainable harvest, but also to</w:t>
      </w:r>
      <w:r w:rsidR="00C33441">
        <w:rPr>
          <w:rFonts w:ascii="Helvetica" w:hAnsi="Helvetica"/>
          <w:color w:val="000000" w:themeColor="text1"/>
          <w:sz w:val="22"/>
          <w:szCs w:val="22"/>
        </w:rPr>
        <w:t xml:space="preserve"> prevent the population from crossing a biological </w:t>
      </w:r>
      <w:r w:rsidR="00825267">
        <w:rPr>
          <w:rFonts w:ascii="Helvetica" w:hAnsi="Helvetica"/>
          <w:color w:val="000000" w:themeColor="text1"/>
          <w:sz w:val="22"/>
          <w:szCs w:val="22"/>
        </w:rPr>
        <w:t>threshold</w:t>
      </w:r>
      <w:r w:rsidR="00752CA9" w:rsidRPr="003805EE">
        <w:rPr>
          <w:rFonts w:ascii="Helvetica" w:hAnsi="Helvetica"/>
          <w:color w:val="000000" w:themeColor="text1"/>
          <w:sz w:val="22"/>
          <w:szCs w:val="22"/>
        </w:rPr>
        <w:t>, below which irreversible harm can occur</w:t>
      </w:r>
      <w:r w:rsidR="00825267">
        <w:rPr>
          <w:rFonts w:ascii="Helvetica" w:hAnsi="Helvetica"/>
          <w:color w:val="000000" w:themeColor="text1"/>
          <w:sz w:val="22"/>
          <w:szCs w:val="22"/>
        </w:rPr>
        <w:t xml:space="preserve"> to a population</w:t>
      </w:r>
      <w:r w:rsidR="00EA6027" w:rsidRPr="00EA6027">
        <w:t xml:space="preserve"> </w:t>
      </w:r>
      <w:r w:rsidR="009437F6">
        <w:rPr>
          <w:rFonts w:ascii="Helvetica" w:hAnsi="Helvetica"/>
          <w:color w:val="000000" w:themeColor="text1"/>
          <w:sz w:val="22"/>
          <w:szCs w:val="22"/>
        </w:rPr>
        <w:fldChar w:fldCharType="begin"/>
      </w:r>
      <w:r w:rsidR="009437F6">
        <w:rPr>
          <w:rFonts w:ascii="Helvetica" w:hAnsi="Helvetica"/>
          <w:color w:val="000000" w:themeColor="text1"/>
          <w:sz w:val="22"/>
          <w:szCs w:val="22"/>
        </w:rPr>
        <w:instrText xml:space="preserve"> ADDIN EN.CITE &lt;EndNote&gt;&lt;Cite&gt;&lt;Author&gt;Froese&lt;/Author&gt;&lt;Year&gt;2011&lt;/Year&gt;&lt;RecNum&gt;6507&lt;/RecNum&gt;&lt;DisplayText&gt;&lt;style face="superscript"&gt;4&lt;/style&gt;&lt;/DisplayText&gt;&lt;record&gt;&lt;rec-number&gt;6507&lt;/rec-number&gt;&lt;foreign-keys&gt;&lt;key app="EN" db-id="x0w5wa9airxrfze0ft2x20vgz0w5wpet5ftz" timestamp="1614606960" guid="2f5c86e6-a94b-435c-9578-b44550c16a25"&gt;6507&lt;/key&gt;&lt;/foreign-keys&gt;&lt;ref-type name="Journal Article"&gt;17&lt;/ref-type&gt;&lt;contributors&gt;&lt;authors&gt;&lt;author&gt;Froese, Rainer&lt;/author&gt;&lt;author&gt;Branch, Trevor A&lt;/author&gt;&lt;author&gt;Proelß, Alexander&lt;/author&gt;&lt;author&gt;Quaas, Martin&lt;/author&gt;&lt;author&gt;Sainsbury, Keith&lt;/author&gt;&lt;author&gt;Zimmermann, Christopher&lt;/author&gt;&lt;/authors&gt;&lt;/contributors&gt;&lt;titles&gt;&lt;title&gt;Generic harvest control rules for European fisheries&lt;/title&gt;&lt;secondary-title&gt;Fish and fisheries&lt;/secondary-title&gt;&lt;/titles&gt;&lt;periodical&gt;&lt;full-title&gt;Fish and Fisheries&lt;/full-title&gt;&lt;/periodical&gt;&lt;pages&gt;340-351&lt;/pages&gt;&lt;volume&gt;12&lt;/volume&gt;&lt;number&gt;3&lt;/number&gt;&lt;dates&gt;&lt;year&gt;2011&lt;/year&gt;&lt;/dates&gt;&lt;isbn&gt;1467-2960&lt;/isbn&gt;&lt;urls&gt;&lt;/urls&gt;&lt;/record&gt;&lt;/Cite&gt;&lt;/EndNote&gt;</w:instrText>
      </w:r>
      <w:r w:rsidR="009437F6">
        <w:rPr>
          <w:rFonts w:ascii="Helvetica" w:hAnsi="Helvetica"/>
          <w:color w:val="000000" w:themeColor="text1"/>
          <w:sz w:val="22"/>
          <w:szCs w:val="22"/>
        </w:rPr>
        <w:fldChar w:fldCharType="separate"/>
      </w:r>
      <w:r w:rsidR="009437F6" w:rsidRPr="009437F6">
        <w:rPr>
          <w:rFonts w:ascii="Helvetica" w:hAnsi="Helvetica"/>
          <w:noProof/>
          <w:color w:val="000000" w:themeColor="text1"/>
          <w:sz w:val="22"/>
          <w:szCs w:val="22"/>
          <w:vertAlign w:val="superscript"/>
        </w:rPr>
        <w:t>4</w:t>
      </w:r>
      <w:r w:rsidR="009437F6">
        <w:rPr>
          <w:rFonts w:ascii="Helvetica" w:hAnsi="Helvetica"/>
          <w:color w:val="000000" w:themeColor="text1"/>
          <w:sz w:val="22"/>
          <w:szCs w:val="22"/>
        </w:rPr>
        <w:fldChar w:fldCharType="end"/>
      </w:r>
      <w:r w:rsidR="00825267">
        <w:rPr>
          <w:rFonts w:ascii="Helvetica" w:hAnsi="Helvetica"/>
          <w:color w:val="000000" w:themeColor="text1"/>
          <w:sz w:val="22"/>
          <w:szCs w:val="22"/>
        </w:rPr>
        <w:t>. When populations are overharvested they can experience</w:t>
      </w:r>
      <w:r w:rsidR="00752CA9" w:rsidRPr="003805EE">
        <w:rPr>
          <w:rFonts w:ascii="Helvetica" w:hAnsi="Helvetica"/>
          <w:color w:val="000000" w:themeColor="text1"/>
          <w:sz w:val="22"/>
          <w:szCs w:val="22"/>
        </w:rPr>
        <w:t xml:space="preserve"> phenomena such as inbreeding depression</w:t>
      </w:r>
      <w:r w:rsidR="00DE079A">
        <w:rPr>
          <w:rFonts w:ascii="Helvetica" w:hAnsi="Helvetica"/>
          <w:color w:val="000000" w:themeColor="text1"/>
          <w:sz w:val="22"/>
          <w:szCs w:val="22"/>
        </w:rPr>
        <w:t>, predator pits,</w:t>
      </w:r>
      <w:r w:rsidR="00A37982" w:rsidRPr="003805EE">
        <w:rPr>
          <w:rFonts w:ascii="Helvetica" w:hAnsi="Helvetica"/>
          <w:color w:val="000000" w:themeColor="text1"/>
          <w:sz w:val="22"/>
          <w:szCs w:val="22"/>
        </w:rPr>
        <w:t xml:space="preserve"> or mate limitation</w:t>
      </w:r>
      <w:r w:rsidR="00B369FD" w:rsidRPr="003805EE">
        <w:rPr>
          <w:rFonts w:ascii="Helvetica" w:hAnsi="Helvetica"/>
          <w:sz w:val="22"/>
          <w:szCs w:val="22"/>
        </w:rPr>
        <w:t xml:space="preserve"> </w:t>
      </w:r>
      <w:r w:rsidR="004C35D8" w:rsidRPr="003805EE">
        <w:rPr>
          <w:rFonts w:ascii="Helvetica" w:hAnsi="Helvetica"/>
          <w:color w:val="000000" w:themeColor="text1"/>
          <w:sz w:val="22"/>
          <w:szCs w:val="22"/>
        </w:rPr>
        <w:fldChar w:fldCharType="begin"/>
      </w:r>
      <w:r w:rsidR="009437F6">
        <w:rPr>
          <w:rFonts w:ascii="Helvetica" w:hAnsi="Helvetica"/>
          <w:color w:val="000000" w:themeColor="text1"/>
          <w:sz w:val="22"/>
          <w:szCs w:val="22"/>
        </w:rPr>
        <w:instrText xml:space="preserve"> ADDIN EN.CITE &lt;EndNote&gt;&lt;Cite&gt;&lt;Author&gt;Courchamp&lt;/Author&gt;&lt;Year&gt;1999&lt;/Year&gt;&lt;RecNum&gt;2348&lt;/RecNum&gt;&lt;DisplayText&gt;&lt;style face="superscript"&gt;5&lt;/style&gt;&lt;/DisplayText&gt;&lt;record&gt;&lt;rec-number&gt;2348&lt;/rec-number&gt;&lt;foreign-keys&gt;&lt;key app="EN" db-id="x0w5wa9airxrfze0ft2x20vgz0w5wpet5ftz" timestamp="1614114627" guid="29e7ed26-8cb5-4041-b60e-f5500716c3ce"&gt;2348&lt;/key&gt;&lt;/foreign-keys&gt;&lt;ref-type name="Journal Article"&gt;17&lt;/ref-type&gt;&lt;contributors&gt;&lt;authors&gt;&lt;author&gt;Franck Courchamp&lt;/author&gt;&lt;author&gt;Tim Clutton-Brock&lt;/author&gt;&lt;author&gt;Bryan Grenfell&lt;/author&gt;&lt;/authors&gt;&lt;/contributors&gt;&lt;titles&gt;&lt;title&gt;Inverse density dependence and the Allee effect&lt;/title&gt;&lt;secondary-title&gt;Trends in Ecology &amp;amp; Evolution&lt;/secondary-title&gt;&lt;/titles&gt;&lt;periodical&gt;&lt;full-title&gt;Trends in ecology &amp;amp; evolution&lt;/full-title&gt;&lt;/periodical&gt;&lt;pages&gt;405-410&lt;/pages&gt;&lt;volume&gt;14&lt;/volume&gt;&lt;number&gt;10&lt;/number&gt;&lt;keywords&gt;&lt;keyword&gt;Allee effect&lt;/keyword&gt;&lt;keyword&gt;facilitation&lt;/keyword&gt;&lt;keyword&gt;positive associations&lt;/keyword&gt;&lt;keyword&gt;population dynamics&lt;/keyword&gt;&lt;keyword&gt;population density&lt;/keyword&gt;&lt;keyword&gt;digital&lt;/keyword&gt;&lt;/keywords&gt;&lt;dates&gt;&lt;year&gt;1999&lt;/year&gt;&lt;/dates&gt;&lt;urls&gt;&lt;/urls&gt;&lt;/record&gt;&lt;/Cite&gt;&lt;/EndNote&gt;</w:instrText>
      </w:r>
      <w:r w:rsidR="004C35D8" w:rsidRPr="003805EE">
        <w:rPr>
          <w:rFonts w:ascii="Helvetica" w:hAnsi="Helvetica"/>
          <w:color w:val="000000" w:themeColor="text1"/>
          <w:sz w:val="22"/>
          <w:szCs w:val="22"/>
        </w:rPr>
        <w:fldChar w:fldCharType="separate"/>
      </w:r>
      <w:r w:rsidR="009437F6" w:rsidRPr="009437F6">
        <w:rPr>
          <w:rFonts w:ascii="Helvetica" w:hAnsi="Helvetica"/>
          <w:noProof/>
          <w:color w:val="000000" w:themeColor="text1"/>
          <w:sz w:val="22"/>
          <w:szCs w:val="22"/>
          <w:vertAlign w:val="superscript"/>
        </w:rPr>
        <w:t>5</w:t>
      </w:r>
      <w:r w:rsidR="004C35D8" w:rsidRPr="003805EE">
        <w:rPr>
          <w:rFonts w:ascii="Helvetica" w:hAnsi="Helvetica"/>
          <w:color w:val="000000" w:themeColor="text1"/>
          <w:sz w:val="22"/>
          <w:szCs w:val="22"/>
        </w:rPr>
        <w:fldChar w:fldCharType="end"/>
      </w:r>
      <w:r w:rsidR="00900B16">
        <w:rPr>
          <w:rFonts w:ascii="Helvetica" w:hAnsi="Helvetica"/>
          <w:color w:val="000000" w:themeColor="text1"/>
          <w:sz w:val="22"/>
          <w:szCs w:val="22"/>
        </w:rPr>
        <w:t xml:space="preserve">, </w:t>
      </w:r>
      <w:r w:rsidR="005763CB">
        <w:rPr>
          <w:rFonts w:ascii="Helvetica" w:hAnsi="Helvetica"/>
          <w:color w:val="000000" w:themeColor="text1"/>
          <w:sz w:val="22"/>
          <w:szCs w:val="22"/>
        </w:rPr>
        <w:t>which at</w:t>
      </w:r>
      <w:r w:rsidR="00354C4C">
        <w:rPr>
          <w:rFonts w:ascii="Helvetica" w:hAnsi="Helvetica"/>
          <w:color w:val="000000" w:themeColor="text1"/>
          <w:sz w:val="22"/>
          <w:szCs w:val="22"/>
        </w:rPr>
        <w:t xml:space="preserve"> </w:t>
      </w:r>
      <w:r w:rsidR="0025117C">
        <w:rPr>
          <w:rFonts w:ascii="Helvetica" w:hAnsi="Helvetica"/>
          <w:color w:val="000000" w:themeColor="text1"/>
          <w:sz w:val="22"/>
          <w:szCs w:val="22"/>
        </w:rPr>
        <w:t>critically</w:t>
      </w:r>
      <w:r w:rsidR="005763CB">
        <w:rPr>
          <w:rFonts w:ascii="Helvetica" w:hAnsi="Helvetica"/>
          <w:color w:val="000000" w:themeColor="text1"/>
          <w:sz w:val="22"/>
          <w:szCs w:val="22"/>
        </w:rPr>
        <w:t xml:space="preserve"> low densities can lead to</w:t>
      </w:r>
      <w:r w:rsidR="00900B16">
        <w:rPr>
          <w:rFonts w:ascii="Helvetica" w:hAnsi="Helvetica"/>
          <w:color w:val="000000" w:themeColor="text1"/>
          <w:sz w:val="22"/>
          <w:szCs w:val="22"/>
        </w:rPr>
        <w:t xml:space="preserve"> population extinction</w:t>
      </w:r>
      <w:r w:rsidR="006277FD">
        <w:rPr>
          <w:rFonts w:ascii="Helvetica" w:hAnsi="Helvetica"/>
          <w:color w:val="000000" w:themeColor="text1"/>
          <w:sz w:val="22"/>
          <w:szCs w:val="22"/>
        </w:rPr>
        <w:t xml:space="preserve"> (i.e. Allee effects)</w:t>
      </w:r>
      <w:r w:rsidR="00825267">
        <w:rPr>
          <w:rFonts w:ascii="Helvetica" w:hAnsi="Helvetica"/>
          <w:color w:val="000000" w:themeColor="text1"/>
          <w:sz w:val="22"/>
          <w:szCs w:val="22"/>
        </w:rPr>
        <w:t>.</w:t>
      </w:r>
      <w:r w:rsidR="00880D63">
        <w:rPr>
          <w:rFonts w:ascii="Helvetica" w:hAnsi="Helvetica"/>
          <w:color w:val="000000" w:themeColor="text1"/>
          <w:sz w:val="22"/>
          <w:szCs w:val="22"/>
        </w:rPr>
        <w:t xml:space="preserve"> </w:t>
      </w:r>
      <w:r w:rsidR="00642DF6">
        <w:rPr>
          <w:rFonts w:ascii="Helvetica" w:hAnsi="Helvetica"/>
          <w:color w:val="000000" w:themeColor="text1"/>
          <w:sz w:val="22"/>
          <w:szCs w:val="22"/>
        </w:rPr>
        <w:t xml:space="preserve">The consequences of crossing </w:t>
      </w:r>
      <w:r w:rsidR="00D51E85">
        <w:rPr>
          <w:rFonts w:ascii="Helvetica" w:hAnsi="Helvetica"/>
          <w:color w:val="000000" w:themeColor="text1"/>
          <w:sz w:val="22"/>
          <w:szCs w:val="22"/>
        </w:rPr>
        <w:t xml:space="preserve">certain </w:t>
      </w:r>
      <w:r w:rsidR="00642DF6">
        <w:rPr>
          <w:rFonts w:ascii="Helvetica" w:hAnsi="Helvetica"/>
          <w:color w:val="000000" w:themeColor="text1"/>
          <w:sz w:val="22"/>
          <w:szCs w:val="22"/>
        </w:rPr>
        <w:t xml:space="preserve">thresholds, such as depensation thresholds are </w:t>
      </w:r>
      <w:r w:rsidR="00D51E85">
        <w:rPr>
          <w:rFonts w:ascii="Helvetica" w:hAnsi="Helvetica"/>
          <w:color w:val="000000" w:themeColor="text1"/>
          <w:sz w:val="22"/>
          <w:szCs w:val="22"/>
        </w:rPr>
        <w:t xml:space="preserve">even </w:t>
      </w:r>
      <w:r w:rsidR="00642DF6">
        <w:rPr>
          <w:rFonts w:ascii="Helvetica" w:hAnsi="Helvetica"/>
          <w:color w:val="000000" w:themeColor="text1"/>
          <w:sz w:val="22"/>
          <w:szCs w:val="22"/>
        </w:rPr>
        <w:t>greater</w:t>
      </w:r>
      <w:r w:rsidR="00D51E85">
        <w:rPr>
          <w:rFonts w:ascii="Helvetica" w:hAnsi="Helvetica"/>
          <w:color w:val="000000" w:themeColor="text1"/>
          <w:sz w:val="22"/>
          <w:szCs w:val="22"/>
        </w:rPr>
        <w:t xml:space="preserve"> since</w:t>
      </w:r>
      <w:r w:rsidR="00642DF6">
        <w:rPr>
          <w:rFonts w:ascii="Helvetica" w:hAnsi="Helvetica"/>
          <w:color w:val="000000" w:themeColor="text1"/>
          <w:sz w:val="22"/>
          <w:szCs w:val="22"/>
        </w:rPr>
        <w:t xml:space="preserve"> depensation can cause irreversible population collapse. </w:t>
      </w:r>
      <w:r w:rsidR="00450434">
        <w:rPr>
          <w:rFonts w:ascii="Helvetica" w:hAnsi="Helvetica"/>
          <w:color w:val="000000" w:themeColor="text1"/>
          <w:sz w:val="22"/>
          <w:szCs w:val="22"/>
        </w:rPr>
        <w:t>The c</w:t>
      </w:r>
      <w:r w:rsidR="00642DF6">
        <w:rPr>
          <w:rFonts w:ascii="Helvetica" w:hAnsi="Helvetica"/>
          <w:color w:val="000000" w:themeColor="text1"/>
          <w:sz w:val="22"/>
          <w:szCs w:val="22"/>
        </w:rPr>
        <w:t xml:space="preserve">rossing </w:t>
      </w:r>
      <w:r w:rsidR="00450434">
        <w:rPr>
          <w:rFonts w:ascii="Helvetica" w:hAnsi="Helvetica"/>
          <w:color w:val="000000" w:themeColor="text1"/>
          <w:sz w:val="22"/>
          <w:szCs w:val="22"/>
        </w:rPr>
        <w:t xml:space="preserve">of </w:t>
      </w:r>
      <w:r w:rsidR="00642DF6">
        <w:rPr>
          <w:rFonts w:ascii="Helvetica" w:hAnsi="Helvetica"/>
          <w:color w:val="000000" w:themeColor="text1"/>
          <w:sz w:val="22"/>
          <w:szCs w:val="22"/>
        </w:rPr>
        <w:t>other thresholds</w:t>
      </w:r>
      <w:r w:rsidR="00D51E85">
        <w:rPr>
          <w:rFonts w:ascii="Helvetica" w:hAnsi="Helvetica"/>
          <w:color w:val="000000" w:themeColor="text1"/>
          <w:sz w:val="22"/>
          <w:szCs w:val="22"/>
        </w:rPr>
        <w:t>,</w:t>
      </w:r>
      <w:r w:rsidR="00642DF6">
        <w:rPr>
          <w:rFonts w:ascii="Helvetica" w:hAnsi="Helvetica"/>
          <w:color w:val="000000" w:themeColor="text1"/>
          <w:sz w:val="22"/>
          <w:szCs w:val="22"/>
        </w:rPr>
        <w:t xml:space="preserve"> such as limit reference points</w:t>
      </w:r>
      <w:r w:rsidR="00D51E85">
        <w:rPr>
          <w:rFonts w:ascii="Helvetica" w:hAnsi="Helvetica"/>
          <w:color w:val="000000" w:themeColor="text1"/>
          <w:sz w:val="22"/>
          <w:szCs w:val="22"/>
        </w:rPr>
        <w:t>,</w:t>
      </w:r>
      <w:r w:rsidR="00642DF6">
        <w:rPr>
          <w:rFonts w:ascii="Helvetica" w:hAnsi="Helvetica"/>
          <w:color w:val="000000" w:themeColor="text1"/>
          <w:sz w:val="22"/>
          <w:szCs w:val="22"/>
        </w:rPr>
        <w:t xml:space="preserve"> </w:t>
      </w:r>
      <w:r w:rsidR="00450434">
        <w:rPr>
          <w:rFonts w:ascii="Helvetica" w:hAnsi="Helvetica"/>
          <w:color w:val="000000" w:themeColor="text1"/>
          <w:sz w:val="22"/>
          <w:szCs w:val="22"/>
        </w:rPr>
        <w:t>is often reversible but can also have devastating social and economic consequences</w:t>
      </w:r>
      <w:r w:rsidR="006277FD">
        <w:rPr>
          <w:rFonts w:ascii="Helvetica" w:hAnsi="Helvetica"/>
          <w:color w:val="000000" w:themeColor="text1"/>
          <w:sz w:val="22"/>
          <w:szCs w:val="22"/>
        </w:rPr>
        <w:t xml:space="preserve"> </w:t>
      </w:r>
      <w:r w:rsidR="00010E6A">
        <w:rPr>
          <w:rFonts w:ascii="Helvetica" w:hAnsi="Helvetica"/>
          <w:color w:val="000000" w:themeColor="text1"/>
          <w:sz w:val="22"/>
          <w:szCs w:val="22"/>
        </w:rPr>
        <w:fldChar w:fldCharType="begin"/>
      </w:r>
      <w:r w:rsidR="00780290">
        <w:rPr>
          <w:rFonts w:ascii="Helvetica" w:hAnsi="Helvetica"/>
          <w:color w:val="000000" w:themeColor="text1"/>
          <w:sz w:val="22"/>
          <w:szCs w:val="22"/>
        </w:rPr>
        <w:instrText xml:space="preserve"> ADDIN EN.CITE &lt;EndNote&gt;&lt;Cite&gt;&lt;Author&gt;Kaplan&lt;/Author&gt;&lt;Year&gt;2012&lt;/Year&gt;&lt;RecNum&gt;6509&lt;/RecNum&gt;&lt;DisplayText&gt;&lt;style face="superscript"&gt;6&lt;/style&gt;&lt;/DisplayText&gt;&lt;record&gt;&lt;rec-number&gt;6509&lt;/rec-number&gt;&lt;foreign-keys&gt;&lt;key app="EN" db-id="x0w5wa9airxrfze0ft2x20vgz0w5wpet5ftz" timestamp="1615846101" guid="b42518a5-d297-44f9-9ea1-a8a9fac27691"&gt;6509&lt;/key&gt;&lt;/foreign-keys&gt;&lt;ref-type name="Journal Article"&gt;17&lt;/ref-type&gt;&lt;contributors&gt;&lt;authors&gt;&lt;author&gt;Kaplan, Isaac C&lt;/author&gt;&lt;author&gt;Leonard, Jerry&lt;/author&gt;&lt;/authors&gt;&lt;/contributors&gt;&lt;titles&gt;&lt;title&gt;From krill to convenience stores: forecasting the economic and ecological effects of fisheries management on the US West Coast&lt;/title&gt;&lt;secondary-title&gt;Marine Policy&lt;/secondary-title&gt;&lt;/titles&gt;&lt;periodical&gt;&lt;full-title&gt;Marine Policy&lt;/full-title&gt;&lt;/periodical&gt;&lt;pages&gt;947-954&lt;/pages&gt;&lt;volume&gt;36&lt;/volume&gt;&lt;number&gt;5&lt;/number&gt;&lt;dates&gt;&lt;year&gt;2012&lt;/year&gt;&lt;/dates&gt;&lt;isbn&gt;0308-597X&lt;/isbn&gt;&lt;urls&gt;&lt;/urls&gt;&lt;/record&gt;&lt;/Cite&gt;&lt;/EndNote&gt;</w:instrText>
      </w:r>
      <w:r w:rsidR="00010E6A">
        <w:rPr>
          <w:rFonts w:ascii="Helvetica" w:hAnsi="Helvetica"/>
          <w:color w:val="000000" w:themeColor="text1"/>
          <w:sz w:val="22"/>
          <w:szCs w:val="22"/>
        </w:rPr>
        <w:fldChar w:fldCharType="separate"/>
      </w:r>
      <w:r w:rsidR="00010E6A" w:rsidRPr="00010E6A">
        <w:rPr>
          <w:rFonts w:ascii="Helvetica" w:hAnsi="Helvetica"/>
          <w:noProof/>
          <w:color w:val="000000" w:themeColor="text1"/>
          <w:sz w:val="22"/>
          <w:szCs w:val="22"/>
          <w:vertAlign w:val="superscript"/>
        </w:rPr>
        <w:t>6</w:t>
      </w:r>
      <w:r w:rsidR="00010E6A">
        <w:rPr>
          <w:rFonts w:ascii="Helvetica" w:hAnsi="Helvetica"/>
          <w:color w:val="000000" w:themeColor="text1"/>
          <w:sz w:val="22"/>
          <w:szCs w:val="22"/>
        </w:rPr>
        <w:fldChar w:fldCharType="end"/>
      </w:r>
      <w:r w:rsidR="00D51E85">
        <w:rPr>
          <w:rFonts w:ascii="Helvetica" w:hAnsi="Helvetica"/>
          <w:color w:val="000000" w:themeColor="text1"/>
          <w:sz w:val="22"/>
          <w:szCs w:val="22"/>
        </w:rPr>
        <w:t>,</w:t>
      </w:r>
      <w:r w:rsidR="00450434">
        <w:rPr>
          <w:rFonts w:ascii="Helvetica" w:hAnsi="Helvetica"/>
          <w:color w:val="000000" w:themeColor="text1"/>
          <w:sz w:val="22"/>
          <w:szCs w:val="22"/>
        </w:rPr>
        <w:t xml:space="preserve"> particularly when crossing triggers cessation of harvest or reduced access.  </w:t>
      </w:r>
    </w:p>
    <w:p w14:paraId="0B02ADA4" w14:textId="21E82EAF" w:rsidR="008F57EE" w:rsidRPr="003805EE" w:rsidRDefault="00450434" w:rsidP="006551EE">
      <w:pPr>
        <w:pStyle w:val="p1"/>
        <w:ind w:firstLine="720"/>
        <w:rPr>
          <w:rFonts w:ascii="Helvetica" w:hAnsi="Helvetica"/>
          <w:color w:val="000000" w:themeColor="text1"/>
          <w:sz w:val="22"/>
          <w:szCs w:val="22"/>
        </w:rPr>
      </w:pPr>
      <w:r>
        <w:rPr>
          <w:rFonts w:ascii="Helvetica" w:hAnsi="Helvetica"/>
          <w:color w:val="000000" w:themeColor="text1"/>
          <w:sz w:val="22"/>
          <w:szCs w:val="22"/>
        </w:rPr>
        <w:t>H</w:t>
      </w:r>
      <w:r w:rsidR="00CF10E3">
        <w:rPr>
          <w:rFonts w:ascii="Helvetica" w:hAnsi="Helvetica"/>
          <w:color w:val="000000" w:themeColor="text1"/>
          <w:sz w:val="22"/>
          <w:szCs w:val="22"/>
        </w:rPr>
        <w:t xml:space="preserve">igh </w:t>
      </w:r>
      <w:ins w:id="6" w:author="Adrian Stier" w:date="2022-01-17T12:26:00Z">
        <w:r w:rsidR="00C02672">
          <w:rPr>
            <w:rFonts w:ascii="Helvetica" w:hAnsi="Helvetica" w:cs="Helvetica"/>
            <w:sz w:val="22"/>
            <w:szCs w:val="22"/>
          </w:rPr>
          <w:t xml:space="preserve">accuracy </w:t>
        </w:r>
      </w:ins>
      <w:del w:id="7" w:author="Adrian Stier" w:date="2022-01-17T12:26:00Z">
        <w:r w:rsidR="00CF10E3" w:rsidDel="00C02672">
          <w:rPr>
            <w:rFonts w:ascii="Helvetica" w:hAnsi="Helvetica"/>
            <w:color w:val="000000" w:themeColor="text1"/>
            <w:sz w:val="22"/>
            <w:szCs w:val="22"/>
          </w:rPr>
          <w:delText>precision</w:delText>
        </w:r>
        <w:r w:rsidR="008F57EE" w:rsidRPr="003805EE" w:rsidDel="00C02672">
          <w:rPr>
            <w:rFonts w:ascii="Helvetica" w:hAnsi="Helvetica"/>
            <w:color w:val="000000" w:themeColor="text1"/>
            <w:sz w:val="22"/>
            <w:szCs w:val="22"/>
          </w:rPr>
          <w:delText xml:space="preserve"> </w:delText>
        </w:r>
      </w:del>
      <w:r w:rsidR="008F57EE" w:rsidRPr="003805EE">
        <w:rPr>
          <w:rFonts w:ascii="Helvetica" w:hAnsi="Helvetica"/>
          <w:color w:val="000000" w:themeColor="text1"/>
          <w:sz w:val="22"/>
          <w:szCs w:val="22"/>
        </w:rPr>
        <w:t xml:space="preserve">monitoring can </w:t>
      </w:r>
      <w:r w:rsidR="00354C4C">
        <w:rPr>
          <w:rFonts w:ascii="Helvetica" w:hAnsi="Helvetica"/>
          <w:color w:val="000000" w:themeColor="text1"/>
          <w:sz w:val="22"/>
          <w:szCs w:val="22"/>
        </w:rPr>
        <w:t>lower the risk</w:t>
      </w:r>
      <w:r w:rsidR="008F57EE" w:rsidRPr="003805EE">
        <w:rPr>
          <w:rFonts w:ascii="Helvetica" w:hAnsi="Helvetica"/>
          <w:color w:val="000000" w:themeColor="text1"/>
          <w:sz w:val="22"/>
          <w:szCs w:val="22"/>
        </w:rPr>
        <w:t xml:space="preserve"> of </w:t>
      </w:r>
      <w:r w:rsidR="00CF10E3">
        <w:rPr>
          <w:rFonts w:ascii="Helvetica" w:hAnsi="Helvetica"/>
          <w:color w:val="000000" w:themeColor="text1"/>
          <w:sz w:val="22"/>
          <w:szCs w:val="22"/>
        </w:rPr>
        <w:t xml:space="preserve">crossing </w:t>
      </w:r>
      <w:r w:rsidR="005F6E63" w:rsidRPr="003805EE">
        <w:rPr>
          <w:rFonts w:ascii="Helvetica" w:hAnsi="Helvetica"/>
          <w:color w:val="000000" w:themeColor="text1"/>
          <w:sz w:val="22"/>
          <w:szCs w:val="22"/>
        </w:rPr>
        <w:t>critical thresholds</w:t>
      </w:r>
      <w:r w:rsidR="008F57EE" w:rsidRPr="003805EE">
        <w:rPr>
          <w:rFonts w:ascii="Helvetica" w:hAnsi="Helvetica"/>
          <w:color w:val="000000" w:themeColor="text1"/>
          <w:sz w:val="22"/>
          <w:szCs w:val="22"/>
        </w:rPr>
        <w:t xml:space="preserve"> and ensure the delivery of services</w:t>
      </w:r>
      <w:r w:rsidR="00F84D49" w:rsidRPr="003805EE">
        <w:rPr>
          <w:rFonts w:ascii="Helvetica" w:hAnsi="Helvetica"/>
          <w:color w:val="000000" w:themeColor="text1"/>
          <w:sz w:val="22"/>
          <w:szCs w:val="22"/>
        </w:rPr>
        <w:t>,</w:t>
      </w:r>
      <w:r w:rsidR="008F57EE" w:rsidRPr="003805EE">
        <w:rPr>
          <w:rFonts w:ascii="Helvetica" w:hAnsi="Helvetica"/>
          <w:color w:val="000000" w:themeColor="text1"/>
          <w:sz w:val="22"/>
          <w:szCs w:val="22"/>
        </w:rPr>
        <w:t xml:space="preserve"> but can </w:t>
      </w:r>
      <w:r w:rsidR="00002A0A" w:rsidRPr="003805EE">
        <w:rPr>
          <w:rFonts w:ascii="Helvetica" w:hAnsi="Helvetica"/>
          <w:color w:val="000000" w:themeColor="text1"/>
          <w:sz w:val="22"/>
          <w:szCs w:val="22"/>
        </w:rPr>
        <w:t xml:space="preserve">also </w:t>
      </w:r>
      <w:r w:rsidR="008F57EE" w:rsidRPr="003805EE">
        <w:rPr>
          <w:rFonts w:ascii="Helvetica" w:hAnsi="Helvetica"/>
          <w:color w:val="000000" w:themeColor="text1"/>
          <w:sz w:val="22"/>
          <w:szCs w:val="22"/>
        </w:rPr>
        <w:t>be very expensive</w:t>
      </w:r>
      <w:r w:rsidR="00E5771D" w:rsidRPr="003805EE">
        <w:rPr>
          <w:rFonts w:ascii="Helvetica" w:hAnsi="Helvetica"/>
          <w:color w:val="000000" w:themeColor="text1"/>
          <w:sz w:val="22"/>
          <w:szCs w:val="22"/>
        </w:rPr>
        <w:t xml:space="preserve"> </w:t>
      </w:r>
      <w:r w:rsidR="000E0CF2" w:rsidRPr="003805EE">
        <w:rPr>
          <w:rFonts w:ascii="Helvetica" w:hAnsi="Helvetica"/>
          <w:color w:val="000000" w:themeColor="text1"/>
          <w:sz w:val="22"/>
          <w:szCs w:val="22"/>
        </w:rPr>
        <w:fldChar w:fldCharType="begin">
          <w:fldData xml:space="preserve">PEVuZE5vdGU+PENpdGU+PEF1dGhvcj5XaW50bGU8L0F1dGhvcj48WWVhcj4yMDEwPC9ZZWFyPjxS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=
</w:fldData>
        </w:fldChar>
      </w:r>
      <w:r w:rsidR="00EE63D8">
        <w:rPr>
          <w:rFonts w:ascii="Helvetica" w:hAnsi="Helvetica"/>
          <w:color w:val="000000" w:themeColor="text1"/>
          <w:sz w:val="22"/>
          <w:szCs w:val="22"/>
        </w:rPr>
        <w:instrText xml:space="preserve"> ADDIN EN.CITE </w:instrText>
      </w:r>
      <w:r w:rsidR="00EE63D8">
        <w:rPr>
          <w:rFonts w:ascii="Helvetica" w:hAnsi="Helvetica"/>
          <w:color w:val="000000" w:themeColor="text1"/>
          <w:sz w:val="22"/>
          <w:szCs w:val="22"/>
        </w:rPr>
        <w:fldChar w:fldCharType="begin">
          <w:fldData xml:space="preserve">PEVuZE5vdGU+PENpdGU+PEF1dGhvcj5XaW50bGU8L0F1dGhvcj48WWVhcj4yMDEwPC9ZZWFyPjxS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=
</w:fldData>
        </w:fldChar>
      </w:r>
      <w:r w:rsidR="00EE63D8">
        <w:rPr>
          <w:rFonts w:ascii="Helvetica" w:hAnsi="Helvetica"/>
          <w:color w:val="000000" w:themeColor="text1"/>
          <w:sz w:val="22"/>
          <w:szCs w:val="22"/>
        </w:rPr>
        <w:instrText xml:space="preserve"> ADDIN EN.CITE.DATA </w:instrText>
      </w:r>
      <w:r w:rsidR="00EE63D8">
        <w:rPr>
          <w:rFonts w:ascii="Helvetica" w:hAnsi="Helvetica"/>
          <w:color w:val="000000" w:themeColor="text1"/>
          <w:sz w:val="22"/>
          <w:szCs w:val="22"/>
        </w:rPr>
      </w:r>
      <w:r w:rsidR="00EE63D8">
        <w:rPr>
          <w:rFonts w:ascii="Helvetica" w:hAnsi="Helvetica"/>
          <w:color w:val="000000" w:themeColor="text1"/>
          <w:sz w:val="22"/>
          <w:szCs w:val="22"/>
        </w:rPr>
        <w:fldChar w:fldCharType="end"/>
      </w:r>
      <w:r w:rsidR="000E0CF2" w:rsidRPr="003805EE">
        <w:rPr>
          <w:rFonts w:ascii="Helvetica" w:hAnsi="Helvetica"/>
          <w:color w:val="000000" w:themeColor="text1"/>
          <w:sz w:val="22"/>
          <w:szCs w:val="22"/>
        </w:rPr>
      </w:r>
      <w:r w:rsidR="000E0CF2" w:rsidRPr="003805EE">
        <w:rPr>
          <w:rFonts w:ascii="Helvetica" w:hAnsi="Helvetica"/>
          <w:color w:val="000000" w:themeColor="text1"/>
          <w:sz w:val="22"/>
          <w:szCs w:val="22"/>
        </w:rPr>
        <w:fldChar w:fldCharType="separate"/>
      </w:r>
      <w:r w:rsidR="00072FC5" w:rsidRPr="00072FC5">
        <w:rPr>
          <w:rFonts w:ascii="Helvetica" w:hAnsi="Helvetica"/>
          <w:noProof/>
          <w:color w:val="000000" w:themeColor="text1"/>
          <w:sz w:val="22"/>
          <w:szCs w:val="22"/>
          <w:vertAlign w:val="superscript"/>
        </w:rPr>
        <w:t>2,3</w:t>
      </w:r>
      <w:r w:rsidR="000E0CF2" w:rsidRPr="003805EE">
        <w:rPr>
          <w:rFonts w:ascii="Helvetica" w:hAnsi="Helvetica"/>
          <w:color w:val="000000" w:themeColor="text1"/>
          <w:sz w:val="22"/>
          <w:szCs w:val="22"/>
        </w:rPr>
        <w:fldChar w:fldCharType="end"/>
      </w:r>
      <w:r w:rsidR="008F57EE" w:rsidRPr="003805EE">
        <w:rPr>
          <w:rFonts w:ascii="Helvetica" w:hAnsi="Helvetica"/>
          <w:color w:val="000000" w:themeColor="text1"/>
          <w:sz w:val="22"/>
          <w:szCs w:val="22"/>
        </w:rPr>
        <w:t xml:space="preserve">. Moreover, even with </w:t>
      </w:r>
      <w:r w:rsidR="00422FAC">
        <w:rPr>
          <w:rFonts w:ascii="Helvetica" w:hAnsi="Helvetica"/>
          <w:color w:val="000000" w:themeColor="text1"/>
          <w:sz w:val="22"/>
          <w:szCs w:val="22"/>
        </w:rPr>
        <w:t>consistent and intensive</w:t>
      </w:r>
      <w:r w:rsidR="00F84D49" w:rsidRPr="003805EE">
        <w:rPr>
          <w:rFonts w:ascii="Helvetica" w:hAnsi="Helvetica"/>
          <w:color w:val="000000" w:themeColor="text1"/>
          <w:sz w:val="22"/>
          <w:szCs w:val="22"/>
        </w:rPr>
        <w:t xml:space="preserve"> </w:t>
      </w:r>
      <w:r w:rsidR="008F57EE" w:rsidRPr="003805EE">
        <w:rPr>
          <w:rFonts w:ascii="Helvetica" w:hAnsi="Helvetica"/>
          <w:color w:val="000000" w:themeColor="text1"/>
          <w:sz w:val="22"/>
          <w:szCs w:val="22"/>
        </w:rPr>
        <w:t xml:space="preserve">monitoring, managers </w:t>
      </w:r>
      <w:r w:rsidR="00053CE0">
        <w:rPr>
          <w:rFonts w:ascii="Helvetica" w:hAnsi="Helvetica"/>
          <w:color w:val="000000" w:themeColor="text1"/>
          <w:sz w:val="22"/>
          <w:szCs w:val="22"/>
        </w:rPr>
        <w:t>may</w:t>
      </w:r>
      <w:r w:rsidR="00053CE0" w:rsidRPr="003805EE">
        <w:rPr>
          <w:rFonts w:ascii="Helvetica" w:hAnsi="Helvetica"/>
          <w:color w:val="000000" w:themeColor="text1"/>
          <w:sz w:val="22"/>
          <w:szCs w:val="22"/>
        </w:rPr>
        <w:t xml:space="preserve"> </w:t>
      </w:r>
      <w:r w:rsidR="008F57EE" w:rsidRPr="003805EE">
        <w:rPr>
          <w:rFonts w:ascii="Helvetica" w:hAnsi="Helvetica"/>
          <w:color w:val="000000" w:themeColor="text1"/>
          <w:sz w:val="22"/>
          <w:szCs w:val="22"/>
        </w:rPr>
        <w:t xml:space="preserve">never have perfect knowledge </w:t>
      </w:r>
      <w:r w:rsidR="00C14DA4" w:rsidRPr="003805EE">
        <w:rPr>
          <w:rFonts w:ascii="Helvetica" w:hAnsi="Helvetica"/>
          <w:color w:val="000000" w:themeColor="text1"/>
          <w:sz w:val="22"/>
          <w:szCs w:val="22"/>
        </w:rPr>
        <w:t xml:space="preserve">of </w:t>
      </w:r>
      <w:r w:rsidR="008F57EE" w:rsidRPr="003805EE">
        <w:rPr>
          <w:rFonts w:ascii="Helvetica" w:hAnsi="Helvetica"/>
          <w:color w:val="000000" w:themeColor="text1"/>
          <w:sz w:val="22"/>
          <w:szCs w:val="22"/>
        </w:rPr>
        <w:t xml:space="preserve">how close a </w:t>
      </w:r>
      <w:r w:rsidR="004470BA">
        <w:rPr>
          <w:rFonts w:ascii="Helvetica" w:hAnsi="Helvetica"/>
          <w:color w:val="000000" w:themeColor="text1"/>
          <w:sz w:val="22"/>
          <w:szCs w:val="22"/>
        </w:rPr>
        <w:t>population</w:t>
      </w:r>
      <w:r w:rsidR="004470BA" w:rsidRPr="003805EE">
        <w:rPr>
          <w:rFonts w:ascii="Helvetica" w:hAnsi="Helvetica"/>
          <w:color w:val="000000" w:themeColor="text1"/>
          <w:sz w:val="22"/>
          <w:szCs w:val="22"/>
        </w:rPr>
        <w:t xml:space="preserve"> </w:t>
      </w:r>
      <w:r w:rsidR="008F57EE" w:rsidRPr="003805EE">
        <w:rPr>
          <w:rFonts w:ascii="Helvetica" w:hAnsi="Helvetica"/>
          <w:color w:val="000000" w:themeColor="text1"/>
          <w:sz w:val="22"/>
          <w:szCs w:val="22"/>
        </w:rPr>
        <w:t xml:space="preserve">is to crossing a </w:t>
      </w:r>
      <w:r w:rsidR="00223FC7">
        <w:rPr>
          <w:rFonts w:ascii="Helvetica" w:hAnsi="Helvetica"/>
          <w:color w:val="000000" w:themeColor="text1"/>
          <w:sz w:val="22"/>
          <w:szCs w:val="22"/>
        </w:rPr>
        <w:t>critical threshold</w:t>
      </w:r>
      <w:r w:rsidR="008F57EE" w:rsidRPr="003805EE">
        <w:rPr>
          <w:rFonts w:ascii="Helvetica" w:hAnsi="Helvetica"/>
          <w:color w:val="000000" w:themeColor="text1"/>
          <w:sz w:val="22"/>
          <w:szCs w:val="22"/>
        </w:rPr>
        <w:t xml:space="preserve">. Two factors underlie this </w:t>
      </w:r>
      <w:r w:rsidR="00F84D49" w:rsidRPr="003805EE">
        <w:rPr>
          <w:rFonts w:ascii="Helvetica" w:hAnsi="Helvetica"/>
          <w:color w:val="000000" w:themeColor="text1"/>
          <w:sz w:val="22"/>
          <w:szCs w:val="22"/>
        </w:rPr>
        <w:t xml:space="preserve">fundamental </w:t>
      </w:r>
      <w:r w:rsidR="008F57EE" w:rsidRPr="003805EE">
        <w:rPr>
          <w:rFonts w:ascii="Helvetica" w:hAnsi="Helvetica"/>
          <w:color w:val="000000" w:themeColor="text1"/>
          <w:sz w:val="22"/>
          <w:szCs w:val="22"/>
        </w:rPr>
        <w:t xml:space="preserve">uncertainty. First, </w:t>
      </w:r>
      <w:r w:rsidR="00422FAC">
        <w:rPr>
          <w:rFonts w:ascii="Helvetica" w:hAnsi="Helvetica"/>
          <w:color w:val="000000" w:themeColor="text1"/>
          <w:sz w:val="22"/>
          <w:szCs w:val="22"/>
        </w:rPr>
        <w:t>shifts</w:t>
      </w:r>
      <w:r w:rsidR="008F57EE" w:rsidRPr="003805EE">
        <w:rPr>
          <w:rFonts w:ascii="Helvetica" w:hAnsi="Helvetica"/>
          <w:color w:val="000000" w:themeColor="text1"/>
          <w:sz w:val="22"/>
          <w:szCs w:val="22"/>
        </w:rPr>
        <w:t xml:space="preserve"> in</w:t>
      </w:r>
      <w:r w:rsidR="00422FAC">
        <w:rPr>
          <w:rFonts w:ascii="Helvetica" w:hAnsi="Helvetica"/>
          <w:color w:val="000000" w:themeColor="text1"/>
          <w:sz w:val="22"/>
          <w:szCs w:val="22"/>
        </w:rPr>
        <w:t xml:space="preserve"> the</w:t>
      </w:r>
      <w:r w:rsidR="008F57EE" w:rsidRPr="003805EE">
        <w:rPr>
          <w:rFonts w:ascii="Helvetica" w:hAnsi="Helvetica"/>
          <w:color w:val="000000" w:themeColor="text1"/>
          <w:sz w:val="22"/>
          <w:szCs w:val="22"/>
        </w:rPr>
        <w:t xml:space="preserve"> external drivers</w:t>
      </w:r>
      <w:r w:rsidR="00422FAC">
        <w:rPr>
          <w:rFonts w:ascii="Helvetica" w:hAnsi="Helvetica"/>
          <w:color w:val="000000" w:themeColor="text1"/>
          <w:sz w:val="22"/>
          <w:szCs w:val="22"/>
        </w:rPr>
        <w:t xml:space="preserve"> that affect </w:t>
      </w:r>
      <w:r w:rsidR="00422FAC" w:rsidRPr="00450434">
        <w:rPr>
          <w:rFonts w:ascii="Helvetica" w:hAnsi="Helvetica"/>
          <w:color w:val="000000" w:themeColor="text1"/>
          <w:sz w:val="22"/>
          <w:szCs w:val="22"/>
        </w:rPr>
        <w:t>natural</w:t>
      </w:r>
      <w:r w:rsidR="00422FAC">
        <w:rPr>
          <w:rFonts w:ascii="Helvetica" w:hAnsi="Helvetica"/>
          <w:color w:val="000000" w:themeColor="text1"/>
          <w:sz w:val="22"/>
          <w:szCs w:val="22"/>
        </w:rPr>
        <w:t xml:space="preserve"> populations</w:t>
      </w:r>
      <w:r w:rsidR="002E6B2A">
        <w:rPr>
          <w:rFonts w:ascii="Helvetica" w:hAnsi="Helvetica"/>
          <w:color w:val="000000" w:themeColor="text1"/>
          <w:sz w:val="22"/>
          <w:szCs w:val="22"/>
        </w:rPr>
        <w:t xml:space="preserve"> (e.g.</w:t>
      </w:r>
      <w:r w:rsidR="00BA0B4E">
        <w:rPr>
          <w:rFonts w:ascii="Helvetica" w:hAnsi="Helvetica"/>
          <w:color w:val="000000" w:themeColor="text1"/>
          <w:sz w:val="22"/>
          <w:szCs w:val="22"/>
        </w:rPr>
        <w:t>,</w:t>
      </w:r>
      <w:r w:rsidR="002E6B2A">
        <w:rPr>
          <w:rFonts w:ascii="Helvetica" w:hAnsi="Helvetica"/>
          <w:color w:val="000000" w:themeColor="text1"/>
          <w:sz w:val="22"/>
          <w:szCs w:val="22"/>
        </w:rPr>
        <w:t xml:space="preserve"> predators or the environment)</w:t>
      </w:r>
      <w:r w:rsidR="00422FAC">
        <w:rPr>
          <w:rFonts w:ascii="Helvetica" w:hAnsi="Helvetica"/>
          <w:color w:val="000000" w:themeColor="text1"/>
          <w:sz w:val="22"/>
          <w:szCs w:val="22"/>
        </w:rPr>
        <w:t xml:space="preserve"> are not always predictable</w:t>
      </w:r>
      <w:r w:rsidR="008F57EE" w:rsidRPr="003805EE">
        <w:rPr>
          <w:rFonts w:ascii="Helvetica" w:hAnsi="Helvetica"/>
          <w:color w:val="000000" w:themeColor="text1"/>
          <w:sz w:val="22"/>
          <w:szCs w:val="22"/>
        </w:rPr>
        <w:t xml:space="preserve">, which </w:t>
      </w:r>
      <w:r w:rsidR="00422FAC">
        <w:rPr>
          <w:rFonts w:ascii="Helvetica" w:hAnsi="Helvetica"/>
          <w:color w:val="000000" w:themeColor="text1"/>
          <w:sz w:val="22"/>
          <w:szCs w:val="22"/>
        </w:rPr>
        <w:t xml:space="preserve">means that </w:t>
      </w:r>
      <w:r w:rsidR="008F57EE" w:rsidRPr="003805EE">
        <w:rPr>
          <w:rFonts w:ascii="Helvetica" w:hAnsi="Helvetica"/>
          <w:color w:val="000000" w:themeColor="text1"/>
          <w:sz w:val="22"/>
          <w:szCs w:val="22"/>
        </w:rPr>
        <w:t xml:space="preserve">assessments </w:t>
      </w:r>
      <w:r w:rsidR="00422FAC">
        <w:rPr>
          <w:rFonts w:ascii="Helvetica" w:hAnsi="Helvetica"/>
          <w:color w:val="000000" w:themeColor="text1"/>
          <w:sz w:val="22"/>
          <w:szCs w:val="22"/>
        </w:rPr>
        <w:t>may not detect the</w:t>
      </w:r>
      <w:r w:rsidR="008F57EE" w:rsidRPr="003805EE">
        <w:rPr>
          <w:rFonts w:ascii="Helvetica" w:hAnsi="Helvetica"/>
          <w:color w:val="000000" w:themeColor="text1"/>
          <w:sz w:val="22"/>
          <w:szCs w:val="22"/>
        </w:rPr>
        <w:t xml:space="preserve"> location of a threshold before it is crossed </w:t>
      </w:r>
      <w:r w:rsidR="008F57EE" w:rsidRPr="003805EE">
        <w:rPr>
          <w:rFonts w:ascii="Helvetica" w:hAnsi="Helvetica"/>
          <w:color w:val="000000" w:themeColor="text1"/>
          <w:sz w:val="22"/>
          <w:szCs w:val="22"/>
        </w:rPr>
        <w:fldChar w:fldCharType="begin"/>
      </w:r>
      <w:r w:rsidR="00010E6A">
        <w:rPr>
          <w:rFonts w:ascii="Helvetica" w:hAnsi="Helvetica"/>
          <w:color w:val="000000" w:themeColor="text1"/>
          <w:sz w:val="22"/>
          <w:szCs w:val="22"/>
        </w:rPr>
        <w:instrText xml:space="preserve"> ADDIN EN.CITE &lt;EndNote&gt;&lt;Cite&gt;&lt;Author&gt;Mangel&lt;/Author&gt;&lt;Year&gt;2000&lt;/Year&gt;&lt;RecNum&gt;2455&lt;/RecNum&gt;&lt;DisplayText&gt;&lt;style face="superscript"&gt;7&lt;/style&gt;&lt;/DisplayText&gt;&lt;record&gt;&lt;rec-number&gt;2455&lt;/rec-number&gt;&lt;foreign-keys&gt;&lt;key app="EN" db-id="x0w5wa9airxrfze0ft2x20vgz0w5wpet5ftz" timestamp="1614114630" guid="960a9f34-8848-4b84-9792-8c4e7d26d189"&gt;2455&lt;/key&gt;&lt;/foreign-keys&gt;&lt;ref-type name="Journal Article"&gt;17&lt;/ref-type&gt;&lt;contributors&gt;&lt;authors&gt;&lt;author&gt;Marc Mangel&lt;/author&gt;&lt;/authors&gt;&lt;/contributors&gt;&lt;titles&gt;&lt;title&gt;Irreducible uncertainties, sustainable fisheries and marine reserves&lt;/title&gt;&lt;secondary-title&gt;Evolutionary Ecology Research&lt;/secondary-title&gt;&lt;/titles&gt;&lt;periodical&gt;&lt;full-title&gt;Evolutionary Ecology Research&lt;/full-title&gt;&lt;/periodical&gt;&lt;pages&gt;547-557&lt;/pages&gt;&lt;volume&gt;2&lt;/volume&gt;&lt;keywords&gt;&lt;keyword&gt;environmental uncertainty&lt;/keyword&gt;&lt;keyword&gt;marine reserves&lt;/keyword&gt;&lt;keyword&gt;mean–variance trade-off&lt;/keyword&gt;&lt;keyword&gt;open systems&lt;/keyword&gt;&lt;keyword&gt;digital&lt;/keyword&gt;&lt;/keywords&gt;&lt;dates&gt;&lt;year&gt;2000&lt;/year&gt;&lt;/dates&gt;&lt;urls&gt;&lt;/urls&gt;&lt;/record&gt;&lt;/Cite&gt;&lt;/EndNote&gt;</w:instrText>
      </w:r>
      <w:r w:rsidR="008F57EE" w:rsidRPr="003805EE">
        <w:rPr>
          <w:rFonts w:ascii="Helvetica" w:hAnsi="Helvetica"/>
          <w:color w:val="000000" w:themeColor="text1"/>
          <w:sz w:val="22"/>
          <w:szCs w:val="22"/>
        </w:rPr>
        <w:fldChar w:fldCharType="separate"/>
      </w:r>
      <w:r w:rsidR="00010E6A" w:rsidRPr="00010E6A">
        <w:rPr>
          <w:rFonts w:ascii="Helvetica" w:hAnsi="Helvetica"/>
          <w:noProof/>
          <w:color w:val="000000" w:themeColor="text1"/>
          <w:sz w:val="22"/>
          <w:szCs w:val="22"/>
          <w:vertAlign w:val="superscript"/>
        </w:rPr>
        <w:t>7</w:t>
      </w:r>
      <w:r w:rsidR="008F57EE" w:rsidRPr="003805EE">
        <w:rPr>
          <w:rFonts w:ascii="Helvetica" w:hAnsi="Helvetica"/>
          <w:color w:val="000000" w:themeColor="text1"/>
          <w:sz w:val="22"/>
          <w:szCs w:val="22"/>
        </w:rPr>
        <w:fldChar w:fldCharType="end"/>
      </w:r>
      <w:r w:rsidR="008F57EE" w:rsidRPr="003805EE">
        <w:rPr>
          <w:rFonts w:ascii="Helvetica" w:hAnsi="Helvetica"/>
          <w:color w:val="000000" w:themeColor="text1"/>
          <w:sz w:val="22"/>
          <w:szCs w:val="22"/>
        </w:rPr>
        <w:t xml:space="preserve">. </w:t>
      </w:r>
      <w:r w:rsidR="00671A36">
        <w:rPr>
          <w:rFonts w:ascii="Helvetica" w:hAnsi="Helvetica"/>
          <w:color w:val="000000" w:themeColor="text1"/>
          <w:sz w:val="22"/>
          <w:szCs w:val="22"/>
        </w:rPr>
        <w:t xml:space="preserve"> </w:t>
      </w:r>
      <w:r w:rsidR="008F57EE" w:rsidRPr="003805EE">
        <w:rPr>
          <w:rFonts w:ascii="Helvetica" w:hAnsi="Helvetica"/>
          <w:color w:val="000000" w:themeColor="text1"/>
          <w:sz w:val="22"/>
          <w:szCs w:val="22"/>
        </w:rPr>
        <w:t xml:space="preserve">Second, </w:t>
      </w:r>
      <w:r w:rsidR="00422FAC">
        <w:rPr>
          <w:rFonts w:ascii="Helvetica" w:hAnsi="Helvetica"/>
          <w:color w:val="000000" w:themeColor="text1"/>
          <w:sz w:val="22"/>
          <w:szCs w:val="22"/>
        </w:rPr>
        <w:t>in any survey</w:t>
      </w:r>
      <w:r w:rsidR="008F57EE" w:rsidRPr="003805EE">
        <w:rPr>
          <w:rFonts w:ascii="Helvetica" w:hAnsi="Helvetica"/>
          <w:color w:val="000000" w:themeColor="text1"/>
          <w:sz w:val="22"/>
          <w:szCs w:val="22"/>
        </w:rPr>
        <w:t>, there is measurement error</w:t>
      </w:r>
      <w:r w:rsidR="00422FAC">
        <w:rPr>
          <w:rFonts w:ascii="Helvetica" w:hAnsi="Helvetica"/>
          <w:color w:val="000000" w:themeColor="text1"/>
          <w:sz w:val="22"/>
          <w:szCs w:val="22"/>
        </w:rPr>
        <w:t xml:space="preserve">, which even in well-studied </w:t>
      </w:r>
      <w:r w:rsidR="004470BA">
        <w:rPr>
          <w:rFonts w:ascii="Helvetica" w:hAnsi="Helvetica"/>
          <w:color w:val="000000" w:themeColor="text1"/>
          <w:sz w:val="22"/>
          <w:szCs w:val="22"/>
        </w:rPr>
        <w:t xml:space="preserve">populations </w:t>
      </w:r>
      <w:r w:rsidR="00422FAC">
        <w:rPr>
          <w:rFonts w:ascii="Helvetica" w:hAnsi="Helvetica"/>
          <w:color w:val="000000" w:themeColor="text1"/>
          <w:sz w:val="22"/>
          <w:szCs w:val="22"/>
        </w:rPr>
        <w:t xml:space="preserve">can </w:t>
      </w:r>
      <w:r w:rsidR="00354C4C">
        <w:rPr>
          <w:rFonts w:ascii="Helvetica" w:hAnsi="Helvetica"/>
          <w:color w:val="000000" w:themeColor="text1"/>
          <w:sz w:val="22"/>
          <w:szCs w:val="22"/>
        </w:rPr>
        <w:t>be high</w:t>
      </w:r>
      <w:r w:rsidR="008F57EE" w:rsidRPr="003805EE">
        <w:rPr>
          <w:rFonts w:ascii="Helvetica" w:hAnsi="Helvetica"/>
          <w:color w:val="000000" w:themeColor="text1"/>
          <w:sz w:val="22"/>
          <w:szCs w:val="22"/>
        </w:rPr>
        <w:t xml:space="preserve">. Both of these sources of uncertainty </w:t>
      </w:r>
      <w:r w:rsidR="00422FAC">
        <w:rPr>
          <w:rFonts w:ascii="Helvetica" w:hAnsi="Helvetica"/>
          <w:color w:val="000000" w:themeColor="text1"/>
          <w:sz w:val="22"/>
          <w:szCs w:val="22"/>
        </w:rPr>
        <w:t>mean that</w:t>
      </w:r>
      <w:r w:rsidR="008F57EE" w:rsidRPr="003805EE">
        <w:rPr>
          <w:rFonts w:ascii="Helvetica" w:hAnsi="Helvetica"/>
          <w:color w:val="000000" w:themeColor="text1"/>
          <w:sz w:val="22"/>
          <w:szCs w:val="22"/>
        </w:rPr>
        <w:t xml:space="preserve"> an assessment might incorrectly categorize a </w:t>
      </w:r>
      <w:r w:rsidR="004470BA">
        <w:rPr>
          <w:rFonts w:ascii="Helvetica" w:hAnsi="Helvetica"/>
          <w:color w:val="000000" w:themeColor="text1"/>
          <w:sz w:val="22"/>
          <w:szCs w:val="22"/>
        </w:rPr>
        <w:t>population</w:t>
      </w:r>
      <w:r w:rsidR="004470BA" w:rsidRPr="003805EE">
        <w:rPr>
          <w:rFonts w:ascii="Helvetica" w:hAnsi="Helvetica"/>
          <w:color w:val="000000" w:themeColor="text1"/>
          <w:sz w:val="22"/>
          <w:szCs w:val="22"/>
        </w:rPr>
        <w:t xml:space="preserve"> </w:t>
      </w:r>
      <w:r w:rsidR="008F57EE" w:rsidRPr="003805EE">
        <w:rPr>
          <w:rFonts w:ascii="Helvetica" w:hAnsi="Helvetica"/>
          <w:color w:val="000000" w:themeColor="text1"/>
          <w:sz w:val="22"/>
          <w:szCs w:val="22"/>
        </w:rPr>
        <w:t xml:space="preserve">as being a </w:t>
      </w:r>
      <w:r w:rsidR="00915035">
        <w:rPr>
          <w:rFonts w:ascii="Helvetica" w:hAnsi="Helvetica"/>
          <w:color w:val="000000" w:themeColor="text1"/>
          <w:sz w:val="22"/>
          <w:szCs w:val="22"/>
        </w:rPr>
        <w:t>‘</w:t>
      </w:r>
      <w:r w:rsidR="008F57EE" w:rsidRPr="003805EE">
        <w:rPr>
          <w:rFonts w:ascii="Helvetica" w:hAnsi="Helvetica"/>
          <w:color w:val="000000" w:themeColor="text1"/>
          <w:sz w:val="22"/>
          <w:szCs w:val="22"/>
        </w:rPr>
        <w:t>safe</w:t>
      </w:r>
      <w:r w:rsidR="00915035">
        <w:rPr>
          <w:rFonts w:ascii="Helvetica" w:hAnsi="Helvetica"/>
          <w:color w:val="000000" w:themeColor="text1"/>
          <w:sz w:val="22"/>
          <w:szCs w:val="22"/>
        </w:rPr>
        <w:t>’</w:t>
      </w:r>
      <w:r w:rsidR="00915035" w:rsidRPr="003805EE">
        <w:rPr>
          <w:rFonts w:ascii="Helvetica" w:hAnsi="Helvetica"/>
          <w:color w:val="000000" w:themeColor="text1"/>
          <w:sz w:val="22"/>
          <w:szCs w:val="22"/>
        </w:rPr>
        <w:t xml:space="preserve"> </w:t>
      </w:r>
      <w:r w:rsidR="008F57EE" w:rsidRPr="003805EE">
        <w:rPr>
          <w:rFonts w:ascii="Helvetica" w:hAnsi="Helvetica"/>
          <w:color w:val="000000" w:themeColor="text1"/>
          <w:sz w:val="22"/>
          <w:szCs w:val="22"/>
        </w:rPr>
        <w:t xml:space="preserve">distance from a threshold, when in reality the </w:t>
      </w:r>
      <w:r w:rsidR="004470BA">
        <w:rPr>
          <w:rFonts w:ascii="Helvetica" w:hAnsi="Helvetica"/>
          <w:color w:val="000000" w:themeColor="text1"/>
          <w:sz w:val="22"/>
          <w:szCs w:val="22"/>
        </w:rPr>
        <w:t>population</w:t>
      </w:r>
      <w:r w:rsidR="004470BA" w:rsidRPr="003805EE">
        <w:rPr>
          <w:rFonts w:ascii="Helvetica" w:hAnsi="Helvetica"/>
          <w:color w:val="000000" w:themeColor="text1"/>
          <w:sz w:val="22"/>
          <w:szCs w:val="22"/>
        </w:rPr>
        <w:t xml:space="preserve"> </w:t>
      </w:r>
      <w:r w:rsidR="008F57EE" w:rsidRPr="003805EE">
        <w:rPr>
          <w:rFonts w:ascii="Helvetica" w:hAnsi="Helvetica"/>
          <w:color w:val="000000" w:themeColor="text1"/>
          <w:sz w:val="22"/>
          <w:szCs w:val="22"/>
        </w:rPr>
        <w:t xml:space="preserve">is at or past a threshold beyond which it will take decades to recover. </w:t>
      </w:r>
      <w:r w:rsidR="00FA2610" w:rsidRPr="003805EE">
        <w:rPr>
          <w:rFonts w:ascii="Helvetica" w:hAnsi="Helvetica"/>
          <w:color w:val="000000" w:themeColor="text1"/>
          <w:sz w:val="22"/>
          <w:szCs w:val="22"/>
        </w:rPr>
        <w:t xml:space="preserve">Limited monitoring resources and an incomplete understanding of </w:t>
      </w:r>
      <w:r w:rsidR="00354C4C" w:rsidRPr="003805EE">
        <w:rPr>
          <w:rFonts w:ascii="Helvetica" w:hAnsi="Helvetica"/>
          <w:color w:val="000000" w:themeColor="text1"/>
          <w:sz w:val="22"/>
          <w:szCs w:val="22"/>
        </w:rPr>
        <w:t>ecosystem</w:t>
      </w:r>
      <w:r w:rsidR="00DE079A">
        <w:rPr>
          <w:rFonts w:ascii="Helvetica" w:hAnsi="Helvetica"/>
          <w:color w:val="000000" w:themeColor="text1"/>
          <w:sz w:val="22"/>
          <w:szCs w:val="22"/>
        </w:rPr>
        <w:t>s</w:t>
      </w:r>
      <w:r w:rsidR="00354C4C">
        <w:rPr>
          <w:rFonts w:ascii="Helvetica" w:hAnsi="Helvetica"/>
          <w:color w:val="000000" w:themeColor="text1"/>
          <w:sz w:val="22"/>
          <w:szCs w:val="22"/>
        </w:rPr>
        <w:t xml:space="preserve"> </w:t>
      </w:r>
      <w:r w:rsidR="00FA2610" w:rsidRPr="003805EE">
        <w:rPr>
          <w:rFonts w:ascii="Helvetica" w:hAnsi="Helvetica"/>
          <w:color w:val="000000" w:themeColor="text1"/>
          <w:sz w:val="22"/>
          <w:szCs w:val="22"/>
        </w:rPr>
        <w:t>can restrict efforts to devise monitoring strategies that</w:t>
      </w:r>
      <w:r w:rsidR="00AE4221" w:rsidRPr="003805EE">
        <w:rPr>
          <w:rFonts w:ascii="Helvetica" w:hAnsi="Helvetica"/>
          <w:color w:val="000000" w:themeColor="text1"/>
          <w:sz w:val="22"/>
          <w:szCs w:val="22"/>
        </w:rPr>
        <w:t>–</w:t>
      </w:r>
      <w:r w:rsidR="00FA2610" w:rsidRPr="003805EE">
        <w:rPr>
          <w:rFonts w:ascii="Helvetica" w:hAnsi="Helvetica"/>
          <w:color w:val="000000" w:themeColor="text1"/>
          <w:sz w:val="22"/>
          <w:szCs w:val="22"/>
        </w:rPr>
        <w:t xml:space="preserve"> without crossing a threshold</w:t>
      </w:r>
      <w:r w:rsidR="00AE4221" w:rsidRPr="003805EE">
        <w:rPr>
          <w:rFonts w:ascii="Helvetica" w:hAnsi="Helvetica"/>
          <w:color w:val="000000" w:themeColor="text1"/>
          <w:sz w:val="22"/>
          <w:szCs w:val="22"/>
        </w:rPr>
        <w:t>–</w:t>
      </w:r>
      <w:r w:rsidR="00FA2610" w:rsidRPr="003805EE">
        <w:rPr>
          <w:rFonts w:ascii="Helvetica" w:hAnsi="Helvetica"/>
          <w:color w:val="000000" w:themeColor="text1"/>
          <w:sz w:val="22"/>
          <w:szCs w:val="22"/>
        </w:rPr>
        <w:t xml:space="preserve"> both maximize </w:t>
      </w:r>
      <w:r w:rsidR="00741AB5" w:rsidRPr="003805EE">
        <w:rPr>
          <w:rFonts w:ascii="Helvetica" w:hAnsi="Helvetica"/>
          <w:color w:val="000000" w:themeColor="text1"/>
          <w:sz w:val="22"/>
          <w:szCs w:val="22"/>
        </w:rPr>
        <w:t>ecosystem</w:t>
      </w:r>
      <w:r w:rsidR="00FA2610" w:rsidRPr="003805EE">
        <w:rPr>
          <w:rFonts w:ascii="Helvetica" w:hAnsi="Helvetica"/>
          <w:color w:val="000000" w:themeColor="text1"/>
          <w:sz w:val="22"/>
          <w:szCs w:val="22"/>
        </w:rPr>
        <w:t xml:space="preserve"> services and balance risk of harvesting across multiple stakeholders.</w:t>
      </w:r>
    </w:p>
    <w:p w14:paraId="5CA2BD05" w14:textId="62526CE9" w:rsidR="009C366A" w:rsidRPr="003805EE" w:rsidRDefault="00BE073F" w:rsidP="006551EE">
      <w:pPr>
        <w:rPr>
          <w:rFonts w:ascii="Helvetica" w:hAnsi="Helvetica"/>
          <w:sz w:val="22"/>
          <w:szCs w:val="22"/>
        </w:rPr>
      </w:pPr>
      <w:r w:rsidRPr="003805EE">
        <w:rPr>
          <w:rFonts w:ascii="Helvetica" w:hAnsi="Helvetica"/>
          <w:b/>
          <w:color w:val="000000" w:themeColor="text1"/>
          <w:sz w:val="22"/>
          <w:szCs w:val="22"/>
        </w:rPr>
        <w:tab/>
      </w:r>
      <w:r w:rsidRPr="003805EE">
        <w:rPr>
          <w:rFonts w:ascii="Helvetica" w:hAnsi="Helvetica"/>
          <w:color w:val="000000" w:themeColor="text1"/>
          <w:sz w:val="22"/>
          <w:szCs w:val="22"/>
        </w:rPr>
        <w:t xml:space="preserve">Previous studies have emphasized </w:t>
      </w:r>
      <w:r w:rsidR="0032791E" w:rsidRPr="003805EE">
        <w:rPr>
          <w:rFonts w:ascii="Helvetica" w:hAnsi="Helvetica"/>
          <w:color w:val="000000" w:themeColor="text1"/>
          <w:sz w:val="22"/>
          <w:szCs w:val="22"/>
        </w:rPr>
        <w:t>that</w:t>
      </w:r>
      <w:r w:rsidR="003663AE" w:rsidRPr="003805EE">
        <w:rPr>
          <w:rFonts w:ascii="Helvetica" w:hAnsi="Helvetica"/>
          <w:color w:val="000000" w:themeColor="text1"/>
          <w:sz w:val="22"/>
          <w:szCs w:val="22"/>
        </w:rPr>
        <w:t xml:space="preserve"> intensive</w:t>
      </w:r>
      <w:r w:rsidR="0032791E" w:rsidRPr="003805EE">
        <w:rPr>
          <w:rFonts w:ascii="Helvetica" w:hAnsi="Helvetica"/>
          <w:color w:val="000000" w:themeColor="text1"/>
          <w:sz w:val="22"/>
          <w:szCs w:val="22"/>
        </w:rPr>
        <w:t xml:space="preserve"> </w:t>
      </w:r>
      <w:r w:rsidR="003663AE" w:rsidRPr="003805EE">
        <w:rPr>
          <w:rFonts w:ascii="Helvetica" w:hAnsi="Helvetica"/>
          <w:color w:val="000000" w:themeColor="text1"/>
          <w:sz w:val="22"/>
          <w:szCs w:val="22"/>
        </w:rPr>
        <w:t xml:space="preserve">monitoring is not always beneficial, particularly when </w:t>
      </w:r>
      <w:r w:rsidR="002141E4" w:rsidRPr="003805EE">
        <w:rPr>
          <w:rFonts w:ascii="Helvetica" w:hAnsi="Helvetica"/>
          <w:color w:val="000000" w:themeColor="text1"/>
          <w:sz w:val="22"/>
          <w:szCs w:val="22"/>
        </w:rPr>
        <w:t xml:space="preserve">such efforts incur </w:t>
      </w:r>
      <w:r w:rsidR="003663AE" w:rsidRPr="003805EE">
        <w:rPr>
          <w:rFonts w:ascii="Helvetica" w:hAnsi="Helvetica"/>
          <w:color w:val="000000" w:themeColor="text1"/>
          <w:sz w:val="22"/>
          <w:szCs w:val="22"/>
        </w:rPr>
        <w:t>high cost</w:t>
      </w:r>
      <w:r w:rsidR="002141E4" w:rsidRPr="003805EE">
        <w:rPr>
          <w:rFonts w:ascii="Helvetica" w:hAnsi="Helvetica"/>
          <w:color w:val="000000" w:themeColor="text1"/>
          <w:sz w:val="22"/>
          <w:szCs w:val="22"/>
        </w:rPr>
        <w:t>s</w:t>
      </w:r>
      <w:r w:rsidR="003663AE" w:rsidRPr="003805EE">
        <w:rPr>
          <w:rFonts w:ascii="Helvetica" w:hAnsi="Helvetica"/>
          <w:color w:val="000000" w:themeColor="text1"/>
          <w:sz w:val="22"/>
          <w:szCs w:val="22"/>
        </w:rPr>
        <w:t xml:space="preserve"> </w:t>
      </w:r>
      <w:r w:rsidR="002141E4" w:rsidRPr="003805EE">
        <w:rPr>
          <w:rFonts w:ascii="Helvetica" w:hAnsi="Helvetica"/>
          <w:color w:val="000000" w:themeColor="text1"/>
          <w:sz w:val="22"/>
          <w:szCs w:val="22"/>
        </w:rPr>
        <w:t xml:space="preserve">that </w:t>
      </w:r>
      <w:r w:rsidR="003663AE" w:rsidRPr="003805EE">
        <w:rPr>
          <w:rFonts w:ascii="Helvetica" w:hAnsi="Helvetica"/>
          <w:sz w:val="22"/>
          <w:szCs w:val="22"/>
        </w:rPr>
        <w:t xml:space="preserve">outweigh the management or conservation benefits </w:t>
      </w:r>
      <w:r w:rsidR="009437F6">
        <w:rPr>
          <w:rFonts w:ascii="Helvetica" w:hAnsi="Helvetica"/>
          <w:sz w:val="22"/>
          <w:szCs w:val="22"/>
        </w:rPr>
        <w:fldChar w:fldCharType="begin">
          <w:fldData xml:space="preserve">PEVuZE5vdGU+PENpdGU+PEF1dGhvcj5NY0RvbmFsZC1NYWRkZW48L0F1dGhvcj48WWVhcj4yMDEw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</w:fldData>
        </w:fldChar>
      </w:r>
      <w:r w:rsidR="00010E6A">
        <w:rPr>
          <w:rFonts w:ascii="Helvetica" w:hAnsi="Helvetica"/>
          <w:sz w:val="22"/>
          <w:szCs w:val="22"/>
        </w:rPr>
        <w:instrText xml:space="preserve"> ADDIN EN.CITE </w:instrText>
      </w:r>
      <w:r w:rsidR="00010E6A">
        <w:rPr>
          <w:rFonts w:ascii="Helvetica" w:hAnsi="Helvetica"/>
          <w:sz w:val="22"/>
          <w:szCs w:val="22"/>
        </w:rPr>
        <w:fldChar w:fldCharType="begin">
          <w:fldData xml:space="preserve">PEVuZE5vdGU+PENpdGU+PEF1dGhvcj5NY0RvbmFsZC1NYWRkZW48L0F1dGhvcj48WWVhcj4yMDEw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</w:fldData>
        </w:fldChar>
      </w:r>
      <w:r w:rsidR="00010E6A">
        <w:rPr>
          <w:rFonts w:ascii="Helvetica" w:hAnsi="Helvetica"/>
          <w:sz w:val="22"/>
          <w:szCs w:val="22"/>
        </w:rPr>
        <w:instrText xml:space="preserve"> ADDIN EN.CITE.DATA </w:instrText>
      </w:r>
      <w:r w:rsidR="00010E6A">
        <w:rPr>
          <w:rFonts w:ascii="Helvetica" w:hAnsi="Helvetica"/>
          <w:sz w:val="22"/>
          <w:szCs w:val="22"/>
        </w:rPr>
      </w:r>
      <w:r w:rsidR="00010E6A">
        <w:rPr>
          <w:rFonts w:ascii="Helvetica" w:hAnsi="Helvetica"/>
          <w:sz w:val="22"/>
          <w:szCs w:val="22"/>
        </w:rPr>
        <w:fldChar w:fldCharType="end"/>
      </w:r>
      <w:r w:rsidR="009437F6">
        <w:rPr>
          <w:rFonts w:ascii="Helvetica" w:hAnsi="Helvetica"/>
          <w:sz w:val="22"/>
          <w:szCs w:val="22"/>
        </w:rPr>
      </w:r>
      <w:r w:rsidR="009437F6">
        <w:rPr>
          <w:rFonts w:ascii="Helvetica" w:hAnsi="Helvetica"/>
          <w:sz w:val="22"/>
          <w:szCs w:val="22"/>
        </w:rPr>
        <w:fldChar w:fldCharType="separate"/>
      </w:r>
      <w:r w:rsidR="00010E6A" w:rsidRPr="00010E6A">
        <w:rPr>
          <w:rFonts w:ascii="Helvetica" w:hAnsi="Helvetica"/>
          <w:noProof/>
          <w:sz w:val="22"/>
          <w:szCs w:val="22"/>
          <w:vertAlign w:val="superscript"/>
        </w:rPr>
        <w:t>3,8,9</w:t>
      </w:r>
      <w:r w:rsidR="009437F6">
        <w:rPr>
          <w:rFonts w:ascii="Helvetica" w:hAnsi="Helvetica"/>
          <w:sz w:val="22"/>
          <w:szCs w:val="22"/>
        </w:rPr>
        <w:fldChar w:fldCharType="end"/>
      </w:r>
      <w:r w:rsidR="00214262" w:rsidRPr="003805EE">
        <w:rPr>
          <w:rFonts w:ascii="Helvetica" w:hAnsi="Helvetica"/>
          <w:sz w:val="22"/>
          <w:szCs w:val="22"/>
        </w:rPr>
        <w:t>,</w:t>
      </w:r>
      <w:r w:rsidR="00183C91" w:rsidRPr="003805EE">
        <w:rPr>
          <w:rFonts w:ascii="Helvetica" w:hAnsi="Helvetica"/>
          <w:sz w:val="22"/>
          <w:szCs w:val="22"/>
        </w:rPr>
        <w:t xml:space="preserve"> such as monitoring extremely rare or cryptic </w:t>
      </w:r>
      <w:r w:rsidR="005136B0" w:rsidRPr="003805EE">
        <w:rPr>
          <w:rFonts w:ascii="Helvetica" w:hAnsi="Helvetica"/>
          <w:sz w:val="22"/>
          <w:szCs w:val="22"/>
        </w:rPr>
        <w:t xml:space="preserve">threatened </w:t>
      </w:r>
      <w:r w:rsidR="00183C91" w:rsidRPr="003805EE">
        <w:rPr>
          <w:rFonts w:ascii="Helvetica" w:hAnsi="Helvetica"/>
          <w:sz w:val="22"/>
          <w:szCs w:val="22"/>
        </w:rPr>
        <w:t>species</w:t>
      </w:r>
      <w:r w:rsidR="00BF525E">
        <w:rPr>
          <w:rFonts w:ascii="Helvetica" w:hAnsi="Helvetica"/>
          <w:sz w:val="22"/>
          <w:szCs w:val="22"/>
        </w:rPr>
        <w:t xml:space="preserve"> </w:t>
      </w:r>
      <w:r w:rsidR="005136B0" w:rsidRPr="003805EE">
        <w:rPr>
          <w:rFonts w:ascii="Helvetica" w:hAnsi="Helvetica"/>
          <w:sz w:val="22"/>
          <w:szCs w:val="22"/>
        </w:rPr>
        <w:fldChar w:fldCharType="begin"/>
      </w:r>
      <w:r w:rsidR="00010E6A">
        <w:rPr>
          <w:rFonts w:ascii="Helvetica" w:hAnsi="Helvetica"/>
          <w:sz w:val="22"/>
          <w:szCs w:val="22"/>
        </w:rPr>
        <w:instrText xml:space="preserve"> ADDIN EN.CITE &lt;EndNote&gt;&lt;Cite&gt;&lt;Author&gt;Chadès&lt;/Author&gt;&lt;Year&gt;2008&lt;/Year&gt;&lt;RecNum&gt;8545&lt;/RecNum&gt;&lt;DisplayText&gt;&lt;style face="superscript"&gt;10&lt;/style&gt;&lt;/DisplayText&gt;&lt;record&gt;&lt;rec-number&gt;8545&lt;/rec-number&gt;&lt;foreign-keys&gt;&lt;key app="EN" db-id="dsrza9wtbra05fevxvw5svf8d0a9a0ptptvp" timestamp="1475783220"&gt;8545&lt;/key&gt;&lt;/foreign-keys&gt;&lt;ref-type name="Journal Article"&gt;17&lt;/ref-type&gt;&lt;contributors&gt;&lt;authors&gt;&lt;author&gt;Chadès, Iadine&lt;/author&gt;&lt;author&gt;McDonald-Madden, Eve&lt;/author&gt;&lt;author&gt;McCarthy, Michael A&lt;/author&gt;&lt;author&gt;Wintle, Brendan&lt;/author&gt;&lt;author&gt;Linkie, Matthew&lt;/author&gt;&lt;author&gt;Possingham, Hugh P&lt;/author&gt;&lt;/authors&gt;&lt;/contributors&gt;&lt;titles&gt;&lt;title&gt;When to stop managing or surveying cryptic threatened species&lt;/title&gt;&lt;secondary-title&gt;Proceedings of the National Academy of Sciences&lt;/secondary-title&gt;&lt;/titles&gt;&lt;periodical&gt;&lt;full-title&gt;Proceedings of the National Academy of Sciences&lt;/full-title&gt;&lt;/periodical&gt;&lt;pages&gt;13936-13940&lt;/pages&gt;&lt;volume&gt;105&lt;/volume&gt;&lt;number&gt;37&lt;/number&gt;&lt;dates&gt;&lt;year&gt;2008&lt;/year&gt;&lt;/dates&gt;&lt;isbn&gt;0027-8424&lt;/isbn&gt;&lt;urls&gt;&lt;/urls&gt;&lt;/record&gt;&lt;/Cite&gt;&lt;/EndNote&gt;</w:instrText>
      </w:r>
      <w:r w:rsidR="005136B0" w:rsidRPr="003805EE">
        <w:rPr>
          <w:rFonts w:ascii="Helvetica" w:hAnsi="Helvetica"/>
          <w:sz w:val="22"/>
          <w:szCs w:val="22"/>
        </w:rPr>
        <w:fldChar w:fldCharType="separate"/>
      </w:r>
      <w:r w:rsidR="00010E6A" w:rsidRPr="00010E6A">
        <w:rPr>
          <w:rFonts w:ascii="Helvetica" w:hAnsi="Helvetica"/>
          <w:noProof/>
          <w:sz w:val="22"/>
          <w:szCs w:val="22"/>
          <w:vertAlign w:val="superscript"/>
        </w:rPr>
        <w:t>10</w:t>
      </w:r>
      <w:r w:rsidR="005136B0" w:rsidRPr="003805EE">
        <w:rPr>
          <w:rFonts w:ascii="Helvetica" w:hAnsi="Helvetica"/>
          <w:sz w:val="22"/>
          <w:szCs w:val="22"/>
        </w:rPr>
        <w:fldChar w:fldCharType="end"/>
      </w:r>
      <w:r w:rsidR="009934BB" w:rsidRPr="003805EE">
        <w:rPr>
          <w:rFonts w:ascii="Helvetica" w:hAnsi="Helvetica"/>
          <w:sz w:val="22"/>
          <w:szCs w:val="22"/>
        </w:rPr>
        <w:t>,</w:t>
      </w:r>
      <w:r w:rsidR="005654D0">
        <w:rPr>
          <w:rFonts w:ascii="Helvetica" w:hAnsi="Helvetica"/>
          <w:sz w:val="22"/>
          <w:szCs w:val="22"/>
        </w:rPr>
        <w:t xml:space="preserve"> </w:t>
      </w:r>
      <w:r w:rsidR="00915035">
        <w:rPr>
          <w:rFonts w:ascii="Helvetica" w:hAnsi="Helvetica"/>
          <w:sz w:val="22"/>
          <w:szCs w:val="22"/>
        </w:rPr>
        <w:t xml:space="preserve">or </w:t>
      </w:r>
      <w:r w:rsidR="005654D0">
        <w:rPr>
          <w:rFonts w:ascii="Helvetica" w:hAnsi="Helvetica"/>
          <w:sz w:val="22"/>
          <w:szCs w:val="22"/>
        </w:rPr>
        <w:t>monitoring a proportion of the population that does not provide an accurate index of abundance</w:t>
      </w:r>
      <w:r w:rsidR="003663AE" w:rsidRPr="003805EE">
        <w:rPr>
          <w:rFonts w:ascii="Helvetica" w:hAnsi="Helvetica"/>
          <w:sz w:val="22"/>
          <w:szCs w:val="22"/>
        </w:rPr>
        <w:t xml:space="preserve">. </w:t>
      </w:r>
      <w:r w:rsidR="00602A5F" w:rsidRPr="003805EE">
        <w:rPr>
          <w:rFonts w:ascii="Helvetica" w:hAnsi="Helvetica"/>
          <w:sz w:val="22"/>
          <w:szCs w:val="22"/>
        </w:rPr>
        <w:t>Here,</w:t>
      </w:r>
      <w:r w:rsidR="00344157" w:rsidRPr="003805EE">
        <w:rPr>
          <w:rFonts w:ascii="Helvetica" w:hAnsi="Helvetica"/>
          <w:sz w:val="22"/>
          <w:szCs w:val="22"/>
        </w:rPr>
        <w:t xml:space="preserve"> we</w:t>
      </w:r>
      <w:r w:rsidR="003663AE" w:rsidRPr="003805EE">
        <w:rPr>
          <w:rFonts w:ascii="Helvetica" w:hAnsi="Helvetica"/>
          <w:sz w:val="22"/>
          <w:szCs w:val="22"/>
        </w:rPr>
        <w:t xml:space="preserve"> extend these studies by focusing on the value of monitoring information </w:t>
      </w:r>
      <w:r w:rsidR="00EA6027">
        <w:rPr>
          <w:rFonts w:ascii="Helvetica" w:hAnsi="Helvetica"/>
          <w:sz w:val="22"/>
          <w:szCs w:val="22"/>
        </w:rPr>
        <w:t xml:space="preserve">for harvested </w:t>
      </w:r>
      <w:r w:rsidR="004470BA">
        <w:rPr>
          <w:rFonts w:ascii="Helvetica" w:hAnsi="Helvetica"/>
          <w:sz w:val="22"/>
          <w:szCs w:val="22"/>
        </w:rPr>
        <w:t>populations</w:t>
      </w:r>
      <w:r w:rsidR="004470BA" w:rsidRPr="003805EE">
        <w:rPr>
          <w:rFonts w:ascii="Helvetica" w:hAnsi="Helvetica"/>
          <w:sz w:val="22"/>
          <w:szCs w:val="22"/>
        </w:rPr>
        <w:t xml:space="preserve"> </w:t>
      </w:r>
      <w:r w:rsidR="003663AE" w:rsidRPr="003805EE">
        <w:rPr>
          <w:rFonts w:ascii="Helvetica" w:hAnsi="Helvetica"/>
          <w:sz w:val="22"/>
          <w:szCs w:val="22"/>
        </w:rPr>
        <w:t>with critical</w:t>
      </w:r>
      <w:r w:rsidR="00B62951">
        <w:rPr>
          <w:rFonts w:ascii="Helvetica" w:hAnsi="Helvetica"/>
          <w:sz w:val="22"/>
          <w:szCs w:val="22"/>
        </w:rPr>
        <w:t xml:space="preserve"> biological</w:t>
      </w:r>
      <w:r w:rsidR="003663AE" w:rsidRPr="003805EE">
        <w:rPr>
          <w:rFonts w:ascii="Helvetica" w:hAnsi="Helvetica"/>
          <w:sz w:val="22"/>
          <w:szCs w:val="22"/>
        </w:rPr>
        <w:t xml:space="preserve"> threshold</w:t>
      </w:r>
      <w:r w:rsidR="0085398A">
        <w:rPr>
          <w:rFonts w:ascii="Helvetica" w:hAnsi="Helvetica"/>
          <w:sz w:val="22"/>
          <w:szCs w:val="22"/>
        </w:rPr>
        <w:t>s</w:t>
      </w:r>
      <w:r w:rsidR="003663AE" w:rsidRPr="003805EE">
        <w:rPr>
          <w:rFonts w:ascii="Helvetica" w:hAnsi="Helvetica"/>
          <w:sz w:val="22"/>
          <w:szCs w:val="22"/>
        </w:rPr>
        <w:t>.</w:t>
      </w:r>
      <w:r w:rsidR="00763A42" w:rsidRPr="003805EE">
        <w:rPr>
          <w:rFonts w:ascii="Helvetica" w:hAnsi="Helvetica"/>
          <w:sz w:val="22"/>
          <w:szCs w:val="22"/>
        </w:rPr>
        <w:t xml:space="preserve"> </w:t>
      </w:r>
      <w:r w:rsidR="006533A9">
        <w:rPr>
          <w:rFonts w:ascii="Helvetica" w:hAnsi="Helvetica"/>
          <w:sz w:val="22"/>
          <w:szCs w:val="22"/>
        </w:rPr>
        <w:t xml:space="preserve">Our expectation is that the value of monitoring depends </w:t>
      </w:r>
      <w:r w:rsidR="00D442C2">
        <w:rPr>
          <w:rFonts w:ascii="Helvetica" w:hAnsi="Helvetica"/>
          <w:sz w:val="22"/>
          <w:szCs w:val="22"/>
        </w:rPr>
        <w:t xml:space="preserve">not only on how far a population is from the threshold, but also </w:t>
      </w:r>
      <w:r w:rsidR="006533A9">
        <w:rPr>
          <w:rFonts w:ascii="Helvetica" w:hAnsi="Helvetica"/>
          <w:sz w:val="22"/>
          <w:szCs w:val="22"/>
        </w:rPr>
        <w:t xml:space="preserve">on </w:t>
      </w:r>
      <w:r w:rsidR="004470BA">
        <w:rPr>
          <w:rFonts w:ascii="Helvetica" w:hAnsi="Helvetica"/>
          <w:sz w:val="22"/>
          <w:szCs w:val="22"/>
        </w:rPr>
        <w:t xml:space="preserve">population </w:t>
      </w:r>
      <w:r w:rsidR="006533A9">
        <w:rPr>
          <w:rFonts w:ascii="Helvetica" w:hAnsi="Helvetica"/>
          <w:sz w:val="22"/>
          <w:szCs w:val="22"/>
        </w:rPr>
        <w:t xml:space="preserve">state, whereby a </w:t>
      </w:r>
      <w:r w:rsidR="004470BA">
        <w:rPr>
          <w:rFonts w:ascii="Helvetica" w:hAnsi="Helvetica"/>
          <w:sz w:val="22"/>
          <w:szCs w:val="22"/>
        </w:rPr>
        <w:t xml:space="preserve">population </w:t>
      </w:r>
      <w:r w:rsidR="00B62951">
        <w:rPr>
          <w:rFonts w:ascii="Helvetica" w:hAnsi="Helvetica"/>
          <w:sz w:val="22"/>
          <w:szCs w:val="22"/>
        </w:rPr>
        <w:t xml:space="preserve">that spends more time </w:t>
      </w:r>
      <w:r w:rsidR="006533A9">
        <w:rPr>
          <w:rFonts w:ascii="Helvetica" w:hAnsi="Helvetica"/>
          <w:sz w:val="22"/>
          <w:szCs w:val="22"/>
        </w:rPr>
        <w:t xml:space="preserve">close to a </w:t>
      </w:r>
      <w:proofErr w:type="gramStart"/>
      <w:r w:rsidR="0016490E">
        <w:rPr>
          <w:rFonts w:ascii="Helvetica" w:hAnsi="Helvetica"/>
          <w:sz w:val="22"/>
          <w:szCs w:val="22"/>
        </w:rPr>
        <w:t>critical threshold</w:t>
      </w:r>
      <w:r w:rsidR="006533A9">
        <w:rPr>
          <w:rFonts w:ascii="Helvetica" w:hAnsi="Helvetica"/>
          <w:sz w:val="22"/>
          <w:szCs w:val="22"/>
        </w:rPr>
        <w:t xml:space="preserve"> benefits</w:t>
      </w:r>
      <w:proofErr w:type="gramEnd"/>
      <w:r w:rsidR="006533A9">
        <w:rPr>
          <w:rFonts w:ascii="Helvetica" w:hAnsi="Helvetica"/>
          <w:sz w:val="22"/>
          <w:szCs w:val="22"/>
        </w:rPr>
        <w:t xml:space="preserve"> more from </w:t>
      </w:r>
      <w:del w:id="8" w:author="Adrian Stier" w:date="2022-01-17T12:26:00Z">
        <w:r w:rsidR="006533A9" w:rsidDel="00C02672">
          <w:rPr>
            <w:rFonts w:ascii="Helvetica" w:hAnsi="Helvetica"/>
            <w:sz w:val="22"/>
            <w:szCs w:val="22"/>
          </w:rPr>
          <w:delText xml:space="preserve">precise </w:delText>
        </w:r>
      </w:del>
      <w:ins w:id="9" w:author="Adrian Stier" w:date="2022-01-17T12:26:00Z">
        <w:r w:rsidR="00C02672">
          <w:rPr>
            <w:rFonts w:ascii="Helvetica" w:hAnsi="Helvetica"/>
            <w:sz w:val="22"/>
            <w:szCs w:val="22"/>
          </w:rPr>
          <w:t>accurate</w:t>
        </w:r>
        <w:r w:rsidR="00C02672">
          <w:rPr>
            <w:rFonts w:ascii="Helvetica" w:hAnsi="Helvetica"/>
            <w:sz w:val="22"/>
            <w:szCs w:val="22"/>
          </w:rPr>
          <w:t xml:space="preserve"> </w:t>
        </w:r>
      </w:ins>
      <w:r w:rsidR="006533A9">
        <w:rPr>
          <w:rFonts w:ascii="Helvetica" w:hAnsi="Helvetica"/>
          <w:sz w:val="22"/>
          <w:szCs w:val="22"/>
        </w:rPr>
        <w:t>monitoring than one</w:t>
      </w:r>
      <w:r w:rsidR="00915035">
        <w:rPr>
          <w:rFonts w:ascii="Helvetica" w:hAnsi="Helvetica"/>
          <w:sz w:val="22"/>
          <w:szCs w:val="22"/>
        </w:rPr>
        <w:t xml:space="preserve"> that spends time</w:t>
      </w:r>
      <w:r w:rsidR="006533A9">
        <w:rPr>
          <w:rFonts w:ascii="Helvetica" w:hAnsi="Helvetica"/>
          <w:sz w:val="22"/>
          <w:szCs w:val="22"/>
        </w:rPr>
        <w:t xml:space="preserve"> far from it</w:t>
      </w:r>
      <w:r w:rsidR="00915035">
        <w:rPr>
          <w:rFonts w:ascii="Helvetica" w:hAnsi="Helvetica"/>
          <w:sz w:val="22"/>
          <w:szCs w:val="22"/>
        </w:rPr>
        <w:t>,</w:t>
      </w:r>
      <w:r w:rsidR="00C06DC7">
        <w:rPr>
          <w:rFonts w:ascii="Helvetica" w:hAnsi="Helvetica"/>
          <w:sz w:val="22"/>
          <w:szCs w:val="22"/>
        </w:rPr>
        <w:t xml:space="preserve"> and that precise monitoring </w:t>
      </w:r>
      <w:r w:rsidR="00C06DC7" w:rsidRPr="004470BA">
        <w:rPr>
          <w:rFonts w:ascii="Helvetica" w:hAnsi="Helvetica"/>
          <w:sz w:val="22"/>
          <w:szCs w:val="22"/>
        </w:rPr>
        <w:t>will promote the resilience of degraded populations when they are overexploited.</w:t>
      </w:r>
      <w:r w:rsidR="006533A9" w:rsidRPr="004470BA">
        <w:rPr>
          <w:rFonts w:ascii="Helvetica" w:hAnsi="Helvetica"/>
          <w:sz w:val="22"/>
          <w:szCs w:val="22"/>
        </w:rPr>
        <w:t xml:space="preserve"> However, </w:t>
      </w:r>
      <w:r w:rsidR="00C06DC7" w:rsidRPr="004470BA">
        <w:rPr>
          <w:rFonts w:ascii="Helvetica" w:hAnsi="Helvetica"/>
          <w:sz w:val="22"/>
          <w:szCs w:val="22"/>
        </w:rPr>
        <w:t>these</w:t>
      </w:r>
      <w:r w:rsidR="006533A9" w:rsidRPr="004470BA">
        <w:rPr>
          <w:rFonts w:ascii="Helvetica" w:hAnsi="Helvetica"/>
          <w:sz w:val="22"/>
          <w:szCs w:val="22"/>
        </w:rPr>
        <w:t xml:space="preserve"> simple expectation</w:t>
      </w:r>
      <w:r w:rsidR="00C06DC7" w:rsidRPr="004470BA">
        <w:rPr>
          <w:rFonts w:ascii="Helvetica" w:hAnsi="Helvetica"/>
          <w:sz w:val="22"/>
          <w:szCs w:val="22"/>
        </w:rPr>
        <w:t>s</w:t>
      </w:r>
      <w:r w:rsidR="006533A9" w:rsidRPr="004470BA">
        <w:rPr>
          <w:rFonts w:ascii="Helvetica" w:hAnsi="Helvetica"/>
          <w:sz w:val="22"/>
          <w:szCs w:val="22"/>
        </w:rPr>
        <w:t xml:space="preserve"> may not be fully borne out in a dynamic system. Thus, we seek to explore </w:t>
      </w:r>
      <w:r w:rsidR="006533A9" w:rsidRPr="004470BA">
        <w:rPr>
          <w:rFonts w:ascii="Helvetica" w:hAnsi="Helvetica"/>
          <w:sz w:val="22"/>
          <w:szCs w:val="22"/>
        </w:rPr>
        <w:lastRenderedPageBreak/>
        <w:t>when and where our expecta</w:t>
      </w:r>
      <w:r w:rsidR="001E691A" w:rsidRPr="004470BA">
        <w:rPr>
          <w:rFonts w:ascii="Helvetica" w:hAnsi="Helvetica"/>
          <w:sz w:val="22"/>
          <w:szCs w:val="22"/>
        </w:rPr>
        <w:t>t</w:t>
      </w:r>
      <w:r w:rsidR="006533A9" w:rsidRPr="004470BA">
        <w:rPr>
          <w:rFonts w:ascii="Helvetica" w:hAnsi="Helvetica"/>
          <w:sz w:val="22"/>
          <w:szCs w:val="22"/>
        </w:rPr>
        <w:t xml:space="preserve">ion holds, and what elements of a natural resource system </w:t>
      </w:r>
      <w:r w:rsidR="001E691A" w:rsidRPr="004470BA">
        <w:rPr>
          <w:rFonts w:ascii="Helvetica" w:hAnsi="Helvetica"/>
          <w:sz w:val="22"/>
          <w:szCs w:val="22"/>
        </w:rPr>
        <w:t>strengthen</w:t>
      </w:r>
      <w:r w:rsidR="001E691A">
        <w:rPr>
          <w:rFonts w:ascii="Helvetica" w:hAnsi="Helvetica"/>
          <w:sz w:val="22"/>
          <w:szCs w:val="22"/>
        </w:rPr>
        <w:t xml:space="preserve"> the benefit of state-dependent monitoring.  We do this by asking</w:t>
      </w:r>
      <w:r w:rsidR="00852921" w:rsidRPr="003805EE">
        <w:rPr>
          <w:rFonts w:ascii="Helvetica" w:hAnsi="Helvetica"/>
          <w:sz w:val="22"/>
          <w:szCs w:val="22"/>
        </w:rPr>
        <w:t xml:space="preserve"> </w:t>
      </w:r>
      <w:r w:rsidR="0079739E">
        <w:rPr>
          <w:rFonts w:ascii="Helvetica" w:hAnsi="Helvetica"/>
          <w:sz w:val="22"/>
          <w:szCs w:val="22"/>
        </w:rPr>
        <w:t>four</w:t>
      </w:r>
      <w:r w:rsidR="00BC60DA" w:rsidRPr="003805EE">
        <w:rPr>
          <w:rFonts w:ascii="Helvetica" w:hAnsi="Helvetica"/>
          <w:sz w:val="22"/>
          <w:szCs w:val="22"/>
        </w:rPr>
        <w:t xml:space="preserve"> </w:t>
      </w:r>
      <w:r w:rsidR="00852921" w:rsidRPr="003805EE">
        <w:rPr>
          <w:rFonts w:ascii="Helvetica" w:hAnsi="Helvetica"/>
          <w:sz w:val="22"/>
          <w:szCs w:val="22"/>
        </w:rPr>
        <w:t>questions:</w:t>
      </w:r>
    </w:p>
    <w:p w14:paraId="37D7C9B8" w14:textId="77777777" w:rsidR="00D92A66" w:rsidRPr="003805EE" w:rsidRDefault="00D92A66" w:rsidP="006551EE">
      <w:pPr>
        <w:ind w:firstLine="720"/>
        <w:rPr>
          <w:rFonts w:ascii="Helvetica" w:hAnsi="Helvetica"/>
          <w:sz w:val="22"/>
          <w:szCs w:val="22"/>
        </w:rPr>
      </w:pPr>
    </w:p>
    <w:p w14:paraId="13D6F7E0" w14:textId="756BC4C7" w:rsidR="00717C45" w:rsidRPr="00717C45" w:rsidRDefault="00717C45" w:rsidP="006551EE">
      <w:pPr>
        <w:pStyle w:val="ListParagraph"/>
        <w:numPr>
          <w:ilvl w:val="0"/>
          <w:numId w:val="12"/>
        </w:numPr>
        <w:rPr>
          <w:rFonts w:ascii="Helvetica" w:hAnsi="Helvetica"/>
          <w:iCs/>
          <w:sz w:val="22"/>
          <w:szCs w:val="22"/>
        </w:rPr>
      </w:pPr>
      <w:r w:rsidRPr="00717C45">
        <w:rPr>
          <w:rFonts w:ascii="Helvetica" w:hAnsi="Helvetica"/>
          <w:iCs/>
          <w:sz w:val="22"/>
          <w:szCs w:val="22"/>
        </w:rPr>
        <w:t xml:space="preserve">How do monitoring </w:t>
      </w:r>
      <w:ins w:id="10" w:author="Adrian Stier" w:date="2022-01-17T12:26:00Z">
        <w:r w:rsidR="00C02672">
          <w:rPr>
            <w:rFonts w:ascii="Helvetica" w:hAnsi="Helvetica" w:cs="Helvetica"/>
            <w:sz w:val="22"/>
            <w:szCs w:val="22"/>
          </w:rPr>
          <w:t xml:space="preserve">accuracy </w:t>
        </w:r>
      </w:ins>
      <w:del w:id="11" w:author="Adrian Stier" w:date="2022-01-17T12:26:00Z">
        <w:r w:rsidRPr="00717C45" w:rsidDel="00C02672">
          <w:rPr>
            <w:rFonts w:ascii="Helvetica" w:hAnsi="Helvetica"/>
            <w:iCs/>
            <w:sz w:val="22"/>
            <w:szCs w:val="22"/>
          </w:rPr>
          <w:delText xml:space="preserve">precision </w:delText>
        </w:r>
      </w:del>
      <w:r w:rsidRPr="00717C45">
        <w:rPr>
          <w:rFonts w:ascii="Helvetica" w:hAnsi="Helvetica"/>
          <w:iCs/>
          <w:sz w:val="22"/>
          <w:szCs w:val="22"/>
        </w:rPr>
        <w:t xml:space="preserve">and harvest rate affect the risk of population collapse and the value of the resource?  </w:t>
      </w:r>
    </w:p>
    <w:p w14:paraId="6A3A57EF" w14:textId="48D5B8D9" w:rsidR="00DB58A9" w:rsidRPr="003805EE" w:rsidRDefault="0079739E" w:rsidP="006551EE">
      <w:pPr>
        <w:pStyle w:val="ListParagraph"/>
        <w:numPr>
          <w:ilvl w:val="0"/>
          <w:numId w:val="12"/>
        </w:numPr>
        <w:ind w:left="360" w:hanging="360"/>
        <w:rPr>
          <w:rFonts w:ascii="Helvetica" w:hAnsi="Helvetica"/>
          <w:sz w:val="22"/>
          <w:szCs w:val="22"/>
        </w:rPr>
      </w:pPr>
      <w:r>
        <w:rPr>
          <w:rFonts w:ascii="Helvetica" w:hAnsi="Helvetica"/>
          <w:sz w:val="22"/>
          <w:szCs w:val="22"/>
        </w:rPr>
        <w:t>H</w:t>
      </w:r>
      <w:r w:rsidR="002D198C" w:rsidRPr="003805EE">
        <w:rPr>
          <w:rFonts w:ascii="Helvetica" w:hAnsi="Helvetica"/>
          <w:sz w:val="22"/>
          <w:szCs w:val="22"/>
        </w:rPr>
        <w:t xml:space="preserve">ow does return on monitoring investment </w:t>
      </w:r>
      <w:r w:rsidR="004972A1" w:rsidRPr="003805EE">
        <w:rPr>
          <w:rFonts w:ascii="Helvetica" w:hAnsi="Helvetica"/>
          <w:sz w:val="22"/>
          <w:szCs w:val="22"/>
        </w:rPr>
        <w:t xml:space="preserve">change </w:t>
      </w:r>
      <w:r w:rsidR="00C11316">
        <w:rPr>
          <w:rFonts w:ascii="Helvetica" w:hAnsi="Helvetica"/>
          <w:sz w:val="22"/>
          <w:szCs w:val="22"/>
        </w:rPr>
        <w:t>as populations approach a</w:t>
      </w:r>
      <w:r w:rsidR="00064856" w:rsidRPr="003805EE">
        <w:rPr>
          <w:rFonts w:ascii="Helvetica" w:hAnsi="Helvetica"/>
          <w:sz w:val="22"/>
          <w:szCs w:val="22"/>
        </w:rPr>
        <w:t xml:space="preserve"> </w:t>
      </w:r>
      <w:r w:rsidR="009442F2" w:rsidRPr="003805EE">
        <w:rPr>
          <w:rFonts w:ascii="Helvetica" w:eastAsia="Times New Roman" w:hAnsi="Helvetica" w:cs="Times New Roman"/>
          <w:sz w:val="22"/>
          <w:szCs w:val="22"/>
        </w:rPr>
        <w:t>critical threshold</w:t>
      </w:r>
      <w:r w:rsidR="00064856" w:rsidRPr="003805EE">
        <w:rPr>
          <w:rFonts w:ascii="Helvetica" w:hAnsi="Helvetica"/>
          <w:sz w:val="22"/>
          <w:szCs w:val="22"/>
        </w:rPr>
        <w:t>?</w:t>
      </w:r>
    </w:p>
    <w:p w14:paraId="105E6CC3" w14:textId="714C125C" w:rsidR="00EE6B88" w:rsidRPr="00EE6B88" w:rsidRDefault="00DB6AF1" w:rsidP="006551EE">
      <w:pPr>
        <w:pStyle w:val="ListParagraph"/>
        <w:numPr>
          <w:ilvl w:val="0"/>
          <w:numId w:val="12"/>
        </w:numPr>
        <w:ind w:left="360" w:hanging="360"/>
        <w:rPr>
          <w:rFonts w:ascii="Helvetica" w:hAnsi="Helvetica"/>
          <w:sz w:val="22"/>
          <w:szCs w:val="22"/>
        </w:rPr>
      </w:pPr>
      <w:r>
        <w:rPr>
          <w:rFonts w:ascii="Helvetica" w:hAnsi="Helvetica"/>
          <w:sz w:val="22"/>
          <w:szCs w:val="22"/>
        </w:rPr>
        <w:t>Can</w:t>
      </w:r>
      <w:r w:rsidR="00F90AA6">
        <w:rPr>
          <w:rFonts w:ascii="Helvetica" w:hAnsi="Helvetica"/>
          <w:sz w:val="22"/>
          <w:szCs w:val="22"/>
        </w:rPr>
        <w:t xml:space="preserve"> </w:t>
      </w:r>
      <w:del w:id="12" w:author="Adrian Stier" w:date="2022-01-17T12:26:00Z">
        <w:r w:rsidR="00B0485A" w:rsidDel="00C02672">
          <w:rPr>
            <w:rFonts w:ascii="Helvetica" w:hAnsi="Helvetica"/>
            <w:sz w:val="22"/>
            <w:szCs w:val="22"/>
          </w:rPr>
          <w:delText xml:space="preserve">precise </w:delText>
        </w:r>
      </w:del>
      <w:ins w:id="13" w:author="Adrian Stier" w:date="2022-01-17T12:26:00Z">
        <w:r w:rsidR="00C02672">
          <w:rPr>
            <w:rFonts w:ascii="Helvetica" w:hAnsi="Helvetica"/>
            <w:sz w:val="22"/>
            <w:szCs w:val="22"/>
          </w:rPr>
          <w:t>accurate</w:t>
        </w:r>
        <w:r w:rsidR="00C02672">
          <w:rPr>
            <w:rFonts w:ascii="Helvetica" w:hAnsi="Helvetica"/>
            <w:sz w:val="22"/>
            <w:szCs w:val="22"/>
          </w:rPr>
          <w:t xml:space="preserve"> </w:t>
        </w:r>
      </w:ins>
      <w:r w:rsidR="00F90AA6">
        <w:rPr>
          <w:rFonts w:ascii="Helvetica" w:hAnsi="Helvetica"/>
          <w:sz w:val="22"/>
          <w:szCs w:val="22"/>
        </w:rPr>
        <w:t xml:space="preserve">monitoring </w:t>
      </w:r>
      <w:proofErr w:type="gramStart"/>
      <w:r w:rsidR="00F90AA6">
        <w:rPr>
          <w:rFonts w:ascii="Helvetica" w:hAnsi="Helvetica"/>
          <w:sz w:val="22"/>
          <w:szCs w:val="22"/>
        </w:rPr>
        <w:t>promote</w:t>
      </w:r>
      <w:proofErr w:type="gramEnd"/>
      <w:r w:rsidR="00F90AA6">
        <w:rPr>
          <w:rFonts w:ascii="Helvetica" w:hAnsi="Helvetica"/>
          <w:sz w:val="22"/>
          <w:szCs w:val="22"/>
        </w:rPr>
        <w:t xml:space="preserve"> </w:t>
      </w:r>
      <w:r w:rsidR="00B0485A">
        <w:rPr>
          <w:rFonts w:ascii="Helvetica" w:hAnsi="Helvetica"/>
          <w:sz w:val="22"/>
          <w:szCs w:val="22"/>
        </w:rPr>
        <w:t xml:space="preserve">the </w:t>
      </w:r>
      <w:r w:rsidR="0097085C">
        <w:rPr>
          <w:rFonts w:ascii="Helvetica" w:hAnsi="Helvetica"/>
          <w:sz w:val="22"/>
          <w:szCs w:val="22"/>
        </w:rPr>
        <w:t>resilience</w:t>
      </w:r>
      <w:r w:rsidR="00F90AA6">
        <w:rPr>
          <w:rFonts w:ascii="Helvetica" w:hAnsi="Helvetica"/>
          <w:sz w:val="22"/>
          <w:szCs w:val="22"/>
        </w:rPr>
        <w:t xml:space="preserve"> </w:t>
      </w:r>
      <w:r>
        <w:rPr>
          <w:rFonts w:ascii="Helvetica" w:hAnsi="Helvetica"/>
          <w:sz w:val="22"/>
          <w:szCs w:val="22"/>
        </w:rPr>
        <w:t xml:space="preserve">of </w:t>
      </w:r>
      <w:r w:rsidR="00B62951">
        <w:rPr>
          <w:rFonts w:ascii="Helvetica" w:hAnsi="Helvetica"/>
          <w:sz w:val="22"/>
          <w:szCs w:val="22"/>
        </w:rPr>
        <w:t>over</w:t>
      </w:r>
      <w:r w:rsidR="0089131D">
        <w:rPr>
          <w:rFonts w:ascii="Helvetica" w:hAnsi="Helvetica"/>
          <w:sz w:val="22"/>
          <w:szCs w:val="22"/>
        </w:rPr>
        <w:t>harvested</w:t>
      </w:r>
      <w:r w:rsidR="00BC60DA">
        <w:rPr>
          <w:rFonts w:ascii="Helvetica" w:hAnsi="Helvetica"/>
          <w:sz w:val="22"/>
          <w:szCs w:val="22"/>
        </w:rPr>
        <w:t xml:space="preserve"> populations</w:t>
      </w:r>
      <w:r w:rsidR="00566EA7">
        <w:rPr>
          <w:rFonts w:ascii="Helvetica" w:hAnsi="Helvetica"/>
          <w:sz w:val="22"/>
          <w:szCs w:val="22"/>
        </w:rPr>
        <w:t>?</w:t>
      </w:r>
    </w:p>
    <w:p w14:paraId="2F25AEC4" w14:textId="798C08E0" w:rsidR="00EE6B88" w:rsidRPr="00D13868" w:rsidRDefault="00EE6B88" w:rsidP="006551EE">
      <w:pPr>
        <w:pStyle w:val="ListParagraph"/>
        <w:numPr>
          <w:ilvl w:val="0"/>
          <w:numId w:val="12"/>
        </w:numPr>
        <w:ind w:left="360" w:hanging="360"/>
        <w:rPr>
          <w:rFonts w:ascii="Helvetica" w:hAnsi="Helvetica"/>
          <w:i/>
          <w:iCs/>
          <w:sz w:val="22"/>
          <w:szCs w:val="22"/>
        </w:rPr>
      </w:pPr>
      <w:r w:rsidRPr="00D13868">
        <w:rPr>
          <w:rFonts w:ascii="Helvetica" w:hAnsi="Helvetica"/>
          <w:sz w:val="22"/>
          <w:szCs w:val="22"/>
        </w:rPr>
        <w:t>How can managers balance the costs and benefits of monitoring populations prone to collapse?</w:t>
      </w:r>
      <w:r w:rsidRPr="00D13868">
        <w:rPr>
          <w:rFonts w:ascii="Helvetica" w:hAnsi="Helvetica"/>
          <w:i/>
          <w:iCs/>
          <w:sz w:val="22"/>
          <w:szCs w:val="22"/>
        </w:rPr>
        <w:t xml:space="preserve"> </w:t>
      </w:r>
    </w:p>
    <w:p w14:paraId="6684C277" w14:textId="77777777" w:rsidR="00FB4775" w:rsidRPr="003805EE" w:rsidRDefault="00FB4775" w:rsidP="006551EE">
      <w:pPr>
        <w:rPr>
          <w:rFonts w:ascii="Helvetica" w:hAnsi="Helvetica"/>
          <w:b/>
          <w:sz w:val="22"/>
          <w:szCs w:val="22"/>
        </w:rPr>
      </w:pPr>
    </w:p>
    <w:p w14:paraId="0E253EA7" w14:textId="77777777" w:rsidR="002D7AB2" w:rsidRPr="003805EE" w:rsidRDefault="00F838F5" w:rsidP="006551EE">
      <w:pPr>
        <w:rPr>
          <w:rFonts w:ascii="Helvetica" w:hAnsi="Helvetica"/>
          <w:b/>
          <w:sz w:val="22"/>
          <w:szCs w:val="22"/>
        </w:rPr>
      </w:pPr>
      <w:r w:rsidRPr="003805EE">
        <w:rPr>
          <w:rFonts w:ascii="Helvetica" w:hAnsi="Helvetica"/>
          <w:b/>
          <w:sz w:val="22"/>
          <w:szCs w:val="22"/>
        </w:rPr>
        <w:t>METHODS</w:t>
      </w:r>
    </w:p>
    <w:p w14:paraId="20CE3169" w14:textId="77777777" w:rsidR="0079618D" w:rsidRPr="0079618D" w:rsidRDefault="0079618D" w:rsidP="006551EE">
      <w:pPr>
        <w:tabs>
          <w:tab w:val="left" w:pos="2760"/>
        </w:tabs>
        <w:rPr>
          <w:rFonts w:ascii="Helvetica" w:hAnsi="Helvetica"/>
          <w:iCs/>
          <w:sz w:val="22"/>
          <w:szCs w:val="22"/>
        </w:rPr>
      </w:pPr>
    </w:p>
    <w:p w14:paraId="6DF93684" w14:textId="6C051FE5" w:rsidR="0036192F" w:rsidRPr="00336865" w:rsidRDefault="0036192F" w:rsidP="006551EE">
      <w:pPr>
        <w:tabs>
          <w:tab w:val="left" w:pos="2760"/>
        </w:tabs>
        <w:rPr>
          <w:rFonts w:ascii="Helvetica" w:hAnsi="Helvetica"/>
          <w:i/>
          <w:sz w:val="22"/>
          <w:szCs w:val="22"/>
        </w:rPr>
      </w:pPr>
      <w:r w:rsidRPr="00336865">
        <w:rPr>
          <w:rFonts w:ascii="Helvetica" w:hAnsi="Helvetica"/>
          <w:i/>
          <w:sz w:val="22"/>
          <w:szCs w:val="22"/>
        </w:rPr>
        <w:t>Management Strategy Evaluation</w:t>
      </w:r>
      <w:r w:rsidR="003476B7" w:rsidRPr="00336865">
        <w:rPr>
          <w:rFonts w:ascii="Helvetica" w:hAnsi="Helvetica"/>
          <w:i/>
          <w:sz w:val="22"/>
          <w:szCs w:val="22"/>
        </w:rPr>
        <w:t xml:space="preserve"> Overview</w:t>
      </w:r>
    </w:p>
    <w:p w14:paraId="4AA24B29" w14:textId="3A3D936B" w:rsidR="00C404D8" w:rsidRPr="003805EE" w:rsidRDefault="00730E93" w:rsidP="006551EE">
      <w:pPr>
        <w:tabs>
          <w:tab w:val="left" w:pos="2760"/>
        </w:tabs>
        <w:rPr>
          <w:rFonts w:ascii="Helvetica" w:hAnsi="Helvetica"/>
          <w:b/>
          <w:sz w:val="22"/>
          <w:szCs w:val="22"/>
        </w:rPr>
      </w:pPr>
      <w:r w:rsidRPr="003805EE">
        <w:rPr>
          <w:rFonts w:ascii="Helvetica" w:hAnsi="Helvetica"/>
          <w:sz w:val="22"/>
          <w:szCs w:val="22"/>
        </w:rPr>
        <w:t>We used m</w:t>
      </w:r>
      <w:r w:rsidR="003030A9" w:rsidRPr="003805EE">
        <w:rPr>
          <w:rFonts w:ascii="Helvetica" w:hAnsi="Helvetica"/>
          <w:sz w:val="22"/>
          <w:szCs w:val="22"/>
        </w:rPr>
        <w:t xml:space="preserve">anagement strategy evaluation </w:t>
      </w:r>
      <w:r w:rsidR="008324A7" w:rsidRPr="003805EE">
        <w:rPr>
          <w:rFonts w:ascii="Helvetica" w:hAnsi="Helvetica"/>
          <w:sz w:val="22"/>
          <w:szCs w:val="22"/>
        </w:rPr>
        <w:t>(MSE)</w:t>
      </w:r>
      <w:r w:rsidRPr="003805EE">
        <w:rPr>
          <w:rFonts w:ascii="Helvetica" w:hAnsi="Helvetica"/>
          <w:sz w:val="22"/>
          <w:szCs w:val="22"/>
        </w:rPr>
        <w:t xml:space="preserve">, </w:t>
      </w:r>
      <w:r w:rsidR="0079704C" w:rsidRPr="003805EE">
        <w:rPr>
          <w:rFonts w:ascii="Helvetica" w:hAnsi="Helvetica"/>
          <w:sz w:val="22"/>
          <w:szCs w:val="22"/>
        </w:rPr>
        <w:t xml:space="preserve">an analytical tool that </w:t>
      </w:r>
      <w:r w:rsidR="006533A9">
        <w:rPr>
          <w:rFonts w:ascii="Helvetica" w:hAnsi="Helvetica"/>
          <w:sz w:val="22"/>
          <w:szCs w:val="22"/>
        </w:rPr>
        <w:t>evaluates the likely consequence of applying a harvest strategy, given uncertainty in</w:t>
      </w:r>
      <w:r w:rsidR="00BE3AB7">
        <w:rPr>
          <w:rFonts w:ascii="Helvetica" w:hAnsi="Helvetica"/>
          <w:sz w:val="22"/>
          <w:szCs w:val="22"/>
        </w:rPr>
        <w:t xml:space="preserve"> a</w:t>
      </w:r>
      <w:r w:rsidR="006533A9">
        <w:rPr>
          <w:rFonts w:ascii="Helvetica" w:hAnsi="Helvetica"/>
          <w:sz w:val="22"/>
          <w:szCs w:val="22"/>
        </w:rPr>
        <w:t xml:space="preserve"> system</w:t>
      </w:r>
      <w:r w:rsidR="00BE3AB7">
        <w:rPr>
          <w:rFonts w:ascii="Helvetica" w:hAnsi="Helvetica"/>
          <w:sz w:val="22"/>
          <w:szCs w:val="22"/>
        </w:rPr>
        <w:t>’s dynamics</w:t>
      </w:r>
      <w:r w:rsidR="006533A9">
        <w:rPr>
          <w:rFonts w:ascii="Helvetica" w:hAnsi="Helvetica"/>
          <w:sz w:val="22"/>
          <w:szCs w:val="22"/>
        </w:rPr>
        <w:t xml:space="preserve"> </w:t>
      </w:r>
      <w:r w:rsidR="00747F7D">
        <w:rPr>
          <w:rFonts w:ascii="Helvetica" w:hAnsi="Helvetica"/>
          <w:sz w:val="22"/>
          <w:szCs w:val="22"/>
        </w:rPr>
        <w:fldChar w:fldCharType="begin"/>
      </w:r>
      <w:r w:rsidR="00010E6A">
        <w:rPr>
          <w:rFonts w:ascii="Helvetica" w:hAnsi="Helvetica"/>
          <w:sz w:val="22"/>
          <w:szCs w:val="22"/>
        </w:rPr>
        <w:instrText xml:space="preserve"> ADDIN EN.CITE &lt;EndNote&gt;&lt;Cite&gt;&lt;Author&gt;Smith&lt;/Author&gt;&lt;Year&gt;1994&lt;/Year&gt;&lt;RecNum&gt;6500&lt;/RecNum&gt;&lt;IDText&gt;Management strategy evaluation: the light on the hill&lt;/IDText&gt;&lt;DisplayText&gt;&lt;style face="superscript"&gt;11&lt;/style&gt;&lt;/DisplayText&gt;&lt;record&gt;&lt;rec-number&gt;6500&lt;/rec-number&gt;&lt;foreign-keys&gt;&lt;key app="EN" db-id="x0w5wa9airxrfze0ft2x20vgz0w5wpet5ftz" timestamp="1614114931" guid="c73cd62b-ead6-4322-bc62-6071e62ddec6"&gt;6500&lt;/key&gt;&lt;/foreign-keys&gt;&lt;ref-type name="Journal Article"&gt;17&lt;/ref-type&gt;&lt;contributors&gt;&lt;authors&gt;&lt;author&gt;Smith, ADM&lt;/author&gt;&lt;/authors&gt;&lt;/contributors&gt;&lt;titles&gt;&lt;title&gt;Management strategy evaluation: the light on the hill&lt;/title&gt;&lt;secondary-title&gt;Population dynamics for fisheries management&lt;/secondary-title&gt;&lt;/titles&gt;&lt;periodical&gt;&lt;full-title&gt;Population dynamics for fisheries management&lt;/full-title&gt;&lt;/periodical&gt;&lt;pages&gt;249-253&lt;/pages&gt;&lt;dates&gt;&lt;year&gt;1994&lt;/year&gt;&lt;/dates&gt;&lt;urls&gt;&lt;/urls&gt;&lt;/record&gt;&lt;/Cite&gt;&lt;/EndNote&gt;</w:instrText>
      </w:r>
      <w:r w:rsidR="00747F7D">
        <w:rPr>
          <w:rFonts w:ascii="Helvetica" w:hAnsi="Helvetica"/>
          <w:sz w:val="22"/>
          <w:szCs w:val="22"/>
        </w:rPr>
        <w:fldChar w:fldCharType="separate"/>
      </w:r>
      <w:r w:rsidR="00010E6A" w:rsidRPr="00010E6A">
        <w:rPr>
          <w:rFonts w:ascii="Helvetica" w:hAnsi="Helvetica"/>
          <w:noProof/>
          <w:sz w:val="22"/>
          <w:szCs w:val="22"/>
          <w:vertAlign w:val="superscript"/>
        </w:rPr>
        <w:t>11</w:t>
      </w:r>
      <w:r w:rsidR="00747F7D">
        <w:rPr>
          <w:rFonts w:ascii="Helvetica" w:hAnsi="Helvetica"/>
          <w:sz w:val="22"/>
          <w:szCs w:val="22"/>
        </w:rPr>
        <w:fldChar w:fldCharType="end"/>
      </w:r>
      <w:r w:rsidR="0079704C" w:rsidRPr="003805EE">
        <w:rPr>
          <w:rFonts w:ascii="Helvetica" w:hAnsi="Helvetica"/>
          <w:sz w:val="22"/>
          <w:szCs w:val="22"/>
        </w:rPr>
        <w:t xml:space="preserve">. MSE </w:t>
      </w:r>
      <w:r w:rsidR="008324A7" w:rsidRPr="003805EE">
        <w:rPr>
          <w:rFonts w:ascii="Helvetica" w:hAnsi="Helvetica"/>
          <w:sz w:val="22"/>
          <w:szCs w:val="22"/>
        </w:rPr>
        <w:t>is an</w:t>
      </w:r>
      <w:r w:rsidR="003030A9" w:rsidRPr="003805EE">
        <w:rPr>
          <w:rFonts w:ascii="Helvetica" w:hAnsi="Helvetica"/>
          <w:sz w:val="22"/>
          <w:szCs w:val="22"/>
        </w:rPr>
        <w:t xml:space="preserve"> </w:t>
      </w:r>
      <w:r w:rsidR="00F61749" w:rsidRPr="003805EE">
        <w:rPr>
          <w:rFonts w:ascii="Helvetica" w:hAnsi="Helvetica"/>
          <w:sz w:val="22"/>
          <w:szCs w:val="22"/>
        </w:rPr>
        <w:t>ideal</w:t>
      </w:r>
      <w:r w:rsidR="003030A9" w:rsidRPr="003805EE">
        <w:rPr>
          <w:rFonts w:ascii="Helvetica" w:hAnsi="Helvetica"/>
          <w:sz w:val="22"/>
          <w:szCs w:val="22"/>
        </w:rPr>
        <w:t xml:space="preserve"> tool to </w:t>
      </w:r>
      <w:r w:rsidR="008324A7" w:rsidRPr="003805EE">
        <w:rPr>
          <w:rFonts w:ascii="Helvetica" w:hAnsi="Helvetica"/>
          <w:sz w:val="22"/>
          <w:szCs w:val="22"/>
        </w:rPr>
        <w:t>explore the importance of variable monitoring effort in systems with</w:t>
      </w:r>
      <w:r w:rsidR="00DB7E29">
        <w:rPr>
          <w:rFonts w:ascii="Helvetica" w:hAnsi="Helvetica"/>
          <w:sz w:val="22"/>
          <w:szCs w:val="22"/>
        </w:rPr>
        <w:t xml:space="preserve"> critical thresholds</w:t>
      </w:r>
      <w:r w:rsidR="00F61749" w:rsidRPr="003805EE">
        <w:rPr>
          <w:rFonts w:ascii="Helvetica" w:hAnsi="Helvetica"/>
          <w:sz w:val="22"/>
          <w:szCs w:val="22"/>
        </w:rPr>
        <w:t xml:space="preserve">. </w:t>
      </w:r>
      <w:r w:rsidR="005341A5" w:rsidRPr="003805EE">
        <w:rPr>
          <w:rFonts w:ascii="Helvetica" w:hAnsi="Helvetica"/>
          <w:sz w:val="22"/>
          <w:szCs w:val="22"/>
        </w:rPr>
        <w:t>Specifically</w:t>
      </w:r>
      <w:r w:rsidR="00EA375D" w:rsidRPr="003805EE">
        <w:rPr>
          <w:rFonts w:ascii="Helvetica" w:hAnsi="Helvetica"/>
          <w:sz w:val="22"/>
          <w:szCs w:val="22"/>
        </w:rPr>
        <w:t>,</w:t>
      </w:r>
      <w:r w:rsidR="00F61749" w:rsidRPr="003805EE">
        <w:rPr>
          <w:rFonts w:ascii="Helvetica" w:hAnsi="Helvetica"/>
          <w:sz w:val="22"/>
          <w:szCs w:val="22"/>
        </w:rPr>
        <w:t xml:space="preserve"> </w:t>
      </w:r>
      <w:r w:rsidR="00825267">
        <w:rPr>
          <w:rFonts w:ascii="Helvetica" w:hAnsi="Helvetica"/>
          <w:sz w:val="22"/>
          <w:szCs w:val="22"/>
        </w:rPr>
        <w:t>our simulation</w:t>
      </w:r>
      <w:r w:rsidR="00F61749" w:rsidRPr="003805EE">
        <w:rPr>
          <w:rFonts w:ascii="Helvetica" w:hAnsi="Helvetica"/>
          <w:sz w:val="22"/>
          <w:szCs w:val="22"/>
        </w:rPr>
        <w:t xml:space="preserve"> </w:t>
      </w:r>
      <w:r w:rsidR="00DA7745" w:rsidRPr="003805EE">
        <w:rPr>
          <w:rFonts w:ascii="Helvetica" w:hAnsi="Helvetica"/>
          <w:sz w:val="22"/>
          <w:szCs w:val="22"/>
        </w:rPr>
        <w:t>allow</w:t>
      </w:r>
      <w:r w:rsidR="007770BC" w:rsidRPr="003805EE">
        <w:rPr>
          <w:rFonts w:ascii="Helvetica" w:hAnsi="Helvetica"/>
          <w:sz w:val="22"/>
          <w:szCs w:val="22"/>
        </w:rPr>
        <w:t>ed</w:t>
      </w:r>
      <w:r w:rsidR="00F61749" w:rsidRPr="003805EE">
        <w:rPr>
          <w:rFonts w:ascii="Helvetica" w:hAnsi="Helvetica"/>
          <w:sz w:val="22"/>
          <w:szCs w:val="22"/>
        </w:rPr>
        <w:t xml:space="preserve"> us to measure the consequences of </w:t>
      </w:r>
      <w:r w:rsidR="007D2E9C" w:rsidRPr="003805EE">
        <w:rPr>
          <w:rFonts w:ascii="Helvetica" w:hAnsi="Helvetica"/>
          <w:sz w:val="22"/>
          <w:szCs w:val="22"/>
        </w:rPr>
        <w:t xml:space="preserve">alternative levels of </w:t>
      </w:r>
      <w:r w:rsidR="00DA7745" w:rsidRPr="003805EE">
        <w:rPr>
          <w:rFonts w:ascii="Helvetica" w:hAnsi="Helvetica"/>
          <w:sz w:val="22"/>
          <w:szCs w:val="22"/>
        </w:rPr>
        <w:t xml:space="preserve">monitoring </w:t>
      </w:r>
      <w:del w:id="14" w:author="Adrian Stier" w:date="2022-01-17T12:26:00Z">
        <w:r w:rsidR="00DA7745" w:rsidRPr="003805EE" w:rsidDel="00C02672">
          <w:rPr>
            <w:rFonts w:ascii="Helvetica" w:hAnsi="Helvetica"/>
            <w:sz w:val="22"/>
            <w:szCs w:val="22"/>
          </w:rPr>
          <w:delText>precision</w:delText>
        </w:r>
        <w:r w:rsidR="00F61749" w:rsidRPr="003805EE" w:rsidDel="00C02672">
          <w:rPr>
            <w:rFonts w:ascii="Helvetica" w:hAnsi="Helvetica"/>
            <w:sz w:val="22"/>
            <w:szCs w:val="22"/>
          </w:rPr>
          <w:delText xml:space="preserve"> </w:delText>
        </w:r>
      </w:del>
      <w:ins w:id="15" w:author="Adrian Stier" w:date="2022-01-17T12:26:00Z">
        <w:r w:rsidR="00C02672">
          <w:rPr>
            <w:rFonts w:ascii="Helvetica" w:hAnsi="Helvetica"/>
            <w:sz w:val="22"/>
            <w:szCs w:val="22"/>
          </w:rPr>
          <w:t>accuracy</w:t>
        </w:r>
        <w:r w:rsidR="00C02672" w:rsidRPr="003805EE">
          <w:rPr>
            <w:rFonts w:ascii="Helvetica" w:hAnsi="Helvetica"/>
            <w:sz w:val="22"/>
            <w:szCs w:val="22"/>
          </w:rPr>
          <w:t xml:space="preserve"> </w:t>
        </w:r>
      </w:ins>
      <w:r w:rsidR="00F61749" w:rsidRPr="003805EE">
        <w:rPr>
          <w:rFonts w:ascii="Helvetica" w:hAnsi="Helvetica"/>
          <w:sz w:val="22"/>
          <w:szCs w:val="22"/>
        </w:rPr>
        <w:t>and resource extraction pressure</w:t>
      </w:r>
      <w:r w:rsidR="00DA3304" w:rsidRPr="003805EE">
        <w:rPr>
          <w:rFonts w:ascii="Helvetica" w:hAnsi="Helvetica"/>
          <w:sz w:val="22"/>
          <w:szCs w:val="22"/>
        </w:rPr>
        <w:t xml:space="preserve"> given an underlying </w:t>
      </w:r>
      <w:r w:rsidR="00BE3AB7">
        <w:rPr>
          <w:rFonts w:ascii="Helvetica" w:hAnsi="Helvetica"/>
          <w:sz w:val="22"/>
          <w:szCs w:val="22"/>
        </w:rPr>
        <w:t xml:space="preserve">set of heuristic </w:t>
      </w:r>
      <w:r w:rsidR="00DA3304" w:rsidRPr="003805EE">
        <w:rPr>
          <w:rFonts w:ascii="Helvetica" w:hAnsi="Helvetica"/>
          <w:sz w:val="22"/>
          <w:szCs w:val="22"/>
        </w:rPr>
        <w:t>biological</w:t>
      </w:r>
      <w:r w:rsidR="004531BE">
        <w:rPr>
          <w:rFonts w:ascii="Helvetica" w:hAnsi="Helvetica"/>
          <w:sz w:val="22"/>
          <w:szCs w:val="22"/>
        </w:rPr>
        <w:t>,</w:t>
      </w:r>
      <w:r w:rsidR="00DA3304" w:rsidRPr="003805EE">
        <w:rPr>
          <w:rFonts w:ascii="Helvetica" w:hAnsi="Helvetica"/>
          <w:sz w:val="22"/>
          <w:szCs w:val="22"/>
        </w:rPr>
        <w:t xml:space="preserve"> </w:t>
      </w:r>
      <w:r w:rsidR="000579E4">
        <w:rPr>
          <w:rFonts w:ascii="Helvetica" w:hAnsi="Helvetica"/>
          <w:sz w:val="22"/>
          <w:szCs w:val="22"/>
        </w:rPr>
        <w:t>monitoring</w:t>
      </w:r>
      <w:r w:rsidR="004531BE">
        <w:rPr>
          <w:rFonts w:ascii="Helvetica" w:hAnsi="Helvetica"/>
          <w:sz w:val="22"/>
          <w:szCs w:val="22"/>
        </w:rPr>
        <w:t>, and management</w:t>
      </w:r>
      <w:r w:rsidR="000579E4">
        <w:rPr>
          <w:rFonts w:ascii="Helvetica" w:hAnsi="Helvetica"/>
          <w:sz w:val="22"/>
          <w:szCs w:val="22"/>
        </w:rPr>
        <w:t xml:space="preserve"> </w:t>
      </w:r>
      <w:r w:rsidR="00DA3304" w:rsidRPr="003805EE">
        <w:rPr>
          <w:rFonts w:ascii="Helvetica" w:hAnsi="Helvetica"/>
          <w:sz w:val="22"/>
          <w:szCs w:val="22"/>
        </w:rPr>
        <w:t>model</w:t>
      </w:r>
      <w:r w:rsidR="00BE3AB7">
        <w:rPr>
          <w:rFonts w:ascii="Helvetica" w:hAnsi="Helvetica"/>
          <w:sz w:val="22"/>
          <w:szCs w:val="22"/>
        </w:rPr>
        <w:t>s</w:t>
      </w:r>
      <w:r w:rsidR="008324A7" w:rsidRPr="003805EE">
        <w:rPr>
          <w:rFonts w:ascii="Helvetica" w:hAnsi="Helvetica"/>
          <w:sz w:val="22"/>
          <w:szCs w:val="22"/>
        </w:rPr>
        <w:t>.</w:t>
      </w:r>
      <w:r w:rsidR="00DA7745" w:rsidRPr="003805EE">
        <w:rPr>
          <w:rFonts w:ascii="Helvetica" w:hAnsi="Helvetica"/>
          <w:sz w:val="22"/>
          <w:szCs w:val="22"/>
        </w:rPr>
        <w:t xml:space="preserve"> </w:t>
      </w:r>
      <w:r w:rsidR="009D7096" w:rsidRPr="003805EE">
        <w:rPr>
          <w:rFonts w:ascii="Helvetica" w:hAnsi="Helvetica"/>
          <w:sz w:val="22"/>
          <w:szCs w:val="22"/>
        </w:rPr>
        <w:t xml:space="preserve">The </w:t>
      </w:r>
      <w:r w:rsidR="00825267">
        <w:rPr>
          <w:rFonts w:ascii="Helvetica" w:hAnsi="Helvetica"/>
          <w:sz w:val="22"/>
          <w:szCs w:val="22"/>
        </w:rPr>
        <w:t>MSE</w:t>
      </w:r>
      <w:r w:rsidR="009D7096" w:rsidRPr="003805EE">
        <w:rPr>
          <w:rFonts w:ascii="Helvetica" w:hAnsi="Helvetica"/>
          <w:sz w:val="22"/>
          <w:szCs w:val="22"/>
        </w:rPr>
        <w:t xml:space="preserve"> proceeded in four steps</w:t>
      </w:r>
      <w:r w:rsidR="001777EA" w:rsidRPr="003805EE">
        <w:rPr>
          <w:rFonts w:ascii="Helvetica" w:hAnsi="Helvetica"/>
          <w:sz w:val="22"/>
          <w:szCs w:val="22"/>
        </w:rPr>
        <w:t xml:space="preserve">. First, </w:t>
      </w:r>
      <w:r w:rsidR="00DA7745" w:rsidRPr="003805EE">
        <w:rPr>
          <w:rFonts w:ascii="Helvetica" w:hAnsi="Helvetica"/>
          <w:sz w:val="22"/>
          <w:szCs w:val="22"/>
        </w:rPr>
        <w:t xml:space="preserve">we </w:t>
      </w:r>
      <w:r w:rsidR="003030A9" w:rsidRPr="003805EE">
        <w:rPr>
          <w:rFonts w:ascii="Helvetica" w:hAnsi="Helvetica"/>
          <w:sz w:val="22"/>
          <w:szCs w:val="22"/>
        </w:rPr>
        <w:t>simulate</w:t>
      </w:r>
      <w:r w:rsidR="007770BC" w:rsidRPr="003805EE">
        <w:rPr>
          <w:rFonts w:ascii="Helvetica" w:hAnsi="Helvetica"/>
          <w:sz w:val="22"/>
          <w:szCs w:val="22"/>
        </w:rPr>
        <w:t>d</w:t>
      </w:r>
      <w:r w:rsidR="003030A9" w:rsidRPr="003805EE">
        <w:rPr>
          <w:rFonts w:ascii="Helvetica" w:hAnsi="Helvetica"/>
          <w:sz w:val="22"/>
          <w:szCs w:val="22"/>
        </w:rPr>
        <w:t xml:space="preserve"> the biological dynamics of a</w:t>
      </w:r>
      <w:r w:rsidR="008324A7" w:rsidRPr="003805EE">
        <w:rPr>
          <w:rFonts w:ascii="Helvetica" w:hAnsi="Helvetica"/>
          <w:sz w:val="22"/>
          <w:szCs w:val="22"/>
        </w:rPr>
        <w:t xml:space="preserve"> system</w:t>
      </w:r>
      <w:r w:rsidR="001777EA" w:rsidRPr="003805EE">
        <w:rPr>
          <w:rFonts w:ascii="Helvetica" w:hAnsi="Helvetica"/>
          <w:sz w:val="22"/>
          <w:szCs w:val="22"/>
        </w:rPr>
        <w:t xml:space="preserve">. Second, we simulated </w:t>
      </w:r>
      <w:r w:rsidR="00DB7E29">
        <w:rPr>
          <w:rFonts w:ascii="Helvetica" w:hAnsi="Helvetica"/>
          <w:sz w:val="22"/>
          <w:szCs w:val="22"/>
        </w:rPr>
        <w:t xml:space="preserve">a </w:t>
      </w:r>
      <w:r w:rsidR="00810974">
        <w:rPr>
          <w:rFonts w:ascii="Helvetica" w:hAnsi="Helvetica"/>
          <w:sz w:val="22"/>
          <w:szCs w:val="22"/>
        </w:rPr>
        <w:t>monitoring</w:t>
      </w:r>
      <w:r w:rsidR="00DB7E29">
        <w:rPr>
          <w:rFonts w:ascii="Helvetica" w:hAnsi="Helvetica"/>
          <w:sz w:val="22"/>
          <w:szCs w:val="22"/>
        </w:rPr>
        <w:t xml:space="preserve"> process</w:t>
      </w:r>
      <w:r w:rsidR="001777EA" w:rsidRPr="003805EE">
        <w:rPr>
          <w:rFonts w:ascii="Helvetica" w:hAnsi="Helvetica"/>
          <w:sz w:val="22"/>
          <w:szCs w:val="22"/>
        </w:rPr>
        <w:t xml:space="preserve">, where the total biomass of the resource </w:t>
      </w:r>
      <w:r w:rsidR="00CA387C" w:rsidRPr="003805EE">
        <w:rPr>
          <w:rFonts w:ascii="Helvetica" w:hAnsi="Helvetica"/>
          <w:sz w:val="22"/>
          <w:szCs w:val="22"/>
        </w:rPr>
        <w:t xml:space="preserve">was </w:t>
      </w:r>
      <w:r w:rsidR="000579E4">
        <w:rPr>
          <w:rFonts w:ascii="Helvetica" w:hAnsi="Helvetica"/>
          <w:sz w:val="22"/>
          <w:szCs w:val="22"/>
        </w:rPr>
        <w:t>surveyed</w:t>
      </w:r>
      <w:r w:rsidR="000579E4" w:rsidRPr="003805EE">
        <w:rPr>
          <w:rFonts w:ascii="Helvetica" w:hAnsi="Helvetica"/>
          <w:sz w:val="22"/>
          <w:szCs w:val="22"/>
        </w:rPr>
        <w:t xml:space="preserve"> </w:t>
      </w:r>
      <w:r w:rsidR="000579E4">
        <w:rPr>
          <w:rFonts w:ascii="Helvetica" w:hAnsi="Helvetica"/>
          <w:sz w:val="22"/>
          <w:szCs w:val="22"/>
        </w:rPr>
        <w:t>with</w:t>
      </w:r>
      <w:r w:rsidR="000579E4" w:rsidRPr="003805EE">
        <w:rPr>
          <w:rFonts w:ascii="Helvetica" w:hAnsi="Helvetica"/>
          <w:sz w:val="22"/>
          <w:szCs w:val="22"/>
        </w:rPr>
        <w:t xml:space="preserve"> </w:t>
      </w:r>
      <w:r w:rsidR="001777EA" w:rsidRPr="003805EE">
        <w:rPr>
          <w:rFonts w:ascii="Helvetica" w:hAnsi="Helvetica"/>
          <w:sz w:val="22"/>
          <w:szCs w:val="22"/>
        </w:rPr>
        <w:t xml:space="preserve">some </w:t>
      </w:r>
      <w:r w:rsidR="00305441" w:rsidRPr="003805EE">
        <w:rPr>
          <w:rFonts w:ascii="Helvetica" w:hAnsi="Helvetica"/>
          <w:sz w:val="22"/>
          <w:szCs w:val="22"/>
        </w:rPr>
        <w:t>error</w:t>
      </w:r>
      <w:r w:rsidR="001777EA" w:rsidRPr="003805EE">
        <w:rPr>
          <w:rFonts w:ascii="Helvetica" w:hAnsi="Helvetica"/>
          <w:sz w:val="22"/>
          <w:szCs w:val="22"/>
        </w:rPr>
        <w:t>. Third,</w:t>
      </w:r>
      <w:r w:rsidR="00305441" w:rsidRPr="003805EE">
        <w:rPr>
          <w:rFonts w:ascii="Helvetica" w:hAnsi="Helvetica"/>
          <w:sz w:val="22"/>
          <w:szCs w:val="22"/>
        </w:rPr>
        <w:t xml:space="preserve"> </w:t>
      </w:r>
      <w:r w:rsidR="00CA387C" w:rsidRPr="003805EE">
        <w:rPr>
          <w:rFonts w:ascii="Helvetica" w:hAnsi="Helvetica"/>
          <w:sz w:val="22"/>
          <w:szCs w:val="22"/>
        </w:rPr>
        <w:t xml:space="preserve">we used an </w:t>
      </w:r>
      <w:r w:rsidR="00305441" w:rsidRPr="003805EE">
        <w:rPr>
          <w:rFonts w:ascii="Helvetica" w:hAnsi="Helvetica"/>
          <w:sz w:val="22"/>
          <w:szCs w:val="22"/>
        </w:rPr>
        <w:t xml:space="preserve">assessment model </w:t>
      </w:r>
      <w:r w:rsidR="00CA387C" w:rsidRPr="003805EE">
        <w:rPr>
          <w:rFonts w:ascii="Helvetica" w:hAnsi="Helvetica"/>
          <w:sz w:val="22"/>
          <w:szCs w:val="22"/>
        </w:rPr>
        <w:t xml:space="preserve">to </w:t>
      </w:r>
      <w:r w:rsidR="00CE5350">
        <w:rPr>
          <w:rFonts w:ascii="Helvetica" w:hAnsi="Helvetica"/>
          <w:sz w:val="22"/>
          <w:szCs w:val="22"/>
        </w:rPr>
        <w:t xml:space="preserve">simulate the estimation of system </w:t>
      </w:r>
      <w:r w:rsidR="00305441" w:rsidRPr="003805EE">
        <w:rPr>
          <w:rFonts w:ascii="Helvetica" w:hAnsi="Helvetica"/>
          <w:sz w:val="22"/>
          <w:szCs w:val="22"/>
        </w:rPr>
        <w:t xml:space="preserve">biomass </w:t>
      </w:r>
      <w:r w:rsidR="00445858">
        <w:rPr>
          <w:rFonts w:ascii="Helvetica" w:hAnsi="Helvetica"/>
          <w:sz w:val="22"/>
          <w:szCs w:val="22"/>
        </w:rPr>
        <w:t>based on</w:t>
      </w:r>
      <w:r w:rsidR="00445858" w:rsidRPr="003805EE">
        <w:rPr>
          <w:rFonts w:ascii="Helvetica" w:hAnsi="Helvetica"/>
          <w:sz w:val="22"/>
          <w:szCs w:val="22"/>
        </w:rPr>
        <w:t xml:space="preserve"> </w:t>
      </w:r>
      <w:r w:rsidR="00445858">
        <w:rPr>
          <w:rFonts w:ascii="Helvetica" w:hAnsi="Helvetica"/>
          <w:sz w:val="22"/>
          <w:szCs w:val="22"/>
        </w:rPr>
        <w:t xml:space="preserve">data from the </w:t>
      </w:r>
      <w:r w:rsidR="000579E4">
        <w:rPr>
          <w:rFonts w:ascii="Helvetica" w:hAnsi="Helvetica"/>
          <w:sz w:val="22"/>
          <w:szCs w:val="22"/>
        </w:rPr>
        <w:t>survey</w:t>
      </w:r>
      <w:r w:rsidR="00305441" w:rsidRPr="003805EE">
        <w:rPr>
          <w:rFonts w:ascii="Helvetica" w:hAnsi="Helvetica"/>
          <w:sz w:val="22"/>
          <w:szCs w:val="22"/>
        </w:rPr>
        <w:t xml:space="preserve">. </w:t>
      </w:r>
      <w:r w:rsidR="00CE5350">
        <w:rPr>
          <w:rFonts w:ascii="Helvetica" w:hAnsi="Helvetica"/>
          <w:sz w:val="22"/>
          <w:szCs w:val="22"/>
        </w:rPr>
        <w:t>F</w:t>
      </w:r>
      <w:r w:rsidR="00305441" w:rsidRPr="003805EE">
        <w:rPr>
          <w:rFonts w:ascii="Helvetica" w:hAnsi="Helvetica"/>
          <w:sz w:val="22"/>
          <w:szCs w:val="22"/>
        </w:rPr>
        <w:t xml:space="preserve">ourth, a management model </w:t>
      </w:r>
      <w:r w:rsidR="00CA387C" w:rsidRPr="003805EE">
        <w:rPr>
          <w:rFonts w:ascii="Helvetica" w:hAnsi="Helvetica"/>
          <w:sz w:val="22"/>
          <w:szCs w:val="22"/>
        </w:rPr>
        <w:t xml:space="preserve">determined </w:t>
      </w:r>
      <w:r w:rsidR="000D71E0" w:rsidRPr="003805EE">
        <w:rPr>
          <w:rFonts w:ascii="Helvetica" w:hAnsi="Helvetica"/>
          <w:sz w:val="22"/>
          <w:szCs w:val="22"/>
        </w:rPr>
        <w:t xml:space="preserve">the level </w:t>
      </w:r>
      <w:r w:rsidR="009D7096" w:rsidRPr="003805EE">
        <w:rPr>
          <w:rFonts w:ascii="Helvetica" w:hAnsi="Helvetica"/>
          <w:sz w:val="22"/>
          <w:szCs w:val="22"/>
        </w:rPr>
        <w:t xml:space="preserve">of </w:t>
      </w:r>
      <w:r w:rsidR="000D71E0" w:rsidRPr="003805EE">
        <w:rPr>
          <w:rFonts w:ascii="Helvetica" w:hAnsi="Helvetica"/>
          <w:sz w:val="22"/>
          <w:szCs w:val="22"/>
        </w:rPr>
        <w:t>resource</w:t>
      </w:r>
      <w:r w:rsidR="00305441" w:rsidRPr="003805EE">
        <w:rPr>
          <w:rFonts w:ascii="Helvetica" w:hAnsi="Helvetica"/>
          <w:sz w:val="22"/>
          <w:szCs w:val="22"/>
        </w:rPr>
        <w:t xml:space="preserve"> harvest </w:t>
      </w:r>
      <w:r w:rsidR="000D71E0" w:rsidRPr="003805EE">
        <w:rPr>
          <w:rFonts w:ascii="Helvetica" w:hAnsi="Helvetica"/>
          <w:sz w:val="22"/>
          <w:szCs w:val="22"/>
        </w:rPr>
        <w:t>given the estimated biomass.</w:t>
      </w:r>
      <w:r w:rsidR="00CC71CB">
        <w:rPr>
          <w:rFonts w:ascii="Helvetica" w:hAnsi="Helvetica"/>
          <w:sz w:val="22"/>
          <w:szCs w:val="22"/>
        </w:rPr>
        <w:t xml:space="preserve"> The harvest was taken out of the true population size each year.</w:t>
      </w:r>
      <w:r w:rsidR="009D7096" w:rsidRPr="003805EE">
        <w:rPr>
          <w:rFonts w:ascii="Helvetica" w:hAnsi="Helvetica"/>
          <w:sz w:val="22"/>
          <w:szCs w:val="22"/>
        </w:rPr>
        <w:t xml:space="preserve"> </w:t>
      </w:r>
      <w:r w:rsidR="00CE5350">
        <w:rPr>
          <w:rFonts w:ascii="Helvetica" w:hAnsi="Helvetica"/>
          <w:sz w:val="22"/>
          <w:szCs w:val="22"/>
        </w:rPr>
        <w:t>T</w:t>
      </w:r>
      <w:r w:rsidR="009D7096" w:rsidRPr="003805EE">
        <w:rPr>
          <w:rFonts w:ascii="Helvetica" w:hAnsi="Helvetica"/>
          <w:sz w:val="22"/>
          <w:szCs w:val="22"/>
        </w:rPr>
        <w:t xml:space="preserve">he entire process </w:t>
      </w:r>
      <w:r w:rsidR="00CA387C" w:rsidRPr="003805EE">
        <w:rPr>
          <w:rFonts w:ascii="Helvetica" w:hAnsi="Helvetica"/>
          <w:sz w:val="22"/>
          <w:szCs w:val="22"/>
        </w:rPr>
        <w:t>was</w:t>
      </w:r>
      <w:r w:rsidR="009D7096" w:rsidRPr="003805EE">
        <w:rPr>
          <w:rFonts w:ascii="Helvetica" w:hAnsi="Helvetica"/>
          <w:sz w:val="22"/>
          <w:szCs w:val="22"/>
        </w:rPr>
        <w:t xml:space="preserve"> repeated</w:t>
      </w:r>
      <w:r w:rsidR="00435071" w:rsidRPr="003805EE">
        <w:rPr>
          <w:rFonts w:ascii="Helvetica" w:hAnsi="Helvetica"/>
          <w:sz w:val="22"/>
          <w:szCs w:val="22"/>
        </w:rPr>
        <w:t xml:space="preserve"> for a </w:t>
      </w:r>
      <w:r w:rsidR="003659AD">
        <w:rPr>
          <w:rFonts w:ascii="Helvetica" w:hAnsi="Helvetica"/>
          <w:sz w:val="22"/>
          <w:szCs w:val="22"/>
        </w:rPr>
        <w:t>5</w:t>
      </w:r>
      <w:r w:rsidR="003659AD" w:rsidRPr="003805EE">
        <w:rPr>
          <w:rFonts w:ascii="Helvetica" w:hAnsi="Helvetica"/>
          <w:sz w:val="22"/>
          <w:szCs w:val="22"/>
        </w:rPr>
        <w:t>0</w:t>
      </w:r>
      <w:r w:rsidR="00286FDA" w:rsidRPr="003805EE">
        <w:rPr>
          <w:rFonts w:ascii="Helvetica" w:hAnsi="Helvetica"/>
          <w:sz w:val="22"/>
          <w:szCs w:val="22"/>
        </w:rPr>
        <w:t>-year</w:t>
      </w:r>
      <w:r w:rsidR="00435071" w:rsidRPr="003805EE">
        <w:rPr>
          <w:rFonts w:ascii="Helvetica" w:hAnsi="Helvetica"/>
          <w:sz w:val="22"/>
          <w:szCs w:val="22"/>
        </w:rPr>
        <w:t xml:space="preserve"> </w:t>
      </w:r>
      <w:r w:rsidR="00CE5350">
        <w:rPr>
          <w:rFonts w:ascii="Helvetica" w:hAnsi="Helvetica"/>
          <w:sz w:val="22"/>
          <w:szCs w:val="22"/>
        </w:rPr>
        <w:t>simulation</w:t>
      </w:r>
      <w:r w:rsidR="00A402BA">
        <w:rPr>
          <w:rFonts w:ascii="Helvetica" w:hAnsi="Helvetica"/>
          <w:sz w:val="22"/>
          <w:szCs w:val="22"/>
        </w:rPr>
        <w:t xml:space="preserve"> with 10,000 replicate iterations</w:t>
      </w:r>
      <w:r w:rsidR="00DB7E29">
        <w:rPr>
          <w:rFonts w:ascii="Helvetica" w:hAnsi="Helvetica"/>
          <w:sz w:val="22"/>
          <w:szCs w:val="22"/>
        </w:rPr>
        <w:t>.</w:t>
      </w:r>
    </w:p>
    <w:p w14:paraId="474B7BF5" w14:textId="77777777" w:rsidR="00A140A9" w:rsidRPr="003805EE" w:rsidRDefault="00A140A9" w:rsidP="006551EE">
      <w:pPr>
        <w:tabs>
          <w:tab w:val="left" w:pos="2760"/>
        </w:tabs>
        <w:rPr>
          <w:rFonts w:ascii="Helvetica" w:hAnsi="Helvetica"/>
          <w:sz w:val="22"/>
          <w:szCs w:val="22"/>
        </w:rPr>
      </w:pPr>
    </w:p>
    <w:p w14:paraId="5751637A" w14:textId="4C815887" w:rsidR="00B70217" w:rsidRPr="009E18AC" w:rsidRDefault="004C02ED" w:rsidP="006551EE">
      <w:pPr>
        <w:rPr>
          <w:rFonts w:ascii="Helvetica" w:hAnsi="Helvetica"/>
          <w:i/>
          <w:sz w:val="22"/>
          <w:szCs w:val="22"/>
        </w:rPr>
      </w:pPr>
      <w:r w:rsidRPr="00336865">
        <w:rPr>
          <w:rFonts w:ascii="Helvetica" w:hAnsi="Helvetica"/>
          <w:i/>
          <w:sz w:val="22"/>
          <w:szCs w:val="22"/>
        </w:rPr>
        <w:t xml:space="preserve">Modeling a </w:t>
      </w:r>
      <w:r w:rsidRPr="00DC4075">
        <w:rPr>
          <w:rFonts w:ascii="Helvetica" w:hAnsi="Helvetica"/>
          <w:i/>
          <w:sz w:val="22"/>
          <w:szCs w:val="22"/>
        </w:rPr>
        <w:t>Natural Resource</w:t>
      </w:r>
      <w:r w:rsidRPr="009E18AC">
        <w:rPr>
          <w:rFonts w:ascii="Helvetica" w:hAnsi="Helvetica"/>
          <w:i/>
          <w:sz w:val="22"/>
          <w:szCs w:val="22"/>
        </w:rPr>
        <w:t xml:space="preserve"> with </w:t>
      </w:r>
      <w:r w:rsidR="0079618D" w:rsidRPr="009E18AC">
        <w:rPr>
          <w:rFonts w:ascii="Helvetica" w:hAnsi="Helvetica"/>
          <w:i/>
          <w:sz w:val="22"/>
          <w:szCs w:val="22"/>
        </w:rPr>
        <w:t>Critical Biological Threshold</w:t>
      </w:r>
      <w:r w:rsidRPr="009E18AC">
        <w:rPr>
          <w:rFonts w:ascii="Helvetica" w:hAnsi="Helvetica"/>
          <w:i/>
          <w:sz w:val="22"/>
          <w:szCs w:val="22"/>
        </w:rPr>
        <w:t xml:space="preserve"> </w:t>
      </w:r>
    </w:p>
    <w:p w14:paraId="3544369A" w14:textId="6C5237FC" w:rsidR="00286FDA" w:rsidRPr="003805EE" w:rsidRDefault="00286FDA" w:rsidP="006551EE">
      <w:pPr>
        <w:rPr>
          <w:rFonts w:ascii="Helvetica" w:hAnsi="Helvetica"/>
          <w:sz w:val="22"/>
          <w:szCs w:val="22"/>
        </w:rPr>
      </w:pPr>
      <w:r w:rsidRPr="009E18AC">
        <w:rPr>
          <w:rFonts w:ascii="Helvetica" w:hAnsi="Helvetica"/>
          <w:sz w:val="22"/>
          <w:szCs w:val="22"/>
        </w:rPr>
        <w:t>Biological Process Model</w:t>
      </w:r>
      <w:r w:rsidRPr="009E18AC">
        <w:rPr>
          <w:rFonts w:ascii="Helvetica" w:hAnsi="Helvetica"/>
          <w:i/>
          <w:sz w:val="22"/>
          <w:szCs w:val="22"/>
        </w:rPr>
        <w:t xml:space="preserve">: </w:t>
      </w:r>
      <w:r w:rsidRPr="009E18AC">
        <w:rPr>
          <w:rFonts w:ascii="Helvetica" w:hAnsi="Helvetica"/>
          <w:sz w:val="22"/>
          <w:szCs w:val="22"/>
        </w:rPr>
        <w:t>To describe how monitoring investment is related to thresholds we focus</w:t>
      </w:r>
      <w:r w:rsidR="00BE5502" w:rsidRPr="009E18AC">
        <w:rPr>
          <w:rFonts w:ascii="Helvetica" w:hAnsi="Helvetica"/>
          <w:sz w:val="22"/>
          <w:szCs w:val="22"/>
        </w:rPr>
        <w:t>ed</w:t>
      </w:r>
      <w:r w:rsidRPr="009E18AC">
        <w:rPr>
          <w:rFonts w:ascii="Helvetica" w:hAnsi="Helvetica"/>
          <w:sz w:val="22"/>
          <w:szCs w:val="22"/>
        </w:rPr>
        <w:t xml:space="preserve"> on a</w:t>
      </w:r>
      <w:r w:rsidR="001E691A" w:rsidRPr="009E18AC">
        <w:rPr>
          <w:rFonts w:ascii="Helvetica" w:hAnsi="Helvetica"/>
          <w:sz w:val="22"/>
          <w:szCs w:val="22"/>
        </w:rPr>
        <w:t xml:space="preserve"> </w:t>
      </w:r>
      <w:r w:rsidR="001E691A" w:rsidRPr="00DC4075">
        <w:rPr>
          <w:rFonts w:ascii="Helvetica" w:hAnsi="Helvetica"/>
          <w:sz w:val="22"/>
          <w:szCs w:val="22"/>
        </w:rPr>
        <w:t>natural resource</w:t>
      </w:r>
      <w:r w:rsidR="001E691A" w:rsidRPr="009E18AC">
        <w:rPr>
          <w:rFonts w:ascii="Helvetica" w:hAnsi="Helvetica"/>
          <w:sz w:val="22"/>
          <w:szCs w:val="22"/>
        </w:rPr>
        <w:t xml:space="preserve"> system targeting a single species</w:t>
      </w:r>
      <w:r w:rsidR="000E4A0C">
        <w:rPr>
          <w:rFonts w:ascii="Helvetica" w:hAnsi="Helvetica"/>
          <w:sz w:val="22"/>
          <w:szCs w:val="22"/>
        </w:rPr>
        <w:t xml:space="preserve"> –</w:t>
      </w:r>
      <w:r w:rsidR="008F3641" w:rsidRPr="009E18AC">
        <w:rPr>
          <w:rFonts w:ascii="Helvetica" w:hAnsi="Helvetica"/>
          <w:sz w:val="22"/>
          <w:szCs w:val="22"/>
        </w:rPr>
        <w:t xml:space="preserve"> a</w:t>
      </w:r>
      <w:r w:rsidR="005416A8" w:rsidRPr="009E18AC">
        <w:rPr>
          <w:rFonts w:ascii="Helvetica" w:hAnsi="Helvetica"/>
          <w:sz w:val="22"/>
          <w:szCs w:val="22"/>
        </w:rPr>
        <w:t xml:space="preserve"> management </w:t>
      </w:r>
      <w:r w:rsidR="008F3641" w:rsidRPr="009E18AC">
        <w:rPr>
          <w:rFonts w:ascii="Helvetica" w:hAnsi="Helvetica"/>
          <w:sz w:val="22"/>
          <w:szCs w:val="22"/>
        </w:rPr>
        <w:t xml:space="preserve">system </w:t>
      </w:r>
      <w:r w:rsidR="005416A8" w:rsidRPr="009E18AC">
        <w:rPr>
          <w:rFonts w:ascii="Helvetica" w:hAnsi="Helvetica"/>
          <w:sz w:val="22"/>
          <w:szCs w:val="22"/>
        </w:rPr>
        <w:t xml:space="preserve">inspired by </w:t>
      </w:r>
      <w:r w:rsidR="008F3641" w:rsidRPr="009E18AC">
        <w:rPr>
          <w:rFonts w:ascii="Helvetica" w:hAnsi="Helvetica"/>
          <w:sz w:val="22"/>
          <w:szCs w:val="22"/>
        </w:rPr>
        <w:t>a fishery</w:t>
      </w:r>
      <w:r w:rsidR="004B588E">
        <w:rPr>
          <w:rFonts w:ascii="Helvetica" w:hAnsi="Helvetica"/>
          <w:sz w:val="22"/>
          <w:szCs w:val="22"/>
        </w:rPr>
        <w:t>, but is easily transferable to wildlife or forestry resources</w:t>
      </w:r>
      <w:r w:rsidRPr="009E18AC">
        <w:rPr>
          <w:rFonts w:ascii="Helvetica" w:hAnsi="Helvetica"/>
          <w:sz w:val="22"/>
          <w:szCs w:val="22"/>
        </w:rPr>
        <w:t>. We specifically modele</w:t>
      </w:r>
      <w:r w:rsidRPr="003805EE">
        <w:rPr>
          <w:rFonts w:ascii="Helvetica" w:hAnsi="Helvetica"/>
          <w:sz w:val="22"/>
          <w:szCs w:val="22"/>
        </w:rPr>
        <w:t xml:space="preserve">d species biomass through time using a </w:t>
      </w:r>
      <w:r w:rsidR="00907DBA" w:rsidRPr="003805EE">
        <w:rPr>
          <w:rFonts w:ascii="Helvetica" w:hAnsi="Helvetica"/>
          <w:sz w:val="22"/>
          <w:szCs w:val="22"/>
        </w:rPr>
        <w:t>reparametrized</w:t>
      </w:r>
      <w:r w:rsidRPr="003805EE">
        <w:rPr>
          <w:rFonts w:ascii="Helvetica" w:hAnsi="Helvetica"/>
          <w:sz w:val="22"/>
          <w:szCs w:val="22"/>
        </w:rPr>
        <w:t xml:space="preserve"> logistic model with </w:t>
      </w:r>
      <w:r w:rsidR="004B23E1">
        <w:rPr>
          <w:rFonts w:ascii="Helvetica" w:hAnsi="Helvetica"/>
          <w:sz w:val="22"/>
          <w:szCs w:val="22"/>
        </w:rPr>
        <w:t>depensation</w:t>
      </w:r>
      <w:r w:rsidRPr="003805EE">
        <w:rPr>
          <w:rFonts w:ascii="Helvetica" w:hAnsi="Helvetica"/>
          <w:sz w:val="22"/>
          <w:szCs w:val="22"/>
        </w:rPr>
        <w:t xml:space="preserve"> and resource removal </w:t>
      </w:r>
      <w:r w:rsidR="00747F7D">
        <w:rPr>
          <w:rFonts w:ascii="Helvetica" w:hAnsi="Helvetica"/>
          <w:sz w:val="22"/>
          <w:szCs w:val="22"/>
        </w:rPr>
        <w:fldChar w:fldCharType="begin"/>
      </w:r>
      <w:r w:rsidR="00010E6A">
        <w:rPr>
          <w:rFonts w:ascii="Helvetica" w:hAnsi="Helvetica"/>
          <w:sz w:val="22"/>
          <w:szCs w:val="22"/>
        </w:rPr>
        <w:instrText xml:space="preserve"> ADDIN EN.CITE &lt;EndNote&gt;&lt;Cite&gt;&lt;Author&gt;Lewis&lt;/Author&gt;&lt;Year&gt;1993&lt;/Year&gt;&lt;RecNum&gt;6501&lt;/RecNum&gt;&lt;IDText&gt;Allee dynamics and the spread of invading organisms&lt;/IDText&gt;&lt;DisplayText&gt;&lt;style face="superscript"&gt;12&lt;/style&gt;&lt;/DisplayText&gt;&lt;record&gt;&lt;rec-number&gt;6501&lt;/rec-number&gt;&lt;foreign-keys&gt;&lt;key app="EN" db-id="x0w5wa9airxrfze0ft2x20vgz0w5wpet5ftz" timestamp="1614114931" guid="0cd93425-69a3-4b9d-801e-83d97c0e22ef"&gt;6501&lt;/key&gt;&lt;/foreign-keys&gt;&lt;ref-type name="Journal Article"&gt;17&lt;/ref-type&gt;&lt;contributors&gt;&lt;authors&gt;&lt;author&gt;Lewis, Mark A&lt;/author&gt;&lt;author&gt;Kareiva, P&lt;/author&gt;&lt;/authors&gt;&lt;/contributors&gt;&lt;titles&gt;&lt;title&gt;Allee dynamics and the spread of invading organisms&lt;/title&gt;&lt;secondary-title&gt;Theoretical Population Biology&lt;/secondary-title&gt;&lt;/titles&gt;&lt;periodical&gt;&lt;full-title&gt;Theoretical Population Biology&lt;/full-title&gt;&lt;/periodical&gt;&lt;pages&gt;141-158&lt;/pages&gt;&lt;volume&gt;43&lt;/volume&gt;&lt;number&gt;2&lt;/number&gt;&lt;dates&gt;&lt;year&gt;1993&lt;/year&gt;&lt;/dates&gt;&lt;isbn&gt;0040-5809&lt;/isbn&gt;&lt;urls&gt;&lt;/urls&gt;&lt;/record&gt;&lt;/Cite&gt;&lt;/EndNote&gt;</w:instrText>
      </w:r>
      <w:r w:rsidR="00747F7D">
        <w:rPr>
          <w:rFonts w:ascii="Helvetica" w:hAnsi="Helvetica"/>
          <w:sz w:val="22"/>
          <w:szCs w:val="22"/>
        </w:rPr>
        <w:fldChar w:fldCharType="separate"/>
      </w:r>
      <w:r w:rsidR="00010E6A" w:rsidRPr="00010E6A">
        <w:rPr>
          <w:rFonts w:ascii="Helvetica" w:hAnsi="Helvetica"/>
          <w:noProof/>
          <w:sz w:val="22"/>
          <w:szCs w:val="22"/>
          <w:vertAlign w:val="superscript"/>
        </w:rPr>
        <w:t>12</w:t>
      </w:r>
      <w:r w:rsidR="00747F7D">
        <w:rPr>
          <w:rFonts w:ascii="Helvetica" w:hAnsi="Helvetica"/>
          <w:sz w:val="22"/>
          <w:szCs w:val="22"/>
        </w:rPr>
        <w:fldChar w:fldCharType="end"/>
      </w:r>
      <w:r w:rsidRPr="003805EE">
        <w:rPr>
          <w:rFonts w:ascii="Helvetica" w:hAnsi="Helvetica"/>
          <w:sz w:val="22"/>
          <w:szCs w:val="22"/>
        </w:rPr>
        <w:t>:</w:t>
      </w:r>
    </w:p>
    <w:p w14:paraId="14EF6FD7" w14:textId="77777777" w:rsidR="00286FDA" w:rsidRPr="003805EE" w:rsidRDefault="00286FDA" w:rsidP="006551EE">
      <w:pPr>
        <w:rPr>
          <w:rFonts w:ascii="Helvetica" w:hAnsi="Helvetica"/>
          <w:sz w:val="22"/>
          <w:szCs w:val="22"/>
        </w:rPr>
      </w:pPr>
    </w:p>
    <w:p w14:paraId="40A23FEE" w14:textId="2ACDA8A1" w:rsidR="00286FDA" w:rsidRPr="003805EE" w:rsidRDefault="00286FDA" w:rsidP="006551EE">
      <w:pPr>
        <w:tabs>
          <w:tab w:val="left" w:pos="8640"/>
        </w:tabs>
        <w:rPr>
          <w:rFonts w:ascii="Helvetica" w:hAnsi="Helvetica"/>
          <w:sz w:val="22"/>
          <w:szCs w:val="22"/>
        </w:rPr>
      </w:pPr>
      <w:r w:rsidRPr="003805EE">
        <w:rPr>
          <w:rFonts w:ascii="Helvetica" w:hAnsi="Helvetica"/>
          <w:sz w:val="22"/>
          <w:szCs w:val="22"/>
        </w:rPr>
        <w:t xml:space="preserve"> </w:t>
      </w:r>
      <m:oMath>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cs="Cambria Math"/>
                    <w:sz w:val="22"/>
                    <w:szCs w:val="22"/>
                  </w:rPr>
                  <m:t>t</m:t>
                </m:r>
              </m:sub>
            </m:sSub>
          </m:num>
          <m:den>
            <m:r>
              <w:rPr>
                <w:rFonts w:ascii="Cambria Math" w:hAnsi="Cambria Math"/>
                <w:sz w:val="22"/>
                <w:szCs w:val="22"/>
              </w:rPr>
              <m:t>∆t</m:t>
            </m:r>
          </m:den>
        </m:f>
        <m:r>
          <w:rPr>
            <w:rFonts w:ascii="Cambria Math" w:hAnsi="Cambria Math"/>
            <w:sz w:val="22"/>
            <w:szCs w:val="22"/>
          </w:rPr>
          <m:t>=r</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d>
          <m:dPr>
            <m:ctrlPr>
              <w:rPr>
                <w:rFonts w:ascii="Cambria Math" w:hAnsi="Cambria Math"/>
                <w:i/>
                <w:sz w:val="22"/>
                <w:szCs w:val="22"/>
              </w:rPr>
            </m:ctrlPr>
          </m:dPr>
          <m:e>
            <m:r>
              <w:rPr>
                <w:rFonts w:ascii="Cambria Math" w:hAnsi="Cambria Math"/>
                <w:sz w:val="22"/>
                <w:szCs w:val="22"/>
              </w:rPr>
              <m:t>1-</m:t>
            </m:r>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num>
              <m:den>
                <m:r>
                  <w:rPr>
                    <w:rFonts w:ascii="Cambria Math" w:hAnsi="Cambria Math"/>
                    <w:sz w:val="22"/>
                    <w:szCs w:val="22"/>
                  </w:rPr>
                  <m:t>K</m:t>
                </m:r>
              </m:den>
            </m:f>
          </m:e>
        </m:d>
        <m:d>
          <m:dPr>
            <m:ctrlPr>
              <w:rPr>
                <w:rFonts w:ascii="Cambria Math" w:hAnsi="Cambria Math"/>
                <w:i/>
                <w:sz w:val="22"/>
                <w:szCs w:val="22"/>
              </w:rPr>
            </m:ctrlPr>
          </m:dPr>
          <m:e>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num>
              <m:den>
                <m:r>
                  <w:rPr>
                    <w:rFonts w:ascii="Cambria Math" w:hAnsi="Cambria Math"/>
                    <w:sz w:val="22"/>
                    <w:szCs w:val="22"/>
                  </w:rPr>
                  <m:t>K</m:t>
                </m:r>
              </m:den>
            </m:f>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A</m:t>
                </m:r>
              </m:num>
              <m:den>
                <m:r>
                  <w:rPr>
                    <w:rFonts w:ascii="Cambria Math" w:hAnsi="Cambria Math"/>
                    <w:sz w:val="22"/>
                    <w:szCs w:val="22"/>
                  </w:rPr>
                  <m:t>K</m:t>
                </m:r>
              </m:den>
            </m:f>
          </m:e>
        </m:d>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oMath>
      <w:r w:rsidRPr="003805EE">
        <w:rPr>
          <w:rFonts w:ascii="Helvetica" w:hAnsi="Helvetica"/>
          <w:sz w:val="22"/>
          <w:szCs w:val="22"/>
        </w:rPr>
        <w:t>,</w:t>
      </w:r>
      <w:r w:rsidRPr="003805EE">
        <w:rPr>
          <w:rFonts w:ascii="Helvetica" w:hAnsi="Helvetica"/>
          <w:sz w:val="22"/>
          <w:szCs w:val="22"/>
        </w:rPr>
        <w:tab/>
        <w:t>(1)</w:t>
      </w:r>
    </w:p>
    <w:p w14:paraId="2B7B6979" w14:textId="77777777" w:rsidR="00286FDA" w:rsidRPr="003805EE" w:rsidRDefault="00286FDA" w:rsidP="006551EE">
      <w:pPr>
        <w:rPr>
          <w:rFonts w:ascii="Helvetica" w:hAnsi="Helvetica"/>
          <w:sz w:val="22"/>
          <w:szCs w:val="22"/>
        </w:rPr>
      </w:pPr>
    </w:p>
    <w:p w14:paraId="388A22E5" w14:textId="0B078AF0" w:rsidR="00286FDA" w:rsidRPr="006C7FC8" w:rsidRDefault="00286FDA" w:rsidP="006551EE">
      <w:pPr>
        <w:rPr>
          <w:rFonts w:ascii="Helvetica" w:hAnsi="Helvetica"/>
          <w:sz w:val="22"/>
          <w:szCs w:val="22"/>
        </w:rPr>
      </w:pPr>
      <w:r w:rsidRPr="003805EE">
        <w:rPr>
          <w:rFonts w:ascii="Helvetica" w:hAnsi="Helvetica"/>
          <w:sz w:val="22"/>
          <w:szCs w:val="22"/>
        </w:rPr>
        <w:t xml:space="preserve">where </w:t>
      </w:r>
      <w:r w:rsidRPr="003805EE">
        <w:rPr>
          <w:rFonts w:ascii="Helvetica" w:hAnsi="Helvetica"/>
          <w:i/>
          <w:sz w:val="22"/>
          <w:szCs w:val="22"/>
        </w:rPr>
        <w:t xml:space="preserve">r </w:t>
      </w:r>
      <w:r w:rsidR="00455D7C" w:rsidRPr="003805EE">
        <w:rPr>
          <w:rFonts w:ascii="Helvetica" w:hAnsi="Helvetica"/>
          <w:sz w:val="22"/>
          <w:szCs w:val="22"/>
        </w:rPr>
        <w:t>is</w:t>
      </w:r>
      <w:r w:rsidRPr="003805EE">
        <w:rPr>
          <w:rFonts w:ascii="Helvetica" w:hAnsi="Helvetica"/>
          <w:sz w:val="22"/>
          <w:szCs w:val="22"/>
        </w:rPr>
        <w:t xml:space="preserve"> the intrinsic rate of increase</w:t>
      </w:r>
      <w:r w:rsidRPr="003805EE">
        <w:rPr>
          <w:rFonts w:ascii="Helvetica" w:hAnsi="Helvetica"/>
          <w:i/>
          <w:sz w:val="22"/>
          <w:szCs w:val="22"/>
        </w:rPr>
        <w:t xml:space="preserve">,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oMath>
      <w:r w:rsidRPr="003805EE">
        <w:rPr>
          <w:rFonts w:ascii="Helvetica" w:hAnsi="Helvetica"/>
          <w:sz w:val="22"/>
          <w:szCs w:val="22"/>
        </w:rPr>
        <w:t xml:space="preserve"> </w:t>
      </w:r>
      <w:r w:rsidR="00455D7C" w:rsidRPr="003805EE">
        <w:rPr>
          <w:rFonts w:ascii="Helvetica" w:hAnsi="Helvetica"/>
          <w:sz w:val="22"/>
          <w:szCs w:val="22"/>
        </w:rPr>
        <w:t>is</w:t>
      </w:r>
      <w:r w:rsidRPr="003805EE">
        <w:rPr>
          <w:rFonts w:ascii="Helvetica" w:hAnsi="Helvetica"/>
          <w:sz w:val="22"/>
          <w:szCs w:val="22"/>
        </w:rPr>
        <w:t xml:space="preserve"> the resource biomass in year </w:t>
      </w:r>
      <w:r w:rsidRPr="003805EE">
        <w:rPr>
          <w:rFonts w:ascii="Helvetica" w:hAnsi="Helvetica"/>
          <w:i/>
          <w:sz w:val="22"/>
          <w:szCs w:val="22"/>
        </w:rPr>
        <w:t>t</w:t>
      </w:r>
      <w:r w:rsidRPr="003805EE">
        <w:rPr>
          <w:rFonts w:ascii="Helvetica" w:hAnsi="Helvetica"/>
          <w:sz w:val="22"/>
          <w:szCs w:val="22"/>
        </w:rPr>
        <w:t xml:space="preserve">, </w:t>
      </w:r>
      <w:r w:rsidRPr="003805EE">
        <w:rPr>
          <w:rFonts w:ascii="Helvetica" w:hAnsi="Helvetica"/>
          <w:i/>
          <w:sz w:val="22"/>
          <w:szCs w:val="22"/>
        </w:rPr>
        <w:t>K</w:t>
      </w:r>
      <w:r w:rsidRPr="003805EE">
        <w:rPr>
          <w:rFonts w:ascii="Helvetica" w:hAnsi="Helvetica"/>
          <w:sz w:val="22"/>
          <w:szCs w:val="22"/>
        </w:rPr>
        <w:t xml:space="preserve"> </w:t>
      </w:r>
      <w:r w:rsidR="00455D7C" w:rsidRPr="003805EE">
        <w:rPr>
          <w:rFonts w:ascii="Helvetica" w:hAnsi="Helvetica"/>
          <w:sz w:val="22"/>
          <w:szCs w:val="22"/>
        </w:rPr>
        <w:t>is</w:t>
      </w:r>
      <w:r w:rsidRPr="003805EE">
        <w:rPr>
          <w:rFonts w:ascii="Helvetica" w:hAnsi="Helvetica"/>
          <w:sz w:val="22"/>
          <w:szCs w:val="22"/>
        </w:rPr>
        <w:t xml:space="preserve"> the carrying capacity of the resource, </w:t>
      </w:r>
      <w:r w:rsidRPr="003805EE">
        <w:rPr>
          <w:rFonts w:ascii="Helvetica" w:hAnsi="Helvetica"/>
          <w:i/>
          <w:sz w:val="22"/>
          <w:szCs w:val="22"/>
        </w:rPr>
        <w:t>A</w:t>
      </w:r>
      <w:r w:rsidRPr="003805EE">
        <w:rPr>
          <w:rFonts w:ascii="Helvetica" w:hAnsi="Helvetica"/>
          <w:sz w:val="22"/>
          <w:szCs w:val="22"/>
        </w:rPr>
        <w:t xml:space="preserve"> </w:t>
      </w:r>
      <w:r w:rsidR="00455D7C" w:rsidRPr="003805EE">
        <w:rPr>
          <w:rFonts w:ascii="Helvetica" w:hAnsi="Helvetica"/>
          <w:sz w:val="22"/>
          <w:szCs w:val="22"/>
        </w:rPr>
        <w:t>is</w:t>
      </w:r>
      <w:r w:rsidRPr="003805EE">
        <w:rPr>
          <w:rFonts w:ascii="Helvetica" w:hAnsi="Helvetica"/>
          <w:sz w:val="22"/>
          <w:szCs w:val="22"/>
        </w:rPr>
        <w:t xml:space="preserve"> the </w:t>
      </w:r>
      <w:r w:rsidR="004716BC">
        <w:rPr>
          <w:rFonts w:ascii="Helvetica" w:hAnsi="Helvetica"/>
          <w:sz w:val="22"/>
          <w:szCs w:val="22"/>
        </w:rPr>
        <w:t xml:space="preserve">theoretical </w:t>
      </w:r>
      <w:r w:rsidRPr="003805EE">
        <w:rPr>
          <w:rFonts w:ascii="Helvetica" w:hAnsi="Helvetica"/>
          <w:sz w:val="22"/>
          <w:szCs w:val="22"/>
        </w:rPr>
        <w:t>biomass at which the population growth is negative</w:t>
      </w:r>
      <w:r w:rsidR="00B84A6B">
        <w:rPr>
          <w:rFonts w:ascii="Helvetica" w:hAnsi="Helvetica"/>
          <w:sz w:val="22"/>
          <w:szCs w:val="22"/>
        </w:rPr>
        <w:t xml:space="preserve"> even in the absence of harvest or other removals</w:t>
      </w:r>
      <w:r w:rsidRPr="003805EE">
        <w:rPr>
          <w:rFonts w:ascii="Helvetica" w:hAnsi="Helvetica"/>
          <w:sz w:val="22"/>
          <w:szCs w:val="22"/>
        </w:rPr>
        <w:t xml:space="preserve"> (</w:t>
      </w:r>
      <w:proofErr w:type="gramStart"/>
      <w:r w:rsidRPr="003805EE">
        <w:rPr>
          <w:rFonts w:ascii="Helvetica" w:hAnsi="Helvetica"/>
          <w:sz w:val="22"/>
          <w:szCs w:val="22"/>
        </w:rPr>
        <w:t>i.e.</w:t>
      </w:r>
      <w:proofErr w:type="gramEnd"/>
      <w:r w:rsidRPr="003805EE">
        <w:rPr>
          <w:rFonts w:ascii="Helvetica" w:hAnsi="Helvetica"/>
          <w:sz w:val="22"/>
          <w:szCs w:val="22"/>
        </w:rPr>
        <w:t xml:space="preserve"> the </w:t>
      </w:r>
      <w:r w:rsidR="009576BA">
        <w:rPr>
          <w:rFonts w:ascii="Helvetica" w:hAnsi="Helvetica"/>
          <w:sz w:val="22"/>
          <w:szCs w:val="22"/>
        </w:rPr>
        <w:t>critical biological threshold</w:t>
      </w:r>
      <w:r w:rsidR="004B23E1">
        <w:rPr>
          <w:rFonts w:ascii="Helvetica" w:hAnsi="Helvetica"/>
          <w:sz w:val="22"/>
          <w:szCs w:val="22"/>
        </w:rPr>
        <w:t xml:space="preserve">, also known as an </w:t>
      </w:r>
      <w:r w:rsidR="004B23E1" w:rsidRPr="003805EE">
        <w:rPr>
          <w:rFonts w:ascii="Helvetica" w:hAnsi="Helvetica"/>
          <w:sz w:val="22"/>
          <w:szCs w:val="22"/>
        </w:rPr>
        <w:t xml:space="preserve">Allee </w:t>
      </w:r>
      <w:r w:rsidR="004B23E1">
        <w:rPr>
          <w:rFonts w:ascii="Helvetica" w:hAnsi="Helvetica"/>
          <w:sz w:val="22"/>
          <w:szCs w:val="22"/>
        </w:rPr>
        <w:t>effect</w:t>
      </w:r>
      <w:r w:rsidR="00B84A6B">
        <w:rPr>
          <w:rFonts w:ascii="Helvetica" w:hAnsi="Helvetica"/>
          <w:sz w:val="22"/>
          <w:szCs w:val="22"/>
        </w:rPr>
        <w:t>)</w:t>
      </w:r>
      <w:r w:rsidR="00034531">
        <w:rPr>
          <w:rFonts w:ascii="Helvetica" w:hAnsi="Helvetica"/>
          <w:sz w:val="22"/>
          <w:szCs w:val="22"/>
        </w:rPr>
        <w:t xml:space="preserve">, and </w:t>
      </w:r>
      <m:oMath>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oMath>
      <w:r w:rsidR="00034531">
        <w:rPr>
          <w:rFonts w:ascii="Helvetica" w:hAnsi="Helvetica"/>
          <w:sz w:val="22"/>
          <w:szCs w:val="22"/>
        </w:rPr>
        <w:t xml:space="preserve"> is the yield of harvested biomass at time </w:t>
      </w:r>
      <w:r w:rsidR="00034531" w:rsidRPr="00034531">
        <w:rPr>
          <w:rFonts w:ascii="Helvetica" w:hAnsi="Helvetica"/>
          <w:i/>
          <w:iCs/>
          <w:sz w:val="22"/>
          <w:szCs w:val="22"/>
        </w:rPr>
        <w:t>t</w:t>
      </w:r>
      <w:r w:rsidRPr="003805EE">
        <w:rPr>
          <w:rFonts w:ascii="Helvetica" w:hAnsi="Helvetica"/>
          <w:sz w:val="22"/>
          <w:szCs w:val="22"/>
        </w:rPr>
        <w:t xml:space="preserve"> (Fig. S1). The strength of the </w:t>
      </w:r>
      <w:r w:rsidR="00B84A6B">
        <w:rPr>
          <w:rFonts w:ascii="Helvetica" w:hAnsi="Helvetica"/>
          <w:sz w:val="22"/>
          <w:szCs w:val="22"/>
        </w:rPr>
        <w:t xml:space="preserve">Allee effect is governed by the value of </w:t>
      </w:r>
      <w:r w:rsidRPr="003805EE">
        <w:rPr>
          <w:rFonts w:ascii="Helvetica" w:hAnsi="Helvetica"/>
          <w:i/>
          <w:sz w:val="22"/>
          <w:szCs w:val="22"/>
        </w:rPr>
        <w:t>A</w:t>
      </w:r>
      <w:r w:rsidR="00930903">
        <w:rPr>
          <w:rFonts w:ascii="Helvetica" w:hAnsi="Helvetica"/>
          <w:iCs/>
          <w:sz w:val="22"/>
          <w:szCs w:val="22"/>
        </w:rPr>
        <w:t xml:space="preserve">. </w:t>
      </w:r>
      <w:r w:rsidR="00930903" w:rsidRPr="004B588E">
        <w:rPr>
          <w:rFonts w:ascii="Helvetica" w:hAnsi="Helvetica"/>
          <w:i/>
          <w:sz w:val="22"/>
          <w:szCs w:val="22"/>
        </w:rPr>
        <w:t>A</w:t>
      </w:r>
      <w:r w:rsidR="00B84A6B">
        <w:rPr>
          <w:rFonts w:ascii="Helvetica" w:hAnsi="Helvetica"/>
          <w:i/>
          <w:sz w:val="22"/>
          <w:szCs w:val="22"/>
        </w:rPr>
        <w:t xml:space="preserve"> </w:t>
      </w:r>
      <w:proofErr w:type="gramStart"/>
      <w:r w:rsidR="00B84A6B">
        <w:rPr>
          <w:rFonts w:ascii="Helvetica" w:hAnsi="Helvetica"/>
          <w:sz w:val="22"/>
          <w:szCs w:val="22"/>
        </w:rPr>
        <w:t>values</w:t>
      </w:r>
      <w:proofErr w:type="gramEnd"/>
      <w:r w:rsidRPr="003805EE">
        <w:rPr>
          <w:rFonts w:ascii="Helvetica" w:hAnsi="Helvetica"/>
          <w:sz w:val="22"/>
          <w:szCs w:val="22"/>
        </w:rPr>
        <w:t xml:space="preserve"> </w:t>
      </w:r>
      <w:r w:rsidRPr="003805EE">
        <w:rPr>
          <w:rFonts w:ascii="Helvetica" w:hAnsi="Helvetica" w:cs="Helvetica"/>
          <w:sz w:val="22"/>
          <w:szCs w:val="22"/>
        </w:rPr>
        <w:t xml:space="preserve">≤ </w:t>
      </w:r>
      <w:r w:rsidRPr="003805EE">
        <w:rPr>
          <w:rFonts w:ascii="Helvetica" w:hAnsi="Helvetica"/>
          <w:sz w:val="22"/>
          <w:szCs w:val="22"/>
        </w:rPr>
        <w:t>0</w:t>
      </w:r>
      <w:r w:rsidR="00F0621A">
        <w:rPr>
          <w:rFonts w:ascii="Helvetica" w:hAnsi="Helvetica"/>
          <w:sz w:val="22"/>
          <w:szCs w:val="22"/>
        </w:rPr>
        <w:t xml:space="preserve"> </w:t>
      </w:r>
      <w:r w:rsidR="00F0621A" w:rsidRPr="003805EE">
        <w:rPr>
          <w:rFonts w:ascii="Helvetica" w:hAnsi="Helvetica"/>
          <w:sz w:val="22"/>
          <w:szCs w:val="22"/>
        </w:rPr>
        <w:t>generat</w:t>
      </w:r>
      <w:r w:rsidR="00F0621A">
        <w:rPr>
          <w:rFonts w:ascii="Helvetica" w:hAnsi="Helvetica"/>
          <w:sz w:val="22"/>
          <w:szCs w:val="22"/>
        </w:rPr>
        <w:t>e</w:t>
      </w:r>
      <w:r w:rsidR="00F0621A" w:rsidRPr="003805EE">
        <w:rPr>
          <w:rFonts w:ascii="Helvetica" w:hAnsi="Helvetica"/>
          <w:sz w:val="22"/>
          <w:szCs w:val="22"/>
        </w:rPr>
        <w:t xml:space="preserve"> </w:t>
      </w:r>
      <w:r w:rsidRPr="003805EE">
        <w:rPr>
          <w:rFonts w:ascii="Helvetica" w:hAnsi="Helvetica"/>
          <w:sz w:val="22"/>
          <w:szCs w:val="22"/>
        </w:rPr>
        <w:t xml:space="preserve">scenarios without </w:t>
      </w:r>
      <w:r w:rsidR="00B84A6B">
        <w:rPr>
          <w:rFonts w:ascii="Helvetica" w:hAnsi="Helvetica"/>
          <w:sz w:val="22"/>
          <w:szCs w:val="22"/>
        </w:rPr>
        <w:t>Allee effects</w:t>
      </w:r>
      <w:r w:rsidR="00930903">
        <w:rPr>
          <w:rFonts w:ascii="Helvetica" w:hAnsi="Helvetica"/>
          <w:sz w:val="22"/>
          <w:szCs w:val="22"/>
        </w:rPr>
        <w:t>, but low productivity.</w:t>
      </w:r>
      <w:r w:rsidRPr="003805EE">
        <w:rPr>
          <w:rFonts w:ascii="Helvetica" w:hAnsi="Helvetica"/>
          <w:sz w:val="22"/>
          <w:szCs w:val="22"/>
        </w:rPr>
        <w:t xml:space="preserve"> For </w:t>
      </w:r>
      <w:r w:rsidR="00BE5502" w:rsidRPr="003805EE">
        <w:rPr>
          <w:rFonts w:ascii="Helvetica" w:hAnsi="Helvetica"/>
          <w:sz w:val="22"/>
          <w:szCs w:val="22"/>
        </w:rPr>
        <w:t>example,</w:t>
      </w:r>
      <w:r w:rsidRPr="003805EE">
        <w:rPr>
          <w:rFonts w:ascii="Helvetica" w:hAnsi="Helvetica"/>
          <w:sz w:val="22"/>
          <w:szCs w:val="22"/>
        </w:rPr>
        <w:t xml:space="preserve"> when </w:t>
      </w:r>
      <m:oMath>
        <m:r>
          <w:rPr>
            <w:rFonts w:ascii="Cambria Math" w:hAnsi="Cambria Math"/>
            <w:sz w:val="22"/>
            <w:szCs w:val="22"/>
          </w:rPr>
          <m:t>A≅-500</m:t>
        </m:r>
      </m:oMath>
      <w:r w:rsidRPr="003805EE">
        <w:rPr>
          <w:rFonts w:ascii="Helvetica" w:hAnsi="Helvetica"/>
          <w:sz w:val="22"/>
          <w:szCs w:val="22"/>
        </w:rPr>
        <w:t xml:space="preserve"> the model closely resembles the </w:t>
      </w:r>
      <w:r w:rsidRPr="00844E3B">
        <w:rPr>
          <w:rFonts w:ascii="Helvetica" w:hAnsi="Helvetica"/>
          <w:sz w:val="22"/>
          <w:szCs w:val="22"/>
        </w:rPr>
        <w:t>logistic function</w:t>
      </w:r>
      <w:r w:rsidR="00034531">
        <w:rPr>
          <w:rFonts w:ascii="Helvetica" w:hAnsi="Helvetica"/>
          <w:sz w:val="22"/>
          <w:szCs w:val="22"/>
        </w:rPr>
        <w:t xml:space="preserve">. </w:t>
      </w:r>
      <w:r w:rsidR="00E34618">
        <w:rPr>
          <w:rFonts w:ascii="Helvetica" w:hAnsi="Helvetica"/>
          <w:sz w:val="22"/>
          <w:szCs w:val="22"/>
        </w:rPr>
        <w:t xml:space="preserve">To test the sensitivity of results to stochastic environmental variation, </w:t>
      </w:r>
      <w:r w:rsidR="001E6A4C" w:rsidRPr="00844E3B">
        <w:rPr>
          <w:rFonts w:ascii="Helvetica" w:hAnsi="Helvetica"/>
          <w:sz w:val="22"/>
          <w:szCs w:val="22"/>
        </w:rPr>
        <w:t>we incorporated e</w:t>
      </w:r>
      <w:r w:rsidR="006C7FC8" w:rsidRPr="00844E3B">
        <w:rPr>
          <w:rFonts w:ascii="Helvetica" w:hAnsi="Helvetica"/>
          <w:sz w:val="22"/>
          <w:szCs w:val="22"/>
        </w:rPr>
        <w:t xml:space="preserve">nvironmental variation </w:t>
      </w:r>
      <w:r w:rsidR="001E6A4C" w:rsidRPr="00844E3B">
        <w:rPr>
          <w:rFonts w:ascii="Helvetica" w:hAnsi="Helvetica"/>
          <w:sz w:val="22"/>
          <w:szCs w:val="22"/>
        </w:rPr>
        <w:t>into our model by examining the role of</w:t>
      </w:r>
      <w:r w:rsidR="006C7FC8" w:rsidRPr="00844E3B">
        <w:rPr>
          <w:rFonts w:ascii="Helvetica" w:hAnsi="Helvetica"/>
          <w:sz w:val="22"/>
          <w:szCs w:val="22"/>
        </w:rPr>
        <w:t xml:space="preserve"> </w:t>
      </w:r>
      <w:r w:rsidR="009576BA" w:rsidRPr="00844E3B">
        <w:rPr>
          <w:rFonts w:ascii="Helvetica" w:hAnsi="Helvetica"/>
          <w:sz w:val="22"/>
          <w:szCs w:val="22"/>
        </w:rPr>
        <w:t xml:space="preserve">random temporally uncorrelated </w:t>
      </w:r>
      <w:r w:rsidR="002E6B2A">
        <w:rPr>
          <w:rFonts w:ascii="Helvetica" w:hAnsi="Helvetica"/>
          <w:sz w:val="22"/>
          <w:szCs w:val="22"/>
        </w:rPr>
        <w:t xml:space="preserve">log-normal </w:t>
      </w:r>
      <w:r w:rsidR="006C7FC8" w:rsidRPr="00844E3B">
        <w:rPr>
          <w:rFonts w:ascii="Helvetica" w:hAnsi="Helvetica"/>
          <w:sz w:val="22"/>
          <w:szCs w:val="22"/>
        </w:rPr>
        <w:t xml:space="preserve">variation </w:t>
      </w:r>
      <w:r w:rsidR="001E6A4C" w:rsidRPr="00844E3B">
        <w:rPr>
          <w:rFonts w:ascii="Helvetica" w:hAnsi="Helvetica"/>
          <w:sz w:val="22"/>
          <w:szCs w:val="22"/>
        </w:rPr>
        <w:t>in</w:t>
      </w:r>
      <w:r w:rsidR="006C7FC8" w:rsidRPr="00844E3B">
        <w:rPr>
          <w:rFonts w:ascii="Helvetica" w:hAnsi="Helvetica"/>
          <w:sz w:val="22"/>
          <w:szCs w:val="22"/>
        </w:rPr>
        <w:t xml:space="preserve"> </w:t>
      </w:r>
      <w:r w:rsidR="006C7FC8" w:rsidRPr="00844E3B">
        <w:rPr>
          <w:rFonts w:ascii="Helvetica" w:hAnsi="Helvetica"/>
          <w:i/>
          <w:iCs/>
          <w:sz w:val="22"/>
          <w:szCs w:val="22"/>
        </w:rPr>
        <w:t>r</w:t>
      </w:r>
      <w:r w:rsidR="006C7FC8" w:rsidRPr="00844E3B">
        <w:rPr>
          <w:rFonts w:ascii="Helvetica" w:hAnsi="Helvetica"/>
          <w:sz w:val="22"/>
          <w:szCs w:val="22"/>
        </w:rPr>
        <w:t>.</w:t>
      </w:r>
    </w:p>
    <w:p w14:paraId="26698029" w14:textId="0CA03302" w:rsidR="00286FDA" w:rsidRPr="003805EE" w:rsidRDefault="00286FDA" w:rsidP="006551EE">
      <w:pPr>
        <w:rPr>
          <w:rFonts w:ascii="Helvetica" w:hAnsi="Helvetica"/>
          <w:sz w:val="22"/>
          <w:szCs w:val="22"/>
        </w:rPr>
      </w:pPr>
    </w:p>
    <w:p w14:paraId="75E88C98" w14:textId="3A517EC5" w:rsidR="00336865" w:rsidRPr="00336865" w:rsidRDefault="004352AB" w:rsidP="006551EE">
      <w:pPr>
        <w:pStyle w:val="CommentText"/>
        <w:rPr>
          <w:rFonts w:ascii="Helvetica" w:hAnsi="Helvetica"/>
          <w:i/>
          <w:iCs/>
          <w:sz w:val="22"/>
          <w:szCs w:val="22"/>
        </w:rPr>
      </w:pPr>
      <w:r w:rsidRPr="00336865">
        <w:rPr>
          <w:rFonts w:ascii="Helvetica" w:hAnsi="Helvetica"/>
          <w:i/>
          <w:iCs/>
          <w:sz w:val="22"/>
          <w:szCs w:val="22"/>
        </w:rPr>
        <w:t xml:space="preserve">Monitoring </w:t>
      </w:r>
      <w:r w:rsidR="00FF7B85">
        <w:rPr>
          <w:rFonts w:ascii="Helvetica" w:hAnsi="Helvetica"/>
          <w:i/>
          <w:iCs/>
          <w:sz w:val="22"/>
          <w:szCs w:val="22"/>
        </w:rPr>
        <w:t xml:space="preserve">and Assessment </w:t>
      </w:r>
      <w:r w:rsidRPr="00336865">
        <w:rPr>
          <w:rFonts w:ascii="Helvetica" w:hAnsi="Helvetica"/>
          <w:i/>
          <w:iCs/>
          <w:sz w:val="22"/>
          <w:szCs w:val="22"/>
        </w:rPr>
        <w:t>Model</w:t>
      </w:r>
      <w:r w:rsidR="00FF7B85">
        <w:rPr>
          <w:rFonts w:ascii="Helvetica" w:hAnsi="Helvetica"/>
          <w:i/>
          <w:iCs/>
          <w:sz w:val="22"/>
          <w:szCs w:val="22"/>
        </w:rPr>
        <w:t>s</w:t>
      </w:r>
    </w:p>
    <w:p w14:paraId="1B96C9A5" w14:textId="0FAFEAC0" w:rsidR="004352AB" w:rsidRPr="003805EE" w:rsidRDefault="004352AB" w:rsidP="006551EE">
      <w:pPr>
        <w:pStyle w:val="CommentText"/>
        <w:rPr>
          <w:rFonts w:ascii="Helvetica" w:hAnsi="Helvetica"/>
          <w:sz w:val="22"/>
          <w:szCs w:val="22"/>
        </w:rPr>
      </w:pPr>
      <w:r w:rsidRPr="003805EE">
        <w:rPr>
          <w:rFonts w:ascii="Helvetica" w:hAnsi="Helvetica"/>
          <w:sz w:val="22"/>
          <w:szCs w:val="22"/>
        </w:rPr>
        <w:lastRenderedPageBreak/>
        <w:t xml:space="preserve">Ideally, natural resource managers would </w:t>
      </w:r>
      <w:r w:rsidR="006C7FC8">
        <w:rPr>
          <w:rFonts w:ascii="Helvetica" w:hAnsi="Helvetica"/>
          <w:sz w:val="22"/>
          <w:szCs w:val="22"/>
        </w:rPr>
        <w:t>have</w:t>
      </w:r>
      <w:r w:rsidRPr="003805EE">
        <w:rPr>
          <w:rFonts w:ascii="Helvetica" w:hAnsi="Helvetica"/>
          <w:sz w:val="22"/>
          <w:szCs w:val="22"/>
        </w:rPr>
        <w:t xml:space="preserve"> perfect </w:t>
      </w:r>
      <w:r w:rsidR="006C7FC8">
        <w:rPr>
          <w:rFonts w:ascii="Helvetica" w:hAnsi="Helvetica"/>
          <w:sz w:val="22"/>
          <w:szCs w:val="22"/>
        </w:rPr>
        <w:t xml:space="preserve">information about </w:t>
      </w:r>
      <w:r w:rsidRPr="003805EE">
        <w:rPr>
          <w:rFonts w:ascii="Helvetica" w:hAnsi="Helvetica"/>
          <w:sz w:val="22"/>
          <w:szCs w:val="22"/>
        </w:rPr>
        <w:t xml:space="preserve">resource biomass in a </w:t>
      </w:r>
      <w:r w:rsidR="006C7FC8">
        <w:rPr>
          <w:rFonts w:ascii="Helvetica" w:hAnsi="Helvetica"/>
          <w:sz w:val="22"/>
          <w:szCs w:val="22"/>
        </w:rPr>
        <w:t>given</w:t>
      </w:r>
      <w:r w:rsidR="006C7FC8" w:rsidRPr="003805EE">
        <w:rPr>
          <w:rFonts w:ascii="Helvetica" w:hAnsi="Helvetica"/>
          <w:sz w:val="22"/>
          <w:szCs w:val="22"/>
        </w:rPr>
        <w:t xml:space="preserve"> </w:t>
      </w:r>
      <w:r w:rsidRPr="003805EE">
        <w:rPr>
          <w:rFonts w:ascii="Helvetica" w:hAnsi="Helvetica"/>
          <w:sz w:val="22"/>
          <w:szCs w:val="22"/>
        </w:rPr>
        <w:t>year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t+1</m:t>
            </m:r>
          </m:sub>
        </m:sSub>
      </m:oMath>
      <w:r w:rsidRPr="003805EE">
        <w:rPr>
          <w:rFonts w:ascii="Helvetica" w:hAnsi="Helvetica"/>
          <w:sz w:val="22"/>
          <w:szCs w:val="22"/>
        </w:rPr>
        <w:t xml:space="preserve">) </w:t>
      </w:r>
      <w:r w:rsidR="006C7FC8">
        <w:rPr>
          <w:rFonts w:ascii="Helvetica" w:hAnsi="Helvetica"/>
          <w:sz w:val="22"/>
          <w:szCs w:val="22"/>
        </w:rPr>
        <w:t>based on</w:t>
      </w:r>
      <w:r w:rsidR="006C7FC8" w:rsidRPr="003805EE">
        <w:rPr>
          <w:rFonts w:ascii="Helvetica" w:hAnsi="Helvetica"/>
          <w:sz w:val="22"/>
          <w:szCs w:val="22"/>
        </w:rPr>
        <w:t xml:space="preserve"> </w:t>
      </w:r>
      <w:r w:rsidRPr="003805EE">
        <w:rPr>
          <w:rFonts w:ascii="Helvetica" w:hAnsi="Helvetica"/>
          <w:sz w:val="22"/>
          <w:szCs w:val="22"/>
        </w:rPr>
        <w:t>monitoring of the previous year’s biomass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oMath>
      <w:r w:rsidRPr="003805EE">
        <w:rPr>
          <w:rFonts w:ascii="Helvetica" w:hAnsi="Helvetica"/>
          <w:sz w:val="22"/>
          <w:szCs w:val="22"/>
        </w:rPr>
        <w:t xml:space="preserve">), knowledge </w:t>
      </w:r>
      <w:r w:rsidR="006C7FC8">
        <w:rPr>
          <w:rFonts w:ascii="Helvetica" w:hAnsi="Helvetica"/>
          <w:sz w:val="22"/>
          <w:szCs w:val="22"/>
        </w:rPr>
        <w:t>about life history and productivity</w:t>
      </w:r>
      <w:r w:rsidRPr="003805EE">
        <w:rPr>
          <w:rFonts w:ascii="Helvetica" w:hAnsi="Helvetica"/>
          <w:sz w:val="22"/>
          <w:szCs w:val="22"/>
        </w:rPr>
        <w:t xml:space="preserve">, and </w:t>
      </w:r>
      <w:r w:rsidR="003E7E55">
        <w:rPr>
          <w:rFonts w:ascii="Helvetica" w:hAnsi="Helvetica"/>
          <w:sz w:val="22"/>
          <w:szCs w:val="22"/>
        </w:rPr>
        <w:t>some</w:t>
      </w:r>
      <w:r w:rsidR="003E7E55" w:rsidRPr="003805EE">
        <w:rPr>
          <w:rFonts w:ascii="Helvetica" w:hAnsi="Helvetica"/>
          <w:sz w:val="22"/>
          <w:szCs w:val="22"/>
        </w:rPr>
        <w:t xml:space="preserve"> </w:t>
      </w:r>
      <w:r w:rsidRPr="003805EE">
        <w:rPr>
          <w:rFonts w:ascii="Helvetica" w:hAnsi="Helvetica"/>
          <w:sz w:val="22"/>
          <w:szCs w:val="22"/>
        </w:rPr>
        <w:t>measure of the yield (</w:t>
      </w:r>
      <m:oMath>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oMath>
      <w:r w:rsidRPr="003805EE">
        <w:rPr>
          <w:rFonts w:ascii="Helvetica" w:hAnsi="Helvetica"/>
          <w:sz w:val="22"/>
          <w:szCs w:val="22"/>
        </w:rPr>
        <w:t xml:space="preserve">). However, managers </w:t>
      </w:r>
      <w:r w:rsidR="006C7FC8">
        <w:rPr>
          <w:rFonts w:ascii="Helvetica" w:hAnsi="Helvetica"/>
          <w:sz w:val="22"/>
          <w:szCs w:val="22"/>
        </w:rPr>
        <w:t xml:space="preserve">rely on </w:t>
      </w:r>
      <w:r w:rsidR="003E7E55">
        <w:rPr>
          <w:rFonts w:ascii="Helvetica" w:hAnsi="Helvetica"/>
          <w:sz w:val="22"/>
          <w:szCs w:val="22"/>
        </w:rPr>
        <w:t xml:space="preserve">estimates of biomass (hereafter referred to as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oMath>
      <w:r w:rsidR="003E7E55">
        <w:rPr>
          <w:rFonts w:ascii="Helvetica" w:hAnsi="Helvetica"/>
          <w:sz w:val="22"/>
          <w:szCs w:val="22"/>
        </w:rPr>
        <w:t>), and often have to make assumptions about the values</w:t>
      </w:r>
      <w:r w:rsidR="00810974">
        <w:rPr>
          <w:rFonts w:ascii="Helvetica" w:hAnsi="Helvetica"/>
          <w:sz w:val="22"/>
          <w:szCs w:val="22"/>
        </w:rPr>
        <w:t xml:space="preserve"> and uncertainty</w:t>
      </w:r>
      <w:r w:rsidR="003E7E55">
        <w:rPr>
          <w:rFonts w:ascii="Helvetica" w:hAnsi="Helvetica"/>
          <w:sz w:val="22"/>
          <w:szCs w:val="22"/>
        </w:rPr>
        <w:t xml:space="preserve"> of certain life history parameters</w:t>
      </w:r>
      <w:r w:rsidRPr="003805EE">
        <w:rPr>
          <w:rFonts w:ascii="Helvetica" w:hAnsi="Helvetica"/>
          <w:sz w:val="22"/>
          <w:szCs w:val="22"/>
        </w:rPr>
        <w:t xml:space="preserve">. The degree to which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oMath>
      <w:r w:rsidRPr="003805EE">
        <w:rPr>
          <w:rFonts w:ascii="Helvetica" w:hAnsi="Helvetica"/>
          <w:sz w:val="22"/>
          <w:szCs w:val="22"/>
        </w:rPr>
        <w:t xml:space="preserve"> is a</w:t>
      </w:r>
      <w:ins w:id="16" w:author="Adrian Stier" w:date="2022-01-17T12:27:00Z">
        <w:r w:rsidR="00C02672">
          <w:rPr>
            <w:rFonts w:ascii="Helvetica" w:hAnsi="Helvetica"/>
            <w:sz w:val="22"/>
            <w:szCs w:val="22"/>
          </w:rPr>
          <w:t>n</w:t>
        </w:r>
      </w:ins>
      <w:r w:rsidRPr="003805EE">
        <w:rPr>
          <w:rFonts w:ascii="Helvetica" w:hAnsi="Helvetica"/>
          <w:sz w:val="22"/>
          <w:szCs w:val="22"/>
        </w:rPr>
        <w:t xml:space="preserve"> </w:t>
      </w:r>
      <w:del w:id="17" w:author="Adrian Stier" w:date="2022-01-17T12:27:00Z">
        <w:r w:rsidRPr="003805EE" w:rsidDel="00C02672">
          <w:rPr>
            <w:rFonts w:ascii="Helvetica" w:hAnsi="Helvetica"/>
            <w:sz w:val="22"/>
            <w:szCs w:val="22"/>
          </w:rPr>
          <w:delText xml:space="preserve">precise </w:delText>
        </w:r>
      </w:del>
      <w:proofErr w:type="spellStart"/>
      <w:ins w:id="18" w:author="Adrian Stier" w:date="2022-01-17T12:27:00Z">
        <w:r w:rsidR="00C02672">
          <w:rPr>
            <w:rFonts w:ascii="Helvetica" w:hAnsi="Helvetica"/>
            <w:sz w:val="22"/>
            <w:szCs w:val="22"/>
          </w:rPr>
          <w:t>accurte</w:t>
        </w:r>
        <w:proofErr w:type="spellEnd"/>
        <w:r w:rsidR="00C02672" w:rsidRPr="003805EE">
          <w:rPr>
            <w:rFonts w:ascii="Helvetica" w:hAnsi="Helvetica"/>
            <w:sz w:val="22"/>
            <w:szCs w:val="22"/>
          </w:rPr>
          <w:t xml:space="preserve"> </w:t>
        </w:r>
      </w:ins>
      <w:r w:rsidRPr="003805EE">
        <w:rPr>
          <w:rFonts w:ascii="Helvetica" w:hAnsi="Helvetica"/>
          <w:sz w:val="22"/>
          <w:szCs w:val="22"/>
        </w:rPr>
        <w:t>representation of the true resource biomass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oMath>
      <w:r w:rsidRPr="003805EE">
        <w:rPr>
          <w:rFonts w:ascii="Helvetica" w:hAnsi="Helvetica"/>
          <w:sz w:val="22"/>
          <w:szCs w:val="22"/>
        </w:rPr>
        <w:t>) is determined by monitoring precision</w:t>
      </w:r>
      <w:r w:rsidR="002E6B2A">
        <w:rPr>
          <w:rFonts w:ascii="Helvetica" w:hAnsi="Helvetica"/>
          <w:sz w:val="22"/>
          <w:szCs w:val="22"/>
        </w:rPr>
        <w:t>.</w:t>
      </w:r>
      <w:r w:rsidR="00B15930">
        <w:rPr>
          <w:rFonts w:ascii="Helvetica" w:hAnsi="Helvetica"/>
          <w:sz w:val="22"/>
          <w:szCs w:val="22"/>
        </w:rPr>
        <w:t xml:space="preserve"> </w:t>
      </w:r>
      <w:r w:rsidRPr="003805EE">
        <w:rPr>
          <w:rFonts w:ascii="Helvetica" w:hAnsi="Helvetica"/>
          <w:sz w:val="22"/>
          <w:szCs w:val="22"/>
        </w:rPr>
        <w:t>We assume</w:t>
      </w:r>
      <w:r w:rsidR="003E4DCD" w:rsidRPr="003805EE">
        <w:rPr>
          <w:rFonts w:ascii="Helvetica" w:hAnsi="Helvetica"/>
          <w:sz w:val="22"/>
          <w:szCs w:val="22"/>
        </w:rPr>
        <w:t>d</w:t>
      </w:r>
      <w:r w:rsidRPr="003805EE">
        <w:rPr>
          <w:rFonts w:ascii="Helvetica" w:hAnsi="Helvetica"/>
          <w:sz w:val="22"/>
          <w:szCs w:val="22"/>
        </w:rPr>
        <w:t xml:space="preserve"> </w:t>
      </w:r>
      <w:r w:rsidR="00286628">
        <w:rPr>
          <w:rFonts w:ascii="Helvetica" w:hAnsi="Helvetica"/>
          <w:sz w:val="22"/>
          <w:szCs w:val="22"/>
        </w:rPr>
        <w:t xml:space="preserve">that </w:t>
      </w:r>
      <w:r w:rsidRPr="003805EE">
        <w:rPr>
          <w:rFonts w:ascii="Helvetica" w:hAnsi="Helvetica"/>
          <w:sz w:val="22"/>
          <w:szCs w:val="22"/>
        </w:rPr>
        <w:t xml:space="preserve">measurement error </w:t>
      </w:r>
      <w:r w:rsidR="00BF7FB1">
        <w:rPr>
          <w:rFonts w:ascii="Helvetica" w:hAnsi="Helvetica"/>
          <w:sz w:val="22"/>
          <w:szCs w:val="22"/>
        </w:rPr>
        <w:t xml:space="preserve">lowers </w:t>
      </w:r>
      <w:del w:id="19" w:author="Adrian Stier" w:date="2022-01-17T12:26:00Z">
        <w:r w:rsidR="00BF7FB1" w:rsidDel="00C02672">
          <w:rPr>
            <w:rFonts w:ascii="Helvetica" w:hAnsi="Helvetica"/>
            <w:sz w:val="22"/>
            <w:szCs w:val="22"/>
          </w:rPr>
          <w:delText>precision</w:delText>
        </w:r>
        <w:r w:rsidRPr="003805EE" w:rsidDel="00C02672">
          <w:rPr>
            <w:rFonts w:ascii="Helvetica" w:hAnsi="Helvetica"/>
            <w:sz w:val="22"/>
            <w:szCs w:val="22"/>
          </w:rPr>
          <w:delText xml:space="preserve"> </w:delText>
        </w:r>
      </w:del>
      <w:ins w:id="20" w:author="Adrian Stier" w:date="2022-01-17T12:26:00Z">
        <w:r w:rsidR="00C02672">
          <w:rPr>
            <w:rFonts w:ascii="Helvetica" w:hAnsi="Helvetica"/>
            <w:sz w:val="22"/>
            <w:szCs w:val="22"/>
          </w:rPr>
          <w:t>accuracy</w:t>
        </w:r>
      </w:ins>
      <w:del w:id="21" w:author="Adrian Stier" w:date="2022-01-17T12:27:00Z">
        <w:r w:rsidRPr="003805EE" w:rsidDel="00C02672">
          <w:rPr>
            <w:rFonts w:ascii="Helvetica" w:hAnsi="Helvetica"/>
            <w:sz w:val="22"/>
            <w:szCs w:val="22"/>
          </w:rPr>
          <w:delText xml:space="preserve">but </w:delText>
        </w:r>
        <w:r w:rsidR="00BF7FB1" w:rsidDel="00C02672">
          <w:rPr>
            <w:rFonts w:ascii="Helvetica" w:hAnsi="Helvetica"/>
            <w:sz w:val="22"/>
            <w:szCs w:val="22"/>
          </w:rPr>
          <w:delText>not</w:delText>
        </w:r>
        <w:r w:rsidR="00BF7FB1" w:rsidRPr="003805EE" w:rsidDel="00C02672">
          <w:rPr>
            <w:rFonts w:ascii="Helvetica" w:hAnsi="Helvetica"/>
            <w:sz w:val="22"/>
            <w:szCs w:val="22"/>
          </w:rPr>
          <w:delText xml:space="preserve"> </w:delText>
        </w:r>
      </w:del>
      <w:del w:id="22" w:author="Adrian Stier" w:date="2022-01-17T12:26:00Z">
        <w:r w:rsidRPr="003805EE" w:rsidDel="00C02672">
          <w:rPr>
            <w:rFonts w:ascii="Helvetica" w:hAnsi="Helvetica"/>
            <w:sz w:val="22"/>
            <w:szCs w:val="22"/>
          </w:rPr>
          <w:delText>accuracy</w:delText>
        </w:r>
      </w:del>
      <w:r w:rsidRPr="003805EE">
        <w:rPr>
          <w:rFonts w:ascii="Helvetica" w:hAnsi="Helvetica"/>
          <w:sz w:val="22"/>
          <w:szCs w:val="22"/>
        </w:rPr>
        <w:t xml:space="preserve">, and modeled monitoring error as a log-normally distributed random variable with mean </w:t>
      </w:r>
      <m:oMath>
        <m:r>
          <w:rPr>
            <w:rFonts w:ascii="Cambria Math" w:hAnsi="Cambria Math"/>
            <w:sz w:val="22"/>
            <w:szCs w:val="22"/>
          </w:rPr>
          <m:t>-</m:t>
        </m:r>
        <m:f>
          <m:fPr>
            <m:type m:val="lin"/>
            <m:ctrlPr>
              <w:rPr>
                <w:rFonts w:ascii="Cambria Math" w:hAnsi="Cambria Math"/>
                <w:i/>
                <w:sz w:val="22"/>
                <w:szCs w:val="22"/>
              </w:rPr>
            </m:ctrlPr>
          </m:fPr>
          <m:num>
            <m:sSup>
              <m:sSupPr>
                <m:ctrlPr>
                  <w:rPr>
                    <w:rFonts w:ascii="Cambria Math" w:hAnsi="Cambria Math"/>
                    <w:i/>
                    <w:sz w:val="22"/>
                    <w:szCs w:val="22"/>
                  </w:rPr>
                </m:ctrlPr>
              </m:sSupPr>
              <m:e>
                <m:r>
                  <w:rPr>
                    <w:rFonts w:ascii="Cambria Math" w:hAnsi="Cambria Math"/>
                    <w:sz w:val="22"/>
                    <w:szCs w:val="22"/>
                  </w:rPr>
                  <m:t>σ</m:t>
                </m:r>
              </m:e>
              <m:sup>
                <m:r>
                  <w:rPr>
                    <w:rFonts w:ascii="Cambria Math" w:hAnsi="Cambria Math"/>
                    <w:sz w:val="22"/>
                    <w:szCs w:val="22"/>
                  </w:rPr>
                  <m:t>2</m:t>
                </m:r>
              </m:sup>
            </m:sSup>
          </m:num>
          <m:den>
            <m:r>
              <w:rPr>
                <w:rFonts w:ascii="Cambria Math" w:hAnsi="Cambria Math"/>
                <w:sz w:val="22"/>
                <w:szCs w:val="22"/>
              </w:rPr>
              <m:t>2</m:t>
            </m:r>
          </m:den>
        </m:f>
      </m:oMath>
      <w:r w:rsidR="00F328CD" w:rsidRPr="003805EE">
        <w:rPr>
          <w:rFonts w:ascii="Helvetica" w:hAnsi="Helvetica"/>
          <w:sz w:val="22"/>
          <w:szCs w:val="22"/>
        </w:rPr>
        <w:t xml:space="preserve"> </w:t>
      </w:r>
      <w:r w:rsidRPr="003805EE">
        <w:rPr>
          <w:rFonts w:ascii="Helvetica" w:hAnsi="Helvetica"/>
          <w:sz w:val="22"/>
          <w:szCs w:val="22"/>
        </w:rPr>
        <w:t xml:space="preserve">and variance </w:t>
      </w:r>
      <m:oMath>
        <m:r>
          <w:rPr>
            <w:rFonts w:ascii="Cambria Math" w:hAnsi="Cambria Math"/>
            <w:sz w:val="22"/>
            <w:szCs w:val="22"/>
          </w:rPr>
          <m:t>σ</m:t>
        </m:r>
      </m:oMath>
      <w:r w:rsidR="004B23E1">
        <w:rPr>
          <w:rFonts w:ascii="Helvetica" w:hAnsi="Helvetica"/>
          <w:sz w:val="22"/>
          <w:szCs w:val="22"/>
        </w:rPr>
        <w:t>. We did not consider</w:t>
      </w:r>
      <w:r w:rsidR="007068D6">
        <w:rPr>
          <w:rFonts w:ascii="Helvetica" w:hAnsi="Helvetica"/>
          <w:sz w:val="22"/>
          <w:szCs w:val="22"/>
        </w:rPr>
        <w:t xml:space="preserve"> autocorrelation in estimation errors</w:t>
      </w:r>
      <w:r w:rsidRPr="003805EE">
        <w:rPr>
          <w:rFonts w:ascii="Helvetica" w:hAnsi="Helvetica"/>
          <w:sz w:val="22"/>
          <w:szCs w:val="22"/>
        </w:rPr>
        <w:t xml:space="preserve">. The degree of monitoring </w:t>
      </w:r>
      <w:del w:id="23" w:author="Adrian Stier" w:date="2022-01-17T12:27:00Z">
        <w:r w:rsidRPr="003805EE" w:rsidDel="00C02672">
          <w:rPr>
            <w:rFonts w:ascii="Helvetica" w:hAnsi="Helvetica"/>
            <w:sz w:val="22"/>
            <w:szCs w:val="22"/>
          </w:rPr>
          <w:delText xml:space="preserve">precision </w:delText>
        </w:r>
      </w:del>
      <w:ins w:id="24" w:author="Adrian Stier" w:date="2022-01-17T12:27:00Z">
        <w:r w:rsidR="00C02672">
          <w:rPr>
            <w:rFonts w:ascii="Helvetica" w:hAnsi="Helvetica"/>
            <w:sz w:val="22"/>
            <w:szCs w:val="22"/>
          </w:rPr>
          <w:t>accuracy</w:t>
        </w:r>
        <w:r w:rsidR="00C02672" w:rsidRPr="003805EE">
          <w:rPr>
            <w:rFonts w:ascii="Helvetica" w:hAnsi="Helvetica"/>
            <w:sz w:val="22"/>
            <w:szCs w:val="22"/>
          </w:rPr>
          <w:t xml:space="preserve"> </w:t>
        </w:r>
      </w:ins>
      <w:r w:rsidRPr="003805EE">
        <w:rPr>
          <w:rFonts w:ascii="Helvetica" w:hAnsi="Helvetica"/>
          <w:sz w:val="22"/>
          <w:szCs w:val="22"/>
        </w:rPr>
        <w:t xml:space="preserve">in any given system is generally based on the spatial extent, temporal extent, and degree to which monitoring samples are replicated. Therefore, at higher monitoring </w:t>
      </w:r>
      <w:ins w:id="25" w:author="Adrian Stier" w:date="2022-01-17T12:27:00Z">
        <w:r w:rsidR="00C02672">
          <w:rPr>
            <w:rFonts w:ascii="Helvetica" w:hAnsi="Helvetica"/>
            <w:sz w:val="22"/>
            <w:szCs w:val="22"/>
          </w:rPr>
          <w:t>accuracy</w:t>
        </w:r>
        <w:r w:rsidR="00C02672" w:rsidRPr="003805EE">
          <w:rPr>
            <w:rFonts w:ascii="Helvetica" w:hAnsi="Helvetica"/>
            <w:sz w:val="22"/>
            <w:szCs w:val="22"/>
          </w:rPr>
          <w:t xml:space="preserve"> </w:t>
        </w:r>
      </w:ins>
      <w:del w:id="26" w:author="Adrian Stier" w:date="2022-01-17T12:27:00Z">
        <w:r w:rsidRPr="003805EE" w:rsidDel="00C02672">
          <w:rPr>
            <w:rFonts w:ascii="Helvetica" w:hAnsi="Helvetica"/>
            <w:sz w:val="22"/>
            <w:szCs w:val="22"/>
          </w:rPr>
          <w:delText xml:space="preserve">precision </w:delText>
        </w:r>
      </w:del>
      <w:r w:rsidRPr="003805EE">
        <w:rPr>
          <w:rFonts w:ascii="Helvetica" w:hAnsi="Helvetica"/>
          <w:sz w:val="22"/>
          <w:szCs w:val="22"/>
        </w:rPr>
        <w:t xml:space="preserve">(lower </w:t>
      </w:r>
      <m:oMath>
        <m:r>
          <w:rPr>
            <w:rFonts w:ascii="Cambria Math" w:hAnsi="Cambria Math"/>
            <w:sz w:val="22"/>
            <w:szCs w:val="22"/>
          </w:rPr>
          <m:t>σ</m:t>
        </m:r>
      </m:oMath>
      <w:r w:rsidRPr="003805EE">
        <w:rPr>
          <w:rFonts w:ascii="Helvetica" w:hAnsi="Helvetica"/>
          <w:sz w:val="22"/>
          <w:szCs w:val="22"/>
        </w:rPr>
        <w:t xml:space="preserve">),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oMath>
      <w:r w:rsidRPr="003805EE">
        <w:rPr>
          <w:rFonts w:ascii="Helvetica" w:hAnsi="Helvetica"/>
          <w:sz w:val="22"/>
          <w:szCs w:val="22"/>
        </w:rPr>
        <w:t xml:space="preserve"> approaches the true biomass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oMath>
      <w:r w:rsidRPr="003805EE">
        <w:rPr>
          <w:rFonts w:ascii="Helvetica" w:hAnsi="Helvetica"/>
          <w:sz w:val="22"/>
          <w:szCs w:val="22"/>
        </w:rPr>
        <w:t>. We assume</w:t>
      </w:r>
      <w:r w:rsidR="003E4DCD" w:rsidRPr="003805EE">
        <w:rPr>
          <w:rFonts w:ascii="Helvetica" w:hAnsi="Helvetica"/>
          <w:sz w:val="22"/>
          <w:szCs w:val="22"/>
        </w:rPr>
        <w:t>d</w:t>
      </w:r>
      <w:r w:rsidRPr="003805EE">
        <w:rPr>
          <w:rFonts w:ascii="Helvetica" w:hAnsi="Helvetica"/>
          <w:sz w:val="22"/>
          <w:szCs w:val="22"/>
        </w:rPr>
        <w:t xml:space="preserve"> that as monitoring becomes less </w:t>
      </w:r>
      <w:del w:id="27" w:author="Adrian Stier" w:date="2022-01-17T12:27:00Z">
        <w:r w:rsidRPr="003805EE" w:rsidDel="00C02672">
          <w:rPr>
            <w:rFonts w:ascii="Helvetica" w:hAnsi="Helvetica"/>
            <w:sz w:val="22"/>
            <w:szCs w:val="22"/>
          </w:rPr>
          <w:delText>precise</w:delText>
        </w:r>
      </w:del>
      <w:ins w:id="28" w:author="Adrian Stier" w:date="2022-01-17T12:27:00Z">
        <w:r w:rsidR="00C02672">
          <w:rPr>
            <w:rFonts w:ascii="Helvetica" w:hAnsi="Helvetica"/>
            <w:sz w:val="22"/>
            <w:szCs w:val="22"/>
          </w:rPr>
          <w:t>accurate</w:t>
        </w:r>
      </w:ins>
      <w:r w:rsidRPr="003805EE">
        <w:rPr>
          <w:rFonts w:ascii="Helvetica" w:hAnsi="Helvetica"/>
          <w:sz w:val="22"/>
          <w:szCs w:val="22"/>
        </w:rPr>
        <w:t>, the deviation of the estimated biomass from the</w:t>
      </w:r>
      <w:r w:rsidR="003E4DCD" w:rsidRPr="003805EE">
        <w:rPr>
          <w:rFonts w:ascii="Helvetica" w:hAnsi="Helvetica"/>
          <w:sz w:val="22"/>
          <w:szCs w:val="22"/>
        </w:rPr>
        <w:t xml:space="preserve"> true biomass increase</w:t>
      </w:r>
      <w:r w:rsidR="009E0068" w:rsidRPr="003805EE">
        <w:rPr>
          <w:rFonts w:ascii="Helvetica" w:hAnsi="Helvetica"/>
          <w:sz w:val="22"/>
          <w:szCs w:val="22"/>
        </w:rPr>
        <w:t>s</w:t>
      </w:r>
      <w:r w:rsidRPr="003805EE">
        <w:rPr>
          <w:rFonts w:ascii="Helvetica" w:hAnsi="Helvetica"/>
          <w:sz w:val="22"/>
          <w:szCs w:val="22"/>
        </w:rPr>
        <w:t xml:space="preserve"> exponentially (</w:t>
      </w:r>
      <w:r w:rsidR="00081AA9">
        <w:rPr>
          <w:rFonts w:ascii="Helvetica" w:hAnsi="Helvetica"/>
          <w:sz w:val="22"/>
          <w:szCs w:val="22"/>
        </w:rPr>
        <w:t>ESM 1</w:t>
      </w:r>
      <w:r w:rsidR="001D1868">
        <w:rPr>
          <w:rFonts w:ascii="Helvetica" w:hAnsi="Helvetica"/>
          <w:sz w:val="22"/>
          <w:szCs w:val="22"/>
        </w:rPr>
        <w:t>, Fig. S1</w:t>
      </w:r>
      <w:r w:rsidRPr="003805EE">
        <w:rPr>
          <w:rFonts w:ascii="Helvetica" w:hAnsi="Helvetica"/>
          <w:sz w:val="22"/>
          <w:szCs w:val="22"/>
        </w:rPr>
        <w:t>). We also assume</w:t>
      </w:r>
      <w:r w:rsidR="003E4DCD" w:rsidRPr="003805EE">
        <w:rPr>
          <w:rFonts w:ascii="Helvetica" w:hAnsi="Helvetica"/>
          <w:sz w:val="22"/>
          <w:szCs w:val="22"/>
        </w:rPr>
        <w:t>d</w:t>
      </w:r>
      <w:r w:rsidRPr="003805EE">
        <w:rPr>
          <w:rFonts w:ascii="Helvetica" w:hAnsi="Helvetica"/>
          <w:sz w:val="22"/>
          <w:szCs w:val="22"/>
        </w:rPr>
        <w:t xml:space="preserve"> monitoring </w:t>
      </w:r>
      <w:ins w:id="29" w:author="Adrian Stier" w:date="2022-01-17T12:27:00Z">
        <w:r w:rsidR="00C02672">
          <w:rPr>
            <w:rFonts w:ascii="Helvetica" w:hAnsi="Helvetica"/>
            <w:sz w:val="22"/>
            <w:szCs w:val="22"/>
          </w:rPr>
          <w:t>accuracy</w:t>
        </w:r>
        <w:r w:rsidR="00C02672" w:rsidRPr="003805EE">
          <w:rPr>
            <w:rFonts w:ascii="Helvetica" w:hAnsi="Helvetica"/>
            <w:sz w:val="22"/>
            <w:szCs w:val="22"/>
          </w:rPr>
          <w:t xml:space="preserve"> </w:t>
        </w:r>
      </w:ins>
      <w:del w:id="30" w:author="Adrian Stier" w:date="2022-01-17T12:27:00Z">
        <w:r w:rsidRPr="003805EE" w:rsidDel="00C02672">
          <w:rPr>
            <w:rFonts w:ascii="Helvetica" w:hAnsi="Helvetica"/>
            <w:sz w:val="22"/>
            <w:szCs w:val="22"/>
          </w:rPr>
          <w:delText xml:space="preserve">precision </w:delText>
        </w:r>
      </w:del>
      <w:r w:rsidR="003E4DCD" w:rsidRPr="003805EE">
        <w:rPr>
          <w:rFonts w:ascii="Helvetica" w:hAnsi="Helvetica"/>
          <w:sz w:val="22"/>
          <w:szCs w:val="22"/>
        </w:rPr>
        <w:t>was</w:t>
      </w:r>
      <w:r w:rsidRPr="003805EE">
        <w:rPr>
          <w:rFonts w:ascii="Helvetica" w:hAnsi="Helvetica"/>
          <w:sz w:val="22"/>
          <w:szCs w:val="22"/>
        </w:rPr>
        <w:t xml:space="preserve"> not autocorrelated and</w:t>
      </w:r>
      <w:r w:rsidR="003E4DCD" w:rsidRPr="003805EE">
        <w:rPr>
          <w:rFonts w:ascii="Helvetica" w:hAnsi="Helvetica"/>
          <w:sz w:val="22"/>
          <w:szCs w:val="22"/>
        </w:rPr>
        <w:t xml:space="preserve"> was</w:t>
      </w:r>
      <w:r w:rsidRPr="003805EE">
        <w:rPr>
          <w:rFonts w:ascii="Helvetica" w:hAnsi="Helvetica"/>
          <w:sz w:val="22"/>
          <w:szCs w:val="22"/>
        </w:rPr>
        <w:t xml:space="preserve"> only dependent upon the current year’s monitoring. </w:t>
      </w:r>
    </w:p>
    <w:p w14:paraId="02C27F3C" w14:textId="77777777" w:rsidR="004352AB" w:rsidRPr="003805EE" w:rsidRDefault="004352AB" w:rsidP="006551EE">
      <w:pPr>
        <w:ind w:firstLine="720"/>
        <w:rPr>
          <w:rFonts w:ascii="Helvetica" w:hAnsi="Helvetica"/>
          <w:sz w:val="22"/>
          <w:szCs w:val="22"/>
        </w:rPr>
      </w:pPr>
    </w:p>
    <w:p w14:paraId="5490F213" w14:textId="77777777" w:rsidR="00336865" w:rsidRPr="00336865" w:rsidRDefault="004352AB" w:rsidP="006551EE">
      <w:pPr>
        <w:rPr>
          <w:rFonts w:ascii="Helvetica" w:hAnsi="Helvetica"/>
          <w:i/>
          <w:iCs/>
          <w:sz w:val="22"/>
          <w:szCs w:val="22"/>
        </w:rPr>
      </w:pPr>
      <w:r w:rsidRPr="00336865">
        <w:rPr>
          <w:rFonts w:ascii="Helvetica" w:hAnsi="Helvetica"/>
          <w:i/>
          <w:iCs/>
          <w:sz w:val="22"/>
          <w:szCs w:val="22"/>
        </w:rPr>
        <w:t>Management Model</w:t>
      </w:r>
    </w:p>
    <w:p w14:paraId="7A97CE6D" w14:textId="6FA62972" w:rsidR="004352AB" w:rsidRPr="003805EE" w:rsidRDefault="004352AB" w:rsidP="006551EE">
      <w:pPr>
        <w:rPr>
          <w:rFonts w:ascii="Helvetica" w:hAnsi="Helvetica"/>
          <w:sz w:val="22"/>
          <w:szCs w:val="22"/>
        </w:rPr>
      </w:pPr>
      <w:r w:rsidRPr="003805EE">
        <w:rPr>
          <w:rFonts w:ascii="Helvetica" w:hAnsi="Helvetica"/>
          <w:sz w:val="22"/>
          <w:szCs w:val="22"/>
        </w:rPr>
        <w:t>When monitoring</w:t>
      </w:r>
      <w:r w:rsidR="008F2A30">
        <w:rPr>
          <w:rFonts w:ascii="Helvetica" w:hAnsi="Helvetica"/>
          <w:sz w:val="22"/>
          <w:szCs w:val="22"/>
        </w:rPr>
        <w:t xml:space="preserve"> data are low-resolution</w:t>
      </w:r>
      <w:r w:rsidRPr="003805EE">
        <w:rPr>
          <w:rFonts w:ascii="Helvetica" w:hAnsi="Helvetica"/>
          <w:sz w:val="22"/>
          <w:szCs w:val="22"/>
        </w:rPr>
        <w:t xml:space="preserve">, estimates of future biomass can be highly uncertain, </w:t>
      </w:r>
      <w:r w:rsidR="00A5376C" w:rsidRPr="003805EE">
        <w:rPr>
          <w:rFonts w:ascii="Helvetica" w:hAnsi="Helvetica"/>
          <w:sz w:val="22"/>
          <w:szCs w:val="22"/>
        </w:rPr>
        <w:t xml:space="preserve">which can lead to </w:t>
      </w:r>
      <w:r w:rsidRPr="003805EE">
        <w:rPr>
          <w:rFonts w:ascii="Helvetica" w:hAnsi="Helvetica"/>
          <w:sz w:val="22"/>
          <w:szCs w:val="22"/>
        </w:rPr>
        <w:t>under</w:t>
      </w:r>
      <w:r w:rsidR="00151A85" w:rsidRPr="003805EE">
        <w:rPr>
          <w:rFonts w:ascii="Helvetica" w:hAnsi="Helvetica"/>
          <w:sz w:val="22"/>
          <w:szCs w:val="22"/>
        </w:rPr>
        <w:t>-</w:t>
      </w:r>
      <w:r w:rsidRPr="003805EE">
        <w:rPr>
          <w:rFonts w:ascii="Helvetica" w:hAnsi="Helvetica"/>
          <w:sz w:val="22"/>
          <w:szCs w:val="22"/>
        </w:rPr>
        <w:t xml:space="preserve"> </w:t>
      </w:r>
      <w:r w:rsidR="00286628">
        <w:rPr>
          <w:rFonts w:ascii="Helvetica" w:hAnsi="Helvetica"/>
          <w:sz w:val="22"/>
          <w:szCs w:val="22"/>
        </w:rPr>
        <w:t>or</w:t>
      </w:r>
      <w:r w:rsidR="00286628" w:rsidRPr="003805EE">
        <w:rPr>
          <w:rFonts w:ascii="Helvetica" w:hAnsi="Helvetica"/>
          <w:sz w:val="22"/>
          <w:szCs w:val="22"/>
        </w:rPr>
        <w:t xml:space="preserve"> </w:t>
      </w:r>
      <w:r w:rsidRPr="003805EE">
        <w:rPr>
          <w:rFonts w:ascii="Helvetica" w:hAnsi="Helvetica"/>
          <w:sz w:val="22"/>
          <w:szCs w:val="22"/>
        </w:rPr>
        <w:t>over</w:t>
      </w:r>
      <w:r w:rsidR="00151A85" w:rsidRPr="003805EE">
        <w:rPr>
          <w:rFonts w:ascii="Helvetica" w:hAnsi="Helvetica"/>
          <w:sz w:val="22"/>
          <w:szCs w:val="22"/>
        </w:rPr>
        <w:t>-</w:t>
      </w:r>
      <w:r w:rsidRPr="003805EE">
        <w:rPr>
          <w:rFonts w:ascii="Helvetica" w:hAnsi="Helvetica"/>
          <w:sz w:val="22"/>
          <w:szCs w:val="22"/>
        </w:rPr>
        <w:t>harvesting. To simulate resource harvest in our model we first calculated the biomass corresponding to maximum sustainable yield of the stock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sidRPr="003805EE">
        <w:rPr>
          <w:rFonts w:ascii="Helvetica" w:hAnsi="Helvetica"/>
          <w:sz w:val="22"/>
          <w:szCs w:val="22"/>
        </w:rPr>
        <w:t>), where:</w:t>
      </w:r>
    </w:p>
    <w:p w14:paraId="2CD71D31" w14:textId="77777777" w:rsidR="004352AB" w:rsidRPr="003805EE" w:rsidRDefault="004352AB" w:rsidP="006551EE">
      <w:pPr>
        <w:rPr>
          <w:rFonts w:ascii="Helvetica" w:hAnsi="Helvetica"/>
          <w:sz w:val="22"/>
          <w:szCs w:val="22"/>
        </w:rPr>
      </w:pPr>
    </w:p>
    <w:p w14:paraId="5387B971" w14:textId="1FED9144" w:rsidR="004352AB" w:rsidRPr="003805EE" w:rsidRDefault="004352AB" w:rsidP="006551EE">
      <w:pPr>
        <w:tabs>
          <w:tab w:val="left" w:pos="8640"/>
        </w:tabs>
        <w:rPr>
          <w:rFonts w:ascii="Helvetica" w:hAnsi="Helvetica"/>
          <w:sz w:val="22"/>
          <w:szCs w:val="22"/>
        </w:rPr>
      </w:pPr>
      <w:r w:rsidRPr="003805EE">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A</m:t>
            </m:r>
          </m:num>
          <m:den>
            <m:r>
              <w:rPr>
                <w:rFonts w:ascii="Cambria Math" w:hAnsi="Cambria Math"/>
                <w:sz w:val="22"/>
                <w:szCs w:val="22"/>
              </w:rPr>
              <m:t>3</m:t>
            </m:r>
          </m:den>
        </m:f>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K</m:t>
            </m:r>
          </m:num>
          <m:den>
            <m:r>
              <w:rPr>
                <w:rFonts w:ascii="Cambria Math" w:hAnsi="Cambria Math"/>
                <w:sz w:val="22"/>
                <w:szCs w:val="22"/>
              </w:rPr>
              <m:t>3</m:t>
            </m:r>
          </m:den>
        </m:f>
        <m:r>
          <w:rPr>
            <w:rFonts w:ascii="Cambria Math" w:hAnsi="Cambria Math"/>
            <w:sz w:val="22"/>
            <w:szCs w:val="22"/>
          </w:rPr>
          <m:t>+</m:t>
        </m:r>
        <m:f>
          <m:fPr>
            <m:ctrlPr>
              <w:rPr>
                <w:rFonts w:ascii="Cambria Math" w:hAnsi="Cambria Math"/>
                <w:i/>
                <w:sz w:val="22"/>
                <w:szCs w:val="22"/>
              </w:rPr>
            </m:ctrlPr>
          </m:fPr>
          <m:num>
            <m:sSup>
              <m:sSupPr>
                <m:ctrlPr>
                  <w:rPr>
                    <w:rFonts w:ascii="Cambria Math" w:hAnsi="Cambria Math"/>
                    <w:i/>
                    <w:sz w:val="22"/>
                    <w:szCs w:val="22"/>
                  </w:rPr>
                </m:ctrlPr>
              </m:sSupPr>
              <m:e>
                <m:r>
                  <w:rPr>
                    <w:rFonts w:ascii="Cambria Math" w:hAnsi="Cambria Math"/>
                    <w:sz w:val="22"/>
                    <w:szCs w:val="22"/>
                  </w:rPr>
                  <m:t>A</m:t>
                </m:r>
              </m:e>
              <m:sup>
                <m:r>
                  <w:rPr>
                    <w:rFonts w:ascii="Cambria Math" w:hAnsi="Cambria Math"/>
                    <w:sz w:val="22"/>
                    <w:szCs w:val="22"/>
                  </w:rPr>
                  <m:t>2</m:t>
                </m:r>
              </m:sup>
            </m:sSup>
            <m:r>
              <w:rPr>
                <w:rFonts w:ascii="Cambria Math" w:hAnsi="Cambria Math"/>
                <w:sz w:val="22"/>
                <w:szCs w:val="22"/>
              </w:rPr>
              <m:t>-AK+</m:t>
            </m:r>
            <m:sSup>
              <m:sSupPr>
                <m:ctrlPr>
                  <w:rPr>
                    <w:rFonts w:ascii="Cambria Math" w:hAnsi="Cambria Math"/>
                    <w:i/>
                    <w:sz w:val="22"/>
                    <w:szCs w:val="22"/>
                  </w:rPr>
                </m:ctrlPr>
              </m:sSupPr>
              <m:e>
                <m:r>
                  <w:rPr>
                    <w:rFonts w:ascii="Cambria Math" w:hAnsi="Cambria Math"/>
                    <w:sz w:val="22"/>
                    <w:szCs w:val="22"/>
                  </w:rPr>
                  <m:t>K</m:t>
                </m:r>
              </m:e>
              <m:sup>
                <m:r>
                  <w:rPr>
                    <w:rFonts w:ascii="Cambria Math" w:hAnsi="Cambria Math"/>
                    <w:sz w:val="22"/>
                    <w:szCs w:val="22"/>
                  </w:rPr>
                  <m:t>2</m:t>
                </m:r>
              </m:sup>
            </m:sSup>
          </m:num>
          <m:den>
            <m:r>
              <w:rPr>
                <w:rFonts w:ascii="Cambria Math" w:hAnsi="Cambria Math"/>
                <w:sz w:val="22"/>
                <w:szCs w:val="22"/>
              </w:rPr>
              <m:t>3</m:t>
            </m:r>
          </m:den>
        </m:f>
      </m:oMath>
      <w:r w:rsidR="0045684F">
        <w:rPr>
          <w:rFonts w:ascii="Helvetica" w:hAnsi="Helvetica"/>
          <w:sz w:val="22"/>
          <w:szCs w:val="22"/>
        </w:rPr>
        <w:t>,</w:t>
      </w:r>
      <w:r w:rsidR="0045684F">
        <w:rPr>
          <w:rFonts w:ascii="Helvetica" w:hAnsi="Helvetica"/>
          <w:sz w:val="22"/>
          <w:szCs w:val="22"/>
        </w:rPr>
        <w:tab/>
      </w:r>
      <w:r w:rsidRPr="003805EE">
        <w:rPr>
          <w:rFonts w:ascii="Helvetica" w:hAnsi="Helvetica"/>
          <w:sz w:val="22"/>
          <w:szCs w:val="22"/>
        </w:rPr>
        <w:t>(2)</w:t>
      </w:r>
    </w:p>
    <w:p w14:paraId="18E1F952" w14:textId="77777777" w:rsidR="004352AB" w:rsidRPr="003805EE" w:rsidRDefault="004352AB" w:rsidP="006551EE">
      <w:pPr>
        <w:rPr>
          <w:rFonts w:ascii="Helvetica" w:hAnsi="Helvetica"/>
          <w:sz w:val="22"/>
          <w:szCs w:val="22"/>
        </w:rPr>
      </w:pPr>
    </w:p>
    <w:p w14:paraId="30268D64" w14:textId="069049EF" w:rsidR="004352AB" w:rsidRPr="003805EE" w:rsidRDefault="00693745" w:rsidP="006551EE">
      <w:pPr>
        <w:rPr>
          <w:rFonts w:ascii="Helvetica" w:hAnsi="Helvetica"/>
          <w:sz w:val="22"/>
          <w:szCs w:val="22"/>
        </w:rPr>
      </w:pPr>
      <w:r>
        <w:rPr>
          <w:rFonts w:ascii="Helvetica" w:hAnsi="Helvetica"/>
          <w:sz w:val="22"/>
          <w:szCs w:val="22"/>
        </w:rPr>
        <w:t xml:space="preserve">which is a deterministic solution for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sidR="00B62951">
        <w:rPr>
          <w:rFonts w:ascii="Helvetica" w:hAnsi="Helvetica"/>
          <w:sz w:val="22"/>
          <w:szCs w:val="22"/>
        </w:rPr>
        <w:t xml:space="preserve"> </w:t>
      </w:r>
      <w:r>
        <w:rPr>
          <w:rFonts w:ascii="Helvetica" w:hAnsi="Helvetica"/>
          <w:sz w:val="22"/>
          <w:szCs w:val="22"/>
        </w:rPr>
        <w:t xml:space="preserve">under equilibrium conditions. </w:t>
      </w:r>
      <w:r w:rsidR="004352AB" w:rsidRPr="003805EE">
        <w:rPr>
          <w:rFonts w:ascii="Helvetica" w:hAnsi="Helvetica"/>
          <w:sz w:val="22"/>
          <w:szCs w:val="22"/>
        </w:rPr>
        <w:t>From that we then calculate</w:t>
      </w:r>
      <w:r w:rsidR="0082304F" w:rsidRPr="003805EE">
        <w:rPr>
          <w:rFonts w:ascii="Helvetica" w:hAnsi="Helvetica"/>
          <w:sz w:val="22"/>
          <w:szCs w:val="22"/>
        </w:rPr>
        <w:t>d</w:t>
      </w:r>
      <w:r w:rsidR="004352AB" w:rsidRPr="003805EE">
        <w:rPr>
          <w:rFonts w:ascii="Helvetica" w:hAnsi="Helvetica"/>
          <w:sz w:val="22"/>
          <w:szCs w:val="22"/>
        </w:rPr>
        <w:t xml:space="preserve"> the Maximum Sustainable Yield (MSY) as: </w:t>
      </w:r>
    </w:p>
    <w:p w14:paraId="520AFD8F" w14:textId="77777777" w:rsidR="004352AB" w:rsidRPr="003805EE" w:rsidRDefault="004352AB" w:rsidP="006551EE">
      <w:pPr>
        <w:rPr>
          <w:rFonts w:ascii="Helvetica" w:hAnsi="Helvetica"/>
          <w:sz w:val="22"/>
          <w:szCs w:val="22"/>
        </w:rPr>
      </w:pPr>
    </w:p>
    <w:p w14:paraId="0AAE34B0" w14:textId="77777777" w:rsidR="004352AB" w:rsidRPr="003805EE" w:rsidRDefault="004352AB" w:rsidP="006551EE">
      <w:pPr>
        <w:tabs>
          <w:tab w:val="left" w:pos="8640"/>
          <w:tab w:val="left" w:pos="8730"/>
        </w:tabs>
        <w:rPr>
          <w:rFonts w:ascii="Helvetica" w:hAnsi="Helvetica"/>
          <w:sz w:val="22"/>
          <w:szCs w:val="22"/>
        </w:rPr>
      </w:pPr>
      <m:oMath>
        <m:r>
          <w:rPr>
            <w:rFonts w:ascii="Cambria Math" w:hAnsi="Cambria Math"/>
            <w:sz w:val="22"/>
            <w:szCs w:val="22"/>
          </w:rPr>
          <m:t>MSY=r</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r>
          <w:rPr>
            <w:rFonts w:ascii="Cambria Math" w:hAnsi="Cambria Math"/>
            <w:sz w:val="22"/>
            <w:szCs w:val="22"/>
          </w:rPr>
          <m:t>(1-</m:t>
        </m:r>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num>
          <m:den>
            <m:r>
              <w:rPr>
                <w:rFonts w:ascii="Cambria Math" w:hAnsi="Cambria Math"/>
                <w:sz w:val="22"/>
                <w:szCs w:val="22"/>
              </w:rPr>
              <m:t>K</m:t>
            </m:r>
          </m:den>
        </m:f>
        <m:r>
          <w:rPr>
            <w:rFonts w:ascii="Cambria Math" w:hAnsi="Cambria Math"/>
            <w:sz w:val="22"/>
            <w:szCs w:val="22"/>
          </w:rPr>
          <m:t>)(</m:t>
        </m:r>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num>
          <m:den>
            <m:r>
              <w:rPr>
                <w:rFonts w:ascii="Cambria Math" w:hAnsi="Cambria Math"/>
                <w:sz w:val="22"/>
                <w:szCs w:val="22"/>
              </w:rPr>
              <m:t>K</m:t>
            </m:r>
          </m:den>
        </m:f>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A</m:t>
            </m:r>
          </m:num>
          <m:den>
            <m:r>
              <w:rPr>
                <w:rFonts w:ascii="Cambria Math" w:hAnsi="Cambria Math"/>
                <w:sz w:val="22"/>
                <w:szCs w:val="22"/>
              </w:rPr>
              <m:t>K</m:t>
            </m:r>
          </m:den>
        </m:f>
        <m:r>
          <w:rPr>
            <w:rFonts w:ascii="Cambria Math" w:hAnsi="Cambria Math"/>
            <w:sz w:val="22"/>
            <w:szCs w:val="22"/>
          </w:rPr>
          <m:t>)</m:t>
        </m:r>
      </m:oMath>
      <w:r w:rsidRPr="003805EE">
        <w:rPr>
          <w:rFonts w:ascii="Helvetica" w:hAnsi="Helvetica"/>
          <w:sz w:val="22"/>
          <w:szCs w:val="22"/>
        </w:rPr>
        <w:t xml:space="preserve">. </w:t>
      </w:r>
      <w:r w:rsidRPr="003805EE">
        <w:rPr>
          <w:rFonts w:ascii="Helvetica" w:hAnsi="Helvetica"/>
          <w:sz w:val="22"/>
          <w:szCs w:val="22"/>
        </w:rPr>
        <w:tab/>
        <w:t>(3)</w:t>
      </w:r>
    </w:p>
    <w:p w14:paraId="58280054" w14:textId="77777777" w:rsidR="004352AB" w:rsidRPr="003805EE" w:rsidRDefault="004352AB" w:rsidP="006551EE">
      <w:pPr>
        <w:rPr>
          <w:rFonts w:ascii="Helvetica" w:hAnsi="Helvetica"/>
          <w:sz w:val="22"/>
          <w:szCs w:val="22"/>
        </w:rPr>
      </w:pPr>
    </w:p>
    <w:p w14:paraId="646F54CC" w14:textId="77777777" w:rsidR="00555417" w:rsidRPr="003805EE" w:rsidRDefault="004352AB" w:rsidP="006551EE">
      <w:pPr>
        <w:rPr>
          <w:rFonts w:ascii="Helvetica" w:hAnsi="Helvetica"/>
          <w:sz w:val="22"/>
          <w:szCs w:val="22"/>
        </w:rPr>
      </w:pPr>
      <w:r w:rsidRPr="003805EE">
        <w:rPr>
          <w:rFonts w:ascii="Helvetica" w:hAnsi="Helvetica"/>
          <w:sz w:val="22"/>
          <w:szCs w:val="22"/>
        </w:rPr>
        <w:t xml:space="preserve">The harvest mortality rate at MSY that then produces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sidRPr="003805EE">
        <w:rPr>
          <w:rFonts w:ascii="Helvetica" w:hAnsi="Helvetica"/>
          <w:sz w:val="22"/>
          <w:szCs w:val="22"/>
        </w:rPr>
        <w:t xml:space="preserve"> </w:t>
      </w:r>
      <w:r w:rsidR="0082304F" w:rsidRPr="003805EE">
        <w:rPr>
          <w:rFonts w:ascii="Helvetica" w:hAnsi="Helvetica"/>
          <w:sz w:val="22"/>
          <w:szCs w:val="22"/>
        </w:rPr>
        <w:t>is</w:t>
      </w:r>
      <w:r w:rsidRPr="003805EE">
        <w:rPr>
          <w:rFonts w:ascii="Helvetica" w:hAnsi="Helvetica"/>
          <w:sz w:val="22"/>
          <w:szCs w:val="22"/>
        </w:rPr>
        <w:t xml:space="preserve"> defined as</w:t>
      </w:r>
      <w:r w:rsidR="00555417" w:rsidRPr="003805EE">
        <w:rPr>
          <w:rFonts w:ascii="Helvetica" w:hAnsi="Helvetica"/>
          <w:sz w:val="22"/>
          <w:szCs w:val="22"/>
        </w:rPr>
        <w:t>:</w:t>
      </w:r>
    </w:p>
    <w:p w14:paraId="7DFBAC61" w14:textId="77777777" w:rsidR="00555417" w:rsidRPr="003805EE" w:rsidRDefault="00555417" w:rsidP="006551EE">
      <w:pPr>
        <w:rPr>
          <w:rFonts w:ascii="Helvetica" w:hAnsi="Helvetica"/>
          <w:sz w:val="22"/>
          <w:szCs w:val="22"/>
        </w:rPr>
      </w:pPr>
    </w:p>
    <w:p w14:paraId="524B5884" w14:textId="7ADA2D44" w:rsidR="00555417" w:rsidRPr="003805EE" w:rsidRDefault="007E55D7" w:rsidP="006551EE">
      <w:pPr>
        <w:tabs>
          <w:tab w:val="left" w:pos="8640"/>
        </w:tabs>
        <w:rPr>
          <w:rFonts w:ascii="Helvetica" w:hAnsi="Helvetica"/>
          <w:sz w:val="22"/>
          <w:szCs w:val="22"/>
        </w:rPr>
      </w:pP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MSY</m:t>
            </m:r>
          </m:sub>
        </m:sSub>
        <m:r>
          <w:rPr>
            <w:rFonts w:ascii="Cambria Math" w:hAnsi="Cambria Math"/>
            <w:sz w:val="22"/>
            <w:szCs w:val="22"/>
          </w:rPr>
          <m:t>=</m:t>
        </m:r>
        <m:r>
          <m:rPr>
            <m:sty m:val="p"/>
          </m:rPr>
          <w:rPr>
            <w:rFonts w:ascii="Cambria Math" w:hAnsi="Cambria Math"/>
            <w:sz w:val="22"/>
            <w:szCs w:val="22"/>
          </w:rPr>
          <m:t>MSY/</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sidR="004352AB" w:rsidRPr="003805EE">
        <w:rPr>
          <w:rFonts w:ascii="Helvetica" w:hAnsi="Helvetica"/>
          <w:sz w:val="22"/>
          <w:szCs w:val="22"/>
        </w:rPr>
        <w:t xml:space="preserve">. </w:t>
      </w:r>
      <w:r w:rsidR="00555417" w:rsidRPr="003805EE">
        <w:rPr>
          <w:rFonts w:ascii="Helvetica" w:hAnsi="Helvetica"/>
          <w:sz w:val="22"/>
          <w:szCs w:val="22"/>
        </w:rPr>
        <w:tab/>
        <w:t>(4)</w:t>
      </w:r>
    </w:p>
    <w:p w14:paraId="28893F4C" w14:textId="77777777" w:rsidR="00555417" w:rsidRPr="003805EE" w:rsidRDefault="00555417" w:rsidP="006551EE">
      <w:pPr>
        <w:rPr>
          <w:rFonts w:ascii="Helvetica" w:hAnsi="Helvetica"/>
          <w:sz w:val="22"/>
          <w:szCs w:val="22"/>
        </w:rPr>
      </w:pPr>
    </w:p>
    <w:p w14:paraId="11A17FCB" w14:textId="29E7038F" w:rsidR="004352AB" w:rsidRPr="003805EE" w:rsidRDefault="008F4F28" w:rsidP="006551EE">
      <w:pPr>
        <w:rPr>
          <w:rFonts w:ascii="Helvetica" w:hAnsi="Helvetica"/>
          <w:sz w:val="22"/>
          <w:szCs w:val="22"/>
        </w:rPr>
      </w:pPr>
      <w:r>
        <w:rPr>
          <w:rFonts w:ascii="Helvetica" w:hAnsi="Helvetica"/>
          <w:sz w:val="22"/>
          <w:szCs w:val="22"/>
        </w:rPr>
        <w:t>These estimates of</w:t>
      </w:r>
      <w:r w:rsidR="001E5FE7">
        <w:rPr>
          <w:rFonts w:ascii="Helvetica" w:hAnsi="Helvetica"/>
          <w:sz w:val="22"/>
          <w:szCs w:val="22"/>
        </w:rPr>
        <w:t xml:space="preserve"> </w:t>
      </w:r>
      <w:r w:rsidR="002E6B2A" w:rsidRPr="001E5FE7">
        <w:rPr>
          <w:rFonts w:ascii="Helvetica" w:hAnsi="Helvetica"/>
          <w:i/>
          <w:iCs/>
          <w:sz w:val="22"/>
          <w:szCs w:val="22"/>
        </w:rPr>
        <w:t>MSY</w:t>
      </w:r>
      <w:r w:rsidR="002E6B2A">
        <w:rPr>
          <w:rFonts w:ascii="Helvetica" w:hAnsi="Helvetica"/>
          <w:sz w:val="22"/>
          <w:szCs w:val="22"/>
        </w:rPr>
        <w:t xml:space="preserve"> and </w:t>
      </w:r>
      <w:r w:rsidR="002E6B2A" w:rsidRPr="003805EE">
        <w:rPr>
          <w:rFonts w:ascii="Helvetica" w:hAnsi="Helvetica"/>
          <w:i/>
          <w:sz w:val="22"/>
          <w:szCs w:val="22"/>
        </w:rPr>
        <w:t>B</w:t>
      </w:r>
      <w:r w:rsidR="002E6B2A" w:rsidRPr="003805EE">
        <w:rPr>
          <w:rFonts w:ascii="Helvetica" w:hAnsi="Helvetica"/>
          <w:i/>
          <w:sz w:val="22"/>
          <w:szCs w:val="22"/>
          <w:vertAlign w:val="subscript"/>
        </w:rPr>
        <w:t>MSY</w:t>
      </w:r>
      <w:r w:rsidR="002E6B2A" w:rsidRPr="003805EE">
        <w:rPr>
          <w:rFonts w:ascii="Helvetica" w:hAnsi="Helvetica"/>
          <w:sz w:val="22"/>
          <w:szCs w:val="22"/>
        </w:rPr>
        <w:t xml:space="preserve"> </w:t>
      </w:r>
      <w:r>
        <w:rPr>
          <w:rFonts w:ascii="Helvetica" w:hAnsi="Helvetica"/>
          <w:sz w:val="22"/>
          <w:szCs w:val="22"/>
        </w:rPr>
        <w:t>approximate common reference points in management as the long-term average yield and the biomass that produces it.</w:t>
      </w:r>
      <w:r w:rsidR="001E5FE7">
        <w:rPr>
          <w:rFonts w:ascii="Helvetica" w:hAnsi="Helvetica"/>
          <w:sz w:val="22"/>
          <w:szCs w:val="22"/>
        </w:rPr>
        <w:t xml:space="preserve"> </w:t>
      </w:r>
      <w:r w:rsidR="004352AB" w:rsidRPr="003805EE">
        <w:rPr>
          <w:rFonts w:ascii="Helvetica" w:hAnsi="Helvetica"/>
          <w:sz w:val="22"/>
          <w:szCs w:val="22"/>
        </w:rPr>
        <w:t>Our simulated management model implement</w:t>
      </w:r>
      <w:r w:rsidR="0082304F" w:rsidRPr="003805EE">
        <w:rPr>
          <w:rFonts w:ascii="Helvetica" w:hAnsi="Helvetica"/>
          <w:sz w:val="22"/>
          <w:szCs w:val="22"/>
        </w:rPr>
        <w:t>ed</w:t>
      </w:r>
      <w:r w:rsidR="004352AB" w:rsidRPr="003805EE">
        <w:rPr>
          <w:rFonts w:ascii="Helvetica" w:hAnsi="Helvetica"/>
          <w:sz w:val="22"/>
          <w:szCs w:val="22"/>
        </w:rPr>
        <w:t xml:space="preserve"> an adaptive policy whereby allowable removals are set </w:t>
      </w:r>
      <w:r w:rsidR="00693745">
        <w:rPr>
          <w:rFonts w:ascii="Helvetica" w:hAnsi="Helvetica"/>
          <w:sz w:val="22"/>
          <w:szCs w:val="22"/>
        </w:rPr>
        <w:t xml:space="preserve">annually </w:t>
      </w:r>
      <w:r w:rsidR="004352AB" w:rsidRPr="003805EE">
        <w:rPr>
          <w:rFonts w:ascii="Helvetica" w:hAnsi="Helvetica"/>
          <w:sz w:val="22"/>
          <w:szCs w:val="22"/>
        </w:rPr>
        <w:t>based on estimated population biomass.  Consistent with many such harvest rules, we introduce</w:t>
      </w:r>
      <w:r w:rsidR="00C64824" w:rsidRPr="003805EE">
        <w:rPr>
          <w:rFonts w:ascii="Helvetica" w:hAnsi="Helvetica"/>
          <w:sz w:val="22"/>
          <w:szCs w:val="22"/>
        </w:rPr>
        <w:t>d</w:t>
      </w:r>
      <w:r w:rsidR="004352AB" w:rsidRPr="003805EE">
        <w:rPr>
          <w:rFonts w:ascii="Helvetica" w:hAnsi="Helvetica"/>
          <w:sz w:val="22"/>
          <w:szCs w:val="22"/>
        </w:rPr>
        <w:t xml:space="preserve"> a minimum biomass level, here </w:t>
      </w:r>
      <m:oMath>
        <m:sSub>
          <m:sSubPr>
            <m:ctrlPr>
              <w:rPr>
                <w:rFonts w:ascii="Cambria Math" w:hAnsi="Cambria Math"/>
                <w:i/>
                <w:sz w:val="22"/>
                <w:szCs w:val="22"/>
              </w:rPr>
            </m:ctrlPr>
          </m:sSubPr>
          <m:e>
            <m:r>
              <w:rPr>
                <w:rFonts w:ascii="Cambria Math" w:hAnsi="Cambria Math"/>
                <w:sz w:val="22"/>
                <w:szCs w:val="22"/>
              </w:rPr>
              <m:t>0.25B</m:t>
            </m:r>
          </m:e>
          <m:sub>
            <m:r>
              <w:rPr>
                <w:rFonts w:ascii="Cambria Math" w:hAnsi="Cambria Math"/>
                <w:sz w:val="22"/>
                <w:szCs w:val="22"/>
              </w:rPr>
              <m:t>MSY</m:t>
            </m:r>
          </m:sub>
        </m:sSub>
      </m:oMath>
      <w:r w:rsidR="004352AB" w:rsidRPr="003805EE">
        <w:rPr>
          <w:rFonts w:ascii="Helvetica" w:hAnsi="Helvetica"/>
          <w:sz w:val="22"/>
          <w:szCs w:val="22"/>
        </w:rPr>
        <w:t>, where no harvest is allowed (</w:t>
      </w:r>
      <w:proofErr w:type="gramStart"/>
      <w:r w:rsidR="004352AB" w:rsidRPr="003805EE">
        <w:rPr>
          <w:rFonts w:ascii="Helvetica" w:hAnsi="Helvetica"/>
          <w:sz w:val="22"/>
          <w:szCs w:val="22"/>
        </w:rPr>
        <w:t>i.e.</w:t>
      </w:r>
      <w:proofErr w:type="gramEnd"/>
      <w:r w:rsidR="004352AB" w:rsidRPr="003805EE">
        <w:rPr>
          <w:rFonts w:ascii="Helvetica" w:hAnsi="Helvetica"/>
          <w:sz w:val="22"/>
          <w:szCs w:val="22"/>
        </w:rPr>
        <w:t xml:space="preserve"> the limit reference point). When the estimated population </w:t>
      </w:r>
      <w:r w:rsidR="00C64824" w:rsidRPr="003805EE">
        <w:rPr>
          <w:rFonts w:ascii="Helvetica" w:hAnsi="Helvetica"/>
          <w:sz w:val="22"/>
          <w:szCs w:val="22"/>
        </w:rPr>
        <w:t>was</w:t>
      </w:r>
      <w:r w:rsidR="004352AB" w:rsidRPr="003805EE">
        <w:rPr>
          <w:rFonts w:ascii="Helvetica" w:hAnsi="Helvetica"/>
          <w:sz w:val="22"/>
          <w:szCs w:val="22"/>
        </w:rPr>
        <w:t xml:space="preserve"> at or above </w:t>
      </w:r>
      <w:r w:rsidR="004352AB" w:rsidRPr="003805EE">
        <w:rPr>
          <w:rFonts w:ascii="Helvetica" w:hAnsi="Helvetica"/>
          <w:i/>
          <w:sz w:val="22"/>
          <w:szCs w:val="22"/>
        </w:rPr>
        <w:t>B</w:t>
      </w:r>
      <w:r w:rsidR="004352AB" w:rsidRPr="003805EE">
        <w:rPr>
          <w:rFonts w:ascii="Helvetica" w:hAnsi="Helvetica"/>
          <w:i/>
          <w:sz w:val="22"/>
          <w:szCs w:val="22"/>
          <w:vertAlign w:val="subscript"/>
        </w:rPr>
        <w:t>MSY</w:t>
      </w:r>
      <w:r w:rsidR="004352AB" w:rsidRPr="003805EE">
        <w:rPr>
          <w:rFonts w:ascii="Helvetica" w:hAnsi="Helvetica"/>
          <w:sz w:val="22"/>
          <w:szCs w:val="22"/>
        </w:rPr>
        <w:t xml:space="preserve">, the population </w:t>
      </w:r>
      <w:r w:rsidR="001149C6" w:rsidRPr="003805EE">
        <w:rPr>
          <w:rFonts w:ascii="Helvetica" w:hAnsi="Helvetica"/>
          <w:sz w:val="22"/>
          <w:szCs w:val="22"/>
        </w:rPr>
        <w:t>was</w:t>
      </w:r>
      <w:r w:rsidR="004352AB" w:rsidRPr="003805EE">
        <w:rPr>
          <w:rFonts w:ascii="Helvetica" w:hAnsi="Helvetica"/>
          <w:sz w:val="22"/>
          <w:szCs w:val="22"/>
        </w:rPr>
        <w:t xml:space="preserve"> harvested at a maximum harvest mortality rate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max</m:t>
            </m:r>
          </m:sub>
        </m:sSub>
      </m:oMath>
      <w:r w:rsidR="004352AB" w:rsidRPr="003805EE">
        <w:rPr>
          <w:rFonts w:ascii="Helvetica" w:hAnsi="Helvetica"/>
          <w:sz w:val="22"/>
          <w:szCs w:val="22"/>
        </w:rPr>
        <w:t xml:space="preserve">. When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oMath>
      <w:r w:rsidR="004352AB" w:rsidRPr="003805EE">
        <w:rPr>
          <w:rFonts w:ascii="Helvetica" w:hAnsi="Helvetica"/>
          <w:sz w:val="22"/>
          <w:szCs w:val="22"/>
        </w:rPr>
        <w:t xml:space="preserve"> </w:t>
      </w:r>
      <w:r w:rsidR="001149C6" w:rsidRPr="003805EE">
        <w:rPr>
          <w:rFonts w:ascii="Helvetica" w:hAnsi="Helvetica"/>
          <w:sz w:val="22"/>
          <w:szCs w:val="22"/>
        </w:rPr>
        <w:t>was</w:t>
      </w:r>
      <w:r w:rsidR="004352AB" w:rsidRPr="003805EE">
        <w:rPr>
          <w:rFonts w:ascii="Helvetica" w:hAnsi="Helvetica"/>
          <w:sz w:val="22"/>
          <w:szCs w:val="22"/>
        </w:rPr>
        <w:t xml:space="preserve"> estimated above </w:t>
      </w:r>
      <m:oMath>
        <m:sSub>
          <m:sSubPr>
            <m:ctrlPr>
              <w:rPr>
                <w:rFonts w:ascii="Cambria Math" w:hAnsi="Cambria Math"/>
                <w:i/>
                <w:sz w:val="22"/>
                <w:szCs w:val="22"/>
              </w:rPr>
            </m:ctrlPr>
          </m:sSubPr>
          <m:e>
            <m:r>
              <w:rPr>
                <w:rFonts w:ascii="Cambria Math" w:hAnsi="Cambria Math"/>
                <w:sz w:val="22"/>
                <w:szCs w:val="22"/>
              </w:rPr>
              <m:t>0.25B</m:t>
            </m:r>
          </m:e>
          <m:sub>
            <m:r>
              <w:rPr>
                <w:rFonts w:ascii="Cambria Math" w:hAnsi="Cambria Math"/>
                <w:sz w:val="22"/>
                <w:szCs w:val="22"/>
              </w:rPr>
              <m:t>MSY</m:t>
            </m:r>
          </m:sub>
        </m:sSub>
      </m:oMath>
      <w:r w:rsidR="004352AB" w:rsidRPr="003805EE">
        <w:rPr>
          <w:rFonts w:ascii="Helvetica" w:hAnsi="Helvetica"/>
          <w:sz w:val="22"/>
          <w:szCs w:val="22"/>
        </w:rPr>
        <w:t xml:space="preserve"> and below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sidR="004352AB" w:rsidRPr="003805EE">
        <w:rPr>
          <w:rFonts w:ascii="Helvetica" w:hAnsi="Helvetica"/>
          <w:sz w:val="22"/>
          <w:szCs w:val="22"/>
        </w:rPr>
        <w:t>, the harvest</w:t>
      </w:r>
      <w:r w:rsidR="00BB0666">
        <w:rPr>
          <w:rFonts w:ascii="Helvetica" w:hAnsi="Helvetica"/>
          <w:sz w:val="22"/>
          <w:szCs w:val="22"/>
        </w:rPr>
        <w:t xml:space="preserve"> mortality rate</w:t>
      </w:r>
      <w:r w:rsidR="004352AB" w:rsidRPr="003805EE">
        <w:rPr>
          <w:rFonts w:ascii="Helvetica" w:hAnsi="Helvetica"/>
          <w:sz w:val="22"/>
          <w:szCs w:val="22"/>
        </w:rPr>
        <w:t xml:space="preserve"> increase</w:t>
      </w:r>
      <w:r w:rsidR="001149C6" w:rsidRPr="003805EE">
        <w:rPr>
          <w:rFonts w:ascii="Helvetica" w:hAnsi="Helvetica"/>
          <w:sz w:val="22"/>
          <w:szCs w:val="22"/>
        </w:rPr>
        <w:t>d</w:t>
      </w:r>
      <w:r w:rsidR="004352AB" w:rsidRPr="003805EE">
        <w:rPr>
          <w:rFonts w:ascii="Helvetica" w:hAnsi="Helvetica"/>
          <w:sz w:val="22"/>
          <w:szCs w:val="22"/>
        </w:rPr>
        <w:t xml:space="preserve"> as a linear function of the estimated biomass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oMath>
      <w:r w:rsidR="004352AB" w:rsidRPr="003805EE">
        <w:rPr>
          <w:rFonts w:ascii="Helvetica" w:hAnsi="Helvetica"/>
          <w:sz w:val="22"/>
          <w:szCs w:val="22"/>
        </w:rPr>
        <w:t xml:space="preserve">): </w:t>
      </w:r>
    </w:p>
    <w:p w14:paraId="7BB04A16" w14:textId="77777777" w:rsidR="004352AB" w:rsidRPr="003805EE" w:rsidRDefault="004352AB" w:rsidP="006551EE">
      <w:pPr>
        <w:rPr>
          <w:rFonts w:ascii="Helvetica" w:hAnsi="Helvetica"/>
          <w:sz w:val="22"/>
          <w:szCs w:val="22"/>
        </w:rPr>
      </w:pPr>
    </w:p>
    <w:p w14:paraId="351728CD" w14:textId="4310B1B1" w:rsidR="004352AB" w:rsidRPr="003805EE" w:rsidRDefault="007E55D7" w:rsidP="006551EE">
      <w:pPr>
        <w:tabs>
          <w:tab w:val="left" w:pos="8640"/>
        </w:tabs>
        <w:rPr>
          <w:rFonts w:ascii="Helvetica" w:hAnsi="Helvetica"/>
          <w:sz w:val="22"/>
          <w:szCs w:val="22"/>
        </w:rPr>
      </w:pPr>
      <m:oMath>
        <m:sSub>
          <m:sSubPr>
            <m:ctrlPr>
              <w:rPr>
                <w:rFonts w:ascii="Cambria Math" w:hAnsi="Cambria Math"/>
                <w:i/>
                <w:sz w:val="22"/>
                <w:szCs w:val="22"/>
              </w:rPr>
            </m:ctrlPr>
          </m:sSubPr>
          <m:e>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t</m:t>
                </m:r>
              </m:sub>
            </m:sSub>
            <m:r>
              <w:rPr>
                <w:rFonts w:ascii="Cambria Math" w:hAnsi="Cambria Math"/>
                <w:sz w:val="22"/>
                <w:szCs w:val="22"/>
              </w:rPr>
              <m:t>=H</m:t>
            </m:r>
          </m:e>
          <m:sub>
            <m:r>
              <w:rPr>
                <w:rFonts w:ascii="Cambria Math" w:hAnsi="Cambria Math"/>
                <w:sz w:val="22"/>
                <w:szCs w:val="22"/>
              </w:rPr>
              <m:t>0</m:t>
            </m:r>
          </m:sub>
        </m:sSub>
        <m:r>
          <w:rPr>
            <w:rFonts w:ascii="Cambria Math" w:hAnsi="Cambria Math"/>
            <w:sz w:val="22"/>
            <w:szCs w:val="22"/>
          </w:rPr>
          <m:t>+b</m:t>
        </m:r>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oMath>
      <w:r w:rsidR="004352AB" w:rsidRPr="003805EE">
        <w:rPr>
          <w:rFonts w:ascii="Helvetica" w:hAnsi="Helvetica"/>
          <w:sz w:val="22"/>
          <w:szCs w:val="22"/>
        </w:rPr>
        <w:t>,</w:t>
      </w:r>
      <w:r w:rsidR="004352AB" w:rsidRPr="003805EE">
        <w:rPr>
          <w:rFonts w:ascii="Helvetica" w:hAnsi="Helvetica"/>
          <w:sz w:val="22"/>
          <w:szCs w:val="22"/>
        </w:rPr>
        <w:tab/>
        <w:t>(</w:t>
      </w:r>
      <w:r w:rsidR="00555417" w:rsidRPr="003805EE">
        <w:rPr>
          <w:rFonts w:ascii="Helvetica" w:hAnsi="Helvetica"/>
          <w:sz w:val="22"/>
          <w:szCs w:val="22"/>
        </w:rPr>
        <w:t>5</w:t>
      </w:r>
      <w:r w:rsidR="004352AB" w:rsidRPr="003805EE">
        <w:rPr>
          <w:rFonts w:ascii="Helvetica" w:hAnsi="Helvetica"/>
          <w:sz w:val="22"/>
          <w:szCs w:val="22"/>
        </w:rPr>
        <w:t>)</w:t>
      </w:r>
      <w:r w:rsidR="004352AB" w:rsidRPr="003805EE">
        <w:rPr>
          <w:rFonts w:ascii="Helvetica" w:hAnsi="Helvetica"/>
          <w:sz w:val="22"/>
          <w:szCs w:val="22"/>
        </w:rPr>
        <w:tab/>
      </w:r>
      <w:r w:rsidR="004352AB" w:rsidRPr="003805EE">
        <w:rPr>
          <w:rFonts w:ascii="Helvetica" w:hAnsi="Helvetica"/>
          <w:sz w:val="22"/>
          <w:szCs w:val="22"/>
        </w:rPr>
        <w:tab/>
      </w:r>
    </w:p>
    <w:p w14:paraId="702A52CD" w14:textId="77777777" w:rsidR="004352AB" w:rsidRPr="003805EE" w:rsidRDefault="004352AB" w:rsidP="006551EE">
      <w:pPr>
        <w:rPr>
          <w:rFonts w:ascii="Helvetica" w:hAnsi="Helvetica"/>
          <w:sz w:val="22"/>
          <w:szCs w:val="22"/>
        </w:rPr>
      </w:pPr>
      <w:r w:rsidRPr="003805EE">
        <w:rPr>
          <w:rFonts w:ascii="Helvetica" w:hAnsi="Helvetica"/>
          <w:sz w:val="22"/>
          <w:szCs w:val="22"/>
        </w:rPr>
        <w:t>where the rate of increase in harvest</w:t>
      </w:r>
    </w:p>
    <w:p w14:paraId="229BA9A5" w14:textId="77777777" w:rsidR="004352AB" w:rsidRPr="003805EE" w:rsidRDefault="004352AB" w:rsidP="006551EE">
      <w:pPr>
        <w:rPr>
          <w:rFonts w:ascii="Helvetica" w:hAnsi="Helvetica"/>
          <w:sz w:val="22"/>
          <w:szCs w:val="22"/>
        </w:rPr>
      </w:pPr>
    </w:p>
    <w:p w14:paraId="454BB25C" w14:textId="5F59C69C" w:rsidR="004352AB" w:rsidRPr="003805EE" w:rsidRDefault="004352AB" w:rsidP="006551EE">
      <w:pPr>
        <w:tabs>
          <w:tab w:val="left" w:pos="8640"/>
        </w:tabs>
        <w:rPr>
          <w:rFonts w:ascii="Helvetica" w:hAnsi="Helvetica"/>
          <w:sz w:val="22"/>
          <w:szCs w:val="22"/>
        </w:rPr>
      </w:pPr>
      <w:r w:rsidRPr="003805EE">
        <w:rPr>
          <w:rFonts w:ascii="Helvetica" w:hAnsi="Helvetica"/>
          <w:sz w:val="22"/>
          <w:szCs w:val="22"/>
        </w:rPr>
        <w:t xml:space="preserve"> </w:t>
      </w:r>
      <m:oMath>
        <m:r>
          <w:rPr>
            <w:rFonts w:ascii="Cambria Math" w:hAnsi="Cambria Math"/>
            <w:sz w:val="22"/>
            <w:szCs w:val="22"/>
          </w:rPr>
          <m:t>b=</m:t>
        </m:r>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max</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0.25B</m:t>
            </m:r>
          </m:e>
          <m:sub>
            <m:r>
              <w:rPr>
                <w:rFonts w:ascii="Cambria Math" w:hAnsi="Cambria Math"/>
                <w:sz w:val="22"/>
                <w:szCs w:val="22"/>
              </w:rPr>
              <m:t>MSY</m:t>
            </m:r>
          </m:sub>
        </m:sSub>
        <m:r>
          <w:rPr>
            <w:rFonts w:ascii="Cambria Math" w:hAnsi="Cambria Math"/>
            <w:sz w:val="22"/>
            <w:szCs w:val="22"/>
          </w:rPr>
          <m:t>)</m:t>
        </m:r>
      </m:oMath>
      <w:r w:rsidRPr="003805EE">
        <w:rPr>
          <w:rFonts w:ascii="Helvetica" w:hAnsi="Helvetica"/>
          <w:sz w:val="22"/>
          <w:szCs w:val="22"/>
        </w:rPr>
        <w:t xml:space="preserve"> </w:t>
      </w:r>
      <w:r w:rsidRPr="003805EE">
        <w:rPr>
          <w:rFonts w:ascii="Helvetica" w:hAnsi="Helvetica"/>
          <w:sz w:val="22"/>
          <w:szCs w:val="22"/>
        </w:rPr>
        <w:tab/>
        <w:t>(</w:t>
      </w:r>
      <w:r w:rsidR="00555417" w:rsidRPr="003805EE">
        <w:rPr>
          <w:rFonts w:ascii="Helvetica" w:hAnsi="Helvetica"/>
          <w:sz w:val="22"/>
          <w:szCs w:val="22"/>
        </w:rPr>
        <w:t>6</w:t>
      </w:r>
      <w:r w:rsidRPr="003805EE">
        <w:rPr>
          <w:rFonts w:ascii="Helvetica" w:hAnsi="Helvetica"/>
          <w:sz w:val="22"/>
          <w:szCs w:val="22"/>
        </w:rPr>
        <w:t>)</w:t>
      </w:r>
    </w:p>
    <w:p w14:paraId="74686CB4" w14:textId="77777777" w:rsidR="004352AB" w:rsidRPr="003805EE" w:rsidRDefault="004352AB" w:rsidP="006551EE">
      <w:pPr>
        <w:rPr>
          <w:rFonts w:ascii="Helvetica" w:hAnsi="Helvetica"/>
          <w:sz w:val="22"/>
          <w:szCs w:val="22"/>
        </w:rPr>
      </w:pPr>
    </w:p>
    <w:p w14:paraId="0E27F355" w14:textId="77777777" w:rsidR="004352AB" w:rsidRPr="003805EE" w:rsidRDefault="004352AB" w:rsidP="006551EE">
      <w:pPr>
        <w:rPr>
          <w:rFonts w:ascii="Helvetica" w:hAnsi="Helvetica"/>
          <w:sz w:val="22"/>
          <w:szCs w:val="22"/>
        </w:rPr>
      </w:pPr>
      <w:r w:rsidRPr="003805EE">
        <w:rPr>
          <w:rFonts w:ascii="Helvetica" w:hAnsi="Helvetica"/>
          <w:sz w:val="22"/>
          <w:szCs w:val="22"/>
        </w:rPr>
        <w:lastRenderedPageBreak/>
        <w:t xml:space="preserve">and </w:t>
      </w:r>
    </w:p>
    <w:p w14:paraId="2651C774" w14:textId="77777777" w:rsidR="004352AB" w:rsidRPr="003805EE" w:rsidRDefault="004352AB" w:rsidP="006551EE">
      <w:pPr>
        <w:rPr>
          <w:rFonts w:ascii="Helvetica" w:hAnsi="Helvetica"/>
          <w:sz w:val="22"/>
          <w:szCs w:val="22"/>
        </w:rPr>
      </w:pPr>
    </w:p>
    <w:p w14:paraId="4B987766" w14:textId="7160E446" w:rsidR="004352AB" w:rsidRPr="003805EE" w:rsidRDefault="007E55D7" w:rsidP="006551EE">
      <w:pPr>
        <w:tabs>
          <w:tab w:val="left" w:pos="8640"/>
        </w:tabs>
        <w:rPr>
          <w:rFonts w:ascii="Helvetica" w:hAnsi="Helvetica"/>
          <w:sz w:val="22"/>
          <w:szCs w:val="22"/>
        </w:rPr>
      </w:pP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0</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max</m:t>
            </m:r>
          </m:sub>
        </m:sSub>
        <m:r>
          <w:rPr>
            <w:rFonts w:ascii="Cambria Math" w:hAnsi="Cambria Math"/>
            <w:sz w:val="22"/>
            <w:szCs w:val="22"/>
          </w:rPr>
          <m:t>0.25</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0.25B</m:t>
            </m:r>
          </m:e>
          <m:sub>
            <m:r>
              <w:rPr>
                <w:rFonts w:ascii="Cambria Math" w:hAnsi="Cambria Math"/>
                <w:sz w:val="22"/>
                <w:szCs w:val="22"/>
              </w:rPr>
              <m:t>MSY</m:t>
            </m:r>
          </m:sub>
        </m:sSub>
        <m:r>
          <w:rPr>
            <w:rFonts w:ascii="Cambria Math" w:hAnsi="Cambria Math"/>
            <w:sz w:val="22"/>
            <w:szCs w:val="22"/>
          </w:rPr>
          <m:t>)</m:t>
        </m:r>
      </m:oMath>
      <w:r w:rsidR="004352AB" w:rsidRPr="003805EE">
        <w:rPr>
          <w:rFonts w:ascii="Helvetica" w:hAnsi="Helvetica"/>
          <w:sz w:val="22"/>
          <w:szCs w:val="22"/>
        </w:rPr>
        <w:t xml:space="preserve">. </w:t>
      </w:r>
      <w:r w:rsidR="004352AB" w:rsidRPr="003805EE">
        <w:rPr>
          <w:rFonts w:ascii="Helvetica" w:hAnsi="Helvetica"/>
          <w:sz w:val="22"/>
          <w:szCs w:val="22"/>
        </w:rPr>
        <w:tab/>
        <w:t>(</w:t>
      </w:r>
      <w:r w:rsidR="00555417" w:rsidRPr="003805EE">
        <w:rPr>
          <w:rFonts w:ascii="Helvetica" w:hAnsi="Helvetica"/>
          <w:sz w:val="22"/>
          <w:szCs w:val="22"/>
        </w:rPr>
        <w:t>7</w:t>
      </w:r>
      <w:r w:rsidR="004352AB" w:rsidRPr="003805EE">
        <w:rPr>
          <w:rFonts w:ascii="Helvetica" w:hAnsi="Helvetica"/>
          <w:sz w:val="22"/>
          <w:szCs w:val="22"/>
        </w:rPr>
        <w:t>)</w:t>
      </w:r>
      <w:r w:rsidR="004352AB" w:rsidRPr="003805EE">
        <w:rPr>
          <w:rFonts w:ascii="Helvetica" w:hAnsi="Helvetica"/>
          <w:sz w:val="22"/>
          <w:szCs w:val="22"/>
        </w:rPr>
        <w:tab/>
      </w:r>
      <w:r w:rsidR="004352AB" w:rsidRPr="003805EE">
        <w:rPr>
          <w:rFonts w:ascii="Helvetica" w:hAnsi="Helvetica"/>
          <w:sz w:val="22"/>
          <w:szCs w:val="22"/>
        </w:rPr>
        <w:tab/>
      </w:r>
    </w:p>
    <w:p w14:paraId="21D1FD4B" w14:textId="2A1A6824" w:rsidR="004352AB" w:rsidRPr="003805EE" w:rsidRDefault="004352AB" w:rsidP="006551EE">
      <w:pPr>
        <w:rPr>
          <w:rFonts w:ascii="Helvetica" w:hAnsi="Helvetica"/>
          <w:sz w:val="22"/>
          <w:szCs w:val="22"/>
        </w:rPr>
      </w:pPr>
      <w:r w:rsidRPr="003805EE">
        <w:rPr>
          <w:rFonts w:ascii="Helvetica" w:hAnsi="Helvetica"/>
          <w:sz w:val="22"/>
          <w:szCs w:val="22"/>
        </w:rPr>
        <w:t xml:space="preserve">The total expected yield at time </w:t>
      </w:r>
      <w:proofErr w:type="spellStart"/>
      <w:r w:rsidRPr="003805EE">
        <w:rPr>
          <w:rFonts w:ascii="Helvetica" w:hAnsi="Helvetica"/>
          <w:i/>
          <w:sz w:val="22"/>
          <w:szCs w:val="22"/>
        </w:rPr>
        <w:t>t</w:t>
      </w:r>
      <w:proofErr w:type="spellEnd"/>
      <w:r w:rsidRPr="003805EE">
        <w:rPr>
          <w:rFonts w:ascii="Helvetica" w:hAnsi="Helvetica"/>
          <w:sz w:val="22"/>
          <w:szCs w:val="22"/>
        </w:rPr>
        <w:t xml:space="preserve"> </w:t>
      </w:r>
      <w:r w:rsidR="0073379F" w:rsidRPr="003805EE">
        <w:rPr>
          <w:rFonts w:ascii="Helvetica" w:hAnsi="Helvetica"/>
          <w:sz w:val="22"/>
          <w:szCs w:val="22"/>
        </w:rPr>
        <w:t>was</w:t>
      </w:r>
      <w:r w:rsidRPr="003805EE">
        <w:rPr>
          <w:rFonts w:ascii="Helvetica" w:hAnsi="Helvetica"/>
          <w:sz w:val="22"/>
          <w:szCs w:val="22"/>
        </w:rPr>
        <w:t xml:space="preserve"> therefore:</w:t>
      </w:r>
    </w:p>
    <w:p w14:paraId="21A9630A" w14:textId="77777777" w:rsidR="004352AB" w:rsidRPr="003805EE" w:rsidRDefault="004352AB" w:rsidP="006551EE">
      <w:pPr>
        <w:rPr>
          <w:rFonts w:ascii="Helvetica" w:hAnsi="Helvetica"/>
          <w:sz w:val="22"/>
          <w:szCs w:val="22"/>
        </w:rPr>
      </w:pPr>
    </w:p>
    <w:p w14:paraId="14114F33" w14:textId="0BDA30C0" w:rsidR="004352AB" w:rsidRPr="003805EE" w:rsidRDefault="004352AB" w:rsidP="006551EE">
      <w:pPr>
        <w:tabs>
          <w:tab w:val="left" w:pos="8640"/>
        </w:tabs>
        <w:rPr>
          <w:rFonts w:ascii="Helvetica" w:hAnsi="Helvetica"/>
          <w:sz w:val="22"/>
          <w:szCs w:val="22"/>
        </w:rPr>
      </w:pPr>
      <w:r w:rsidRPr="003805EE">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t</m:t>
            </m:r>
          </m:sub>
        </m:sSub>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oMath>
      <w:r w:rsidRPr="003805EE">
        <w:rPr>
          <w:rFonts w:ascii="Helvetica" w:hAnsi="Helvetica"/>
          <w:sz w:val="22"/>
          <w:szCs w:val="22"/>
        </w:rPr>
        <w:t xml:space="preserve">. </w:t>
      </w:r>
      <w:r w:rsidRPr="003805EE">
        <w:rPr>
          <w:rFonts w:ascii="Helvetica" w:hAnsi="Helvetica"/>
          <w:sz w:val="22"/>
          <w:szCs w:val="22"/>
        </w:rPr>
        <w:tab/>
        <w:t>(</w:t>
      </w:r>
      <w:r w:rsidR="00555417" w:rsidRPr="003805EE">
        <w:rPr>
          <w:rFonts w:ascii="Helvetica" w:hAnsi="Helvetica"/>
          <w:sz w:val="22"/>
          <w:szCs w:val="22"/>
        </w:rPr>
        <w:t>8</w:t>
      </w:r>
      <w:r w:rsidRPr="003805EE">
        <w:rPr>
          <w:rFonts w:ascii="Helvetica" w:hAnsi="Helvetica"/>
          <w:sz w:val="22"/>
          <w:szCs w:val="22"/>
        </w:rPr>
        <w:t>)</w:t>
      </w:r>
    </w:p>
    <w:p w14:paraId="69BC3F2A" w14:textId="77777777" w:rsidR="004352AB" w:rsidRPr="003805EE" w:rsidRDefault="004352AB" w:rsidP="006551EE">
      <w:pPr>
        <w:tabs>
          <w:tab w:val="left" w:pos="8640"/>
        </w:tabs>
        <w:rPr>
          <w:rFonts w:ascii="Helvetica" w:hAnsi="Helvetica"/>
          <w:sz w:val="22"/>
          <w:szCs w:val="22"/>
        </w:rPr>
      </w:pPr>
    </w:p>
    <w:p w14:paraId="55C48EA9" w14:textId="41C65D8D" w:rsidR="004352AB" w:rsidRPr="003805EE" w:rsidRDefault="004352AB" w:rsidP="006551EE">
      <w:pPr>
        <w:rPr>
          <w:rFonts w:ascii="Helvetica" w:hAnsi="Helvetica"/>
          <w:sz w:val="22"/>
          <w:szCs w:val="22"/>
        </w:rPr>
      </w:pPr>
      <w:r w:rsidRPr="003805EE">
        <w:rPr>
          <w:rFonts w:ascii="Helvetica" w:hAnsi="Helvetica"/>
          <w:sz w:val="22"/>
          <w:szCs w:val="22"/>
        </w:rPr>
        <w:t xml:space="preserve">This yield </w:t>
      </w:r>
      <w:r w:rsidR="00E76774" w:rsidRPr="003805EE">
        <w:rPr>
          <w:rFonts w:ascii="Helvetica" w:hAnsi="Helvetica"/>
          <w:sz w:val="22"/>
          <w:szCs w:val="22"/>
        </w:rPr>
        <w:t>wa</w:t>
      </w:r>
      <w:r w:rsidRPr="003805EE">
        <w:rPr>
          <w:rFonts w:ascii="Helvetica" w:hAnsi="Helvetica"/>
          <w:sz w:val="22"/>
          <w:szCs w:val="22"/>
        </w:rPr>
        <w:t>s then fed back into the process model described above to determine the true biomass the following year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t+1</m:t>
            </m:r>
          </m:sub>
        </m:sSub>
        <m:r>
          <w:rPr>
            <w:rFonts w:ascii="Cambria Math" w:hAnsi="Cambria Math"/>
            <w:sz w:val="22"/>
            <w:szCs w:val="22"/>
          </w:rPr>
          <m:t>),</m:t>
        </m:r>
      </m:oMath>
      <w:r w:rsidRPr="003805EE">
        <w:rPr>
          <w:rFonts w:ascii="Helvetica" w:hAnsi="Helvetica"/>
          <w:sz w:val="22"/>
          <w:szCs w:val="22"/>
        </w:rPr>
        <w:t xml:space="preserve"> and the model continue</w:t>
      </w:r>
      <w:r w:rsidR="0073379F" w:rsidRPr="003805EE">
        <w:rPr>
          <w:rFonts w:ascii="Helvetica" w:hAnsi="Helvetica"/>
          <w:sz w:val="22"/>
          <w:szCs w:val="22"/>
        </w:rPr>
        <w:t>d</w:t>
      </w:r>
      <w:r w:rsidRPr="003805EE">
        <w:rPr>
          <w:rFonts w:ascii="Helvetica" w:hAnsi="Helvetica"/>
          <w:sz w:val="22"/>
          <w:szCs w:val="22"/>
        </w:rPr>
        <w:t xml:space="preserve"> for a </w:t>
      </w:r>
      <w:r w:rsidR="00E17B07">
        <w:rPr>
          <w:rFonts w:ascii="Helvetica" w:hAnsi="Helvetica"/>
          <w:sz w:val="22"/>
          <w:szCs w:val="22"/>
        </w:rPr>
        <w:t>50</w:t>
      </w:r>
      <w:r w:rsidR="0073379F" w:rsidRPr="003805EE">
        <w:rPr>
          <w:rFonts w:ascii="Helvetica" w:hAnsi="Helvetica"/>
          <w:sz w:val="22"/>
          <w:szCs w:val="22"/>
        </w:rPr>
        <w:t>-</w:t>
      </w:r>
      <w:r w:rsidRPr="003805EE">
        <w:rPr>
          <w:rFonts w:ascii="Helvetica" w:hAnsi="Helvetica"/>
          <w:sz w:val="22"/>
          <w:szCs w:val="22"/>
        </w:rPr>
        <w:t xml:space="preserve">year simulation. </w:t>
      </w:r>
      <w:r w:rsidR="00B60BD9" w:rsidRPr="003805EE">
        <w:rPr>
          <w:rFonts w:ascii="Helvetica" w:hAnsi="Helvetica"/>
          <w:sz w:val="22"/>
          <w:szCs w:val="22"/>
        </w:rPr>
        <w:t xml:space="preserve">For graphical representation of the management model and examples of </w:t>
      </w:r>
      <w:r w:rsidR="00E17B07">
        <w:rPr>
          <w:rFonts w:ascii="Helvetica" w:hAnsi="Helvetica"/>
          <w:sz w:val="22"/>
          <w:szCs w:val="22"/>
        </w:rPr>
        <w:t>50</w:t>
      </w:r>
      <w:r w:rsidR="00B60BD9" w:rsidRPr="003805EE">
        <w:rPr>
          <w:rFonts w:ascii="Helvetica" w:hAnsi="Helvetica"/>
          <w:sz w:val="22"/>
          <w:szCs w:val="22"/>
        </w:rPr>
        <w:t xml:space="preserve">-year simulations with low and high uncertainty in estimated biomass see </w:t>
      </w:r>
      <w:r w:rsidR="0019036C">
        <w:rPr>
          <w:rFonts w:ascii="Helvetica" w:hAnsi="Helvetica"/>
          <w:sz w:val="22"/>
          <w:szCs w:val="22"/>
        </w:rPr>
        <w:t xml:space="preserve">ESM 1, </w:t>
      </w:r>
      <w:r w:rsidR="00B60BD9" w:rsidRPr="003805EE">
        <w:rPr>
          <w:rFonts w:ascii="Helvetica" w:hAnsi="Helvetica"/>
          <w:sz w:val="22"/>
          <w:szCs w:val="22"/>
        </w:rPr>
        <w:t xml:space="preserve">Figure S1. </w:t>
      </w:r>
    </w:p>
    <w:p w14:paraId="103D2771" w14:textId="77777777" w:rsidR="00175C87" w:rsidRPr="003805EE" w:rsidRDefault="00175C87" w:rsidP="006551EE">
      <w:pPr>
        <w:rPr>
          <w:rFonts w:ascii="Helvetica" w:hAnsi="Helvetica"/>
          <w:sz w:val="22"/>
          <w:szCs w:val="22"/>
        </w:rPr>
      </w:pPr>
    </w:p>
    <w:p w14:paraId="7D429598" w14:textId="77777777" w:rsidR="00336865" w:rsidRPr="00336865" w:rsidRDefault="007F61D2" w:rsidP="006551EE">
      <w:pPr>
        <w:rPr>
          <w:rFonts w:ascii="Helvetica" w:hAnsi="Helvetica"/>
          <w:i/>
          <w:iCs/>
          <w:sz w:val="22"/>
          <w:szCs w:val="22"/>
        </w:rPr>
      </w:pPr>
      <w:r w:rsidRPr="00336865">
        <w:rPr>
          <w:rFonts w:ascii="Helvetica" w:hAnsi="Helvetica"/>
          <w:i/>
          <w:iCs/>
          <w:sz w:val="22"/>
          <w:szCs w:val="22"/>
        </w:rPr>
        <w:t xml:space="preserve">Value of the </w:t>
      </w:r>
      <w:r w:rsidR="00FF6503" w:rsidRPr="00336865">
        <w:rPr>
          <w:rFonts w:ascii="Helvetica" w:hAnsi="Helvetica"/>
          <w:i/>
          <w:iCs/>
          <w:sz w:val="22"/>
          <w:szCs w:val="22"/>
        </w:rPr>
        <w:t>Resource</w:t>
      </w:r>
      <w:r w:rsidRPr="00336865">
        <w:rPr>
          <w:rFonts w:ascii="Helvetica" w:hAnsi="Helvetica"/>
          <w:i/>
          <w:iCs/>
          <w:sz w:val="22"/>
          <w:szCs w:val="22"/>
        </w:rPr>
        <w:t xml:space="preserve"> and Cost of Monitoring</w:t>
      </w:r>
    </w:p>
    <w:p w14:paraId="17B925CE" w14:textId="7D47C1D3" w:rsidR="00CD565E" w:rsidRPr="003805EE" w:rsidRDefault="00EE63D8" w:rsidP="006551EE">
      <w:pPr>
        <w:rPr>
          <w:rFonts w:ascii="Helvetica" w:hAnsi="Helvetica"/>
          <w:sz w:val="22"/>
          <w:szCs w:val="22"/>
        </w:rPr>
      </w:pPr>
      <w:r>
        <w:rPr>
          <w:rFonts w:ascii="Helvetica" w:hAnsi="Helvetica"/>
          <w:sz w:val="22"/>
          <w:szCs w:val="22"/>
        </w:rPr>
        <w:t xml:space="preserve">To consider the value and cost of the resource, we used a series of standard expressions in bioeconomic modeling </w:t>
      </w:r>
      <w:r w:rsidR="00014B46">
        <w:rPr>
          <w:rFonts w:ascii="Helvetica" w:hAnsi="Helvetica"/>
          <w:sz w:val="22"/>
          <w:szCs w:val="22"/>
        </w:rPr>
        <w:fldChar w:fldCharType="begin"/>
      </w:r>
      <w:r w:rsidR="00010E6A">
        <w:rPr>
          <w:rFonts w:ascii="Helvetica" w:hAnsi="Helvetica"/>
          <w:sz w:val="22"/>
          <w:szCs w:val="22"/>
        </w:rPr>
        <w:instrText xml:space="preserve"> ADDIN EN.CITE &lt;EndNote&gt;&lt;Cite&gt;&lt;Author&gt;Clark&lt;/Author&gt;&lt;Year&gt;1974&lt;/Year&gt;&lt;RecNum&gt;6503&lt;/RecNum&gt;&lt;DisplayText&gt;&lt;style face="superscript"&gt;13&lt;/style&gt;&lt;/DisplayText&gt;&lt;record&gt;&lt;rec-number&gt;6503&lt;/rec-number&gt;&lt;foreign-keys&gt;&lt;key app="EN" db-id="x0w5wa9airxrfze0ft2x20vgz0w5wpet5ftz" timestamp="1614114959" guid="6a5d7112-8e76-45c1-b41b-27ec85ffc26e"&gt;6503&lt;/key&gt;&lt;/foreign-keys&gt;&lt;ref-type name="Book Section"&gt;5&lt;/ref-type&gt;&lt;contributors&gt;&lt;authors&gt;&lt;author&gt;Clark, Colin W&lt;/author&gt;&lt;/authors&gt;&lt;/contributors&gt;&lt;titles&gt;&lt;title&gt;Mathematical bioeconomics&lt;/title&gt;&lt;secondary-title&gt;Mathematical Problems in Biology&lt;/secondary-title&gt;&lt;/titles&gt;&lt;pages&gt;29-45&lt;/pages&gt;&lt;dates&gt;&lt;year&gt;1974&lt;/year&gt;&lt;/dates&gt;&lt;publisher&gt;Springer&lt;/publisher&gt;&lt;urls&gt;&lt;/urls&gt;&lt;/record&gt;&lt;/Cite&gt;&lt;/EndNote&gt;</w:instrText>
      </w:r>
      <w:r w:rsidR="00014B46">
        <w:rPr>
          <w:rFonts w:ascii="Helvetica" w:hAnsi="Helvetica"/>
          <w:sz w:val="22"/>
          <w:szCs w:val="22"/>
        </w:rPr>
        <w:fldChar w:fldCharType="separate"/>
      </w:r>
      <w:r w:rsidR="00010E6A" w:rsidRPr="00010E6A">
        <w:rPr>
          <w:rFonts w:ascii="Helvetica" w:hAnsi="Helvetica"/>
          <w:noProof/>
          <w:sz w:val="22"/>
          <w:szCs w:val="22"/>
          <w:vertAlign w:val="superscript"/>
        </w:rPr>
        <w:t>13</w:t>
      </w:r>
      <w:r w:rsidR="00014B46">
        <w:rPr>
          <w:rFonts w:ascii="Helvetica" w:hAnsi="Helvetica"/>
          <w:sz w:val="22"/>
          <w:szCs w:val="22"/>
        </w:rPr>
        <w:fldChar w:fldCharType="end"/>
      </w:r>
      <w:r>
        <w:rPr>
          <w:rFonts w:ascii="Helvetica" w:hAnsi="Helvetica"/>
          <w:sz w:val="22"/>
          <w:szCs w:val="22"/>
        </w:rPr>
        <w:t xml:space="preserve">. </w:t>
      </w:r>
      <w:r w:rsidR="000A75E1" w:rsidRPr="003805EE">
        <w:rPr>
          <w:rFonts w:ascii="Helvetica" w:hAnsi="Helvetica"/>
          <w:sz w:val="22"/>
          <w:szCs w:val="22"/>
        </w:rPr>
        <w:t>We estimate</w:t>
      </w:r>
      <w:r w:rsidR="008451D2" w:rsidRPr="003805EE">
        <w:rPr>
          <w:rFonts w:ascii="Helvetica" w:hAnsi="Helvetica"/>
          <w:sz w:val="22"/>
          <w:szCs w:val="22"/>
        </w:rPr>
        <w:t>d</w:t>
      </w:r>
      <w:r w:rsidR="000A75E1" w:rsidRPr="003805EE">
        <w:rPr>
          <w:rFonts w:ascii="Helvetica" w:hAnsi="Helvetica"/>
          <w:sz w:val="22"/>
          <w:szCs w:val="22"/>
        </w:rPr>
        <w:t xml:space="preserve"> the</w:t>
      </w:r>
      <w:r w:rsidR="00127FEE" w:rsidRPr="003805EE">
        <w:rPr>
          <w:rFonts w:ascii="Helvetica" w:hAnsi="Helvetica"/>
          <w:sz w:val="22"/>
          <w:szCs w:val="22"/>
        </w:rPr>
        <w:t xml:space="preserve"> value of the </w:t>
      </w:r>
      <w:r w:rsidR="0090182E" w:rsidRPr="003805EE">
        <w:rPr>
          <w:rFonts w:ascii="Helvetica" w:hAnsi="Helvetica"/>
          <w:sz w:val="22"/>
          <w:szCs w:val="22"/>
        </w:rPr>
        <w:t>resource</w:t>
      </w:r>
      <w:r w:rsidR="007821E5" w:rsidRPr="003805EE">
        <w:rPr>
          <w:rFonts w:ascii="Helvetica" w:hAnsi="Helvetica"/>
          <w:sz w:val="22"/>
          <w:szCs w:val="22"/>
        </w:rPr>
        <w:t xml:space="preserve"> extracted</w:t>
      </w:r>
      <w:r w:rsidR="006B5E99" w:rsidRPr="003805EE">
        <w:rPr>
          <w:rFonts w:ascii="Helvetica" w:hAnsi="Helvetica"/>
          <w:sz w:val="22"/>
          <w:szCs w:val="22"/>
        </w:rPr>
        <w:t xml:space="preserve"> at time </w:t>
      </w:r>
      <w:r w:rsidR="006B5E99" w:rsidRPr="00D13868">
        <w:rPr>
          <w:rFonts w:ascii="Helvetica" w:hAnsi="Helvetica"/>
          <w:i/>
          <w:iCs/>
          <w:sz w:val="22"/>
          <w:szCs w:val="22"/>
        </w:rPr>
        <w:t>t</w:t>
      </w:r>
      <w:r w:rsidR="006B5E99" w:rsidRPr="003805EE">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V</m:t>
            </m:r>
          </m:e>
          <m:sub>
            <m:r>
              <w:rPr>
                <w:rFonts w:ascii="Cambria Math" w:hAnsi="Cambria Math"/>
                <w:sz w:val="22"/>
                <w:szCs w:val="22"/>
              </w:rPr>
              <m:t>t</m:t>
            </m:r>
          </m:sub>
        </m:sSub>
      </m:oMath>
      <w:r w:rsidR="006B5E99" w:rsidRPr="003805EE">
        <w:rPr>
          <w:rFonts w:ascii="Helvetica" w:hAnsi="Helvetica"/>
          <w:sz w:val="22"/>
          <w:szCs w:val="22"/>
        </w:rPr>
        <w:t>)</w:t>
      </w:r>
      <w:r w:rsidR="00127FEE" w:rsidRPr="003805EE">
        <w:rPr>
          <w:rFonts w:ascii="Helvetica" w:hAnsi="Helvetica"/>
          <w:sz w:val="22"/>
          <w:szCs w:val="22"/>
        </w:rPr>
        <w:t xml:space="preserve"> as</w:t>
      </w:r>
      <w:r w:rsidR="006B5E99" w:rsidRPr="003805EE">
        <w:rPr>
          <w:rFonts w:ascii="Helvetica" w:hAnsi="Helvetica"/>
          <w:sz w:val="22"/>
          <w:szCs w:val="22"/>
        </w:rPr>
        <w:t>:</w:t>
      </w:r>
    </w:p>
    <w:p w14:paraId="00F9AEF2" w14:textId="77777777" w:rsidR="00CD565E" w:rsidRPr="003805EE" w:rsidRDefault="00CD565E" w:rsidP="006551EE">
      <w:pPr>
        <w:rPr>
          <w:rFonts w:ascii="Helvetica" w:hAnsi="Helvetica"/>
          <w:sz w:val="22"/>
          <w:szCs w:val="22"/>
        </w:rPr>
      </w:pPr>
    </w:p>
    <w:p w14:paraId="68717DBD" w14:textId="5C51E350" w:rsidR="00CD565E" w:rsidRPr="003805EE" w:rsidRDefault="006B5E99" w:rsidP="006551EE">
      <w:pPr>
        <w:tabs>
          <w:tab w:val="left" w:pos="8640"/>
        </w:tabs>
        <w:rPr>
          <w:rFonts w:ascii="Helvetica" w:hAnsi="Helvetica"/>
          <w:sz w:val="22"/>
          <w:szCs w:val="22"/>
        </w:rPr>
      </w:pPr>
      <w:r w:rsidRPr="003805EE">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V</m:t>
            </m:r>
          </m:e>
          <m:sub>
            <m:r>
              <w:rPr>
                <w:rFonts w:ascii="Cambria Math" w:hAnsi="Cambria Math"/>
                <w:sz w:val="22"/>
                <w:szCs w:val="22"/>
              </w:rPr>
              <m:t>t</m:t>
            </m:r>
          </m:sub>
        </m:sSub>
        <m:r>
          <w:rPr>
            <w:rFonts w:ascii="Cambria Math" w:hAnsi="Cambria Math"/>
            <w:sz w:val="22"/>
            <w:szCs w:val="22"/>
          </w:rPr>
          <m:t>=φ</m:t>
        </m:r>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e</m:t>
            </m:r>
          </m:sub>
        </m:sSub>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oMath>
      <w:r w:rsidRPr="003805EE">
        <w:rPr>
          <w:rFonts w:ascii="Helvetica" w:hAnsi="Helvetica"/>
          <w:sz w:val="22"/>
          <w:szCs w:val="22"/>
        </w:rPr>
        <w:t xml:space="preserve">, </w:t>
      </w:r>
      <w:r w:rsidR="00CD565E" w:rsidRPr="003805EE">
        <w:rPr>
          <w:rFonts w:ascii="Helvetica" w:hAnsi="Helvetica"/>
          <w:sz w:val="22"/>
          <w:szCs w:val="22"/>
        </w:rPr>
        <w:tab/>
        <w:t>(</w:t>
      </w:r>
      <w:r w:rsidR="00555417" w:rsidRPr="003805EE">
        <w:rPr>
          <w:rFonts w:ascii="Helvetica" w:hAnsi="Helvetica"/>
          <w:sz w:val="22"/>
          <w:szCs w:val="22"/>
        </w:rPr>
        <w:t>9</w:t>
      </w:r>
      <w:r w:rsidR="00CD565E" w:rsidRPr="003805EE">
        <w:rPr>
          <w:rFonts w:ascii="Helvetica" w:hAnsi="Helvetica"/>
          <w:sz w:val="22"/>
          <w:szCs w:val="22"/>
        </w:rPr>
        <w:t>)</w:t>
      </w:r>
    </w:p>
    <w:p w14:paraId="23508DDC" w14:textId="77777777" w:rsidR="00CD565E" w:rsidRPr="003805EE" w:rsidRDefault="00CD565E" w:rsidP="006551EE">
      <w:pPr>
        <w:rPr>
          <w:rFonts w:ascii="Helvetica" w:hAnsi="Helvetica"/>
          <w:sz w:val="22"/>
          <w:szCs w:val="22"/>
        </w:rPr>
      </w:pPr>
    </w:p>
    <w:p w14:paraId="598787DC" w14:textId="59B3D77C" w:rsidR="004F6D9D" w:rsidRPr="003805EE" w:rsidRDefault="006B5E99" w:rsidP="006551EE">
      <w:pPr>
        <w:rPr>
          <w:rFonts w:ascii="Helvetica" w:hAnsi="Helvetica"/>
          <w:sz w:val="22"/>
          <w:szCs w:val="22"/>
        </w:rPr>
      </w:pPr>
      <w:r w:rsidRPr="003805EE">
        <w:rPr>
          <w:rFonts w:ascii="Helvetica" w:hAnsi="Helvetica"/>
          <w:sz w:val="22"/>
          <w:szCs w:val="22"/>
        </w:rPr>
        <w:t xml:space="preserve">where </w:t>
      </w:r>
      <m:oMath>
        <m:r>
          <w:rPr>
            <w:rFonts w:ascii="Cambria Math" w:hAnsi="Cambria Math"/>
            <w:sz w:val="22"/>
            <w:szCs w:val="22"/>
          </w:rPr>
          <m:t>φ</m:t>
        </m:r>
      </m:oMath>
      <w:r w:rsidR="009E4C29" w:rsidRPr="003805EE">
        <w:rPr>
          <w:rFonts w:ascii="Helvetica" w:hAnsi="Helvetica"/>
          <w:sz w:val="22"/>
          <w:szCs w:val="22"/>
        </w:rPr>
        <w:t xml:space="preserve"> </w:t>
      </w:r>
      <w:r w:rsidR="0082304F" w:rsidRPr="003805EE">
        <w:rPr>
          <w:rFonts w:ascii="Helvetica" w:hAnsi="Helvetica"/>
          <w:sz w:val="22"/>
          <w:szCs w:val="22"/>
        </w:rPr>
        <w:t>is</w:t>
      </w:r>
      <w:r w:rsidR="009E4C29" w:rsidRPr="003805EE">
        <w:rPr>
          <w:rFonts w:ascii="Helvetica" w:hAnsi="Helvetica"/>
          <w:sz w:val="22"/>
          <w:szCs w:val="22"/>
        </w:rPr>
        <w:t xml:space="preserve"> the unit price of the resource</w:t>
      </w:r>
      <w:r w:rsidR="00D437CB">
        <w:rPr>
          <w:rFonts w:ascii="Helvetica" w:hAnsi="Helvetica"/>
          <w:sz w:val="22"/>
          <w:szCs w:val="22"/>
        </w:rPr>
        <w:t>,</w:t>
      </w:r>
      <w:r w:rsidR="009E4C29" w:rsidRPr="003805EE">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e</m:t>
            </m:r>
          </m:sub>
        </m:sSub>
      </m:oMath>
      <w:r w:rsidR="009E4C29" w:rsidRPr="003805EE">
        <w:rPr>
          <w:rFonts w:ascii="Helvetica" w:hAnsi="Helvetica"/>
          <w:sz w:val="22"/>
          <w:szCs w:val="22"/>
        </w:rPr>
        <w:t xml:space="preserve"> </w:t>
      </w:r>
      <w:r w:rsidR="00D437CB">
        <w:rPr>
          <w:rFonts w:ascii="Helvetica" w:hAnsi="Helvetica"/>
          <w:sz w:val="22"/>
          <w:szCs w:val="22"/>
        </w:rPr>
        <w:t>is the</w:t>
      </w:r>
      <w:r w:rsidR="009E4C29" w:rsidRPr="003805EE">
        <w:rPr>
          <w:rFonts w:ascii="Helvetica" w:hAnsi="Helvetica"/>
          <w:sz w:val="22"/>
          <w:szCs w:val="22"/>
        </w:rPr>
        <w:t xml:space="preserve"> cost of extracting that resource, and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oMath>
      <w:r w:rsidR="009E4C29" w:rsidRPr="003805EE">
        <w:rPr>
          <w:rFonts w:ascii="Helvetica" w:hAnsi="Helvetica"/>
          <w:sz w:val="22"/>
          <w:szCs w:val="22"/>
        </w:rPr>
        <w:t xml:space="preserve"> </w:t>
      </w:r>
      <w:r w:rsidR="0082304F" w:rsidRPr="003805EE">
        <w:rPr>
          <w:rFonts w:ascii="Helvetica" w:hAnsi="Helvetica"/>
          <w:sz w:val="22"/>
          <w:szCs w:val="22"/>
        </w:rPr>
        <w:t>is</w:t>
      </w:r>
      <w:r w:rsidR="009E4C29" w:rsidRPr="003805EE">
        <w:rPr>
          <w:rFonts w:ascii="Helvetica" w:hAnsi="Helvetica"/>
          <w:sz w:val="22"/>
          <w:szCs w:val="22"/>
        </w:rPr>
        <w:t xml:space="preserve"> the </w:t>
      </w:r>
      <w:r w:rsidR="00BA3612" w:rsidRPr="003805EE">
        <w:rPr>
          <w:rFonts w:ascii="Helvetica" w:hAnsi="Helvetica"/>
          <w:sz w:val="22"/>
          <w:szCs w:val="22"/>
        </w:rPr>
        <w:t xml:space="preserve">total </w:t>
      </w:r>
      <w:r w:rsidR="009E4C29" w:rsidRPr="003805EE">
        <w:rPr>
          <w:rFonts w:ascii="Helvetica" w:hAnsi="Helvetica"/>
          <w:sz w:val="22"/>
          <w:szCs w:val="22"/>
        </w:rPr>
        <w:t xml:space="preserve">biomass of the resource at time </w:t>
      </w:r>
      <w:proofErr w:type="gramStart"/>
      <w:r w:rsidR="009E4C29" w:rsidRPr="00D13868">
        <w:rPr>
          <w:rFonts w:ascii="Helvetica" w:hAnsi="Helvetica"/>
          <w:i/>
          <w:iCs/>
          <w:sz w:val="22"/>
          <w:szCs w:val="22"/>
        </w:rPr>
        <w:t>t</w:t>
      </w:r>
      <w:r w:rsidR="009E4C29" w:rsidRPr="003805EE">
        <w:rPr>
          <w:rFonts w:ascii="Helvetica" w:hAnsi="Helvetica"/>
          <w:sz w:val="22"/>
          <w:szCs w:val="22"/>
        </w:rPr>
        <w:t>.</w:t>
      </w:r>
      <w:proofErr w:type="gramEnd"/>
      <w:r w:rsidR="008A6BA1" w:rsidRPr="003805EE">
        <w:rPr>
          <w:rFonts w:ascii="Helvetica" w:hAnsi="Helvetica"/>
          <w:sz w:val="22"/>
          <w:szCs w:val="22"/>
        </w:rPr>
        <w:t xml:space="preserve"> If the costs and </w:t>
      </w:r>
      <w:r w:rsidR="00756CE0" w:rsidRPr="003805EE">
        <w:rPr>
          <w:rFonts w:ascii="Helvetica" w:hAnsi="Helvetica"/>
          <w:sz w:val="22"/>
          <w:szCs w:val="22"/>
        </w:rPr>
        <w:t>benefits are born</w:t>
      </w:r>
      <w:r w:rsidR="00D437CB">
        <w:rPr>
          <w:rFonts w:ascii="Helvetica" w:hAnsi="Helvetica"/>
          <w:sz w:val="22"/>
          <w:szCs w:val="22"/>
        </w:rPr>
        <w:t>e</w:t>
      </w:r>
      <w:r w:rsidR="00756CE0" w:rsidRPr="003805EE">
        <w:rPr>
          <w:rFonts w:ascii="Helvetica" w:hAnsi="Helvetica"/>
          <w:sz w:val="22"/>
          <w:szCs w:val="22"/>
        </w:rPr>
        <w:t xml:space="preserve"> by the same party then</w:t>
      </w:r>
      <w:r w:rsidR="008A6BA1" w:rsidRPr="003805EE">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V</m:t>
            </m:r>
          </m:e>
          <m:sub>
            <m:r>
              <w:rPr>
                <w:rFonts w:ascii="Cambria Math" w:hAnsi="Cambria Math"/>
                <w:sz w:val="22"/>
                <w:szCs w:val="22"/>
              </w:rPr>
              <m:t>t</m:t>
            </m:r>
          </m:sub>
        </m:sSub>
      </m:oMath>
      <w:r w:rsidR="00756CE0" w:rsidRPr="003805EE">
        <w:rPr>
          <w:rFonts w:ascii="Helvetica" w:hAnsi="Helvetica"/>
          <w:sz w:val="22"/>
          <w:szCs w:val="22"/>
        </w:rPr>
        <w:t xml:space="preserve"> represents profit, but since we consider the costs of monitoring being born</w:t>
      </w:r>
      <w:r w:rsidR="00D437CB">
        <w:rPr>
          <w:rFonts w:ascii="Helvetica" w:hAnsi="Helvetica"/>
          <w:sz w:val="22"/>
          <w:szCs w:val="22"/>
        </w:rPr>
        <w:t>e</w:t>
      </w:r>
      <w:r w:rsidR="00756CE0" w:rsidRPr="003805EE">
        <w:rPr>
          <w:rFonts w:ascii="Helvetica" w:hAnsi="Helvetica"/>
          <w:sz w:val="22"/>
          <w:szCs w:val="22"/>
        </w:rPr>
        <w:t xml:space="preserve"> by the same and different </w:t>
      </w:r>
      <w:r w:rsidR="00693745" w:rsidRPr="003805EE">
        <w:rPr>
          <w:rFonts w:ascii="Helvetica" w:hAnsi="Helvetica"/>
          <w:sz w:val="22"/>
          <w:szCs w:val="22"/>
        </w:rPr>
        <w:t>part</w:t>
      </w:r>
      <w:r w:rsidR="00693745">
        <w:rPr>
          <w:rFonts w:ascii="Helvetica" w:hAnsi="Helvetica"/>
          <w:sz w:val="22"/>
          <w:szCs w:val="22"/>
        </w:rPr>
        <w:t>ies</w:t>
      </w:r>
      <w:r w:rsidR="00693745" w:rsidRPr="003805EE">
        <w:rPr>
          <w:rFonts w:ascii="Helvetica" w:hAnsi="Helvetica"/>
          <w:sz w:val="22"/>
          <w:szCs w:val="22"/>
        </w:rPr>
        <w:t xml:space="preserve"> </w:t>
      </w:r>
      <w:r w:rsidR="00756CE0" w:rsidRPr="003805EE">
        <w:rPr>
          <w:rFonts w:ascii="Helvetica" w:hAnsi="Helvetica"/>
          <w:sz w:val="22"/>
          <w:szCs w:val="22"/>
        </w:rPr>
        <w:t>below</w:t>
      </w:r>
      <w:r w:rsidR="00693745">
        <w:rPr>
          <w:rFonts w:ascii="Helvetica" w:hAnsi="Helvetica"/>
          <w:sz w:val="22"/>
          <w:szCs w:val="22"/>
        </w:rPr>
        <w:t>,</w:t>
      </w:r>
      <w:r w:rsidR="00756CE0" w:rsidRPr="003805EE">
        <w:rPr>
          <w:rFonts w:ascii="Helvetica" w:hAnsi="Helvetica"/>
          <w:sz w:val="22"/>
          <w:szCs w:val="22"/>
        </w:rPr>
        <w:t xml:space="preserve"> we refer to this loosely as value. </w:t>
      </w:r>
      <w:r w:rsidR="00AC375B" w:rsidRPr="003805EE">
        <w:rPr>
          <w:rFonts w:ascii="Helvetica" w:hAnsi="Helvetica"/>
          <w:sz w:val="22"/>
          <w:szCs w:val="22"/>
        </w:rPr>
        <w:t xml:space="preserve">We </w:t>
      </w:r>
      <w:r w:rsidR="00580186" w:rsidRPr="003805EE">
        <w:rPr>
          <w:rFonts w:ascii="Helvetica" w:hAnsi="Helvetica"/>
          <w:sz w:val="22"/>
          <w:szCs w:val="22"/>
        </w:rPr>
        <w:t>estimated the n</w:t>
      </w:r>
      <w:r w:rsidR="00E61DE3" w:rsidRPr="003805EE">
        <w:rPr>
          <w:rFonts w:ascii="Helvetica" w:hAnsi="Helvetica"/>
          <w:sz w:val="22"/>
          <w:szCs w:val="22"/>
        </w:rPr>
        <w:t xml:space="preserve">et </w:t>
      </w:r>
      <w:r w:rsidR="00580186" w:rsidRPr="003805EE">
        <w:rPr>
          <w:rFonts w:ascii="Helvetica" w:hAnsi="Helvetica"/>
          <w:sz w:val="22"/>
          <w:szCs w:val="22"/>
        </w:rPr>
        <w:t>p</w:t>
      </w:r>
      <w:r w:rsidR="00E61DE3" w:rsidRPr="003805EE">
        <w:rPr>
          <w:rFonts w:ascii="Helvetica" w:hAnsi="Helvetica"/>
          <w:sz w:val="22"/>
          <w:szCs w:val="22"/>
        </w:rPr>
        <w:t xml:space="preserve">resent </w:t>
      </w:r>
      <w:r w:rsidR="00580186" w:rsidRPr="003805EE">
        <w:rPr>
          <w:rFonts w:ascii="Helvetica" w:hAnsi="Helvetica"/>
          <w:sz w:val="22"/>
          <w:szCs w:val="22"/>
        </w:rPr>
        <w:t>v</w:t>
      </w:r>
      <w:r w:rsidR="00E61DE3" w:rsidRPr="003805EE">
        <w:rPr>
          <w:rFonts w:ascii="Helvetica" w:hAnsi="Helvetica"/>
          <w:sz w:val="22"/>
          <w:szCs w:val="22"/>
        </w:rPr>
        <w:t>alue</w:t>
      </w:r>
      <w:r w:rsidR="00580186" w:rsidRPr="003805EE">
        <w:rPr>
          <w:rFonts w:ascii="Helvetica" w:hAnsi="Helvetica"/>
          <w:sz w:val="22"/>
          <w:szCs w:val="22"/>
        </w:rPr>
        <w:t xml:space="preserve"> (NPV)</w:t>
      </w:r>
      <w:r w:rsidR="00E61DE3" w:rsidRPr="003805EE">
        <w:rPr>
          <w:rFonts w:ascii="Helvetica" w:hAnsi="Helvetica"/>
          <w:sz w:val="22"/>
          <w:szCs w:val="22"/>
        </w:rPr>
        <w:t xml:space="preserve"> of the resource </w:t>
      </w:r>
      <w:r w:rsidR="00693745">
        <w:rPr>
          <w:rFonts w:ascii="Helvetica" w:hAnsi="Helvetica"/>
          <w:sz w:val="22"/>
          <w:szCs w:val="22"/>
        </w:rPr>
        <w:t>across</w:t>
      </w:r>
      <w:r w:rsidR="00693745" w:rsidRPr="003805EE">
        <w:rPr>
          <w:rFonts w:ascii="Helvetica" w:hAnsi="Helvetica"/>
          <w:sz w:val="22"/>
          <w:szCs w:val="22"/>
        </w:rPr>
        <w:t xml:space="preserve"> </w:t>
      </w:r>
      <w:r w:rsidR="00B60AEC" w:rsidRPr="003805EE">
        <w:rPr>
          <w:rFonts w:ascii="Helvetica" w:hAnsi="Helvetica"/>
          <w:sz w:val="22"/>
          <w:szCs w:val="22"/>
        </w:rPr>
        <w:t>the full duration of the simulation as</w:t>
      </w:r>
      <w:r w:rsidR="004F6D9D" w:rsidRPr="003805EE">
        <w:rPr>
          <w:rFonts w:ascii="Helvetica" w:hAnsi="Helvetica"/>
          <w:sz w:val="22"/>
          <w:szCs w:val="22"/>
        </w:rPr>
        <w:t>:</w:t>
      </w:r>
    </w:p>
    <w:p w14:paraId="20D8A491" w14:textId="77777777" w:rsidR="004F6D9D" w:rsidRPr="003805EE" w:rsidRDefault="004F6D9D" w:rsidP="006551EE">
      <w:pPr>
        <w:rPr>
          <w:rFonts w:ascii="Helvetica" w:hAnsi="Helvetica"/>
          <w:sz w:val="22"/>
          <w:szCs w:val="22"/>
        </w:rPr>
      </w:pPr>
    </w:p>
    <w:p w14:paraId="1B047948" w14:textId="3E686897" w:rsidR="004F6D9D" w:rsidRPr="003805EE" w:rsidRDefault="00B60AEC" w:rsidP="006551EE">
      <w:pPr>
        <w:tabs>
          <w:tab w:val="left" w:pos="8640"/>
        </w:tabs>
        <w:rPr>
          <w:rFonts w:ascii="Helvetica" w:hAnsi="Helvetica"/>
          <w:sz w:val="22"/>
          <w:szCs w:val="22"/>
        </w:rPr>
      </w:pPr>
      <w:r w:rsidRPr="003805EE">
        <w:rPr>
          <w:rFonts w:ascii="Helvetica" w:hAnsi="Helvetica"/>
          <w:sz w:val="22"/>
          <w:szCs w:val="22"/>
        </w:rPr>
        <w:t xml:space="preserve"> </w:t>
      </w:r>
      <m:oMath>
        <m:r>
          <w:rPr>
            <w:rFonts w:ascii="Cambria Math" w:hAnsi="Cambria Math"/>
            <w:sz w:val="22"/>
            <w:szCs w:val="22"/>
          </w:rPr>
          <m:t>NPV=</m:t>
        </m:r>
        <m:nary>
          <m:naryPr>
            <m:chr m:val="∑"/>
            <m:limLoc m:val="undOvr"/>
            <m:subHide m:val="1"/>
            <m:supHide m:val="1"/>
            <m:ctrlPr>
              <w:rPr>
                <w:rFonts w:ascii="Cambria Math" w:hAnsi="Cambria Math"/>
                <w:i/>
                <w:sz w:val="22"/>
                <w:szCs w:val="22"/>
              </w:rPr>
            </m:ctrlPr>
          </m:naryPr>
          <m:sub/>
          <m:sup/>
          <m:e>
            <m:sSub>
              <m:sSubPr>
                <m:ctrlPr>
                  <w:rPr>
                    <w:rFonts w:ascii="Cambria Math" w:hAnsi="Cambria Math"/>
                    <w:i/>
                    <w:sz w:val="22"/>
                    <w:szCs w:val="22"/>
                  </w:rPr>
                </m:ctrlPr>
              </m:sSubPr>
              <m:e>
                <m:r>
                  <w:rPr>
                    <w:rFonts w:ascii="Cambria Math" w:hAnsi="Cambria Math"/>
                    <w:sz w:val="22"/>
                    <w:szCs w:val="22"/>
                  </w:rPr>
                  <m:t>V</m:t>
                </m:r>
              </m:e>
              <m:sub>
                <m:r>
                  <w:rPr>
                    <w:rFonts w:ascii="Cambria Math" w:hAnsi="Cambria Math"/>
                    <w:sz w:val="22"/>
                    <w:szCs w:val="22"/>
                  </w:rPr>
                  <m:t>t</m:t>
                </m:r>
              </m:sub>
            </m:sSub>
            <m:sSub>
              <m:sSubPr>
                <m:ctrlPr>
                  <w:rPr>
                    <w:rFonts w:ascii="Cambria Math" w:hAnsi="Cambria Math"/>
                    <w:i/>
                    <w:sz w:val="22"/>
                    <w:szCs w:val="22"/>
                  </w:rPr>
                </m:ctrlPr>
              </m:sSubPr>
              <m:e>
                <m:r>
                  <w:rPr>
                    <w:rFonts w:ascii="Cambria Math" w:hAnsi="Cambria Math"/>
                    <w:sz w:val="22"/>
                    <w:szCs w:val="22"/>
                  </w:rPr>
                  <m:t>d</m:t>
                </m:r>
              </m:e>
              <m:sub>
                <m:r>
                  <w:rPr>
                    <w:rFonts w:ascii="Cambria Math" w:hAnsi="Cambria Math"/>
                    <w:sz w:val="22"/>
                    <w:szCs w:val="22"/>
                  </w:rPr>
                  <m:t>t</m:t>
                </m:r>
              </m:sub>
            </m:sSub>
          </m:e>
        </m:nary>
      </m:oMath>
      <w:r w:rsidR="00103088" w:rsidRPr="003805EE">
        <w:rPr>
          <w:rFonts w:ascii="Helvetica" w:hAnsi="Helvetica"/>
          <w:sz w:val="22"/>
          <w:szCs w:val="22"/>
        </w:rPr>
        <w:t>,</w:t>
      </w:r>
      <w:r w:rsidR="004F6D9D" w:rsidRPr="003805EE">
        <w:rPr>
          <w:rFonts w:ascii="Helvetica" w:hAnsi="Helvetica"/>
          <w:sz w:val="22"/>
          <w:szCs w:val="22"/>
        </w:rPr>
        <w:tab/>
        <w:t>(</w:t>
      </w:r>
      <w:r w:rsidR="00555417" w:rsidRPr="003805EE">
        <w:rPr>
          <w:rFonts w:ascii="Helvetica" w:hAnsi="Helvetica"/>
          <w:sz w:val="22"/>
          <w:szCs w:val="22"/>
        </w:rPr>
        <w:t>10</w:t>
      </w:r>
      <w:r w:rsidR="004F6D9D" w:rsidRPr="003805EE">
        <w:rPr>
          <w:rFonts w:ascii="Helvetica" w:hAnsi="Helvetica"/>
          <w:sz w:val="22"/>
          <w:szCs w:val="22"/>
        </w:rPr>
        <w:t>)</w:t>
      </w:r>
    </w:p>
    <w:p w14:paraId="02838321" w14:textId="77777777" w:rsidR="004F6D9D" w:rsidRPr="003805EE" w:rsidRDefault="004F6D9D" w:rsidP="006551EE">
      <w:pPr>
        <w:rPr>
          <w:rFonts w:ascii="Helvetica" w:hAnsi="Helvetica"/>
          <w:sz w:val="22"/>
          <w:szCs w:val="22"/>
        </w:rPr>
      </w:pPr>
    </w:p>
    <w:p w14:paraId="5389506E" w14:textId="5781FAA4" w:rsidR="002621A5" w:rsidRPr="003805EE" w:rsidRDefault="00103088" w:rsidP="006551EE">
      <w:pPr>
        <w:rPr>
          <w:rFonts w:ascii="Helvetica" w:hAnsi="Helvetica"/>
          <w:sz w:val="22"/>
          <w:szCs w:val="22"/>
        </w:rPr>
      </w:pPr>
      <w:r w:rsidRPr="003805EE">
        <w:rPr>
          <w:rFonts w:ascii="Helvetica" w:hAnsi="Helvetica"/>
          <w:sz w:val="22"/>
          <w:szCs w:val="22"/>
        </w:rPr>
        <w:t xml:space="preserve">where the discount </w:t>
      </w:r>
      <w:r w:rsidR="00476BB8" w:rsidRPr="003805EE">
        <w:rPr>
          <w:rFonts w:ascii="Helvetica" w:hAnsi="Helvetica"/>
          <w:sz w:val="22"/>
          <w:szCs w:val="22"/>
        </w:rPr>
        <w:t>coefficient</w:t>
      </w:r>
      <w:r w:rsidRPr="003805EE">
        <w:rPr>
          <w:rFonts w:ascii="Helvetica" w:hAnsi="Helvetica"/>
          <w:sz w:val="22"/>
          <w:szCs w:val="22"/>
        </w:rPr>
        <w:t xml:space="preserve"> </w:t>
      </w:r>
      <w:r w:rsidR="00D37D10" w:rsidRPr="003805EE">
        <w:rPr>
          <w:rFonts w:ascii="Helvetica" w:hAnsi="Helvetica"/>
          <w:sz w:val="22"/>
          <w:szCs w:val="22"/>
        </w:rPr>
        <w:t>(</w:t>
      </w:r>
      <w:r w:rsidR="00D37D10" w:rsidRPr="003805EE">
        <w:rPr>
          <w:rFonts w:ascii="Helvetica" w:hAnsi="Helvetica"/>
          <w:i/>
          <w:sz w:val="22"/>
          <w:szCs w:val="22"/>
        </w:rPr>
        <w:t>d</w:t>
      </w:r>
      <w:r w:rsidR="00D37D10" w:rsidRPr="003805EE">
        <w:rPr>
          <w:rFonts w:ascii="Helvetica" w:hAnsi="Helvetica"/>
          <w:sz w:val="22"/>
          <w:szCs w:val="22"/>
        </w:rPr>
        <w:t xml:space="preserve">) decreases </w:t>
      </w:r>
      <w:r w:rsidR="00EE5B11" w:rsidRPr="003805EE">
        <w:rPr>
          <w:rFonts w:ascii="Helvetica" w:hAnsi="Helvetica"/>
          <w:sz w:val="22"/>
          <w:szCs w:val="22"/>
        </w:rPr>
        <w:t>through time following the</w:t>
      </w:r>
      <w:r w:rsidR="00D37D10" w:rsidRPr="003805EE">
        <w:rPr>
          <w:rFonts w:ascii="Helvetica" w:hAnsi="Helvetica"/>
          <w:sz w:val="22"/>
          <w:szCs w:val="22"/>
        </w:rPr>
        <w:t xml:space="preserve"> function:</w:t>
      </w:r>
    </w:p>
    <w:p w14:paraId="4C6E017D" w14:textId="77777777" w:rsidR="002621A5" w:rsidRPr="003805EE" w:rsidRDefault="002621A5" w:rsidP="006551EE">
      <w:pPr>
        <w:rPr>
          <w:rFonts w:ascii="Helvetica" w:hAnsi="Helvetica"/>
          <w:sz w:val="22"/>
          <w:szCs w:val="22"/>
        </w:rPr>
      </w:pPr>
    </w:p>
    <w:p w14:paraId="50E6A94A" w14:textId="0D8EF9D4" w:rsidR="002621A5" w:rsidRPr="003805EE" w:rsidRDefault="00D37D10" w:rsidP="006551EE">
      <w:pPr>
        <w:tabs>
          <w:tab w:val="left" w:pos="8640"/>
        </w:tabs>
        <w:rPr>
          <w:rFonts w:ascii="Helvetica" w:hAnsi="Helvetica"/>
          <w:sz w:val="22"/>
          <w:szCs w:val="22"/>
        </w:rPr>
      </w:pPr>
      <w:r w:rsidRPr="003805EE">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d</m:t>
            </m:r>
          </m:e>
          <m:sub>
            <m:r>
              <w:rPr>
                <w:rFonts w:ascii="Cambria Math" w:hAnsi="Cambria Math"/>
                <w:sz w:val="22"/>
                <w:szCs w:val="22"/>
              </w:rPr>
              <m:t>t</m:t>
            </m:r>
          </m:sub>
        </m:sSub>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1</m:t>
            </m:r>
          </m:num>
          <m:den>
            <m:r>
              <w:rPr>
                <w:rFonts w:ascii="Cambria Math" w:hAnsi="Cambria Math"/>
                <w:sz w:val="22"/>
                <w:szCs w:val="22"/>
              </w:rPr>
              <m:t>1+</m:t>
            </m:r>
            <m:sSup>
              <m:sSupPr>
                <m:ctrlPr>
                  <w:rPr>
                    <w:rFonts w:ascii="Cambria Math" w:hAnsi="Cambria Math"/>
                    <w:i/>
                    <w:sz w:val="22"/>
                    <w:szCs w:val="22"/>
                  </w:rPr>
                </m:ctrlPr>
              </m:sSupPr>
              <m:e>
                <m:r>
                  <w:rPr>
                    <w:rFonts w:ascii="Cambria Math" w:hAnsi="Cambria Math"/>
                    <w:sz w:val="22"/>
                    <w:szCs w:val="22"/>
                  </w:rPr>
                  <m:t>δ</m:t>
                </m:r>
              </m:e>
              <m:sup>
                <m:r>
                  <w:rPr>
                    <w:rFonts w:ascii="Cambria Math" w:hAnsi="Cambria Math"/>
                    <w:sz w:val="22"/>
                    <w:szCs w:val="22"/>
                  </w:rPr>
                  <m:t>t</m:t>
                </m:r>
              </m:sup>
            </m:sSup>
          </m:den>
        </m:f>
      </m:oMath>
      <w:r w:rsidRPr="003805EE">
        <w:rPr>
          <w:rFonts w:ascii="Helvetica" w:hAnsi="Helvetica"/>
          <w:sz w:val="22"/>
          <w:szCs w:val="22"/>
        </w:rPr>
        <w:t xml:space="preserve"> </w:t>
      </w:r>
      <w:r w:rsidR="002621A5" w:rsidRPr="003805EE">
        <w:rPr>
          <w:rFonts w:ascii="Helvetica" w:hAnsi="Helvetica"/>
          <w:sz w:val="22"/>
          <w:szCs w:val="22"/>
        </w:rPr>
        <w:t xml:space="preserve">, </w:t>
      </w:r>
      <w:r w:rsidR="002621A5" w:rsidRPr="003805EE">
        <w:rPr>
          <w:rFonts w:ascii="Helvetica" w:hAnsi="Helvetica"/>
          <w:sz w:val="22"/>
          <w:szCs w:val="22"/>
        </w:rPr>
        <w:tab/>
        <w:t>(</w:t>
      </w:r>
      <w:r w:rsidR="004F6D9D" w:rsidRPr="003805EE">
        <w:rPr>
          <w:rFonts w:ascii="Helvetica" w:hAnsi="Helvetica"/>
          <w:sz w:val="22"/>
          <w:szCs w:val="22"/>
        </w:rPr>
        <w:t>1</w:t>
      </w:r>
      <w:r w:rsidR="00555417" w:rsidRPr="003805EE">
        <w:rPr>
          <w:rFonts w:ascii="Helvetica" w:hAnsi="Helvetica"/>
          <w:sz w:val="22"/>
          <w:szCs w:val="22"/>
        </w:rPr>
        <w:t>1</w:t>
      </w:r>
      <w:r w:rsidR="002621A5" w:rsidRPr="003805EE">
        <w:rPr>
          <w:rFonts w:ascii="Helvetica" w:hAnsi="Helvetica"/>
          <w:sz w:val="22"/>
          <w:szCs w:val="22"/>
        </w:rPr>
        <w:t>)</w:t>
      </w:r>
      <w:r w:rsidR="00615385" w:rsidRPr="003805EE">
        <w:rPr>
          <w:rFonts w:ascii="Helvetica" w:hAnsi="Helvetica"/>
          <w:sz w:val="22"/>
          <w:szCs w:val="22"/>
        </w:rPr>
        <w:t xml:space="preserve"> </w:t>
      </w:r>
    </w:p>
    <w:p w14:paraId="4212AE6F" w14:textId="77777777" w:rsidR="002621A5" w:rsidRPr="003805EE" w:rsidRDefault="002621A5" w:rsidP="006551EE">
      <w:pPr>
        <w:rPr>
          <w:rFonts w:ascii="Helvetica" w:hAnsi="Helvetica"/>
          <w:sz w:val="22"/>
          <w:szCs w:val="22"/>
        </w:rPr>
      </w:pPr>
    </w:p>
    <w:p w14:paraId="7D70D97A" w14:textId="150B00C5" w:rsidR="002621A5" w:rsidRDefault="00615385" w:rsidP="006551EE">
      <w:pPr>
        <w:rPr>
          <w:rFonts w:ascii="Helvetica" w:hAnsi="Helvetica"/>
          <w:sz w:val="22"/>
          <w:szCs w:val="22"/>
        </w:rPr>
      </w:pPr>
      <w:r w:rsidRPr="003805EE">
        <w:rPr>
          <w:rFonts w:ascii="Helvetica" w:hAnsi="Helvetica"/>
          <w:sz w:val="22"/>
          <w:szCs w:val="22"/>
        </w:rPr>
        <w:t xml:space="preserve">and </w:t>
      </w:r>
      <m:oMath>
        <m:r>
          <w:rPr>
            <w:rFonts w:ascii="Cambria Math" w:hAnsi="Cambria Math"/>
            <w:sz w:val="22"/>
            <w:szCs w:val="22"/>
          </w:rPr>
          <m:t>δ</m:t>
        </m:r>
      </m:oMath>
      <w:r w:rsidRPr="003805EE">
        <w:rPr>
          <w:rFonts w:ascii="Helvetica" w:hAnsi="Helvetica"/>
          <w:sz w:val="22"/>
          <w:szCs w:val="22"/>
        </w:rPr>
        <w:t xml:space="preserve"> </w:t>
      </w:r>
      <w:r w:rsidR="0082304F" w:rsidRPr="003805EE">
        <w:rPr>
          <w:rFonts w:ascii="Helvetica" w:hAnsi="Helvetica"/>
          <w:sz w:val="22"/>
          <w:szCs w:val="22"/>
        </w:rPr>
        <w:t>is</w:t>
      </w:r>
      <w:r w:rsidRPr="003805EE">
        <w:rPr>
          <w:rFonts w:ascii="Helvetica" w:hAnsi="Helvetica"/>
          <w:sz w:val="22"/>
          <w:szCs w:val="22"/>
        </w:rPr>
        <w:t xml:space="preserve"> a value between 0 and 1</w:t>
      </w:r>
      <w:r w:rsidR="00B05FC4">
        <w:rPr>
          <w:rFonts w:ascii="Helvetica" w:hAnsi="Helvetica"/>
          <w:sz w:val="22"/>
          <w:szCs w:val="22"/>
        </w:rPr>
        <w:t xml:space="preserve"> that represents the rate at which </w:t>
      </w:r>
      <w:r w:rsidR="00804B7F">
        <w:rPr>
          <w:rFonts w:ascii="Helvetica" w:hAnsi="Helvetica"/>
          <w:sz w:val="22"/>
          <w:szCs w:val="22"/>
        </w:rPr>
        <w:t xml:space="preserve">the </w:t>
      </w:r>
      <w:r w:rsidR="007068D6">
        <w:rPr>
          <w:rFonts w:ascii="Helvetica" w:hAnsi="Helvetica"/>
          <w:sz w:val="22"/>
          <w:szCs w:val="22"/>
        </w:rPr>
        <w:t xml:space="preserve">future value is discounted </w:t>
      </w:r>
      <w:r w:rsidR="00804B7F">
        <w:rPr>
          <w:rFonts w:ascii="Helvetica" w:hAnsi="Helvetica"/>
          <w:sz w:val="22"/>
          <w:szCs w:val="22"/>
        </w:rPr>
        <w:t>through time</w:t>
      </w:r>
      <w:r w:rsidR="000B15BE" w:rsidRPr="003805EE">
        <w:rPr>
          <w:rFonts w:ascii="Helvetica" w:hAnsi="Helvetica"/>
          <w:sz w:val="22"/>
          <w:szCs w:val="22"/>
        </w:rPr>
        <w:t xml:space="preserve">. </w:t>
      </w:r>
      <w:r w:rsidR="0087797E" w:rsidRPr="003805EE">
        <w:rPr>
          <w:rFonts w:ascii="Helvetica" w:hAnsi="Helvetica"/>
          <w:sz w:val="22"/>
          <w:szCs w:val="22"/>
        </w:rPr>
        <w:t>We assume</w:t>
      </w:r>
      <w:r w:rsidR="0073379F" w:rsidRPr="003805EE">
        <w:rPr>
          <w:rFonts w:ascii="Helvetica" w:hAnsi="Helvetica"/>
          <w:sz w:val="22"/>
          <w:szCs w:val="22"/>
        </w:rPr>
        <w:t>d</w:t>
      </w:r>
      <w:r w:rsidR="0087797E" w:rsidRPr="003805EE">
        <w:rPr>
          <w:rFonts w:ascii="Helvetica" w:hAnsi="Helvetica"/>
          <w:sz w:val="22"/>
          <w:szCs w:val="22"/>
        </w:rPr>
        <w:t xml:space="preserve"> that </w:t>
      </w:r>
      <w:r w:rsidR="007821E5" w:rsidRPr="003805EE">
        <w:rPr>
          <w:rFonts w:ascii="Helvetica" w:hAnsi="Helvetica"/>
          <w:sz w:val="22"/>
          <w:szCs w:val="22"/>
        </w:rPr>
        <w:t xml:space="preserve">the marginal cost of increasing </w:t>
      </w:r>
      <w:del w:id="31" w:author="Adrian Stier" w:date="2022-01-17T12:28:00Z">
        <w:r w:rsidR="007821E5" w:rsidRPr="003805EE" w:rsidDel="00C02672">
          <w:rPr>
            <w:rFonts w:ascii="Helvetica" w:hAnsi="Helvetica"/>
            <w:sz w:val="22"/>
            <w:szCs w:val="22"/>
          </w:rPr>
          <w:delText xml:space="preserve">precision </w:delText>
        </w:r>
      </w:del>
      <w:ins w:id="32" w:author="Adrian Stier" w:date="2022-01-17T12:28:00Z">
        <w:r w:rsidR="00C02672">
          <w:rPr>
            <w:rFonts w:ascii="Helvetica" w:hAnsi="Helvetica"/>
            <w:sz w:val="22"/>
            <w:szCs w:val="22"/>
          </w:rPr>
          <w:t>accuracy</w:t>
        </w:r>
        <w:r w:rsidR="00C02672" w:rsidRPr="003805EE">
          <w:rPr>
            <w:rFonts w:ascii="Helvetica" w:hAnsi="Helvetica"/>
            <w:sz w:val="22"/>
            <w:szCs w:val="22"/>
          </w:rPr>
          <w:t xml:space="preserve"> </w:t>
        </w:r>
      </w:ins>
      <w:r w:rsidR="0073379F" w:rsidRPr="003805EE">
        <w:rPr>
          <w:rFonts w:ascii="Helvetica" w:hAnsi="Helvetica"/>
          <w:sz w:val="22"/>
          <w:szCs w:val="22"/>
        </w:rPr>
        <w:t>was</w:t>
      </w:r>
      <w:r w:rsidR="007821E5" w:rsidRPr="003805EE">
        <w:rPr>
          <w:rFonts w:ascii="Helvetica" w:hAnsi="Helvetica"/>
          <w:sz w:val="22"/>
          <w:szCs w:val="22"/>
        </w:rPr>
        <w:t xml:space="preserve"> always positive</w:t>
      </w:r>
      <w:r w:rsidR="00711595" w:rsidRPr="003805EE">
        <w:rPr>
          <w:rFonts w:ascii="Helvetica" w:hAnsi="Helvetica"/>
          <w:sz w:val="22"/>
          <w:szCs w:val="22"/>
        </w:rPr>
        <w:t>,</w:t>
      </w:r>
      <w:r w:rsidR="007821E5" w:rsidRPr="003805EE">
        <w:rPr>
          <w:rFonts w:ascii="Helvetica" w:hAnsi="Helvetica"/>
          <w:sz w:val="22"/>
          <w:szCs w:val="22"/>
        </w:rPr>
        <w:t xml:space="preserve"> such that there </w:t>
      </w:r>
      <w:r w:rsidR="0073379F" w:rsidRPr="003805EE">
        <w:rPr>
          <w:rFonts w:ascii="Helvetica" w:hAnsi="Helvetica"/>
          <w:sz w:val="22"/>
          <w:szCs w:val="22"/>
        </w:rPr>
        <w:t>was</w:t>
      </w:r>
      <w:r w:rsidR="007821E5" w:rsidRPr="003805EE">
        <w:rPr>
          <w:rFonts w:ascii="Helvetica" w:hAnsi="Helvetica"/>
          <w:sz w:val="22"/>
          <w:szCs w:val="22"/>
        </w:rPr>
        <w:t xml:space="preserve"> lower cost to move from low to moderate information than from moderate to high information</w:t>
      </w:r>
      <w:r w:rsidR="00DA46F5" w:rsidRPr="003805EE">
        <w:rPr>
          <w:rFonts w:ascii="Helvetica" w:hAnsi="Helvetica"/>
          <w:sz w:val="22"/>
          <w:szCs w:val="22"/>
        </w:rPr>
        <w:t xml:space="preserve">. </w:t>
      </w:r>
      <w:r w:rsidR="00234E8E" w:rsidRPr="003805EE">
        <w:rPr>
          <w:rFonts w:ascii="Helvetica" w:hAnsi="Helvetica"/>
          <w:sz w:val="22"/>
          <w:szCs w:val="22"/>
        </w:rPr>
        <w:t>N</w:t>
      </w:r>
      <w:r w:rsidR="00580186" w:rsidRPr="003805EE">
        <w:rPr>
          <w:rFonts w:ascii="Helvetica" w:hAnsi="Helvetica"/>
          <w:sz w:val="22"/>
          <w:szCs w:val="22"/>
        </w:rPr>
        <w:t>et present v</w:t>
      </w:r>
      <w:r w:rsidR="00AC137D" w:rsidRPr="003805EE">
        <w:rPr>
          <w:rFonts w:ascii="Helvetica" w:hAnsi="Helvetica"/>
          <w:sz w:val="22"/>
          <w:szCs w:val="22"/>
        </w:rPr>
        <w:t>alue</w:t>
      </w:r>
      <w:r w:rsidR="00234E8E" w:rsidRPr="003805EE">
        <w:rPr>
          <w:rFonts w:ascii="Helvetica" w:hAnsi="Helvetica"/>
          <w:sz w:val="22"/>
          <w:szCs w:val="22"/>
        </w:rPr>
        <w:t xml:space="preserve"> is assessed independent of cost of monitoring. </w:t>
      </w:r>
      <w:r w:rsidR="00DE7101">
        <w:rPr>
          <w:rFonts w:ascii="Helvetica" w:hAnsi="Helvetica"/>
          <w:sz w:val="22"/>
          <w:szCs w:val="22"/>
        </w:rPr>
        <w:t>The c</w:t>
      </w:r>
      <w:r w:rsidR="00DE7101" w:rsidRPr="003805EE">
        <w:rPr>
          <w:rFonts w:ascii="Helvetica" w:hAnsi="Helvetica"/>
          <w:sz w:val="22"/>
          <w:szCs w:val="22"/>
        </w:rPr>
        <w:t xml:space="preserve">ost </w:t>
      </w:r>
      <w:r w:rsidR="00DA46F5" w:rsidRPr="003805EE">
        <w:rPr>
          <w:rFonts w:ascii="Helvetica" w:hAnsi="Helvetica"/>
          <w:sz w:val="22"/>
          <w:szCs w:val="22"/>
        </w:rPr>
        <w:t xml:space="preserve">of monitoring </w:t>
      </w:r>
      <w:r w:rsidR="00D04C9D" w:rsidRPr="003805EE">
        <w:rPr>
          <w:rFonts w:ascii="Helvetica" w:hAnsi="Helvetica"/>
          <w:sz w:val="22"/>
          <w:szCs w:val="22"/>
        </w:rPr>
        <w:t>(</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m</m:t>
            </m:r>
          </m:sub>
        </m:sSub>
      </m:oMath>
      <w:r w:rsidR="00D04C9D" w:rsidRPr="003805EE">
        <w:rPr>
          <w:rFonts w:ascii="Helvetica" w:hAnsi="Helvetica"/>
          <w:sz w:val="22"/>
          <w:szCs w:val="22"/>
        </w:rPr>
        <w:t xml:space="preserve">) </w:t>
      </w:r>
      <w:r w:rsidR="0073379F" w:rsidRPr="003805EE">
        <w:rPr>
          <w:rFonts w:ascii="Helvetica" w:hAnsi="Helvetica"/>
          <w:sz w:val="22"/>
          <w:szCs w:val="22"/>
        </w:rPr>
        <w:t>was</w:t>
      </w:r>
      <w:r w:rsidR="00DA46F5" w:rsidRPr="003805EE">
        <w:rPr>
          <w:rFonts w:ascii="Helvetica" w:hAnsi="Helvetica"/>
          <w:sz w:val="22"/>
          <w:szCs w:val="22"/>
        </w:rPr>
        <w:t xml:space="preserve"> dictated by two parameters </w:t>
      </w:r>
      <w:r w:rsidR="007B46BC" w:rsidRPr="003805EE">
        <w:rPr>
          <w:rFonts w:ascii="Helvetica" w:hAnsi="Helvetica"/>
          <w:sz w:val="22"/>
          <w:szCs w:val="22"/>
        </w:rPr>
        <w:t xml:space="preserve">in the monitoring cost function: </w:t>
      </w:r>
    </w:p>
    <w:p w14:paraId="407C0501" w14:textId="77777777" w:rsidR="00E5387B" w:rsidRPr="003805EE" w:rsidRDefault="00E5387B" w:rsidP="006551EE">
      <w:pPr>
        <w:rPr>
          <w:rFonts w:ascii="Helvetica" w:hAnsi="Helvetica"/>
          <w:sz w:val="22"/>
          <w:szCs w:val="22"/>
        </w:rPr>
      </w:pPr>
    </w:p>
    <w:p w14:paraId="4FDA4DE7" w14:textId="40BFA9B6" w:rsidR="002621A5" w:rsidRPr="003805EE" w:rsidRDefault="007E55D7" w:rsidP="006551EE">
      <w:pPr>
        <w:tabs>
          <w:tab w:val="left" w:pos="8640"/>
        </w:tabs>
        <w:ind w:left="8640" w:hanging="8640"/>
        <w:rPr>
          <w:rFonts w:ascii="Helvetica" w:hAnsi="Helvetica"/>
          <w:sz w:val="22"/>
          <w:szCs w:val="22"/>
        </w:rPr>
      </w:pP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m</m:t>
            </m:r>
          </m:sub>
        </m:sSub>
        <m:r>
          <w:rPr>
            <w:rFonts w:ascii="Cambria Math" w:hAnsi="Cambria Math"/>
            <w:sz w:val="22"/>
            <w:szCs w:val="22"/>
          </w:rPr>
          <m:t>=</m:t>
        </m:r>
        <m:nary>
          <m:naryPr>
            <m:chr m:val="∑"/>
            <m:limLoc m:val="undOvr"/>
            <m:ctrlPr>
              <w:rPr>
                <w:rFonts w:ascii="Cambria Math" w:hAnsi="Cambria Math"/>
                <w:i/>
                <w:sz w:val="22"/>
                <w:szCs w:val="22"/>
              </w:rPr>
            </m:ctrlPr>
          </m:naryPr>
          <m:sub>
            <m:r>
              <w:rPr>
                <w:rFonts w:ascii="Cambria Math" w:hAnsi="Cambria Math"/>
                <w:sz w:val="22"/>
                <w:szCs w:val="22"/>
              </w:rPr>
              <m:t>t=1</m:t>
            </m:r>
          </m:sub>
          <m:sup>
            <m:r>
              <w:rPr>
                <w:rFonts w:ascii="Cambria Math" w:hAnsi="Cambria Math"/>
                <w:sz w:val="22"/>
                <w:szCs w:val="22"/>
              </w:rPr>
              <m:t>50</m:t>
            </m:r>
          </m:sup>
          <m:e>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i</m:t>
                </m:r>
              </m:sub>
            </m:sSub>
            <m:sSup>
              <m:sSupPr>
                <m:ctrlPr>
                  <w:rPr>
                    <w:rFonts w:ascii="Cambria Math" w:hAnsi="Cambria Math"/>
                    <w:i/>
                    <w:sz w:val="22"/>
                    <w:szCs w:val="22"/>
                  </w:rPr>
                </m:ctrlPr>
              </m:sSupPr>
              <m:e>
                <m:r>
                  <w:rPr>
                    <w:rFonts w:ascii="Cambria Math" w:hAnsi="Cambria Math"/>
                    <w:sz w:val="22"/>
                    <w:szCs w:val="22"/>
                  </w:rPr>
                  <m:t>e</m:t>
                </m:r>
              </m:e>
              <m:sup>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s</m:t>
                    </m:r>
                  </m:sub>
                </m:sSub>
                <m:sSub>
                  <m:sSubPr>
                    <m:ctrlPr>
                      <w:rPr>
                        <w:rFonts w:ascii="Cambria Math" w:hAnsi="Cambria Math"/>
                        <w:i/>
                        <w:sz w:val="22"/>
                        <w:szCs w:val="22"/>
                      </w:rPr>
                    </m:ctrlPr>
                  </m:sSubPr>
                  <m:e>
                    <m:r>
                      <w:rPr>
                        <w:rFonts w:ascii="Cambria Math" w:hAnsi="Cambria Math"/>
                        <w:sz w:val="22"/>
                        <w:szCs w:val="22"/>
                      </w:rPr>
                      <m:t>σ</m:t>
                    </m:r>
                  </m:e>
                  <m:sub>
                    <m:r>
                      <w:rPr>
                        <w:rFonts w:ascii="Cambria Math" w:hAnsi="Cambria Math"/>
                        <w:sz w:val="22"/>
                        <w:szCs w:val="22"/>
                      </w:rPr>
                      <m:t>t</m:t>
                    </m:r>
                  </m:sub>
                </m:sSub>
              </m:sup>
            </m:sSup>
          </m:e>
        </m:nary>
      </m:oMath>
      <w:r w:rsidR="00F9417D" w:rsidRPr="003805EE">
        <w:rPr>
          <w:rFonts w:ascii="Helvetica" w:hAnsi="Helvetica"/>
          <w:sz w:val="22"/>
          <w:szCs w:val="22"/>
        </w:rPr>
        <w:t>,</w:t>
      </w:r>
      <w:r w:rsidR="002621A5" w:rsidRPr="003805EE">
        <w:rPr>
          <w:rFonts w:ascii="Helvetica" w:hAnsi="Helvetica"/>
          <w:sz w:val="22"/>
          <w:szCs w:val="22"/>
        </w:rPr>
        <w:tab/>
        <w:t>(1</w:t>
      </w:r>
      <w:r w:rsidR="00555417" w:rsidRPr="003805EE">
        <w:rPr>
          <w:rFonts w:ascii="Helvetica" w:hAnsi="Helvetica"/>
          <w:sz w:val="22"/>
          <w:szCs w:val="22"/>
        </w:rPr>
        <w:t>2</w:t>
      </w:r>
      <w:r w:rsidR="002621A5" w:rsidRPr="003805EE">
        <w:rPr>
          <w:rFonts w:ascii="Helvetica" w:hAnsi="Helvetica"/>
          <w:sz w:val="22"/>
          <w:szCs w:val="22"/>
        </w:rPr>
        <w:t>)</w:t>
      </w:r>
      <w:r w:rsidR="002621A5" w:rsidRPr="003805EE">
        <w:rPr>
          <w:rFonts w:ascii="Helvetica" w:hAnsi="Helvetica"/>
          <w:sz w:val="22"/>
          <w:szCs w:val="22"/>
        </w:rPr>
        <w:br/>
      </w:r>
    </w:p>
    <w:p w14:paraId="64D969D4" w14:textId="5A353692" w:rsidR="00A56584" w:rsidRDefault="00F9417D" w:rsidP="006551EE">
      <w:pPr>
        <w:rPr>
          <w:rFonts w:ascii="Helvetica" w:hAnsi="Helvetica"/>
          <w:sz w:val="22"/>
          <w:szCs w:val="22"/>
        </w:rPr>
      </w:pPr>
      <w:r w:rsidRPr="003805EE">
        <w:rPr>
          <w:rFonts w:ascii="Helvetica" w:hAnsi="Helvetica"/>
          <w:sz w:val="22"/>
          <w:szCs w:val="22"/>
        </w:rPr>
        <w:t>where</w:t>
      </w:r>
      <w:r w:rsidR="000E5EE2">
        <w:rPr>
          <w:rFonts w:ascii="Helvetica" w:hAnsi="Helvetica"/>
          <w:sz w:val="22"/>
          <w:szCs w:val="22"/>
        </w:rPr>
        <w:t xml:space="preserve"> monitoring costs for the duration of the </w:t>
      </w:r>
      <w:r w:rsidR="00E17B07">
        <w:rPr>
          <w:rFonts w:ascii="Helvetica" w:hAnsi="Helvetica"/>
          <w:sz w:val="22"/>
          <w:szCs w:val="22"/>
        </w:rPr>
        <w:t>5</w:t>
      </w:r>
      <w:r w:rsidR="00C20BAA">
        <w:rPr>
          <w:rFonts w:ascii="Helvetica" w:hAnsi="Helvetica"/>
          <w:sz w:val="22"/>
          <w:szCs w:val="22"/>
        </w:rPr>
        <w:t>0-year</w:t>
      </w:r>
      <w:r w:rsidR="00DC59EB">
        <w:rPr>
          <w:rFonts w:ascii="Helvetica" w:hAnsi="Helvetica"/>
          <w:sz w:val="22"/>
          <w:szCs w:val="22"/>
        </w:rPr>
        <w:t xml:space="preserve"> simulation are determined by the parameters </w:t>
      </w:r>
      <w:r w:rsidRPr="003805EE">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i</m:t>
            </m:r>
          </m:sub>
        </m:sSub>
      </m:oMath>
      <w:r w:rsidRPr="003805EE">
        <w:rPr>
          <w:rFonts w:ascii="Helvetica" w:hAnsi="Helvetica"/>
          <w:sz w:val="22"/>
          <w:szCs w:val="22"/>
        </w:rPr>
        <w:t xml:space="preserve"> and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s</m:t>
            </m:r>
          </m:sub>
        </m:sSub>
      </m:oMath>
      <w:r w:rsidR="00DC59EB">
        <w:rPr>
          <w:rFonts w:ascii="Helvetica" w:hAnsi="Helvetica"/>
          <w:sz w:val="22"/>
          <w:szCs w:val="22"/>
        </w:rPr>
        <w:t xml:space="preserve">, which </w:t>
      </w:r>
      <w:r w:rsidR="00DE7101">
        <w:rPr>
          <w:rFonts w:ascii="Helvetica" w:hAnsi="Helvetica"/>
          <w:sz w:val="22"/>
          <w:szCs w:val="22"/>
        </w:rPr>
        <w:t>describe</w:t>
      </w:r>
      <w:r w:rsidR="00DE7101" w:rsidRPr="003805EE">
        <w:rPr>
          <w:rFonts w:ascii="Helvetica" w:hAnsi="Helvetica"/>
          <w:sz w:val="22"/>
          <w:szCs w:val="22"/>
        </w:rPr>
        <w:t xml:space="preserve"> </w:t>
      </w:r>
      <w:r w:rsidR="00FE30FB" w:rsidRPr="003805EE">
        <w:rPr>
          <w:rFonts w:ascii="Helvetica" w:hAnsi="Helvetica"/>
          <w:sz w:val="22"/>
          <w:szCs w:val="22"/>
        </w:rPr>
        <w:t>the slope and intercept of the cost function</w:t>
      </w:r>
      <w:r w:rsidR="00AD3FB0" w:rsidRPr="003805EE">
        <w:rPr>
          <w:rFonts w:ascii="Helvetica" w:hAnsi="Helvetica"/>
          <w:sz w:val="22"/>
          <w:szCs w:val="22"/>
        </w:rPr>
        <w:t xml:space="preserve"> and</w:t>
      </w:r>
      <m:oMath>
        <m:r>
          <w:rPr>
            <w:rFonts w:ascii="Cambria Math" w:hAnsi="Cambria Math"/>
            <w:sz w:val="22"/>
            <w:szCs w:val="22"/>
          </w:rPr>
          <m:t xml:space="preserve"> </m:t>
        </m:r>
        <m:sSub>
          <m:sSubPr>
            <m:ctrlPr>
              <w:rPr>
                <w:rFonts w:ascii="Cambria Math" w:hAnsi="Cambria Math"/>
                <w:i/>
                <w:sz w:val="22"/>
                <w:szCs w:val="22"/>
              </w:rPr>
            </m:ctrlPr>
          </m:sSubPr>
          <m:e>
            <m:r>
              <w:rPr>
                <w:rFonts w:ascii="Cambria Math" w:hAnsi="Cambria Math"/>
                <w:sz w:val="22"/>
                <w:szCs w:val="22"/>
              </w:rPr>
              <m:t>σ</m:t>
            </m:r>
          </m:e>
          <m:sub>
            <m:r>
              <w:rPr>
                <w:rFonts w:ascii="Cambria Math" w:hAnsi="Cambria Math"/>
                <w:sz w:val="22"/>
                <w:szCs w:val="22"/>
              </w:rPr>
              <m:t>t</m:t>
            </m:r>
          </m:sub>
        </m:sSub>
      </m:oMath>
      <w:r w:rsidR="00C9375F" w:rsidRPr="003805EE">
        <w:rPr>
          <w:rFonts w:ascii="Helvetica" w:hAnsi="Helvetica"/>
          <w:sz w:val="22"/>
          <w:szCs w:val="22"/>
        </w:rPr>
        <w:t xml:space="preserve"> </w:t>
      </w:r>
      <w:r w:rsidR="0082304F" w:rsidRPr="003805EE">
        <w:rPr>
          <w:rFonts w:ascii="Helvetica" w:hAnsi="Helvetica"/>
          <w:sz w:val="22"/>
          <w:szCs w:val="22"/>
        </w:rPr>
        <w:t>is</w:t>
      </w:r>
      <w:r w:rsidR="00C9375F" w:rsidRPr="003805EE">
        <w:rPr>
          <w:rFonts w:ascii="Helvetica" w:hAnsi="Helvetica"/>
          <w:sz w:val="22"/>
          <w:szCs w:val="22"/>
        </w:rPr>
        <w:t xml:space="preserve"> the CV of monitoring at time </w:t>
      </w:r>
      <w:r w:rsidR="00C9375F" w:rsidRPr="003805EE">
        <w:rPr>
          <w:rFonts w:ascii="Helvetica" w:hAnsi="Helvetica"/>
          <w:i/>
          <w:sz w:val="22"/>
          <w:szCs w:val="22"/>
        </w:rPr>
        <w:t>t</w:t>
      </w:r>
      <w:r w:rsidR="000B54F0" w:rsidRPr="003805EE">
        <w:rPr>
          <w:rFonts w:ascii="Helvetica" w:hAnsi="Helvetica"/>
          <w:sz w:val="22"/>
          <w:szCs w:val="22"/>
        </w:rPr>
        <w:t xml:space="preserve">. </w:t>
      </w:r>
      <w:r w:rsidR="00FE30FB" w:rsidRPr="003805EE">
        <w:rPr>
          <w:rFonts w:ascii="Helvetica" w:hAnsi="Helvetica"/>
          <w:sz w:val="22"/>
          <w:szCs w:val="22"/>
        </w:rPr>
        <w:t xml:space="preserve"> </w:t>
      </w:r>
      <w:r w:rsidR="00403E71" w:rsidRPr="003805EE">
        <w:rPr>
          <w:rFonts w:ascii="Helvetica" w:hAnsi="Helvetica"/>
          <w:sz w:val="22"/>
          <w:szCs w:val="22"/>
        </w:rPr>
        <w:t xml:space="preserve">When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s</m:t>
            </m:r>
          </m:sub>
        </m:sSub>
        <m:r>
          <w:rPr>
            <w:rFonts w:ascii="Cambria Math" w:hAnsi="Cambria Math"/>
            <w:sz w:val="22"/>
            <w:szCs w:val="22"/>
          </w:rPr>
          <m:t>=1</m:t>
        </m:r>
      </m:oMath>
      <w:r w:rsidR="00403E71" w:rsidRPr="003805EE">
        <w:rPr>
          <w:rFonts w:ascii="Helvetica" w:hAnsi="Helvetica"/>
          <w:sz w:val="22"/>
          <w:szCs w:val="22"/>
        </w:rPr>
        <w:t xml:space="preserve">, the cost function </w:t>
      </w:r>
      <w:r w:rsidR="002548A8" w:rsidRPr="003805EE">
        <w:rPr>
          <w:rFonts w:ascii="Helvetica" w:hAnsi="Helvetica"/>
          <w:sz w:val="22"/>
          <w:szCs w:val="22"/>
        </w:rPr>
        <w:t>is</w:t>
      </w:r>
      <w:r w:rsidR="00403E71" w:rsidRPr="003805EE">
        <w:rPr>
          <w:rFonts w:ascii="Helvetica" w:hAnsi="Helvetica"/>
          <w:sz w:val="22"/>
          <w:szCs w:val="22"/>
        </w:rPr>
        <w:t xml:space="preserve"> approximately linear, whereas when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s</m:t>
            </m:r>
          </m:sub>
        </m:sSub>
        <m:r>
          <w:rPr>
            <w:rFonts w:ascii="Cambria Math" w:hAnsi="Cambria Math"/>
            <w:sz w:val="22"/>
            <w:szCs w:val="22"/>
          </w:rPr>
          <m:t>&gt;1</m:t>
        </m:r>
      </m:oMath>
      <w:r w:rsidR="00403E71" w:rsidRPr="003805EE">
        <w:rPr>
          <w:rFonts w:ascii="Helvetica" w:hAnsi="Helvetica"/>
          <w:sz w:val="22"/>
          <w:szCs w:val="22"/>
        </w:rPr>
        <w:t xml:space="preserve"> the cost of monitorin</w:t>
      </w:r>
      <w:r w:rsidR="00A352EA" w:rsidRPr="003805EE">
        <w:rPr>
          <w:rFonts w:ascii="Helvetica" w:hAnsi="Helvetica"/>
          <w:sz w:val="22"/>
          <w:szCs w:val="22"/>
        </w:rPr>
        <w:t xml:space="preserve">g </w:t>
      </w:r>
      <w:r w:rsidR="002548A8" w:rsidRPr="003805EE">
        <w:rPr>
          <w:rFonts w:ascii="Helvetica" w:hAnsi="Helvetica"/>
          <w:sz w:val="22"/>
          <w:szCs w:val="22"/>
        </w:rPr>
        <w:t>is</w:t>
      </w:r>
      <w:r w:rsidR="00A352EA" w:rsidRPr="003805EE">
        <w:rPr>
          <w:rFonts w:ascii="Helvetica" w:hAnsi="Helvetica"/>
          <w:sz w:val="22"/>
          <w:szCs w:val="22"/>
        </w:rPr>
        <w:t xml:space="preserve"> an exponential function.</w:t>
      </w:r>
      <w:r w:rsidR="00DB75DE" w:rsidRPr="003805EE">
        <w:rPr>
          <w:rFonts w:ascii="Helvetica" w:hAnsi="Helvetica"/>
          <w:sz w:val="22"/>
          <w:szCs w:val="22"/>
        </w:rPr>
        <w:t xml:space="preserve"> </w:t>
      </w:r>
      <w:r w:rsidR="00EB5880" w:rsidRPr="003805EE">
        <w:rPr>
          <w:rFonts w:ascii="Helvetica" w:hAnsi="Helvetica"/>
          <w:sz w:val="22"/>
          <w:szCs w:val="22"/>
        </w:rPr>
        <w:t xml:space="preserve">Because our model is heuristic, the </w:t>
      </w:r>
      <w:r w:rsidR="00D94C0B" w:rsidRPr="003805EE">
        <w:rPr>
          <w:rFonts w:ascii="Helvetica" w:hAnsi="Helvetica"/>
          <w:sz w:val="22"/>
          <w:szCs w:val="22"/>
        </w:rPr>
        <w:t xml:space="preserve">absolute </w:t>
      </w:r>
      <w:r w:rsidR="00EB5880" w:rsidRPr="003805EE">
        <w:rPr>
          <w:rFonts w:ascii="Helvetica" w:hAnsi="Helvetica"/>
          <w:sz w:val="22"/>
          <w:szCs w:val="22"/>
        </w:rPr>
        <w:t xml:space="preserve">values of </w:t>
      </w:r>
      <m:oMath>
        <m:r>
          <w:rPr>
            <w:rFonts w:ascii="Cambria Math" w:hAnsi="Cambria Math"/>
            <w:sz w:val="22"/>
            <w:szCs w:val="22"/>
          </w:rPr>
          <m:t xml:space="preserve">p, </m:t>
        </m:r>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e</m:t>
            </m:r>
          </m:sub>
        </m:sSub>
        <m:r>
          <w:rPr>
            <w:rFonts w:ascii="Cambria Math" w:hAnsi="Cambria Math"/>
            <w:sz w:val="22"/>
            <w:szCs w:val="22"/>
          </w:rPr>
          <m:t xml:space="preserve">, </m:t>
        </m:r>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i</m:t>
            </m:r>
          </m:sub>
        </m:sSub>
        <m:r>
          <w:rPr>
            <w:rFonts w:ascii="Cambria Math" w:hAnsi="Cambria Math"/>
            <w:sz w:val="22"/>
            <w:szCs w:val="22"/>
          </w:rPr>
          <m:t>,</m:t>
        </m:r>
      </m:oMath>
      <w:r w:rsidR="00D94C0B" w:rsidRPr="003805EE">
        <w:rPr>
          <w:rFonts w:ascii="Helvetica" w:hAnsi="Helvetica"/>
          <w:sz w:val="22"/>
          <w:szCs w:val="22"/>
        </w:rPr>
        <w:t xml:space="preserve"> and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s</m:t>
            </m:r>
          </m:sub>
        </m:sSub>
      </m:oMath>
      <w:r w:rsidR="00EB5880" w:rsidRPr="003805EE">
        <w:rPr>
          <w:rFonts w:ascii="Helvetica" w:hAnsi="Helvetica"/>
          <w:sz w:val="22"/>
          <w:szCs w:val="22"/>
        </w:rPr>
        <w:t xml:space="preserve"> </w:t>
      </w:r>
      <w:r w:rsidR="0011581A" w:rsidRPr="003805EE">
        <w:rPr>
          <w:rFonts w:ascii="Helvetica" w:hAnsi="Helvetica"/>
          <w:sz w:val="22"/>
          <w:szCs w:val="22"/>
        </w:rPr>
        <w:t>can be varied without losing generality</w:t>
      </w:r>
      <w:r w:rsidR="00D94C0B" w:rsidRPr="003805EE">
        <w:rPr>
          <w:rFonts w:ascii="Helvetica" w:hAnsi="Helvetica"/>
          <w:sz w:val="22"/>
          <w:szCs w:val="22"/>
        </w:rPr>
        <w:t>; therefore</w:t>
      </w:r>
      <w:r w:rsidR="00F80AF2" w:rsidRPr="003805EE">
        <w:rPr>
          <w:rFonts w:ascii="Helvetica" w:hAnsi="Helvetica"/>
          <w:sz w:val="22"/>
          <w:szCs w:val="22"/>
        </w:rPr>
        <w:t>,</w:t>
      </w:r>
      <w:r w:rsidR="00D94C0B" w:rsidRPr="003805EE">
        <w:rPr>
          <w:rFonts w:ascii="Helvetica" w:hAnsi="Helvetica"/>
          <w:sz w:val="22"/>
          <w:szCs w:val="22"/>
        </w:rPr>
        <w:t xml:space="preserve"> in examining the </w:t>
      </w:r>
      <w:r w:rsidR="00EF1924" w:rsidRPr="003805EE">
        <w:rPr>
          <w:rFonts w:ascii="Helvetica" w:hAnsi="Helvetica"/>
          <w:sz w:val="22"/>
          <w:szCs w:val="22"/>
        </w:rPr>
        <w:t xml:space="preserve">economic </w:t>
      </w:r>
      <w:r w:rsidR="00D94C0B" w:rsidRPr="003805EE">
        <w:rPr>
          <w:rFonts w:ascii="Helvetica" w:hAnsi="Helvetica"/>
          <w:sz w:val="22"/>
          <w:szCs w:val="22"/>
        </w:rPr>
        <w:t xml:space="preserve">costs and benefits of different </w:t>
      </w:r>
      <w:r w:rsidR="00EF1924" w:rsidRPr="003805EE">
        <w:rPr>
          <w:rFonts w:ascii="Helvetica" w:hAnsi="Helvetica"/>
          <w:sz w:val="22"/>
          <w:szCs w:val="22"/>
        </w:rPr>
        <w:t>harvest rates and monitoring efforts, we focus</w:t>
      </w:r>
      <w:r w:rsidR="0073379F" w:rsidRPr="003805EE">
        <w:rPr>
          <w:rFonts w:ascii="Helvetica" w:hAnsi="Helvetica"/>
          <w:sz w:val="22"/>
          <w:szCs w:val="22"/>
        </w:rPr>
        <w:t>ed</w:t>
      </w:r>
      <w:r w:rsidR="00EF1924" w:rsidRPr="003805EE">
        <w:rPr>
          <w:rFonts w:ascii="Helvetica" w:hAnsi="Helvetica"/>
          <w:sz w:val="22"/>
          <w:szCs w:val="22"/>
        </w:rPr>
        <w:t xml:space="preserve"> on the relative financial costs </w:t>
      </w:r>
      <w:r w:rsidR="00D10E87" w:rsidRPr="003805EE">
        <w:rPr>
          <w:rFonts w:ascii="Helvetica" w:hAnsi="Helvetica"/>
          <w:sz w:val="22"/>
          <w:szCs w:val="22"/>
        </w:rPr>
        <w:t xml:space="preserve">and </w:t>
      </w:r>
      <w:r w:rsidR="00EF1924" w:rsidRPr="003805EE">
        <w:rPr>
          <w:rFonts w:ascii="Helvetica" w:hAnsi="Helvetica"/>
          <w:sz w:val="22"/>
          <w:szCs w:val="22"/>
        </w:rPr>
        <w:t>benefits.</w:t>
      </w:r>
      <w:r w:rsidR="00A92A7E">
        <w:rPr>
          <w:rFonts w:ascii="Helvetica" w:hAnsi="Helvetica"/>
          <w:sz w:val="22"/>
          <w:szCs w:val="22"/>
        </w:rPr>
        <w:t xml:space="preserve"> </w:t>
      </w:r>
      <w:r w:rsidR="0019036C">
        <w:rPr>
          <w:rFonts w:ascii="Helvetica" w:hAnsi="Helvetica"/>
          <w:sz w:val="22"/>
          <w:szCs w:val="22"/>
        </w:rPr>
        <w:t>For a description of all parameters see ESM 2, Table S2.</w:t>
      </w:r>
    </w:p>
    <w:p w14:paraId="74250B00" w14:textId="77777777" w:rsidR="00A56584" w:rsidRDefault="00A56584" w:rsidP="006551EE">
      <w:pPr>
        <w:rPr>
          <w:rFonts w:ascii="Helvetica" w:hAnsi="Helvetica"/>
          <w:sz w:val="22"/>
          <w:szCs w:val="22"/>
        </w:rPr>
      </w:pPr>
    </w:p>
    <w:p w14:paraId="05716C75" w14:textId="062F24DB" w:rsidR="00A56584" w:rsidRDefault="00A56584" w:rsidP="006551EE">
      <w:pPr>
        <w:rPr>
          <w:rFonts w:ascii="Helvetica" w:hAnsi="Helvetica"/>
          <w:iCs/>
          <w:sz w:val="22"/>
          <w:szCs w:val="22"/>
        </w:rPr>
      </w:pPr>
      <w:r>
        <w:rPr>
          <w:rFonts w:ascii="Helvetica" w:hAnsi="Helvetica"/>
          <w:sz w:val="22"/>
          <w:szCs w:val="22"/>
        </w:rPr>
        <w:lastRenderedPageBreak/>
        <w:t xml:space="preserve">We explored a series of management </w:t>
      </w:r>
      <w:r w:rsidR="00336865">
        <w:rPr>
          <w:rFonts w:ascii="Helvetica" w:hAnsi="Helvetica"/>
          <w:sz w:val="22"/>
          <w:szCs w:val="22"/>
        </w:rPr>
        <w:t>scenario</w:t>
      </w:r>
      <w:r>
        <w:rPr>
          <w:rFonts w:ascii="Helvetica" w:hAnsi="Helvetica"/>
          <w:sz w:val="22"/>
          <w:szCs w:val="22"/>
        </w:rPr>
        <w:t>s using our model. In these scenarios</w:t>
      </w:r>
      <w:r w:rsidR="00A92A7E">
        <w:rPr>
          <w:rFonts w:ascii="Helvetica" w:hAnsi="Helvetica"/>
          <w:sz w:val="22"/>
          <w:szCs w:val="22"/>
        </w:rPr>
        <w:t>,</w:t>
      </w:r>
      <w:r w:rsidR="00EF1924" w:rsidRPr="003805EE">
        <w:rPr>
          <w:rFonts w:ascii="Helvetica" w:hAnsi="Helvetica"/>
          <w:sz w:val="22"/>
          <w:szCs w:val="22"/>
        </w:rPr>
        <w:t xml:space="preserve"> </w:t>
      </w:r>
      <w:r w:rsidR="00A92A7E">
        <w:rPr>
          <w:rFonts w:ascii="Helvetica" w:hAnsi="Helvetica"/>
          <w:sz w:val="22"/>
          <w:szCs w:val="22"/>
        </w:rPr>
        <w:t>w</w:t>
      </w:r>
      <w:r w:rsidR="00EE58CA" w:rsidRPr="003805EE">
        <w:rPr>
          <w:rFonts w:ascii="Helvetica" w:hAnsi="Helvetica"/>
          <w:sz w:val="22"/>
          <w:szCs w:val="22"/>
        </w:rPr>
        <w:t>e first ignore</w:t>
      </w:r>
      <w:r w:rsidR="0073379F" w:rsidRPr="003805EE">
        <w:rPr>
          <w:rFonts w:ascii="Helvetica" w:hAnsi="Helvetica"/>
          <w:sz w:val="22"/>
          <w:szCs w:val="22"/>
        </w:rPr>
        <w:t>d</w:t>
      </w:r>
      <w:r w:rsidR="00EE58CA" w:rsidRPr="003805EE">
        <w:rPr>
          <w:rFonts w:ascii="Helvetica" w:hAnsi="Helvetica"/>
          <w:sz w:val="22"/>
          <w:szCs w:val="22"/>
        </w:rPr>
        <w:t xml:space="preserve"> the monitoring costs to reveal the basic properties of the coupled resource-management system under different levels of uncertainty. Then, we incorporate</w:t>
      </w:r>
      <w:r w:rsidR="0073379F" w:rsidRPr="003805EE">
        <w:rPr>
          <w:rFonts w:ascii="Helvetica" w:hAnsi="Helvetica"/>
          <w:sz w:val="22"/>
          <w:szCs w:val="22"/>
        </w:rPr>
        <w:t>d</w:t>
      </w:r>
      <w:r w:rsidR="00EE58CA" w:rsidRPr="003805EE">
        <w:rPr>
          <w:rFonts w:ascii="Helvetica" w:hAnsi="Helvetica"/>
          <w:sz w:val="22"/>
          <w:szCs w:val="22"/>
        </w:rPr>
        <w:t xml:space="preserve"> monitoring costs to explore the economic benefits</w:t>
      </w:r>
      <w:r w:rsidR="00F77F41" w:rsidRPr="003805EE">
        <w:rPr>
          <w:rFonts w:ascii="Helvetica" w:hAnsi="Helvetica"/>
          <w:sz w:val="22"/>
          <w:szCs w:val="22"/>
        </w:rPr>
        <w:t xml:space="preserve">, specifically the return on the investment of alternative monitoring </w:t>
      </w:r>
      <w:del w:id="33" w:author="Adrian Stier" w:date="2022-01-17T12:28:00Z">
        <w:r w:rsidR="00AE17D9" w:rsidDel="00C02672">
          <w:rPr>
            <w:rFonts w:ascii="Helvetica" w:hAnsi="Helvetica"/>
            <w:sz w:val="22"/>
            <w:szCs w:val="22"/>
          </w:rPr>
          <w:delText xml:space="preserve">precision </w:delText>
        </w:r>
      </w:del>
      <w:ins w:id="34" w:author="Adrian Stier" w:date="2022-01-17T12:28:00Z">
        <w:r w:rsidR="00C02672">
          <w:rPr>
            <w:rFonts w:ascii="Helvetica" w:hAnsi="Helvetica"/>
            <w:sz w:val="22"/>
            <w:szCs w:val="22"/>
          </w:rPr>
          <w:t>accuracy</w:t>
        </w:r>
        <w:r w:rsidR="00C02672">
          <w:rPr>
            <w:rFonts w:ascii="Helvetica" w:hAnsi="Helvetica"/>
            <w:sz w:val="22"/>
            <w:szCs w:val="22"/>
          </w:rPr>
          <w:t xml:space="preserve"> </w:t>
        </w:r>
      </w:ins>
      <w:r w:rsidR="00F77F41" w:rsidRPr="003805EE">
        <w:rPr>
          <w:rFonts w:ascii="Helvetica" w:hAnsi="Helvetica"/>
          <w:sz w:val="22"/>
          <w:szCs w:val="22"/>
        </w:rPr>
        <w:t>scenarios</w:t>
      </w:r>
      <w:r w:rsidR="0093715D">
        <w:rPr>
          <w:rFonts w:ascii="Helvetica" w:hAnsi="Helvetica"/>
          <w:sz w:val="22"/>
          <w:szCs w:val="22"/>
        </w:rPr>
        <w:t xml:space="preserve"> (ranging from CV = 0.1 to CV = 0.5)</w:t>
      </w:r>
      <w:r w:rsidR="00F77F41" w:rsidRPr="003805EE">
        <w:rPr>
          <w:rFonts w:ascii="Helvetica" w:hAnsi="Helvetica"/>
          <w:sz w:val="22"/>
          <w:szCs w:val="22"/>
        </w:rPr>
        <w:t>,</w:t>
      </w:r>
      <w:r w:rsidR="00EE58CA" w:rsidRPr="003805EE">
        <w:rPr>
          <w:rFonts w:ascii="Helvetica" w:hAnsi="Helvetica"/>
          <w:sz w:val="22"/>
          <w:szCs w:val="22"/>
        </w:rPr>
        <w:t xml:space="preserve"> </w:t>
      </w:r>
      <w:r w:rsidR="00752E40" w:rsidRPr="003805EE">
        <w:rPr>
          <w:rFonts w:ascii="Helvetica" w:hAnsi="Helvetica"/>
          <w:sz w:val="22"/>
          <w:szCs w:val="22"/>
        </w:rPr>
        <w:t xml:space="preserve">as well as the </w:t>
      </w:r>
      <w:r w:rsidR="00EE58CA" w:rsidRPr="003805EE">
        <w:rPr>
          <w:rFonts w:ascii="Helvetica" w:hAnsi="Helvetica"/>
          <w:sz w:val="22"/>
          <w:szCs w:val="22"/>
        </w:rPr>
        <w:t>consequences</w:t>
      </w:r>
      <w:r w:rsidR="00A10FE8">
        <w:rPr>
          <w:rFonts w:ascii="Helvetica" w:hAnsi="Helvetica"/>
          <w:sz w:val="22"/>
          <w:szCs w:val="22"/>
        </w:rPr>
        <w:t xml:space="preserve"> for the harvested population</w:t>
      </w:r>
      <w:r w:rsidR="00AE17D9">
        <w:rPr>
          <w:rFonts w:ascii="Helvetica" w:hAnsi="Helvetica"/>
          <w:sz w:val="22"/>
          <w:szCs w:val="22"/>
        </w:rPr>
        <w:t xml:space="preserve">. </w:t>
      </w:r>
      <w:r>
        <w:rPr>
          <w:rFonts w:ascii="Helvetica" w:hAnsi="Helvetica"/>
          <w:sz w:val="22"/>
          <w:szCs w:val="22"/>
        </w:rPr>
        <w:t xml:space="preserve">In these scenarios, </w:t>
      </w:r>
      <w:r w:rsidR="00357162" w:rsidRPr="003805EE">
        <w:rPr>
          <w:rFonts w:ascii="Helvetica" w:hAnsi="Helvetica"/>
          <w:sz w:val="22"/>
          <w:szCs w:val="22"/>
        </w:rPr>
        <w:t>we measured a series of response variables</w:t>
      </w:r>
      <w:r>
        <w:rPr>
          <w:rFonts w:ascii="Helvetica" w:hAnsi="Helvetica"/>
          <w:sz w:val="22"/>
          <w:szCs w:val="22"/>
        </w:rPr>
        <w:t xml:space="preserve"> to characterize model behavior</w:t>
      </w:r>
      <w:r w:rsidR="008A5938" w:rsidRPr="003805EE">
        <w:rPr>
          <w:rFonts w:ascii="Helvetica" w:hAnsi="Helvetica"/>
          <w:sz w:val="22"/>
          <w:szCs w:val="22"/>
        </w:rPr>
        <w:t>: (</w:t>
      </w:r>
      <w:proofErr w:type="spellStart"/>
      <w:r>
        <w:rPr>
          <w:rFonts w:ascii="Helvetica" w:hAnsi="Helvetica"/>
          <w:sz w:val="22"/>
          <w:szCs w:val="22"/>
        </w:rPr>
        <w:t>i</w:t>
      </w:r>
      <w:proofErr w:type="spellEnd"/>
      <w:r w:rsidR="008A5938" w:rsidRPr="003805EE">
        <w:rPr>
          <w:rFonts w:ascii="Helvetica" w:hAnsi="Helvetica"/>
          <w:sz w:val="22"/>
          <w:szCs w:val="22"/>
        </w:rPr>
        <w:t xml:space="preserve">) </w:t>
      </w:r>
      <w:r w:rsidR="0064383B" w:rsidRPr="003805EE">
        <w:rPr>
          <w:rFonts w:ascii="Helvetica" w:hAnsi="Helvetica"/>
          <w:sz w:val="22"/>
          <w:szCs w:val="22"/>
        </w:rPr>
        <w:t xml:space="preserve">Median </w:t>
      </w:r>
      <w:r w:rsidR="00A10FE8">
        <w:rPr>
          <w:rFonts w:ascii="Helvetica" w:hAnsi="Helvetica"/>
          <w:sz w:val="22"/>
          <w:szCs w:val="22"/>
        </w:rPr>
        <w:t>population</w:t>
      </w:r>
      <w:r w:rsidR="0064383B" w:rsidRPr="003805EE">
        <w:rPr>
          <w:rFonts w:ascii="Helvetica" w:hAnsi="Helvetica"/>
          <w:sz w:val="22"/>
          <w:szCs w:val="22"/>
        </w:rPr>
        <w:t xml:space="preserve"> biomass </w:t>
      </w:r>
      <w:r w:rsidR="00883AC3" w:rsidRPr="003805EE">
        <w:rPr>
          <w:rFonts w:ascii="Helvetica" w:hAnsi="Helvetica"/>
          <w:sz w:val="22"/>
          <w:szCs w:val="22"/>
        </w:rPr>
        <w:t xml:space="preserve">for the </w:t>
      </w:r>
      <w:r w:rsidR="00E17B07">
        <w:rPr>
          <w:rFonts w:ascii="Helvetica" w:hAnsi="Helvetica"/>
          <w:sz w:val="22"/>
          <w:szCs w:val="22"/>
        </w:rPr>
        <w:t>5</w:t>
      </w:r>
      <w:r w:rsidR="00883AC3" w:rsidRPr="003805EE">
        <w:rPr>
          <w:rFonts w:ascii="Helvetica" w:hAnsi="Helvetica"/>
          <w:sz w:val="22"/>
          <w:szCs w:val="22"/>
        </w:rPr>
        <w:t xml:space="preserve">0-year time horizon </w:t>
      </w:r>
      <w:r w:rsidR="0064383B" w:rsidRPr="003805EE">
        <w:rPr>
          <w:rFonts w:ascii="Helvetica" w:hAnsi="Helvetica"/>
          <w:sz w:val="22"/>
          <w:szCs w:val="22"/>
        </w:rPr>
        <w:t>across iterations</w:t>
      </w:r>
      <w:r w:rsidR="008A5938" w:rsidRPr="003805EE">
        <w:rPr>
          <w:rFonts w:ascii="Helvetica" w:hAnsi="Helvetica"/>
          <w:sz w:val="22"/>
          <w:szCs w:val="22"/>
        </w:rPr>
        <w:t>, (</w:t>
      </w:r>
      <w:r>
        <w:rPr>
          <w:rFonts w:ascii="Helvetica" w:hAnsi="Helvetica"/>
          <w:sz w:val="22"/>
          <w:szCs w:val="22"/>
        </w:rPr>
        <w:t>ii</w:t>
      </w:r>
      <w:r w:rsidR="008A5938" w:rsidRPr="003805EE">
        <w:rPr>
          <w:rFonts w:ascii="Helvetica" w:hAnsi="Helvetica"/>
          <w:sz w:val="22"/>
          <w:szCs w:val="22"/>
        </w:rPr>
        <w:t xml:space="preserve">) </w:t>
      </w:r>
      <w:r w:rsidR="0064383B" w:rsidRPr="003805EE">
        <w:rPr>
          <w:rFonts w:ascii="Helvetica" w:hAnsi="Helvetica"/>
          <w:sz w:val="22"/>
          <w:szCs w:val="22"/>
        </w:rPr>
        <w:t xml:space="preserve">Median </w:t>
      </w:r>
      <w:r w:rsidR="00DE7101">
        <w:rPr>
          <w:rFonts w:ascii="Helvetica" w:hAnsi="Helvetica"/>
          <w:sz w:val="22"/>
          <w:szCs w:val="22"/>
        </w:rPr>
        <w:t>N</w:t>
      </w:r>
      <w:r w:rsidR="00FD40EA">
        <w:rPr>
          <w:rFonts w:ascii="Helvetica" w:hAnsi="Helvetica"/>
          <w:sz w:val="22"/>
          <w:szCs w:val="22"/>
        </w:rPr>
        <w:t xml:space="preserve">et Present Value </w:t>
      </w:r>
      <w:r w:rsidR="0064383B" w:rsidRPr="003805EE">
        <w:rPr>
          <w:rFonts w:ascii="Helvetica" w:hAnsi="Helvetica"/>
          <w:sz w:val="22"/>
          <w:szCs w:val="22"/>
        </w:rPr>
        <w:t>across iterations</w:t>
      </w:r>
      <w:r w:rsidR="008A5938" w:rsidRPr="003805EE">
        <w:rPr>
          <w:rFonts w:ascii="Helvetica" w:hAnsi="Helvetica"/>
          <w:sz w:val="22"/>
          <w:szCs w:val="22"/>
        </w:rPr>
        <w:t>, (</w:t>
      </w:r>
      <w:r>
        <w:rPr>
          <w:rFonts w:ascii="Helvetica" w:hAnsi="Helvetica"/>
          <w:sz w:val="22"/>
          <w:szCs w:val="22"/>
        </w:rPr>
        <w:t>iii</w:t>
      </w:r>
      <w:r w:rsidR="008A5938" w:rsidRPr="003805EE">
        <w:rPr>
          <w:rFonts w:ascii="Helvetica" w:hAnsi="Helvetica"/>
          <w:sz w:val="22"/>
          <w:szCs w:val="22"/>
        </w:rPr>
        <w:t xml:space="preserve">) </w:t>
      </w:r>
      <w:r w:rsidR="0064383B" w:rsidRPr="003805EE">
        <w:rPr>
          <w:rFonts w:ascii="Helvetica" w:hAnsi="Helvetica"/>
          <w:sz w:val="22"/>
          <w:szCs w:val="22"/>
        </w:rPr>
        <w:t xml:space="preserve">Median </w:t>
      </w:r>
      <w:r w:rsidR="00DE7101">
        <w:rPr>
          <w:rFonts w:ascii="Helvetica" w:hAnsi="Helvetica"/>
          <w:sz w:val="22"/>
          <w:szCs w:val="22"/>
        </w:rPr>
        <w:t>c</w:t>
      </w:r>
      <w:r w:rsidR="00DE7101" w:rsidRPr="003805EE">
        <w:rPr>
          <w:rFonts w:ascii="Helvetica" w:hAnsi="Helvetica"/>
          <w:sz w:val="22"/>
          <w:szCs w:val="22"/>
        </w:rPr>
        <w:t xml:space="preserve">ost </w:t>
      </w:r>
      <w:r w:rsidR="0064383B" w:rsidRPr="003805EE">
        <w:rPr>
          <w:rFonts w:ascii="Helvetica" w:hAnsi="Helvetica"/>
          <w:sz w:val="22"/>
          <w:szCs w:val="22"/>
        </w:rPr>
        <w:t>of monitoring across iterations</w:t>
      </w:r>
      <w:r w:rsidR="008A5938" w:rsidRPr="003805EE">
        <w:rPr>
          <w:rFonts w:ascii="Helvetica" w:hAnsi="Helvetica"/>
          <w:sz w:val="22"/>
          <w:szCs w:val="22"/>
        </w:rPr>
        <w:t>, (</w:t>
      </w:r>
      <w:r>
        <w:rPr>
          <w:rFonts w:ascii="Helvetica" w:hAnsi="Helvetica"/>
          <w:sz w:val="22"/>
          <w:szCs w:val="22"/>
        </w:rPr>
        <w:t>iv</w:t>
      </w:r>
      <w:r w:rsidR="008A5938" w:rsidRPr="003805EE">
        <w:rPr>
          <w:rFonts w:ascii="Helvetica" w:hAnsi="Helvetica"/>
          <w:sz w:val="22"/>
          <w:szCs w:val="22"/>
        </w:rPr>
        <w:t>)</w:t>
      </w:r>
      <w:r w:rsidR="00DF7568" w:rsidRPr="003805EE">
        <w:rPr>
          <w:rFonts w:ascii="Helvetica" w:hAnsi="Helvetica"/>
          <w:sz w:val="22"/>
          <w:szCs w:val="22"/>
        </w:rPr>
        <w:t xml:space="preserve"> Frequency of crossing a management </w:t>
      </w:r>
      <w:r w:rsidR="00FD40EA">
        <w:rPr>
          <w:rFonts w:ascii="Helvetica" w:hAnsi="Helvetica"/>
          <w:sz w:val="22"/>
          <w:szCs w:val="22"/>
        </w:rPr>
        <w:t>threshold</w:t>
      </w:r>
      <w:r w:rsidR="00DF7568" w:rsidRPr="003805EE">
        <w:rPr>
          <w:rFonts w:ascii="Helvetica" w:hAnsi="Helvetica"/>
          <w:sz w:val="22"/>
          <w:szCs w:val="22"/>
        </w:rPr>
        <w:t xml:space="preserve"> (limit reference point): proportion of simulations where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Final</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0.25B</m:t>
            </m:r>
          </m:e>
          <m:sub>
            <m:r>
              <w:rPr>
                <w:rFonts w:ascii="Cambria Math" w:hAnsi="Cambria Math"/>
                <w:sz w:val="22"/>
                <w:szCs w:val="22"/>
              </w:rPr>
              <m:t>MSY</m:t>
            </m:r>
          </m:sub>
        </m:sSub>
      </m:oMath>
      <w:r w:rsidR="008F1613" w:rsidRPr="003805EE">
        <w:rPr>
          <w:rFonts w:ascii="Helvetica" w:hAnsi="Helvetica"/>
          <w:sz w:val="22"/>
          <w:szCs w:val="22"/>
        </w:rPr>
        <w:t>,</w:t>
      </w:r>
      <w:r w:rsidR="0039320C" w:rsidRPr="003805EE">
        <w:rPr>
          <w:rFonts w:ascii="Helvetica" w:hAnsi="Helvetica"/>
          <w:sz w:val="22"/>
          <w:szCs w:val="22"/>
        </w:rPr>
        <w:t xml:space="preserve"> </w:t>
      </w:r>
      <w:r w:rsidR="001968EB" w:rsidRPr="003805EE">
        <w:rPr>
          <w:rFonts w:ascii="Helvetica" w:hAnsi="Helvetica"/>
          <w:sz w:val="22"/>
          <w:szCs w:val="22"/>
        </w:rPr>
        <w:t>(</w:t>
      </w:r>
      <w:r>
        <w:rPr>
          <w:rFonts w:ascii="Helvetica" w:hAnsi="Helvetica"/>
          <w:sz w:val="22"/>
          <w:szCs w:val="22"/>
        </w:rPr>
        <w:t>v</w:t>
      </w:r>
      <w:r w:rsidR="001968EB" w:rsidRPr="003805EE">
        <w:rPr>
          <w:rFonts w:ascii="Helvetica" w:hAnsi="Helvetica"/>
          <w:sz w:val="22"/>
          <w:szCs w:val="22"/>
        </w:rPr>
        <w:t xml:space="preserve">) </w:t>
      </w:r>
      <w:r w:rsidR="00DF7568" w:rsidRPr="003805EE">
        <w:rPr>
          <w:rFonts w:ascii="Helvetica" w:hAnsi="Helvetica"/>
          <w:sz w:val="22"/>
          <w:szCs w:val="22"/>
        </w:rPr>
        <w:t xml:space="preserve">Frequency of crossing a </w:t>
      </w:r>
      <w:r>
        <w:rPr>
          <w:rFonts w:ascii="Helvetica" w:hAnsi="Helvetica"/>
          <w:sz w:val="22"/>
          <w:szCs w:val="22"/>
        </w:rPr>
        <w:t xml:space="preserve">critical </w:t>
      </w:r>
      <w:r w:rsidR="00DF7568" w:rsidRPr="003805EE">
        <w:rPr>
          <w:rFonts w:ascii="Helvetica" w:hAnsi="Helvetica"/>
          <w:sz w:val="22"/>
          <w:szCs w:val="22"/>
        </w:rPr>
        <w:t xml:space="preserve">biological </w:t>
      </w:r>
      <w:r w:rsidR="00FD40EA">
        <w:rPr>
          <w:rFonts w:ascii="Helvetica" w:hAnsi="Helvetica"/>
          <w:sz w:val="22"/>
          <w:szCs w:val="22"/>
        </w:rPr>
        <w:t>threshold</w:t>
      </w:r>
      <w:r w:rsidR="00DF7568" w:rsidRPr="003805EE">
        <w:rPr>
          <w:rFonts w:ascii="Helvetica" w:hAnsi="Helvetica"/>
          <w:sz w:val="22"/>
          <w:szCs w:val="22"/>
        </w:rPr>
        <w:t xml:space="preserve">: proportion of simulations where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Final</m:t>
            </m:r>
          </m:sub>
        </m:sSub>
        <m:r>
          <w:rPr>
            <w:rFonts w:ascii="Cambria Math" w:hAnsi="Cambria Math"/>
            <w:sz w:val="22"/>
            <w:szCs w:val="22"/>
          </w:rPr>
          <m:t>≤A</m:t>
        </m:r>
      </m:oMath>
      <w:r w:rsidR="00DE7101">
        <w:rPr>
          <w:rFonts w:ascii="Helvetica" w:hAnsi="Helvetica"/>
          <w:sz w:val="22"/>
          <w:szCs w:val="22"/>
        </w:rPr>
        <w:t xml:space="preserve"> and (</w:t>
      </w:r>
      <w:r>
        <w:rPr>
          <w:rFonts w:ascii="Helvetica" w:hAnsi="Helvetica"/>
          <w:sz w:val="22"/>
          <w:szCs w:val="22"/>
        </w:rPr>
        <w:t>vi</w:t>
      </w:r>
      <w:r w:rsidR="00DE7101">
        <w:rPr>
          <w:rFonts w:ascii="Helvetica" w:hAnsi="Helvetica"/>
          <w:sz w:val="22"/>
          <w:szCs w:val="22"/>
        </w:rPr>
        <w:t xml:space="preserve">) Time spent </w:t>
      </w:r>
      <w:r w:rsidR="008027B7">
        <w:rPr>
          <w:rFonts w:ascii="Helvetica" w:hAnsi="Helvetica"/>
          <w:sz w:val="22"/>
          <w:szCs w:val="22"/>
        </w:rPr>
        <w:t>overharvested</w:t>
      </w:r>
      <w:r>
        <w:rPr>
          <w:rFonts w:ascii="Helvetica" w:hAnsi="Helvetica"/>
          <w:sz w:val="22"/>
          <w:szCs w:val="22"/>
        </w:rPr>
        <w:t xml:space="preserve">, which we refer to as the “danger zone” </w:t>
      </w:r>
      <w:r w:rsidR="008027B7">
        <w:rPr>
          <w:rFonts w:ascii="Helvetica" w:hAnsi="Helvetica"/>
          <w:sz w:val="22"/>
          <w:szCs w:val="22"/>
        </w:rPr>
        <w:t xml:space="preserve">defined as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r>
          <w:rPr>
            <w:rFonts w:ascii="Cambria Math" w:hAnsi="Cambria Math"/>
            <w:sz w:val="22"/>
            <w:szCs w:val="22"/>
          </w:rPr>
          <m:t>&lt;0.8</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Pr>
          <w:rFonts w:ascii="Helvetica" w:hAnsi="Helvetica"/>
          <w:sz w:val="22"/>
          <w:szCs w:val="22"/>
        </w:rPr>
        <w:t xml:space="preserve"> </w:t>
      </w:r>
      <w:r>
        <w:rPr>
          <w:rFonts w:ascii="Helvetica" w:hAnsi="Helvetica"/>
          <w:iCs/>
          <w:sz w:val="22"/>
          <w:szCs w:val="22"/>
        </w:rPr>
        <w:t xml:space="preserve">following the food and agriculture definition of overfished. </w:t>
      </w:r>
    </w:p>
    <w:p w14:paraId="4767035E" w14:textId="41277185" w:rsidR="00995761" w:rsidRPr="003805EE" w:rsidRDefault="00995761" w:rsidP="006551EE">
      <w:pPr>
        <w:tabs>
          <w:tab w:val="left" w:pos="2760"/>
        </w:tabs>
        <w:rPr>
          <w:rFonts w:ascii="Helvetica" w:hAnsi="Helvetica"/>
          <w:i/>
          <w:sz w:val="22"/>
          <w:szCs w:val="22"/>
        </w:rPr>
      </w:pPr>
    </w:p>
    <w:p w14:paraId="3AE184EC" w14:textId="77777777" w:rsidR="00A56584" w:rsidRDefault="00A56584" w:rsidP="006551EE">
      <w:pPr>
        <w:rPr>
          <w:rFonts w:ascii="Helvetica" w:hAnsi="Helvetica"/>
          <w:bCs/>
          <w:i/>
          <w:iCs/>
          <w:sz w:val="22"/>
          <w:szCs w:val="22"/>
        </w:rPr>
      </w:pPr>
      <w:r w:rsidRPr="0079618D">
        <w:rPr>
          <w:rFonts w:ascii="Helvetica" w:hAnsi="Helvetica"/>
          <w:bCs/>
          <w:i/>
          <w:iCs/>
          <w:sz w:val="22"/>
          <w:szCs w:val="22"/>
        </w:rPr>
        <w:t>Scenario Analysis</w:t>
      </w:r>
    </w:p>
    <w:p w14:paraId="1BC936A1" w14:textId="77777777" w:rsidR="00483BD1" w:rsidRDefault="00483BD1" w:rsidP="006551EE">
      <w:pPr>
        <w:rPr>
          <w:rFonts w:ascii="Helvetica" w:hAnsi="Helvetica"/>
          <w:iCs/>
          <w:sz w:val="22"/>
          <w:szCs w:val="22"/>
          <w:u w:val="single"/>
        </w:rPr>
      </w:pPr>
    </w:p>
    <w:p w14:paraId="556226B9" w14:textId="38A3C5A9" w:rsidR="00613771" w:rsidRPr="00613771" w:rsidRDefault="00613771" w:rsidP="006551EE">
      <w:pPr>
        <w:rPr>
          <w:rFonts w:ascii="Helvetica" w:hAnsi="Helvetica"/>
          <w:iCs/>
          <w:sz w:val="22"/>
          <w:szCs w:val="22"/>
          <w:u w:val="single"/>
        </w:rPr>
      </w:pPr>
      <w:r w:rsidRPr="00613771">
        <w:rPr>
          <w:rFonts w:ascii="Helvetica" w:hAnsi="Helvetica"/>
          <w:iCs/>
          <w:sz w:val="22"/>
          <w:szCs w:val="22"/>
          <w:u w:val="single"/>
        </w:rPr>
        <w:t xml:space="preserve">How do monitoring </w:t>
      </w:r>
      <w:del w:id="35" w:author="Adrian Stier" w:date="2022-01-17T12:28:00Z">
        <w:r w:rsidRPr="00613771" w:rsidDel="00C02672">
          <w:rPr>
            <w:rFonts w:ascii="Helvetica" w:hAnsi="Helvetica"/>
            <w:iCs/>
            <w:sz w:val="22"/>
            <w:szCs w:val="22"/>
            <w:u w:val="single"/>
          </w:rPr>
          <w:delText xml:space="preserve">precision </w:delText>
        </w:r>
      </w:del>
      <w:ins w:id="36" w:author="Adrian Stier" w:date="2022-01-17T12:28:00Z">
        <w:r w:rsidR="00C02672">
          <w:rPr>
            <w:rFonts w:ascii="Helvetica" w:hAnsi="Helvetica"/>
            <w:iCs/>
            <w:sz w:val="22"/>
            <w:szCs w:val="22"/>
            <w:u w:val="single"/>
          </w:rPr>
          <w:t>accuracy</w:t>
        </w:r>
        <w:r w:rsidR="00C02672" w:rsidRPr="00613771">
          <w:rPr>
            <w:rFonts w:ascii="Helvetica" w:hAnsi="Helvetica"/>
            <w:iCs/>
            <w:sz w:val="22"/>
            <w:szCs w:val="22"/>
            <w:u w:val="single"/>
          </w:rPr>
          <w:t xml:space="preserve"> </w:t>
        </w:r>
      </w:ins>
      <w:r w:rsidRPr="00613771">
        <w:rPr>
          <w:rFonts w:ascii="Helvetica" w:hAnsi="Helvetica"/>
          <w:iCs/>
          <w:sz w:val="22"/>
          <w:szCs w:val="22"/>
          <w:u w:val="single"/>
        </w:rPr>
        <w:t xml:space="preserve">and harvest rate affect the risk of population collapse and the value of the resource?  </w:t>
      </w:r>
    </w:p>
    <w:p w14:paraId="4C4CB928" w14:textId="26519DFE" w:rsidR="003601E3" w:rsidRDefault="00864C8A" w:rsidP="006551EE">
      <w:pPr>
        <w:rPr>
          <w:rFonts w:ascii="Helvetica" w:hAnsi="Helvetica"/>
          <w:iCs/>
          <w:sz w:val="22"/>
          <w:szCs w:val="22"/>
        </w:rPr>
      </w:pPr>
      <w:r>
        <w:rPr>
          <w:rFonts w:ascii="Helvetica" w:hAnsi="Helvetica"/>
          <w:sz w:val="22"/>
          <w:szCs w:val="22"/>
        </w:rPr>
        <w:t xml:space="preserve">We quantified how changes in monitoring </w:t>
      </w:r>
      <w:del w:id="37" w:author="Adrian Stier" w:date="2022-01-17T12:28:00Z">
        <w:r w:rsidDel="00C02672">
          <w:rPr>
            <w:rFonts w:ascii="Helvetica" w:hAnsi="Helvetica"/>
            <w:sz w:val="22"/>
            <w:szCs w:val="22"/>
          </w:rPr>
          <w:delText xml:space="preserve">precision </w:delText>
        </w:r>
      </w:del>
      <w:ins w:id="38" w:author="Adrian Stier" w:date="2022-01-17T12:28:00Z">
        <w:r w:rsidR="00C02672">
          <w:rPr>
            <w:rFonts w:ascii="Helvetica" w:hAnsi="Helvetica"/>
            <w:sz w:val="22"/>
            <w:szCs w:val="22"/>
          </w:rPr>
          <w:t>accuracy</w:t>
        </w:r>
        <w:r w:rsidR="00C02672">
          <w:rPr>
            <w:rFonts w:ascii="Helvetica" w:hAnsi="Helvetica"/>
            <w:sz w:val="22"/>
            <w:szCs w:val="22"/>
          </w:rPr>
          <w:t xml:space="preserve"> </w:t>
        </w:r>
      </w:ins>
      <w:r>
        <w:rPr>
          <w:rFonts w:ascii="Helvetica" w:hAnsi="Helvetica"/>
          <w:sz w:val="22"/>
          <w:szCs w:val="22"/>
        </w:rPr>
        <w:t xml:space="preserve">and </w:t>
      </w:r>
      <w:r w:rsidR="00D12989">
        <w:rPr>
          <w:rFonts w:ascii="Helvetica" w:hAnsi="Helvetica"/>
          <w:sz w:val="22"/>
          <w:szCs w:val="22"/>
        </w:rPr>
        <w:t xml:space="preserve">the maximum </w:t>
      </w:r>
      <w:r>
        <w:rPr>
          <w:rFonts w:ascii="Helvetica" w:hAnsi="Helvetica"/>
          <w:sz w:val="22"/>
          <w:szCs w:val="22"/>
        </w:rPr>
        <w:t>harvest rate</w:t>
      </w:r>
      <w:r w:rsidR="00D12989">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max</m:t>
            </m:r>
          </m:sub>
        </m:sSub>
      </m:oMath>
      <w:r w:rsidR="00D12989">
        <w:rPr>
          <w:rFonts w:ascii="Helvetica" w:hAnsi="Helvetica"/>
          <w:sz w:val="22"/>
          <w:szCs w:val="22"/>
        </w:rPr>
        <w:t xml:space="preserve">) </w:t>
      </w:r>
      <w:r>
        <w:rPr>
          <w:rFonts w:ascii="Helvetica" w:hAnsi="Helvetica"/>
          <w:sz w:val="22"/>
          <w:szCs w:val="22"/>
        </w:rPr>
        <w:t xml:space="preserve">affected the Net Present Value and risk of population collapse by simulating </w:t>
      </w:r>
      <w:r w:rsidR="003601E3">
        <w:rPr>
          <w:rFonts w:ascii="Helvetica" w:hAnsi="Helvetica"/>
          <w:sz w:val="22"/>
          <w:szCs w:val="22"/>
        </w:rPr>
        <w:t xml:space="preserve">10,000 iterations of 50-year simulations </w:t>
      </w:r>
      <w:r w:rsidR="003601E3" w:rsidRPr="003805EE">
        <w:rPr>
          <w:rFonts w:ascii="Helvetica" w:hAnsi="Helvetica"/>
          <w:sz w:val="22"/>
          <w:szCs w:val="22"/>
        </w:rPr>
        <w:t xml:space="preserve">for a range of monitoring investment (CV of </w:t>
      </w:r>
      <w:r w:rsidR="003601E3">
        <w:rPr>
          <w:rFonts w:ascii="Helvetica" w:hAnsi="Helvetica"/>
          <w:sz w:val="22"/>
          <w:szCs w:val="22"/>
        </w:rPr>
        <w:t>b</w:t>
      </w:r>
      <w:r w:rsidR="003601E3" w:rsidRPr="003805EE">
        <w:rPr>
          <w:rFonts w:ascii="Helvetica" w:hAnsi="Helvetica"/>
          <w:sz w:val="22"/>
          <w:szCs w:val="22"/>
        </w:rPr>
        <w:t xml:space="preserve">iomass: 0.0 – 0.5) and a proportion of maximum </w:t>
      </w:r>
      <w:r w:rsidR="00E10AB0">
        <w:rPr>
          <w:rFonts w:ascii="Helvetica" w:hAnsi="Helvetica"/>
          <w:sz w:val="22"/>
          <w:szCs w:val="22"/>
        </w:rPr>
        <w:t>harvest</w:t>
      </w:r>
      <w:r w:rsidR="003601E3" w:rsidRPr="003805EE">
        <w:rPr>
          <w:rFonts w:ascii="Helvetica" w:hAnsi="Helvetica"/>
          <w:sz w:val="22"/>
          <w:szCs w:val="22"/>
        </w:rPr>
        <w:t xml:space="preserve"> rates (</w:t>
      </w:r>
      <m:oMath>
        <m:sSub>
          <m:sSubPr>
            <m:ctrlPr>
              <w:rPr>
                <w:rFonts w:ascii="Cambria Math" w:hAnsi="Cambria Math"/>
                <w:i/>
                <w:sz w:val="22"/>
                <w:szCs w:val="22"/>
              </w:rPr>
            </m:ctrlPr>
          </m:sSubPr>
          <m:e>
            <m:r>
              <w:rPr>
                <w:rFonts w:ascii="Cambria Math" w:hAnsi="Cambria Math"/>
                <w:sz w:val="22"/>
                <w:szCs w:val="22"/>
              </w:rPr>
              <m:t>pH</m:t>
            </m:r>
          </m:e>
          <m:sub>
            <m:r>
              <w:rPr>
                <w:rFonts w:ascii="Cambria Math" w:hAnsi="Cambria Math"/>
                <w:sz w:val="22"/>
                <w:szCs w:val="22"/>
              </w:rPr>
              <m:t>MSY</m:t>
            </m:r>
          </m:sub>
        </m:sSub>
      </m:oMath>
      <w:r w:rsidR="003601E3" w:rsidRPr="003805EE">
        <w:rPr>
          <w:rFonts w:ascii="Helvetica" w:hAnsi="Helvetica"/>
          <w:sz w:val="22"/>
          <w:szCs w:val="22"/>
        </w:rPr>
        <w:t>)</w:t>
      </w:r>
      <w:r>
        <w:rPr>
          <w:rFonts w:ascii="Helvetica" w:hAnsi="Helvetica"/>
          <w:sz w:val="22"/>
          <w:szCs w:val="22"/>
        </w:rPr>
        <w:t xml:space="preserve">. Here, the proportion of maximum </w:t>
      </w:r>
      <w:r w:rsidR="004B78E3">
        <w:rPr>
          <w:rFonts w:ascii="Helvetica" w:hAnsi="Helvetica"/>
          <w:sz w:val="22"/>
          <w:szCs w:val="22"/>
        </w:rPr>
        <w:t>harvest</w:t>
      </w:r>
      <w:r>
        <w:rPr>
          <w:rFonts w:ascii="Helvetica" w:hAnsi="Helvetica"/>
          <w:sz w:val="22"/>
          <w:szCs w:val="22"/>
        </w:rPr>
        <w:t xml:space="preserve"> rate (</w:t>
      </w:r>
      <m:oMath>
        <m:r>
          <w:rPr>
            <w:rFonts w:ascii="Cambria Math" w:hAnsi="Cambria Math"/>
            <w:sz w:val="22"/>
            <w:szCs w:val="22"/>
          </w:rPr>
          <m:t>p</m:t>
        </m:r>
      </m:oMath>
      <w:r>
        <w:rPr>
          <w:rFonts w:ascii="Helvetica" w:hAnsi="Helvetica"/>
          <w:sz w:val="22"/>
          <w:szCs w:val="22"/>
        </w:rPr>
        <w:t>)</w:t>
      </w:r>
      <w:r w:rsidR="003601E3" w:rsidRPr="003805EE">
        <w:rPr>
          <w:rFonts w:ascii="Helvetica" w:hAnsi="Helvetica"/>
          <w:sz w:val="22"/>
          <w:szCs w:val="22"/>
        </w:rPr>
        <w:t xml:space="preserve"> was explored from 0.0 – 2.0 </w:t>
      </w:r>
      <w:r w:rsidR="004B78E3">
        <w:rPr>
          <w:rFonts w:ascii="Helvetica" w:hAnsi="Helvetica"/>
          <w:sz w:val="22"/>
          <w:szCs w:val="22"/>
        </w:rPr>
        <w:t xml:space="preserve">with a </w:t>
      </w:r>
      <w:r w:rsidR="003601E3" w:rsidRPr="003805EE">
        <w:rPr>
          <w:rFonts w:ascii="Helvetica" w:hAnsi="Helvetica"/>
          <w:sz w:val="22"/>
          <w:szCs w:val="22"/>
        </w:rPr>
        <w:t>start</w:t>
      </w:r>
      <w:r w:rsidR="004B78E3">
        <w:rPr>
          <w:rFonts w:ascii="Helvetica" w:hAnsi="Helvetica"/>
          <w:sz w:val="22"/>
          <w:szCs w:val="22"/>
        </w:rPr>
        <w:t>ing</w:t>
      </w:r>
      <w:r w:rsidR="003601E3" w:rsidRPr="003805EE">
        <w:rPr>
          <w:rFonts w:ascii="Helvetica" w:hAnsi="Helvetica"/>
          <w:sz w:val="22"/>
          <w:szCs w:val="22"/>
        </w:rPr>
        <w:t xml:space="preserve"> </w:t>
      </w:r>
      <w:r w:rsidR="004B78E3">
        <w:rPr>
          <w:rFonts w:ascii="Helvetica" w:hAnsi="Helvetica"/>
          <w:sz w:val="22"/>
          <w:szCs w:val="22"/>
        </w:rPr>
        <w:t>p</w:t>
      </w:r>
      <w:r w:rsidR="003601E3">
        <w:rPr>
          <w:rFonts w:ascii="Helvetica" w:hAnsi="Helvetica"/>
          <w:sz w:val="22"/>
          <w:szCs w:val="22"/>
        </w:rPr>
        <w:t xml:space="preserve">opulation </w:t>
      </w:r>
      <w:r w:rsidR="004B78E3">
        <w:rPr>
          <w:rFonts w:ascii="Helvetica" w:hAnsi="Helvetica"/>
          <w:sz w:val="22"/>
          <w:szCs w:val="22"/>
        </w:rPr>
        <w:t>size a</w:t>
      </w:r>
      <w:r w:rsidR="00462520">
        <w:rPr>
          <w:rFonts w:ascii="Helvetica" w:hAnsi="Helvetica"/>
          <w:sz w:val="22"/>
          <w:szCs w:val="22"/>
        </w:rPr>
        <w:t>t</w:t>
      </w:r>
      <w:r w:rsidR="004B78E3">
        <w:rPr>
          <w:rFonts w:ascii="Helvetica" w:hAnsi="Helvetica"/>
          <w:sz w:val="22"/>
          <w:szCs w:val="22"/>
        </w:rPr>
        <w:t xml:space="preserve"> carrying</w:t>
      </w:r>
      <w:r w:rsidR="003601E3">
        <w:rPr>
          <w:rFonts w:ascii="Helvetica" w:hAnsi="Helvetica"/>
          <w:sz w:val="22"/>
          <w:szCs w:val="22"/>
        </w:rPr>
        <w:t xml:space="preserve"> capacity</w:t>
      </w:r>
      <w:r w:rsidR="004B78E3">
        <w:rPr>
          <w:rFonts w:ascii="Helvetica" w:hAnsi="Helvetica"/>
          <w:sz w:val="22"/>
          <w:szCs w:val="22"/>
        </w:rPr>
        <w:t xml:space="preserve"> (</w:t>
      </w:r>
      <w:r w:rsidR="00FF7B85">
        <w:rPr>
          <w:rFonts w:ascii="Helvetica" w:hAnsi="Helvetica"/>
          <w:i/>
          <w:iCs/>
          <w:sz w:val="22"/>
          <w:szCs w:val="22"/>
        </w:rPr>
        <w:t>K</w:t>
      </w:r>
      <w:r w:rsidR="004B78E3">
        <w:rPr>
          <w:rFonts w:ascii="Helvetica" w:hAnsi="Helvetica"/>
          <w:sz w:val="22"/>
          <w:szCs w:val="22"/>
        </w:rPr>
        <w:t>)</w:t>
      </w:r>
      <w:r w:rsidR="003601E3">
        <w:rPr>
          <w:rFonts w:ascii="Helvetica" w:hAnsi="Helvetica"/>
          <w:sz w:val="22"/>
          <w:szCs w:val="22"/>
        </w:rPr>
        <w:t xml:space="preserve">. </w:t>
      </w:r>
      <w:r w:rsidR="00D251C2">
        <w:rPr>
          <w:rFonts w:ascii="Helvetica" w:hAnsi="Helvetica"/>
          <w:sz w:val="22"/>
          <w:szCs w:val="22"/>
        </w:rPr>
        <w:t>To</w:t>
      </w:r>
      <w:r w:rsidR="003601E3" w:rsidRPr="003805EE">
        <w:rPr>
          <w:rFonts w:ascii="Helvetica" w:hAnsi="Helvetica"/>
          <w:sz w:val="22"/>
          <w:szCs w:val="22"/>
        </w:rPr>
        <w:t xml:space="preserve"> </w:t>
      </w:r>
      <w:r w:rsidR="00D251C2">
        <w:rPr>
          <w:rFonts w:ascii="Helvetica" w:hAnsi="Helvetica"/>
          <w:sz w:val="22"/>
          <w:szCs w:val="22"/>
        </w:rPr>
        <w:t xml:space="preserve">visualize the </w:t>
      </w:r>
      <w:r w:rsidR="00C37543">
        <w:rPr>
          <w:rFonts w:ascii="Helvetica" w:hAnsi="Helvetica"/>
          <w:sz w:val="22"/>
          <w:szCs w:val="22"/>
        </w:rPr>
        <w:t xml:space="preserve">model and dynamics at the extreme ends of monitoring </w:t>
      </w:r>
      <w:del w:id="39" w:author="Adrian Stier" w:date="2022-01-17T12:28:00Z">
        <w:r w:rsidR="00C37543" w:rsidDel="00C02672">
          <w:rPr>
            <w:rFonts w:ascii="Helvetica" w:hAnsi="Helvetica"/>
            <w:sz w:val="22"/>
            <w:szCs w:val="22"/>
          </w:rPr>
          <w:delText>precision</w:delText>
        </w:r>
      </w:del>
      <w:ins w:id="40" w:author="Adrian Stier" w:date="2022-01-17T12:28:00Z">
        <w:r w:rsidR="00C02672">
          <w:rPr>
            <w:rFonts w:ascii="Helvetica" w:hAnsi="Helvetica"/>
            <w:sz w:val="22"/>
            <w:szCs w:val="22"/>
          </w:rPr>
          <w:t>accuracy</w:t>
        </w:r>
      </w:ins>
      <w:r w:rsidR="00C37543">
        <w:rPr>
          <w:rFonts w:ascii="Helvetica" w:hAnsi="Helvetica"/>
          <w:sz w:val="22"/>
          <w:szCs w:val="22"/>
        </w:rPr>
        <w:t xml:space="preserve">, we extracted example time series from </w:t>
      </w:r>
      <w:r w:rsidR="00E50E84">
        <w:rPr>
          <w:rFonts w:ascii="Helvetica" w:hAnsi="Helvetica"/>
          <w:sz w:val="22"/>
          <w:szCs w:val="22"/>
        </w:rPr>
        <w:t xml:space="preserve">low </w:t>
      </w:r>
      <w:ins w:id="41" w:author="Adrian Stier" w:date="2022-01-17T12:28:00Z">
        <w:r w:rsidR="00C02672">
          <w:rPr>
            <w:rFonts w:ascii="Helvetica" w:hAnsi="Helvetica"/>
            <w:sz w:val="22"/>
            <w:szCs w:val="22"/>
          </w:rPr>
          <w:t>accuracy</w:t>
        </w:r>
        <w:r w:rsidR="00C02672" w:rsidRPr="003805EE">
          <w:rPr>
            <w:rFonts w:ascii="Helvetica" w:hAnsi="Helvetica"/>
            <w:sz w:val="22"/>
            <w:szCs w:val="22"/>
          </w:rPr>
          <w:t xml:space="preserve"> </w:t>
        </w:r>
      </w:ins>
      <w:del w:id="42" w:author="Adrian Stier" w:date="2022-01-17T12:28:00Z">
        <w:r w:rsidR="00E50E84" w:rsidDel="00C02672">
          <w:rPr>
            <w:rFonts w:ascii="Helvetica" w:hAnsi="Helvetica"/>
            <w:sz w:val="22"/>
            <w:szCs w:val="22"/>
          </w:rPr>
          <w:delText xml:space="preserve">precision </w:delText>
        </w:r>
      </w:del>
      <w:r w:rsidR="00E50E84">
        <w:rPr>
          <w:rFonts w:ascii="Helvetica" w:hAnsi="Helvetica"/>
          <w:sz w:val="22"/>
          <w:szCs w:val="22"/>
        </w:rPr>
        <w:t xml:space="preserve">(CV = 0.5) and high </w:t>
      </w:r>
      <w:ins w:id="43" w:author="Adrian Stier" w:date="2022-01-17T12:28:00Z">
        <w:r w:rsidR="00C02672">
          <w:rPr>
            <w:rFonts w:ascii="Helvetica" w:hAnsi="Helvetica"/>
            <w:sz w:val="22"/>
            <w:szCs w:val="22"/>
          </w:rPr>
          <w:t>accuracy</w:t>
        </w:r>
        <w:r w:rsidR="00C02672" w:rsidRPr="003805EE">
          <w:rPr>
            <w:rFonts w:ascii="Helvetica" w:hAnsi="Helvetica"/>
            <w:sz w:val="22"/>
            <w:szCs w:val="22"/>
          </w:rPr>
          <w:t xml:space="preserve"> </w:t>
        </w:r>
      </w:ins>
      <w:del w:id="44" w:author="Adrian Stier" w:date="2022-01-17T12:28:00Z">
        <w:r w:rsidR="00E50E84" w:rsidDel="00C02672">
          <w:rPr>
            <w:rFonts w:ascii="Helvetica" w:hAnsi="Helvetica"/>
            <w:sz w:val="22"/>
            <w:szCs w:val="22"/>
          </w:rPr>
          <w:delText xml:space="preserve">precision </w:delText>
        </w:r>
      </w:del>
      <w:r w:rsidR="00E50E84">
        <w:rPr>
          <w:rFonts w:ascii="Helvetica" w:hAnsi="Helvetica"/>
          <w:sz w:val="22"/>
          <w:szCs w:val="22"/>
        </w:rPr>
        <w:t>monitoring (CV = 0.1)</w:t>
      </w:r>
      <w:r w:rsidR="00B351B2">
        <w:rPr>
          <w:rFonts w:ascii="Helvetica" w:hAnsi="Helvetica"/>
          <w:sz w:val="22"/>
          <w:szCs w:val="22"/>
        </w:rPr>
        <w:t xml:space="preserve"> </w:t>
      </w:r>
      <w:r w:rsidR="004B78E3">
        <w:rPr>
          <w:rFonts w:ascii="Helvetica" w:hAnsi="Helvetica"/>
          <w:sz w:val="22"/>
          <w:szCs w:val="22"/>
        </w:rPr>
        <w:t>harvest</w:t>
      </w:r>
      <w:r w:rsidR="00B351B2">
        <w:rPr>
          <w:rFonts w:ascii="Helvetica" w:hAnsi="Helvetica"/>
          <w:sz w:val="22"/>
          <w:szCs w:val="22"/>
        </w:rPr>
        <w:t xml:space="preserve"> at </w:t>
      </w:r>
      <w:r w:rsidR="00B351B2">
        <w:rPr>
          <w:rFonts w:ascii="Helvetica" w:hAnsi="Helvetica"/>
          <w:i/>
          <w:iCs/>
          <w:sz w:val="22"/>
          <w:szCs w:val="22"/>
        </w:rPr>
        <w:t>p = 1</w:t>
      </w:r>
      <w:r w:rsidR="00B351B2">
        <w:rPr>
          <w:rFonts w:ascii="Helvetica" w:hAnsi="Helvetica"/>
          <w:sz w:val="22"/>
          <w:szCs w:val="22"/>
        </w:rPr>
        <w:t xml:space="preserve">. We then </w:t>
      </w:r>
      <w:r w:rsidR="006E0813">
        <w:rPr>
          <w:rFonts w:ascii="Helvetica" w:hAnsi="Helvetica"/>
          <w:sz w:val="22"/>
          <w:szCs w:val="22"/>
        </w:rPr>
        <w:t xml:space="preserve">estimated the </w:t>
      </w:r>
      <w:r w:rsidR="00E10AB0">
        <w:rPr>
          <w:rFonts w:ascii="Helvetica" w:hAnsi="Helvetica"/>
          <w:sz w:val="22"/>
          <w:szCs w:val="22"/>
        </w:rPr>
        <w:t xml:space="preserve">median </w:t>
      </w:r>
      <w:r w:rsidR="006E0813">
        <w:rPr>
          <w:rFonts w:ascii="Helvetica" w:hAnsi="Helvetica"/>
          <w:sz w:val="22"/>
          <w:szCs w:val="22"/>
        </w:rPr>
        <w:t xml:space="preserve">Net Present Value and </w:t>
      </w:r>
      <w:r w:rsidR="00E10AB0">
        <w:rPr>
          <w:rFonts w:ascii="Helvetica" w:hAnsi="Helvetica"/>
          <w:sz w:val="22"/>
          <w:szCs w:val="22"/>
        </w:rPr>
        <w:t xml:space="preserve">the probability of </w:t>
      </w:r>
      <w:r w:rsidR="006E0813">
        <w:rPr>
          <w:rFonts w:ascii="Helvetica" w:hAnsi="Helvetica"/>
          <w:sz w:val="22"/>
          <w:szCs w:val="22"/>
        </w:rPr>
        <w:t xml:space="preserve">population collapse </w:t>
      </w:r>
      <w:r w:rsidR="00E10AB0">
        <w:rPr>
          <w:rFonts w:ascii="Helvetica" w:hAnsi="Helvetica"/>
          <w:sz w:val="22"/>
          <w:szCs w:val="22"/>
        </w:rPr>
        <w:t xml:space="preserve">for a range of </w:t>
      </w:r>
      <w:r w:rsidR="00896D67">
        <w:rPr>
          <w:rFonts w:ascii="Helvetica" w:hAnsi="Helvetica"/>
          <w:sz w:val="22"/>
          <w:szCs w:val="22"/>
        </w:rPr>
        <w:t>combinations</w:t>
      </w:r>
      <w:r w:rsidR="00E10AB0">
        <w:rPr>
          <w:rFonts w:ascii="Helvetica" w:hAnsi="Helvetica"/>
          <w:sz w:val="22"/>
          <w:szCs w:val="22"/>
        </w:rPr>
        <w:t xml:space="preserve"> of monitoring </w:t>
      </w:r>
      <w:ins w:id="45" w:author="Adrian Stier" w:date="2022-01-17T12:28:00Z">
        <w:r w:rsidR="00C02672">
          <w:rPr>
            <w:rFonts w:ascii="Helvetica" w:hAnsi="Helvetica"/>
            <w:sz w:val="22"/>
            <w:szCs w:val="22"/>
          </w:rPr>
          <w:t>accuracy</w:t>
        </w:r>
        <w:r w:rsidR="00C02672" w:rsidRPr="003805EE">
          <w:rPr>
            <w:rFonts w:ascii="Helvetica" w:hAnsi="Helvetica"/>
            <w:sz w:val="22"/>
            <w:szCs w:val="22"/>
          </w:rPr>
          <w:t xml:space="preserve"> </w:t>
        </w:r>
      </w:ins>
      <w:del w:id="46" w:author="Adrian Stier" w:date="2022-01-17T12:28:00Z">
        <w:r w:rsidR="00E10AB0" w:rsidDel="00C02672">
          <w:rPr>
            <w:rFonts w:ascii="Helvetica" w:hAnsi="Helvetica"/>
            <w:sz w:val="22"/>
            <w:szCs w:val="22"/>
          </w:rPr>
          <w:delText xml:space="preserve">precision </w:delText>
        </w:r>
      </w:del>
      <w:r w:rsidR="00E10AB0">
        <w:rPr>
          <w:rFonts w:ascii="Helvetica" w:hAnsi="Helvetica"/>
          <w:sz w:val="22"/>
          <w:szCs w:val="22"/>
        </w:rPr>
        <w:t>and maximum harvest rates</w:t>
      </w:r>
      <w:r w:rsidR="0079739E">
        <w:rPr>
          <w:rFonts w:ascii="Helvetica" w:hAnsi="Helvetica"/>
          <w:sz w:val="22"/>
          <w:szCs w:val="22"/>
        </w:rPr>
        <w:t xml:space="preserve">. </w:t>
      </w:r>
      <w:r w:rsidR="00022346">
        <w:rPr>
          <w:rFonts w:ascii="Helvetica" w:hAnsi="Helvetica"/>
          <w:sz w:val="22"/>
          <w:szCs w:val="22"/>
        </w:rPr>
        <w:t xml:space="preserve">We use the terms </w:t>
      </w:r>
      <w:r w:rsidR="003972E7">
        <w:rPr>
          <w:rFonts w:ascii="Helvetica" w:hAnsi="Helvetica"/>
          <w:sz w:val="22"/>
          <w:szCs w:val="22"/>
        </w:rPr>
        <w:t>‘</w:t>
      </w:r>
      <w:r w:rsidR="00022346">
        <w:rPr>
          <w:rFonts w:ascii="Helvetica" w:hAnsi="Helvetica"/>
          <w:sz w:val="22"/>
          <w:szCs w:val="22"/>
        </w:rPr>
        <w:t>collapse</w:t>
      </w:r>
      <w:r w:rsidR="003972E7">
        <w:rPr>
          <w:rFonts w:ascii="Helvetica" w:hAnsi="Helvetica"/>
          <w:sz w:val="22"/>
          <w:szCs w:val="22"/>
        </w:rPr>
        <w:t>’</w:t>
      </w:r>
      <w:r w:rsidR="00022346">
        <w:rPr>
          <w:rFonts w:ascii="Helvetica" w:hAnsi="Helvetica"/>
          <w:sz w:val="22"/>
          <w:szCs w:val="22"/>
        </w:rPr>
        <w:t xml:space="preserve">, </w:t>
      </w:r>
      <w:r w:rsidR="003972E7">
        <w:rPr>
          <w:rFonts w:ascii="Helvetica" w:hAnsi="Helvetica"/>
          <w:sz w:val="22"/>
          <w:szCs w:val="22"/>
        </w:rPr>
        <w:t>‘</w:t>
      </w:r>
      <w:r w:rsidR="00022346">
        <w:rPr>
          <w:rFonts w:ascii="Helvetica" w:hAnsi="Helvetica"/>
          <w:sz w:val="22"/>
          <w:szCs w:val="22"/>
        </w:rPr>
        <w:t>critical threshold</w:t>
      </w:r>
      <w:r w:rsidR="003972E7">
        <w:rPr>
          <w:rFonts w:ascii="Helvetica" w:hAnsi="Helvetica"/>
          <w:sz w:val="22"/>
          <w:szCs w:val="22"/>
        </w:rPr>
        <w:t>’</w:t>
      </w:r>
      <w:r w:rsidR="00022346">
        <w:rPr>
          <w:rFonts w:ascii="Helvetica" w:hAnsi="Helvetica"/>
          <w:sz w:val="22"/>
          <w:szCs w:val="22"/>
        </w:rPr>
        <w:t xml:space="preserve">, and </w:t>
      </w:r>
      <w:r w:rsidR="003972E7">
        <w:rPr>
          <w:rFonts w:ascii="Helvetica" w:hAnsi="Helvetica"/>
          <w:sz w:val="22"/>
          <w:szCs w:val="22"/>
        </w:rPr>
        <w:t>‘</w:t>
      </w:r>
      <w:r w:rsidR="00022346">
        <w:rPr>
          <w:rFonts w:ascii="Helvetica" w:hAnsi="Helvetica"/>
          <w:sz w:val="22"/>
          <w:szCs w:val="22"/>
        </w:rPr>
        <w:t>tipping</w:t>
      </w:r>
      <w:r w:rsidR="003972E7">
        <w:rPr>
          <w:rFonts w:ascii="Helvetica" w:hAnsi="Helvetica"/>
          <w:sz w:val="22"/>
          <w:szCs w:val="22"/>
        </w:rPr>
        <w:t>’</w:t>
      </w:r>
      <w:r w:rsidR="00022346">
        <w:rPr>
          <w:rFonts w:ascii="Helvetica" w:hAnsi="Helvetica"/>
          <w:sz w:val="22"/>
          <w:szCs w:val="22"/>
        </w:rPr>
        <w:t xml:space="preserve"> interchangeably hereafter. </w:t>
      </w:r>
    </w:p>
    <w:p w14:paraId="038E93A6" w14:textId="77777777" w:rsidR="00A56584" w:rsidRPr="00D13868" w:rsidRDefault="00A56584" w:rsidP="006551EE">
      <w:pPr>
        <w:rPr>
          <w:rFonts w:ascii="Helvetica" w:hAnsi="Helvetica"/>
          <w:iCs/>
          <w:sz w:val="22"/>
          <w:szCs w:val="22"/>
        </w:rPr>
      </w:pPr>
    </w:p>
    <w:p w14:paraId="59D11283" w14:textId="77777777" w:rsidR="00A56584" w:rsidRPr="0079618D" w:rsidRDefault="00A56584" w:rsidP="006551EE">
      <w:pPr>
        <w:rPr>
          <w:rFonts w:ascii="Helvetica" w:hAnsi="Helvetica"/>
          <w:iCs/>
          <w:sz w:val="22"/>
          <w:szCs w:val="22"/>
          <w:u w:val="single"/>
        </w:rPr>
      </w:pPr>
      <w:r w:rsidRPr="0079618D">
        <w:rPr>
          <w:rFonts w:ascii="Helvetica" w:hAnsi="Helvetica"/>
          <w:iCs/>
          <w:sz w:val="22"/>
          <w:szCs w:val="22"/>
          <w:u w:val="single"/>
        </w:rPr>
        <w:t>Does the value of monitoring increase with higher proximity to a critical threshold? If not, why?</w:t>
      </w:r>
    </w:p>
    <w:p w14:paraId="55E50D9D" w14:textId="48602D05" w:rsidR="00EB4914" w:rsidRDefault="00E10AB0" w:rsidP="006551EE">
      <w:pPr>
        <w:rPr>
          <w:rFonts w:ascii="Helvetica" w:hAnsi="Helvetica"/>
          <w:sz w:val="22"/>
          <w:szCs w:val="22"/>
        </w:rPr>
      </w:pPr>
      <w:r>
        <w:rPr>
          <w:rFonts w:ascii="Helvetica" w:hAnsi="Helvetica"/>
          <w:sz w:val="22"/>
          <w:szCs w:val="22"/>
        </w:rPr>
        <w:t xml:space="preserve">We hypothesized that populations spending higher amounts of time close to a critical threshold would benefit most from high </w:t>
      </w:r>
      <w:ins w:id="47" w:author="Adrian Stier" w:date="2022-01-17T12:28:00Z">
        <w:r w:rsidR="00C02672">
          <w:rPr>
            <w:rFonts w:ascii="Helvetica" w:hAnsi="Helvetica"/>
            <w:sz w:val="22"/>
            <w:szCs w:val="22"/>
          </w:rPr>
          <w:t>accuracy</w:t>
        </w:r>
        <w:r w:rsidR="00C02672" w:rsidRPr="003805EE">
          <w:rPr>
            <w:rFonts w:ascii="Helvetica" w:hAnsi="Helvetica"/>
            <w:sz w:val="22"/>
            <w:szCs w:val="22"/>
          </w:rPr>
          <w:t xml:space="preserve"> </w:t>
        </w:r>
      </w:ins>
      <w:del w:id="48" w:author="Adrian Stier" w:date="2022-01-17T12:28:00Z">
        <w:r w:rsidDel="00C02672">
          <w:rPr>
            <w:rFonts w:ascii="Helvetica" w:hAnsi="Helvetica"/>
            <w:sz w:val="22"/>
            <w:szCs w:val="22"/>
          </w:rPr>
          <w:delText xml:space="preserve">precision </w:delText>
        </w:r>
      </w:del>
      <w:r>
        <w:rPr>
          <w:rFonts w:ascii="Helvetica" w:hAnsi="Helvetica"/>
          <w:sz w:val="22"/>
          <w:szCs w:val="22"/>
        </w:rPr>
        <w:t xml:space="preserve">monitoring. To test this </w:t>
      </w:r>
      <w:r w:rsidR="00FF7B85">
        <w:rPr>
          <w:rFonts w:ascii="Helvetica" w:hAnsi="Helvetica"/>
          <w:sz w:val="22"/>
          <w:szCs w:val="22"/>
        </w:rPr>
        <w:t xml:space="preserve">hypothesis, </w:t>
      </w:r>
      <w:r>
        <w:rPr>
          <w:rFonts w:ascii="Helvetica" w:hAnsi="Helvetica"/>
          <w:sz w:val="22"/>
          <w:szCs w:val="22"/>
        </w:rPr>
        <w:t>we compared</w:t>
      </w:r>
      <w:r w:rsidR="00E17B39">
        <w:rPr>
          <w:rFonts w:ascii="Helvetica" w:hAnsi="Helvetica"/>
          <w:sz w:val="22"/>
          <w:szCs w:val="22"/>
        </w:rPr>
        <w:t xml:space="preserve"> how the amount of time a simulated population spent in the danger zone</w:t>
      </w:r>
      <w:r w:rsidR="00FF7B85">
        <w:rPr>
          <w:rFonts w:ascii="Helvetica" w:hAnsi="Helvetica"/>
          <w:sz w:val="22"/>
          <w:szCs w:val="22"/>
        </w:rPr>
        <w:t xml:space="preserve"> (&lt;</w:t>
      </w:r>
      <m:oMath>
        <m:sSub>
          <m:sSubPr>
            <m:ctrlPr>
              <w:rPr>
                <w:rFonts w:ascii="Cambria Math" w:hAnsi="Cambria Math"/>
                <w:i/>
                <w:sz w:val="22"/>
                <w:szCs w:val="22"/>
              </w:rPr>
            </m:ctrlPr>
          </m:sSubPr>
          <m:e>
            <m:r>
              <w:rPr>
                <w:rFonts w:ascii="Cambria Math" w:hAnsi="Cambria Math"/>
                <w:sz w:val="22"/>
                <w:szCs w:val="22"/>
              </w:rPr>
              <m:t>0.8B</m:t>
            </m:r>
          </m:e>
          <m:sub>
            <m:r>
              <w:rPr>
                <w:rFonts w:ascii="Cambria Math" w:hAnsi="Cambria Math"/>
                <w:sz w:val="22"/>
                <w:szCs w:val="22"/>
              </w:rPr>
              <m:t>MSY</m:t>
            </m:r>
          </m:sub>
        </m:sSub>
      </m:oMath>
      <w:r w:rsidR="00FF7B85">
        <w:rPr>
          <w:rFonts w:ascii="Helvetica" w:hAnsi="Helvetica"/>
          <w:sz w:val="22"/>
          <w:szCs w:val="22"/>
        </w:rPr>
        <w:t xml:space="preserve">) </w:t>
      </w:r>
      <w:r w:rsidR="00E17B39">
        <w:rPr>
          <w:rFonts w:ascii="Helvetica" w:hAnsi="Helvetica"/>
          <w:sz w:val="22"/>
          <w:szCs w:val="22"/>
        </w:rPr>
        <w:t xml:space="preserve">affected </w:t>
      </w:r>
      <w:r>
        <w:rPr>
          <w:rFonts w:ascii="Helvetica" w:hAnsi="Helvetica"/>
          <w:sz w:val="22"/>
          <w:szCs w:val="22"/>
        </w:rPr>
        <w:t>the N</w:t>
      </w:r>
      <w:r w:rsidR="005B18AC">
        <w:rPr>
          <w:rFonts w:ascii="Helvetica" w:hAnsi="Helvetica"/>
          <w:sz w:val="22"/>
          <w:szCs w:val="22"/>
        </w:rPr>
        <w:t xml:space="preserve">et </w:t>
      </w:r>
      <w:r>
        <w:rPr>
          <w:rFonts w:ascii="Helvetica" w:hAnsi="Helvetica"/>
          <w:sz w:val="22"/>
          <w:szCs w:val="22"/>
        </w:rPr>
        <w:t>P</w:t>
      </w:r>
      <w:r w:rsidR="005B18AC">
        <w:rPr>
          <w:rFonts w:ascii="Helvetica" w:hAnsi="Helvetica"/>
          <w:sz w:val="22"/>
          <w:szCs w:val="22"/>
        </w:rPr>
        <w:t xml:space="preserve">resent </w:t>
      </w:r>
      <w:r>
        <w:rPr>
          <w:rFonts w:ascii="Helvetica" w:hAnsi="Helvetica"/>
          <w:sz w:val="22"/>
          <w:szCs w:val="22"/>
        </w:rPr>
        <w:t>V</w:t>
      </w:r>
      <w:r w:rsidR="005B18AC">
        <w:rPr>
          <w:rFonts w:ascii="Helvetica" w:hAnsi="Helvetica"/>
          <w:sz w:val="22"/>
          <w:szCs w:val="22"/>
        </w:rPr>
        <w:t xml:space="preserve">alue </w:t>
      </w:r>
      <w:r w:rsidR="00E17B39">
        <w:rPr>
          <w:rFonts w:ascii="Helvetica" w:hAnsi="Helvetica"/>
          <w:sz w:val="22"/>
          <w:szCs w:val="22"/>
        </w:rPr>
        <w:t xml:space="preserve">of populations for </w:t>
      </w:r>
      <w:r>
        <w:rPr>
          <w:rFonts w:ascii="Helvetica" w:hAnsi="Helvetica"/>
          <w:sz w:val="22"/>
          <w:szCs w:val="22"/>
        </w:rPr>
        <w:t>simulations with</w:t>
      </w:r>
      <w:r w:rsidR="00A334EA">
        <w:rPr>
          <w:rFonts w:ascii="Helvetica" w:hAnsi="Helvetica"/>
          <w:sz w:val="22"/>
          <w:szCs w:val="22"/>
        </w:rPr>
        <w:t xml:space="preserve"> high and low monitoring </w:t>
      </w:r>
      <w:ins w:id="49" w:author="Adrian Stier" w:date="2022-01-17T12:28:00Z">
        <w:r w:rsidR="00C02672">
          <w:rPr>
            <w:rFonts w:ascii="Helvetica" w:hAnsi="Helvetica"/>
            <w:sz w:val="22"/>
            <w:szCs w:val="22"/>
          </w:rPr>
          <w:t>accuracy</w:t>
        </w:r>
      </w:ins>
      <w:del w:id="50" w:author="Adrian Stier" w:date="2022-01-17T12:28:00Z">
        <w:r w:rsidR="00A334EA" w:rsidDel="00C02672">
          <w:rPr>
            <w:rFonts w:ascii="Helvetica" w:hAnsi="Helvetica"/>
            <w:sz w:val="22"/>
            <w:szCs w:val="22"/>
          </w:rPr>
          <w:delText>precision</w:delText>
        </w:r>
      </w:del>
      <w:r w:rsidR="004449E9">
        <w:rPr>
          <w:rFonts w:ascii="Helvetica" w:hAnsi="Helvetica"/>
          <w:sz w:val="22"/>
          <w:szCs w:val="22"/>
        </w:rPr>
        <w:t>.</w:t>
      </w:r>
      <w:r w:rsidR="008C7A77">
        <w:rPr>
          <w:rFonts w:ascii="Helvetica" w:hAnsi="Helvetica"/>
          <w:sz w:val="22"/>
          <w:szCs w:val="22"/>
        </w:rPr>
        <w:t xml:space="preserve"> </w:t>
      </w:r>
      <w:r w:rsidR="00A334EA">
        <w:rPr>
          <w:rFonts w:ascii="Helvetica" w:hAnsi="Helvetica"/>
          <w:sz w:val="22"/>
          <w:szCs w:val="22"/>
        </w:rPr>
        <w:t xml:space="preserve">To simulate populations where the resource spent increasingly more time close to the critical threshold, we conducted simulations across a range of harvest rates. </w:t>
      </w:r>
      <w:r w:rsidR="008C7A77">
        <w:rPr>
          <w:rFonts w:ascii="Helvetica" w:hAnsi="Helvetica"/>
          <w:sz w:val="22"/>
          <w:szCs w:val="22"/>
        </w:rPr>
        <w:t>Higher harvest rates tend to drive the resource down in biomass and cause the resource to spend an increasingly frequent amount of time near the critical threshold.</w:t>
      </w:r>
      <w:r w:rsidR="004449E9">
        <w:rPr>
          <w:rFonts w:ascii="Helvetica" w:hAnsi="Helvetica"/>
          <w:sz w:val="22"/>
          <w:szCs w:val="22"/>
        </w:rPr>
        <w:t xml:space="preserve"> Therefore</w:t>
      </w:r>
      <w:r w:rsidR="00C060B5">
        <w:rPr>
          <w:rFonts w:ascii="Helvetica" w:hAnsi="Helvetica"/>
          <w:sz w:val="22"/>
          <w:szCs w:val="22"/>
        </w:rPr>
        <w:t>,</w:t>
      </w:r>
      <w:r w:rsidR="004449E9">
        <w:rPr>
          <w:rFonts w:ascii="Helvetica" w:hAnsi="Helvetica"/>
          <w:sz w:val="22"/>
          <w:szCs w:val="22"/>
        </w:rPr>
        <w:t xml:space="preserve"> we examined how the difference in NPV between high </w:t>
      </w:r>
      <w:ins w:id="51" w:author="Adrian Stier" w:date="2022-01-17T12:28:00Z">
        <w:r w:rsidR="00C02672">
          <w:rPr>
            <w:rFonts w:ascii="Helvetica" w:hAnsi="Helvetica"/>
            <w:sz w:val="22"/>
            <w:szCs w:val="22"/>
          </w:rPr>
          <w:t>accuracy</w:t>
        </w:r>
        <w:r w:rsidR="00C02672" w:rsidRPr="003805EE">
          <w:rPr>
            <w:rFonts w:ascii="Helvetica" w:hAnsi="Helvetica"/>
            <w:sz w:val="22"/>
            <w:szCs w:val="22"/>
          </w:rPr>
          <w:t xml:space="preserve"> </w:t>
        </w:r>
      </w:ins>
      <w:del w:id="52" w:author="Adrian Stier" w:date="2022-01-17T12:28:00Z">
        <w:r w:rsidR="004449E9" w:rsidDel="00C02672">
          <w:rPr>
            <w:rFonts w:ascii="Helvetica" w:hAnsi="Helvetica"/>
            <w:sz w:val="22"/>
            <w:szCs w:val="22"/>
          </w:rPr>
          <w:delText xml:space="preserve">precision </w:delText>
        </w:r>
      </w:del>
      <w:r w:rsidR="004449E9">
        <w:rPr>
          <w:rFonts w:ascii="Helvetica" w:hAnsi="Helvetica"/>
          <w:sz w:val="22"/>
          <w:szCs w:val="22"/>
        </w:rPr>
        <w:t xml:space="preserve">(CV = 0.1) </w:t>
      </w:r>
      <w:r w:rsidR="00C060B5">
        <w:rPr>
          <w:rFonts w:ascii="Helvetica" w:hAnsi="Helvetica"/>
          <w:sz w:val="22"/>
          <w:szCs w:val="22"/>
        </w:rPr>
        <w:t>and</w:t>
      </w:r>
      <w:r w:rsidR="004449E9">
        <w:rPr>
          <w:rFonts w:ascii="Helvetica" w:hAnsi="Helvetica"/>
          <w:sz w:val="22"/>
          <w:szCs w:val="22"/>
        </w:rPr>
        <w:t xml:space="preserve"> low </w:t>
      </w:r>
      <w:ins w:id="53" w:author="Adrian Stier" w:date="2022-01-17T12:28:00Z">
        <w:r w:rsidR="00C02672">
          <w:rPr>
            <w:rFonts w:ascii="Helvetica" w:hAnsi="Helvetica"/>
            <w:sz w:val="22"/>
            <w:szCs w:val="22"/>
          </w:rPr>
          <w:t>accuracy</w:t>
        </w:r>
        <w:r w:rsidR="00C02672" w:rsidRPr="003805EE">
          <w:rPr>
            <w:rFonts w:ascii="Helvetica" w:hAnsi="Helvetica"/>
            <w:sz w:val="22"/>
            <w:szCs w:val="22"/>
          </w:rPr>
          <w:t xml:space="preserve"> </w:t>
        </w:r>
      </w:ins>
      <w:del w:id="54" w:author="Adrian Stier" w:date="2022-01-17T12:28:00Z">
        <w:r w:rsidR="004449E9" w:rsidDel="00C02672">
          <w:rPr>
            <w:rFonts w:ascii="Helvetica" w:hAnsi="Helvetica"/>
            <w:sz w:val="22"/>
            <w:szCs w:val="22"/>
          </w:rPr>
          <w:delText xml:space="preserve">precision </w:delText>
        </w:r>
      </w:del>
      <w:r w:rsidR="004449E9">
        <w:rPr>
          <w:rFonts w:ascii="Helvetica" w:hAnsi="Helvetica"/>
          <w:sz w:val="22"/>
          <w:szCs w:val="22"/>
        </w:rPr>
        <w:t>(CV = 0.5) monitoring</w:t>
      </w:r>
      <w:r w:rsidR="006C3388">
        <w:rPr>
          <w:rFonts w:ascii="Helvetica" w:hAnsi="Helvetica"/>
          <w:sz w:val="22"/>
          <w:szCs w:val="22"/>
        </w:rPr>
        <w:t xml:space="preserve"> </w:t>
      </w:r>
      <w:r w:rsidR="004449E9">
        <w:rPr>
          <w:rFonts w:ascii="Helvetica" w:hAnsi="Helvetica"/>
          <w:sz w:val="22"/>
          <w:szCs w:val="22"/>
        </w:rPr>
        <w:t>changed as harvest rates</w:t>
      </w:r>
      <w:r w:rsidR="00C060B5">
        <w:rPr>
          <w:rFonts w:ascii="Helvetica" w:hAnsi="Helvetica"/>
          <w:sz w:val="22"/>
          <w:szCs w:val="22"/>
        </w:rPr>
        <w:t xml:space="preserve"> increase</w:t>
      </w:r>
      <w:r w:rsidR="005C762B">
        <w:rPr>
          <w:rFonts w:ascii="Helvetica" w:hAnsi="Helvetica"/>
          <w:sz w:val="22"/>
          <w:szCs w:val="22"/>
        </w:rPr>
        <w:t>d</w:t>
      </w:r>
      <w:r w:rsidR="00C060B5">
        <w:rPr>
          <w:rFonts w:ascii="Helvetica" w:hAnsi="Helvetica"/>
          <w:sz w:val="22"/>
          <w:szCs w:val="22"/>
        </w:rPr>
        <w:t xml:space="preserve"> and populations spent increasingly higher amounts of time near the critical threshold</w:t>
      </w:r>
      <w:r w:rsidR="004449E9">
        <w:rPr>
          <w:rFonts w:ascii="Helvetica" w:hAnsi="Helvetica"/>
          <w:sz w:val="22"/>
          <w:szCs w:val="22"/>
        </w:rPr>
        <w:t>. We conducted these simulations similarly as above, with 10</w:t>
      </w:r>
      <w:r w:rsidR="00F82FC2" w:rsidRPr="003805EE">
        <w:rPr>
          <w:rFonts w:ascii="Helvetica" w:hAnsi="Helvetica"/>
          <w:sz w:val="22"/>
          <w:szCs w:val="22"/>
        </w:rPr>
        <w:t xml:space="preserve">,000 iterations of </w:t>
      </w:r>
      <w:r w:rsidR="00E17B07">
        <w:rPr>
          <w:rFonts w:ascii="Helvetica" w:hAnsi="Helvetica"/>
          <w:sz w:val="22"/>
          <w:szCs w:val="22"/>
        </w:rPr>
        <w:t>5</w:t>
      </w:r>
      <w:r w:rsidR="00B234AC" w:rsidRPr="003805EE">
        <w:rPr>
          <w:rFonts w:ascii="Helvetica" w:hAnsi="Helvetica"/>
          <w:sz w:val="22"/>
          <w:szCs w:val="22"/>
        </w:rPr>
        <w:t>0-year</w:t>
      </w:r>
      <w:r w:rsidR="00F82FC2" w:rsidRPr="003805EE">
        <w:rPr>
          <w:rFonts w:ascii="Helvetica" w:hAnsi="Helvetica"/>
          <w:sz w:val="22"/>
          <w:szCs w:val="22"/>
        </w:rPr>
        <w:t xml:space="preserve"> simulations</w:t>
      </w:r>
      <w:r w:rsidR="00DF03B8" w:rsidRPr="003805EE">
        <w:rPr>
          <w:rFonts w:ascii="Helvetica" w:hAnsi="Helvetica"/>
          <w:sz w:val="22"/>
          <w:szCs w:val="22"/>
        </w:rPr>
        <w:t xml:space="preserve">, </w:t>
      </w:r>
      <w:r w:rsidR="00C060B5">
        <w:rPr>
          <w:rFonts w:ascii="Helvetica" w:hAnsi="Helvetica"/>
          <w:sz w:val="22"/>
          <w:szCs w:val="22"/>
        </w:rPr>
        <w:t>with a starting biomass at carrying capacity</w:t>
      </w:r>
      <w:r w:rsidR="002D108B">
        <w:rPr>
          <w:rFonts w:ascii="Helvetica" w:hAnsi="Helvetica"/>
          <w:sz w:val="22"/>
          <w:szCs w:val="22"/>
        </w:rPr>
        <w:t xml:space="preserve"> (</w:t>
      </w:r>
      <w:r w:rsidR="002D108B" w:rsidRPr="002D108B">
        <w:rPr>
          <w:rFonts w:ascii="Helvetica" w:hAnsi="Helvetica"/>
          <w:i/>
          <w:iCs/>
          <w:sz w:val="22"/>
          <w:szCs w:val="22"/>
        </w:rPr>
        <w:t>K</w:t>
      </w:r>
      <w:r w:rsidR="002D108B">
        <w:rPr>
          <w:rFonts w:ascii="Helvetica" w:hAnsi="Helvetica"/>
          <w:sz w:val="22"/>
          <w:szCs w:val="22"/>
        </w:rPr>
        <w:t>)</w:t>
      </w:r>
      <w:r w:rsidR="00C060B5">
        <w:rPr>
          <w:rFonts w:ascii="Helvetica" w:hAnsi="Helvetica"/>
          <w:sz w:val="22"/>
          <w:szCs w:val="22"/>
        </w:rPr>
        <w:t xml:space="preserve">, </w:t>
      </w:r>
      <w:r w:rsidR="00FF7B85">
        <w:rPr>
          <w:rFonts w:ascii="Helvetica" w:hAnsi="Helvetica"/>
          <w:sz w:val="22"/>
          <w:szCs w:val="22"/>
        </w:rPr>
        <w:t xml:space="preserve">and </w:t>
      </w:r>
      <w:r w:rsidR="00C060B5">
        <w:rPr>
          <w:rFonts w:ascii="Helvetica" w:hAnsi="Helvetica"/>
          <w:sz w:val="22"/>
          <w:szCs w:val="22"/>
        </w:rPr>
        <w:t xml:space="preserve">a biological threshold of </w:t>
      </w:r>
      <w:r w:rsidR="00C060B5" w:rsidRPr="005C762B">
        <w:rPr>
          <w:rFonts w:ascii="Helvetica" w:hAnsi="Helvetica"/>
          <w:i/>
          <w:iCs/>
          <w:sz w:val="22"/>
          <w:szCs w:val="22"/>
        </w:rPr>
        <w:t>A</w:t>
      </w:r>
      <w:r w:rsidR="00C060B5">
        <w:rPr>
          <w:rFonts w:ascii="Helvetica" w:hAnsi="Helvetica"/>
          <w:sz w:val="22"/>
          <w:szCs w:val="22"/>
        </w:rPr>
        <w:t xml:space="preserve"> = 10</w:t>
      </w:r>
      <w:r w:rsidR="005C762B">
        <w:rPr>
          <w:rFonts w:ascii="Helvetica" w:hAnsi="Helvetica"/>
          <w:sz w:val="22"/>
          <w:szCs w:val="22"/>
        </w:rPr>
        <w:t xml:space="preserve">. </w:t>
      </w:r>
      <w:r w:rsidR="00C060B5">
        <w:rPr>
          <w:rFonts w:ascii="Helvetica" w:hAnsi="Helvetica"/>
          <w:sz w:val="22"/>
          <w:szCs w:val="22"/>
        </w:rPr>
        <w:t>Then</w:t>
      </w:r>
      <w:r w:rsidR="00506AB9">
        <w:rPr>
          <w:rFonts w:ascii="Helvetica" w:hAnsi="Helvetica"/>
          <w:sz w:val="22"/>
          <w:szCs w:val="22"/>
        </w:rPr>
        <w:t>,</w:t>
      </w:r>
      <w:r w:rsidR="00C060B5">
        <w:rPr>
          <w:rFonts w:ascii="Helvetica" w:hAnsi="Helvetica"/>
          <w:sz w:val="22"/>
          <w:szCs w:val="22"/>
        </w:rPr>
        <w:t xml:space="preserve"> for each simulation</w:t>
      </w:r>
      <w:r w:rsidR="00506AB9">
        <w:rPr>
          <w:rFonts w:ascii="Helvetica" w:hAnsi="Helvetica"/>
          <w:sz w:val="22"/>
          <w:szCs w:val="22"/>
        </w:rPr>
        <w:t>,</w:t>
      </w:r>
      <w:r w:rsidR="00C060B5">
        <w:rPr>
          <w:rFonts w:ascii="Helvetica" w:hAnsi="Helvetica"/>
          <w:sz w:val="22"/>
          <w:szCs w:val="22"/>
        </w:rPr>
        <w:t xml:space="preserve"> we calculated the fraction of the time series where the population was categorized</w:t>
      </w:r>
      <w:r w:rsidR="0088394A">
        <w:rPr>
          <w:rFonts w:ascii="Helvetica" w:hAnsi="Helvetica"/>
          <w:sz w:val="22"/>
          <w:szCs w:val="22"/>
        </w:rPr>
        <w:t xml:space="preserve"> </w:t>
      </w:r>
      <w:r w:rsidR="005C762B">
        <w:rPr>
          <w:rFonts w:ascii="Helvetica" w:hAnsi="Helvetica"/>
          <w:sz w:val="22"/>
          <w:szCs w:val="22"/>
        </w:rPr>
        <w:t>in the danger zone</w:t>
      </w:r>
      <w:r w:rsidR="00C060B5">
        <w:rPr>
          <w:rFonts w:ascii="Helvetica" w:hAnsi="Helvetica"/>
          <w:sz w:val="22"/>
          <w:szCs w:val="22"/>
        </w:rPr>
        <w:t xml:space="preserve"> (</w:t>
      </w:r>
      <w:r w:rsidR="005C762B">
        <w:rPr>
          <w:rFonts w:ascii="Helvetica" w:hAnsi="Helvetica"/>
          <w:sz w:val="22"/>
          <w:szCs w:val="22"/>
        </w:rPr>
        <w:t>&lt;</w:t>
      </w:r>
      <m:oMath>
        <m:sSub>
          <m:sSubPr>
            <m:ctrlPr>
              <w:rPr>
                <w:rFonts w:ascii="Cambria Math" w:hAnsi="Cambria Math"/>
                <w:i/>
                <w:sz w:val="22"/>
                <w:szCs w:val="22"/>
              </w:rPr>
            </m:ctrlPr>
          </m:sSubPr>
          <m:e>
            <m:r>
              <w:rPr>
                <w:rFonts w:ascii="Cambria Math" w:hAnsi="Cambria Math"/>
                <w:sz w:val="22"/>
                <w:szCs w:val="22"/>
              </w:rPr>
              <m:t>0.8B</m:t>
            </m:r>
          </m:e>
          <m:sub>
            <m:r>
              <w:rPr>
                <w:rFonts w:ascii="Cambria Math" w:hAnsi="Cambria Math"/>
                <w:sz w:val="22"/>
                <w:szCs w:val="22"/>
              </w:rPr>
              <m:t>MSY</m:t>
            </m:r>
          </m:sub>
        </m:sSub>
      </m:oMath>
      <w:r w:rsidR="00C060B5">
        <w:rPr>
          <w:rFonts w:ascii="Helvetica" w:hAnsi="Helvetica"/>
          <w:sz w:val="22"/>
          <w:szCs w:val="22"/>
        </w:rPr>
        <w:t>)</w:t>
      </w:r>
      <w:r w:rsidR="00A334EA">
        <w:rPr>
          <w:rFonts w:ascii="Helvetica" w:hAnsi="Helvetica"/>
          <w:sz w:val="22"/>
          <w:szCs w:val="22"/>
        </w:rPr>
        <w:t xml:space="preserve"> and correlated </w:t>
      </w:r>
      <w:r w:rsidR="0047475C">
        <w:rPr>
          <w:rFonts w:ascii="Helvetica" w:hAnsi="Helvetica"/>
          <w:sz w:val="22"/>
          <w:szCs w:val="22"/>
        </w:rPr>
        <w:t xml:space="preserve">the </w:t>
      </w:r>
      <w:del w:id="55" w:author="Adrian Stier" w:date="2022-01-17T12:29:00Z">
        <w:r w:rsidR="0072737B" w:rsidDel="00C02672">
          <w:rPr>
            <w:rFonts w:ascii="Helvetica" w:hAnsi="Helvetica"/>
            <w:sz w:val="22"/>
            <w:szCs w:val="22"/>
          </w:rPr>
          <w:delText xml:space="preserve">precision </w:delText>
        </w:r>
      </w:del>
      <w:ins w:id="56" w:author="Adrian Stier" w:date="2022-01-17T12:29:00Z">
        <w:r w:rsidR="00C02672">
          <w:rPr>
            <w:rFonts w:ascii="Helvetica" w:hAnsi="Helvetica"/>
            <w:sz w:val="22"/>
            <w:szCs w:val="22"/>
          </w:rPr>
          <w:t>accuracy</w:t>
        </w:r>
        <w:r w:rsidR="00C02672">
          <w:rPr>
            <w:rFonts w:ascii="Helvetica" w:hAnsi="Helvetica"/>
            <w:sz w:val="22"/>
            <w:szCs w:val="22"/>
          </w:rPr>
          <w:t xml:space="preserve"> </w:t>
        </w:r>
      </w:ins>
      <w:r w:rsidR="0047475C">
        <w:rPr>
          <w:rFonts w:ascii="Helvetica" w:hAnsi="Helvetica"/>
          <w:sz w:val="22"/>
          <w:szCs w:val="22"/>
        </w:rPr>
        <w:t xml:space="preserve">of monitoring to the median </w:t>
      </w:r>
      <w:r w:rsidR="00A334EA">
        <w:rPr>
          <w:rFonts w:ascii="Helvetica" w:hAnsi="Helvetica"/>
          <w:sz w:val="22"/>
          <w:szCs w:val="22"/>
        </w:rPr>
        <w:t>fraction of time</w:t>
      </w:r>
      <w:r w:rsidR="0047475C">
        <w:rPr>
          <w:rFonts w:ascii="Helvetica" w:hAnsi="Helvetica"/>
          <w:sz w:val="22"/>
          <w:szCs w:val="22"/>
        </w:rPr>
        <w:t xml:space="preserve"> a population spent categorized as overharvested.</w:t>
      </w:r>
    </w:p>
    <w:p w14:paraId="2F026844" w14:textId="77777777" w:rsidR="00B57E8E" w:rsidRPr="003805EE" w:rsidRDefault="00B57E8E" w:rsidP="006551EE">
      <w:pPr>
        <w:rPr>
          <w:rFonts w:ascii="Helvetica" w:hAnsi="Helvetica"/>
          <w:sz w:val="22"/>
          <w:szCs w:val="22"/>
        </w:rPr>
      </w:pPr>
    </w:p>
    <w:p w14:paraId="525E5B01" w14:textId="1255960D" w:rsidR="005D5A46" w:rsidRPr="0079618D" w:rsidRDefault="00B57E8E" w:rsidP="006551EE">
      <w:pPr>
        <w:rPr>
          <w:rFonts w:ascii="Helvetica" w:hAnsi="Helvetica"/>
          <w:sz w:val="22"/>
          <w:szCs w:val="22"/>
          <w:u w:val="single"/>
        </w:rPr>
      </w:pPr>
      <w:r w:rsidRPr="0079618D">
        <w:rPr>
          <w:rFonts w:ascii="Helvetica" w:hAnsi="Helvetica"/>
          <w:sz w:val="22"/>
          <w:szCs w:val="22"/>
          <w:u w:val="single"/>
        </w:rPr>
        <w:t xml:space="preserve">Can monitoring </w:t>
      </w:r>
      <w:r w:rsidR="006C3388" w:rsidRPr="0079618D">
        <w:rPr>
          <w:rFonts w:ascii="Helvetica" w:hAnsi="Helvetica"/>
          <w:sz w:val="22"/>
          <w:szCs w:val="22"/>
          <w:u w:val="single"/>
        </w:rPr>
        <w:t>allow</w:t>
      </w:r>
      <w:r w:rsidR="00B446F7" w:rsidRPr="0079618D">
        <w:rPr>
          <w:rFonts w:ascii="Helvetica" w:hAnsi="Helvetica"/>
          <w:sz w:val="22"/>
          <w:szCs w:val="22"/>
          <w:u w:val="single"/>
        </w:rPr>
        <w:t xml:space="preserve"> harvested </w:t>
      </w:r>
      <w:r w:rsidRPr="0079618D">
        <w:rPr>
          <w:rFonts w:ascii="Helvetica" w:hAnsi="Helvetica"/>
          <w:sz w:val="22"/>
          <w:szCs w:val="22"/>
          <w:u w:val="single"/>
        </w:rPr>
        <w:t>populations</w:t>
      </w:r>
      <w:r w:rsidR="006C3388" w:rsidRPr="0079618D">
        <w:rPr>
          <w:rFonts w:ascii="Helvetica" w:hAnsi="Helvetica"/>
          <w:sz w:val="22"/>
          <w:szCs w:val="22"/>
          <w:u w:val="single"/>
        </w:rPr>
        <w:t xml:space="preserve"> to recover from dangerously low levels</w:t>
      </w:r>
      <w:r w:rsidR="00B446F7" w:rsidRPr="0079618D">
        <w:rPr>
          <w:rFonts w:ascii="Helvetica" w:hAnsi="Helvetica"/>
          <w:sz w:val="22"/>
          <w:szCs w:val="22"/>
          <w:u w:val="single"/>
        </w:rPr>
        <w:t>?</w:t>
      </w:r>
    </w:p>
    <w:p w14:paraId="388C1500" w14:textId="568E8017" w:rsidR="00B57E8E" w:rsidRDefault="005D5A46" w:rsidP="006551EE">
      <w:pPr>
        <w:rPr>
          <w:rFonts w:ascii="Helvetica" w:hAnsi="Helvetica"/>
          <w:iCs/>
          <w:sz w:val="22"/>
          <w:szCs w:val="22"/>
        </w:rPr>
      </w:pPr>
      <w:r w:rsidRPr="00D13868">
        <w:rPr>
          <w:rFonts w:ascii="Helvetica" w:hAnsi="Helvetica"/>
          <w:sz w:val="22"/>
          <w:szCs w:val="22"/>
        </w:rPr>
        <w:t xml:space="preserve">We </w:t>
      </w:r>
      <w:r w:rsidR="00103659">
        <w:rPr>
          <w:rFonts w:ascii="Helvetica" w:hAnsi="Helvetica"/>
          <w:sz w:val="22"/>
          <w:szCs w:val="22"/>
        </w:rPr>
        <w:t xml:space="preserve">hypothesized that high </w:t>
      </w:r>
      <w:ins w:id="57" w:author="Adrian Stier" w:date="2022-01-17T12:29:00Z">
        <w:r w:rsidR="00C02672">
          <w:rPr>
            <w:rFonts w:ascii="Helvetica" w:hAnsi="Helvetica"/>
            <w:sz w:val="22"/>
            <w:szCs w:val="22"/>
          </w:rPr>
          <w:t>accuracy</w:t>
        </w:r>
        <w:r w:rsidR="00C02672" w:rsidRPr="003805EE">
          <w:rPr>
            <w:rFonts w:ascii="Helvetica" w:hAnsi="Helvetica"/>
            <w:sz w:val="22"/>
            <w:szCs w:val="22"/>
          </w:rPr>
          <w:t xml:space="preserve"> </w:t>
        </w:r>
      </w:ins>
      <w:del w:id="58" w:author="Adrian Stier" w:date="2022-01-17T12:29:00Z">
        <w:r w:rsidR="00103659" w:rsidDel="00C02672">
          <w:rPr>
            <w:rFonts w:ascii="Helvetica" w:hAnsi="Helvetica"/>
            <w:sz w:val="22"/>
            <w:szCs w:val="22"/>
          </w:rPr>
          <w:delText xml:space="preserve">precision </w:delText>
        </w:r>
      </w:del>
      <w:r w:rsidR="00103659">
        <w:rPr>
          <w:rFonts w:ascii="Helvetica" w:hAnsi="Helvetica"/>
          <w:sz w:val="22"/>
          <w:szCs w:val="22"/>
        </w:rPr>
        <w:t xml:space="preserve">monitoring can increase the probability a depleted resource will recover from an overharvested state. </w:t>
      </w:r>
      <w:r w:rsidR="0067240A">
        <w:rPr>
          <w:rFonts w:ascii="Helvetica" w:hAnsi="Helvetica"/>
          <w:iCs/>
          <w:sz w:val="22"/>
          <w:szCs w:val="22"/>
        </w:rPr>
        <w:t xml:space="preserve">High monitoring </w:t>
      </w:r>
      <w:ins w:id="59" w:author="Adrian Stier" w:date="2022-01-17T12:29:00Z">
        <w:r w:rsidR="00C02672">
          <w:rPr>
            <w:rFonts w:ascii="Helvetica" w:hAnsi="Helvetica"/>
            <w:sz w:val="22"/>
            <w:szCs w:val="22"/>
          </w:rPr>
          <w:t>accuracy</w:t>
        </w:r>
        <w:r w:rsidR="00C02672" w:rsidRPr="003805EE">
          <w:rPr>
            <w:rFonts w:ascii="Helvetica" w:hAnsi="Helvetica"/>
            <w:sz w:val="22"/>
            <w:szCs w:val="22"/>
          </w:rPr>
          <w:t xml:space="preserve"> </w:t>
        </w:r>
      </w:ins>
      <w:del w:id="60" w:author="Adrian Stier" w:date="2022-01-17T12:29:00Z">
        <w:r w:rsidR="0067240A" w:rsidDel="00C02672">
          <w:rPr>
            <w:rFonts w:ascii="Helvetica" w:hAnsi="Helvetica"/>
            <w:iCs/>
            <w:sz w:val="22"/>
            <w:szCs w:val="22"/>
          </w:rPr>
          <w:delText xml:space="preserve">precision </w:delText>
        </w:r>
      </w:del>
      <w:r w:rsidR="0067240A">
        <w:rPr>
          <w:rFonts w:ascii="Helvetica" w:hAnsi="Helvetica"/>
          <w:iCs/>
          <w:sz w:val="22"/>
          <w:szCs w:val="22"/>
        </w:rPr>
        <w:t xml:space="preserve">can allow </w:t>
      </w:r>
      <w:r w:rsidR="0067240A">
        <w:rPr>
          <w:rFonts w:ascii="Helvetica" w:hAnsi="Helvetica"/>
          <w:iCs/>
          <w:sz w:val="22"/>
          <w:szCs w:val="22"/>
        </w:rPr>
        <w:lastRenderedPageBreak/>
        <w:t xml:space="preserve">managers to quickly identify when populations are overharvested and reduce or stop harvest until the population has recovered. </w:t>
      </w:r>
      <w:r w:rsidR="00EB6E02">
        <w:rPr>
          <w:rFonts w:ascii="Helvetica" w:hAnsi="Helvetica"/>
          <w:sz w:val="22"/>
          <w:szCs w:val="22"/>
        </w:rPr>
        <w:t>To test this hypothesis</w:t>
      </w:r>
      <w:r w:rsidR="0079739E">
        <w:rPr>
          <w:rFonts w:ascii="Helvetica" w:hAnsi="Helvetica"/>
          <w:sz w:val="22"/>
          <w:szCs w:val="22"/>
        </w:rPr>
        <w:t>,</w:t>
      </w:r>
      <w:r w:rsidR="00EB6E02">
        <w:rPr>
          <w:rFonts w:ascii="Helvetica" w:hAnsi="Helvetica"/>
          <w:sz w:val="22"/>
          <w:szCs w:val="22"/>
        </w:rPr>
        <w:t xml:space="preserve"> we determin</w:t>
      </w:r>
      <w:r w:rsidR="0088394A">
        <w:rPr>
          <w:rFonts w:ascii="Helvetica" w:hAnsi="Helvetica"/>
          <w:sz w:val="22"/>
          <w:szCs w:val="22"/>
        </w:rPr>
        <w:t>ed</w:t>
      </w:r>
      <w:r w:rsidR="00EB6E02">
        <w:rPr>
          <w:rFonts w:ascii="Helvetica" w:hAnsi="Helvetica"/>
          <w:sz w:val="22"/>
          <w:szCs w:val="22"/>
        </w:rPr>
        <w:t xml:space="preserve"> what combination of monitoring </w:t>
      </w:r>
      <w:ins w:id="61" w:author="Adrian Stier" w:date="2022-01-17T12:29:00Z">
        <w:r w:rsidR="00C02672">
          <w:rPr>
            <w:rFonts w:ascii="Helvetica" w:hAnsi="Helvetica"/>
            <w:sz w:val="22"/>
            <w:szCs w:val="22"/>
          </w:rPr>
          <w:t>accuracy</w:t>
        </w:r>
        <w:r w:rsidR="00C02672" w:rsidRPr="003805EE">
          <w:rPr>
            <w:rFonts w:ascii="Helvetica" w:hAnsi="Helvetica"/>
            <w:sz w:val="22"/>
            <w:szCs w:val="22"/>
          </w:rPr>
          <w:t xml:space="preserve"> </w:t>
        </w:r>
      </w:ins>
      <w:del w:id="62" w:author="Adrian Stier" w:date="2022-01-17T12:29:00Z">
        <w:r w:rsidR="00EB6E02" w:rsidDel="00C02672">
          <w:rPr>
            <w:rFonts w:ascii="Helvetica" w:hAnsi="Helvetica"/>
            <w:sz w:val="22"/>
            <w:szCs w:val="22"/>
          </w:rPr>
          <w:delText xml:space="preserve">precision </w:delText>
        </w:r>
      </w:del>
      <w:r w:rsidR="00EB6E02">
        <w:rPr>
          <w:rFonts w:ascii="Helvetica" w:hAnsi="Helvetica"/>
          <w:sz w:val="22"/>
          <w:szCs w:val="22"/>
        </w:rPr>
        <w:t>and harvest pressure maximized population recovery from the danger zone (</w:t>
      </w:r>
      <m:oMath>
        <m:sSub>
          <m:sSubPr>
            <m:ctrlPr>
              <w:rPr>
                <w:rFonts w:ascii="Cambria Math" w:hAnsi="Cambria Math"/>
                <w:i/>
                <w:sz w:val="22"/>
                <w:szCs w:val="22"/>
              </w:rPr>
            </m:ctrlPr>
          </m:sSubPr>
          <m:e>
            <m:r>
              <w:rPr>
                <w:rFonts w:ascii="Cambria Math" w:hAnsi="Cambria Math"/>
                <w:sz w:val="22"/>
                <w:szCs w:val="22"/>
              </w:rPr>
              <m:t>&lt;0.8B</m:t>
            </m:r>
          </m:e>
          <m:sub>
            <m:r>
              <w:rPr>
                <w:rFonts w:ascii="Cambria Math" w:hAnsi="Cambria Math"/>
                <w:sz w:val="22"/>
                <w:szCs w:val="22"/>
              </w:rPr>
              <m:t>MSY</m:t>
            </m:r>
          </m:sub>
        </m:sSub>
      </m:oMath>
      <w:r w:rsidR="00EB6E02">
        <w:rPr>
          <w:rFonts w:ascii="Helvetica" w:hAnsi="Helvetica"/>
          <w:sz w:val="22"/>
          <w:szCs w:val="22"/>
        </w:rPr>
        <w:t>) to sustainable harvest levels (</w:t>
      </w:r>
      <m:oMath>
        <m:sSub>
          <m:sSubPr>
            <m:ctrlPr>
              <w:rPr>
                <w:rFonts w:ascii="Cambria Math" w:hAnsi="Cambria Math"/>
                <w:i/>
                <w:sz w:val="22"/>
                <w:szCs w:val="22"/>
              </w:rPr>
            </m:ctrlPr>
          </m:sSubPr>
          <m:e>
            <m:r>
              <w:rPr>
                <w:rFonts w:ascii="Cambria Math" w:hAnsi="Cambria Math"/>
                <w:sz w:val="22"/>
                <w:szCs w:val="22"/>
              </w:rPr>
              <m:t>&gt;0.8B</m:t>
            </m:r>
          </m:e>
          <m:sub>
            <m:r>
              <w:rPr>
                <w:rFonts w:ascii="Cambria Math" w:hAnsi="Cambria Math"/>
                <w:sz w:val="22"/>
                <w:szCs w:val="22"/>
              </w:rPr>
              <m:t>MSY</m:t>
            </m:r>
          </m:sub>
        </m:sSub>
        <m:r>
          <w:rPr>
            <w:rFonts w:ascii="Cambria Math" w:hAnsi="Cambria Math"/>
            <w:sz w:val="22"/>
            <w:szCs w:val="22"/>
          </w:rPr>
          <m:t xml:space="preserve">) </m:t>
        </m:r>
      </m:oMath>
      <w:r w:rsidR="0044350E">
        <w:rPr>
          <w:rFonts w:ascii="Helvetica" w:hAnsi="Helvetica"/>
          <w:iCs/>
          <w:sz w:val="22"/>
          <w:szCs w:val="22"/>
        </w:rPr>
        <w:t>across replicate time series</w:t>
      </w:r>
      <w:r w:rsidR="00B57E8E">
        <w:rPr>
          <w:rFonts w:ascii="Helvetica" w:hAnsi="Helvetica"/>
          <w:iCs/>
          <w:sz w:val="22"/>
          <w:szCs w:val="22"/>
        </w:rPr>
        <w:t xml:space="preserve">. </w:t>
      </w:r>
      <w:r w:rsidR="0047475C">
        <w:rPr>
          <w:rFonts w:ascii="Helvetica" w:hAnsi="Helvetica"/>
          <w:iCs/>
          <w:sz w:val="22"/>
          <w:szCs w:val="22"/>
        </w:rPr>
        <w:t>Similar to the previous scenario</w:t>
      </w:r>
      <w:r w:rsidR="00EB6E02">
        <w:rPr>
          <w:rFonts w:ascii="Helvetica" w:hAnsi="Helvetica"/>
          <w:iCs/>
          <w:sz w:val="22"/>
          <w:szCs w:val="22"/>
        </w:rPr>
        <w:t>s</w:t>
      </w:r>
      <w:r w:rsidR="0047475C">
        <w:rPr>
          <w:rFonts w:ascii="Helvetica" w:hAnsi="Helvetica"/>
          <w:iCs/>
          <w:sz w:val="22"/>
          <w:szCs w:val="22"/>
        </w:rPr>
        <w:t>, w</w:t>
      </w:r>
      <w:r w:rsidR="00B57E8E">
        <w:rPr>
          <w:rFonts w:ascii="Helvetica" w:hAnsi="Helvetica"/>
          <w:iCs/>
          <w:sz w:val="22"/>
          <w:szCs w:val="22"/>
        </w:rPr>
        <w:t xml:space="preserve">e then ran 10,000 50-year simulations of our management strategy </w:t>
      </w:r>
      <w:r w:rsidR="006C3388">
        <w:rPr>
          <w:rFonts w:ascii="Helvetica" w:hAnsi="Helvetica"/>
          <w:iCs/>
          <w:sz w:val="22"/>
          <w:szCs w:val="22"/>
        </w:rPr>
        <w:t xml:space="preserve">evaluation </w:t>
      </w:r>
      <w:r w:rsidR="00B57E8E">
        <w:rPr>
          <w:rFonts w:ascii="Helvetica" w:hAnsi="Helvetica"/>
          <w:iCs/>
          <w:sz w:val="22"/>
          <w:szCs w:val="22"/>
        </w:rPr>
        <w:t xml:space="preserve">model for a range of different </w:t>
      </w:r>
      <w:r w:rsidR="0047475C">
        <w:rPr>
          <w:rFonts w:ascii="Helvetica" w:hAnsi="Helvetica"/>
          <w:iCs/>
          <w:sz w:val="22"/>
          <w:szCs w:val="22"/>
        </w:rPr>
        <w:t>harvest</w:t>
      </w:r>
      <w:r w:rsidR="00B57E8E">
        <w:rPr>
          <w:rFonts w:ascii="Helvetica" w:hAnsi="Helvetica"/>
          <w:iCs/>
          <w:sz w:val="22"/>
          <w:szCs w:val="22"/>
        </w:rPr>
        <w:t xml:space="preserve"> and monitoring efforts</w:t>
      </w:r>
      <w:r w:rsidR="002D108B">
        <w:rPr>
          <w:rFonts w:ascii="Helvetica" w:hAnsi="Helvetica"/>
          <w:iCs/>
          <w:sz w:val="22"/>
          <w:szCs w:val="22"/>
        </w:rPr>
        <w:t xml:space="preserve"> </w:t>
      </w:r>
      <w:r w:rsidR="002D108B" w:rsidRPr="003805EE">
        <w:rPr>
          <w:rFonts w:ascii="Helvetica" w:hAnsi="Helvetica"/>
          <w:sz w:val="22"/>
          <w:szCs w:val="22"/>
        </w:rPr>
        <w:t xml:space="preserve">(CV of </w:t>
      </w:r>
      <w:r w:rsidR="002D108B">
        <w:rPr>
          <w:rFonts w:ascii="Helvetica" w:hAnsi="Helvetica"/>
          <w:sz w:val="22"/>
          <w:szCs w:val="22"/>
        </w:rPr>
        <w:t>b</w:t>
      </w:r>
      <w:r w:rsidR="002D108B" w:rsidRPr="003805EE">
        <w:rPr>
          <w:rFonts w:ascii="Helvetica" w:hAnsi="Helvetica"/>
          <w:sz w:val="22"/>
          <w:szCs w:val="22"/>
        </w:rPr>
        <w:t>iomass: 0.0 – 0.5</w:t>
      </w:r>
      <w:r w:rsidR="002D108B">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pH</m:t>
            </m:r>
          </m:e>
          <m:sub>
            <m:r>
              <w:rPr>
                <w:rFonts w:ascii="Cambria Math" w:hAnsi="Cambria Math"/>
                <w:sz w:val="22"/>
                <w:szCs w:val="22"/>
              </w:rPr>
              <m:t>MSY</m:t>
            </m:r>
          </m:sub>
        </m:sSub>
      </m:oMath>
      <w:r w:rsidR="002D108B">
        <w:rPr>
          <w:rFonts w:ascii="Helvetica" w:hAnsi="Helvetica"/>
          <w:sz w:val="22"/>
          <w:szCs w:val="22"/>
        </w:rPr>
        <w:t xml:space="preserve"> </w:t>
      </w:r>
      <w:r w:rsidR="002D108B" w:rsidRPr="003805EE">
        <w:rPr>
          <w:rFonts w:ascii="Helvetica" w:hAnsi="Helvetica"/>
          <w:sz w:val="22"/>
          <w:szCs w:val="22"/>
        </w:rPr>
        <w:t xml:space="preserve"> 0.0 – 2.0</w:t>
      </w:r>
      <w:r w:rsidR="002D108B">
        <w:rPr>
          <w:rFonts w:ascii="Helvetica" w:hAnsi="Helvetica"/>
          <w:sz w:val="22"/>
          <w:szCs w:val="22"/>
        </w:rPr>
        <w:t>)</w:t>
      </w:r>
      <w:r w:rsidR="00B57E8E">
        <w:rPr>
          <w:rFonts w:ascii="Helvetica" w:hAnsi="Helvetica"/>
          <w:iCs/>
          <w:sz w:val="22"/>
          <w:szCs w:val="22"/>
        </w:rPr>
        <w:t xml:space="preserve">. For each simulation of a combination of monitoring and </w:t>
      </w:r>
      <w:r w:rsidR="00A46F3F">
        <w:rPr>
          <w:rFonts w:ascii="Helvetica" w:hAnsi="Helvetica"/>
          <w:iCs/>
          <w:sz w:val="22"/>
          <w:szCs w:val="22"/>
        </w:rPr>
        <w:t>harvest</w:t>
      </w:r>
      <w:r w:rsidR="00B57E8E">
        <w:rPr>
          <w:rFonts w:ascii="Helvetica" w:hAnsi="Helvetica"/>
          <w:iCs/>
          <w:sz w:val="22"/>
          <w:szCs w:val="22"/>
        </w:rPr>
        <w:t xml:space="preserve"> efforts, we estimated the </w:t>
      </w:r>
      <w:r w:rsidR="0044350E">
        <w:rPr>
          <w:rFonts w:ascii="Helvetica" w:hAnsi="Helvetica"/>
          <w:iCs/>
          <w:sz w:val="22"/>
          <w:szCs w:val="22"/>
        </w:rPr>
        <w:t>number</w:t>
      </w:r>
      <w:r w:rsidR="00B57E8E">
        <w:rPr>
          <w:rFonts w:ascii="Helvetica" w:hAnsi="Helvetica"/>
          <w:iCs/>
          <w:sz w:val="22"/>
          <w:szCs w:val="22"/>
        </w:rPr>
        <w:t xml:space="preserve"> of times a population recovered </w:t>
      </w:r>
      <w:r w:rsidR="002D108B">
        <w:rPr>
          <w:rFonts w:ascii="Helvetica" w:hAnsi="Helvetica"/>
          <w:iCs/>
          <w:sz w:val="22"/>
          <w:szCs w:val="22"/>
        </w:rPr>
        <w:t xml:space="preserve">from below to above the </w:t>
      </w:r>
      <m:oMath>
        <m:sSub>
          <m:sSubPr>
            <m:ctrlPr>
              <w:rPr>
                <w:rFonts w:ascii="Cambria Math" w:hAnsi="Cambria Math"/>
                <w:i/>
                <w:sz w:val="22"/>
                <w:szCs w:val="22"/>
              </w:rPr>
            </m:ctrlPr>
          </m:sSubPr>
          <m:e>
            <m:r>
              <w:rPr>
                <w:rFonts w:ascii="Cambria Math" w:hAnsi="Cambria Math"/>
                <w:sz w:val="22"/>
                <w:szCs w:val="22"/>
              </w:rPr>
              <m:t>0.8B</m:t>
            </m:r>
          </m:e>
          <m:sub>
            <m:r>
              <w:rPr>
                <w:rFonts w:ascii="Cambria Math" w:hAnsi="Cambria Math"/>
                <w:sz w:val="22"/>
                <w:szCs w:val="22"/>
              </w:rPr>
              <m:t>MSY</m:t>
            </m:r>
          </m:sub>
        </m:sSub>
      </m:oMath>
      <w:r w:rsidR="002D108B">
        <w:rPr>
          <w:rFonts w:ascii="Helvetica" w:hAnsi="Helvetica"/>
          <w:sz w:val="22"/>
          <w:szCs w:val="22"/>
        </w:rPr>
        <w:t xml:space="preserve"> threshold</w:t>
      </w:r>
      <w:r w:rsidR="000D7B36">
        <w:rPr>
          <w:rFonts w:ascii="Helvetica" w:hAnsi="Helvetica"/>
          <w:sz w:val="22"/>
          <w:szCs w:val="22"/>
        </w:rPr>
        <w:t>,</w:t>
      </w:r>
      <w:r w:rsidR="00B57E8E">
        <w:rPr>
          <w:rFonts w:ascii="Helvetica" w:hAnsi="Helvetica"/>
          <w:iCs/>
          <w:sz w:val="22"/>
          <w:szCs w:val="22"/>
        </w:rPr>
        <w:t xml:space="preserve"> and the</w:t>
      </w:r>
      <w:r w:rsidR="000D7B36">
        <w:rPr>
          <w:rFonts w:ascii="Helvetica" w:hAnsi="Helvetica"/>
          <w:iCs/>
          <w:sz w:val="22"/>
          <w:szCs w:val="22"/>
        </w:rPr>
        <w:t>n estimated the median number of</w:t>
      </w:r>
      <w:r w:rsidR="00B57E8E">
        <w:rPr>
          <w:rFonts w:ascii="Helvetica" w:hAnsi="Helvetica"/>
          <w:iCs/>
          <w:sz w:val="22"/>
          <w:szCs w:val="22"/>
        </w:rPr>
        <w:t xml:space="preserve"> </w:t>
      </w:r>
      <w:r w:rsidR="000D7B36">
        <w:rPr>
          <w:rFonts w:ascii="Helvetica" w:hAnsi="Helvetica"/>
          <w:iCs/>
          <w:sz w:val="22"/>
          <w:szCs w:val="22"/>
        </w:rPr>
        <w:t>recoveries</w:t>
      </w:r>
      <w:r w:rsidR="00B57E8E">
        <w:rPr>
          <w:rFonts w:ascii="Helvetica" w:hAnsi="Helvetica"/>
          <w:iCs/>
          <w:sz w:val="22"/>
          <w:szCs w:val="22"/>
        </w:rPr>
        <w:t xml:space="preserve"> across the 10,000 iterations.</w:t>
      </w:r>
    </w:p>
    <w:p w14:paraId="7F904AD8" w14:textId="77777777" w:rsidR="004E37E2" w:rsidRDefault="004E37E2" w:rsidP="006551EE">
      <w:pPr>
        <w:rPr>
          <w:rFonts w:ascii="Helvetica" w:hAnsi="Helvetica"/>
          <w:iCs/>
          <w:sz w:val="22"/>
          <w:szCs w:val="22"/>
        </w:rPr>
      </w:pPr>
    </w:p>
    <w:p w14:paraId="2DDCA842" w14:textId="3AE0DF47" w:rsidR="004E37E2" w:rsidRPr="0079618D" w:rsidRDefault="00EE6B88" w:rsidP="006551EE">
      <w:pPr>
        <w:rPr>
          <w:rFonts w:ascii="Helvetica" w:hAnsi="Helvetica"/>
          <w:sz w:val="22"/>
          <w:szCs w:val="22"/>
          <w:u w:val="single"/>
        </w:rPr>
      </w:pPr>
      <w:r w:rsidRPr="0079618D">
        <w:rPr>
          <w:rFonts w:ascii="Helvetica" w:hAnsi="Helvetica"/>
          <w:sz w:val="22"/>
          <w:szCs w:val="22"/>
          <w:u w:val="single"/>
        </w:rPr>
        <w:t xml:space="preserve">How can managers balance the costs and benefits of monitoring populations prone to collapse? </w:t>
      </w:r>
    </w:p>
    <w:p w14:paraId="74705A4C" w14:textId="575AA0AC" w:rsidR="0058332D" w:rsidRPr="003805EE" w:rsidRDefault="004E37E2" w:rsidP="006551EE">
      <w:pPr>
        <w:rPr>
          <w:rFonts w:ascii="Helvetica" w:hAnsi="Helvetica"/>
          <w:i/>
          <w:sz w:val="22"/>
          <w:szCs w:val="22"/>
        </w:rPr>
      </w:pPr>
      <w:r>
        <w:rPr>
          <w:rFonts w:ascii="Helvetica" w:hAnsi="Helvetica"/>
          <w:iCs/>
          <w:sz w:val="22"/>
          <w:szCs w:val="22"/>
        </w:rPr>
        <w:t>M</w:t>
      </w:r>
      <w:r w:rsidR="00A23577" w:rsidRPr="004E37E2">
        <w:rPr>
          <w:rFonts w:ascii="Helvetica" w:hAnsi="Helvetica"/>
          <w:iCs/>
          <w:sz w:val="22"/>
          <w:szCs w:val="22"/>
        </w:rPr>
        <w:t>anagers</w:t>
      </w:r>
      <w:r w:rsidR="00A23577">
        <w:rPr>
          <w:rFonts w:ascii="Helvetica" w:hAnsi="Helvetica"/>
          <w:sz w:val="22"/>
          <w:szCs w:val="22"/>
        </w:rPr>
        <w:t xml:space="preserve"> are presented with </w:t>
      </w:r>
      <w:r w:rsidR="009A7B94">
        <w:rPr>
          <w:rFonts w:ascii="Helvetica" w:hAnsi="Helvetica"/>
          <w:sz w:val="22"/>
          <w:szCs w:val="22"/>
        </w:rPr>
        <w:t xml:space="preserve">a challenge of </w:t>
      </w:r>
      <w:r w:rsidR="00E04399">
        <w:rPr>
          <w:rFonts w:ascii="Helvetica" w:hAnsi="Helvetica"/>
          <w:sz w:val="22"/>
          <w:szCs w:val="22"/>
        </w:rPr>
        <w:t xml:space="preserve">determining </w:t>
      </w:r>
      <w:r w:rsidR="009A7B94">
        <w:rPr>
          <w:rFonts w:ascii="Helvetica" w:hAnsi="Helvetica"/>
          <w:sz w:val="22"/>
          <w:szCs w:val="22"/>
        </w:rPr>
        <w:t xml:space="preserve">what combination of harvest rates and monitoring investment </w:t>
      </w:r>
      <w:r w:rsidR="00E04399">
        <w:rPr>
          <w:rFonts w:ascii="Helvetica" w:hAnsi="Helvetica"/>
          <w:sz w:val="22"/>
          <w:szCs w:val="22"/>
        </w:rPr>
        <w:t>are</w:t>
      </w:r>
      <w:r w:rsidR="009A7B94">
        <w:rPr>
          <w:rFonts w:ascii="Helvetica" w:hAnsi="Helvetica"/>
          <w:sz w:val="22"/>
          <w:szCs w:val="22"/>
        </w:rPr>
        <w:t xml:space="preserve"> appropriate </w:t>
      </w:r>
      <w:r w:rsidR="00E04399">
        <w:rPr>
          <w:rFonts w:ascii="Helvetica" w:hAnsi="Helvetica"/>
          <w:sz w:val="22"/>
          <w:szCs w:val="22"/>
        </w:rPr>
        <w:t xml:space="preserve">for a given system </w:t>
      </w:r>
      <w:r w:rsidR="009A7B94">
        <w:rPr>
          <w:rFonts w:ascii="Helvetica" w:hAnsi="Helvetica"/>
          <w:sz w:val="22"/>
          <w:szCs w:val="22"/>
        </w:rPr>
        <w:t xml:space="preserve">given the </w:t>
      </w:r>
      <w:r w:rsidR="00913EEE">
        <w:rPr>
          <w:rFonts w:ascii="Helvetica" w:hAnsi="Helvetica"/>
          <w:sz w:val="22"/>
          <w:szCs w:val="22"/>
        </w:rPr>
        <w:t>costs of improving</w:t>
      </w:r>
      <w:r w:rsidR="009A7B94">
        <w:rPr>
          <w:rFonts w:ascii="Helvetica" w:hAnsi="Helvetica"/>
          <w:sz w:val="22"/>
          <w:szCs w:val="22"/>
        </w:rPr>
        <w:t xml:space="preserve"> monitoring </w:t>
      </w:r>
      <w:ins w:id="63" w:author="Adrian Stier" w:date="2022-01-17T12:29:00Z">
        <w:r w:rsidR="00C02672">
          <w:rPr>
            <w:rFonts w:ascii="Helvetica" w:hAnsi="Helvetica"/>
            <w:sz w:val="22"/>
            <w:szCs w:val="22"/>
          </w:rPr>
          <w:t>accuracy</w:t>
        </w:r>
        <w:r w:rsidR="00C02672" w:rsidRPr="003805EE">
          <w:rPr>
            <w:rFonts w:ascii="Helvetica" w:hAnsi="Helvetica"/>
            <w:sz w:val="22"/>
            <w:szCs w:val="22"/>
          </w:rPr>
          <w:t xml:space="preserve"> </w:t>
        </w:r>
      </w:ins>
      <w:del w:id="64" w:author="Adrian Stier" w:date="2022-01-17T12:29:00Z">
        <w:r w:rsidR="009A7B94" w:rsidDel="00C02672">
          <w:rPr>
            <w:rFonts w:ascii="Helvetica" w:hAnsi="Helvetica"/>
            <w:sz w:val="22"/>
            <w:szCs w:val="22"/>
          </w:rPr>
          <w:delText xml:space="preserve">precision </w:delText>
        </w:r>
      </w:del>
      <w:r w:rsidR="009A7B94">
        <w:rPr>
          <w:rFonts w:ascii="Helvetica" w:hAnsi="Helvetica"/>
          <w:sz w:val="22"/>
          <w:szCs w:val="22"/>
        </w:rPr>
        <w:t xml:space="preserve">and the negative economic consequences of </w:t>
      </w:r>
      <w:r w:rsidR="00A46F3F">
        <w:rPr>
          <w:rFonts w:ascii="Helvetica" w:hAnsi="Helvetica"/>
          <w:sz w:val="22"/>
          <w:szCs w:val="22"/>
        </w:rPr>
        <w:t>harvesting</w:t>
      </w:r>
      <w:r w:rsidR="009A7B94">
        <w:rPr>
          <w:rFonts w:ascii="Helvetica" w:hAnsi="Helvetica"/>
          <w:sz w:val="22"/>
          <w:szCs w:val="22"/>
        </w:rPr>
        <w:t xml:space="preserve"> </w:t>
      </w:r>
      <w:r w:rsidR="00A46F3F">
        <w:rPr>
          <w:rFonts w:ascii="Helvetica" w:hAnsi="Helvetica"/>
          <w:sz w:val="22"/>
          <w:szCs w:val="22"/>
        </w:rPr>
        <w:t>modestly (</w:t>
      </w:r>
      <m:oMath>
        <m:sSub>
          <m:sSubPr>
            <m:ctrlPr>
              <w:rPr>
                <w:rFonts w:ascii="Cambria Math" w:hAnsi="Cambria Math"/>
                <w:i/>
                <w:sz w:val="22"/>
                <w:szCs w:val="22"/>
              </w:rPr>
            </m:ctrlPr>
          </m:sSubPr>
          <m:e>
            <m:r>
              <w:rPr>
                <w:rFonts w:ascii="Cambria Math" w:hAnsi="Cambria Math"/>
                <w:sz w:val="22"/>
                <w:szCs w:val="22"/>
              </w:rPr>
              <m:t>&lt;H</m:t>
            </m:r>
          </m:e>
          <m:sub>
            <m:r>
              <w:rPr>
                <w:rFonts w:ascii="Cambria Math" w:hAnsi="Cambria Math"/>
                <w:sz w:val="22"/>
                <w:szCs w:val="22"/>
              </w:rPr>
              <m:t>MSY</m:t>
            </m:r>
          </m:sub>
        </m:sSub>
      </m:oMath>
      <w:r w:rsidR="00A46F3F">
        <w:rPr>
          <w:rFonts w:ascii="Helvetica" w:hAnsi="Helvetica"/>
          <w:sz w:val="22"/>
          <w:szCs w:val="22"/>
        </w:rPr>
        <w:t>)</w:t>
      </w:r>
      <w:r w:rsidR="006A1964">
        <w:rPr>
          <w:rFonts w:ascii="Helvetica" w:hAnsi="Helvetica"/>
          <w:sz w:val="22"/>
          <w:szCs w:val="22"/>
        </w:rPr>
        <w:t xml:space="preserve">. </w:t>
      </w:r>
      <w:r>
        <w:rPr>
          <w:rFonts w:ascii="Helvetica" w:hAnsi="Helvetica"/>
          <w:sz w:val="22"/>
          <w:szCs w:val="22"/>
        </w:rPr>
        <w:t>The appropriate solution for a</w:t>
      </w:r>
      <w:r w:rsidR="0002706E">
        <w:rPr>
          <w:rFonts w:ascii="Helvetica" w:hAnsi="Helvetica"/>
          <w:sz w:val="22"/>
          <w:szCs w:val="22"/>
        </w:rPr>
        <w:t xml:space="preserve">ny given manager or set of stakeholders </w:t>
      </w:r>
      <w:r w:rsidR="00913EEE">
        <w:rPr>
          <w:rFonts w:ascii="Helvetica" w:hAnsi="Helvetica"/>
          <w:sz w:val="22"/>
          <w:szCs w:val="22"/>
        </w:rPr>
        <w:t>will</w:t>
      </w:r>
      <w:r w:rsidR="0002706E">
        <w:rPr>
          <w:rFonts w:ascii="Helvetica" w:hAnsi="Helvetica"/>
          <w:sz w:val="22"/>
          <w:szCs w:val="22"/>
        </w:rPr>
        <w:t xml:space="preserve"> </w:t>
      </w:r>
      <w:r>
        <w:rPr>
          <w:rFonts w:ascii="Helvetica" w:hAnsi="Helvetica"/>
          <w:sz w:val="22"/>
          <w:szCs w:val="22"/>
        </w:rPr>
        <w:t>depend on</w:t>
      </w:r>
      <w:r w:rsidR="0002706E">
        <w:rPr>
          <w:rFonts w:ascii="Helvetica" w:hAnsi="Helvetica"/>
          <w:sz w:val="22"/>
          <w:szCs w:val="22"/>
        </w:rPr>
        <w:t xml:space="preserve"> their tolerance to risk of population collapse</w:t>
      </w:r>
      <w:r>
        <w:rPr>
          <w:rFonts w:ascii="Helvetica" w:hAnsi="Helvetica"/>
          <w:sz w:val="22"/>
          <w:szCs w:val="22"/>
        </w:rPr>
        <w:t xml:space="preserve"> and </w:t>
      </w:r>
      <w:r w:rsidR="00913EEE">
        <w:rPr>
          <w:rFonts w:ascii="Helvetica" w:hAnsi="Helvetica"/>
          <w:sz w:val="22"/>
          <w:szCs w:val="22"/>
        </w:rPr>
        <w:t xml:space="preserve">their </w:t>
      </w:r>
      <w:r>
        <w:rPr>
          <w:rFonts w:ascii="Helvetica" w:hAnsi="Helvetica"/>
          <w:sz w:val="22"/>
          <w:szCs w:val="22"/>
        </w:rPr>
        <w:t>access to</w:t>
      </w:r>
      <w:r w:rsidR="00913EEE">
        <w:rPr>
          <w:rFonts w:ascii="Helvetica" w:hAnsi="Helvetica"/>
          <w:sz w:val="22"/>
          <w:szCs w:val="22"/>
        </w:rPr>
        <w:t xml:space="preserve"> monitoring</w:t>
      </w:r>
      <w:r>
        <w:rPr>
          <w:rFonts w:ascii="Helvetica" w:hAnsi="Helvetica"/>
          <w:sz w:val="22"/>
          <w:szCs w:val="22"/>
        </w:rPr>
        <w:t xml:space="preserve"> resources. O</w:t>
      </w:r>
      <w:r w:rsidR="0002706E">
        <w:rPr>
          <w:rFonts w:ascii="Helvetica" w:hAnsi="Helvetica"/>
          <w:sz w:val="22"/>
          <w:szCs w:val="22"/>
        </w:rPr>
        <w:t xml:space="preserve">ne option </w:t>
      </w:r>
      <w:r>
        <w:rPr>
          <w:rFonts w:ascii="Helvetica" w:hAnsi="Helvetica"/>
          <w:sz w:val="22"/>
          <w:szCs w:val="22"/>
        </w:rPr>
        <w:t xml:space="preserve">is to bring stakeholders to the table and present how </w:t>
      </w:r>
      <w:r w:rsidR="00FF7B85">
        <w:rPr>
          <w:rFonts w:ascii="Helvetica" w:hAnsi="Helvetica"/>
          <w:sz w:val="22"/>
          <w:szCs w:val="22"/>
        </w:rPr>
        <w:t>‘</w:t>
      </w:r>
      <w:r w:rsidR="006C3388">
        <w:rPr>
          <w:rFonts w:ascii="Helvetica" w:hAnsi="Helvetica"/>
          <w:sz w:val="22"/>
          <w:szCs w:val="22"/>
        </w:rPr>
        <w:t>safe</w:t>
      </w:r>
      <w:r w:rsidR="00FF7B85">
        <w:rPr>
          <w:rFonts w:ascii="Helvetica" w:hAnsi="Helvetica"/>
          <w:sz w:val="22"/>
          <w:szCs w:val="22"/>
        </w:rPr>
        <w:t xml:space="preserve">’ </w:t>
      </w:r>
      <w:r>
        <w:rPr>
          <w:rFonts w:ascii="Helvetica" w:hAnsi="Helvetica"/>
          <w:sz w:val="22"/>
          <w:szCs w:val="22"/>
        </w:rPr>
        <w:t xml:space="preserve">different combinations of monitoring </w:t>
      </w:r>
      <w:ins w:id="65" w:author="Adrian Stier" w:date="2022-01-17T12:30:00Z">
        <w:r w:rsidR="00C02672">
          <w:rPr>
            <w:rFonts w:ascii="Helvetica" w:hAnsi="Helvetica"/>
            <w:sz w:val="22"/>
            <w:szCs w:val="22"/>
          </w:rPr>
          <w:t>accuracy</w:t>
        </w:r>
        <w:r w:rsidR="00C02672" w:rsidRPr="003805EE">
          <w:rPr>
            <w:rFonts w:ascii="Helvetica" w:hAnsi="Helvetica"/>
            <w:sz w:val="22"/>
            <w:szCs w:val="22"/>
          </w:rPr>
          <w:t xml:space="preserve"> </w:t>
        </w:r>
      </w:ins>
      <w:del w:id="66" w:author="Adrian Stier" w:date="2022-01-17T12:30:00Z">
        <w:r w:rsidR="007F6B81" w:rsidRPr="003805EE" w:rsidDel="00C02672">
          <w:rPr>
            <w:rFonts w:ascii="Helvetica" w:hAnsi="Helvetica"/>
            <w:sz w:val="22"/>
            <w:szCs w:val="22"/>
          </w:rPr>
          <w:delText xml:space="preserve">precision </w:delText>
        </w:r>
      </w:del>
      <w:r w:rsidR="007F6B81" w:rsidRPr="003805EE">
        <w:rPr>
          <w:rFonts w:ascii="Helvetica" w:hAnsi="Helvetica"/>
          <w:sz w:val="22"/>
          <w:szCs w:val="22"/>
        </w:rPr>
        <w:t>and resource extraction rates</w:t>
      </w:r>
      <w:r>
        <w:rPr>
          <w:rFonts w:ascii="Helvetica" w:hAnsi="Helvetica"/>
          <w:sz w:val="22"/>
          <w:szCs w:val="22"/>
        </w:rPr>
        <w:t xml:space="preserve"> </w:t>
      </w:r>
      <w:r w:rsidR="00F756E1">
        <w:rPr>
          <w:rFonts w:ascii="Helvetica" w:hAnsi="Helvetica"/>
          <w:sz w:val="22"/>
          <w:szCs w:val="22"/>
        </w:rPr>
        <w:t>are</w:t>
      </w:r>
      <w:r w:rsidR="006C3388">
        <w:rPr>
          <w:rFonts w:ascii="Helvetica" w:hAnsi="Helvetica"/>
          <w:sz w:val="22"/>
          <w:szCs w:val="22"/>
        </w:rPr>
        <w:t>,</w:t>
      </w:r>
      <w:r w:rsidR="00F756E1">
        <w:rPr>
          <w:rFonts w:ascii="Helvetica" w:hAnsi="Helvetica"/>
          <w:sz w:val="22"/>
          <w:szCs w:val="22"/>
        </w:rPr>
        <w:t xml:space="preserve"> </w:t>
      </w:r>
      <w:r w:rsidR="004F3ED7">
        <w:rPr>
          <w:rFonts w:ascii="Helvetica" w:hAnsi="Helvetica"/>
          <w:sz w:val="22"/>
          <w:szCs w:val="22"/>
        </w:rPr>
        <w:t>given a willingness to accept some probability of population collapse</w:t>
      </w:r>
      <w:r w:rsidR="00F756E1">
        <w:rPr>
          <w:rFonts w:ascii="Helvetica" w:hAnsi="Helvetica"/>
          <w:sz w:val="22"/>
          <w:szCs w:val="22"/>
        </w:rPr>
        <w:t xml:space="preserve">. </w:t>
      </w:r>
      <w:r w:rsidR="004F3ED7">
        <w:rPr>
          <w:rFonts w:ascii="Helvetica" w:hAnsi="Helvetica"/>
          <w:sz w:val="22"/>
          <w:szCs w:val="22"/>
        </w:rPr>
        <w:t xml:space="preserve">Thus a </w:t>
      </w:r>
      <w:r w:rsidR="0072737B">
        <w:rPr>
          <w:rFonts w:ascii="Helvetica" w:hAnsi="Helvetica"/>
          <w:sz w:val="22"/>
          <w:szCs w:val="22"/>
        </w:rPr>
        <w:t>‘</w:t>
      </w:r>
      <w:r w:rsidR="004F3ED7">
        <w:rPr>
          <w:rFonts w:ascii="Helvetica" w:hAnsi="Helvetica"/>
          <w:sz w:val="22"/>
          <w:szCs w:val="22"/>
        </w:rPr>
        <w:t>safe operating space</w:t>
      </w:r>
      <w:r w:rsidR="0072737B">
        <w:rPr>
          <w:rFonts w:ascii="Helvetica" w:hAnsi="Helvetica"/>
          <w:sz w:val="22"/>
          <w:szCs w:val="22"/>
        </w:rPr>
        <w:t>’</w:t>
      </w:r>
      <w:r w:rsidR="004F3ED7">
        <w:rPr>
          <w:rFonts w:ascii="Helvetica" w:hAnsi="Helvetica"/>
          <w:sz w:val="22"/>
          <w:szCs w:val="22"/>
        </w:rPr>
        <w:t xml:space="preserve"> </w:t>
      </w:r>
      <w:r w:rsidR="005D0A3A">
        <w:rPr>
          <w:rFonts w:ascii="Helvetica" w:hAnsi="Helvetica"/>
          <w:sz w:val="22"/>
          <w:szCs w:val="22"/>
        </w:rPr>
        <w:fldChar w:fldCharType="begin">
          <w:fldData xml:space="preserve">PEVuZE5vdGU+PENpdGU+PEF1dGhvcj5Sb2Nrc3Ryb208L0F1dGhvcj48WWVhcj4yMDA5PC9ZZWFy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=
</w:fldData>
        </w:fldChar>
      </w:r>
      <w:r w:rsidR="00010E6A">
        <w:rPr>
          <w:rFonts w:ascii="Helvetica" w:hAnsi="Helvetica"/>
          <w:sz w:val="22"/>
          <w:szCs w:val="22"/>
        </w:rPr>
        <w:instrText xml:space="preserve"> ADDIN EN.CITE </w:instrText>
      </w:r>
      <w:r w:rsidR="00010E6A">
        <w:rPr>
          <w:rFonts w:ascii="Helvetica" w:hAnsi="Helvetica"/>
          <w:sz w:val="22"/>
          <w:szCs w:val="22"/>
        </w:rPr>
        <w:fldChar w:fldCharType="begin">
          <w:fldData xml:space="preserve">PEVuZE5vdGU+PENpdGU+PEF1dGhvcj5Sb2Nrc3Ryb208L0F1dGhvcj48WWVhcj4yMDA5PC9ZZWFy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=
</w:fldData>
        </w:fldChar>
      </w:r>
      <w:r w:rsidR="00010E6A">
        <w:rPr>
          <w:rFonts w:ascii="Helvetica" w:hAnsi="Helvetica"/>
          <w:sz w:val="22"/>
          <w:szCs w:val="22"/>
        </w:rPr>
        <w:instrText xml:space="preserve"> ADDIN EN.CITE.DATA </w:instrText>
      </w:r>
      <w:r w:rsidR="00010E6A">
        <w:rPr>
          <w:rFonts w:ascii="Helvetica" w:hAnsi="Helvetica"/>
          <w:sz w:val="22"/>
          <w:szCs w:val="22"/>
        </w:rPr>
      </w:r>
      <w:r w:rsidR="00010E6A">
        <w:rPr>
          <w:rFonts w:ascii="Helvetica" w:hAnsi="Helvetica"/>
          <w:sz w:val="22"/>
          <w:szCs w:val="22"/>
        </w:rPr>
        <w:fldChar w:fldCharType="end"/>
      </w:r>
      <w:r w:rsidR="005D0A3A">
        <w:rPr>
          <w:rFonts w:ascii="Helvetica" w:hAnsi="Helvetica"/>
          <w:sz w:val="22"/>
          <w:szCs w:val="22"/>
        </w:rPr>
      </w:r>
      <w:r w:rsidR="005D0A3A">
        <w:rPr>
          <w:rFonts w:ascii="Helvetica" w:hAnsi="Helvetica"/>
          <w:sz w:val="22"/>
          <w:szCs w:val="22"/>
        </w:rPr>
        <w:fldChar w:fldCharType="separate"/>
      </w:r>
      <w:r w:rsidR="00010E6A" w:rsidRPr="00010E6A">
        <w:rPr>
          <w:rFonts w:ascii="Helvetica" w:hAnsi="Helvetica"/>
          <w:noProof/>
          <w:sz w:val="22"/>
          <w:szCs w:val="22"/>
          <w:vertAlign w:val="superscript"/>
        </w:rPr>
        <w:t>14</w:t>
      </w:r>
      <w:r w:rsidR="005D0A3A">
        <w:rPr>
          <w:rFonts w:ascii="Helvetica" w:hAnsi="Helvetica"/>
          <w:sz w:val="22"/>
          <w:szCs w:val="22"/>
        </w:rPr>
        <w:fldChar w:fldCharType="end"/>
      </w:r>
      <w:r w:rsidR="0072737B">
        <w:rPr>
          <w:rFonts w:ascii="Helvetica" w:hAnsi="Helvetica"/>
          <w:sz w:val="22"/>
          <w:szCs w:val="22"/>
        </w:rPr>
        <w:t xml:space="preserve"> </w:t>
      </w:r>
      <w:r w:rsidR="004F3ED7">
        <w:rPr>
          <w:rFonts w:ascii="Helvetica" w:hAnsi="Helvetica"/>
          <w:sz w:val="22"/>
          <w:szCs w:val="22"/>
        </w:rPr>
        <w:t>that includes a suite of different monitoring and harvest levels can be defined for a given risk tolerance. Here we provide an example of this type of safe operating space for a range of</w:t>
      </w:r>
      <w:r w:rsidR="00E90DFE">
        <w:rPr>
          <w:rFonts w:ascii="Helvetica" w:hAnsi="Helvetica"/>
          <w:sz w:val="22"/>
          <w:szCs w:val="22"/>
        </w:rPr>
        <w:t xml:space="preserve"> risk tolerance</w:t>
      </w:r>
      <w:r w:rsidR="00CB5A3C">
        <w:rPr>
          <w:rFonts w:ascii="Helvetica" w:hAnsi="Helvetica"/>
          <w:sz w:val="22"/>
          <w:szCs w:val="22"/>
        </w:rPr>
        <w:t xml:space="preserve"> levels</w:t>
      </w:r>
      <w:r w:rsidR="004F3ED7">
        <w:rPr>
          <w:rFonts w:ascii="Helvetica" w:hAnsi="Helvetica"/>
          <w:sz w:val="22"/>
          <w:szCs w:val="22"/>
        </w:rPr>
        <w:t xml:space="preserve"> defined by a </w:t>
      </w:r>
      <w:r w:rsidR="0087421F">
        <w:rPr>
          <w:rFonts w:ascii="Helvetica" w:hAnsi="Helvetica"/>
          <w:sz w:val="22"/>
          <w:szCs w:val="22"/>
        </w:rPr>
        <w:t xml:space="preserve">willingness to accept a </w:t>
      </w:r>
      <w:r w:rsidR="00785E21">
        <w:rPr>
          <w:rFonts w:ascii="Helvetica" w:hAnsi="Helvetica"/>
          <w:sz w:val="22"/>
          <w:szCs w:val="22"/>
        </w:rPr>
        <w:t>20%</w:t>
      </w:r>
      <w:r w:rsidR="00E90DFE">
        <w:rPr>
          <w:rFonts w:ascii="Helvetica" w:hAnsi="Helvetica"/>
          <w:sz w:val="22"/>
          <w:szCs w:val="22"/>
        </w:rPr>
        <w:t xml:space="preserve">, 10%, 5%, </w:t>
      </w:r>
      <w:r w:rsidR="0087421F">
        <w:rPr>
          <w:rFonts w:ascii="Helvetica" w:hAnsi="Helvetica"/>
          <w:sz w:val="22"/>
          <w:szCs w:val="22"/>
        </w:rPr>
        <w:t>or</w:t>
      </w:r>
      <w:r w:rsidR="00E90DFE">
        <w:rPr>
          <w:rFonts w:ascii="Helvetica" w:hAnsi="Helvetica"/>
          <w:sz w:val="22"/>
          <w:szCs w:val="22"/>
        </w:rPr>
        <w:t xml:space="preserve"> 1% probability of </w:t>
      </w:r>
      <w:r w:rsidR="0087421F">
        <w:rPr>
          <w:rFonts w:ascii="Helvetica" w:hAnsi="Helvetica"/>
          <w:sz w:val="22"/>
          <w:szCs w:val="22"/>
        </w:rPr>
        <w:t xml:space="preserve">population </w:t>
      </w:r>
      <w:r w:rsidR="00E90DFE">
        <w:rPr>
          <w:rFonts w:ascii="Helvetica" w:hAnsi="Helvetica"/>
          <w:sz w:val="22"/>
          <w:szCs w:val="22"/>
        </w:rPr>
        <w:t>collapse</w:t>
      </w:r>
      <w:r w:rsidR="0073602F" w:rsidRPr="003805EE">
        <w:rPr>
          <w:rFonts w:ascii="Helvetica" w:hAnsi="Helvetica"/>
          <w:sz w:val="22"/>
          <w:szCs w:val="22"/>
        </w:rPr>
        <w:t xml:space="preserve">. </w:t>
      </w:r>
      <w:r w:rsidR="007F6B81" w:rsidRPr="003805EE">
        <w:rPr>
          <w:rFonts w:ascii="Helvetica" w:hAnsi="Helvetica"/>
          <w:sz w:val="22"/>
          <w:szCs w:val="22"/>
        </w:rPr>
        <w:t xml:space="preserve">To </w:t>
      </w:r>
      <w:r w:rsidR="0073602F" w:rsidRPr="003805EE">
        <w:rPr>
          <w:rFonts w:ascii="Helvetica" w:hAnsi="Helvetica"/>
          <w:sz w:val="22"/>
          <w:szCs w:val="22"/>
        </w:rPr>
        <w:t xml:space="preserve">determine the </w:t>
      </w:r>
      <w:r w:rsidR="00801D1A">
        <w:rPr>
          <w:rFonts w:ascii="Helvetica" w:hAnsi="Helvetica"/>
          <w:sz w:val="22"/>
          <w:szCs w:val="22"/>
        </w:rPr>
        <w:t>safe operating space</w:t>
      </w:r>
      <w:r w:rsidR="0073602F" w:rsidRPr="003805EE">
        <w:rPr>
          <w:rFonts w:ascii="Helvetica" w:hAnsi="Helvetica"/>
          <w:sz w:val="22"/>
          <w:szCs w:val="22"/>
        </w:rPr>
        <w:t xml:space="preserve">, </w:t>
      </w:r>
      <w:r w:rsidR="007F6B81" w:rsidRPr="003805EE">
        <w:rPr>
          <w:rFonts w:ascii="Helvetica" w:hAnsi="Helvetica"/>
          <w:sz w:val="22"/>
          <w:szCs w:val="22"/>
        </w:rPr>
        <w:t>we</w:t>
      </w:r>
      <w:r w:rsidR="001D12B4">
        <w:rPr>
          <w:rFonts w:ascii="Helvetica" w:hAnsi="Helvetica"/>
          <w:sz w:val="22"/>
          <w:szCs w:val="22"/>
        </w:rPr>
        <w:t xml:space="preserve"> conducted a suite of 50</w:t>
      </w:r>
      <w:r w:rsidR="0094147C">
        <w:rPr>
          <w:rFonts w:ascii="Helvetica" w:hAnsi="Helvetica"/>
          <w:sz w:val="22"/>
          <w:szCs w:val="22"/>
        </w:rPr>
        <w:t>-</w:t>
      </w:r>
      <w:r w:rsidR="001D12B4">
        <w:rPr>
          <w:rFonts w:ascii="Helvetica" w:hAnsi="Helvetica"/>
          <w:sz w:val="22"/>
          <w:szCs w:val="22"/>
        </w:rPr>
        <w:t xml:space="preserve">year simulations with </w:t>
      </w:r>
      <w:r w:rsidR="001D12B4" w:rsidRPr="003805EE">
        <w:rPr>
          <w:rFonts w:ascii="Helvetica" w:hAnsi="Helvetica"/>
          <w:sz w:val="22"/>
          <w:szCs w:val="22"/>
        </w:rPr>
        <w:t>10,000 iterations</w:t>
      </w:r>
      <w:r w:rsidR="001D12B4">
        <w:rPr>
          <w:rFonts w:ascii="Helvetica" w:hAnsi="Helvetica"/>
          <w:sz w:val="22"/>
          <w:szCs w:val="22"/>
        </w:rPr>
        <w:t xml:space="preserve"> with the same parameter combinations detailed above, and</w:t>
      </w:r>
      <w:r w:rsidR="007F6B81" w:rsidRPr="003805EE">
        <w:rPr>
          <w:rFonts w:ascii="Helvetica" w:hAnsi="Helvetica"/>
          <w:sz w:val="22"/>
          <w:szCs w:val="22"/>
        </w:rPr>
        <w:t xml:space="preserve"> calculated the minimum </w:t>
      </w:r>
      <w:ins w:id="67" w:author="Adrian Stier" w:date="2022-01-17T12:30:00Z">
        <w:r w:rsidR="00C02672">
          <w:rPr>
            <w:rFonts w:ascii="Helvetica" w:hAnsi="Helvetica"/>
            <w:sz w:val="22"/>
            <w:szCs w:val="22"/>
          </w:rPr>
          <w:t>accuracy</w:t>
        </w:r>
        <w:r w:rsidR="00C02672" w:rsidRPr="003805EE">
          <w:rPr>
            <w:rFonts w:ascii="Helvetica" w:hAnsi="Helvetica"/>
            <w:sz w:val="22"/>
            <w:szCs w:val="22"/>
          </w:rPr>
          <w:t xml:space="preserve"> </w:t>
        </w:r>
      </w:ins>
      <w:del w:id="68" w:author="Adrian Stier" w:date="2022-01-17T12:30:00Z">
        <w:r w:rsidR="007F6B81" w:rsidRPr="003805EE" w:rsidDel="00C02672">
          <w:rPr>
            <w:rFonts w:ascii="Helvetica" w:hAnsi="Helvetica"/>
            <w:sz w:val="22"/>
            <w:szCs w:val="22"/>
          </w:rPr>
          <w:delText xml:space="preserve">precision </w:delText>
        </w:r>
      </w:del>
      <w:r w:rsidR="007F6B81" w:rsidRPr="003805EE">
        <w:rPr>
          <w:rFonts w:ascii="Helvetica" w:hAnsi="Helvetica"/>
          <w:sz w:val="22"/>
          <w:szCs w:val="22"/>
        </w:rPr>
        <w:t>(</w:t>
      </w:r>
      <w:r w:rsidR="00067E88">
        <w:rPr>
          <w:rFonts w:ascii="Helvetica" w:hAnsi="Helvetica"/>
          <w:sz w:val="22"/>
          <w:szCs w:val="22"/>
        </w:rPr>
        <w:t>m</w:t>
      </w:r>
      <w:r w:rsidR="00067E88" w:rsidRPr="003805EE">
        <w:rPr>
          <w:rFonts w:ascii="Helvetica" w:hAnsi="Helvetica"/>
          <w:sz w:val="22"/>
          <w:szCs w:val="22"/>
        </w:rPr>
        <w:t xml:space="preserve">ax </w:t>
      </w:r>
      <w:r w:rsidR="007F6B81" w:rsidRPr="003805EE">
        <w:rPr>
          <w:rFonts w:ascii="Helvetica" w:hAnsi="Helvetica"/>
          <w:sz w:val="22"/>
          <w:szCs w:val="22"/>
        </w:rPr>
        <w:t>CV in estimated biomass) needed to avoid crossing a tipping point given a resource extraction rate</w:t>
      </w:r>
      <w:r w:rsidR="00E90DFE">
        <w:rPr>
          <w:rFonts w:ascii="Helvetica" w:hAnsi="Helvetica"/>
          <w:sz w:val="22"/>
          <w:szCs w:val="22"/>
        </w:rPr>
        <w:t xml:space="preserve"> and risk tolerance. </w:t>
      </w:r>
      <w:r w:rsidR="00B174CD">
        <w:rPr>
          <w:rFonts w:ascii="Helvetica" w:hAnsi="Helvetica"/>
          <w:sz w:val="22"/>
          <w:szCs w:val="22"/>
        </w:rPr>
        <w:t xml:space="preserve">We then plotted the combinations of </w:t>
      </w:r>
      <w:r w:rsidR="00A31A4D">
        <w:rPr>
          <w:rFonts w:ascii="Helvetica" w:hAnsi="Helvetica"/>
          <w:sz w:val="22"/>
          <w:szCs w:val="22"/>
        </w:rPr>
        <w:t>monitoring and harvest rates that afford a certain level of risk for crossing the biological or management critical threshold.</w:t>
      </w:r>
      <w:r w:rsidR="00BA4901">
        <w:rPr>
          <w:rFonts w:ascii="Helvetica" w:hAnsi="Helvetica"/>
          <w:sz w:val="22"/>
          <w:szCs w:val="22"/>
        </w:rPr>
        <w:t xml:space="preserve"> </w:t>
      </w:r>
    </w:p>
    <w:p w14:paraId="404B1CFB" w14:textId="77777777" w:rsidR="00C02672" w:rsidRDefault="00BC68A6" w:rsidP="006551EE">
      <w:pPr>
        <w:rPr>
          <w:ins w:id="69" w:author="Adrian Stier" w:date="2022-01-17T12:30:00Z"/>
          <w:rFonts w:ascii="Helvetica" w:hAnsi="Helvetica"/>
          <w:sz w:val="22"/>
          <w:szCs w:val="22"/>
        </w:rPr>
      </w:pPr>
      <w:r>
        <w:rPr>
          <w:rFonts w:ascii="Helvetica" w:hAnsi="Helvetica"/>
          <w:i/>
          <w:sz w:val="22"/>
          <w:szCs w:val="22"/>
        </w:rPr>
        <w:tab/>
      </w:r>
      <w:r w:rsidR="002E41F8">
        <w:rPr>
          <w:rFonts w:ascii="Helvetica" w:hAnsi="Helvetica"/>
          <w:iCs/>
          <w:sz w:val="22"/>
          <w:szCs w:val="22"/>
        </w:rPr>
        <w:t xml:space="preserve">The evaluation of basic model dynamics clearly </w:t>
      </w:r>
      <w:proofErr w:type="gramStart"/>
      <w:r w:rsidR="002E41F8">
        <w:rPr>
          <w:rFonts w:ascii="Helvetica" w:hAnsi="Helvetica"/>
          <w:iCs/>
          <w:sz w:val="22"/>
          <w:szCs w:val="22"/>
        </w:rPr>
        <w:t>show</w:t>
      </w:r>
      <w:proofErr w:type="gramEnd"/>
      <w:r w:rsidR="002E41F8">
        <w:rPr>
          <w:rFonts w:ascii="Helvetica" w:hAnsi="Helvetica"/>
          <w:iCs/>
          <w:sz w:val="22"/>
          <w:szCs w:val="22"/>
        </w:rPr>
        <w:t xml:space="preserve"> that high </w:t>
      </w:r>
      <w:ins w:id="70" w:author="Adrian Stier" w:date="2022-01-17T12:30:00Z">
        <w:r w:rsidR="00C02672">
          <w:rPr>
            <w:rFonts w:ascii="Helvetica" w:hAnsi="Helvetica"/>
            <w:sz w:val="22"/>
            <w:szCs w:val="22"/>
          </w:rPr>
          <w:t>accuracy</w:t>
        </w:r>
        <w:r w:rsidR="00C02672" w:rsidRPr="003805EE">
          <w:rPr>
            <w:rFonts w:ascii="Helvetica" w:hAnsi="Helvetica"/>
            <w:sz w:val="22"/>
            <w:szCs w:val="22"/>
          </w:rPr>
          <w:t xml:space="preserve"> </w:t>
        </w:r>
      </w:ins>
      <w:del w:id="71" w:author="Adrian Stier" w:date="2022-01-17T12:30:00Z">
        <w:r w:rsidR="002E41F8" w:rsidDel="00C02672">
          <w:rPr>
            <w:rFonts w:ascii="Helvetica" w:hAnsi="Helvetica"/>
            <w:iCs/>
            <w:sz w:val="22"/>
            <w:szCs w:val="22"/>
          </w:rPr>
          <w:delText xml:space="preserve">precision </w:delText>
        </w:r>
      </w:del>
      <w:r w:rsidR="002E41F8">
        <w:rPr>
          <w:rFonts w:ascii="Helvetica" w:hAnsi="Helvetica"/>
          <w:iCs/>
          <w:sz w:val="22"/>
          <w:szCs w:val="22"/>
        </w:rPr>
        <w:t xml:space="preserve">monitoring will always offer greater </w:t>
      </w:r>
      <w:r w:rsidR="006C3388">
        <w:rPr>
          <w:rFonts w:ascii="Helvetica" w:hAnsi="Helvetica"/>
          <w:iCs/>
          <w:sz w:val="22"/>
          <w:szCs w:val="22"/>
        </w:rPr>
        <w:t>long-term</w:t>
      </w:r>
      <w:r w:rsidR="00124B10">
        <w:rPr>
          <w:rFonts w:ascii="Helvetica" w:hAnsi="Helvetica"/>
          <w:iCs/>
          <w:sz w:val="22"/>
          <w:szCs w:val="22"/>
        </w:rPr>
        <w:t xml:space="preserve"> value compared to</w:t>
      </w:r>
      <w:r w:rsidR="002E41F8">
        <w:rPr>
          <w:rFonts w:ascii="Helvetica" w:hAnsi="Helvetica"/>
          <w:iCs/>
          <w:sz w:val="22"/>
          <w:szCs w:val="22"/>
        </w:rPr>
        <w:t xml:space="preserve"> low</w:t>
      </w:r>
      <w:ins w:id="72" w:author="Adrian Stier" w:date="2022-01-17T12:30:00Z">
        <w:r w:rsidR="00C02672">
          <w:rPr>
            <w:rFonts w:ascii="Helvetica" w:hAnsi="Helvetica"/>
            <w:iCs/>
            <w:sz w:val="22"/>
            <w:szCs w:val="22"/>
          </w:rPr>
          <w:t xml:space="preserve"> </w:t>
        </w:r>
      </w:ins>
      <w:del w:id="73" w:author="Adrian Stier" w:date="2022-01-17T12:30:00Z">
        <w:r w:rsidR="006C3388" w:rsidDel="00C02672">
          <w:rPr>
            <w:rFonts w:ascii="Helvetica" w:hAnsi="Helvetica"/>
            <w:iCs/>
            <w:sz w:val="22"/>
            <w:szCs w:val="22"/>
          </w:rPr>
          <w:delText>-</w:delText>
        </w:r>
      </w:del>
      <w:ins w:id="74" w:author="Adrian Stier" w:date="2022-01-17T12:30:00Z">
        <w:r w:rsidR="00C02672">
          <w:rPr>
            <w:rFonts w:ascii="Helvetica" w:hAnsi="Helvetica"/>
            <w:sz w:val="22"/>
            <w:szCs w:val="22"/>
          </w:rPr>
          <w:t>accuracy</w:t>
        </w:r>
        <w:r w:rsidR="00C02672" w:rsidRPr="003805EE">
          <w:rPr>
            <w:rFonts w:ascii="Helvetica" w:hAnsi="Helvetica"/>
            <w:sz w:val="22"/>
            <w:szCs w:val="22"/>
          </w:rPr>
          <w:t xml:space="preserve"> </w:t>
        </w:r>
      </w:ins>
      <w:del w:id="75" w:author="Adrian Stier" w:date="2022-01-17T12:30:00Z">
        <w:r w:rsidR="002E41F8" w:rsidDel="00C02672">
          <w:rPr>
            <w:rFonts w:ascii="Helvetica" w:hAnsi="Helvetica"/>
            <w:iCs/>
            <w:sz w:val="22"/>
            <w:szCs w:val="22"/>
          </w:rPr>
          <w:delText xml:space="preserve">precision </w:delText>
        </w:r>
      </w:del>
      <w:r w:rsidR="002E41F8">
        <w:rPr>
          <w:rFonts w:ascii="Helvetica" w:hAnsi="Helvetica"/>
          <w:iCs/>
          <w:sz w:val="22"/>
          <w:szCs w:val="22"/>
        </w:rPr>
        <w:t>monitoring</w:t>
      </w:r>
      <w:r>
        <w:rPr>
          <w:rFonts w:ascii="Helvetica" w:hAnsi="Helvetica"/>
          <w:iCs/>
          <w:sz w:val="22"/>
          <w:szCs w:val="22"/>
        </w:rPr>
        <w:t xml:space="preserve"> (Fig. 2</w:t>
      </w:r>
      <w:r w:rsidR="00FF7B85">
        <w:rPr>
          <w:rFonts w:ascii="Helvetica" w:hAnsi="Helvetica"/>
          <w:iCs/>
          <w:sz w:val="22"/>
          <w:szCs w:val="22"/>
        </w:rPr>
        <w:t>b</w:t>
      </w:r>
      <w:r>
        <w:rPr>
          <w:rFonts w:ascii="Helvetica" w:hAnsi="Helvetica"/>
          <w:iCs/>
          <w:sz w:val="22"/>
          <w:szCs w:val="22"/>
        </w:rPr>
        <w:t>)</w:t>
      </w:r>
      <w:r w:rsidR="002E41F8">
        <w:rPr>
          <w:rFonts w:ascii="Helvetica" w:hAnsi="Helvetica"/>
          <w:iCs/>
          <w:sz w:val="22"/>
          <w:szCs w:val="22"/>
        </w:rPr>
        <w:t>. But high</w:t>
      </w:r>
      <w:r w:rsidR="006C3388">
        <w:rPr>
          <w:rFonts w:ascii="Helvetica" w:hAnsi="Helvetica"/>
          <w:iCs/>
          <w:sz w:val="22"/>
          <w:szCs w:val="22"/>
        </w:rPr>
        <w:t>-</w:t>
      </w:r>
      <w:ins w:id="76" w:author="Adrian Stier" w:date="2022-01-17T12:30:00Z">
        <w:r w:rsidR="00C02672" w:rsidRPr="00C02672">
          <w:rPr>
            <w:rFonts w:ascii="Helvetica" w:hAnsi="Helvetica"/>
            <w:sz w:val="22"/>
            <w:szCs w:val="22"/>
          </w:rPr>
          <w:t xml:space="preserve"> </w:t>
        </w:r>
        <w:r w:rsidR="00C02672">
          <w:rPr>
            <w:rFonts w:ascii="Helvetica" w:hAnsi="Helvetica"/>
            <w:sz w:val="22"/>
            <w:szCs w:val="22"/>
          </w:rPr>
          <w:t>accuracy</w:t>
        </w:r>
        <w:r w:rsidR="00C02672" w:rsidRPr="003805EE">
          <w:rPr>
            <w:rFonts w:ascii="Helvetica" w:hAnsi="Helvetica"/>
            <w:sz w:val="22"/>
            <w:szCs w:val="22"/>
          </w:rPr>
          <w:t xml:space="preserve"> </w:t>
        </w:r>
      </w:ins>
      <w:del w:id="77" w:author="Adrian Stier" w:date="2022-01-17T12:30:00Z">
        <w:r w:rsidR="002E41F8" w:rsidDel="00C02672">
          <w:rPr>
            <w:rFonts w:ascii="Helvetica" w:hAnsi="Helvetica"/>
            <w:iCs/>
            <w:sz w:val="22"/>
            <w:szCs w:val="22"/>
          </w:rPr>
          <w:delText xml:space="preserve">precision </w:delText>
        </w:r>
      </w:del>
      <w:r w:rsidR="002E41F8">
        <w:rPr>
          <w:rFonts w:ascii="Helvetica" w:hAnsi="Helvetica"/>
          <w:iCs/>
          <w:sz w:val="22"/>
          <w:szCs w:val="22"/>
        </w:rPr>
        <w:t xml:space="preserve">monitoring is often expensive. Therefore, </w:t>
      </w:r>
      <w:r>
        <w:rPr>
          <w:rFonts w:ascii="Helvetica" w:hAnsi="Helvetica"/>
          <w:iCs/>
          <w:sz w:val="22"/>
          <w:szCs w:val="22"/>
        </w:rPr>
        <w:t xml:space="preserve">in addition to managing for a given risk tolerance level, </w:t>
      </w:r>
      <w:r w:rsidR="002E41F8">
        <w:rPr>
          <w:rFonts w:ascii="Helvetica" w:hAnsi="Helvetica"/>
          <w:sz w:val="22"/>
          <w:szCs w:val="22"/>
        </w:rPr>
        <w:t>a</w:t>
      </w:r>
      <w:r w:rsidR="00E76BD0" w:rsidRPr="003805EE">
        <w:rPr>
          <w:rFonts w:ascii="Helvetica" w:hAnsi="Helvetica"/>
          <w:sz w:val="22"/>
          <w:szCs w:val="22"/>
        </w:rPr>
        <w:t xml:space="preserve"> key determinate of the chosen combination of monitoring precision and </w:t>
      </w:r>
      <w:r w:rsidR="00905124">
        <w:rPr>
          <w:rFonts w:ascii="Helvetica" w:hAnsi="Helvetica"/>
          <w:sz w:val="22"/>
          <w:szCs w:val="22"/>
        </w:rPr>
        <w:t>harvest</w:t>
      </w:r>
      <w:r w:rsidR="00905124" w:rsidRPr="003805EE">
        <w:rPr>
          <w:rFonts w:ascii="Helvetica" w:hAnsi="Helvetica"/>
          <w:sz w:val="22"/>
          <w:szCs w:val="22"/>
        </w:rPr>
        <w:t xml:space="preserve"> </w:t>
      </w:r>
      <w:r w:rsidR="00E76BD0" w:rsidRPr="003805EE">
        <w:rPr>
          <w:rFonts w:ascii="Helvetica" w:hAnsi="Helvetica"/>
          <w:sz w:val="22"/>
          <w:szCs w:val="22"/>
        </w:rPr>
        <w:t xml:space="preserve">pressure will be the cost of monitoring relative to the </w:t>
      </w:r>
      <w:r w:rsidR="005C0883" w:rsidRPr="003805EE">
        <w:rPr>
          <w:rFonts w:ascii="Helvetica" w:hAnsi="Helvetica"/>
          <w:sz w:val="22"/>
          <w:szCs w:val="22"/>
        </w:rPr>
        <w:t xml:space="preserve">revenue from </w:t>
      </w:r>
      <w:r w:rsidR="00E76BD0" w:rsidRPr="003805EE">
        <w:rPr>
          <w:rFonts w:ascii="Helvetica" w:hAnsi="Helvetica"/>
          <w:sz w:val="22"/>
          <w:szCs w:val="22"/>
        </w:rPr>
        <w:t xml:space="preserve">the resource after it is collected (i.e., NPV). One approach that might mitigate the cost of monitoring is a precautionary </w:t>
      </w:r>
      <w:r w:rsidR="00785E21">
        <w:rPr>
          <w:rFonts w:ascii="Helvetica" w:hAnsi="Helvetica"/>
          <w:sz w:val="22"/>
          <w:szCs w:val="22"/>
        </w:rPr>
        <w:t>biomass level</w:t>
      </w:r>
      <w:r w:rsidR="00785E21" w:rsidRPr="003805EE">
        <w:rPr>
          <w:rFonts w:ascii="Helvetica" w:hAnsi="Helvetica"/>
          <w:sz w:val="22"/>
          <w:szCs w:val="22"/>
        </w:rPr>
        <w:t xml:space="preserve"> </w:t>
      </w:r>
      <w:r w:rsidR="00BA4901">
        <w:rPr>
          <w:rFonts w:ascii="Helvetica" w:hAnsi="Helvetica"/>
          <w:sz w:val="22"/>
          <w:szCs w:val="22"/>
        </w:rPr>
        <w:t>below</w:t>
      </w:r>
      <w:r w:rsidR="00BA4901" w:rsidRPr="003805EE">
        <w:rPr>
          <w:rFonts w:ascii="Helvetica" w:hAnsi="Helvetica"/>
          <w:sz w:val="22"/>
          <w:szCs w:val="22"/>
        </w:rPr>
        <w:t xml:space="preserve"> </w:t>
      </w:r>
      <w:r w:rsidR="00E76BD0" w:rsidRPr="003805EE">
        <w:rPr>
          <w:rFonts w:ascii="Helvetica" w:hAnsi="Helvetica"/>
          <w:sz w:val="22"/>
          <w:szCs w:val="22"/>
        </w:rPr>
        <w:t xml:space="preserve">which monitoring is </w:t>
      </w:r>
      <w:r w:rsidR="007B7A2A" w:rsidRPr="003805EE">
        <w:rPr>
          <w:rFonts w:ascii="Helvetica" w:hAnsi="Helvetica"/>
          <w:sz w:val="22"/>
          <w:szCs w:val="22"/>
        </w:rPr>
        <w:t xml:space="preserve">conducted with </w:t>
      </w:r>
      <w:r w:rsidR="00E76BD0" w:rsidRPr="003805EE">
        <w:rPr>
          <w:rFonts w:ascii="Helvetica" w:hAnsi="Helvetica"/>
          <w:sz w:val="22"/>
          <w:szCs w:val="22"/>
        </w:rPr>
        <w:t>high</w:t>
      </w:r>
      <w:r w:rsidR="003A0CE7">
        <w:rPr>
          <w:rFonts w:ascii="Helvetica" w:hAnsi="Helvetica"/>
          <w:sz w:val="22"/>
          <w:szCs w:val="22"/>
        </w:rPr>
        <w:t xml:space="preserve"> </w:t>
      </w:r>
      <w:ins w:id="78" w:author="Adrian Stier" w:date="2022-01-17T12:30:00Z">
        <w:r w:rsidR="00C02672">
          <w:rPr>
            <w:rFonts w:ascii="Helvetica" w:hAnsi="Helvetica"/>
            <w:sz w:val="22"/>
            <w:szCs w:val="22"/>
          </w:rPr>
          <w:t>accuracy</w:t>
        </w:r>
        <w:r w:rsidR="00C02672" w:rsidRPr="003805EE">
          <w:rPr>
            <w:rFonts w:ascii="Helvetica" w:hAnsi="Helvetica"/>
            <w:sz w:val="22"/>
            <w:szCs w:val="22"/>
          </w:rPr>
          <w:t xml:space="preserve"> </w:t>
        </w:r>
      </w:ins>
    </w:p>
    <w:p w14:paraId="4ECB76AB" w14:textId="77777777" w:rsidR="00C02672" w:rsidRDefault="00C02672">
      <w:pPr>
        <w:rPr>
          <w:ins w:id="79" w:author="Adrian Stier" w:date="2022-01-17T12:30:00Z"/>
          <w:rFonts w:ascii="Helvetica" w:hAnsi="Helvetica"/>
          <w:sz w:val="22"/>
          <w:szCs w:val="22"/>
        </w:rPr>
      </w:pPr>
      <w:ins w:id="80" w:author="Adrian Stier" w:date="2022-01-17T12:30:00Z">
        <w:r>
          <w:rPr>
            <w:rFonts w:ascii="Helvetica" w:hAnsi="Helvetica"/>
            <w:sz w:val="22"/>
            <w:szCs w:val="22"/>
          </w:rPr>
          <w:br w:type="page"/>
        </w:r>
      </w:ins>
    </w:p>
    <w:p w14:paraId="6059DCB2" w14:textId="1CA3B109" w:rsidR="000879F4" w:rsidRDefault="00E76BD0" w:rsidP="006551EE">
      <w:pPr>
        <w:rPr>
          <w:rFonts w:ascii="Helvetica" w:hAnsi="Helvetica"/>
          <w:sz w:val="22"/>
          <w:szCs w:val="22"/>
        </w:rPr>
      </w:pPr>
      <w:del w:id="81" w:author="Adrian Stier" w:date="2022-01-17T12:30:00Z">
        <w:r w:rsidRPr="003805EE" w:rsidDel="00C02672">
          <w:rPr>
            <w:rFonts w:ascii="Helvetica" w:hAnsi="Helvetica"/>
            <w:sz w:val="22"/>
            <w:szCs w:val="22"/>
          </w:rPr>
          <w:lastRenderedPageBreak/>
          <w:delText xml:space="preserve">precision </w:delText>
        </w:r>
      </w:del>
      <w:r w:rsidRPr="003805EE">
        <w:rPr>
          <w:rFonts w:ascii="Helvetica" w:hAnsi="Helvetica"/>
          <w:sz w:val="22"/>
          <w:szCs w:val="22"/>
        </w:rPr>
        <w:t xml:space="preserve">and </w:t>
      </w:r>
      <w:r w:rsidR="00BA4901">
        <w:rPr>
          <w:rFonts w:ascii="Helvetica" w:hAnsi="Helvetica"/>
          <w:sz w:val="22"/>
          <w:szCs w:val="22"/>
        </w:rPr>
        <w:t>above</w:t>
      </w:r>
      <w:r w:rsidR="00BA4901" w:rsidRPr="003805EE">
        <w:rPr>
          <w:rFonts w:ascii="Helvetica" w:hAnsi="Helvetica"/>
          <w:sz w:val="22"/>
          <w:szCs w:val="22"/>
        </w:rPr>
        <w:t xml:space="preserve"> </w:t>
      </w:r>
      <w:r w:rsidRPr="003805EE">
        <w:rPr>
          <w:rFonts w:ascii="Helvetica" w:hAnsi="Helvetica"/>
          <w:sz w:val="22"/>
          <w:szCs w:val="22"/>
        </w:rPr>
        <w:t xml:space="preserve">which </w:t>
      </w:r>
      <w:r w:rsidR="007B7A2A" w:rsidRPr="003805EE">
        <w:rPr>
          <w:rFonts w:ascii="Helvetica" w:hAnsi="Helvetica"/>
          <w:sz w:val="22"/>
          <w:szCs w:val="22"/>
        </w:rPr>
        <w:t>low</w:t>
      </w:r>
      <w:r w:rsidR="006C3388">
        <w:rPr>
          <w:rFonts w:ascii="Helvetica" w:hAnsi="Helvetica"/>
          <w:sz w:val="22"/>
          <w:szCs w:val="22"/>
        </w:rPr>
        <w:t>-</w:t>
      </w:r>
      <w:ins w:id="82" w:author="Adrian Stier" w:date="2022-01-17T12:30:00Z">
        <w:r w:rsidR="00C02672" w:rsidRPr="00C02672">
          <w:rPr>
            <w:rFonts w:ascii="Helvetica" w:hAnsi="Helvetica"/>
            <w:sz w:val="22"/>
            <w:szCs w:val="22"/>
          </w:rPr>
          <w:t xml:space="preserve"> </w:t>
        </w:r>
        <w:r w:rsidR="00C02672">
          <w:rPr>
            <w:rFonts w:ascii="Helvetica" w:hAnsi="Helvetica"/>
            <w:sz w:val="22"/>
            <w:szCs w:val="22"/>
          </w:rPr>
          <w:t>accuracy</w:t>
        </w:r>
        <w:r w:rsidR="00C02672" w:rsidRPr="003805EE">
          <w:rPr>
            <w:rFonts w:ascii="Helvetica" w:hAnsi="Helvetica"/>
            <w:sz w:val="22"/>
            <w:szCs w:val="22"/>
          </w:rPr>
          <w:t xml:space="preserve"> </w:t>
        </w:r>
      </w:ins>
      <w:del w:id="83" w:author="Adrian Stier" w:date="2022-01-17T12:30:00Z">
        <w:r w:rsidR="007B7A2A" w:rsidRPr="003805EE" w:rsidDel="00C02672">
          <w:rPr>
            <w:rFonts w:ascii="Helvetica" w:hAnsi="Helvetica"/>
            <w:sz w:val="22"/>
            <w:szCs w:val="22"/>
          </w:rPr>
          <w:delText xml:space="preserve">precision </w:delText>
        </w:r>
      </w:del>
      <w:r w:rsidRPr="003805EE">
        <w:rPr>
          <w:rFonts w:ascii="Helvetica" w:hAnsi="Helvetica"/>
          <w:sz w:val="22"/>
          <w:szCs w:val="22"/>
        </w:rPr>
        <w:t xml:space="preserve">monitoring is </w:t>
      </w:r>
      <w:r w:rsidR="007B7A2A" w:rsidRPr="003805EE">
        <w:rPr>
          <w:rFonts w:ascii="Helvetica" w:hAnsi="Helvetica"/>
          <w:sz w:val="22"/>
          <w:szCs w:val="22"/>
        </w:rPr>
        <w:t>implemented</w:t>
      </w:r>
      <w:r w:rsidRPr="003805EE">
        <w:rPr>
          <w:rFonts w:ascii="Helvetica" w:hAnsi="Helvetica"/>
          <w:sz w:val="22"/>
          <w:szCs w:val="22"/>
        </w:rPr>
        <w:t xml:space="preserve">. Precautionary buffers are an established principle in risk management of natural resources </w:t>
      </w:r>
      <w:r w:rsidR="006C170D" w:rsidRPr="003805EE">
        <w:rPr>
          <w:rFonts w:ascii="Helvetica" w:hAnsi="Helvetica"/>
          <w:sz w:val="22"/>
          <w:szCs w:val="22"/>
        </w:rPr>
        <w:fldChar w:fldCharType="begin"/>
      </w:r>
      <w:r w:rsidR="00010E6A">
        <w:rPr>
          <w:rFonts w:ascii="Helvetica" w:hAnsi="Helvetica"/>
          <w:sz w:val="22"/>
          <w:szCs w:val="22"/>
        </w:rPr>
        <w:instrText xml:space="preserve"> ADDIN EN.CITE &lt;EndNote&gt;&lt;Cite&gt;&lt;Author&gt;Hilborn&lt;/Author&gt;&lt;Year&gt;2001&lt;/Year&gt;&lt;RecNum&gt;8132&lt;/RecNum&gt;&lt;DisplayText&gt;&lt;style face="superscript"&gt;15&lt;/style&gt;&lt;/DisplayText&gt;&lt;record&gt;&lt;rec-number&gt;8132&lt;/rec-number&gt;&lt;foreign-keys&gt;&lt;key app="EN" db-id="dsrza9wtbra05fevxvw5svf8d0a9a0ptptvp" timestamp="1442854917"&gt;8132&lt;/key&gt;&lt;/foreign-keys&gt;&lt;ref-type name="Journal Article"&gt;17&lt;/ref-type&gt;&lt;contributors&gt;&lt;authors&gt;&lt;author&gt;Hilborn, Ray&lt;/author&gt;&lt;author&gt;Maguire, Jean-Jacques&lt;/author&gt;&lt;author&gt;Parma, Ana M.&lt;/author&gt;&lt;author&gt;Rosenberg, Andrew A.&lt;/author&gt;&lt;/authors&gt;&lt;/contributors&gt;&lt;titles&gt;&lt;title&gt;The Precautionary Approach and risk management: can they increase the probability of successes in fishery management?&lt;/title&gt;&lt;secondary-title&gt;Canadian Journal of Fisheries and Aquatic Sciences&lt;/secondary-title&gt;&lt;/titles&gt;&lt;periodical&gt;&lt;full-title&gt;Canadian Journal of Fisheries and Aquatic Sciences&lt;/full-title&gt;&lt;/periodical&gt;&lt;pages&gt;99-107&lt;/pages&gt;&lt;volume&gt;58&lt;/volume&gt;&lt;number&gt;1&lt;/number&gt;&lt;dates&gt;&lt;year&gt;2001&lt;/year&gt;&lt;pub-dates&gt;&lt;date&gt;2001/01/01&lt;/date&gt;&lt;/pub-dates&gt;&lt;/dates&gt;&lt;publisher&gt;NRC Research Press&lt;/publisher&gt;&lt;isbn&gt;0706-652X&lt;/isbn&gt;&lt;urls&gt;&lt;related-urls&gt;&lt;url&gt;http://dx.doi.org/10.1139/f00-225&lt;/url&gt;&lt;/related-urls&gt;&lt;/urls&gt;&lt;electronic-resource-num&gt;10.1139/f00-225&lt;/electronic-resource-num&gt;&lt;access-date&gt;2015/09/21&lt;/access-date&gt;&lt;/record&gt;&lt;/Cite&gt;&lt;/EndNote&gt;</w:instrText>
      </w:r>
      <w:r w:rsidR="006C170D" w:rsidRPr="003805EE">
        <w:rPr>
          <w:rFonts w:ascii="Helvetica" w:hAnsi="Helvetica"/>
          <w:sz w:val="22"/>
          <w:szCs w:val="22"/>
        </w:rPr>
        <w:fldChar w:fldCharType="separate"/>
      </w:r>
      <w:r w:rsidR="00010E6A" w:rsidRPr="00010E6A">
        <w:rPr>
          <w:rFonts w:ascii="Helvetica" w:hAnsi="Helvetica"/>
          <w:noProof/>
          <w:sz w:val="22"/>
          <w:szCs w:val="22"/>
          <w:vertAlign w:val="superscript"/>
        </w:rPr>
        <w:t>15</w:t>
      </w:r>
      <w:r w:rsidR="006C170D" w:rsidRPr="003805EE">
        <w:rPr>
          <w:rFonts w:ascii="Helvetica" w:hAnsi="Helvetica"/>
          <w:sz w:val="22"/>
          <w:szCs w:val="22"/>
        </w:rPr>
        <w:fldChar w:fldCharType="end"/>
      </w:r>
      <w:r w:rsidRPr="003805EE">
        <w:rPr>
          <w:rFonts w:ascii="Helvetica" w:hAnsi="Helvetica"/>
          <w:sz w:val="22"/>
          <w:szCs w:val="22"/>
        </w:rPr>
        <w:t xml:space="preserve"> and in the presence of </w:t>
      </w:r>
      <w:r w:rsidR="000C7E99">
        <w:rPr>
          <w:rFonts w:ascii="Helvetica" w:hAnsi="Helvetica"/>
          <w:sz w:val="22"/>
          <w:szCs w:val="22"/>
        </w:rPr>
        <w:t>critical thresholds</w:t>
      </w:r>
      <w:r w:rsidRPr="003805EE">
        <w:rPr>
          <w:rFonts w:ascii="Helvetica" w:hAnsi="Helvetica"/>
          <w:sz w:val="22"/>
          <w:szCs w:val="22"/>
        </w:rPr>
        <w:t xml:space="preserve"> may be beneficial</w:t>
      </w:r>
      <w:r w:rsidR="00B25961" w:rsidRPr="003805EE">
        <w:rPr>
          <w:rFonts w:ascii="Helvetica" w:hAnsi="Helvetica"/>
          <w:sz w:val="22"/>
          <w:szCs w:val="22"/>
        </w:rPr>
        <w:t xml:space="preserve"> </w:t>
      </w:r>
      <w:r w:rsidR="00571557" w:rsidRPr="003805EE">
        <w:rPr>
          <w:rFonts w:ascii="Helvetica" w:hAnsi="Helvetica"/>
          <w:sz w:val="22"/>
          <w:szCs w:val="22"/>
        </w:rPr>
        <w:t xml:space="preserve">by </w:t>
      </w:r>
      <w:r w:rsidR="00B25961" w:rsidRPr="003805EE">
        <w:rPr>
          <w:rFonts w:ascii="Helvetica" w:hAnsi="Helvetica"/>
          <w:sz w:val="22"/>
          <w:szCs w:val="22"/>
        </w:rPr>
        <w:t xml:space="preserve">minimizing monitoring costs while remaining at a low probability of crossing into a </w:t>
      </w:r>
      <w:r w:rsidR="000460D1">
        <w:rPr>
          <w:rFonts w:ascii="Helvetica" w:hAnsi="Helvetica"/>
          <w:sz w:val="22"/>
          <w:szCs w:val="22"/>
        </w:rPr>
        <w:t>denuded</w:t>
      </w:r>
      <w:r w:rsidR="000C7E99">
        <w:rPr>
          <w:rFonts w:ascii="Helvetica" w:hAnsi="Helvetica"/>
          <w:sz w:val="22"/>
          <w:szCs w:val="22"/>
        </w:rPr>
        <w:t xml:space="preserve"> population</w:t>
      </w:r>
      <w:r w:rsidR="00B25961" w:rsidRPr="003805EE">
        <w:rPr>
          <w:rFonts w:ascii="Helvetica" w:hAnsi="Helvetica"/>
          <w:sz w:val="22"/>
          <w:szCs w:val="22"/>
        </w:rPr>
        <w:t xml:space="preserve"> state</w:t>
      </w:r>
      <w:r w:rsidRPr="003805EE">
        <w:rPr>
          <w:rFonts w:ascii="Helvetica" w:hAnsi="Helvetica"/>
          <w:sz w:val="22"/>
          <w:szCs w:val="22"/>
        </w:rPr>
        <w:t xml:space="preserve">. To demonstrate </w:t>
      </w:r>
      <w:r w:rsidR="006C3388" w:rsidRPr="003805EE">
        <w:rPr>
          <w:rFonts w:ascii="Helvetica" w:hAnsi="Helvetica"/>
          <w:sz w:val="22"/>
          <w:szCs w:val="22"/>
        </w:rPr>
        <w:t>th</w:t>
      </w:r>
      <w:r w:rsidR="006C3388">
        <w:rPr>
          <w:rFonts w:ascii="Helvetica" w:hAnsi="Helvetica"/>
          <w:sz w:val="22"/>
          <w:szCs w:val="22"/>
        </w:rPr>
        <w:t>e</w:t>
      </w:r>
      <w:r w:rsidR="006C3388" w:rsidRPr="003805EE">
        <w:rPr>
          <w:rFonts w:ascii="Helvetica" w:hAnsi="Helvetica"/>
          <w:sz w:val="22"/>
          <w:szCs w:val="22"/>
        </w:rPr>
        <w:t xml:space="preserve"> </w:t>
      </w:r>
      <w:r w:rsidR="00571557" w:rsidRPr="003805EE">
        <w:rPr>
          <w:rFonts w:ascii="Helvetica" w:hAnsi="Helvetica"/>
          <w:sz w:val="22"/>
          <w:szCs w:val="22"/>
        </w:rPr>
        <w:t>utility of precautionary buffers</w:t>
      </w:r>
      <w:r w:rsidRPr="003805EE">
        <w:rPr>
          <w:rFonts w:ascii="Helvetica" w:hAnsi="Helvetica"/>
          <w:sz w:val="22"/>
          <w:szCs w:val="22"/>
        </w:rPr>
        <w:t xml:space="preserve">, we quantified the </w:t>
      </w:r>
      <w:r w:rsidR="007E284B" w:rsidRPr="003805EE">
        <w:rPr>
          <w:rFonts w:ascii="Helvetica" w:hAnsi="Helvetica"/>
          <w:sz w:val="22"/>
          <w:szCs w:val="22"/>
        </w:rPr>
        <w:t>NPV</w:t>
      </w:r>
      <w:r w:rsidRPr="003805EE">
        <w:rPr>
          <w:rFonts w:ascii="Helvetica" w:hAnsi="Helvetica"/>
          <w:sz w:val="22"/>
          <w:szCs w:val="22"/>
        </w:rPr>
        <w:t xml:space="preserve">, the probability of </w:t>
      </w:r>
      <w:r w:rsidR="000460D1">
        <w:rPr>
          <w:rFonts w:ascii="Helvetica" w:hAnsi="Helvetica"/>
          <w:sz w:val="22"/>
          <w:szCs w:val="22"/>
        </w:rPr>
        <w:t>crossing a critical threshold</w:t>
      </w:r>
      <w:r w:rsidRPr="003805EE">
        <w:rPr>
          <w:rFonts w:ascii="Helvetica" w:hAnsi="Helvetica"/>
          <w:sz w:val="22"/>
          <w:szCs w:val="22"/>
        </w:rPr>
        <w:t>, and the cost of the resource given three monitoring approaches: 1) high precision (CV = 0.1), 2) low precision (CV = 0.5), and 3) a</w:t>
      </w:r>
      <w:r w:rsidR="00BD120B">
        <w:rPr>
          <w:rFonts w:ascii="Helvetica" w:hAnsi="Helvetica"/>
          <w:sz w:val="22"/>
          <w:szCs w:val="22"/>
        </w:rPr>
        <w:t>n adaptive approach</w:t>
      </w:r>
      <w:r w:rsidRPr="003805EE">
        <w:rPr>
          <w:rFonts w:ascii="Helvetica" w:hAnsi="Helvetica"/>
          <w:sz w:val="22"/>
          <w:szCs w:val="22"/>
        </w:rPr>
        <w:t xml:space="preserve"> where monitoring precision </w:t>
      </w:r>
      <w:r w:rsidR="00BD120B">
        <w:rPr>
          <w:rFonts w:ascii="Helvetica" w:hAnsi="Helvetica"/>
          <w:sz w:val="22"/>
          <w:szCs w:val="22"/>
        </w:rPr>
        <w:t xml:space="preserve">changes every year based on estimated biomass (precision is </w:t>
      </w:r>
      <w:r w:rsidRPr="003805EE">
        <w:rPr>
          <w:rFonts w:ascii="Helvetica" w:hAnsi="Helvetica"/>
          <w:sz w:val="22"/>
          <w:szCs w:val="22"/>
        </w:rPr>
        <w:t>low</w:t>
      </w:r>
      <w:r w:rsidR="00AE7FDA">
        <w:rPr>
          <w:rFonts w:ascii="Helvetica" w:hAnsi="Helvetica"/>
          <w:sz w:val="22"/>
          <w:szCs w:val="22"/>
        </w:rPr>
        <w:t xml:space="preserve"> (CV = 0.5)</w:t>
      </w:r>
      <w:r w:rsidRPr="003805EE">
        <w:rPr>
          <w:rFonts w:ascii="Helvetica" w:hAnsi="Helvetica"/>
          <w:sz w:val="22"/>
          <w:szCs w:val="22"/>
        </w:rPr>
        <w:t xml:space="preserve"> when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sSub>
          <m:sSubPr>
            <m:ctrlPr>
              <w:rPr>
                <w:rFonts w:ascii="Cambria Math" w:hAnsi="Cambria Math"/>
                <w:i/>
                <w:sz w:val="22"/>
                <w:szCs w:val="22"/>
              </w:rPr>
            </m:ctrlPr>
          </m:sSubPr>
          <m:e>
            <m:r>
              <w:rPr>
                <w:rFonts w:ascii="Cambria Math" w:hAnsi="Cambria Math"/>
                <w:sz w:val="22"/>
                <w:szCs w:val="22"/>
              </w:rPr>
              <m:t>&gt;B</m:t>
            </m:r>
          </m:e>
          <m:sub>
            <m:r>
              <w:rPr>
                <w:rFonts w:ascii="Cambria Math" w:hAnsi="Cambria Math"/>
                <w:sz w:val="22"/>
                <w:szCs w:val="22"/>
              </w:rPr>
              <m:t>MSY</m:t>
            </m:r>
          </m:sub>
        </m:sSub>
        <m:r>
          <w:rPr>
            <w:rFonts w:ascii="Cambria Math" w:hAnsi="Cambria Math"/>
            <w:sz w:val="22"/>
            <w:szCs w:val="22"/>
          </w:rPr>
          <m:t xml:space="preserve"> </m:t>
        </m:r>
      </m:oMath>
      <w:r w:rsidRPr="003805EE">
        <w:rPr>
          <w:rFonts w:ascii="Helvetica" w:hAnsi="Helvetica"/>
          <w:sz w:val="22"/>
          <w:szCs w:val="22"/>
        </w:rPr>
        <w:t>and is high</w:t>
      </w:r>
      <w:r w:rsidR="00AE7FDA">
        <w:rPr>
          <w:rFonts w:ascii="Helvetica" w:hAnsi="Helvetica"/>
          <w:sz w:val="22"/>
          <w:szCs w:val="22"/>
        </w:rPr>
        <w:t xml:space="preserve"> (CV = 0.1)</w:t>
      </w:r>
      <w:r w:rsidRPr="003805EE">
        <w:rPr>
          <w:rFonts w:ascii="Helvetica" w:hAnsi="Helvetica"/>
          <w:sz w:val="22"/>
          <w:szCs w:val="22"/>
        </w:rPr>
        <w:t xml:space="preserve"> when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sSub>
          <m:sSubPr>
            <m:ctrlPr>
              <w:rPr>
                <w:rFonts w:ascii="Cambria Math" w:hAnsi="Cambria Math"/>
                <w:i/>
                <w:sz w:val="22"/>
                <w:szCs w:val="22"/>
              </w:rPr>
            </m:ctrlPr>
          </m:sSubPr>
          <m:e>
            <m:r>
              <w:rPr>
                <w:rFonts w:ascii="Cambria Math" w:hAnsi="Cambria Math"/>
                <w:sz w:val="22"/>
                <w:szCs w:val="22"/>
              </w:rPr>
              <m:t>&lt;B</m:t>
            </m:r>
          </m:e>
          <m:sub>
            <m:r>
              <w:rPr>
                <w:rFonts w:ascii="Cambria Math" w:hAnsi="Cambria Math"/>
                <w:sz w:val="22"/>
                <w:szCs w:val="22"/>
              </w:rPr>
              <m:t>MSY</m:t>
            </m:r>
          </m:sub>
        </m:sSub>
      </m:oMath>
      <w:r w:rsidR="00BD120B">
        <w:rPr>
          <w:rFonts w:ascii="Helvetica" w:hAnsi="Helvetica"/>
          <w:sz w:val="22"/>
          <w:szCs w:val="22"/>
        </w:rPr>
        <w:t>)</w:t>
      </w:r>
      <w:r w:rsidRPr="003805EE">
        <w:rPr>
          <w:rFonts w:ascii="Helvetica" w:hAnsi="Helvetica"/>
          <w:sz w:val="22"/>
          <w:szCs w:val="22"/>
        </w:rPr>
        <w:t xml:space="preserve">. </w:t>
      </w:r>
      <w:r w:rsidR="00450434">
        <w:rPr>
          <w:rFonts w:ascii="Helvetica" w:hAnsi="Helvetica"/>
          <w:sz w:val="22"/>
          <w:szCs w:val="22"/>
        </w:rPr>
        <w:t xml:space="preserve">For many populations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sidR="00450434">
        <w:rPr>
          <w:rFonts w:ascii="Helvetica" w:hAnsi="Helvetica"/>
          <w:sz w:val="22"/>
          <w:szCs w:val="22"/>
        </w:rPr>
        <w:t xml:space="preserve"> may serve as an appropriate trigger for increased monitoring, both because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sidR="00450434">
        <w:rPr>
          <w:rFonts w:ascii="Helvetica" w:hAnsi="Helvetica"/>
          <w:sz w:val="22"/>
          <w:szCs w:val="22"/>
        </w:rPr>
        <w:t xml:space="preserve"> is likely far away from a depensation threshold in most populations. </w:t>
      </w:r>
      <w:r w:rsidR="000879F4" w:rsidRPr="003805EE">
        <w:rPr>
          <w:rFonts w:ascii="Helvetica" w:hAnsi="Helvetica"/>
          <w:sz w:val="22"/>
          <w:szCs w:val="22"/>
        </w:rPr>
        <w:t>Depending on the ecosystem type and management organization, the cost of monitoring may be born</w:t>
      </w:r>
      <w:r w:rsidR="000D2B66" w:rsidRPr="003805EE">
        <w:rPr>
          <w:rFonts w:ascii="Helvetica" w:hAnsi="Helvetica"/>
          <w:sz w:val="22"/>
          <w:szCs w:val="22"/>
        </w:rPr>
        <w:t>e</w:t>
      </w:r>
      <w:r w:rsidR="000879F4" w:rsidRPr="003805EE">
        <w:rPr>
          <w:rFonts w:ascii="Helvetica" w:hAnsi="Helvetica"/>
          <w:sz w:val="22"/>
          <w:szCs w:val="22"/>
        </w:rPr>
        <w:t xml:space="preserve"> by the industry or by the government. </w:t>
      </w:r>
      <w:r w:rsidR="007D4DF9" w:rsidRPr="003805EE">
        <w:rPr>
          <w:rFonts w:ascii="Helvetica" w:hAnsi="Helvetica"/>
          <w:sz w:val="22"/>
          <w:szCs w:val="22"/>
        </w:rPr>
        <w:t>Because we us</w:t>
      </w:r>
      <w:r w:rsidR="00FB2CC7" w:rsidRPr="003805EE">
        <w:rPr>
          <w:rFonts w:ascii="Helvetica" w:hAnsi="Helvetica"/>
          <w:sz w:val="22"/>
          <w:szCs w:val="22"/>
        </w:rPr>
        <w:t>e</w:t>
      </w:r>
      <w:r w:rsidR="007D4DF9" w:rsidRPr="003805EE">
        <w:rPr>
          <w:rFonts w:ascii="Helvetica" w:hAnsi="Helvetica"/>
          <w:sz w:val="22"/>
          <w:szCs w:val="22"/>
        </w:rPr>
        <w:t xml:space="preserve"> a </w:t>
      </w:r>
      <w:r w:rsidR="00FB50B2" w:rsidRPr="003805EE">
        <w:rPr>
          <w:rFonts w:ascii="Helvetica" w:hAnsi="Helvetica"/>
          <w:sz w:val="22"/>
          <w:szCs w:val="22"/>
        </w:rPr>
        <w:t xml:space="preserve">heuristic </w:t>
      </w:r>
      <w:r w:rsidR="007D4DF9" w:rsidRPr="003805EE">
        <w:rPr>
          <w:rFonts w:ascii="Helvetica" w:hAnsi="Helvetica"/>
          <w:sz w:val="22"/>
          <w:szCs w:val="22"/>
        </w:rPr>
        <w:t>model, the exact monetary cost from increased monitoring or profit from increased harvest effort is arbitrary. Therefore, we explore the</w:t>
      </w:r>
      <w:r w:rsidR="00171A5E" w:rsidRPr="003805EE">
        <w:rPr>
          <w:rFonts w:ascii="Helvetica" w:hAnsi="Helvetica"/>
          <w:sz w:val="22"/>
          <w:szCs w:val="22"/>
        </w:rPr>
        <w:t xml:space="preserve"> relative </w:t>
      </w:r>
      <w:r w:rsidR="000879F4" w:rsidRPr="003805EE">
        <w:rPr>
          <w:rFonts w:ascii="Helvetica" w:hAnsi="Helvetica"/>
          <w:sz w:val="22"/>
          <w:szCs w:val="22"/>
        </w:rPr>
        <w:t xml:space="preserve">cost of monitoring </w:t>
      </w:r>
      <w:r w:rsidR="00171A5E" w:rsidRPr="003805EE">
        <w:rPr>
          <w:rFonts w:ascii="Helvetica" w:hAnsi="Helvetica"/>
          <w:sz w:val="22"/>
          <w:szCs w:val="22"/>
        </w:rPr>
        <w:t xml:space="preserve">and profit from harvest by plotting the ratio of </w:t>
      </w:r>
      <w:r w:rsidR="00DF478A" w:rsidRPr="003805EE">
        <w:rPr>
          <w:rFonts w:ascii="Helvetica" w:hAnsi="Helvetica"/>
          <w:sz w:val="22"/>
          <w:szCs w:val="22"/>
        </w:rPr>
        <w:t>NPV</w:t>
      </w:r>
      <w:r w:rsidR="00171A5E" w:rsidRPr="003805EE">
        <w:rPr>
          <w:rFonts w:ascii="Helvetica" w:hAnsi="Helvetica"/>
          <w:sz w:val="22"/>
          <w:szCs w:val="22"/>
        </w:rPr>
        <w:t xml:space="preserve"> to monitoring costs for a range of maximum harvest efforts. </w:t>
      </w:r>
    </w:p>
    <w:p w14:paraId="4A4B47BC" w14:textId="77777777" w:rsidR="004744AB" w:rsidRPr="004744AB" w:rsidRDefault="004744AB" w:rsidP="006551EE">
      <w:pPr>
        <w:rPr>
          <w:rFonts w:ascii="Helvetica" w:hAnsi="Helvetica"/>
          <w:sz w:val="22"/>
          <w:szCs w:val="22"/>
        </w:rPr>
      </w:pPr>
    </w:p>
    <w:p w14:paraId="1EB618B1" w14:textId="5B8E1370" w:rsidR="004744AB" w:rsidRPr="00D13868" w:rsidRDefault="004744AB" w:rsidP="006551EE">
      <w:pPr>
        <w:rPr>
          <w:rFonts w:ascii="Helvetica" w:hAnsi="Helvetica"/>
          <w:sz w:val="22"/>
          <w:szCs w:val="22"/>
        </w:rPr>
      </w:pPr>
      <w:r w:rsidRPr="004744AB">
        <w:rPr>
          <w:rFonts w:ascii="Helvetica" w:hAnsi="Helvetica"/>
          <w:sz w:val="22"/>
          <w:szCs w:val="22"/>
        </w:rPr>
        <w:t>A</w:t>
      </w:r>
      <w:r w:rsidRPr="00F533ED">
        <w:rPr>
          <w:rFonts w:ascii="Helvetica" w:hAnsi="Helvetica"/>
          <w:sz w:val="22"/>
          <w:szCs w:val="22"/>
        </w:rPr>
        <w:t>ll mod</w:t>
      </w:r>
      <w:r w:rsidRPr="004744AB">
        <w:rPr>
          <w:rFonts w:ascii="Helvetica" w:hAnsi="Helvetica"/>
          <w:sz w:val="22"/>
          <w:szCs w:val="22"/>
        </w:rPr>
        <w:t xml:space="preserve">eling was conducted in R </w:t>
      </w:r>
      <w:r w:rsidR="00A55FBE">
        <w:rPr>
          <w:rFonts w:ascii="Helvetica" w:hAnsi="Helvetica"/>
          <w:sz w:val="22"/>
          <w:szCs w:val="22"/>
        </w:rPr>
        <w:t>4.0.3</w:t>
      </w:r>
      <w:r w:rsidRPr="004744AB">
        <w:rPr>
          <w:rFonts w:ascii="Helvetica" w:hAnsi="Helvetica"/>
          <w:sz w:val="22"/>
          <w:szCs w:val="22"/>
        </w:rPr>
        <w:t xml:space="preserve"> </w:t>
      </w:r>
      <w:r w:rsidR="00685D99">
        <w:rPr>
          <w:rFonts w:ascii="Helvetica" w:hAnsi="Helvetica"/>
          <w:sz w:val="22"/>
          <w:szCs w:val="22"/>
        </w:rPr>
        <w:fldChar w:fldCharType="begin"/>
      </w:r>
      <w:r w:rsidR="00010E6A">
        <w:rPr>
          <w:rFonts w:ascii="Helvetica" w:hAnsi="Helvetica"/>
          <w:sz w:val="22"/>
          <w:szCs w:val="22"/>
        </w:rPr>
        <w:instrText xml:space="preserve"> ADDIN EN.CITE &lt;EndNote&gt;&lt;Cite&gt;&lt;Author&gt;R Development Core Team&lt;/Author&gt;&lt;Year&gt;2018&lt;/Year&gt;&lt;RecNum&gt;4584&lt;/RecNum&gt;&lt;IDText&gt;R: A Language and Environment fo Statistical Computing&lt;/IDText&gt;&lt;DisplayText&gt;&lt;style face="superscript"&gt;16&lt;/style&gt;&lt;/DisplayText&gt;&lt;record&gt;&lt;rec-number&gt;4584&lt;/rec-number&gt;&lt;foreign-keys&gt;&lt;key app="EN" db-id="x0w5wa9airxrfze0ft2x20vgz0w5wpet5ftz" timestamp="1614114709" guid="5880f855-d33d-45a9-a782-44a9c0b75b7e"&gt;4584&lt;/key&gt;&lt;/foreign-keys&gt;&lt;ref-type name="Computer Program"&gt;9&lt;/ref-type&gt;&lt;contributors&gt;&lt;authors&gt;&lt;author&gt;R Development Core Team,&lt;/author&gt;&lt;/authors&gt;&lt;/contributors&gt;&lt;titles&gt;&lt;title&gt;R: A Language and Environment fo Statistical Computing&lt;/title&gt;&lt;/titles&gt;&lt;edition&gt;3.5.1&lt;/edition&gt;&lt;dates&gt;&lt;year&gt;2018&lt;/year&gt;&lt;/dates&gt;&lt;pub-location&gt;Vienna, Austria&lt;/pub-location&gt;&lt;publisher&gt;R Foundation for Statistical Computing&lt;/publisher&gt;&lt;isbn&gt;3-900051-07-0&lt;/isbn&gt;&lt;urls&gt;&lt;related-urls&gt;&lt;url&gt;&lt;style face="underline" font="default" size="100%"&gt;http:// www.R-project.org&lt;/style&gt;&lt;/url&gt;&lt;/related-urls&gt;&lt;/urls&gt;&lt;/record&gt;&lt;/Cite&gt;&lt;/EndNote&gt;</w:instrText>
      </w:r>
      <w:r w:rsidR="00685D99">
        <w:rPr>
          <w:rFonts w:ascii="Helvetica" w:hAnsi="Helvetica"/>
          <w:sz w:val="22"/>
          <w:szCs w:val="22"/>
        </w:rPr>
        <w:fldChar w:fldCharType="separate"/>
      </w:r>
      <w:r w:rsidR="00010E6A" w:rsidRPr="00010E6A">
        <w:rPr>
          <w:rFonts w:ascii="Helvetica" w:hAnsi="Helvetica"/>
          <w:noProof/>
          <w:sz w:val="22"/>
          <w:szCs w:val="22"/>
          <w:vertAlign w:val="superscript"/>
        </w:rPr>
        <w:t>16</w:t>
      </w:r>
      <w:r w:rsidR="00685D99">
        <w:rPr>
          <w:rFonts w:ascii="Helvetica" w:hAnsi="Helvetica"/>
          <w:sz w:val="22"/>
          <w:szCs w:val="22"/>
        </w:rPr>
        <w:fldChar w:fldCharType="end"/>
      </w:r>
      <w:r w:rsidRPr="004744AB">
        <w:rPr>
          <w:rFonts w:ascii="Helvetica" w:hAnsi="Helvetica"/>
          <w:sz w:val="22"/>
          <w:szCs w:val="22"/>
        </w:rPr>
        <w:t xml:space="preserve">, and all code is available through a public </w:t>
      </w:r>
      <w:r w:rsidR="00F533ED" w:rsidRPr="004744AB">
        <w:rPr>
          <w:rFonts w:ascii="Helvetica" w:hAnsi="Helvetica"/>
          <w:sz w:val="22"/>
          <w:szCs w:val="22"/>
        </w:rPr>
        <w:t>GitHub</w:t>
      </w:r>
      <w:r w:rsidRPr="004744AB">
        <w:rPr>
          <w:rFonts w:ascii="Helvetica" w:hAnsi="Helvetica"/>
          <w:sz w:val="22"/>
          <w:szCs w:val="22"/>
        </w:rPr>
        <w:t xml:space="preserve"> repository here: </w:t>
      </w:r>
      <w:hyperlink r:id="rId16" w:history="1">
        <w:r w:rsidRPr="00D13868">
          <w:rPr>
            <w:rStyle w:val="Hyperlink"/>
            <w:rFonts w:ascii="Helvetica" w:hAnsi="Helvetica"/>
            <w:sz w:val="22"/>
            <w:szCs w:val="22"/>
          </w:rPr>
          <w:t>https://github.com/stier-lab/stier-2019-value-of-information</w:t>
        </w:r>
      </w:hyperlink>
      <w:r w:rsidR="00F533ED">
        <w:rPr>
          <w:rFonts w:ascii="Helvetica" w:hAnsi="Helvetica"/>
          <w:sz w:val="22"/>
          <w:szCs w:val="22"/>
        </w:rPr>
        <w:t xml:space="preserve"> .</w:t>
      </w:r>
    </w:p>
    <w:p w14:paraId="78063448" w14:textId="77777777" w:rsidR="00BA3468" w:rsidRPr="003805EE" w:rsidRDefault="00BA3468" w:rsidP="006551EE">
      <w:pPr>
        <w:rPr>
          <w:rFonts w:ascii="Helvetica" w:hAnsi="Helvetica"/>
          <w:b/>
          <w:sz w:val="22"/>
          <w:szCs w:val="22"/>
        </w:rPr>
      </w:pPr>
    </w:p>
    <w:p w14:paraId="2110B268" w14:textId="4C19404E" w:rsidR="00767630" w:rsidRDefault="00173FA2" w:rsidP="006551EE">
      <w:pPr>
        <w:rPr>
          <w:rFonts w:ascii="Helvetica" w:hAnsi="Helvetica"/>
          <w:b/>
          <w:sz w:val="22"/>
          <w:szCs w:val="22"/>
        </w:rPr>
      </w:pPr>
      <w:r w:rsidRPr="003805EE">
        <w:rPr>
          <w:rFonts w:ascii="Helvetica" w:hAnsi="Helvetica"/>
          <w:b/>
          <w:sz w:val="22"/>
          <w:szCs w:val="22"/>
        </w:rPr>
        <w:t>RESULT</w:t>
      </w:r>
      <w:r w:rsidR="001477DE" w:rsidRPr="003805EE">
        <w:rPr>
          <w:rFonts w:ascii="Helvetica" w:hAnsi="Helvetica"/>
          <w:b/>
          <w:sz w:val="22"/>
          <w:szCs w:val="22"/>
        </w:rPr>
        <w:t>S</w:t>
      </w:r>
      <w:r w:rsidR="006F314B" w:rsidRPr="003805EE">
        <w:rPr>
          <w:rFonts w:ascii="Helvetica" w:hAnsi="Helvetica"/>
          <w:b/>
          <w:sz w:val="22"/>
          <w:szCs w:val="22"/>
        </w:rPr>
        <w:t xml:space="preserve"> </w:t>
      </w:r>
      <w:r w:rsidR="00995761" w:rsidRPr="003805EE">
        <w:rPr>
          <w:rFonts w:ascii="Helvetica" w:hAnsi="Helvetica"/>
          <w:b/>
          <w:sz w:val="22"/>
          <w:szCs w:val="22"/>
        </w:rPr>
        <w:t xml:space="preserve"> </w:t>
      </w:r>
    </w:p>
    <w:p w14:paraId="1FE10682" w14:textId="428B7A1F" w:rsidR="0079618D" w:rsidRDefault="0079618D" w:rsidP="006551EE">
      <w:pPr>
        <w:rPr>
          <w:rFonts w:ascii="Helvetica" w:hAnsi="Helvetica"/>
          <w:b/>
          <w:sz w:val="22"/>
          <w:szCs w:val="22"/>
        </w:rPr>
      </w:pPr>
    </w:p>
    <w:p w14:paraId="0FEC8FAC" w14:textId="77B53FD4" w:rsidR="0009289E" w:rsidRPr="003805EE" w:rsidRDefault="0009289E" w:rsidP="006551EE">
      <w:pPr>
        <w:rPr>
          <w:rFonts w:ascii="Helvetica" w:hAnsi="Helvetica"/>
          <w:i/>
          <w:sz w:val="22"/>
          <w:szCs w:val="22"/>
        </w:rPr>
      </w:pPr>
      <w:r w:rsidRPr="0009289E">
        <w:rPr>
          <w:rFonts w:ascii="Helvetica" w:hAnsi="Helvetica"/>
          <w:i/>
          <w:sz w:val="22"/>
          <w:szCs w:val="22"/>
        </w:rPr>
        <w:t xml:space="preserve">How do monitoring precision and harvest rate affect </w:t>
      </w:r>
      <w:r w:rsidR="00613771">
        <w:rPr>
          <w:rFonts w:ascii="Helvetica" w:hAnsi="Helvetica"/>
          <w:i/>
          <w:sz w:val="22"/>
          <w:szCs w:val="22"/>
        </w:rPr>
        <w:t>t</w:t>
      </w:r>
      <w:r w:rsidRPr="0009289E">
        <w:rPr>
          <w:rFonts w:ascii="Helvetica" w:hAnsi="Helvetica"/>
          <w:i/>
          <w:sz w:val="22"/>
          <w:szCs w:val="22"/>
        </w:rPr>
        <w:t>he risk of population collapse</w:t>
      </w:r>
      <w:r w:rsidR="00613771">
        <w:rPr>
          <w:rFonts w:ascii="Helvetica" w:hAnsi="Helvetica"/>
          <w:i/>
          <w:sz w:val="22"/>
          <w:szCs w:val="22"/>
        </w:rPr>
        <w:t xml:space="preserve"> and the value of the resource</w:t>
      </w:r>
      <w:r w:rsidRPr="0009289E">
        <w:rPr>
          <w:rFonts w:ascii="Helvetica" w:hAnsi="Helvetica"/>
          <w:i/>
          <w:sz w:val="22"/>
          <w:szCs w:val="22"/>
        </w:rPr>
        <w:t xml:space="preserve">?  </w:t>
      </w:r>
    </w:p>
    <w:p w14:paraId="7BD8D345" w14:textId="7DB01711" w:rsidR="0079618D" w:rsidRPr="00432C98" w:rsidRDefault="0079618D" w:rsidP="006551EE">
      <w:pPr>
        <w:ind w:firstLine="720"/>
        <w:rPr>
          <w:rFonts w:ascii="Helvetica" w:hAnsi="Helvetica"/>
          <w:sz w:val="22"/>
          <w:szCs w:val="22"/>
        </w:rPr>
      </w:pPr>
      <w:r>
        <w:rPr>
          <w:rFonts w:ascii="Helvetica" w:hAnsi="Helvetica"/>
          <w:sz w:val="22"/>
          <w:szCs w:val="22"/>
        </w:rPr>
        <w:t xml:space="preserve">Populations with lower monitoring precision </w:t>
      </w:r>
      <w:r w:rsidR="00967BD0">
        <w:rPr>
          <w:rFonts w:ascii="Helvetica" w:hAnsi="Helvetica"/>
          <w:sz w:val="22"/>
          <w:szCs w:val="22"/>
        </w:rPr>
        <w:t>are</w:t>
      </w:r>
      <w:r>
        <w:rPr>
          <w:rFonts w:ascii="Helvetica" w:hAnsi="Helvetica"/>
          <w:sz w:val="22"/>
          <w:szCs w:val="22"/>
        </w:rPr>
        <w:t xml:space="preserve"> more volatile through time and more likely to spend time at low biomass and categorized as </w:t>
      </w:r>
      <w:r w:rsidR="0088394A">
        <w:rPr>
          <w:rFonts w:ascii="Helvetica" w:hAnsi="Helvetica"/>
          <w:sz w:val="22"/>
          <w:szCs w:val="22"/>
        </w:rPr>
        <w:t xml:space="preserve">in </w:t>
      </w:r>
      <w:r w:rsidR="00A0534F">
        <w:rPr>
          <w:rFonts w:ascii="Helvetica" w:hAnsi="Helvetica"/>
          <w:sz w:val="22"/>
          <w:szCs w:val="22"/>
        </w:rPr>
        <w:t xml:space="preserve">the </w:t>
      </w:r>
      <w:r>
        <w:rPr>
          <w:rFonts w:ascii="Helvetica" w:hAnsi="Helvetica"/>
          <w:sz w:val="22"/>
          <w:szCs w:val="22"/>
        </w:rPr>
        <w:t>“</w:t>
      </w:r>
      <w:r w:rsidR="00A0534F">
        <w:rPr>
          <w:rFonts w:ascii="Helvetica" w:hAnsi="Helvetica"/>
          <w:sz w:val="22"/>
          <w:szCs w:val="22"/>
        </w:rPr>
        <w:t>danger zone</w:t>
      </w:r>
      <w:r>
        <w:rPr>
          <w:rFonts w:ascii="Helvetica" w:hAnsi="Helvetica"/>
          <w:sz w:val="22"/>
          <w:szCs w:val="22"/>
        </w:rPr>
        <w:t>” (Fig. 1). These conditions arise because low monitoring effort leads to imprecise estimates of true biomass, which causes the population to experience frequent under- and over-harvesting. As a consequence, t</w:t>
      </w:r>
      <w:r w:rsidRPr="003805EE">
        <w:rPr>
          <w:rFonts w:ascii="Helvetica" w:hAnsi="Helvetica"/>
          <w:sz w:val="22"/>
          <w:szCs w:val="22"/>
        </w:rPr>
        <w:t xml:space="preserve">he </w:t>
      </w:r>
      <w:r w:rsidR="00DB6593">
        <w:rPr>
          <w:rFonts w:ascii="Helvetica" w:hAnsi="Helvetica"/>
          <w:sz w:val="22"/>
          <w:szCs w:val="22"/>
        </w:rPr>
        <w:t>population</w:t>
      </w:r>
      <w:r w:rsidR="00DB6593" w:rsidRPr="003805EE">
        <w:rPr>
          <w:rFonts w:ascii="Helvetica" w:hAnsi="Helvetica"/>
          <w:sz w:val="22"/>
          <w:szCs w:val="22"/>
        </w:rPr>
        <w:t xml:space="preserve"> </w:t>
      </w:r>
      <w:r w:rsidR="00967BD0">
        <w:rPr>
          <w:rFonts w:ascii="Helvetica" w:hAnsi="Helvetica"/>
          <w:sz w:val="22"/>
          <w:szCs w:val="22"/>
        </w:rPr>
        <w:t>is</w:t>
      </w:r>
      <w:r w:rsidRPr="003805EE">
        <w:rPr>
          <w:rFonts w:ascii="Helvetica" w:hAnsi="Helvetica"/>
          <w:sz w:val="22"/>
          <w:szCs w:val="22"/>
        </w:rPr>
        <w:t xml:space="preserve"> most likely to cross </w:t>
      </w:r>
      <w:r>
        <w:rPr>
          <w:rFonts w:ascii="Helvetica" w:hAnsi="Helvetica"/>
          <w:sz w:val="22"/>
          <w:szCs w:val="22"/>
        </w:rPr>
        <w:t>a critical threshold</w:t>
      </w:r>
      <w:r w:rsidRPr="003805EE">
        <w:rPr>
          <w:rFonts w:ascii="Helvetica" w:hAnsi="Helvetica"/>
          <w:sz w:val="22"/>
          <w:szCs w:val="22"/>
        </w:rPr>
        <w:t xml:space="preserve"> at high harvest rates and under low monitoring precision</w:t>
      </w:r>
      <w:r>
        <w:rPr>
          <w:rFonts w:ascii="Helvetica" w:hAnsi="Helvetica"/>
          <w:sz w:val="22"/>
          <w:szCs w:val="22"/>
        </w:rPr>
        <w:t xml:space="preserve"> (Fig 2a)</w:t>
      </w:r>
      <w:r w:rsidRPr="003805EE">
        <w:rPr>
          <w:rFonts w:ascii="Helvetica" w:hAnsi="Helvetica"/>
          <w:sz w:val="22"/>
          <w:szCs w:val="22"/>
        </w:rPr>
        <w:t xml:space="preserve">. Furthermore, </w:t>
      </w:r>
      <w:r>
        <w:rPr>
          <w:rFonts w:ascii="Helvetica" w:hAnsi="Helvetica"/>
          <w:sz w:val="22"/>
          <w:szCs w:val="22"/>
        </w:rPr>
        <w:t xml:space="preserve">over- and under-estimates of </w:t>
      </w:r>
      <w:r w:rsidR="00DB6593">
        <w:rPr>
          <w:rFonts w:ascii="Helvetica" w:hAnsi="Helvetica"/>
          <w:sz w:val="22"/>
          <w:szCs w:val="22"/>
        </w:rPr>
        <w:t>population</w:t>
      </w:r>
      <w:r>
        <w:rPr>
          <w:rFonts w:ascii="Helvetica" w:hAnsi="Helvetica"/>
          <w:sz w:val="22"/>
          <w:szCs w:val="22"/>
        </w:rPr>
        <w:t xml:space="preserve"> abundance due to low monitoring precision (CV = 0.5) lead</w:t>
      </w:r>
      <w:r w:rsidR="00DB6593">
        <w:rPr>
          <w:rFonts w:ascii="Helvetica" w:hAnsi="Helvetica"/>
          <w:sz w:val="22"/>
          <w:szCs w:val="22"/>
        </w:rPr>
        <w:t>s</w:t>
      </w:r>
      <w:r>
        <w:rPr>
          <w:rFonts w:ascii="Helvetica" w:hAnsi="Helvetica"/>
          <w:sz w:val="22"/>
          <w:szCs w:val="22"/>
        </w:rPr>
        <w:t xml:space="preserve"> to economic inefficiencies. N</w:t>
      </w:r>
      <w:r w:rsidRPr="003805EE">
        <w:rPr>
          <w:rFonts w:ascii="Helvetica" w:hAnsi="Helvetica"/>
          <w:sz w:val="22"/>
          <w:szCs w:val="22"/>
        </w:rPr>
        <w:t xml:space="preserve">et present value of a resource </w:t>
      </w:r>
      <w:r>
        <w:rPr>
          <w:rFonts w:ascii="Helvetica" w:hAnsi="Helvetica"/>
          <w:sz w:val="22"/>
          <w:szCs w:val="22"/>
        </w:rPr>
        <w:t>is</w:t>
      </w:r>
      <w:r w:rsidRPr="003805EE">
        <w:rPr>
          <w:rFonts w:ascii="Helvetica" w:hAnsi="Helvetica"/>
          <w:sz w:val="22"/>
          <w:szCs w:val="22"/>
        </w:rPr>
        <w:t xml:space="preserve"> highest when monitoring precision </w:t>
      </w:r>
      <w:r>
        <w:rPr>
          <w:rFonts w:ascii="Helvetica" w:hAnsi="Helvetica"/>
          <w:sz w:val="22"/>
          <w:szCs w:val="22"/>
        </w:rPr>
        <w:t>is</w:t>
      </w:r>
      <w:r w:rsidRPr="003805EE">
        <w:rPr>
          <w:rFonts w:ascii="Helvetica" w:hAnsi="Helvetica"/>
          <w:sz w:val="22"/>
          <w:szCs w:val="22"/>
        </w:rPr>
        <w:t xml:space="preserve"> high</w:t>
      </w:r>
      <w:r>
        <w:rPr>
          <w:rFonts w:ascii="Helvetica" w:hAnsi="Helvetica"/>
          <w:sz w:val="22"/>
          <w:szCs w:val="22"/>
        </w:rPr>
        <w:t xml:space="preserve"> (CV = 0.1)</w:t>
      </w:r>
      <w:r w:rsidRPr="003805EE">
        <w:rPr>
          <w:rFonts w:ascii="Helvetica" w:hAnsi="Helvetica"/>
          <w:sz w:val="22"/>
          <w:szCs w:val="22"/>
        </w:rPr>
        <w:t xml:space="preserve">, and harvest pressure </w:t>
      </w:r>
      <w:r>
        <w:rPr>
          <w:rFonts w:ascii="Helvetica" w:hAnsi="Helvetica"/>
          <w:sz w:val="22"/>
          <w:szCs w:val="22"/>
        </w:rPr>
        <w:t>is</w:t>
      </w:r>
      <w:r w:rsidRPr="003805EE">
        <w:rPr>
          <w:rFonts w:ascii="Helvetica" w:hAnsi="Helvetica"/>
          <w:sz w:val="22"/>
          <w:szCs w:val="22"/>
        </w:rPr>
        <w:t xml:space="preserve"> at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MSY</m:t>
            </m:r>
          </m:sub>
        </m:sSub>
      </m:oMath>
      <w:r>
        <w:rPr>
          <w:rFonts w:ascii="Helvetica" w:hAnsi="Helvetica"/>
          <w:sz w:val="22"/>
          <w:szCs w:val="22"/>
        </w:rPr>
        <w:t xml:space="preserve"> (Fig 2b)</w:t>
      </w:r>
      <w:r w:rsidRPr="003805EE">
        <w:rPr>
          <w:rFonts w:ascii="Helvetica" w:hAnsi="Helvetica"/>
          <w:sz w:val="22"/>
          <w:szCs w:val="22"/>
        </w:rPr>
        <w:t xml:space="preserve">. </w:t>
      </w:r>
      <w:r>
        <w:rPr>
          <w:rFonts w:ascii="Helvetica" w:hAnsi="Helvetica"/>
          <w:sz w:val="22"/>
          <w:szCs w:val="22"/>
        </w:rPr>
        <w:t>H</w:t>
      </w:r>
      <w:r w:rsidRPr="003805EE">
        <w:rPr>
          <w:rFonts w:ascii="Helvetica" w:hAnsi="Helvetica"/>
          <w:sz w:val="22"/>
          <w:szCs w:val="22"/>
        </w:rPr>
        <w:t>igh</w:t>
      </w:r>
      <w:r>
        <w:rPr>
          <w:rFonts w:ascii="Helvetica" w:hAnsi="Helvetica"/>
          <w:sz w:val="22"/>
          <w:szCs w:val="22"/>
        </w:rPr>
        <w:t>-</w:t>
      </w:r>
      <w:r w:rsidRPr="003805EE">
        <w:rPr>
          <w:rFonts w:ascii="Helvetica" w:hAnsi="Helvetica"/>
          <w:sz w:val="22"/>
          <w:szCs w:val="22"/>
        </w:rPr>
        <w:t>precision monitoring allow</w:t>
      </w:r>
      <w:r w:rsidR="008F7D9C">
        <w:rPr>
          <w:rFonts w:ascii="Helvetica" w:hAnsi="Helvetica"/>
          <w:sz w:val="22"/>
          <w:szCs w:val="22"/>
        </w:rPr>
        <w:t xml:space="preserve">s </w:t>
      </w:r>
      <w:r w:rsidRPr="003805EE">
        <w:rPr>
          <w:rFonts w:ascii="Helvetica" w:hAnsi="Helvetica"/>
          <w:sz w:val="22"/>
          <w:szCs w:val="22"/>
        </w:rPr>
        <w:t xml:space="preserve">the </w:t>
      </w:r>
      <w:r w:rsidR="00DB6593">
        <w:rPr>
          <w:rFonts w:ascii="Helvetica" w:hAnsi="Helvetica"/>
          <w:sz w:val="22"/>
          <w:szCs w:val="22"/>
        </w:rPr>
        <w:t>population</w:t>
      </w:r>
      <w:r w:rsidR="00DB6593" w:rsidRPr="003805EE">
        <w:rPr>
          <w:rFonts w:ascii="Helvetica" w:hAnsi="Helvetica"/>
          <w:sz w:val="22"/>
          <w:szCs w:val="22"/>
        </w:rPr>
        <w:t xml:space="preserve"> </w:t>
      </w:r>
      <w:r w:rsidRPr="003805EE">
        <w:rPr>
          <w:rFonts w:ascii="Helvetica" w:hAnsi="Helvetica"/>
          <w:sz w:val="22"/>
          <w:szCs w:val="22"/>
        </w:rPr>
        <w:t xml:space="preserve">to be harvested close to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sidRPr="003805EE">
        <w:rPr>
          <w:rFonts w:ascii="Helvetica" w:hAnsi="Helvetica"/>
          <w:sz w:val="22"/>
          <w:szCs w:val="22"/>
        </w:rPr>
        <w:t xml:space="preserve">, which maximized population growth and yield. The benefits of high monitoring precision (i.e., CV = 0.1 relative to CV = 0.5) </w:t>
      </w:r>
      <w:r w:rsidR="008F7D9C">
        <w:rPr>
          <w:rFonts w:ascii="Helvetica" w:hAnsi="Helvetica"/>
          <w:sz w:val="22"/>
          <w:szCs w:val="22"/>
        </w:rPr>
        <w:t>is</w:t>
      </w:r>
      <w:r w:rsidRPr="003805EE">
        <w:rPr>
          <w:rFonts w:ascii="Helvetica" w:hAnsi="Helvetica"/>
          <w:sz w:val="22"/>
          <w:szCs w:val="22"/>
        </w:rPr>
        <w:t xml:space="preserve"> minimal when the maximum harvest rate </w:t>
      </w:r>
      <w:r w:rsidR="008F7D9C">
        <w:rPr>
          <w:rFonts w:ascii="Helvetica" w:hAnsi="Helvetica"/>
          <w:sz w:val="22"/>
          <w:szCs w:val="22"/>
        </w:rPr>
        <w:t>is</w:t>
      </w:r>
      <w:r w:rsidRPr="003805EE">
        <w:rPr>
          <w:rFonts w:ascii="Helvetica" w:hAnsi="Helvetica"/>
          <w:sz w:val="22"/>
          <w:szCs w:val="22"/>
        </w:rPr>
        <w:t xml:space="preserve"> low, but increase</w:t>
      </w:r>
      <w:r w:rsidR="008F7D9C">
        <w:rPr>
          <w:rFonts w:ascii="Helvetica" w:hAnsi="Helvetica"/>
          <w:sz w:val="22"/>
          <w:szCs w:val="22"/>
        </w:rPr>
        <w:t>s</w:t>
      </w:r>
      <w:r w:rsidRPr="003805EE">
        <w:rPr>
          <w:rFonts w:ascii="Helvetica" w:hAnsi="Helvetica"/>
          <w:sz w:val="22"/>
          <w:szCs w:val="22"/>
        </w:rPr>
        <w:t xml:space="preserve"> as harvest rate exceed</w:t>
      </w:r>
      <w:r w:rsidR="008F7D9C">
        <w:rPr>
          <w:rFonts w:ascii="Helvetica" w:hAnsi="Helvetica"/>
          <w:sz w:val="22"/>
          <w:szCs w:val="22"/>
        </w:rPr>
        <w:t>s</w:t>
      </w:r>
      <w:r w:rsidRPr="003805EE">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0.5H</m:t>
            </m:r>
          </m:e>
          <m:sub>
            <m:r>
              <w:rPr>
                <w:rFonts w:ascii="Cambria Math" w:hAnsi="Cambria Math"/>
                <w:sz w:val="22"/>
                <w:szCs w:val="22"/>
              </w:rPr>
              <m:t>MSY</m:t>
            </m:r>
          </m:sub>
        </m:sSub>
      </m:oMath>
      <w:r w:rsidRPr="003805EE">
        <w:rPr>
          <w:rFonts w:ascii="Helvetica" w:hAnsi="Helvetica"/>
          <w:sz w:val="22"/>
          <w:szCs w:val="22"/>
        </w:rPr>
        <w:t>. The benefits of high monitoring precision increase</w:t>
      </w:r>
      <w:r w:rsidR="008F7D9C">
        <w:rPr>
          <w:rFonts w:ascii="Helvetica" w:hAnsi="Helvetica"/>
          <w:sz w:val="22"/>
          <w:szCs w:val="22"/>
        </w:rPr>
        <w:t>s</w:t>
      </w:r>
      <w:r w:rsidRPr="003805EE">
        <w:rPr>
          <w:rFonts w:ascii="Helvetica" w:hAnsi="Helvetica"/>
          <w:sz w:val="22"/>
          <w:szCs w:val="22"/>
        </w:rPr>
        <w:t xml:space="preserve"> from </w:t>
      </w:r>
      <m:oMath>
        <m:sSub>
          <m:sSubPr>
            <m:ctrlPr>
              <w:rPr>
                <w:rFonts w:ascii="Cambria Math" w:hAnsi="Cambria Math"/>
                <w:i/>
                <w:sz w:val="22"/>
                <w:szCs w:val="22"/>
              </w:rPr>
            </m:ctrlPr>
          </m:sSubPr>
          <m:e>
            <m:r>
              <w:rPr>
                <w:rFonts w:ascii="Cambria Math" w:hAnsi="Cambria Math"/>
                <w:sz w:val="22"/>
                <w:szCs w:val="22"/>
              </w:rPr>
              <m:t>0.5H</m:t>
            </m:r>
          </m:e>
          <m:sub>
            <m:r>
              <w:rPr>
                <w:rFonts w:ascii="Cambria Math" w:hAnsi="Cambria Math"/>
                <w:sz w:val="22"/>
                <w:szCs w:val="22"/>
              </w:rPr>
              <m:t>MSY</m:t>
            </m:r>
          </m:sub>
        </m:sSub>
      </m:oMath>
      <w:r w:rsidRPr="003805EE">
        <w:rPr>
          <w:rFonts w:ascii="Helvetica" w:hAnsi="Helvetica"/>
          <w:sz w:val="22"/>
          <w:szCs w:val="22"/>
        </w:rPr>
        <w:t xml:space="preserve"> to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MSY</m:t>
            </m:r>
          </m:sub>
        </m:sSub>
      </m:oMath>
      <w:r w:rsidRPr="003805EE">
        <w:rPr>
          <w:rFonts w:ascii="Helvetica" w:hAnsi="Helvetica"/>
          <w:sz w:val="22"/>
          <w:szCs w:val="22"/>
        </w:rPr>
        <w:t xml:space="preserve"> and stabilize</w:t>
      </w:r>
      <w:r w:rsidR="008F7D9C">
        <w:rPr>
          <w:rFonts w:ascii="Helvetica" w:hAnsi="Helvetica"/>
          <w:sz w:val="22"/>
          <w:szCs w:val="22"/>
        </w:rPr>
        <w:t xml:space="preserve">s </w:t>
      </w:r>
      <w:r w:rsidRPr="003805EE">
        <w:rPr>
          <w:rFonts w:ascii="Helvetica" w:hAnsi="Helvetica"/>
          <w:sz w:val="22"/>
          <w:szCs w:val="22"/>
        </w:rPr>
        <w:t>but remain</w:t>
      </w:r>
      <w:r w:rsidR="008F7D9C">
        <w:rPr>
          <w:rFonts w:ascii="Helvetica" w:hAnsi="Helvetica"/>
          <w:sz w:val="22"/>
          <w:szCs w:val="22"/>
        </w:rPr>
        <w:t>s</w:t>
      </w:r>
      <w:r w:rsidRPr="003805EE">
        <w:rPr>
          <w:rFonts w:ascii="Helvetica" w:hAnsi="Helvetica"/>
          <w:sz w:val="22"/>
          <w:szCs w:val="22"/>
        </w:rPr>
        <w:t xml:space="preserve"> highly beneficial for values greater than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MSY</m:t>
            </m:r>
          </m:sub>
        </m:sSub>
      </m:oMath>
      <w:r>
        <w:rPr>
          <w:rFonts w:ascii="Helvetica" w:hAnsi="Helvetica"/>
          <w:sz w:val="22"/>
          <w:szCs w:val="22"/>
        </w:rPr>
        <w:t>.</w:t>
      </w:r>
      <w:r w:rsidR="00432C98">
        <w:rPr>
          <w:rFonts w:ascii="Helvetica" w:hAnsi="Helvetica"/>
          <w:sz w:val="22"/>
          <w:szCs w:val="22"/>
        </w:rPr>
        <w:t xml:space="preserve"> These effects of monitoring and harvest rates generally hold for systems where the critical threshold happens at higher biomass (e.g., </w:t>
      </w:r>
      <w:r w:rsidR="00432C98">
        <w:rPr>
          <w:rFonts w:ascii="Helvetica" w:hAnsi="Helvetica"/>
          <w:i/>
          <w:iCs/>
          <w:sz w:val="22"/>
          <w:szCs w:val="22"/>
        </w:rPr>
        <w:t xml:space="preserve">A </w:t>
      </w:r>
      <w:r w:rsidR="00432C98">
        <w:rPr>
          <w:rFonts w:ascii="Helvetica" w:hAnsi="Helvetica"/>
          <w:sz w:val="22"/>
          <w:szCs w:val="22"/>
        </w:rPr>
        <w:t xml:space="preserve">= 20 or </w:t>
      </w:r>
      <w:r w:rsidR="00432C98" w:rsidRPr="00432C98">
        <w:rPr>
          <w:rFonts w:ascii="Helvetica" w:hAnsi="Helvetica"/>
          <w:i/>
          <w:iCs/>
          <w:sz w:val="22"/>
          <w:szCs w:val="22"/>
        </w:rPr>
        <w:t>A</w:t>
      </w:r>
      <w:r w:rsidR="00432C98">
        <w:rPr>
          <w:rFonts w:ascii="Helvetica" w:hAnsi="Helvetica"/>
          <w:sz w:val="22"/>
          <w:szCs w:val="22"/>
        </w:rPr>
        <w:t xml:space="preserve"> = 30), but the consequences of low precision monitoring and higher harvest rates tend to increase as depensation intensifies and the critical biological threshold approaches the biomass where yield is maximized (ESM 3, Fig S3). </w:t>
      </w:r>
    </w:p>
    <w:p w14:paraId="5C066073" w14:textId="77777777" w:rsidR="000B362E" w:rsidRPr="003805EE" w:rsidRDefault="000B362E" w:rsidP="006551EE">
      <w:pPr>
        <w:rPr>
          <w:rFonts w:ascii="Helvetica" w:hAnsi="Helvetica"/>
          <w:b/>
          <w:sz w:val="22"/>
          <w:szCs w:val="22"/>
        </w:rPr>
      </w:pPr>
    </w:p>
    <w:p w14:paraId="42289513" w14:textId="38407106" w:rsidR="00726D79" w:rsidRPr="003805EE" w:rsidRDefault="00D40542" w:rsidP="006551EE">
      <w:pPr>
        <w:rPr>
          <w:rFonts w:ascii="Helvetica" w:hAnsi="Helvetica"/>
          <w:i/>
          <w:sz w:val="22"/>
          <w:szCs w:val="22"/>
        </w:rPr>
      </w:pPr>
      <w:r w:rsidRPr="003805EE">
        <w:rPr>
          <w:rFonts w:ascii="Helvetica" w:hAnsi="Helvetica"/>
          <w:i/>
          <w:sz w:val="22"/>
          <w:szCs w:val="22"/>
        </w:rPr>
        <w:t xml:space="preserve">Does the value of monitoring increase with </w:t>
      </w:r>
      <w:r w:rsidR="00541F1F">
        <w:rPr>
          <w:rFonts w:ascii="Helvetica" w:hAnsi="Helvetica"/>
          <w:i/>
          <w:sz w:val="22"/>
          <w:szCs w:val="22"/>
        </w:rPr>
        <w:t xml:space="preserve">higher </w:t>
      </w:r>
      <w:r w:rsidRPr="003805EE">
        <w:rPr>
          <w:rFonts w:ascii="Helvetica" w:hAnsi="Helvetica"/>
          <w:i/>
          <w:sz w:val="22"/>
          <w:szCs w:val="22"/>
        </w:rPr>
        <w:t>proximity to</w:t>
      </w:r>
      <w:r w:rsidR="00963D6B" w:rsidRPr="003805EE">
        <w:rPr>
          <w:rFonts w:ascii="Helvetica" w:hAnsi="Helvetica"/>
          <w:i/>
          <w:sz w:val="22"/>
          <w:szCs w:val="22"/>
        </w:rPr>
        <w:t xml:space="preserve"> a</w:t>
      </w:r>
      <w:r w:rsidRPr="003805EE">
        <w:rPr>
          <w:rFonts w:ascii="Helvetica" w:hAnsi="Helvetica"/>
          <w:i/>
          <w:sz w:val="22"/>
          <w:szCs w:val="22"/>
        </w:rPr>
        <w:t xml:space="preserve"> </w:t>
      </w:r>
      <w:r w:rsidR="00852B13">
        <w:rPr>
          <w:rFonts w:ascii="Helvetica" w:hAnsi="Helvetica"/>
          <w:i/>
          <w:sz w:val="22"/>
          <w:szCs w:val="22"/>
        </w:rPr>
        <w:t>critical threshold</w:t>
      </w:r>
      <w:r w:rsidR="00726D79" w:rsidRPr="003805EE">
        <w:rPr>
          <w:rFonts w:ascii="Helvetica" w:hAnsi="Helvetica"/>
          <w:i/>
          <w:sz w:val="22"/>
          <w:szCs w:val="22"/>
        </w:rPr>
        <w:t>?</w:t>
      </w:r>
      <w:r w:rsidR="00D67085">
        <w:rPr>
          <w:rFonts w:ascii="Helvetica" w:hAnsi="Helvetica"/>
          <w:i/>
          <w:sz w:val="22"/>
          <w:szCs w:val="22"/>
        </w:rPr>
        <w:t xml:space="preserve"> If not, why?</w:t>
      </w:r>
    </w:p>
    <w:p w14:paraId="57D369EF" w14:textId="3DC04A09" w:rsidR="00BF53CA" w:rsidRPr="003805EE" w:rsidRDefault="006B7FDF" w:rsidP="006551EE">
      <w:pPr>
        <w:ind w:firstLine="720"/>
        <w:rPr>
          <w:rFonts w:ascii="Helvetica" w:hAnsi="Helvetica"/>
          <w:sz w:val="22"/>
          <w:szCs w:val="22"/>
        </w:rPr>
      </w:pPr>
      <w:r w:rsidRPr="003805EE">
        <w:rPr>
          <w:rFonts w:ascii="Helvetica" w:hAnsi="Helvetica"/>
          <w:sz w:val="22"/>
          <w:szCs w:val="22"/>
        </w:rPr>
        <w:t xml:space="preserve">Our results suggest </w:t>
      </w:r>
      <w:r w:rsidR="00E53A8D">
        <w:rPr>
          <w:rFonts w:ascii="Helvetica" w:hAnsi="Helvetica"/>
          <w:sz w:val="22"/>
          <w:szCs w:val="22"/>
        </w:rPr>
        <w:t xml:space="preserve">higher </w:t>
      </w:r>
      <w:r w:rsidR="0055202A">
        <w:rPr>
          <w:rFonts w:ascii="Helvetica" w:hAnsi="Helvetica"/>
          <w:sz w:val="22"/>
          <w:szCs w:val="22"/>
        </w:rPr>
        <w:t xml:space="preserve">monitoring </w:t>
      </w:r>
      <w:r w:rsidR="00E53A8D">
        <w:rPr>
          <w:rFonts w:ascii="Helvetica" w:hAnsi="Helvetica"/>
          <w:sz w:val="22"/>
          <w:szCs w:val="22"/>
        </w:rPr>
        <w:t>precision always leads to higher economic value</w:t>
      </w:r>
      <w:r w:rsidR="00B066A7">
        <w:rPr>
          <w:rFonts w:ascii="Helvetica" w:hAnsi="Helvetica"/>
          <w:sz w:val="22"/>
          <w:szCs w:val="22"/>
        </w:rPr>
        <w:t xml:space="preserve"> </w:t>
      </w:r>
      <w:r w:rsidR="00AA4820">
        <w:rPr>
          <w:rFonts w:ascii="Helvetica" w:hAnsi="Helvetica"/>
          <w:sz w:val="22"/>
          <w:szCs w:val="22"/>
        </w:rPr>
        <w:t xml:space="preserve">than low precision monitoring </w:t>
      </w:r>
      <w:r w:rsidR="00B066A7">
        <w:rPr>
          <w:rFonts w:ascii="Helvetica" w:hAnsi="Helvetica"/>
          <w:sz w:val="22"/>
          <w:szCs w:val="22"/>
        </w:rPr>
        <w:t xml:space="preserve">(Fig. </w:t>
      </w:r>
      <w:r w:rsidR="00E56DF6">
        <w:rPr>
          <w:rFonts w:ascii="Helvetica" w:hAnsi="Helvetica"/>
          <w:sz w:val="22"/>
          <w:szCs w:val="22"/>
        </w:rPr>
        <w:t>3</w:t>
      </w:r>
      <w:r w:rsidR="00B066A7">
        <w:rPr>
          <w:rFonts w:ascii="Helvetica" w:hAnsi="Helvetica"/>
          <w:sz w:val="22"/>
          <w:szCs w:val="22"/>
        </w:rPr>
        <w:t>)</w:t>
      </w:r>
      <w:r w:rsidR="00E53A8D">
        <w:rPr>
          <w:rFonts w:ascii="Helvetica" w:hAnsi="Helvetica"/>
          <w:sz w:val="22"/>
          <w:szCs w:val="22"/>
        </w:rPr>
        <w:t xml:space="preserve">. However, the return on </w:t>
      </w:r>
      <w:r w:rsidR="00D751B7">
        <w:rPr>
          <w:rFonts w:ascii="Helvetica" w:hAnsi="Helvetica"/>
          <w:sz w:val="22"/>
          <w:szCs w:val="22"/>
        </w:rPr>
        <w:t xml:space="preserve">monitoring investment for the most </w:t>
      </w:r>
      <w:r w:rsidR="00E53A8D">
        <w:rPr>
          <w:rFonts w:ascii="Helvetica" w:hAnsi="Helvetica"/>
          <w:sz w:val="22"/>
          <w:szCs w:val="22"/>
        </w:rPr>
        <w:t xml:space="preserve">precise monitoring </w:t>
      </w:r>
      <w:r w:rsidR="00D751B7">
        <w:rPr>
          <w:rFonts w:ascii="Helvetica" w:hAnsi="Helvetica"/>
          <w:sz w:val="22"/>
          <w:szCs w:val="22"/>
        </w:rPr>
        <w:t>(CV = 0.1)</w:t>
      </w:r>
      <w:r w:rsidR="00E53A8D">
        <w:rPr>
          <w:rFonts w:ascii="Helvetica" w:hAnsi="Helvetica"/>
          <w:sz w:val="22"/>
          <w:szCs w:val="22"/>
        </w:rPr>
        <w:t xml:space="preserve"> is low when harvest rates are very low, because low harvest rates are </w:t>
      </w:r>
      <w:r w:rsidR="00B066A7">
        <w:rPr>
          <w:rFonts w:ascii="Helvetica" w:hAnsi="Helvetica"/>
          <w:sz w:val="22"/>
          <w:szCs w:val="22"/>
        </w:rPr>
        <w:t>typically associated with very high biomass</w:t>
      </w:r>
      <w:r w:rsidR="009E4EDD">
        <w:rPr>
          <w:rFonts w:ascii="Helvetica" w:hAnsi="Helvetica"/>
          <w:sz w:val="22"/>
          <w:szCs w:val="22"/>
        </w:rPr>
        <w:t xml:space="preserve"> and consequently have low risk of collapse</w:t>
      </w:r>
      <w:r w:rsidR="00E56DF6">
        <w:rPr>
          <w:rFonts w:ascii="Helvetica" w:hAnsi="Helvetica"/>
          <w:sz w:val="22"/>
          <w:szCs w:val="22"/>
        </w:rPr>
        <w:t>.</w:t>
      </w:r>
      <w:r w:rsidR="00B066A7">
        <w:rPr>
          <w:rFonts w:ascii="Helvetica" w:hAnsi="Helvetica"/>
          <w:sz w:val="22"/>
          <w:szCs w:val="22"/>
        </w:rPr>
        <w:t xml:space="preserve"> </w:t>
      </w:r>
      <w:r w:rsidR="00E56DF6">
        <w:rPr>
          <w:rFonts w:ascii="Helvetica" w:hAnsi="Helvetica"/>
          <w:sz w:val="22"/>
          <w:szCs w:val="22"/>
        </w:rPr>
        <w:t>E</w:t>
      </w:r>
      <w:r w:rsidR="00B066A7">
        <w:rPr>
          <w:rFonts w:ascii="Helvetica" w:hAnsi="Helvetica"/>
          <w:sz w:val="22"/>
          <w:szCs w:val="22"/>
        </w:rPr>
        <w:t xml:space="preserve">ven when monitoring is imprecise, </w:t>
      </w:r>
      <w:r w:rsidR="00E56DF6">
        <w:rPr>
          <w:rFonts w:ascii="Helvetica" w:hAnsi="Helvetica"/>
          <w:sz w:val="22"/>
          <w:szCs w:val="22"/>
        </w:rPr>
        <w:t xml:space="preserve">very </w:t>
      </w:r>
      <w:r w:rsidR="00B066A7">
        <w:rPr>
          <w:rFonts w:ascii="Helvetica" w:hAnsi="Helvetica"/>
          <w:sz w:val="22"/>
          <w:szCs w:val="22"/>
        </w:rPr>
        <w:t xml:space="preserve">conservative harvest rates </w:t>
      </w:r>
      <w:r w:rsidR="00E56DF6">
        <w:rPr>
          <w:rFonts w:ascii="Helvetica" w:hAnsi="Helvetica"/>
          <w:sz w:val="22"/>
          <w:szCs w:val="22"/>
        </w:rPr>
        <w:t xml:space="preserve">still </w:t>
      </w:r>
      <w:r w:rsidR="00B066A7">
        <w:rPr>
          <w:rFonts w:ascii="Helvetica" w:hAnsi="Helvetica"/>
          <w:sz w:val="22"/>
          <w:szCs w:val="22"/>
        </w:rPr>
        <w:t xml:space="preserve">lead to very </w:t>
      </w:r>
      <w:r w:rsidR="00B066A7">
        <w:rPr>
          <w:rFonts w:ascii="Helvetica" w:hAnsi="Helvetica"/>
          <w:sz w:val="22"/>
          <w:szCs w:val="22"/>
        </w:rPr>
        <w:lastRenderedPageBreak/>
        <w:t>high relative resource biomass through time. The value of precise monitoring</w:t>
      </w:r>
      <w:r w:rsidR="00E56DF6">
        <w:rPr>
          <w:rFonts w:ascii="Helvetica" w:hAnsi="Helvetica"/>
          <w:sz w:val="22"/>
          <w:szCs w:val="22"/>
        </w:rPr>
        <w:t xml:space="preserve"> increases substantially </w:t>
      </w:r>
      <w:r w:rsidR="001818F9">
        <w:rPr>
          <w:rFonts w:ascii="Helvetica" w:hAnsi="Helvetica"/>
          <w:sz w:val="22"/>
          <w:szCs w:val="22"/>
        </w:rPr>
        <w:t xml:space="preserve">as </w:t>
      </w:r>
      <w:r w:rsidR="003A4121">
        <w:rPr>
          <w:rFonts w:ascii="Helvetica" w:hAnsi="Helvetica"/>
          <w:sz w:val="22"/>
          <w:szCs w:val="22"/>
        </w:rPr>
        <w:t xml:space="preserve">the </w:t>
      </w:r>
      <w:r w:rsidR="00DB6593">
        <w:rPr>
          <w:rFonts w:ascii="Helvetica" w:hAnsi="Helvetica"/>
          <w:sz w:val="22"/>
          <w:szCs w:val="22"/>
        </w:rPr>
        <w:t xml:space="preserve">population </w:t>
      </w:r>
      <w:r w:rsidR="003A4121">
        <w:rPr>
          <w:rFonts w:ascii="Helvetica" w:hAnsi="Helvetica"/>
          <w:sz w:val="22"/>
          <w:szCs w:val="22"/>
        </w:rPr>
        <w:t>spends increasing amount of time at low biomass and at higher risk of collapse</w:t>
      </w:r>
      <w:r w:rsidR="00E56DF6">
        <w:rPr>
          <w:rFonts w:ascii="Helvetica" w:hAnsi="Helvetica"/>
          <w:sz w:val="22"/>
          <w:szCs w:val="22"/>
        </w:rPr>
        <w:t xml:space="preserve">. </w:t>
      </w:r>
      <w:r w:rsidR="001818F9">
        <w:rPr>
          <w:rFonts w:ascii="Helvetica" w:hAnsi="Helvetica"/>
          <w:sz w:val="22"/>
          <w:szCs w:val="22"/>
        </w:rPr>
        <w:t xml:space="preserve">However, the </w:t>
      </w:r>
      <w:r w:rsidR="00310006">
        <w:rPr>
          <w:rFonts w:ascii="Helvetica" w:hAnsi="Helvetica"/>
          <w:sz w:val="22"/>
          <w:szCs w:val="22"/>
        </w:rPr>
        <w:t xml:space="preserve">relative </w:t>
      </w:r>
      <w:r w:rsidR="001818F9">
        <w:rPr>
          <w:rFonts w:ascii="Helvetica" w:hAnsi="Helvetica"/>
          <w:sz w:val="22"/>
          <w:szCs w:val="22"/>
        </w:rPr>
        <w:t xml:space="preserve">benefits of heavy monitoring decline </w:t>
      </w:r>
      <w:r w:rsidR="00310006">
        <w:rPr>
          <w:rFonts w:ascii="Helvetica" w:hAnsi="Helvetica"/>
          <w:sz w:val="22"/>
          <w:szCs w:val="22"/>
        </w:rPr>
        <w:t xml:space="preserve">somewhat </w:t>
      </w:r>
      <w:r w:rsidR="001818F9">
        <w:rPr>
          <w:rFonts w:ascii="Helvetica" w:hAnsi="Helvetica"/>
          <w:sz w:val="22"/>
          <w:szCs w:val="22"/>
        </w:rPr>
        <w:t xml:space="preserve">as populations spend </w:t>
      </w:r>
      <w:r w:rsidR="001818F9" w:rsidRPr="00295490">
        <w:rPr>
          <w:rFonts w:ascii="Helvetica" w:hAnsi="Helvetica"/>
          <w:sz w:val="22"/>
          <w:szCs w:val="22"/>
        </w:rPr>
        <w:t xml:space="preserve">increasingly high amounts of time </w:t>
      </w:r>
      <w:r w:rsidR="003A4121" w:rsidRPr="00295490">
        <w:rPr>
          <w:rFonts w:ascii="Helvetica" w:hAnsi="Helvetica"/>
          <w:sz w:val="22"/>
          <w:szCs w:val="22"/>
        </w:rPr>
        <w:t>overharvested</w:t>
      </w:r>
      <w:r w:rsidR="00310006" w:rsidRPr="00295490">
        <w:rPr>
          <w:rFonts w:ascii="Helvetica" w:hAnsi="Helvetica"/>
          <w:sz w:val="22"/>
          <w:szCs w:val="22"/>
        </w:rPr>
        <w:t xml:space="preserve"> at very high harvest rates </w:t>
      </w:r>
      <m:oMath>
        <m:sSub>
          <m:sSubPr>
            <m:ctrlPr>
              <w:rPr>
                <w:rFonts w:ascii="Cambria Math" w:hAnsi="Cambria Math"/>
                <w:i/>
                <w:sz w:val="22"/>
                <w:szCs w:val="22"/>
              </w:rPr>
            </m:ctrlPr>
          </m:sSubPr>
          <m:e>
            <m:r>
              <w:rPr>
                <w:rFonts w:ascii="Cambria Math" w:hAnsi="Cambria Math"/>
                <w:sz w:val="22"/>
                <w:szCs w:val="22"/>
              </w:rPr>
              <m:t>&gt;1.0H</m:t>
            </m:r>
          </m:e>
          <m:sub>
            <m:r>
              <w:rPr>
                <w:rFonts w:ascii="Cambria Math" w:hAnsi="Cambria Math"/>
                <w:sz w:val="22"/>
                <w:szCs w:val="22"/>
              </w:rPr>
              <m:t>MSY</m:t>
            </m:r>
          </m:sub>
        </m:sSub>
      </m:oMath>
      <w:r w:rsidR="00295490" w:rsidRPr="00295490">
        <w:rPr>
          <w:rFonts w:ascii="Helvetica" w:hAnsi="Helvetica"/>
          <w:sz w:val="22"/>
          <w:szCs w:val="22"/>
        </w:rPr>
        <w:t>.</w:t>
      </w:r>
      <w:r w:rsidR="003A4121" w:rsidRPr="00295490">
        <w:rPr>
          <w:rFonts w:ascii="Helvetica" w:hAnsi="Helvetica"/>
          <w:sz w:val="22"/>
          <w:szCs w:val="22"/>
        </w:rPr>
        <w:t xml:space="preserve"> Thus</w:t>
      </w:r>
      <w:r w:rsidR="00310006" w:rsidRPr="00295490">
        <w:rPr>
          <w:rFonts w:ascii="Helvetica" w:hAnsi="Helvetica"/>
          <w:sz w:val="22"/>
          <w:szCs w:val="22"/>
        </w:rPr>
        <w:t>,</w:t>
      </w:r>
      <w:r w:rsidR="00A15F36" w:rsidRPr="00295490">
        <w:rPr>
          <w:rFonts w:ascii="Helvetica" w:hAnsi="Helvetica"/>
          <w:sz w:val="22"/>
          <w:szCs w:val="22"/>
        </w:rPr>
        <w:t xml:space="preserve"> heavy harvest rates increase </w:t>
      </w:r>
      <w:r w:rsidR="003A0CE7" w:rsidRPr="00295490">
        <w:rPr>
          <w:rFonts w:ascii="Helvetica" w:hAnsi="Helvetica"/>
          <w:sz w:val="22"/>
          <w:szCs w:val="22"/>
        </w:rPr>
        <w:t>the risk of collapse</w:t>
      </w:r>
      <w:r w:rsidR="00310006">
        <w:rPr>
          <w:rFonts w:ascii="Helvetica" w:hAnsi="Helvetica"/>
          <w:sz w:val="22"/>
          <w:szCs w:val="22"/>
        </w:rPr>
        <w:t xml:space="preserve">, but </w:t>
      </w:r>
      <w:r w:rsidR="00A15F36" w:rsidRPr="003805EE">
        <w:rPr>
          <w:rFonts w:ascii="Helvetica" w:hAnsi="Helvetica"/>
          <w:sz w:val="22"/>
          <w:szCs w:val="22"/>
        </w:rPr>
        <w:t xml:space="preserve">can </w:t>
      </w:r>
      <w:r w:rsidR="003A0CE7">
        <w:rPr>
          <w:rFonts w:ascii="Helvetica" w:hAnsi="Helvetica"/>
          <w:sz w:val="22"/>
          <w:szCs w:val="22"/>
        </w:rPr>
        <w:t>be</w:t>
      </w:r>
      <w:r w:rsidR="003A0CE7" w:rsidRPr="003805EE">
        <w:rPr>
          <w:rFonts w:ascii="Helvetica" w:hAnsi="Helvetica"/>
          <w:sz w:val="22"/>
          <w:szCs w:val="22"/>
        </w:rPr>
        <w:t xml:space="preserve"> </w:t>
      </w:r>
      <w:r w:rsidR="00A15F36" w:rsidRPr="003805EE">
        <w:rPr>
          <w:rFonts w:ascii="Helvetica" w:hAnsi="Helvetica"/>
          <w:sz w:val="22"/>
          <w:szCs w:val="22"/>
        </w:rPr>
        <w:t xml:space="preserve">profitable if the </w:t>
      </w:r>
      <w:r w:rsidR="007B5243">
        <w:rPr>
          <w:rFonts w:ascii="Helvetica" w:hAnsi="Helvetica"/>
          <w:sz w:val="22"/>
          <w:szCs w:val="22"/>
        </w:rPr>
        <w:t>population</w:t>
      </w:r>
      <w:r w:rsidR="007B5243" w:rsidRPr="003805EE">
        <w:rPr>
          <w:rFonts w:ascii="Helvetica" w:hAnsi="Helvetica"/>
          <w:sz w:val="22"/>
          <w:szCs w:val="22"/>
        </w:rPr>
        <w:t xml:space="preserve"> </w:t>
      </w:r>
      <w:r w:rsidR="00A15F36" w:rsidRPr="003805EE">
        <w:rPr>
          <w:rFonts w:ascii="Helvetica" w:hAnsi="Helvetica"/>
          <w:sz w:val="22"/>
          <w:szCs w:val="22"/>
        </w:rPr>
        <w:t xml:space="preserve">is </w:t>
      </w:r>
      <w:r w:rsidR="003A0CE7" w:rsidRPr="003805EE">
        <w:rPr>
          <w:rFonts w:ascii="Helvetica" w:hAnsi="Helvetica"/>
          <w:sz w:val="22"/>
          <w:szCs w:val="22"/>
        </w:rPr>
        <w:t xml:space="preserve">carefully </w:t>
      </w:r>
      <w:r w:rsidR="00A15F36" w:rsidRPr="003805EE">
        <w:rPr>
          <w:rFonts w:ascii="Helvetica" w:hAnsi="Helvetica"/>
          <w:sz w:val="22"/>
          <w:szCs w:val="22"/>
        </w:rPr>
        <w:t>monitored.</w:t>
      </w:r>
      <w:r w:rsidR="00310006">
        <w:rPr>
          <w:rFonts w:ascii="Helvetica" w:hAnsi="Helvetica"/>
          <w:sz w:val="22"/>
          <w:szCs w:val="22"/>
        </w:rPr>
        <w:t xml:space="preserve"> </w:t>
      </w:r>
    </w:p>
    <w:p w14:paraId="013DC04B" w14:textId="77777777" w:rsidR="00402051" w:rsidRDefault="00402051" w:rsidP="006551EE">
      <w:pPr>
        <w:rPr>
          <w:rFonts w:ascii="Helvetica" w:hAnsi="Helvetica"/>
          <w:i/>
          <w:iCs/>
          <w:sz w:val="22"/>
          <w:szCs w:val="22"/>
        </w:rPr>
      </w:pPr>
    </w:p>
    <w:p w14:paraId="3F8C96F1" w14:textId="28DE7712" w:rsidR="00506BD9" w:rsidRDefault="00506BD9" w:rsidP="006551EE">
      <w:pPr>
        <w:rPr>
          <w:rFonts w:ascii="Helvetica" w:hAnsi="Helvetica"/>
          <w:i/>
          <w:iCs/>
          <w:sz w:val="22"/>
          <w:szCs w:val="22"/>
        </w:rPr>
      </w:pPr>
      <w:r w:rsidRPr="00BE1C34">
        <w:rPr>
          <w:rFonts w:ascii="Helvetica" w:hAnsi="Helvetica"/>
          <w:i/>
          <w:iCs/>
          <w:sz w:val="22"/>
          <w:szCs w:val="22"/>
        </w:rPr>
        <w:t xml:space="preserve">Can monitoring promote </w:t>
      </w:r>
      <w:r>
        <w:rPr>
          <w:rFonts w:ascii="Helvetica" w:hAnsi="Helvetica"/>
          <w:i/>
          <w:iCs/>
          <w:sz w:val="22"/>
          <w:szCs w:val="22"/>
        </w:rPr>
        <w:t xml:space="preserve">resilience of harvested </w:t>
      </w:r>
      <w:r w:rsidRPr="00BE1C34">
        <w:rPr>
          <w:rFonts w:ascii="Helvetica" w:hAnsi="Helvetica"/>
          <w:i/>
          <w:iCs/>
          <w:sz w:val="22"/>
          <w:szCs w:val="22"/>
        </w:rPr>
        <w:t>populations</w:t>
      </w:r>
      <w:r>
        <w:rPr>
          <w:rFonts w:ascii="Helvetica" w:hAnsi="Helvetica"/>
          <w:i/>
          <w:iCs/>
          <w:sz w:val="22"/>
          <w:szCs w:val="22"/>
        </w:rPr>
        <w:t>?</w:t>
      </w:r>
    </w:p>
    <w:p w14:paraId="51151351" w14:textId="73590A82" w:rsidR="00402051" w:rsidRDefault="00402051" w:rsidP="006551EE">
      <w:pPr>
        <w:ind w:firstLine="720"/>
        <w:rPr>
          <w:rFonts w:ascii="Helvetica" w:hAnsi="Helvetica"/>
          <w:sz w:val="22"/>
          <w:szCs w:val="22"/>
        </w:rPr>
      </w:pPr>
      <w:r>
        <w:rPr>
          <w:rFonts w:ascii="Helvetica" w:hAnsi="Helvetica"/>
          <w:sz w:val="22"/>
          <w:szCs w:val="22"/>
        </w:rPr>
        <w:t xml:space="preserve">Populations that are poorly monitored </w:t>
      </w:r>
      <w:r w:rsidR="0091784A">
        <w:rPr>
          <w:rFonts w:ascii="Helvetica" w:hAnsi="Helvetica"/>
          <w:sz w:val="22"/>
          <w:szCs w:val="22"/>
        </w:rPr>
        <w:t xml:space="preserve">and heavily harvested </w:t>
      </w:r>
      <w:r>
        <w:rPr>
          <w:rFonts w:ascii="Helvetica" w:hAnsi="Helvetica"/>
          <w:sz w:val="22"/>
          <w:szCs w:val="22"/>
        </w:rPr>
        <w:t>tend to regularly dip into the danger zone</w:t>
      </w:r>
      <w:r w:rsidR="00293DAD">
        <w:rPr>
          <w:rFonts w:ascii="Helvetica" w:hAnsi="Helvetica"/>
          <w:sz w:val="22"/>
          <w:szCs w:val="22"/>
        </w:rPr>
        <w:t xml:space="preserve"> (Fig. 1)</w:t>
      </w:r>
      <w:r>
        <w:rPr>
          <w:rFonts w:ascii="Helvetica" w:hAnsi="Helvetica"/>
          <w:sz w:val="22"/>
          <w:szCs w:val="22"/>
        </w:rPr>
        <w:t>. This effect of poor monitoring</w:t>
      </w:r>
      <w:r w:rsidR="0091784A">
        <w:rPr>
          <w:rFonts w:ascii="Helvetica" w:hAnsi="Helvetica"/>
          <w:sz w:val="22"/>
          <w:szCs w:val="22"/>
        </w:rPr>
        <w:t xml:space="preserve"> precision</w:t>
      </w:r>
      <w:r>
        <w:rPr>
          <w:rFonts w:ascii="Helvetica" w:hAnsi="Helvetica"/>
          <w:sz w:val="22"/>
          <w:szCs w:val="22"/>
        </w:rPr>
        <w:t xml:space="preserve"> is exacerbated by heavy </w:t>
      </w:r>
      <w:r w:rsidR="0091784A">
        <w:rPr>
          <w:rFonts w:ascii="Helvetica" w:hAnsi="Helvetica"/>
          <w:sz w:val="22"/>
          <w:szCs w:val="22"/>
        </w:rPr>
        <w:t xml:space="preserve">harvest </w:t>
      </w:r>
      <w:r>
        <w:rPr>
          <w:rFonts w:ascii="Helvetica" w:hAnsi="Helvetica"/>
          <w:sz w:val="22"/>
          <w:szCs w:val="22"/>
        </w:rPr>
        <w:t xml:space="preserve">pressure, which can lead to rapid dips in population biomass in short periods of time when populations are incorrectly estimated as </w:t>
      </w:r>
      <w:r w:rsidR="002074CC">
        <w:rPr>
          <w:rFonts w:ascii="Helvetica" w:hAnsi="Helvetica"/>
          <w:sz w:val="22"/>
          <w:szCs w:val="22"/>
        </w:rPr>
        <w:t xml:space="preserve">abundant </w:t>
      </w:r>
      <w:r w:rsidR="0091784A">
        <w:rPr>
          <w:rFonts w:ascii="Helvetica" w:hAnsi="Helvetica"/>
          <w:sz w:val="22"/>
          <w:szCs w:val="22"/>
        </w:rPr>
        <w:t>and subsequently overharvested</w:t>
      </w:r>
      <w:r>
        <w:rPr>
          <w:rFonts w:ascii="Helvetica" w:hAnsi="Helvetica"/>
          <w:sz w:val="22"/>
          <w:szCs w:val="22"/>
        </w:rPr>
        <w:t xml:space="preserve">. </w:t>
      </w:r>
      <w:r w:rsidR="00E56DF6">
        <w:rPr>
          <w:rFonts w:ascii="Helvetica" w:hAnsi="Helvetica"/>
          <w:sz w:val="22"/>
          <w:szCs w:val="22"/>
        </w:rPr>
        <w:t>However</w:t>
      </w:r>
      <w:r>
        <w:rPr>
          <w:rFonts w:ascii="Helvetica" w:hAnsi="Helvetica"/>
          <w:sz w:val="22"/>
          <w:szCs w:val="22"/>
        </w:rPr>
        <w:t xml:space="preserve">, </w:t>
      </w:r>
      <w:r w:rsidR="00A0535A">
        <w:rPr>
          <w:rFonts w:ascii="Helvetica" w:hAnsi="Helvetica"/>
          <w:sz w:val="22"/>
          <w:szCs w:val="22"/>
        </w:rPr>
        <w:t>high precision</w:t>
      </w:r>
      <w:r>
        <w:rPr>
          <w:rFonts w:ascii="Helvetica" w:hAnsi="Helvetica"/>
          <w:sz w:val="22"/>
          <w:szCs w:val="22"/>
        </w:rPr>
        <w:t xml:space="preserve"> monitoring and modest </w:t>
      </w:r>
      <w:r w:rsidR="00A0535A">
        <w:rPr>
          <w:rFonts w:ascii="Helvetica" w:hAnsi="Helvetica"/>
          <w:sz w:val="22"/>
          <w:szCs w:val="22"/>
        </w:rPr>
        <w:t>harvest</w:t>
      </w:r>
      <w:r>
        <w:rPr>
          <w:rFonts w:ascii="Helvetica" w:hAnsi="Helvetica"/>
          <w:sz w:val="22"/>
          <w:szCs w:val="22"/>
        </w:rPr>
        <w:t xml:space="preserve"> pressure </w:t>
      </w:r>
      <w:r w:rsidR="0091784A">
        <w:rPr>
          <w:rFonts w:ascii="Helvetica" w:hAnsi="Helvetica"/>
          <w:sz w:val="22"/>
          <w:szCs w:val="22"/>
        </w:rPr>
        <w:t>increases</w:t>
      </w:r>
      <w:r>
        <w:rPr>
          <w:rFonts w:ascii="Helvetica" w:hAnsi="Helvetica"/>
          <w:sz w:val="22"/>
          <w:szCs w:val="22"/>
        </w:rPr>
        <w:t xml:space="preserve"> </w:t>
      </w:r>
      <w:r w:rsidR="00E00F14">
        <w:rPr>
          <w:rFonts w:ascii="Helvetica" w:hAnsi="Helvetica"/>
          <w:sz w:val="22"/>
          <w:szCs w:val="22"/>
        </w:rPr>
        <w:t xml:space="preserve">the frequency at which </w:t>
      </w:r>
      <w:r>
        <w:rPr>
          <w:rFonts w:ascii="Helvetica" w:hAnsi="Helvetica"/>
          <w:sz w:val="22"/>
          <w:szCs w:val="22"/>
        </w:rPr>
        <w:t>population</w:t>
      </w:r>
      <w:r w:rsidR="00E00F14">
        <w:rPr>
          <w:rFonts w:ascii="Helvetica" w:hAnsi="Helvetica"/>
          <w:sz w:val="22"/>
          <w:szCs w:val="22"/>
        </w:rPr>
        <w:t>s</w:t>
      </w:r>
      <w:r>
        <w:rPr>
          <w:rFonts w:ascii="Helvetica" w:hAnsi="Helvetica"/>
          <w:sz w:val="22"/>
          <w:szCs w:val="22"/>
        </w:rPr>
        <w:t xml:space="preserve"> </w:t>
      </w:r>
      <w:r w:rsidR="00293DAD">
        <w:rPr>
          <w:rFonts w:ascii="Helvetica" w:hAnsi="Helvetica"/>
          <w:sz w:val="22"/>
          <w:szCs w:val="22"/>
        </w:rPr>
        <w:t>recover</w:t>
      </w:r>
      <w:r w:rsidR="00E00F14">
        <w:rPr>
          <w:rFonts w:ascii="Helvetica" w:hAnsi="Helvetica"/>
          <w:sz w:val="22"/>
          <w:szCs w:val="22"/>
        </w:rPr>
        <w:t xml:space="preserve"> from the danger zone</w:t>
      </w:r>
      <w:r w:rsidR="00E56DF6">
        <w:rPr>
          <w:rFonts w:ascii="Helvetica" w:hAnsi="Helvetica"/>
          <w:sz w:val="22"/>
          <w:szCs w:val="22"/>
        </w:rPr>
        <w:t xml:space="preserve"> (Fig. 4)</w:t>
      </w:r>
      <w:r>
        <w:rPr>
          <w:rFonts w:ascii="Helvetica" w:hAnsi="Helvetica"/>
          <w:sz w:val="22"/>
          <w:szCs w:val="22"/>
        </w:rPr>
        <w:t xml:space="preserve">. </w:t>
      </w:r>
      <w:r w:rsidR="003A0CE7">
        <w:rPr>
          <w:rFonts w:ascii="Helvetica" w:hAnsi="Helvetica"/>
          <w:sz w:val="22"/>
          <w:szCs w:val="22"/>
        </w:rPr>
        <w:t>Carefully monitored p</w:t>
      </w:r>
      <w:r>
        <w:rPr>
          <w:rFonts w:ascii="Helvetica" w:hAnsi="Helvetica"/>
          <w:sz w:val="22"/>
          <w:szCs w:val="22"/>
        </w:rPr>
        <w:t xml:space="preserve">opulations with high </w:t>
      </w:r>
      <w:r w:rsidR="00095C81">
        <w:rPr>
          <w:rFonts w:ascii="Helvetica" w:hAnsi="Helvetica"/>
          <w:sz w:val="22"/>
          <w:szCs w:val="22"/>
        </w:rPr>
        <w:t>harvest</w:t>
      </w:r>
      <w:r>
        <w:rPr>
          <w:rFonts w:ascii="Helvetica" w:hAnsi="Helvetica"/>
          <w:sz w:val="22"/>
          <w:szCs w:val="22"/>
        </w:rPr>
        <w:t xml:space="preserve"> pressure still </w:t>
      </w:r>
      <w:r w:rsidR="00506BD9">
        <w:rPr>
          <w:rFonts w:ascii="Helvetica" w:hAnsi="Helvetica"/>
          <w:sz w:val="22"/>
          <w:szCs w:val="22"/>
        </w:rPr>
        <w:t>occasionally</w:t>
      </w:r>
      <w:r>
        <w:rPr>
          <w:rFonts w:ascii="Helvetica" w:hAnsi="Helvetica"/>
          <w:sz w:val="22"/>
          <w:szCs w:val="22"/>
        </w:rPr>
        <w:t xml:space="preserve"> </w:t>
      </w:r>
      <w:r w:rsidR="00506BD9">
        <w:rPr>
          <w:rFonts w:ascii="Helvetica" w:hAnsi="Helvetica"/>
          <w:sz w:val="22"/>
          <w:szCs w:val="22"/>
        </w:rPr>
        <w:t xml:space="preserve">become </w:t>
      </w:r>
      <w:r w:rsidR="0091784A">
        <w:rPr>
          <w:rFonts w:ascii="Helvetica" w:hAnsi="Helvetica"/>
          <w:sz w:val="22"/>
          <w:szCs w:val="22"/>
        </w:rPr>
        <w:t>o</w:t>
      </w:r>
      <w:r w:rsidR="00506BD9">
        <w:rPr>
          <w:rFonts w:ascii="Helvetica" w:hAnsi="Helvetica"/>
          <w:sz w:val="22"/>
          <w:szCs w:val="22"/>
        </w:rPr>
        <w:t>verharvested</w:t>
      </w:r>
      <w:r>
        <w:rPr>
          <w:rFonts w:ascii="Helvetica" w:hAnsi="Helvetica"/>
          <w:sz w:val="22"/>
          <w:szCs w:val="22"/>
        </w:rPr>
        <w:t xml:space="preserve"> and approach </w:t>
      </w:r>
      <w:r w:rsidR="003A0CE7">
        <w:rPr>
          <w:rFonts w:ascii="Helvetica" w:hAnsi="Helvetica"/>
          <w:sz w:val="22"/>
          <w:szCs w:val="22"/>
        </w:rPr>
        <w:t xml:space="preserve">a </w:t>
      </w:r>
      <w:r>
        <w:rPr>
          <w:rFonts w:ascii="Helvetica" w:hAnsi="Helvetica"/>
          <w:sz w:val="22"/>
          <w:szCs w:val="22"/>
        </w:rPr>
        <w:t xml:space="preserve">critical threshold, but have a much higher </w:t>
      </w:r>
      <w:r w:rsidR="0091784A">
        <w:rPr>
          <w:rFonts w:ascii="Helvetica" w:hAnsi="Helvetica"/>
          <w:sz w:val="22"/>
          <w:szCs w:val="22"/>
        </w:rPr>
        <w:t>frequency</w:t>
      </w:r>
      <w:r>
        <w:rPr>
          <w:rFonts w:ascii="Helvetica" w:hAnsi="Helvetica"/>
          <w:sz w:val="22"/>
          <w:szCs w:val="22"/>
        </w:rPr>
        <w:t xml:space="preserve"> of recovery back to a biomass that will maximize yield</w:t>
      </w:r>
      <w:r w:rsidR="00506BD9">
        <w:rPr>
          <w:rFonts w:ascii="Helvetica" w:hAnsi="Helvetica"/>
          <w:sz w:val="22"/>
          <w:szCs w:val="22"/>
        </w:rPr>
        <w:t xml:space="preserve"> compared to populations with less monitoring</w:t>
      </w:r>
      <w:r>
        <w:rPr>
          <w:rFonts w:ascii="Helvetica" w:hAnsi="Helvetica"/>
          <w:sz w:val="22"/>
          <w:szCs w:val="22"/>
        </w:rPr>
        <w:t xml:space="preserve">. This increased </w:t>
      </w:r>
      <w:r w:rsidR="0020549B">
        <w:rPr>
          <w:rFonts w:ascii="Helvetica" w:hAnsi="Helvetica"/>
          <w:sz w:val="22"/>
          <w:szCs w:val="22"/>
        </w:rPr>
        <w:t>recovery</w:t>
      </w:r>
      <w:r>
        <w:rPr>
          <w:rFonts w:ascii="Helvetica" w:hAnsi="Helvetica"/>
          <w:sz w:val="22"/>
          <w:szCs w:val="22"/>
        </w:rPr>
        <w:t xml:space="preserve"> afforded by</w:t>
      </w:r>
      <w:r w:rsidR="0020549B">
        <w:rPr>
          <w:rFonts w:ascii="Helvetica" w:hAnsi="Helvetica"/>
          <w:sz w:val="22"/>
          <w:szCs w:val="22"/>
        </w:rPr>
        <w:t xml:space="preserve"> high precision</w:t>
      </w:r>
      <w:r>
        <w:rPr>
          <w:rFonts w:ascii="Helvetica" w:hAnsi="Helvetica"/>
          <w:sz w:val="22"/>
          <w:szCs w:val="22"/>
        </w:rPr>
        <w:t xml:space="preserve"> monitoring is a critical complement to the economic benefits that maximize return on investment. </w:t>
      </w:r>
    </w:p>
    <w:p w14:paraId="1696E08E" w14:textId="353172BD" w:rsidR="00BC68A6" w:rsidRDefault="00BC68A6" w:rsidP="006551EE">
      <w:pPr>
        <w:rPr>
          <w:rFonts w:ascii="Helvetica" w:hAnsi="Helvetica"/>
          <w:sz w:val="22"/>
          <w:szCs w:val="22"/>
        </w:rPr>
      </w:pPr>
    </w:p>
    <w:p w14:paraId="450B9D9E" w14:textId="0753DAB7" w:rsidR="00BC68A6" w:rsidRPr="0063796A" w:rsidRDefault="00BC68A6" w:rsidP="006551EE">
      <w:pPr>
        <w:rPr>
          <w:rFonts w:ascii="Helvetica" w:hAnsi="Helvetica"/>
          <w:i/>
          <w:iCs/>
          <w:sz w:val="22"/>
          <w:szCs w:val="22"/>
        </w:rPr>
      </w:pPr>
      <w:r w:rsidRPr="00C11EA0">
        <w:rPr>
          <w:rFonts w:ascii="Helvetica" w:hAnsi="Helvetica"/>
          <w:i/>
          <w:iCs/>
          <w:sz w:val="22"/>
          <w:szCs w:val="22"/>
        </w:rPr>
        <w:t xml:space="preserve">How can managers balance the costs and benefits of monitoring populations prone to collapse? </w:t>
      </w:r>
    </w:p>
    <w:p w14:paraId="7D4A3249" w14:textId="77BE2071" w:rsidR="001C5532" w:rsidRPr="003805EE" w:rsidRDefault="00506BD9" w:rsidP="006551EE">
      <w:pPr>
        <w:rPr>
          <w:rFonts w:ascii="Helvetica" w:hAnsi="Helvetica"/>
          <w:sz w:val="22"/>
          <w:szCs w:val="22"/>
        </w:rPr>
      </w:pPr>
      <w:r>
        <w:rPr>
          <w:rFonts w:ascii="Helvetica" w:hAnsi="Helvetica"/>
          <w:i/>
          <w:sz w:val="22"/>
          <w:szCs w:val="22"/>
        </w:rPr>
        <w:tab/>
      </w:r>
      <w:r>
        <w:rPr>
          <w:rFonts w:ascii="Helvetica" w:hAnsi="Helvetica"/>
          <w:iCs/>
          <w:sz w:val="22"/>
          <w:szCs w:val="22"/>
        </w:rPr>
        <w:t>T</w:t>
      </w:r>
      <w:r w:rsidR="00F92D0C">
        <w:rPr>
          <w:rFonts w:ascii="Helvetica" w:hAnsi="Helvetica"/>
          <w:iCs/>
          <w:sz w:val="22"/>
          <w:szCs w:val="22"/>
        </w:rPr>
        <w:t>he higher recovery potential</w:t>
      </w:r>
      <w:r>
        <w:rPr>
          <w:rFonts w:ascii="Helvetica" w:hAnsi="Helvetica"/>
          <w:iCs/>
          <w:sz w:val="22"/>
          <w:szCs w:val="22"/>
        </w:rPr>
        <w:t xml:space="preserve"> of heavily monitored populations can be actualized for a </w:t>
      </w:r>
      <w:r w:rsidR="00501ED6">
        <w:rPr>
          <w:rFonts w:ascii="Helvetica" w:hAnsi="Helvetica"/>
          <w:iCs/>
          <w:sz w:val="22"/>
          <w:szCs w:val="22"/>
        </w:rPr>
        <w:t>manager</w:t>
      </w:r>
      <w:r>
        <w:rPr>
          <w:rFonts w:ascii="Helvetica" w:hAnsi="Helvetica"/>
          <w:iCs/>
          <w:sz w:val="22"/>
          <w:szCs w:val="22"/>
        </w:rPr>
        <w:t xml:space="preserve"> interested in balancing risk and economic gain in a population. </w:t>
      </w:r>
      <w:r w:rsidR="00A0799D" w:rsidRPr="003805EE">
        <w:rPr>
          <w:rFonts w:ascii="Helvetica" w:hAnsi="Helvetica"/>
          <w:sz w:val="22"/>
          <w:szCs w:val="22"/>
        </w:rPr>
        <w:t xml:space="preserve">Higher exploitation rates and lower monitoring investment increase </w:t>
      </w:r>
      <w:r w:rsidR="00BD120B">
        <w:rPr>
          <w:rFonts w:ascii="Helvetica" w:hAnsi="Helvetica"/>
          <w:sz w:val="22"/>
          <w:szCs w:val="22"/>
        </w:rPr>
        <w:t xml:space="preserve">the </w:t>
      </w:r>
      <w:r w:rsidR="00A0799D" w:rsidRPr="003805EE">
        <w:rPr>
          <w:rFonts w:ascii="Helvetica" w:hAnsi="Helvetica"/>
          <w:sz w:val="22"/>
          <w:szCs w:val="22"/>
        </w:rPr>
        <w:t>risk</w:t>
      </w:r>
      <w:r w:rsidR="00BD120B">
        <w:rPr>
          <w:rFonts w:ascii="Helvetica" w:hAnsi="Helvetica"/>
          <w:sz w:val="22"/>
          <w:szCs w:val="22"/>
        </w:rPr>
        <w:t xml:space="preserve"> that </w:t>
      </w:r>
      <w:r w:rsidR="00BD120B" w:rsidRPr="00594A51">
        <w:rPr>
          <w:rFonts w:ascii="Helvetica" w:hAnsi="Helvetica"/>
          <w:sz w:val="22"/>
          <w:szCs w:val="22"/>
        </w:rPr>
        <w:t xml:space="preserve">a </w:t>
      </w:r>
      <w:r w:rsidR="00DB6593">
        <w:rPr>
          <w:rFonts w:ascii="Helvetica" w:hAnsi="Helvetica"/>
          <w:sz w:val="22"/>
          <w:szCs w:val="22"/>
        </w:rPr>
        <w:t>population</w:t>
      </w:r>
      <w:r w:rsidR="00DB6593" w:rsidRPr="00594A51">
        <w:rPr>
          <w:rFonts w:ascii="Helvetica" w:hAnsi="Helvetica"/>
          <w:sz w:val="22"/>
          <w:szCs w:val="22"/>
        </w:rPr>
        <w:t xml:space="preserve">’s </w:t>
      </w:r>
      <w:r w:rsidR="00BD120B" w:rsidRPr="00594A51">
        <w:rPr>
          <w:rFonts w:ascii="Helvetica" w:hAnsi="Helvetica"/>
          <w:sz w:val="22"/>
          <w:szCs w:val="22"/>
        </w:rPr>
        <w:t>biomass will fall below a</w:t>
      </w:r>
      <w:r w:rsidR="00A0799D" w:rsidRPr="00594A51">
        <w:rPr>
          <w:rFonts w:ascii="Helvetica" w:hAnsi="Helvetica"/>
          <w:sz w:val="22"/>
          <w:szCs w:val="22"/>
        </w:rPr>
        <w:t xml:space="preserve"> </w:t>
      </w:r>
      <w:r w:rsidR="00BD120B" w:rsidRPr="00594A51">
        <w:rPr>
          <w:rFonts w:ascii="Helvetica" w:hAnsi="Helvetica"/>
          <w:sz w:val="22"/>
          <w:szCs w:val="22"/>
        </w:rPr>
        <w:t>critical threshold</w:t>
      </w:r>
      <w:r w:rsidR="00A0799D" w:rsidRPr="00594A51">
        <w:rPr>
          <w:rFonts w:ascii="Helvetica" w:hAnsi="Helvetica"/>
          <w:sz w:val="22"/>
          <w:szCs w:val="22"/>
        </w:rPr>
        <w:t xml:space="preserve">. </w:t>
      </w:r>
      <w:r w:rsidR="00CA4F64" w:rsidRPr="00594A51">
        <w:rPr>
          <w:rFonts w:ascii="Helvetica" w:hAnsi="Helvetica"/>
          <w:sz w:val="22"/>
          <w:szCs w:val="22"/>
        </w:rPr>
        <w:t xml:space="preserve">We defined a </w:t>
      </w:r>
      <w:r w:rsidR="00933791" w:rsidRPr="00594A51">
        <w:rPr>
          <w:rFonts w:ascii="Helvetica" w:hAnsi="Helvetica"/>
          <w:sz w:val="22"/>
          <w:szCs w:val="22"/>
        </w:rPr>
        <w:t xml:space="preserve">safe operating space </w:t>
      </w:r>
      <w:r w:rsidR="00CA4F64" w:rsidRPr="00594A51">
        <w:rPr>
          <w:rFonts w:ascii="Helvetica" w:hAnsi="Helvetica"/>
          <w:sz w:val="22"/>
          <w:szCs w:val="22"/>
        </w:rPr>
        <w:t>as</w:t>
      </w:r>
      <w:r w:rsidR="00933791" w:rsidRPr="00594A51">
        <w:rPr>
          <w:rFonts w:ascii="Helvetica" w:hAnsi="Helvetica"/>
          <w:sz w:val="22"/>
          <w:szCs w:val="22"/>
        </w:rPr>
        <w:t xml:space="preserve"> </w:t>
      </w:r>
      <w:r w:rsidR="00D707B4" w:rsidRPr="00594A51">
        <w:rPr>
          <w:rFonts w:ascii="Helvetica" w:hAnsi="Helvetica"/>
          <w:sz w:val="22"/>
          <w:szCs w:val="22"/>
        </w:rPr>
        <w:t xml:space="preserve">a </w:t>
      </w:r>
      <w:r w:rsidR="00933791" w:rsidRPr="00594A51">
        <w:rPr>
          <w:rFonts w:ascii="Helvetica" w:hAnsi="Helvetica"/>
          <w:sz w:val="22"/>
          <w:szCs w:val="22"/>
        </w:rPr>
        <w:t xml:space="preserve">combination of exploitation effort and the minimum precision required to avoid </w:t>
      </w:r>
      <w:r w:rsidR="00F92D0C" w:rsidRPr="00594A51">
        <w:rPr>
          <w:rFonts w:ascii="Helvetica" w:hAnsi="Helvetica"/>
          <w:sz w:val="22"/>
          <w:szCs w:val="22"/>
        </w:rPr>
        <w:t>crossing a critical biological threshold.</w:t>
      </w:r>
      <w:r w:rsidR="00CA4F64" w:rsidRPr="00594A51">
        <w:rPr>
          <w:rFonts w:ascii="Helvetica" w:hAnsi="Helvetica"/>
          <w:sz w:val="22"/>
          <w:szCs w:val="22"/>
        </w:rPr>
        <w:t xml:space="preserve"> The </w:t>
      </w:r>
      <w:r w:rsidR="00211620" w:rsidRPr="00594A51">
        <w:rPr>
          <w:rFonts w:ascii="Helvetica" w:hAnsi="Helvetica"/>
          <w:sz w:val="22"/>
          <w:szCs w:val="22"/>
        </w:rPr>
        <w:t xml:space="preserve">operating space </w:t>
      </w:r>
      <w:r w:rsidR="00CA4F64" w:rsidRPr="00594A51">
        <w:rPr>
          <w:rFonts w:ascii="Helvetica" w:hAnsi="Helvetica"/>
          <w:sz w:val="22"/>
          <w:szCs w:val="22"/>
        </w:rPr>
        <w:t xml:space="preserve">defined as </w:t>
      </w:r>
      <w:r w:rsidR="007B0A94" w:rsidRPr="00594A51">
        <w:rPr>
          <w:rFonts w:ascii="Helvetica" w:hAnsi="Helvetica"/>
          <w:sz w:val="22"/>
          <w:szCs w:val="22"/>
        </w:rPr>
        <w:t>‘</w:t>
      </w:r>
      <w:r w:rsidR="00CA4F64" w:rsidRPr="00594A51">
        <w:rPr>
          <w:rFonts w:ascii="Helvetica" w:hAnsi="Helvetica"/>
          <w:sz w:val="22"/>
          <w:szCs w:val="22"/>
        </w:rPr>
        <w:t>safe</w:t>
      </w:r>
      <w:r w:rsidR="007B0A94" w:rsidRPr="00594A51">
        <w:rPr>
          <w:rFonts w:ascii="Helvetica" w:hAnsi="Helvetica"/>
          <w:sz w:val="22"/>
          <w:szCs w:val="22"/>
        </w:rPr>
        <w:t xml:space="preserve">’ </w:t>
      </w:r>
      <w:r w:rsidR="00B16D69" w:rsidRPr="00594A51">
        <w:rPr>
          <w:rFonts w:ascii="Helvetica" w:hAnsi="Helvetica"/>
          <w:sz w:val="22"/>
          <w:szCs w:val="22"/>
        </w:rPr>
        <w:t xml:space="preserve">becomes </w:t>
      </w:r>
      <w:r w:rsidR="00B3069E" w:rsidRPr="00594A51">
        <w:rPr>
          <w:rFonts w:ascii="Helvetica" w:hAnsi="Helvetica"/>
          <w:sz w:val="22"/>
          <w:szCs w:val="22"/>
        </w:rPr>
        <w:t xml:space="preserve">narrower </w:t>
      </w:r>
      <w:r w:rsidR="00B16D69" w:rsidRPr="00594A51">
        <w:rPr>
          <w:rFonts w:ascii="Helvetica" w:hAnsi="Helvetica"/>
          <w:sz w:val="22"/>
          <w:szCs w:val="22"/>
        </w:rPr>
        <w:t>as the manager</w:t>
      </w:r>
      <w:r w:rsidR="00B16D69" w:rsidRPr="00837D8E">
        <w:rPr>
          <w:rFonts w:ascii="Helvetica" w:hAnsi="Helvetica"/>
          <w:sz w:val="22"/>
          <w:szCs w:val="22"/>
        </w:rPr>
        <w:t xml:space="preserve"> or stakeholder’s aversion to risk increases </w:t>
      </w:r>
      <w:r w:rsidR="00CD6FF0" w:rsidRPr="00837D8E">
        <w:rPr>
          <w:rFonts w:ascii="Helvetica" w:hAnsi="Helvetica"/>
          <w:sz w:val="22"/>
          <w:szCs w:val="22"/>
        </w:rPr>
        <w:t xml:space="preserve">(Fig. </w:t>
      </w:r>
      <w:r w:rsidRPr="00837D8E">
        <w:rPr>
          <w:rFonts w:ascii="Helvetica" w:hAnsi="Helvetica"/>
          <w:sz w:val="22"/>
          <w:szCs w:val="22"/>
        </w:rPr>
        <w:t>5</w:t>
      </w:r>
      <w:r w:rsidR="00CD6FF0" w:rsidRPr="00837D8E">
        <w:rPr>
          <w:rFonts w:ascii="Helvetica" w:hAnsi="Helvetica"/>
          <w:sz w:val="22"/>
          <w:szCs w:val="22"/>
        </w:rPr>
        <w:t>)</w:t>
      </w:r>
      <w:r w:rsidR="00CA4F64" w:rsidRPr="00837D8E">
        <w:rPr>
          <w:rFonts w:ascii="Helvetica" w:hAnsi="Helvetica"/>
          <w:sz w:val="22"/>
          <w:szCs w:val="22"/>
        </w:rPr>
        <w:t>. In other words,</w:t>
      </w:r>
      <w:r w:rsidR="00D7486C" w:rsidRPr="00837D8E">
        <w:rPr>
          <w:rFonts w:ascii="Helvetica" w:hAnsi="Helvetica"/>
          <w:sz w:val="22"/>
          <w:szCs w:val="22"/>
        </w:rPr>
        <w:t xml:space="preserve"> risk</w:t>
      </w:r>
      <w:r w:rsidR="00211620" w:rsidRPr="00837D8E">
        <w:rPr>
          <w:rFonts w:ascii="Helvetica" w:hAnsi="Helvetica"/>
          <w:sz w:val="22"/>
          <w:szCs w:val="22"/>
        </w:rPr>
        <w:t>-</w:t>
      </w:r>
      <w:r w:rsidR="00D7486C" w:rsidRPr="00837D8E">
        <w:rPr>
          <w:rFonts w:ascii="Helvetica" w:hAnsi="Helvetica"/>
          <w:sz w:val="22"/>
          <w:szCs w:val="22"/>
        </w:rPr>
        <w:t xml:space="preserve">averse </w:t>
      </w:r>
      <w:r w:rsidR="00351415" w:rsidRPr="00837D8E">
        <w:rPr>
          <w:rFonts w:ascii="Helvetica" w:hAnsi="Helvetica"/>
          <w:sz w:val="22"/>
          <w:szCs w:val="22"/>
        </w:rPr>
        <w:t xml:space="preserve">managers or stakeholders </w:t>
      </w:r>
      <w:r w:rsidR="00D7486C" w:rsidRPr="00837D8E">
        <w:rPr>
          <w:rFonts w:ascii="Helvetica" w:hAnsi="Helvetica"/>
          <w:sz w:val="22"/>
          <w:szCs w:val="22"/>
        </w:rPr>
        <w:t xml:space="preserve">will benefit from a </w:t>
      </w:r>
      <w:r w:rsidR="00F92D0C" w:rsidRPr="00837D8E">
        <w:rPr>
          <w:rFonts w:ascii="Helvetica" w:hAnsi="Helvetica"/>
          <w:sz w:val="22"/>
          <w:szCs w:val="22"/>
        </w:rPr>
        <w:t>more conservative</w:t>
      </w:r>
      <w:r w:rsidR="00CA4F64" w:rsidRPr="00837D8E">
        <w:rPr>
          <w:rFonts w:ascii="Helvetica" w:hAnsi="Helvetica"/>
          <w:sz w:val="22"/>
          <w:szCs w:val="22"/>
        </w:rPr>
        <w:t xml:space="preserve"> approach </w:t>
      </w:r>
      <w:r w:rsidR="00D7486C" w:rsidRPr="00837D8E">
        <w:rPr>
          <w:rFonts w:ascii="Helvetica" w:hAnsi="Helvetica"/>
          <w:sz w:val="22"/>
          <w:szCs w:val="22"/>
        </w:rPr>
        <w:t>with</w:t>
      </w:r>
      <w:r w:rsidR="00CA4F64" w:rsidRPr="00837D8E">
        <w:rPr>
          <w:rFonts w:ascii="Helvetica" w:hAnsi="Helvetica"/>
          <w:sz w:val="22"/>
          <w:szCs w:val="22"/>
        </w:rPr>
        <w:t xml:space="preserve"> lower harvest rates and higher monitoring precision</w:t>
      </w:r>
      <w:r w:rsidR="00CD6FF0" w:rsidRPr="00837D8E">
        <w:rPr>
          <w:rFonts w:ascii="Helvetica" w:hAnsi="Helvetica"/>
          <w:sz w:val="22"/>
          <w:szCs w:val="22"/>
        </w:rPr>
        <w:t>.</w:t>
      </w:r>
      <w:r w:rsidR="00A53D50" w:rsidRPr="003805EE">
        <w:rPr>
          <w:rFonts w:ascii="Helvetica" w:hAnsi="Helvetica"/>
          <w:sz w:val="22"/>
          <w:szCs w:val="22"/>
        </w:rPr>
        <w:t xml:space="preserve"> </w:t>
      </w:r>
    </w:p>
    <w:p w14:paraId="33C718E5" w14:textId="2C18660C" w:rsidR="00741A2F" w:rsidRDefault="007C6756" w:rsidP="006551EE">
      <w:pPr>
        <w:rPr>
          <w:rFonts w:ascii="Helvetica" w:hAnsi="Helvetica"/>
          <w:sz w:val="22"/>
          <w:szCs w:val="22"/>
        </w:rPr>
      </w:pPr>
      <w:r>
        <w:rPr>
          <w:rFonts w:ascii="Helvetica" w:hAnsi="Helvetica"/>
          <w:iCs/>
          <w:sz w:val="22"/>
          <w:szCs w:val="22"/>
        </w:rPr>
        <w:tab/>
      </w:r>
      <w:r w:rsidR="00B955A5">
        <w:rPr>
          <w:rFonts w:ascii="Helvetica" w:hAnsi="Helvetica"/>
          <w:iCs/>
          <w:sz w:val="22"/>
          <w:szCs w:val="22"/>
        </w:rPr>
        <w:t>P</w:t>
      </w:r>
      <w:r w:rsidR="008474FE">
        <w:rPr>
          <w:rFonts w:ascii="Helvetica" w:hAnsi="Helvetica"/>
          <w:iCs/>
          <w:sz w:val="22"/>
          <w:szCs w:val="22"/>
        </w:rPr>
        <w:t xml:space="preserve">recautionary buffers </w:t>
      </w:r>
      <w:r w:rsidR="00B955A5">
        <w:rPr>
          <w:rFonts w:ascii="Helvetica" w:hAnsi="Helvetica"/>
          <w:iCs/>
          <w:sz w:val="22"/>
          <w:szCs w:val="22"/>
        </w:rPr>
        <w:t>offer a clear opportunity for</w:t>
      </w:r>
      <w:r w:rsidR="008474FE">
        <w:rPr>
          <w:rFonts w:ascii="Helvetica" w:hAnsi="Helvetica"/>
          <w:iCs/>
          <w:sz w:val="22"/>
          <w:szCs w:val="22"/>
        </w:rPr>
        <w:t xml:space="preserve"> managers to maintain high profits</w:t>
      </w:r>
      <w:r w:rsidR="00B955A5">
        <w:rPr>
          <w:rFonts w:ascii="Helvetica" w:hAnsi="Helvetica"/>
          <w:iCs/>
          <w:sz w:val="22"/>
          <w:szCs w:val="22"/>
        </w:rPr>
        <w:t xml:space="preserve">, </w:t>
      </w:r>
      <w:r w:rsidR="00124B10">
        <w:rPr>
          <w:rFonts w:ascii="Helvetica" w:hAnsi="Helvetica"/>
          <w:iCs/>
          <w:sz w:val="22"/>
          <w:szCs w:val="22"/>
        </w:rPr>
        <w:t>reduce</w:t>
      </w:r>
      <w:r w:rsidR="00B955A5">
        <w:rPr>
          <w:rFonts w:ascii="Helvetica" w:hAnsi="Helvetica"/>
          <w:iCs/>
          <w:sz w:val="22"/>
          <w:szCs w:val="22"/>
        </w:rPr>
        <w:t xml:space="preserve"> monitoring costs, and</w:t>
      </w:r>
      <w:r w:rsidR="008474FE">
        <w:rPr>
          <w:rFonts w:ascii="Helvetica" w:hAnsi="Helvetica"/>
          <w:iCs/>
          <w:sz w:val="22"/>
          <w:szCs w:val="22"/>
        </w:rPr>
        <w:t xml:space="preserve"> significantly reduc</w:t>
      </w:r>
      <w:r w:rsidR="00B955A5">
        <w:rPr>
          <w:rFonts w:ascii="Helvetica" w:hAnsi="Helvetica"/>
          <w:iCs/>
          <w:sz w:val="22"/>
          <w:szCs w:val="22"/>
        </w:rPr>
        <w:t>e the risk of</w:t>
      </w:r>
      <w:r w:rsidR="008474FE">
        <w:rPr>
          <w:rFonts w:ascii="Helvetica" w:hAnsi="Helvetica"/>
          <w:iCs/>
          <w:sz w:val="22"/>
          <w:szCs w:val="22"/>
        </w:rPr>
        <w:t xml:space="preserve"> population collapse.</w:t>
      </w:r>
      <w:r w:rsidRPr="007C6756">
        <w:rPr>
          <w:rFonts w:ascii="Helvetica" w:hAnsi="Helvetica"/>
          <w:sz w:val="22"/>
          <w:szCs w:val="22"/>
        </w:rPr>
        <w:t xml:space="preserve"> </w:t>
      </w:r>
      <w:r>
        <w:rPr>
          <w:rFonts w:ascii="Helvetica" w:hAnsi="Helvetica"/>
          <w:sz w:val="22"/>
          <w:szCs w:val="22"/>
        </w:rPr>
        <w:t xml:space="preserve">The </w:t>
      </w:r>
      <w:r w:rsidR="00DB6593">
        <w:rPr>
          <w:rFonts w:ascii="Helvetica" w:hAnsi="Helvetica"/>
          <w:sz w:val="22"/>
          <w:szCs w:val="22"/>
        </w:rPr>
        <w:t xml:space="preserve">least expensive </w:t>
      </w:r>
      <w:r>
        <w:rPr>
          <w:rFonts w:ascii="Helvetica" w:hAnsi="Helvetica"/>
          <w:sz w:val="22"/>
          <w:szCs w:val="22"/>
        </w:rPr>
        <w:t xml:space="preserve">monitoring option where monitoring precision is always low (CV = 0.5) offers the </w:t>
      </w:r>
      <w:r w:rsidR="002F5A6E">
        <w:rPr>
          <w:rFonts w:ascii="Helvetica" w:hAnsi="Helvetica"/>
          <w:sz w:val="22"/>
          <w:szCs w:val="22"/>
        </w:rPr>
        <w:t xml:space="preserve">highest relative </w:t>
      </w:r>
      <w:r w:rsidR="00837D8E">
        <w:rPr>
          <w:rFonts w:ascii="Helvetica" w:hAnsi="Helvetica"/>
          <w:sz w:val="22"/>
          <w:szCs w:val="22"/>
        </w:rPr>
        <w:t>return on investment,</w:t>
      </w:r>
      <w:r w:rsidR="002F5A6E">
        <w:rPr>
          <w:rFonts w:ascii="Helvetica" w:hAnsi="Helvetica"/>
          <w:sz w:val="22"/>
          <w:szCs w:val="22"/>
        </w:rPr>
        <w:t xml:space="preserve"> but </w:t>
      </w:r>
      <w:r w:rsidR="00124B10">
        <w:rPr>
          <w:rFonts w:ascii="Helvetica" w:hAnsi="Helvetica"/>
          <w:sz w:val="22"/>
          <w:szCs w:val="22"/>
        </w:rPr>
        <w:t>is risky, with</w:t>
      </w:r>
      <w:r w:rsidR="002F5A6E">
        <w:rPr>
          <w:rFonts w:ascii="Helvetica" w:hAnsi="Helvetica"/>
          <w:sz w:val="22"/>
          <w:szCs w:val="22"/>
        </w:rPr>
        <w:t xml:space="preserve"> the </w:t>
      </w:r>
      <w:r>
        <w:rPr>
          <w:rFonts w:ascii="Helvetica" w:hAnsi="Helvetica"/>
          <w:sz w:val="22"/>
          <w:szCs w:val="22"/>
        </w:rPr>
        <w:t xml:space="preserve">highest </w:t>
      </w:r>
      <w:r w:rsidRPr="003805EE">
        <w:rPr>
          <w:rFonts w:ascii="Helvetica" w:hAnsi="Helvetica"/>
          <w:sz w:val="22"/>
          <w:szCs w:val="22"/>
        </w:rPr>
        <w:t xml:space="preserve">probability of </w:t>
      </w:r>
      <w:r w:rsidR="004229ED">
        <w:rPr>
          <w:rFonts w:ascii="Helvetica" w:hAnsi="Helvetica"/>
          <w:sz w:val="22"/>
          <w:szCs w:val="22"/>
        </w:rPr>
        <w:t>crossing the biological threshold</w:t>
      </w:r>
      <w:r w:rsidR="007B0A94">
        <w:rPr>
          <w:rFonts w:ascii="Helvetica" w:hAnsi="Helvetica"/>
          <w:sz w:val="22"/>
          <w:szCs w:val="22"/>
        </w:rPr>
        <w:t xml:space="preserve"> (Fig. 6, triangles)</w:t>
      </w:r>
      <w:r w:rsidRPr="003805EE">
        <w:rPr>
          <w:rFonts w:ascii="Helvetica" w:hAnsi="Helvetica"/>
          <w:sz w:val="22"/>
          <w:szCs w:val="22"/>
        </w:rPr>
        <w:t xml:space="preserve">. </w:t>
      </w:r>
      <w:r>
        <w:rPr>
          <w:rFonts w:ascii="Helvetica" w:hAnsi="Helvetica"/>
          <w:sz w:val="22"/>
          <w:szCs w:val="22"/>
        </w:rPr>
        <w:t xml:space="preserve">In contrast, the most expensive </w:t>
      </w:r>
      <w:r w:rsidR="00124B10">
        <w:rPr>
          <w:rFonts w:ascii="Helvetica" w:hAnsi="Helvetica"/>
          <w:sz w:val="22"/>
          <w:szCs w:val="22"/>
        </w:rPr>
        <w:t>monitoring option of always monitoring with</w:t>
      </w:r>
      <w:r>
        <w:rPr>
          <w:rFonts w:ascii="Helvetica" w:hAnsi="Helvetica"/>
          <w:sz w:val="22"/>
          <w:szCs w:val="22"/>
        </w:rPr>
        <w:t xml:space="preserve"> </w:t>
      </w:r>
      <w:r w:rsidR="00124B10">
        <w:rPr>
          <w:rFonts w:ascii="Helvetica" w:hAnsi="Helvetica"/>
          <w:sz w:val="22"/>
          <w:szCs w:val="22"/>
        </w:rPr>
        <w:t xml:space="preserve">high </w:t>
      </w:r>
      <w:r>
        <w:rPr>
          <w:rFonts w:ascii="Helvetica" w:hAnsi="Helvetica"/>
          <w:sz w:val="22"/>
          <w:szCs w:val="22"/>
        </w:rPr>
        <w:t>precision (CV = 0.1)</w:t>
      </w:r>
      <w:r w:rsidR="00124B10">
        <w:rPr>
          <w:rFonts w:ascii="Helvetica" w:hAnsi="Helvetica"/>
          <w:sz w:val="22"/>
          <w:szCs w:val="22"/>
        </w:rPr>
        <w:t xml:space="preserve"> </w:t>
      </w:r>
      <w:r w:rsidR="00C776FB">
        <w:rPr>
          <w:rFonts w:ascii="Helvetica" w:hAnsi="Helvetica"/>
          <w:sz w:val="22"/>
          <w:szCs w:val="22"/>
        </w:rPr>
        <w:t xml:space="preserve">offers the highest </w:t>
      </w:r>
      <w:r w:rsidR="004229ED">
        <w:rPr>
          <w:rFonts w:ascii="Helvetica" w:hAnsi="Helvetica"/>
          <w:sz w:val="22"/>
          <w:szCs w:val="22"/>
        </w:rPr>
        <w:t>N</w:t>
      </w:r>
      <w:r w:rsidR="003B24E6" w:rsidRPr="003805EE">
        <w:rPr>
          <w:rFonts w:ascii="Helvetica" w:hAnsi="Helvetica"/>
          <w:sz w:val="22"/>
          <w:szCs w:val="22"/>
        </w:rPr>
        <w:t xml:space="preserve">et </w:t>
      </w:r>
      <w:r w:rsidR="004229ED">
        <w:rPr>
          <w:rFonts w:ascii="Helvetica" w:hAnsi="Helvetica"/>
          <w:sz w:val="22"/>
          <w:szCs w:val="22"/>
        </w:rPr>
        <w:t>P</w:t>
      </w:r>
      <w:r w:rsidR="003B24E6" w:rsidRPr="003805EE">
        <w:rPr>
          <w:rFonts w:ascii="Helvetica" w:hAnsi="Helvetica"/>
          <w:sz w:val="22"/>
          <w:szCs w:val="22"/>
        </w:rPr>
        <w:t xml:space="preserve">resent </w:t>
      </w:r>
      <w:r w:rsidR="004229ED">
        <w:rPr>
          <w:rFonts w:ascii="Helvetica" w:hAnsi="Helvetica"/>
          <w:sz w:val="22"/>
          <w:szCs w:val="22"/>
        </w:rPr>
        <w:t>V</w:t>
      </w:r>
      <w:r w:rsidR="003B24E6" w:rsidRPr="003805EE">
        <w:rPr>
          <w:rFonts w:ascii="Helvetica" w:hAnsi="Helvetica"/>
          <w:sz w:val="22"/>
          <w:szCs w:val="22"/>
        </w:rPr>
        <w:t>alue</w:t>
      </w:r>
      <w:r w:rsidR="007B0A94">
        <w:rPr>
          <w:rFonts w:ascii="Helvetica" w:hAnsi="Helvetica"/>
          <w:sz w:val="22"/>
          <w:szCs w:val="22"/>
        </w:rPr>
        <w:t>,</w:t>
      </w:r>
      <w:r w:rsidR="003B24E6" w:rsidRPr="003805EE">
        <w:rPr>
          <w:rFonts w:ascii="Helvetica" w:hAnsi="Helvetica"/>
          <w:sz w:val="22"/>
          <w:szCs w:val="22"/>
        </w:rPr>
        <w:t xml:space="preserve"> </w:t>
      </w:r>
      <w:r w:rsidR="00C776FB">
        <w:rPr>
          <w:rFonts w:ascii="Helvetica" w:hAnsi="Helvetica"/>
          <w:sz w:val="22"/>
          <w:szCs w:val="22"/>
        </w:rPr>
        <w:t xml:space="preserve">the lowest </w:t>
      </w:r>
      <w:r w:rsidR="00B82848" w:rsidRPr="003805EE">
        <w:rPr>
          <w:rFonts w:ascii="Helvetica" w:hAnsi="Helvetica"/>
          <w:sz w:val="22"/>
          <w:szCs w:val="22"/>
        </w:rPr>
        <w:t xml:space="preserve">probability of </w:t>
      </w:r>
      <w:r w:rsidR="00C776FB">
        <w:rPr>
          <w:rFonts w:ascii="Helvetica" w:hAnsi="Helvetica"/>
          <w:sz w:val="22"/>
          <w:szCs w:val="22"/>
        </w:rPr>
        <w:t>crossing a critical threshold</w:t>
      </w:r>
      <w:r w:rsidR="007B0A94">
        <w:rPr>
          <w:rFonts w:ascii="Helvetica" w:hAnsi="Helvetica"/>
          <w:sz w:val="22"/>
          <w:szCs w:val="22"/>
        </w:rPr>
        <w:t xml:space="preserve">, but also a relatively </w:t>
      </w:r>
      <w:r w:rsidR="00DB6593">
        <w:rPr>
          <w:rFonts w:ascii="Helvetica" w:hAnsi="Helvetica"/>
          <w:sz w:val="22"/>
          <w:szCs w:val="22"/>
        </w:rPr>
        <w:t xml:space="preserve">low </w:t>
      </w:r>
      <w:r w:rsidR="007002AA">
        <w:rPr>
          <w:rFonts w:ascii="Helvetica" w:hAnsi="Helvetica"/>
          <w:sz w:val="22"/>
          <w:szCs w:val="22"/>
        </w:rPr>
        <w:t>return on investment</w:t>
      </w:r>
      <w:r w:rsidR="008D0105">
        <w:rPr>
          <w:rFonts w:ascii="Helvetica" w:hAnsi="Helvetica"/>
          <w:sz w:val="22"/>
          <w:szCs w:val="22"/>
        </w:rPr>
        <w:t xml:space="preserve"> (Fig. 6</w:t>
      </w:r>
      <w:r w:rsidR="007B0A94">
        <w:rPr>
          <w:rFonts w:ascii="Helvetica" w:hAnsi="Helvetica"/>
          <w:sz w:val="22"/>
          <w:szCs w:val="22"/>
        </w:rPr>
        <w:t>, circles</w:t>
      </w:r>
      <w:r w:rsidR="008D0105">
        <w:rPr>
          <w:rFonts w:ascii="Helvetica" w:hAnsi="Helvetica"/>
          <w:sz w:val="22"/>
          <w:szCs w:val="22"/>
        </w:rPr>
        <w:t>)</w:t>
      </w:r>
      <w:r w:rsidR="00B16D69" w:rsidRPr="003805EE">
        <w:rPr>
          <w:rFonts w:ascii="Helvetica" w:hAnsi="Helvetica"/>
          <w:sz w:val="22"/>
          <w:szCs w:val="22"/>
        </w:rPr>
        <w:t>.</w:t>
      </w:r>
      <w:r w:rsidR="00DE4DC0" w:rsidRPr="003805EE">
        <w:rPr>
          <w:rFonts w:ascii="Helvetica" w:hAnsi="Helvetica"/>
          <w:sz w:val="22"/>
          <w:szCs w:val="22"/>
        </w:rPr>
        <w:t xml:space="preserve"> </w:t>
      </w:r>
      <w:r w:rsidR="00B16D69" w:rsidRPr="003805EE">
        <w:rPr>
          <w:rFonts w:ascii="Helvetica" w:hAnsi="Helvetica"/>
          <w:sz w:val="22"/>
          <w:szCs w:val="22"/>
        </w:rPr>
        <w:t>H</w:t>
      </w:r>
      <w:r w:rsidR="00DE4DC0" w:rsidRPr="003805EE">
        <w:rPr>
          <w:rFonts w:ascii="Helvetica" w:hAnsi="Helvetica"/>
          <w:sz w:val="22"/>
          <w:szCs w:val="22"/>
        </w:rPr>
        <w:t>owever</w:t>
      </w:r>
      <w:r w:rsidR="000D0034" w:rsidRPr="003805EE">
        <w:rPr>
          <w:rFonts w:ascii="Helvetica" w:hAnsi="Helvetica"/>
          <w:sz w:val="22"/>
          <w:szCs w:val="22"/>
        </w:rPr>
        <w:t>,</w:t>
      </w:r>
      <w:r w:rsidR="00DE4DC0" w:rsidRPr="003805EE">
        <w:rPr>
          <w:rFonts w:ascii="Helvetica" w:hAnsi="Helvetica"/>
          <w:sz w:val="22"/>
          <w:szCs w:val="22"/>
        </w:rPr>
        <w:t xml:space="preserve"> </w:t>
      </w:r>
      <w:r>
        <w:rPr>
          <w:rFonts w:ascii="Helvetica" w:hAnsi="Helvetica"/>
          <w:sz w:val="22"/>
          <w:szCs w:val="22"/>
        </w:rPr>
        <w:t xml:space="preserve">always maintaining </w:t>
      </w:r>
      <w:r w:rsidR="008474FE">
        <w:rPr>
          <w:rFonts w:ascii="Helvetica" w:hAnsi="Helvetica"/>
          <w:sz w:val="22"/>
          <w:szCs w:val="22"/>
        </w:rPr>
        <w:t>high precision</w:t>
      </w:r>
      <w:r>
        <w:rPr>
          <w:rFonts w:ascii="Helvetica" w:hAnsi="Helvetica"/>
          <w:sz w:val="22"/>
          <w:szCs w:val="22"/>
        </w:rPr>
        <w:t xml:space="preserve"> monitoring</w:t>
      </w:r>
      <w:r w:rsidR="008474FE">
        <w:rPr>
          <w:rFonts w:ascii="Helvetica" w:hAnsi="Helvetica"/>
          <w:sz w:val="22"/>
          <w:szCs w:val="22"/>
        </w:rPr>
        <w:t xml:space="preserve"> may be unattainable given the </w:t>
      </w:r>
      <w:r>
        <w:rPr>
          <w:rFonts w:ascii="Helvetica" w:hAnsi="Helvetica"/>
          <w:sz w:val="22"/>
          <w:szCs w:val="22"/>
        </w:rPr>
        <w:t xml:space="preserve">high cost. </w:t>
      </w:r>
      <w:r w:rsidR="00392FF0">
        <w:rPr>
          <w:rFonts w:ascii="Helvetica" w:hAnsi="Helvetica"/>
          <w:sz w:val="22"/>
          <w:szCs w:val="22"/>
        </w:rPr>
        <w:t>A</w:t>
      </w:r>
      <w:r w:rsidR="00B0670C" w:rsidRPr="003805EE">
        <w:rPr>
          <w:rFonts w:ascii="Helvetica" w:hAnsi="Helvetica"/>
          <w:sz w:val="22"/>
          <w:szCs w:val="22"/>
        </w:rPr>
        <w:t xml:space="preserve"> precautionary buffer offers an intermediate solution where</w:t>
      </w:r>
      <w:r w:rsidR="004968F5">
        <w:rPr>
          <w:rFonts w:ascii="Helvetica" w:hAnsi="Helvetica"/>
          <w:sz w:val="22"/>
          <w:szCs w:val="22"/>
        </w:rPr>
        <w:t xml:space="preserve"> the cost of monitoring is substantially reduced,</w:t>
      </w:r>
      <w:r w:rsidR="00B0670C" w:rsidRPr="003805EE">
        <w:rPr>
          <w:rFonts w:ascii="Helvetica" w:hAnsi="Helvetica"/>
          <w:sz w:val="22"/>
          <w:szCs w:val="22"/>
        </w:rPr>
        <w:t xml:space="preserve"> </w:t>
      </w:r>
      <w:r w:rsidR="004968F5">
        <w:rPr>
          <w:rFonts w:ascii="Helvetica" w:hAnsi="Helvetica"/>
          <w:sz w:val="22"/>
          <w:szCs w:val="22"/>
        </w:rPr>
        <w:t xml:space="preserve">in exchange for minor reductions in </w:t>
      </w:r>
      <w:r w:rsidR="00B0670C" w:rsidRPr="003805EE">
        <w:rPr>
          <w:rFonts w:ascii="Helvetica" w:hAnsi="Helvetica"/>
          <w:sz w:val="22"/>
          <w:szCs w:val="22"/>
        </w:rPr>
        <w:t>NPV</w:t>
      </w:r>
      <w:r w:rsidR="007B0A94">
        <w:rPr>
          <w:rFonts w:ascii="Helvetica" w:hAnsi="Helvetica"/>
          <w:sz w:val="22"/>
          <w:szCs w:val="22"/>
        </w:rPr>
        <w:t xml:space="preserve">, a higher </w:t>
      </w:r>
      <w:r w:rsidR="00837D8E">
        <w:rPr>
          <w:rFonts w:ascii="Helvetica" w:hAnsi="Helvetica"/>
          <w:sz w:val="22"/>
          <w:szCs w:val="22"/>
        </w:rPr>
        <w:t>return on investment</w:t>
      </w:r>
      <w:r w:rsidR="007B0A94">
        <w:rPr>
          <w:rFonts w:ascii="Helvetica" w:hAnsi="Helvetica"/>
          <w:sz w:val="22"/>
          <w:szCs w:val="22"/>
        </w:rPr>
        <w:t>,</w:t>
      </w:r>
      <w:r w:rsidR="0002780B">
        <w:rPr>
          <w:rFonts w:ascii="Helvetica" w:hAnsi="Helvetica"/>
          <w:sz w:val="22"/>
          <w:szCs w:val="22"/>
        </w:rPr>
        <w:t xml:space="preserve"> and</w:t>
      </w:r>
      <w:r w:rsidR="00B0670C" w:rsidRPr="003805EE">
        <w:rPr>
          <w:rFonts w:ascii="Helvetica" w:hAnsi="Helvetica"/>
          <w:sz w:val="22"/>
          <w:szCs w:val="22"/>
        </w:rPr>
        <w:t xml:space="preserve"> </w:t>
      </w:r>
      <w:r w:rsidR="00573CAA">
        <w:rPr>
          <w:rFonts w:ascii="Helvetica" w:hAnsi="Helvetica"/>
          <w:sz w:val="22"/>
          <w:szCs w:val="22"/>
        </w:rPr>
        <w:t xml:space="preserve">a </w:t>
      </w:r>
      <w:r w:rsidR="007B0A94">
        <w:rPr>
          <w:rFonts w:ascii="Helvetica" w:hAnsi="Helvetica"/>
          <w:sz w:val="22"/>
          <w:szCs w:val="22"/>
        </w:rPr>
        <w:t xml:space="preserve">moderate </w:t>
      </w:r>
      <w:r w:rsidR="00573CAA">
        <w:rPr>
          <w:rFonts w:ascii="Helvetica" w:hAnsi="Helvetica"/>
          <w:sz w:val="22"/>
          <w:szCs w:val="22"/>
        </w:rPr>
        <w:t>increase in risk of collapse</w:t>
      </w:r>
      <w:r w:rsidR="007B0A94">
        <w:rPr>
          <w:rFonts w:ascii="Helvetica" w:hAnsi="Helvetica"/>
          <w:sz w:val="22"/>
          <w:szCs w:val="22"/>
        </w:rPr>
        <w:t xml:space="preserve"> (Fig. 6, squares)</w:t>
      </w:r>
      <w:r w:rsidR="004968F5">
        <w:rPr>
          <w:rFonts w:ascii="Helvetica" w:hAnsi="Helvetica"/>
          <w:sz w:val="22"/>
          <w:szCs w:val="22"/>
        </w:rPr>
        <w:t xml:space="preserve">. </w:t>
      </w:r>
      <w:r w:rsidR="00B0670C" w:rsidRPr="003805EE">
        <w:rPr>
          <w:rFonts w:ascii="Helvetica" w:hAnsi="Helvetica"/>
          <w:sz w:val="22"/>
          <w:szCs w:val="22"/>
        </w:rPr>
        <w:t>Therefore, a precautionary buffer may be an effective approach for balancing these tradeoffs by maintaining relatively high profits while minimizing monitoring</w:t>
      </w:r>
      <w:r w:rsidR="00404708">
        <w:rPr>
          <w:rFonts w:ascii="Helvetica" w:hAnsi="Helvetica"/>
          <w:sz w:val="22"/>
          <w:szCs w:val="22"/>
        </w:rPr>
        <w:t xml:space="preserve">. Naturally, the costs and benefits of any given strategy will potentially change </w:t>
      </w:r>
      <w:r w:rsidR="007C22C3">
        <w:rPr>
          <w:rFonts w:ascii="Helvetica" w:hAnsi="Helvetica"/>
          <w:sz w:val="22"/>
          <w:szCs w:val="22"/>
        </w:rPr>
        <w:t xml:space="preserve">for any given system </w:t>
      </w:r>
      <w:r w:rsidR="00404708">
        <w:rPr>
          <w:rFonts w:ascii="Helvetica" w:hAnsi="Helvetica"/>
          <w:sz w:val="22"/>
          <w:szCs w:val="22"/>
        </w:rPr>
        <w:t xml:space="preserve">depending on the </w:t>
      </w:r>
      <w:r w:rsidR="00E70D27">
        <w:rPr>
          <w:rFonts w:ascii="Helvetica" w:hAnsi="Helvetica"/>
          <w:sz w:val="22"/>
          <w:szCs w:val="22"/>
        </w:rPr>
        <w:t>specific</w:t>
      </w:r>
      <w:r w:rsidR="00404708">
        <w:rPr>
          <w:rFonts w:ascii="Helvetica" w:hAnsi="Helvetica"/>
          <w:sz w:val="22"/>
          <w:szCs w:val="22"/>
        </w:rPr>
        <w:t xml:space="preserve"> costs and benefits of monitoring</w:t>
      </w:r>
      <w:r w:rsidR="007B0A94">
        <w:rPr>
          <w:rFonts w:ascii="Helvetica" w:hAnsi="Helvetica"/>
          <w:sz w:val="22"/>
          <w:szCs w:val="22"/>
        </w:rPr>
        <w:t xml:space="preserve"> and the perceived consequences of crossing a threshold</w:t>
      </w:r>
      <w:r w:rsidR="00E70D27">
        <w:rPr>
          <w:rFonts w:ascii="Helvetica" w:hAnsi="Helvetica"/>
          <w:sz w:val="22"/>
          <w:szCs w:val="22"/>
        </w:rPr>
        <w:t xml:space="preserve">. </w:t>
      </w:r>
    </w:p>
    <w:p w14:paraId="7812C7AE" w14:textId="240156E6" w:rsidR="005B7365" w:rsidRPr="003805EE" w:rsidRDefault="005B7365" w:rsidP="006551EE">
      <w:pPr>
        <w:rPr>
          <w:rFonts w:ascii="Helvetica" w:hAnsi="Helvetica"/>
          <w:sz w:val="22"/>
          <w:szCs w:val="22"/>
        </w:rPr>
      </w:pPr>
    </w:p>
    <w:p w14:paraId="03834AC9" w14:textId="5FD9CD8E" w:rsidR="00A21B6D" w:rsidRDefault="001915FF" w:rsidP="006551EE">
      <w:pPr>
        <w:rPr>
          <w:rFonts w:ascii="Helvetica" w:hAnsi="Helvetica"/>
          <w:b/>
          <w:sz w:val="22"/>
          <w:szCs w:val="22"/>
        </w:rPr>
      </w:pPr>
      <w:r w:rsidRPr="003805EE">
        <w:rPr>
          <w:rFonts w:ascii="Helvetica" w:hAnsi="Helvetica"/>
          <w:b/>
          <w:sz w:val="22"/>
          <w:szCs w:val="22"/>
        </w:rPr>
        <w:t xml:space="preserve">DISCUSSION </w:t>
      </w:r>
    </w:p>
    <w:p w14:paraId="19B194C6" w14:textId="3C9A24A0" w:rsidR="007E4904" w:rsidRPr="00334E47" w:rsidRDefault="00E85D06" w:rsidP="006551EE">
      <w:pPr>
        <w:rPr>
          <w:rFonts w:ascii="Helvetica" w:hAnsi="Helvetica"/>
          <w:sz w:val="22"/>
          <w:szCs w:val="22"/>
        </w:rPr>
      </w:pPr>
      <w:r>
        <w:rPr>
          <w:rFonts w:ascii="Helvetica" w:hAnsi="Helvetica"/>
          <w:sz w:val="22"/>
          <w:szCs w:val="22"/>
        </w:rPr>
        <w:t>The</w:t>
      </w:r>
      <w:r w:rsidRPr="003805EE">
        <w:rPr>
          <w:rFonts w:ascii="Helvetica" w:hAnsi="Helvetica"/>
          <w:sz w:val="22"/>
          <w:szCs w:val="22"/>
        </w:rPr>
        <w:t xml:space="preserve"> </w:t>
      </w:r>
      <w:r w:rsidR="00A352EA" w:rsidRPr="003805EE">
        <w:rPr>
          <w:rFonts w:ascii="Helvetica" w:hAnsi="Helvetica"/>
          <w:sz w:val="22"/>
          <w:szCs w:val="22"/>
        </w:rPr>
        <w:t>monitoring</w:t>
      </w:r>
      <w:r>
        <w:rPr>
          <w:rFonts w:ascii="Helvetica" w:hAnsi="Helvetica"/>
          <w:sz w:val="22"/>
          <w:szCs w:val="22"/>
        </w:rPr>
        <w:t xml:space="preserve"> of biological systems</w:t>
      </w:r>
      <w:r w:rsidR="004C5771" w:rsidRPr="003805EE">
        <w:rPr>
          <w:rFonts w:ascii="Helvetica" w:hAnsi="Helvetica"/>
          <w:sz w:val="22"/>
          <w:szCs w:val="22"/>
        </w:rPr>
        <w:t xml:space="preserve"> is </w:t>
      </w:r>
      <w:r w:rsidR="000D0034" w:rsidRPr="003805EE">
        <w:rPr>
          <w:rFonts w:ascii="Helvetica" w:hAnsi="Helvetica"/>
          <w:sz w:val="22"/>
          <w:szCs w:val="22"/>
        </w:rPr>
        <w:t xml:space="preserve">typically constrained by </w:t>
      </w:r>
      <w:r w:rsidR="004C5771" w:rsidRPr="003805EE">
        <w:rPr>
          <w:rFonts w:ascii="Helvetica" w:hAnsi="Helvetica"/>
          <w:sz w:val="22"/>
          <w:szCs w:val="22"/>
        </w:rPr>
        <w:t>financial and logistical</w:t>
      </w:r>
      <w:r w:rsidR="000D0034" w:rsidRPr="003805EE">
        <w:rPr>
          <w:rFonts w:ascii="Helvetica" w:hAnsi="Helvetica"/>
          <w:sz w:val="22"/>
          <w:szCs w:val="22"/>
        </w:rPr>
        <w:t xml:space="preserve"> resources</w:t>
      </w:r>
      <w:r w:rsidR="004C5771" w:rsidRPr="003805EE">
        <w:rPr>
          <w:rFonts w:ascii="Helvetica" w:hAnsi="Helvetica"/>
          <w:sz w:val="22"/>
          <w:szCs w:val="22"/>
        </w:rPr>
        <w:t xml:space="preserve">. </w:t>
      </w:r>
      <w:r w:rsidR="00F312BB" w:rsidRPr="003805EE">
        <w:rPr>
          <w:rFonts w:ascii="Helvetica" w:hAnsi="Helvetica"/>
          <w:sz w:val="22"/>
          <w:szCs w:val="22"/>
        </w:rPr>
        <w:t xml:space="preserve">Our </w:t>
      </w:r>
      <w:r w:rsidR="00A65A95" w:rsidRPr="003805EE">
        <w:rPr>
          <w:rFonts w:ascii="Helvetica" w:hAnsi="Helvetica"/>
          <w:sz w:val="22"/>
          <w:szCs w:val="22"/>
        </w:rPr>
        <w:t>results</w:t>
      </w:r>
      <w:r w:rsidR="00511F8E" w:rsidRPr="003805EE">
        <w:rPr>
          <w:rFonts w:ascii="Helvetica" w:hAnsi="Helvetica"/>
          <w:sz w:val="22"/>
          <w:szCs w:val="22"/>
        </w:rPr>
        <w:t xml:space="preserve"> demonstrate</w:t>
      </w:r>
      <w:r w:rsidR="00F312BB" w:rsidRPr="003805EE">
        <w:rPr>
          <w:rFonts w:ascii="Helvetica" w:hAnsi="Helvetica"/>
          <w:sz w:val="22"/>
          <w:szCs w:val="22"/>
        </w:rPr>
        <w:t xml:space="preserve"> that </w:t>
      </w:r>
      <w:r w:rsidR="005B06D5">
        <w:rPr>
          <w:rFonts w:ascii="Helvetica" w:hAnsi="Helvetica"/>
          <w:sz w:val="22"/>
          <w:szCs w:val="22"/>
        </w:rPr>
        <w:t xml:space="preserve">high precision monitoring can promote the </w:t>
      </w:r>
      <w:r w:rsidR="00A86133">
        <w:rPr>
          <w:rFonts w:ascii="Helvetica" w:hAnsi="Helvetica"/>
          <w:sz w:val="22"/>
          <w:szCs w:val="22"/>
        </w:rPr>
        <w:t>recovery</w:t>
      </w:r>
      <w:r w:rsidR="005B06D5">
        <w:rPr>
          <w:rFonts w:ascii="Helvetica" w:hAnsi="Helvetica"/>
          <w:sz w:val="22"/>
          <w:szCs w:val="22"/>
        </w:rPr>
        <w:t xml:space="preserve"> of </w:t>
      </w:r>
      <w:r w:rsidR="00A32411">
        <w:rPr>
          <w:rFonts w:ascii="Helvetica" w:hAnsi="Helvetica"/>
          <w:sz w:val="22"/>
          <w:szCs w:val="22"/>
        </w:rPr>
        <w:t xml:space="preserve">an </w:t>
      </w:r>
      <w:r w:rsidR="005B06D5">
        <w:rPr>
          <w:rFonts w:ascii="Helvetica" w:hAnsi="Helvetica"/>
          <w:sz w:val="22"/>
          <w:szCs w:val="22"/>
        </w:rPr>
        <w:t>overharvested population</w:t>
      </w:r>
      <w:r w:rsidR="007E4904">
        <w:rPr>
          <w:rFonts w:ascii="Helvetica" w:hAnsi="Helvetica"/>
          <w:sz w:val="22"/>
          <w:szCs w:val="22"/>
        </w:rPr>
        <w:t xml:space="preserve">, mitigate </w:t>
      </w:r>
      <w:r w:rsidR="00A32411">
        <w:rPr>
          <w:rFonts w:ascii="Helvetica" w:hAnsi="Helvetica"/>
          <w:sz w:val="22"/>
          <w:szCs w:val="22"/>
        </w:rPr>
        <w:t xml:space="preserve">the </w:t>
      </w:r>
      <w:r w:rsidR="007E4904">
        <w:rPr>
          <w:rFonts w:ascii="Helvetica" w:hAnsi="Helvetica"/>
          <w:sz w:val="22"/>
          <w:szCs w:val="22"/>
        </w:rPr>
        <w:t xml:space="preserve">risk of </w:t>
      </w:r>
      <w:r w:rsidR="00A32411">
        <w:rPr>
          <w:rFonts w:ascii="Helvetica" w:hAnsi="Helvetica"/>
          <w:sz w:val="22"/>
          <w:szCs w:val="22"/>
        </w:rPr>
        <w:t xml:space="preserve">population </w:t>
      </w:r>
      <w:r w:rsidR="007E4904">
        <w:rPr>
          <w:rFonts w:ascii="Helvetica" w:hAnsi="Helvetica"/>
          <w:sz w:val="22"/>
          <w:szCs w:val="22"/>
        </w:rPr>
        <w:t>collapse,</w:t>
      </w:r>
      <w:r w:rsidR="005B06D5">
        <w:rPr>
          <w:rFonts w:ascii="Helvetica" w:hAnsi="Helvetica"/>
          <w:sz w:val="22"/>
          <w:szCs w:val="22"/>
        </w:rPr>
        <w:t xml:space="preserve"> and maximize the </w:t>
      </w:r>
      <w:r w:rsidR="00A32411">
        <w:rPr>
          <w:rFonts w:ascii="Helvetica" w:hAnsi="Helvetica"/>
          <w:sz w:val="22"/>
          <w:szCs w:val="22"/>
        </w:rPr>
        <w:lastRenderedPageBreak/>
        <w:t xml:space="preserve">economic </w:t>
      </w:r>
      <w:r w:rsidR="005B06D5">
        <w:rPr>
          <w:rFonts w:ascii="Helvetica" w:hAnsi="Helvetica"/>
          <w:sz w:val="22"/>
          <w:szCs w:val="22"/>
        </w:rPr>
        <w:t>value of a resource.</w:t>
      </w:r>
      <w:r w:rsidR="007E4904">
        <w:rPr>
          <w:rFonts w:ascii="Helvetica" w:hAnsi="Helvetica"/>
          <w:sz w:val="22"/>
          <w:szCs w:val="22"/>
        </w:rPr>
        <w:t xml:space="preserve"> While our case study was inspired by fisheries management strategies and focused on a single species, our findings are generally applicable to other </w:t>
      </w:r>
      <w:r w:rsidR="00894740">
        <w:rPr>
          <w:rFonts w:ascii="Helvetica" w:hAnsi="Helvetica"/>
          <w:sz w:val="22"/>
          <w:szCs w:val="22"/>
        </w:rPr>
        <w:t xml:space="preserve">management systems and </w:t>
      </w:r>
      <w:r w:rsidR="007E4904">
        <w:rPr>
          <w:rFonts w:ascii="Helvetica" w:hAnsi="Helvetica"/>
          <w:sz w:val="22"/>
          <w:szCs w:val="22"/>
        </w:rPr>
        <w:t>taxa</w:t>
      </w:r>
      <w:r w:rsidR="00C416B3">
        <w:rPr>
          <w:rFonts w:ascii="Helvetica" w:hAnsi="Helvetica"/>
          <w:sz w:val="22"/>
          <w:szCs w:val="22"/>
        </w:rPr>
        <w:t xml:space="preserve">. </w:t>
      </w:r>
      <w:r w:rsidR="00A32411">
        <w:rPr>
          <w:rFonts w:ascii="Helvetica" w:hAnsi="Helvetica"/>
          <w:sz w:val="22"/>
          <w:szCs w:val="22"/>
        </w:rPr>
        <w:t xml:space="preserve">Our results </w:t>
      </w:r>
      <w:r w:rsidR="00C416B3">
        <w:rPr>
          <w:rFonts w:ascii="Helvetica" w:hAnsi="Helvetica"/>
          <w:sz w:val="22"/>
          <w:szCs w:val="22"/>
        </w:rPr>
        <w:t xml:space="preserve">also </w:t>
      </w:r>
      <w:r w:rsidR="00D92B91">
        <w:rPr>
          <w:rFonts w:ascii="Helvetica" w:hAnsi="Helvetica"/>
          <w:sz w:val="22"/>
          <w:szCs w:val="22"/>
        </w:rPr>
        <w:t xml:space="preserve">provide insights for </w:t>
      </w:r>
      <w:r w:rsidR="00A32411">
        <w:rPr>
          <w:rFonts w:ascii="Helvetica" w:hAnsi="Helvetica"/>
          <w:sz w:val="22"/>
          <w:szCs w:val="22"/>
        </w:rPr>
        <w:t>monitoring and management</w:t>
      </w:r>
      <w:r w:rsidR="00C416B3">
        <w:rPr>
          <w:rFonts w:ascii="Helvetica" w:hAnsi="Helvetica"/>
          <w:sz w:val="22"/>
          <w:szCs w:val="22"/>
        </w:rPr>
        <w:t xml:space="preserve"> at the </w:t>
      </w:r>
      <w:r w:rsidR="007E4904">
        <w:rPr>
          <w:rFonts w:ascii="Helvetica" w:hAnsi="Helvetica"/>
          <w:color w:val="000000" w:themeColor="text1"/>
          <w:sz w:val="22"/>
          <w:szCs w:val="22"/>
        </w:rPr>
        <w:t>ecosystem-level</w:t>
      </w:r>
      <w:r w:rsidR="00C416B3">
        <w:rPr>
          <w:rFonts w:ascii="Helvetica" w:hAnsi="Helvetica"/>
          <w:color w:val="000000" w:themeColor="text1"/>
          <w:sz w:val="22"/>
          <w:szCs w:val="22"/>
        </w:rPr>
        <w:t>, where</w:t>
      </w:r>
      <w:r w:rsidR="00A32411">
        <w:rPr>
          <w:rFonts w:ascii="Helvetica" w:hAnsi="Helvetica"/>
          <w:color w:val="000000" w:themeColor="text1"/>
          <w:sz w:val="22"/>
          <w:szCs w:val="22"/>
        </w:rPr>
        <w:t xml:space="preserve"> human impacts such as</w:t>
      </w:r>
      <w:r w:rsidR="00C416B3">
        <w:rPr>
          <w:rFonts w:ascii="Helvetica" w:hAnsi="Helvetica"/>
          <w:color w:val="000000" w:themeColor="text1"/>
          <w:sz w:val="22"/>
          <w:szCs w:val="22"/>
        </w:rPr>
        <w:t xml:space="preserve"> o</w:t>
      </w:r>
      <w:r w:rsidR="007E4904">
        <w:rPr>
          <w:rFonts w:ascii="Helvetica" w:hAnsi="Helvetica"/>
          <w:color w:val="000000" w:themeColor="text1"/>
          <w:sz w:val="22"/>
          <w:szCs w:val="22"/>
        </w:rPr>
        <w:t xml:space="preserve">verharvesting </w:t>
      </w:r>
      <w:r w:rsidR="007E4904" w:rsidRPr="003805EE">
        <w:rPr>
          <w:rFonts w:ascii="Helvetica" w:hAnsi="Helvetica"/>
          <w:color w:val="000000" w:themeColor="text1"/>
          <w:sz w:val="22"/>
          <w:szCs w:val="22"/>
        </w:rPr>
        <w:fldChar w:fldCharType="begin"/>
      </w:r>
      <w:r w:rsidR="00010E6A">
        <w:rPr>
          <w:rFonts w:ascii="Helvetica" w:hAnsi="Helvetica"/>
          <w:color w:val="000000" w:themeColor="text1"/>
          <w:sz w:val="22"/>
          <w:szCs w:val="22"/>
        </w:rPr>
        <w:instrText xml:space="preserve"> ADDIN EN.CITE &lt;EndNote&gt;&lt;Cite&gt;&lt;Author&gt;Choi&lt;/Author&gt;&lt;Year&gt;2005&lt;/Year&gt;&lt;RecNum&gt;6261&lt;/RecNum&gt;&lt;DisplayText&gt;&lt;style face="superscript"&gt;17,18&lt;/style&gt;&lt;/DisplayText&gt;&lt;record&gt;&lt;rec-number&gt;6261&lt;/rec-number&gt;&lt;foreign-keys&gt;&lt;key app="EN" db-id="x0w5wa9airxrfze0ft2x20vgz0w5wpet5ftz" timestamp="1614114739" guid="492cc590-f346-41f8-81d0-f19c76f0968c"&gt;6261&lt;/key&gt;&lt;/foreign-keys&gt;&lt;ref-type name="Journal Article"&gt;17&lt;/ref-type&gt;&lt;contributors&gt;&lt;authors&gt;&lt;author&gt;Choi, JS&lt;/author&gt;&lt;author&gt;Frank, KT&lt;/author&gt;&lt;author&gt;Petrie, BD&lt;/author&gt;&lt;author&gt;Leggett, WC&lt;/author&gt;&lt;/authors&gt;&lt;/contributors&gt;&lt;titles&gt;&lt;title&gt;Integrated assessment of a large marine ecosystem: a case study of the devolution of the eastern Scotian Shelf, Canada&lt;/title&gt;&lt;secondary-title&gt;Oceanography and Marine Biology&lt;/secondary-title&gt;&lt;/titles&gt;&lt;periodical&gt;&lt;full-title&gt;Oceanography and Marine Biology&lt;/full-title&gt;&lt;/periodical&gt;&lt;pages&gt;47&lt;/pages&gt;&lt;volume&gt;43&lt;/volume&gt;&lt;dates&gt;&lt;year&gt;2005&lt;/year&gt;&lt;/dates&gt;&lt;isbn&gt;0078-3218&lt;/isbn&gt;&lt;urls&gt;&lt;/urls&gt;&lt;/record&gt;&lt;/Cite&gt;&lt;Cite&gt;&lt;Author&gt;Oguz&lt;/Author&gt;&lt;Year&gt;2007&lt;/Year&gt;&lt;RecNum&gt;6260&lt;/RecNum&gt;&lt;record&gt;&lt;rec-number&gt;6260&lt;/rec-number&gt;&lt;foreign-keys&gt;&lt;key app="EN" db-id="x0w5wa9airxrfze0ft2x20vgz0w5wpet5ftz" timestamp="1614114739" guid="ab2f8d67-1a87-4346-a519-4e7df17c3992"&gt;6260&lt;/key&gt;&lt;/foreign-keys&gt;&lt;ref-type name="Journal Article"&gt;17&lt;/ref-type&gt;&lt;contributors&gt;&lt;authors&gt;&lt;author&gt;Oguz, Temel&lt;/author&gt;&lt;author&gt;Gilbert, Denis&lt;/author&gt;&lt;/authors&gt;&lt;/contributors&gt;&lt;titles&gt;&lt;title&gt;Abrupt transitions of the top-down controlled Black Sea pelagic ecosystem during 1960–2000: evidence for regime-shifts under strong fishery exploitation and nutrient enrichment modulated by climate-induced variations&lt;/title&gt;&lt;secondary-title&gt;Deep Sea Research Part I: Oceanographic Research Papers&lt;/secondary-title&gt;&lt;/titles&gt;&lt;periodical&gt;&lt;full-title&gt;Deep Sea Research Part I: Oceanographic Research Papers&lt;/full-title&gt;&lt;/periodical&gt;&lt;pages&gt;220-242&lt;/pages&gt;&lt;volume&gt;54&lt;/volume&gt;&lt;number&gt;2&lt;/number&gt;&lt;dates&gt;&lt;year&gt;2007&lt;/year&gt;&lt;/dates&gt;&lt;isbn&gt;0967-0637&lt;/isbn&gt;&lt;urls&gt;&lt;/urls&gt;&lt;/record&gt;&lt;/Cite&gt;&lt;/EndNote&gt;</w:instrText>
      </w:r>
      <w:r w:rsidR="007E4904" w:rsidRPr="003805EE">
        <w:rPr>
          <w:rFonts w:ascii="Helvetica" w:hAnsi="Helvetica"/>
          <w:color w:val="000000" w:themeColor="text1"/>
          <w:sz w:val="22"/>
          <w:szCs w:val="22"/>
        </w:rPr>
        <w:fldChar w:fldCharType="separate"/>
      </w:r>
      <w:r w:rsidR="00010E6A" w:rsidRPr="00010E6A">
        <w:rPr>
          <w:rFonts w:ascii="Helvetica" w:hAnsi="Helvetica"/>
          <w:noProof/>
          <w:color w:val="000000" w:themeColor="text1"/>
          <w:sz w:val="22"/>
          <w:szCs w:val="22"/>
          <w:vertAlign w:val="superscript"/>
        </w:rPr>
        <w:t>17,18</w:t>
      </w:r>
      <w:r w:rsidR="007E4904" w:rsidRPr="003805EE">
        <w:rPr>
          <w:rFonts w:ascii="Helvetica" w:hAnsi="Helvetica"/>
          <w:color w:val="000000" w:themeColor="text1"/>
          <w:sz w:val="22"/>
          <w:szCs w:val="22"/>
        </w:rPr>
        <w:fldChar w:fldCharType="end"/>
      </w:r>
      <w:r w:rsidR="007E4904" w:rsidRPr="003805EE">
        <w:rPr>
          <w:rFonts w:ascii="Helvetica" w:hAnsi="Helvetica"/>
          <w:color w:val="000000" w:themeColor="text1"/>
          <w:sz w:val="22"/>
          <w:szCs w:val="22"/>
        </w:rPr>
        <w:t xml:space="preserve">, </w:t>
      </w:r>
      <w:r w:rsidR="007E4904">
        <w:rPr>
          <w:rFonts w:ascii="Helvetica" w:hAnsi="Helvetica"/>
          <w:color w:val="000000" w:themeColor="text1"/>
          <w:sz w:val="22"/>
          <w:szCs w:val="22"/>
        </w:rPr>
        <w:t xml:space="preserve">nutrient limitation </w:t>
      </w:r>
      <w:r w:rsidR="007E4904">
        <w:rPr>
          <w:rFonts w:ascii="Helvetica" w:hAnsi="Helvetica"/>
          <w:color w:val="000000" w:themeColor="text1"/>
          <w:sz w:val="22"/>
          <w:szCs w:val="22"/>
        </w:rPr>
        <w:fldChar w:fldCharType="begin"/>
      </w:r>
      <w:r w:rsidR="00010E6A">
        <w:rPr>
          <w:rFonts w:ascii="Helvetica" w:hAnsi="Helvetica"/>
          <w:color w:val="000000" w:themeColor="text1"/>
          <w:sz w:val="22"/>
          <w:szCs w:val="22"/>
        </w:rPr>
        <w:instrText xml:space="preserve"> ADDIN EN.CITE &lt;EndNote&gt;&lt;Cite&gt;&lt;Author&gt;Carpenter&lt;/Author&gt;&lt;Year&gt;2003&lt;/Year&gt;&lt;RecNum&gt;6332&lt;/RecNum&gt;&lt;IDText&gt;Regime shifts in lake ecosystems: pattern and variation&lt;/IDText&gt;&lt;DisplayText&gt;&lt;style face="superscript"&gt;19&lt;/style&gt;&lt;/DisplayText&gt;&lt;record&gt;&lt;rec-number&gt;6332&lt;/rec-number&gt;&lt;foreign-keys&gt;&lt;key app="EN" db-id="x0w5wa9airxrfze0ft2x20vgz0w5wpet5ftz" timestamp="1614114740" guid="647c698d-e29c-4525-bdc3-d7f4d418ac2e"&gt;6332&lt;/key&gt;&lt;/foreign-keys&gt;&lt;ref-type name="Book"&gt;6&lt;/ref-type&gt;&lt;contributors&gt;&lt;authors&gt;&lt;author&gt;Carpenter, Stephen R&lt;/author&gt;&lt;author&gt;Kinne, Otto&lt;/author&gt;&lt;/authors&gt;&lt;/contributors&gt;&lt;titles&gt;&lt;title&gt;Regime shifts in lake ecosystems: pattern and variation&lt;/title&gt;&lt;/titles&gt;&lt;volume&gt;15&lt;/volume&gt;&lt;dates&gt;&lt;year&gt;2003&lt;/year&gt;&lt;/dates&gt;&lt;publisher&gt;International Ecology Institute Oldendorf/Luhe, Germany&lt;/publisher&gt;&lt;urls&gt;&lt;/urls&gt;&lt;/record&gt;&lt;/Cite&gt;&lt;/EndNote&gt;</w:instrText>
      </w:r>
      <w:r w:rsidR="007E4904">
        <w:rPr>
          <w:rFonts w:ascii="Helvetica" w:hAnsi="Helvetica"/>
          <w:color w:val="000000" w:themeColor="text1"/>
          <w:sz w:val="22"/>
          <w:szCs w:val="22"/>
        </w:rPr>
        <w:fldChar w:fldCharType="separate"/>
      </w:r>
      <w:r w:rsidR="00010E6A" w:rsidRPr="00010E6A">
        <w:rPr>
          <w:rFonts w:ascii="Helvetica" w:hAnsi="Helvetica"/>
          <w:noProof/>
          <w:color w:val="000000" w:themeColor="text1"/>
          <w:sz w:val="22"/>
          <w:szCs w:val="22"/>
          <w:vertAlign w:val="superscript"/>
        </w:rPr>
        <w:t>19</w:t>
      </w:r>
      <w:r w:rsidR="007E4904">
        <w:rPr>
          <w:rFonts w:ascii="Helvetica" w:hAnsi="Helvetica"/>
          <w:color w:val="000000" w:themeColor="text1"/>
          <w:sz w:val="22"/>
          <w:szCs w:val="22"/>
        </w:rPr>
        <w:fldChar w:fldCharType="end"/>
      </w:r>
      <w:r w:rsidR="007E4904">
        <w:rPr>
          <w:rFonts w:ascii="Helvetica" w:hAnsi="Helvetica"/>
          <w:color w:val="000000" w:themeColor="text1"/>
          <w:sz w:val="22"/>
          <w:szCs w:val="22"/>
        </w:rPr>
        <w:t xml:space="preserve">, </w:t>
      </w:r>
      <w:r w:rsidR="007E4904" w:rsidRPr="003805EE">
        <w:rPr>
          <w:rFonts w:ascii="Helvetica" w:hAnsi="Helvetica"/>
          <w:color w:val="000000" w:themeColor="text1"/>
          <w:sz w:val="22"/>
          <w:szCs w:val="22"/>
        </w:rPr>
        <w:t>and habitat fragmentation</w:t>
      </w:r>
      <w:r w:rsidR="007E4904">
        <w:rPr>
          <w:rFonts w:ascii="Helvetica" w:hAnsi="Helvetica"/>
          <w:color w:val="000000" w:themeColor="text1"/>
          <w:sz w:val="22"/>
          <w:szCs w:val="22"/>
        </w:rPr>
        <w:fldChar w:fldCharType="begin"/>
      </w:r>
      <w:r w:rsidR="00010E6A">
        <w:rPr>
          <w:rFonts w:ascii="Helvetica" w:hAnsi="Helvetica"/>
          <w:color w:val="000000" w:themeColor="text1"/>
          <w:sz w:val="22"/>
          <w:szCs w:val="22"/>
        </w:rPr>
        <w:instrText xml:space="preserve"> ADDIN EN.CITE &lt;EndNote&gt;&lt;Cite&gt;&lt;Author&gt;Cumming&lt;/Author&gt;&lt;Year&gt;2012&lt;/Year&gt;&lt;RecNum&gt;6264&lt;/RecNum&gt;&lt;IDText&gt;Spatial complexity in fragmenting Amazonian rainforests: Do feedbacks from edge effects push forests towards an ecological threshold?&lt;/IDText&gt;&lt;DisplayText&gt;&lt;style face="superscript"&gt;20&lt;/style&gt;&lt;/DisplayText&gt;&lt;record&gt;&lt;rec-number&gt;6264&lt;/rec-number&gt;&lt;foreign-keys&gt;&lt;key app="EN" db-id="x0w5wa9airxrfze0ft2x20vgz0w5wpet5ftz" timestamp="1614114739" guid="a913ac2b-af1f-4365-a59b-2a8d48e16357"&gt;6264&lt;/key&gt;&lt;/foreign-keys&gt;&lt;ref-type name="Journal Article"&gt;17&lt;/ref-type&gt;&lt;contributors&gt;&lt;authors&gt;&lt;author&gt;Cumming, Graeme S&lt;/author&gt;&lt;author&gt;Southworth, Jane&lt;/author&gt;&lt;author&gt;Rondon, Xanic J&lt;/author&gt;&lt;author&gt;Marsik, Matthew&lt;/author&gt;&lt;/authors&gt;&lt;/contributors&gt;&lt;titles&gt;&lt;title&gt;Spatial complexity in fragmenting Amazonian rainforests: Do feedbacks from edge effects push forests towards an ecological threshold?&lt;/title&gt;&lt;secondary-title&gt;Ecological Complexity&lt;/secondary-title&gt;&lt;/titles&gt;&lt;periodical&gt;&lt;full-title&gt;Ecological Complexity&lt;/full-title&gt;&lt;/periodical&gt;&lt;pages&gt;67-74&lt;/pages&gt;&lt;volume&gt;11&lt;/volume&gt;&lt;dates&gt;&lt;year&gt;2012&lt;/year&gt;&lt;/dates&gt;&lt;isbn&gt;1476-945X&lt;/isbn&gt;&lt;urls&gt;&lt;/urls&gt;&lt;/record&gt;&lt;/Cite&gt;&lt;/EndNote&gt;</w:instrText>
      </w:r>
      <w:r w:rsidR="007E4904">
        <w:rPr>
          <w:rFonts w:ascii="Helvetica" w:hAnsi="Helvetica"/>
          <w:color w:val="000000" w:themeColor="text1"/>
          <w:sz w:val="22"/>
          <w:szCs w:val="22"/>
        </w:rPr>
        <w:fldChar w:fldCharType="separate"/>
      </w:r>
      <w:r w:rsidR="00010E6A" w:rsidRPr="00010E6A">
        <w:rPr>
          <w:rFonts w:ascii="Helvetica" w:hAnsi="Helvetica"/>
          <w:noProof/>
          <w:color w:val="000000" w:themeColor="text1"/>
          <w:sz w:val="22"/>
          <w:szCs w:val="22"/>
          <w:vertAlign w:val="superscript"/>
        </w:rPr>
        <w:t>20</w:t>
      </w:r>
      <w:r w:rsidR="007E4904">
        <w:rPr>
          <w:rFonts w:ascii="Helvetica" w:hAnsi="Helvetica"/>
          <w:color w:val="000000" w:themeColor="text1"/>
          <w:sz w:val="22"/>
          <w:szCs w:val="22"/>
        </w:rPr>
        <w:fldChar w:fldCharType="end"/>
      </w:r>
      <w:r w:rsidR="007E4904" w:rsidRPr="003805EE">
        <w:rPr>
          <w:rFonts w:ascii="Helvetica" w:hAnsi="Helvetica"/>
          <w:color w:val="000000" w:themeColor="text1"/>
          <w:sz w:val="22"/>
          <w:szCs w:val="22"/>
        </w:rPr>
        <w:t xml:space="preserve"> </w:t>
      </w:r>
      <w:r w:rsidR="007E4904">
        <w:rPr>
          <w:rFonts w:ascii="Helvetica" w:hAnsi="Helvetica"/>
          <w:color w:val="000000" w:themeColor="text1"/>
          <w:sz w:val="22"/>
          <w:szCs w:val="22"/>
        </w:rPr>
        <w:t>can cause ecosystems to cross critical thresholds</w:t>
      </w:r>
      <w:r w:rsidR="007E4904" w:rsidRPr="003805EE">
        <w:rPr>
          <w:rFonts w:ascii="Helvetica" w:hAnsi="Helvetica"/>
          <w:color w:val="000000" w:themeColor="text1"/>
          <w:sz w:val="22"/>
          <w:szCs w:val="22"/>
        </w:rPr>
        <w:t xml:space="preserve"> </w:t>
      </w:r>
      <w:r w:rsidR="007E4904">
        <w:rPr>
          <w:rFonts w:ascii="Helvetica" w:hAnsi="Helvetica"/>
          <w:color w:val="000000" w:themeColor="text1"/>
          <w:sz w:val="22"/>
          <w:szCs w:val="22"/>
        </w:rPr>
        <w:t xml:space="preserve">and undergo </w:t>
      </w:r>
      <w:r w:rsidR="007E4904" w:rsidRPr="003805EE">
        <w:rPr>
          <w:rFonts w:ascii="Helvetica" w:hAnsi="Helvetica"/>
          <w:color w:val="000000" w:themeColor="text1"/>
          <w:sz w:val="22"/>
          <w:szCs w:val="22"/>
        </w:rPr>
        <w:t>regime shifts</w:t>
      </w:r>
      <w:r w:rsidR="00A32411">
        <w:rPr>
          <w:rFonts w:ascii="Helvetica" w:hAnsi="Helvetica"/>
          <w:color w:val="000000" w:themeColor="text1"/>
          <w:sz w:val="22"/>
          <w:szCs w:val="22"/>
        </w:rPr>
        <w:t xml:space="preserve">, which can have </w:t>
      </w:r>
      <w:r w:rsidR="007E4904">
        <w:rPr>
          <w:rFonts w:ascii="Helvetica" w:hAnsi="Helvetica"/>
          <w:color w:val="000000" w:themeColor="text1"/>
          <w:sz w:val="22"/>
          <w:szCs w:val="22"/>
        </w:rPr>
        <w:t>majo</w:t>
      </w:r>
      <w:r w:rsidR="00D161CD">
        <w:rPr>
          <w:rFonts w:ascii="Helvetica" w:hAnsi="Helvetica"/>
          <w:color w:val="000000" w:themeColor="text1"/>
          <w:sz w:val="22"/>
          <w:szCs w:val="22"/>
        </w:rPr>
        <w:t>r socioeconomic consequences</w:t>
      </w:r>
      <w:r w:rsidR="00A32411" w:rsidRPr="00A32411">
        <w:t xml:space="preserve"> </w:t>
      </w:r>
      <w:r w:rsidR="00074268">
        <w:rPr>
          <w:rFonts w:ascii="Helvetica" w:hAnsi="Helvetica"/>
          <w:color w:val="000000" w:themeColor="text1"/>
          <w:sz w:val="22"/>
          <w:szCs w:val="22"/>
        </w:rPr>
        <w:fldChar w:fldCharType="begin"/>
      </w:r>
      <w:r w:rsidR="00010E6A">
        <w:rPr>
          <w:rFonts w:ascii="Helvetica" w:hAnsi="Helvetica"/>
          <w:color w:val="000000" w:themeColor="text1"/>
          <w:sz w:val="22"/>
          <w:szCs w:val="22"/>
        </w:rPr>
        <w:instrText xml:space="preserve"> ADDIN EN.CITE &lt;EndNote&gt;&lt;Cite&gt;&lt;Author&gt;van Ginkel&lt;/Author&gt;&lt;Year&gt;2020&lt;/Year&gt;&lt;RecNum&gt;6502&lt;/RecNum&gt;&lt;IDText&gt;Climate change induced socio-economic tipping points: review and stakeholder consultation for policy relevant research&lt;/IDText&gt;&lt;DisplayText&gt;&lt;style face="superscript"&gt;21&lt;/style&gt;&lt;/DisplayText&gt;&lt;record&gt;&lt;rec-number&gt;6502&lt;/rec-number&gt;&lt;foreign-keys&gt;&lt;key app="EN" db-id="x0w5wa9airxrfze0ft2x20vgz0w5wpet5ftz" timestamp="1614114931" guid="0cd3fce0-909c-489b-9798-e1e68cc1422c"&gt;6502&lt;/key&gt;&lt;/foreign-keys&gt;&lt;ref-type name="Journal Article"&gt;17&lt;/ref-type&gt;&lt;contributors&gt;&lt;authors&gt;&lt;author&gt;van Ginkel, Kees C. H.&lt;/author&gt;&lt;author&gt;Botzen, W. J. Wouter&lt;/author&gt;&lt;author&gt;Haasnoot, Marjolijn&lt;/author&gt;&lt;author&gt;Bachner, Gabriel&lt;/author&gt;&lt;author&gt;Steininger, Karl W.&lt;/author&gt;&lt;author&gt;Hinkel, Jochen&lt;/author&gt;&lt;author&gt;Watkiss, Paul&lt;/author&gt;&lt;author&gt;Boere, Esther&lt;/author&gt;&lt;author&gt;Jeuken, Ad&lt;/author&gt;&lt;author&gt;de Murieta, Elisa Sainz&lt;/author&gt;&lt;author&gt;Bosello, Francesco&lt;/author&gt;&lt;/authors&gt;&lt;/contributors&gt;&lt;titles&gt;&lt;title&gt;Climate change induced socio-economic tipping points: review and stakeholder consultation for policy relevant research&lt;/title&gt;&lt;secondary-title&gt;Environmental Research Letters&lt;/secondary-title&gt;&lt;/titles&gt;&lt;periodical&gt;&lt;full-title&gt;Environmental Research Letters&lt;/full-title&gt;&lt;/periodical&gt;&lt;volume&gt;15&lt;/volume&gt;&lt;number&gt;2&lt;/number&gt;&lt;section&gt;023001&lt;/section&gt;&lt;dates&gt;&lt;year&gt;2020&lt;/year&gt;&lt;/dates&gt;&lt;isbn&gt;1748-9326&lt;/isbn&gt;&lt;urls&gt;&lt;/urls&gt;&lt;electronic-resource-num&gt;10.1088/1748-9326/ab6395&lt;/electronic-resource-num&gt;&lt;/record&gt;&lt;/Cite&gt;&lt;/EndNote&gt;</w:instrText>
      </w:r>
      <w:r w:rsidR="00074268">
        <w:rPr>
          <w:rFonts w:ascii="Helvetica" w:hAnsi="Helvetica"/>
          <w:color w:val="000000" w:themeColor="text1"/>
          <w:sz w:val="22"/>
          <w:szCs w:val="22"/>
        </w:rPr>
        <w:fldChar w:fldCharType="separate"/>
      </w:r>
      <w:r w:rsidR="00010E6A" w:rsidRPr="00010E6A">
        <w:rPr>
          <w:rFonts w:ascii="Helvetica" w:hAnsi="Helvetica"/>
          <w:noProof/>
          <w:color w:val="000000" w:themeColor="text1"/>
          <w:sz w:val="22"/>
          <w:szCs w:val="22"/>
          <w:vertAlign w:val="superscript"/>
        </w:rPr>
        <w:t>21</w:t>
      </w:r>
      <w:r w:rsidR="00074268">
        <w:rPr>
          <w:rFonts w:ascii="Helvetica" w:hAnsi="Helvetica"/>
          <w:color w:val="000000" w:themeColor="text1"/>
          <w:sz w:val="22"/>
          <w:szCs w:val="22"/>
        </w:rPr>
        <w:fldChar w:fldCharType="end"/>
      </w:r>
      <w:r w:rsidR="007E4904">
        <w:rPr>
          <w:rFonts w:ascii="Helvetica" w:hAnsi="Helvetica"/>
          <w:color w:val="000000" w:themeColor="text1"/>
          <w:sz w:val="22"/>
          <w:szCs w:val="22"/>
        </w:rPr>
        <w:t>.</w:t>
      </w:r>
      <w:r w:rsidR="00334E47">
        <w:rPr>
          <w:rFonts w:ascii="Helvetica" w:hAnsi="Helvetica"/>
          <w:sz w:val="22"/>
          <w:szCs w:val="22"/>
        </w:rPr>
        <w:t xml:space="preserve"> Generally, </w:t>
      </w:r>
      <w:r w:rsidR="00334E47">
        <w:rPr>
          <w:rFonts w:ascii="Helvetica" w:hAnsi="Helvetica"/>
          <w:color w:val="000000" w:themeColor="text1"/>
          <w:sz w:val="22"/>
          <w:szCs w:val="22"/>
        </w:rPr>
        <w:t>m</w:t>
      </w:r>
      <w:r w:rsidR="007E4904">
        <w:rPr>
          <w:rFonts w:ascii="Helvetica" w:hAnsi="Helvetica"/>
          <w:color w:val="000000" w:themeColor="text1"/>
          <w:sz w:val="22"/>
          <w:szCs w:val="22"/>
        </w:rPr>
        <w:t xml:space="preserve">anagers seeking to avoid crossing </w:t>
      </w:r>
      <w:r w:rsidR="00334E47">
        <w:rPr>
          <w:rFonts w:ascii="Helvetica" w:hAnsi="Helvetica"/>
          <w:color w:val="000000" w:themeColor="text1"/>
          <w:sz w:val="22"/>
          <w:szCs w:val="22"/>
        </w:rPr>
        <w:t>critical thresholds</w:t>
      </w:r>
      <w:r w:rsidR="007E4904">
        <w:rPr>
          <w:rFonts w:ascii="Helvetica" w:hAnsi="Helvetica"/>
          <w:color w:val="000000" w:themeColor="text1"/>
          <w:sz w:val="22"/>
          <w:szCs w:val="22"/>
        </w:rPr>
        <w:t xml:space="preserve">, recover from </w:t>
      </w:r>
      <w:r w:rsidR="00D92B91">
        <w:rPr>
          <w:rFonts w:ascii="Helvetica" w:hAnsi="Helvetica"/>
          <w:color w:val="000000" w:themeColor="text1"/>
          <w:sz w:val="22"/>
          <w:szCs w:val="22"/>
        </w:rPr>
        <w:t>overuse</w:t>
      </w:r>
      <w:r w:rsidR="007E4904">
        <w:rPr>
          <w:rFonts w:ascii="Helvetica" w:hAnsi="Helvetica"/>
          <w:color w:val="000000" w:themeColor="text1"/>
          <w:sz w:val="22"/>
          <w:szCs w:val="22"/>
        </w:rPr>
        <w:t xml:space="preserve">, and maximize </w:t>
      </w:r>
      <w:r w:rsidR="00D92B91">
        <w:rPr>
          <w:rFonts w:ascii="Helvetica" w:hAnsi="Helvetica"/>
          <w:color w:val="000000" w:themeColor="text1"/>
          <w:sz w:val="22"/>
          <w:szCs w:val="22"/>
        </w:rPr>
        <w:t>value</w:t>
      </w:r>
      <w:r w:rsidR="007E4904">
        <w:rPr>
          <w:rFonts w:ascii="Helvetica" w:hAnsi="Helvetica"/>
          <w:color w:val="000000" w:themeColor="text1"/>
          <w:sz w:val="22"/>
          <w:szCs w:val="22"/>
        </w:rPr>
        <w:t>, will increasingly benefit from high precision monitoring as systems spend more time near their critical threshold.</w:t>
      </w:r>
      <w:r w:rsidR="007E4904" w:rsidRPr="003805EE">
        <w:rPr>
          <w:rFonts w:ascii="Helvetica" w:hAnsi="Helvetica"/>
          <w:color w:val="000000" w:themeColor="text1"/>
          <w:sz w:val="22"/>
          <w:szCs w:val="22"/>
        </w:rPr>
        <w:t xml:space="preserve"> </w:t>
      </w:r>
    </w:p>
    <w:p w14:paraId="59CF9DA4" w14:textId="16BACA02" w:rsidR="00EB4D13" w:rsidRDefault="005B06D5" w:rsidP="006551EE">
      <w:pPr>
        <w:ind w:firstLine="720"/>
        <w:rPr>
          <w:rFonts w:ascii="Helvetica" w:hAnsi="Helvetica" w:cs="Helvetica"/>
          <w:sz w:val="22"/>
          <w:szCs w:val="22"/>
        </w:rPr>
      </w:pPr>
      <w:r>
        <w:rPr>
          <w:rFonts w:ascii="Helvetica" w:hAnsi="Helvetica"/>
          <w:sz w:val="22"/>
          <w:szCs w:val="22"/>
        </w:rPr>
        <w:t xml:space="preserve">However, </w:t>
      </w:r>
      <w:r w:rsidR="00F312BB" w:rsidRPr="003805EE">
        <w:rPr>
          <w:rFonts w:ascii="Helvetica" w:hAnsi="Helvetica"/>
          <w:sz w:val="22"/>
          <w:szCs w:val="22"/>
        </w:rPr>
        <w:t xml:space="preserve">not </w:t>
      </w:r>
      <w:r w:rsidR="00A65A95" w:rsidRPr="003805EE">
        <w:rPr>
          <w:rFonts w:ascii="Helvetica" w:hAnsi="Helvetica"/>
          <w:sz w:val="22"/>
          <w:szCs w:val="22"/>
        </w:rPr>
        <w:t xml:space="preserve">all </w:t>
      </w:r>
      <w:r w:rsidR="00F312BB" w:rsidRPr="003805EE">
        <w:rPr>
          <w:rFonts w:ascii="Helvetica" w:hAnsi="Helvetica"/>
          <w:sz w:val="22"/>
          <w:szCs w:val="22"/>
        </w:rPr>
        <w:t>monitoring information is equally valuable</w:t>
      </w:r>
      <w:r w:rsidR="00A352EA" w:rsidRPr="003805EE">
        <w:rPr>
          <w:rFonts w:ascii="Helvetica" w:hAnsi="Helvetica"/>
          <w:sz w:val="22"/>
          <w:szCs w:val="22"/>
        </w:rPr>
        <w:t>.</w:t>
      </w:r>
      <w:r w:rsidR="00F312BB" w:rsidRPr="003805EE">
        <w:rPr>
          <w:rFonts w:ascii="Helvetica" w:hAnsi="Helvetica" w:cs="Helvetica Neue"/>
          <w:sz w:val="22"/>
          <w:szCs w:val="22"/>
        </w:rPr>
        <w:t xml:space="preserve"> </w:t>
      </w:r>
      <w:r w:rsidR="00400B8E" w:rsidRPr="003805EE">
        <w:rPr>
          <w:rFonts w:ascii="Helvetica" w:hAnsi="Helvetica" w:cs="Helvetica Neue"/>
          <w:sz w:val="22"/>
          <w:szCs w:val="22"/>
        </w:rPr>
        <w:t xml:space="preserve">Rather, </w:t>
      </w:r>
      <w:r w:rsidR="00F312BB" w:rsidRPr="003805EE">
        <w:rPr>
          <w:rFonts w:ascii="Helvetica" w:hAnsi="Helvetica" w:cs="Helvetica Neue"/>
          <w:sz w:val="22"/>
          <w:szCs w:val="22"/>
        </w:rPr>
        <w:t>as resource</w:t>
      </w:r>
      <w:r w:rsidR="000D0034" w:rsidRPr="003805EE">
        <w:rPr>
          <w:rFonts w:ascii="Helvetica" w:hAnsi="Helvetica" w:cs="Helvetica Neue"/>
          <w:sz w:val="22"/>
          <w:szCs w:val="22"/>
        </w:rPr>
        <w:t xml:space="preserve"> exploitation </w:t>
      </w:r>
      <w:r w:rsidR="00E85D06">
        <w:rPr>
          <w:rFonts w:ascii="Helvetica" w:hAnsi="Helvetica" w:cs="Helvetica Neue"/>
          <w:sz w:val="22"/>
          <w:szCs w:val="22"/>
        </w:rPr>
        <w:t xml:space="preserve">rates </w:t>
      </w:r>
      <w:r w:rsidR="000D0034" w:rsidRPr="003805EE">
        <w:rPr>
          <w:rFonts w:ascii="Helvetica" w:hAnsi="Helvetica" w:cs="Helvetica Neue"/>
          <w:sz w:val="22"/>
          <w:szCs w:val="22"/>
        </w:rPr>
        <w:t xml:space="preserve">increase </w:t>
      </w:r>
      <w:r w:rsidR="00F312BB" w:rsidRPr="003805EE">
        <w:rPr>
          <w:rFonts w:ascii="Helvetica" w:hAnsi="Helvetica" w:cs="Helvetica Neue"/>
          <w:sz w:val="22"/>
          <w:szCs w:val="22"/>
        </w:rPr>
        <w:t xml:space="preserve">and </w:t>
      </w:r>
      <w:r w:rsidR="000D0034" w:rsidRPr="003805EE">
        <w:rPr>
          <w:rFonts w:ascii="Helvetica" w:hAnsi="Helvetica" w:cs="Helvetica Neue"/>
          <w:sz w:val="22"/>
          <w:szCs w:val="22"/>
        </w:rPr>
        <w:t xml:space="preserve">the system </w:t>
      </w:r>
      <w:r w:rsidR="00F312BB" w:rsidRPr="003805EE">
        <w:rPr>
          <w:rFonts w:ascii="Helvetica" w:hAnsi="Helvetica" w:cs="Helvetica Neue"/>
          <w:sz w:val="22"/>
          <w:szCs w:val="22"/>
        </w:rPr>
        <w:t>approach</w:t>
      </w:r>
      <w:r w:rsidR="000D0034" w:rsidRPr="003805EE">
        <w:rPr>
          <w:rFonts w:ascii="Helvetica" w:hAnsi="Helvetica" w:cs="Helvetica Neue"/>
          <w:sz w:val="22"/>
          <w:szCs w:val="22"/>
        </w:rPr>
        <w:t xml:space="preserve">es </w:t>
      </w:r>
      <w:r w:rsidR="00407FED" w:rsidRPr="003805EE">
        <w:rPr>
          <w:rFonts w:ascii="Helvetica" w:hAnsi="Helvetica" w:cs="Helvetica Neue"/>
          <w:sz w:val="22"/>
          <w:szCs w:val="22"/>
        </w:rPr>
        <w:t>a</w:t>
      </w:r>
      <w:r w:rsidR="004758C3" w:rsidRPr="003805EE">
        <w:rPr>
          <w:rFonts w:ascii="Helvetica" w:hAnsi="Helvetica" w:cs="Helvetica Neue"/>
          <w:sz w:val="22"/>
          <w:szCs w:val="22"/>
        </w:rPr>
        <w:t xml:space="preserve"> </w:t>
      </w:r>
      <w:r w:rsidR="00E85D06">
        <w:rPr>
          <w:rFonts w:ascii="Helvetica" w:hAnsi="Helvetica" w:cs="Helvetica Neue"/>
          <w:sz w:val="22"/>
          <w:szCs w:val="22"/>
        </w:rPr>
        <w:t>critical threshold</w:t>
      </w:r>
      <w:r w:rsidR="00B20B34" w:rsidRPr="003805EE">
        <w:rPr>
          <w:rFonts w:ascii="Helvetica" w:hAnsi="Helvetica" w:cs="Helvetica Neue"/>
          <w:sz w:val="22"/>
          <w:szCs w:val="22"/>
        </w:rPr>
        <w:t>,</w:t>
      </w:r>
      <w:r w:rsidR="005F40F4" w:rsidRPr="003805EE">
        <w:rPr>
          <w:rFonts w:ascii="Helvetica" w:hAnsi="Helvetica" w:cs="Helvetica Neue"/>
          <w:sz w:val="22"/>
          <w:szCs w:val="22"/>
        </w:rPr>
        <w:t xml:space="preserve"> </w:t>
      </w:r>
      <w:r w:rsidR="000C29F3">
        <w:rPr>
          <w:rFonts w:ascii="Helvetica" w:hAnsi="Helvetica" w:cs="Helvetica Neue"/>
          <w:sz w:val="22"/>
          <w:szCs w:val="22"/>
        </w:rPr>
        <w:t xml:space="preserve">the </w:t>
      </w:r>
      <w:r w:rsidR="005F40F4" w:rsidRPr="003805EE">
        <w:rPr>
          <w:rFonts w:ascii="Helvetica" w:hAnsi="Helvetica" w:cs="Helvetica Neue"/>
          <w:sz w:val="22"/>
          <w:szCs w:val="22"/>
        </w:rPr>
        <w:t>risk</w:t>
      </w:r>
      <w:r w:rsidR="000C29F3">
        <w:rPr>
          <w:rFonts w:ascii="Helvetica" w:hAnsi="Helvetica" w:cs="Helvetica Neue"/>
          <w:sz w:val="22"/>
          <w:szCs w:val="22"/>
        </w:rPr>
        <w:t xml:space="preserve"> of collapse</w:t>
      </w:r>
      <w:r w:rsidR="005F40F4" w:rsidRPr="003805EE">
        <w:rPr>
          <w:rFonts w:ascii="Helvetica" w:hAnsi="Helvetica" w:cs="Helvetica Neue"/>
          <w:sz w:val="22"/>
          <w:szCs w:val="22"/>
        </w:rPr>
        <w:t xml:space="preserve"> increases. Consequently, </w:t>
      </w:r>
      <w:r w:rsidR="00B20B34" w:rsidRPr="003805EE">
        <w:rPr>
          <w:rFonts w:ascii="Helvetica" w:hAnsi="Helvetica" w:cs="Helvetica Neue"/>
          <w:sz w:val="22"/>
          <w:szCs w:val="22"/>
        </w:rPr>
        <w:t xml:space="preserve">the value of monitoring information </w:t>
      </w:r>
      <w:r w:rsidR="005F40F4" w:rsidRPr="003805EE">
        <w:rPr>
          <w:rFonts w:ascii="Helvetica" w:hAnsi="Helvetica" w:cs="Helvetica Neue"/>
          <w:sz w:val="22"/>
          <w:szCs w:val="22"/>
        </w:rPr>
        <w:t xml:space="preserve">also </w:t>
      </w:r>
      <w:r w:rsidR="00B20B34" w:rsidRPr="003805EE">
        <w:rPr>
          <w:rFonts w:ascii="Helvetica" w:hAnsi="Helvetica" w:cs="Helvetica Neue"/>
          <w:sz w:val="22"/>
          <w:szCs w:val="22"/>
        </w:rPr>
        <w:t>increases</w:t>
      </w:r>
      <w:r w:rsidR="00E85D06">
        <w:rPr>
          <w:rFonts w:ascii="Helvetica" w:hAnsi="Helvetica" w:cs="Helvetica Neue"/>
          <w:sz w:val="22"/>
          <w:szCs w:val="22"/>
        </w:rPr>
        <w:t xml:space="preserve"> the more a </w:t>
      </w:r>
      <w:r w:rsidR="00303B1B">
        <w:rPr>
          <w:rFonts w:ascii="Helvetica" w:hAnsi="Helvetica" w:cs="Helvetica Neue"/>
          <w:sz w:val="22"/>
          <w:szCs w:val="22"/>
        </w:rPr>
        <w:t xml:space="preserve">population </w:t>
      </w:r>
      <w:r w:rsidR="00E85D06">
        <w:rPr>
          <w:rFonts w:ascii="Helvetica" w:hAnsi="Helvetica" w:cs="Helvetica Neue"/>
          <w:sz w:val="22"/>
          <w:szCs w:val="22"/>
        </w:rPr>
        <w:t>spends time at low biomass</w:t>
      </w:r>
      <w:r w:rsidR="00177BCB">
        <w:rPr>
          <w:rFonts w:ascii="Helvetica" w:hAnsi="Helvetica" w:cs="Helvetica Neue"/>
          <w:sz w:val="22"/>
          <w:szCs w:val="22"/>
        </w:rPr>
        <w:t xml:space="preserve"> in proximity to a </w:t>
      </w:r>
      <w:r w:rsidR="00A86133">
        <w:rPr>
          <w:rFonts w:ascii="Helvetica" w:hAnsi="Helvetica" w:cs="Helvetica Neue"/>
          <w:sz w:val="22"/>
          <w:szCs w:val="22"/>
        </w:rPr>
        <w:t>critical biological threshold</w:t>
      </w:r>
      <w:r w:rsidR="00177BCB">
        <w:rPr>
          <w:rFonts w:ascii="Helvetica" w:hAnsi="Helvetica" w:cs="Helvetica Neue"/>
          <w:sz w:val="22"/>
          <w:szCs w:val="22"/>
        </w:rPr>
        <w:t xml:space="preserve"> beyond which recovery is </w:t>
      </w:r>
      <w:r w:rsidR="00A86133">
        <w:rPr>
          <w:rFonts w:ascii="Helvetica" w:hAnsi="Helvetica" w:cs="Helvetica Neue"/>
          <w:sz w:val="22"/>
          <w:szCs w:val="22"/>
        </w:rPr>
        <w:t>impossible</w:t>
      </w:r>
      <w:r w:rsidR="00C92046" w:rsidRPr="003805EE">
        <w:rPr>
          <w:rFonts w:ascii="Helvetica" w:hAnsi="Helvetica" w:cs="Helvetica Neue"/>
          <w:sz w:val="22"/>
          <w:szCs w:val="22"/>
        </w:rPr>
        <w:t xml:space="preserve">. </w:t>
      </w:r>
      <w:r w:rsidR="00B20B34" w:rsidRPr="003805EE">
        <w:rPr>
          <w:rFonts w:ascii="Helvetica" w:hAnsi="Helvetica" w:cs="Helvetica Neue"/>
          <w:sz w:val="22"/>
          <w:szCs w:val="22"/>
        </w:rPr>
        <w:t>While t</w:t>
      </w:r>
      <w:r w:rsidR="00927ED3" w:rsidRPr="003805EE">
        <w:rPr>
          <w:rFonts w:ascii="Helvetica" w:hAnsi="Helvetica" w:cs="Helvetica Neue"/>
          <w:sz w:val="22"/>
          <w:szCs w:val="22"/>
        </w:rPr>
        <w:t xml:space="preserve">he </w:t>
      </w:r>
      <w:r w:rsidR="0064319D" w:rsidRPr="003805EE">
        <w:rPr>
          <w:rFonts w:ascii="Helvetica" w:hAnsi="Helvetica" w:cs="Helvetica Neue"/>
          <w:sz w:val="22"/>
          <w:szCs w:val="22"/>
        </w:rPr>
        <w:t>notion</w:t>
      </w:r>
      <w:r w:rsidR="00927ED3" w:rsidRPr="003805EE">
        <w:rPr>
          <w:rFonts w:ascii="Helvetica" w:hAnsi="Helvetica" w:cs="Helvetica Neue"/>
          <w:sz w:val="22"/>
          <w:szCs w:val="22"/>
        </w:rPr>
        <w:t xml:space="preserve"> that </w:t>
      </w:r>
      <w:r w:rsidR="00433F41" w:rsidRPr="003805EE">
        <w:rPr>
          <w:rFonts w:ascii="Helvetica" w:hAnsi="Helvetica" w:cs="Helvetica Neue"/>
          <w:sz w:val="22"/>
          <w:szCs w:val="22"/>
        </w:rPr>
        <w:t xml:space="preserve">the value of information </w:t>
      </w:r>
      <w:r w:rsidR="00B20B34" w:rsidRPr="003805EE">
        <w:rPr>
          <w:rFonts w:ascii="Helvetica" w:hAnsi="Helvetica" w:cs="Helvetica Neue"/>
          <w:sz w:val="22"/>
          <w:szCs w:val="22"/>
        </w:rPr>
        <w:t xml:space="preserve">changes </w:t>
      </w:r>
      <w:r w:rsidR="002A360C" w:rsidRPr="003805EE">
        <w:rPr>
          <w:rFonts w:ascii="Helvetica" w:hAnsi="Helvetica" w:cs="Helvetica Neue"/>
          <w:sz w:val="22"/>
          <w:szCs w:val="22"/>
        </w:rPr>
        <w:t xml:space="preserve">is </w:t>
      </w:r>
      <w:r w:rsidR="00433F41" w:rsidRPr="003805EE">
        <w:rPr>
          <w:rFonts w:ascii="Helvetica" w:hAnsi="Helvetica" w:cs="Helvetica Neue"/>
          <w:sz w:val="22"/>
          <w:szCs w:val="22"/>
        </w:rPr>
        <w:t>intuitive</w:t>
      </w:r>
      <w:r w:rsidR="000C103C" w:rsidRPr="003805EE">
        <w:rPr>
          <w:rFonts w:ascii="Helvetica" w:hAnsi="Helvetica" w:cs="Helvetica Neue"/>
          <w:sz w:val="22"/>
          <w:szCs w:val="22"/>
        </w:rPr>
        <w:t xml:space="preserve"> and has been used in resource management (e.g., the design of protected areas </w:t>
      </w:r>
      <w:r w:rsidR="000F7161" w:rsidRPr="003805EE">
        <w:rPr>
          <w:rFonts w:ascii="Helvetica" w:hAnsi="Helvetica" w:cs="Helvetica Neue"/>
          <w:sz w:val="22"/>
          <w:szCs w:val="22"/>
        </w:rPr>
        <w:fldChar w:fldCharType="begin"/>
      </w:r>
      <w:r w:rsidR="00010E6A">
        <w:rPr>
          <w:rFonts w:ascii="Helvetica" w:hAnsi="Helvetica" w:cs="Helvetica Neue"/>
          <w:sz w:val="22"/>
          <w:szCs w:val="22"/>
        </w:rPr>
        <w:instrText xml:space="preserve"> ADDIN EN.CITE &lt;EndNote&gt;&lt;Cite&gt;&lt;Author&gt;Costello&lt;/Author&gt;&lt;Year&gt;2010&lt;/Year&gt;&lt;RecNum&gt;6271&lt;/RecNum&gt;&lt;DisplayText&gt;&lt;style face="superscript"&gt;22&lt;/style&gt;&lt;/DisplayText&gt;&lt;record&gt;&lt;rec-number&gt;6271&lt;/rec-number&gt;&lt;foreign-keys&gt;&lt;key app="EN" db-id="x0w5wa9airxrfze0ft2x20vgz0w5wpet5ftz" timestamp="1614114739" guid="066cbf07-e758-4b75-b8ff-8e918fe61419"&gt;6271&lt;/key&gt;&lt;/foreign-keys&gt;&lt;ref-type name="Journal Article"&gt;17&lt;/ref-type&gt;&lt;contributors&gt;&lt;authors&gt;&lt;author&gt;Costello, Christopher&lt;/author&gt;&lt;author&gt;Rassweiler, Andrew&lt;/author&gt;&lt;author&gt;Siegel, David&lt;/author&gt;&lt;author&gt;De Leo, Giulio&lt;/author&gt;&lt;author&gt;Micheli, Fiorenza&lt;/author&gt;&lt;author&gt;Rosenberg, Andrew&lt;/author&gt;&lt;/authors&gt;&lt;/contributors&gt;&lt;titles&gt;&lt;title&gt;The value of spatial information in MPA network design&lt;/title&gt;&lt;secondary-title&gt;Proceedings of the National Academy of Sciences&lt;/secondary-title&gt;&lt;/titles&gt;&lt;periodical&gt;&lt;full-title&gt;Proceedings of the National Academy of Sciences&lt;/full-title&gt;&lt;/periodical&gt;&lt;pages&gt;18294-18299&lt;/pages&gt;&lt;volume&gt;107&lt;/volume&gt;&lt;number&gt;43&lt;/number&gt;&lt;dates&gt;&lt;year&gt;2010&lt;/year&gt;&lt;/dates&gt;&lt;isbn&gt;0027-8424&lt;/isbn&gt;&lt;urls&gt;&lt;/urls&gt;&lt;/record&gt;&lt;/Cite&gt;&lt;/EndNote&gt;</w:instrText>
      </w:r>
      <w:r w:rsidR="000F7161" w:rsidRPr="003805EE">
        <w:rPr>
          <w:rFonts w:ascii="Helvetica" w:hAnsi="Helvetica" w:cs="Helvetica Neue"/>
          <w:sz w:val="22"/>
          <w:szCs w:val="22"/>
        </w:rPr>
        <w:fldChar w:fldCharType="separate"/>
      </w:r>
      <w:r w:rsidR="00010E6A" w:rsidRPr="00010E6A">
        <w:rPr>
          <w:rFonts w:ascii="Helvetica" w:hAnsi="Helvetica" w:cs="Helvetica Neue"/>
          <w:noProof/>
          <w:sz w:val="22"/>
          <w:szCs w:val="22"/>
          <w:vertAlign w:val="superscript"/>
        </w:rPr>
        <w:t>22</w:t>
      </w:r>
      <w:r w:rsidR="000F7161" w:rsidRPr="003805EE">
        <w:rPr>
          <w:rFonts w:ascii="Helvetica" w:hAnsi="Helvetica" w:cs="Helvetica Neue"/>
          <w:sz w:val="22"/>
          <w:szCs w:val="22"/>
        </w:rPr>
        <w:fldChar w:fldCharType="end"/>
      </w:r>
      <w:r w:rsidR="004F5553" w:rsidRPr="003805EE">
        <w:rPr>
          <w:rFonts w:ascii="Helvetica" w:hAnsi="Helvetica" w:cs="Helvetica Neue"/>
          <w:sz w:val="22"/>
          <w:szCs w:val="22"/>
        </w:rPr>
        <w:t xml:space="preserve">, or linking weather to agriculture forecasting </w:t>
      </w:r>
      <w:r w:rsidR="000F7161" w:rsidRPr="003805EE">
        <w:rPr>
          <w:rFonts w:ascii="Helvetica" w:hAnsi="Helvetica" w:cs="Helvetica Neue"/>
          <w:sz w:val="22"/>
          <w:szCs w:val="22"/>
        </w:rPr>
        <w:fldChar w:fldCharType="begin"/>
      </w:r>
      <w:r w:rsidR="00010E6A">
        <w:rPr>
          <w:rFonts w:ascii="Helvetica" w:hAnsi="Helvetica" w:cs="Helvetica Neue"/>
          <w:sz w:val="22"/>
          <w:szCs w:val="22"/>
        </w:rPr>
        <w:instrText xml:space="preserve"> ADDIN EN.CITE &lt;EndNote&gt;&lt;Cite&gt;&lt;Author&gt;Adams&lt;/Author&gt;&lt;Year&gt;1995&lt;/Year&gt;&lt;RecNum&gt;6272&lt;/RecNum&gt;&lt;DisplayText&gt;&lt;style face="superscript"&gt;23&lt;/style&gt;&lt;/DisplayText&gt;&lt;record&gt;&lt;rec-number&gt;6272&lt;/rec-number&gt;&lt;foreign-keys&gt;&lt;key app="EN" db-id="x0w5wa9airxrfze0ft2x20vgz0w5wpet5ftz" timestamp="1614114739" guid="54da0e7f-79e5-486f-97c4-2eca4b4c75af"&gt;6272&lt;/key&gt;&lt;/foreign-keys&gt;&lt;ref-type name="Journal Article"&gt;17&lt;/ref-type&gt;&lt;contributors&gt;&lt;authors&gt;&lt;author&gt;Adams, Richard M&lt;/author&gt;&lt;author&gt;Bryant, Kelly J&lt;/author&gt;&lt;author&gt;McCarl, Bruce A&lt;/author&gt;&lt;author&gt;Legler, David M&lt;/author&gt;&lt;author&gt;O&amp;apos;Brien, James&lt;/author&gt;&lt;author&gt;Solow, Andrew&lt;/author&gt;&lt;author&gt;Weiher, Rodney&lt;/author&gt;&lt;/authors&gt;&lt;/contributors&gt;&lt;titles&gt;&lt;title&gt;Value of Improved Long‐Range Weather Information&lt;/title&gt;&lt;secondary-title&gt;Contemporary Economic Policy&lt;/secondary-title&gt;&lt;/titles&gt;&lt;periodical&gt;&lt;full-title&gt;Contemporary Economic Policy&lt;/full-title&gt;&lt;/periodical&gt;&lt;pages&gt;10-19&lt;/pages&gt;&lt;volume&gt;13&lt;/volume&gt;&lt;number&gt;3&lt;/number&gt;&lt;dates&gt;&lt;year&gt;1995&lt;/year&gt;&lt;/dates&gt;&lt;isbn&gt;1465-7287&lt;/isbn&gt;&lt;urls&gt;&lt;/urls&gt;&lt;/record&gt;&lt;/Cite&gt;&lt;/EndNote&gt;</w:instrText>
      </w:r>
      <w:r w:rsidR="000F7161" w:rsidRPr="003805EE">
        <w:rPr>
          <w:rFonts w:ascii="Helvetica" w:hAnsi="Helvetica" w:cs="Helvetica Neue"/>
          <w:sz w:val="22"/>
          <w:szCs w:val="22"/>
        </w:rPr>
        <w:fldChar w:fldCharType="separate"/>
      </w:r>
      <w:r w:rsidR="00010E6A" w:rsidRPr="00010E6A">
        <w:rPr>
          <w:rFonts w:ascii="Helvetica" w:hAnsi="Helvetica" w:cs="Helvetica Neue"/>
          <w:noProof/>
          <w:sz w:val="22"/>
          <w:szCs w:val="22"/>
          <w:vertAlign w:val="superscript"/>
        </w:rPr>
        <w:t>23</w:t>
      </w:r>
      <w:r w:rsidR="000F7161" w:rsidRPr="003805EE">
        <w:rPr>
          <w:rFonts w:ascii="Helvetica" w:hAnsi="Helvetica" w:cs="Helvetica Neue"/>
          <w:sz w:val="22"/>
          <w:szCs w:val="22"/>
        </w:rPr>
        <w:fldChar w:fldCharType="end"/>
      </w:r>
      <w:r w:rsidR="004F5553" w:rsidRPr="003805EE">
        <w:rPr>
          <w:rFonts w:ascii="Helvetica" w:hAnsi="Helvetica" w:cs="Helvetica Neue"/>
          <w:sz w:val="22"/>
          <w:szCs w:val="22"/>
        </w:rPr>
        <w:t>)</w:t>
      </w:r>
      <w:r w:rsidR="00433F41" w:rsidRPr="003805EE">
        <w:rPr>
          <w:rFonts w:ascii="Helvetica" w:hAnsi="Helvetica" w:cs="Helvetica Neue"/>
          <w:sz w:val="22"/>
          <w:szCs w:val="22"/>
        </w:rPr>
        <w:t>, it i</w:t>
      </w:r>
      <w:r w:rsidR="002A360C" w:rsidRPr="003805EE">
        <w:rPr>
          <w:rFonts w:ascii="Helvetica" w:hAnsi="Helvetica" w:cs="Helvetica Neue"/>
          <w:sz w:val="22"/>
          <w:szCs w:val="22"/>
        </w:rPr>
        <w:t xml:space="preserve">s rarely used </w:t>
      </w:r>
      <w:r w:rsidR="0094542B" w:rsidRPr="003805EE">
        <w:rPr>
          <w:rFonts w:ascii="Helvetica" w:hAnsi="Helvetica" w:cs="Helvetica Neue"/>
          <w:sz w:val="22"/>
          <w:szCs w:val="22"/>
        </w:rPr>
        <w:t>to</w:t>
      </w:r>
      <w:r w:rsidR="002A360C" w:rsidRPr="003805EE">
        <w:rPr>
          <w:rFonts w:ascii="Helvetica" w:hAnsi="Helvetica" w:cs="Helvetica Neue"/>
          <w:sz w:val="22"/>
          <w:szCs w:val="22"/>
        </w:rPr>
        <w:t xml:space="preserve"> justify </w:t>
      </w:r>
      <w:r w:rsidR="0077253E" w:rsidRPr="003805EE">
        <w:rPr>
          <w:rFonts w:ascii="Helvetica" w:hAnsi="Helvetica" w:cs="Helvetica Neue"/>
          <w:sz w:val="22"/>
          <w:szCs w:val="22"/>
        </w:rPr>
        <w:t xml:space="preserve">a change in </w:t>
      </w:r>
      <w:r w:rsidR="002A360C" w:rsidRPr="003805EE">
        <w:rPr>
          <w:rFonts w:ascii="Helvetica" w:hAnsi="Helvetica" w:cs="Helvetica Neue"/>
          <w:sz w:val="22"/>
          <w:szCs w:val="22"/>
        </w:rPr>
        <w:t xml:space="preserve">monitoring </w:t>
      </w:r>
      <w:r w:rsidR="00382C09" w:rsidRPr="003805EE">
        <w:rPr>
          <w:rFonts w:ascii="Helvetica" w:hAnsi="Helvetica" w:cs="Helvetica Neue"/>
          <w:sz w:val="22"/>
          <w:szCs w:val="22"/>
        </w:rPr>
        <w:t>effort</w:t>
      </w:r>
      <w:r w:rsidR="002A360C" w:rsidRPr="003805EE">
        <w:rPr>
          <w:rFonts w:ascii="Helvetica" w:hAnsi="Helvetica" w:cs="Helvetica Neue"/>
          <w:sz w:val="22"/>
          <w:szCs w:val="22"/>
        </w:rPr>
        <w:t>. Instead</w:t>
      </w:r>
      <w:r w:rsidR="005355A0" w:rsidRPr="003805EE">
        <w:rPr>
          <w:rFonts w:ascii="Helvetica" w:hAnsi="Helvetica" w:cs="Helvetica Neue"/>
          <w:sz w:val="22"/>
          <w:szCs w:val="22"/>
        </w:rPr>
        <w:t>,</w:t>
      </w:r>
      <w:r w:rsidR="002A360C" w:rsidRPr="003805EE">
        <w:rPr>
          <w:rFonts w:ascii="Helvetica" w:hAnsi="Helvetica" w:cs="Helvetica Neue"/>
          <w:sz w:val="22"/>
          <w:szCs w:val="22"/>
        </w:rPr>
        <w:t xml:space="preserve"> </w:t>
      </w:r>
      <w:r w:rsidR="007D3A17" w:rsidRPr="003805EE">
        <w:rPr>
          <w:rFonts w:ascii="Helvetica" w:hAnsi="Helvetica" w:cs="Helvetica Neue"/>
          <w:sz w:val="22"/>
          <w:szCs w:val="22"/>
        </w:rPr>
        <w:t>monitoring investment often is a product of funding</w:t>
      </w:r>
      <w:r w:rsidR="00B14689" w:rsidRPr="003805EE">
        <w:rPr>
          <w:rFonts w:ascii="Helvetica" w:hAnsi="Helvetica" w:cs="Helvetica Neue"/>
          <w:sz w:val="22"/>
          <w:szCs w:val="22"/>
        </w:rPr>
        <w:t>,</w:t>
      </w:r>
      <w:r w:rsidR="007D3A17" w:rsidRPr="003805EE">
        <w:rPr>
          <w:rFonts w:ascii="Helvetica" w:hAnsi="Helvetica" w:cs="Helvetica Neue"/>
          <w:sz w:val="22"/>
          <w:szCs w:val="22"/>
        </w:rPr>
        <w:t xml:space="preserve"> </w:t>
      </w:r>
      <w:r w:rsidR="002A360C" w:rsidRPr="003805EE">
        <w:rPr>
          <w:rFonts w:ascii="Helvetica" w:hAnsi="Helvetica" w:cs="Helvetica Neue"/>
          <w:sz w:val="22"/>
          <w:szCs w:val="22"/>
        </w:rPr>
        <w:t>availability of tec</w:t>
      </w:r>
      <w:r w:rsidR="00926543" w:rsidRPr="003805EE">
        <w:rPr>
          <w:rFonts w:ascii="Helvetica" w:hAnsi="Helvetica" w:cs="Helvetica Neue"/>
          <w:sz w:val="22"/>
          <w:szCs w:val="22"/>
        </w:rPr>
        <w:t>hnolog</w:t>
      </w:r>
      <w:r w:rsidR="005F40F4" w:rsidRPr="003805EE">
        <w:rPr>
          <w:rFonts w:ascii="Helvetica" w:hAnsi="Helvetica" w:cs="Helvetica Neue"/>
          <w:sz w:val="22"/>
          <w:szCs w:val="22"/>
        </w:rPr>
        <w:t>y</w:t>
      </w:r>
      <w:r w:rsidR="00926543" w:rsidRPr="003805EE">
        <w:rPr>
          <w:rFonts w:ascii="Helvetica" w:hAnsi="Helvetica" w:cs="Helvetica Neue"/>
          <w:sz w:val="22"/>
          <w:szCs w:val="22"/>
        </w:rPr>
        <w:t xml:space="preserve">, personnel logistics, </w:t>
      </w:r>
      <w:r w:rsidR="002A360C" w:rsidRPr="003805EE">
        <w:rPr>
          <w:rFonts w:ascii="Helvetica" w:hAnsi="Helvetica" w:cs="Helvetica Neue"/>
          <w:sz w:val="22"/>
          <w:szCs w:val="22"/>
        </w:rPr>
        <w:t xml:space="preserve">and </w:t>
      </w:r>
      <w:r w:rsidR="00717073" w:rsidRPr="003805EE">
        <w:rPr>
          <w:rFonts w:ascii="Helvetica" w:hAnsi="Helvetica" w:cs="Helvetica Neue"/>
          <w:sz w:val="22"/>
          <w:szCs w:val="22"/>
        </w:rPr>
        <w:t>perceptions of risk among managers</w:t>
      </w:r>
      <w:r w:rsidR="00B20B34" w:rsidRPr="003805EE">
        <w:rPr>
          <w:rFonts w:ascii="Helvetica" w:hAnsi="Helvetica" w:cs="Helvetica Neue"/>
          <w:sz w:val="22"/>
          <w:szCs w:val="22"/>
        </w:rPr>
        <w:t xml:space="preserve"> and resource users</w:t>
      </w:r>
      <w:r w:rsidR="009233A8" w:rsidRPr="003805EE">
        <w:rPr>
          <w:rFonts w:ascii="Helvetica" w:hAnsi="Helvetica" w:cs="Helvetica Neue"/>
          <w:sz w:val="22"/>
          <w:szCs w:val="22"/>
        </w:rPr>
        <w:t xml:space="preserve">. </w:t>
      </w:r>
      <w:r w:rsidR="009233A8" w:rsidRPr="003805EE">
        <w:rPr>
          <w:rFonts w:ascii="Helvetica" w:hAnsi="Helvetica" w:cs="Helvetica"/>
          <w:sz w:val="22"/>
          <w:szCs w:val="22"/>
        </w:rPr>
        <w:t xml:space="preserve">Improving our understanding of how ecosystem characteristics dictate the trade-off between precision in </w:t>
      </w:r>
      <w:r w:rsidR="005F40F4" w:rsidRPr="003805EE">
        <w:rPr>
          <w:rFonts w:ascii="Helvetica" w:hAnsi="Helvetica" w:cs="Helvetica"/>
          <w:sz w:val="22"/>
          <w:szCs w:val="22"/>
        </w:rPr>
        <w:t xml:space="preserve">estimates of </w:t>
      </w:r>
      <w:r w:rsidR="00026C58">
        <w:rPr>
          <w:rFonts w:ascii="Helvetica" w:hAnsi="Helvetica" w:cs="Helvetica"/>
          <w:sz w:val="22"/>
          <w:szCs w:val="22"/>
        </w:rPr>
        <w:t xml:space="preserve">population status </w:t>
      </w:r>
      <w:r w:rsidR="009233A8" w:rsidRPr="003805EE">
        <w:rPr>
          <w:rFonts w:ascii="Helvetica" w:hAnsi="Helvetica" w:cs="Helvetica"/>
          <w:sz w:val="22"/>
          <w:szCs w:val="22"/>
        </w:rPr>
        <w:t xml:space="preserve">and the costs of mismanagement will benefit </w:t>
      </w:r>
      <w:r w:rsidR="005F40F4" w:rsidRPr="003805EE">
        <w:rPr>
          <w:rFonts w:ascii="Helvetica" w:hAnsi="Helvetica" w:cs="Helvetica"/>
          <w:sz w:val="22"/>
          <w:szCs w:val="22"/>
        </w:rPr>
        <w:t>both stakeholders</w:t>
      </w:r>
      <w:r w:rsidR="00D2340C">
        <w:rPr>
          <w:rFonts w:ascii="Helvetica" w:hAnsi="Helvetica" w:cs="Helvetica"/>
          <w:sz w:val="22"/>
          <w:szCs w:val="22"/>
        </w:rPr>
        <w:t>, scientists,</w:t>
      </w:r>
      <w:r w:rsidR="005F40F4" w:rsidRPr="003805EE">
        <w:rPr>
          <w:rFonts w:ascii="Helvetica" w:hAnsi="Helvetica" w:cs="Helvetica"/>
          <w:sz w:val="22"/>
          <w:szCs w:val="22"/>
        </w:rPr>
        <w:t xml:space="preserve"> and </w:t>
      </w:r>
      <w:r w:rsidR="0077253E" w:rsidRPr="003805EE">
        <w:rPr>
          <w:rFonts w:ascii="Helvetica" w:hAnsi="Helvetica" w:cs="Helvetica"/>
          <w:sz w:val="22"/>
          <w:szCs w:val="22"/>
        </w:rPr>
        <w:t xml:space="preserve">managers who are working with </w:t>
      </w:r>
      <w:r w:rsidR="009233A8" w:rsidRPr="003805EE">
        <w:rPr>
          <w:rFonts w:ascii="Helvetica" w:hAnsi="Helvetica" w:cs="Helvetica"/>
          <w:sz w:val="22"/>
          <w:szCs w:val="22"/>
        </w:rPr>
        <w:t>finite resources.</w:t>
      </w:r>
    </w:p>
    <w:p w14:paraId="2F08FC6F" w14:textId="5F22DD26" w:rsidR="00EB4D13" w:rsidRDefault="005E45A1" w:rsidP="006551EE">
      <w:pPr>
        <w:ind w:firstLine="720"/>
        <w:rPr>
          <w:rFonts w:ascii="Helvetica" w:hAnsi="Helvetica" w:cs="Helvetica"/>
          <w:sz w:val="22"/>
          <w:szCs w:val="22"/>
        </w:rPr>
      </w:pPr>
      <w:r>
        <w:rPr>
          <w:rFonts w:ascii="Helvetica" w:hAnsi="Helvetica"/>
          <w:sz w:val="22"/>
          <w:szCs w:val="22"/>
        </w:rPr>
        <w:t xml:space="preserve">Conservation biologists are increasingly aware that not all monitoring is equally valuable </w:t>
      </w:r>
      <w:r w:rsidR="00FD0387">
        <w:rPr>
          <w:rFonts w:ascii="Helvetica" w:hAnsi="Helvetica"/>
          <w:sz w:val="22"/>
          <w:szCs w:val="22"/>
        </w:rPr>
        <w:fldChar w:fldCharType="begin">
          <w:fldData xml:space="preserve">PEVuZE5vdGU+PENpdGU+PEF1dGhvcj5XaW50bGU8L0F1dGhvcj48WWVhcj4yMDEwPC9ZZWFyPjxS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</w:fldData>
        </w:fldChar>
      </w:r>
      <w:r w:rsidR="00010E6A">
        <w:rPr>
          <w:rFonts w:ascii="Helvetica" w:hAnsi="Helvetica"/>
          <w:sz w:val="22"/>
          <w:szCs w:val="22"/>
        </w:rPr>
        <w:instrText xml:space="preserve"> ADDIN EN.CITE </w:instrText>
      </w:r>
      <w:r w:rsidR="00010E6A">
        <w:rPr>
          <w:rFonts w:ascii="Helvetica" w:hAnsi="Helvetica"/>
          <w:sz w:val="22"/>
          <w:szCs w:val="22"/>
        </w:rPr>
        <w:fldChar w:fldCharType="begin">
          <w:fldData xml:space="preserve">PEVuZE5vdGU+PENpdGU+PEF1dGhvcj5XaW50bGU8L0F1dGhvcj48WWVhcj4yMDEwPC9ZZWFyPjxS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</w:fldData>
        </w:fldChar>
      </w:r>
      <w:r w:rsidR="00010E6A">
        <w:rPr>
          <w:rFonts w:ascii="Helvetica" w:hAnsi="Helvetica"/>
          <w:sz w:val="22"/>
          <w:szCs w:val="22"/>
        </w:rPr>
        <w:instrText xml:space="preserve"> ADDIN EN.CITE.DATA </w:instrText>
      </w:r>
      <w:r w:rsidR="00010E6A">
        <w:rPr>
          <w:rFonts w:ascii="Helvetica" w:hAnsi="Helvetica"/>
          <w:sz w:val="22"/>
          <w:szCs w:val="22"/>
        </w:rPr>
      </w:r>
      <w:r w:rsidR="00010E6A">
        <w:rPr>
          <w:rFonts w:ascii="Helvetica" w:hAnsi="Helvetica"/>
          <w:sz w:val="22"/>
          <w:szCs w:val="22"/>
        </w:rPr>
        <w:fldChar w:fldCharType="end"/>
      </w:r>
      <w:r w:rsidR="00FD0387">
        <w:rPr>
          <w:rFonts w:ascii="Helvetica" w:hAnsi="Helvetica"/>
          <w:sz w:val="22"/>
          <w:szCs w:val="22"/>
        </w:rPr>
      </w:r>
      <w:r w:rsidR="00FD0387">
        <w:rPr>
          <w:rFonts w:ascii="Helvetica" w:hAnsi="Helvetica"/>
          <w:sz w:val="22"/>
          <w:szCs w:val="22"/>
        </w:rPr>
        <w:fldChar w:fldCharType="separate"/>
      </w:r>
      <w:r w:rsidR="00010E6A" w:rsidRPr="00010E6A">
        <w:rPr>
          <w:rFonts w:ascii="Helvetica" w:hAnsi="Helvetica"/>
          <w:noProof/>
          <w:sz w:val="22"/>
          <w:szCs w:val="22"/>
          <w:vertAlign w:val="superscript"/>
        </w:rPr>
        <w:t>2,3,24</w:t>
      </w:r>
      <w:r w:rsidR="00FD0387">
        <w:rPr>
          <w:rFonts w:ascii="Helvetica" w:hAnsi="Helvetica"/>
          <w:sz w:val="22"/>
          <w:szCs w:val="22"/>
        </w:rPr>
        <w:fldChar w:fldCharType="end"/>
      </w:r>
      <w:r w:rsidRPr="005E45A1">
        <w:rPr>
          <w:rFonts w:ascii="Helvetica" w:hAnsi="Helvetica"/>
          <w:sz w:val="22"/>
          <w:szCs w:val="22"/>
        </w:rPr>
        <w:t xml:space="preserve"> </w:t>
      </w:r>
      <w:r>
        <w:rPr>
          <w:rFonts w:ascii="Helvetica" w:hAnsi="Helvetica"/>
          <w:sz w:val="22"/>
          <w:szCs w:val="22"/>
        </w:rPr>
        <w:t xml:space="preserve">and that there is sometimes utility in embracing uncertainty </w:t>
      </w:r>
      <w:r w:rsidR="00FD0387">
        <w:rPr>
          <w:rFonts w:ascii="Helvetica" w:hAnsi="Helvetica"/>
          <w:sz w:val="22"/>
          <w:szCs w:val="22"/>
        </w:rPr>
        <w:fldChar w:fldCharType="begin"/>
      </w:r>
      <w:r w:rsidR="00EE63D8">
        <w:rPr>
          <w:rFonts w:ascii="Helvetica" w:hAnsi="Helvetica"/>
          <w:sz w:val="22"/>
          <w:szCs w:val="22"/>
        </w:rPr>
        <w:instrText xml:space="preserve"> ADDIN EN.CITE &lt;EndNote&gt;&lt;Cite&gt;&lt;Author&gt;Wintle&lt;/Author&gt;&lt;Year&gt;2010&lt;/Year&gt;&lt;RecNum&gt;6477&lt;/RecNum&gt;&lt;IDText&gt;Allocating monitoring effort in the face of unknown unknowns&lt;/IDText&gt;&lt;DisplayText&gt;&lt;style face="superscript"&gt;2&lt;/style&gt;&lt;/DisplayText&gt;&lt;record&gt;&lt;rec-number&gt;6477&lt;/rec-number&gt;&lt;foreign-keys&gt;&lt;key app="EN" db-id="x0w5wa9airxrfze0ft2x20vgz0w5wpet5ftz" timestamp="1614114863" guid="0545ca1e-a255-41b4-8664-1de7f6a77a4e"&gt;6477&lt;/key&gt;&lt;/foreign-keys&gt;&lt;ref-type name="Journal Article"&gt;17&lt;/ref-type&gt;&lt;contributors&gt;&lt;authors&gt;&lt;author&gt;Wintle, Brendan A.&lt;/author&gt;&lt;author&gt;Runge, Michael C.&lt;/author&gt;&lt;author&gt;Bekessy, Sarah A.&lt;/author&gt;&lt;/authors&gt;&lt;/contributors&gt;&lt;titles&gt;&lt;title&gt;Allocating monitoring effort in the face of unknown unknowns&lt;/title&gt;&lt;secondary-title&gt;Ecology Letters&lt;/secondary-title&gt;&lt;/titles&gt;&lt;periodical&gt;&lt;full-title&gt;Ecology Letters&lt;/full-title&gt;&lt;/periodical&gt;&lt;pages&gt;1325-1337&lt;/pages&gt;&lt;volume&gt;13&lt;/volume&gt;&lt;number&gt;11&lt;/number&gt;&lt;keywords&gt;&lt;keyword&gt;Adaptive management&lt;/keyword&gt;&lt;keyword&gt;cost efficiency&lt;/keyword&gt;&lt;keyword&gt;decision theory&lt;/keyword&gt;&lt;keyword&gt;Knightian uncertainty&lt;/keyword&gt;&lt;keyword&gt;surprise&lt;/keyword&gt;&lt;keyword&gt;surveillance&lt;/keyword&gt;&lt;/keywords&gt;&lt;dates&gt;&lt;year&gt;2010&lt;/year&gt;&lt;/dates&gt;&lt;publisher&gt;Blackwell Publishing Ltd&lt;/publisher&gt;&lt;isbn&gt;1461-0248&lt;/isbn&gt;&lt;urls&gt;&lt;related-urls&gt;&lt;url&gt;http://dx.doi.org/10.1111/j.1461-0248.2010.01514.x&lt;/url&gt;&lt;/related-urls&gt;&lt;/urls&gt;&lt;electronic-resource-num&gt;10.1111/j.1461-0248.2010.01514.x&lt;/electronic-resource-num&gt;&lt;/record&gt;&lt;/Cite&gt;&lt;/EndNote&gt;</w:instrText>
      </w:r>
      <w:r w:rsidR="00FD0387">
        <w:rPr>
          <w:rFonts w:ascii="Helvetica" w:hAnsi="Helvetica"/>
          <w:sz w:val="22"/>
          <w:szCs w:val="22"/>
        </w:rPr>
        <w:fldChar w:fldCharType="separate"/>
      </w:r>
      <w:r w:rsidR="00072FC5" w:rsidRPr="00072FC5">
        <w:rPr>
          <w:rFonts w:ascii="Helvetica" w:hAnsi="Helvetica"/>
          <w:noProof/>
          <w:sz w:val="22"/>
          <w:szCs w:val="22"/>
          <w:vertAlign w:val="superscript"/>
        </w:rPr>
        <w:t>2</w:t>
      </w:r>
      <w:r w:rsidR="00FD0387">
        <w:rPr>
          <w:rFonts w:ascii="Helvetica" w:hAnsi="Helvetica"/>
          <w:sz w:val="22"/>
          <w:szCs w:val="22"/>
        </w:rPr>
        <w:fldChar w:fldCharType="end"/>
      </w:r>
      <w:r w:rsidR="00481DC2">
        <w:rPr>
          <w:rFonts w:ascii="Helvetica" w:hAnsi="Helvetica"/>
          <w:sz w:val="22"/>
          <w:szCs w:val="22"/>
        </w:rPr>
        <w:t>.</w:t>
      </w:r>
      <w:r w:rsidR="00C416B3">
        <w:rPr>
          <w:rFonts w:ascii="Helvetica" w:hAnsi="Helvetica"/>
          <w:sz w:val="22"/>
          <w:szCs w:val="22"/>
        </w:rPr>
        <w:t xml:space="preserve"> Variation in the value of monitoring</w:t>
      </w:r>
      <w:r w:rsidR="00303B1B">
        <w:rPr>
          <w:rFonts w:ascii="Helvetica" w:hAnsi="Helvetica"/>
          <w:sz w:val="22"/>
          <w:szCs w:val="22"/>
        </w:rPr>
        <w:t>,</w:t>
      </w:r>
      <w:r w:rsidR="00C416B3">
        <w:rPr>
          <w:rFonts w:ascii="Helvetica" w:hAnsi="Helvetica"/>
          <w:sz w:val="22"/>
          <w:szCs w:val="22"/>
        </w:rPr>
        <w:t xml:space="preserve"> therefore</w:t>
      </w:r>
      <w:r w:rsidR="00303B1B">
        <w:rPr>
          <w:rFonts w:ascii="Helvetica" w:hAnsi="Helvetica"/>
          <w:sz w:val="22"/>
          <w:szCs w:val="22"/>
        </w:rPr>
        <w:t>,</w:t>
      </w:r>
      <w:r w:rsidR="00C416B3">
        <w:rPr>
          <w:rFonts w:ascii="Helvetica" w:hAnsi="Helvetica"/>
          <w:sz w:val="22"/>
          <w:szCs w:val="22"/>
        </w:rPr>
        <w:t xml:space="preserve"> requires</w:t>
      </w:r>
      <w:r w:rsidR="00481DC2">
        <w:rPr>
          <w:rFonts w:ascii="Helvetica" w:hAnsi="Helvetica"/>
          <w:sz w:val="22"/>
          <w:szCs w:val="22"/>
        </w:rPr>
        <w:t xml:space="preserve"> a</w:t>
      </w:r>
      <w:r w:rsidR="00C1181C">
        <w:rPr>
          <w:rFonts w:ascii="Helvetica" w:hAnsi="Helvetica"/>
          <w:sz w:val="22"/>
          <w:szCs w:val="22"/>
        </w:rPr>
        <w:t xml:space="preserve">n </w:t>
      </w:r>
      <w:r w:rsidR="00481DC2">
        <w:rPr>
          <w:rFonts w:ascii="Helvetica" w:hAnsi="Helvetica"/>
          <w:sz w:val="22"/>
          <w:szCs w:val="22"/>
        </w:rPr>
        <w:t xml:space="preserve">approach </w:t>
      </w:r>
      <w:r w:rsidR="00C1181C">
        <w:rPr>
          <w:rFonts w:ascii="Helvetica" w:hAnsi="Helvetica"/>
          <w:sz w:val="22"/>
          <w:szCs w:val="22"/>
        </w:rPr>
        <w:t xml:space="preserve">that balances </w:t>
      </w:r>
      <w:r w:rsidR="00C416B3">
        <w:rPr>
          <w:rFonts w:ascii="Helvetica" w:hAnsi="Helvetica"/>
          <w:sz w:val="22"/>
          <w:szCs w:val="22"/>
        </w:rPr>
        <w:t xml:space="preserve">cost of monitoring with </w:t>
      </w:r>
      <w:r w:rsidR="00481DC2">
        <w:rPr>
          <w:rFonts w:ascii="Helvetica" w:hAnsi="Helvetica"/>
          <w:sz w:val="22"/>
          <w:szCs w:val="22"/>
        </w:rPr>
        <w:t>ris</w:t>
      </w:r>
      <w:r w:rsidR="00C1181C">
        <w:rPr>
          <w:rFonts w:ascii="Helvetica" w:hAnsi="Helvetica"/>
          <w:sz w:val="22"/>
          <w:szCs w:val="22"/>
        </w:rPr>
        <w:t>k</w:t>
      </w:r>
      <w:r w:rsidR="00C416B3">
        <w:rPr>
          <w:rFonts w:ascii="Helvetica" w:hAnsi="Helvetica"/>
          <w:sz w:val="22"/>
          <w:szCs w:val="22"/>
        </w:rPr>
        <w:t xml:space="preserve"> of catastrophe</w:t>
      </w:r>
      <w:r w:rsidR="00481DC2">
        <w:rPr>
          <w:rFonts w:ascii="Helvetica" w:hAnsi="Helvetica"/>
          <w:sz w:val="22"/>
          <w:szCs w:val="22"/>
        </w:rPr>
        <w:t xml:space="preserve">. </w:t>
      </w:r>
      <w:r w:rsidR="00C34F51">
        <w:rPr>
          <w:rFonts w:ascii="Helvetica" w:hAnsi="Helvetica"/>
          <w:sz w:val="22"/>
          <w:szCs w:val="22"/>
        </w:rPr>
        <w:t xml:space="preserve">Our results support previous studies </w:t>
      </w:r>
      <w:r w:rsidR="00857CA0">
        <w:rPr>
          <w:rFonts w:ascii="Helvetica" w:hAnsi="Helvetica"/>
          <w:sz w:val="22"/>
          <w:szCs w:val="22"/>
        </w:rPr>
        <w:t>highlighting the</w:t>
      </w:r>
      <w:r w:rsidR="00C34F51">
        <w:rPr>
          <w:rFonts w:ascii="Helvetica" w:hAnsi="Helvetica"/>
          <w:sz w:val="22"/>
          <w:szCs w:val="22"/>
        </w:rPr>
        <w:t xml:space="preserve"> utility of p</w:t>
      </w:r>
      <w:r w:rsidR="00EB4D13">
        <w:rPr>
          <w:rFonts w:ascii="Helvetica" w:hAnsi="Helvetica"/>
          <w:sz w:val="22"/>
          <w:szCs w:val="22"/>
        </w:rPr>
        <w:t xml:space="preserve">recautionary management approaches </w:t>
      </w:r>
      <w:r w:rsidR="00857CA0">
        <w:rPr>
          <w:rFonts w:ascii="Helvetica" w:hAnsi="Helvetica"/>
          <w:sz w:val="22"/>
          <w:szCs w:val="22"/>
        </w:rPr>
        <w:t>as a</w:t>
      </w:r>
      <w:r w:rsidR="00EB4D13">
        <w:rPr>
          <w:rFonts w:ascii="Helvetica" w:hAnsi="Helvetica"/>
          <w:sz w:val="22"/>
          <w:szCs w:val="22"/>
        </w:rPr>
        <w:t xml:space="preserve"> way to prevent populations from falling below critical thresholds, especially when there is uncertainty in stock status and risk is thought to be high </w:t>
      </w:r>
      <w:r w:rsidR="00E86BCA">
        <w:rPr>
          <w:rFonts w:ascii="Helvetica" w:hAnsi="Helvetica"/>
          <w:sz w:val="22"/>
          <w:szCs w:val="22"/>
        </w:rPr>
        <w:fldChar w:fldCharType="begin"/>
      </w:r>
      <w:r w:rsidR="00010E6A">
        <w:rPr>
          <w:rFonts w:ascii="Helvetica" w:hAnsi="Helvetica"/>
          <w:sz w:val="22"/>
          <w:szCs w:val="22"/>
        </w:rPr>
        <w:instrText xml:space="preserve"> ADDIN EN.CITE &lt;EndNote&gt;&lt;Cite&gt;&lt;Author&gt;Rome&lt;/Author&gt;&lt;Year&gt;1996&lt;/Year&gt;&lt;RecNum&gt;6475&lt;/RecNum&gt;&lt;IDText&gt;Precautionary approach to capture fisheries and species introductions&lt;/IDText&gt;&lt;DisplayText&gt;&lt;style face="superscript"&gt;25&lt;/style&gt;&lt;/DisplayText&gt;&lt;record&gt;&lt;rec-number&gt;6475&lt;/rec-number&gt;&lt;foreign-keys&gt;&lt;key app="EN" db-id="x0w5wa9airxrfze0ft2x20vgz0w5wpet5ftz" timestamp="1614114863" guid="382ee95e-cb2a-4487-9236-f7494fa1c88f"&gt;6475&lt;/key&gt;&lt;/foreign-keys&gt;&lt;ref-type name="Book"&gt;6&lt;/ref-type&gt;&lt;contributors&gt;&lt;authors&gt;&lt;author&gt;Rome, FAO&lt;/author&gt;&lt;/authors&gt;&lt;/contributors&gt;&lt;titles&gt;&lt;title&gt;Precautionary approach to capture fisheries and species introductions&lt;/title&gt;&lt;/titles&gt;&lt;dates&gt;&lt;year&gt;1996&lt;/year&gt;&lt;/dates&gt;&lt;publisher&gt;FAO Rome (Italy)&lt;/publisher&gt;&lt;isbn&gt;9251039151&lt;/isbn&gt;&lt;urls&gt;&lt;/urls&gt;&lt;/record&gt;&lt;/Cite&gt;&lt;/EndNote&gt;</w:instrText>
      </w:r>
      <w:r w:rsidR="00E86BCA">
        <w:rPr>
          <w:rFonts w:ascii="Helvetica" w:hAnsi="Helvetica"/>
          <w:sz w:val="22"/>
          <w:szCs w:val="22"/>
        </w:rPr>
        <w:fldChar w:fldCharType="separate"/>
      </w:r>
      <w:r w:rsidR="00010E6A" w:rsidRPr="00010E6A">
        <w:rPr>
          <w:rFonts w:ascii="Helvetica" w:hAnsi="Helvetica"/>
          <w:noProof/>
          <w:sz w:val="22"/>
          <w:szCs w:val="22"/>
          <w:vertAlign w:val="superscript"/>
        </w:rPr>
        <w:t>25</w:t>
      </w:r>
      <w:r w:rsidR="00E86BCA">
        <w:rPr>
          <w:rFonts w:ascii="Helvetica" w:hAnsi="Helvetica"/>
          <w:sz w:val="22"/>
          <w:szCs w:val="22"/>
        </w:rPr>
        <w:fldChar w:fldCharType="end"/>
      </w:r>
      <w:r w:rsidR="00EB4D13">
        <w:rPr>
          <w:rFonts w:ascii="Helvetica" w:hAnsi="Helvetica"/>
          <w:sz w:val="22"/>
          <w:szCs w:val="22"/>
        </w:rPr>
        <w:t>.</w:t>
      </w:r>
      <w:r w:rsidR="00C34F51">
        <w:rPr>
          <w:rFonts w:ascii="Helvetica" w:hAnsi="Helvetica"/>
          <w:sz w:val="22"/>
          <w:szCs w:val="22"/>
        </w:rPr>
        <w:t xml:space="preserve"> </w:t>
      </w:r>
      <w:r w:rsidR="00C34F51" w:rsidRPr="003805EE">
        <w:rPr>
          <w:rFonts w:ascii="Helvetica" w:hAnsi="Helvetica" w:cs="Helvetica"/>
          <w:sz w:val="22"/>
          <w:szCs w:val="22"/>
        </w:rPr>
        <w:t>We demonstrated how a</w:t>
      </w:r>
      <w:r w:rsidR="00C34F51">
        <w:rPr>
          <w:rFonts w:ascii="Helvetica" w:hAnsi="Helvetica" w:cs="Helvetica"/>
          <w:sz w:val="22"/>
          <w:szCs w:val="22"/>
        </w:rPr>
        <w:t>n adaptive</w:t>
      </w:r>
      <w:r w:rsidR="00C34F51" w:rsidRPr="003805EE">
        <w:rPr>
          <w:rFonts w:ascii="Helvetica" w:hAnsi="Helvetica" w:cs="Helvetica"/>
          <w:sz w:val="22"/>
          <w:szCs w:val="22"/>
        </w:rPr>
        <w:t xml:space="preserve"> monitoring program that takes advantage of precautionary buffers</w:t>
      </w:r>
      <w:r w:rsidR="00C1181C">
        <w:rPr>
          <w:rFonts w:ascii="Helvetica" w:hAnsi="Helvetica" w:cs="Helvetica"/>
          <w:sz w:val="22"/>
          <w:szCs w:val="22"/>
        </w:rPr>
        <w:t>,</w:t>
      </w:r>
      <w:r w:rsidR="00C34F51" w:rsidRPr="003805EE">
        <w:rPr>
          <w:rFonts w:ascii="Helvetica" w:hAnsi="Helvetica" w:cs="Helvetica"/>
          <w:sz w:val="22"/>
          <w:szCs w:val="22"/>
        </w:rPr>
        <w:t xml:space="preserve"> </w:t>
      </w:r>
      <w:r w:rsidR="00C34F51">
        <w:rPr>
          <w:rFonts w:ascii="Helvetica" w:hAnsi="Helvetica" w:cs="Helvetica"/>
          <w:sz w:val="22"/>
          <w:szCs w:val="22"/>
        </w:rPr>
        <w:t>but does not track changes intensively when population biomass is high</w:t>
      </w:r>
      <w:r w:rsidR="00C1181C">
        <w:rPr>
          <w:rFonts w:ascii="Helvetica" w:hAnsi="Helvetica" w:cs="Helvetica"/>
          <w:sz w:val="22"/>
          <w:szCs w:val="22"/>
        </w:rPr>
        <w:t>,</w:t>
      </w:r>
      <w:r w:rsidR="00C34F51">
        <w:rPr>
          <w:rFonts w:ascii="Helvetica" w:hAnsi="Helvetica" w:cs="Helvetica"/>
          <w:sz w:val="22"/>
          <w:szCs w:val="22"/>
        </w:rPr>
        <w:t xml:space="preserve"> </w:t>
      </w:r>
      <w:r w:rsidR="00C34F51" w:rsidRPr="003805EE">
        <w:rPr>
          <w:rFonts w:ascii="Helvetica" w:hAnsi="Helvetica" w:cs="Helvetica"/>
          <w:sz w:val="22"/>
          <w:szCs w:val="22"/>
        </w:rPr>
        <w:t xml:space="preserve">can minimize </w:t>
      </w:r>
      <w:r w:rsidR="00E86BCA">
        <w:rPr>
          <w:rFonts w:ascii="Helvetica" w:hAnsi="Helvetica" w:cs="Helvetica"/>
          <w:sz w:val="22"/>
          <w:szCs w:val="22"/>
        </w:rPr>
        <w:t xml:space="preserve">monitoring </w:t>
      </w:r>
      <w:r w:rsidR="00C34F51" w:rsidRPr="003805EE">
        <w:rPr>
          <w:rFonts w:ascii="Helvetica" w:hAnsi="Helvetica" w:cs="Helvetica"/>
          <w:sz w:val="22"/>
          <w:szCs w:val="22"/>
        </w:rPr>
        <w:t xml:space="preserve">costs, </w:t>
      </w:r>
      <w:r w:rsidR="00E86BCA">
        <w:rPr>
          <w:rFonts w:ascii="Helvetica" w:hAnsi="Helvetica" w:cs="Helvetica"/>
          <w:sz w:val="22"/>
          <w:szCs w:val="22"/>
        </w:rPr>
        <w:t xml:space="preserve">increase </w:t>
      </w:r>
      <w:r w:rsidR="00C34F51" w:rsidRPr="003805EE">
        <w:rPr>
          <w:rFonts w:ascii="Helvetica" w:hAnsi="Helvetica" w:cs="Helvetica"/>
          <w:sz w:val="22"/>
          <w:szCs w:val="22"/>
        </w:rPr>
        <w:t>profits, prevent a system from tipping into a</w:t>
      </w:r>
      <w:r w:rsidR="00C34F51">
        <w:rPr>
          <w:rFonts w:ascii="Helvetica" w:hAnsi="Helvetica" w:cs="Helvetica"/>
          <w:sz w:val="22"/>
          <w:szCs w:val="22"/>
        </w:rPr>
        <w:t xml:space="preserve"> collapsed </w:t>
      </w:r>
      <w:r w:rsidR="00C34F51" w:rsidRPr="003805EE">
        <w:rPr>
          <w:rFonts w:ascii="Helvetica" w:hAnsi="Helvetica" w:cs="Helvetica"/>
          <w:sz w:val="22"/>
          <w:szCs w:val="22"/>
        </w:rPr>
        <w:t>state</w:t>
      </w:r>
      <w:r w:rsidR="00C1181C">
        <w:rPr>
          <w:rFonts w:ascii="Helvetica" w:hAnsi="Helvetica" w:cs="Helvetica"/>
          <w:sz w:val="22"/>
          <w:szCs w:val="22"/>
        </w:rPr>
        <w:t>,</w:t>
      </w:r>
      <w:r w:rsidR="00E86BCA">
        <w:rPr>
          <w:rFonts w:ascii="Helvetica" w:hAnsi="Helvetica" w:cs="Helvetica"/>
          <w:sz w:val="22"/>
          <w:szCs w:val="22"/>
        </w:rPr>
        <w:t xml:space="preserve"> and promote the recovery of overharvested systems.</w:t>
      </w:r>
    </w:p>
    <w:p w14:paraId="6E3BCDBE" w14:textId="77777777" w:rsidR="002074CC" w:rsidRPr="003805EE" w:rsidRDefault="002074CC" w:rsidP="006551EE">
      <w:pPr>
        <w:rPr>
          <w:rFonts w:ascii="Helvetica" w:hAnsi="Helvetica"/>
          <w:i/>
          <w:sz w:val="22"/>
          <w:szCs w:val="22"/>
        </w:rPr>
      </w:pPr>
    </w:p>
    <w:p w14:paraId="0750DF93" w14:textId="77777777" w:rsidR="002074CC" w:rsidRPr="003805EE" w:rsidRDefault="002074CC" w:rsidP="006551EE">
      <w:pPr>
        <w:rPr>
          <w:rFonts w:ascii="Helvetica" w:hAnsi="Helvetica"/>
          <w:i/>
          <w:sz w:val="22"/>
          <w:szCs w:val="22"/>
        </w:rPr>
      </w:pPr>
      <w:r w:rsidRPr="003805EE">
        <w:rPr>
          <w:rFonts w:ascii="Helvetica" w:hAnsi="Helvetica"/>
          <w:i/>
          <w:sz w:val="22"/>
          <w:szCs w:val="22"/>
        </w:rPr>
        <w:t xml:space="preserve">What if the Existence or Location of the </w:t>
      </w:r>
      <w:r>
        <w:rPr>
          <w:rFonts w:ascii="Helvetica" w:hAnsi="Helvetica"/>
          <w:i/>
          <w:sz w:val="22"/>
          <w:szCs w:val="22"/>
        </w:rPr>
        <w:t>Critical Threshold</w:t>
      </w:r>
      <w:r w:rsidRPr="003805EE">
        <w:rPr>
          <w:rFonts w:ascii="Helvetica" w:hAnsi="Helvetica"/>
          <w:i/>
          <w:sz w:val="22"/>
          <w:szCs w:val="22"/>
        </w:rPr>
        <w:t xml:space="preserve"> is Ambiguous? </w:t>
      </w:r>
    </w:p>
    <w:p w14:paraId="449DB87C" w14:textId="39377096" w:rsidR="002074CC" w:rsidRDefault="002074CC" w:rsidP="006551EE">
      <w:pPr>
        <w:ind w:firstLine="720"/>
        <w:rPr>
          <w:rFonts w:ascii="Helvetica" w:hAnsi="Helvetica"/>
          <w:sz w:val="22"/>
          <w:szCs w:val="22"/>
        </w:rPr>
      </w:pPr>
      <w:r w:rsidRPr="003805EE">
        <w:rPr>
          <w:rFonts w:ascii="Helvetica" w:hAnsi="Helvetica"/>
          <w:sz w:val="22"/>
          <w:szCs w:val="22"/>
        </w:rPr>
        <w:t xml:space="preserve">In systems with </w:t>
      </w:r>
      <w:r>
        <w:rPr>
          <w:rFonts w:ascii="Helvetica" w:hAnsi="Helvetica"/>
          <w:sz w:val="22"/>
          <w:szCs w:val="22"/>
        </w:rPr>
        <w:t>critical biological thresholds</w:t>
      </w:r>
      <w:r w:rsidRPr="003805EE">
        <w:rPr>
          <w:rFonts w:ascii="Helvetica" w:hAnsi="Helvetica"/>
          <w:sz w:val="22"/>
          <w:szCs w:val="22"/>
        </w:rPr>
        <w:t xml:space="preserve">, decision makers are rarely fortunate enough to have perfect knowledge of biological thresholds until after the threshold has been crossed </w:t>
      </w:r>
      <w:r w:rsidRPr="003805EE">
        <w:rPr>
          <w:rFonts w:ascii="Helvetica" w:hAnsi="Helvetica"/>
          <w:sz w:val="22"/>
          <w:szCs w:val="22"/>
        </w:rPr>
        <w:fldChar w:fldCharType="begin"/>
      </w:r>
      <w:r w:rsidR="00010E6A">
        <w:rPr>
          <w:rFonts w:ascii="Helvetica" w:hAnsi="Helvetica"/>
          <w:sz w:val="22"/>
          <w:szCs w:val="22"/>
        </w:rPr>
        <w:instrText xml:space="preserve"> ADDIN EN.CITE &lt;EndNote&gt;&lt;Cite&gt;&lt;Author&gt;Cleary&lt;/Author&gt;&lt;Year&gt;2014&lt;/Year&gt;&lt;RecNum&gt;5890&lt;/RecNum&gt;&lt;DisplayText&gt;&lt;style face="superscript"&gt;26&lt;/style&gt;&lt;/DisplayText&gt;&lt;record&gt;&lt;rec-number&gt;5890&lt;/rec-number&gt;&lt;foreign-keys&gt;&lt;key app="EN" db-id="x0w5wa9airxrfze0ft2x20vgz0w5wpet5ftz" timestamp="1614114734" guid="99c3d9cf-88ae-4672-b4ba-6a4b2ded4f9d"&gt;5890&lt;/key&gt;&lt;/foreign-keys&gt;&lt;ref-type name="Government Document"&gt;46&lt;/ref-type&gt;&lt;contributors&gt;&lt;authors&gt;&lt;author&gt;Cleary, Jaclyn S.&lt;/author&gt;&lt;/authors&gt;&lt;/contributors&gt;&lt;titles&gt;&lt;title&gt;Stock assessment and management advice for British Columbia pacific herring: 2013 Status and 2014 forecast&lt;/title&gt;&lt;/titles&gt;&lt;dates&gt;&lt;year&gt;2014&lt;/year&gt;&lt;/dates&gt;&lt;publisher&gt;Canadian Science Advisory Science Scretariate&lt;/publisher&gt;&lt;urls&gt;&lt;/urls&gt;&lt;/record&gt;&lt;/Cite&gt;&lt;/EndNote&gt;</w:instrText>
      </w:r>
      <w:r w:rsidRPr="003805EE">
        <w:rPr>
          <w:rFonts w:ascii="Helvetica" w:hAnsi="Helvetica"/>
          <w:sz w:val="22"/>
          <w:szCs w:val="22"/>
        </w:rPr>
        <w:fldChar w:fldCharType="separate"/>
      </w:r>
      <w:r w:rsidR="00010E6A" w:rsidRPr="00010E6A">
        <w:rPr>
          <w:rFonts w:ascii="Helvetica" w:hAnsi="Helvetica"/>
          <w:noProof/>
          <w:sz w:val="22"/>
          <w:szCs w:val="22"/>
          <w:vertAlign w:val="superscript"/>
        </w:rPr>
        <w:t>26</w:t>
      </w:r>
      <w:r w:rsidRPr="003805EE">
        <w:rPr>
          <w:rFonts w:ascii="Helvetica" w:hAnsi="Helvetica"/>
          <w:sz w:val="22"/>
          <w:szCs w:val="22"/>
        </w:rPr>
        <w:fldChar w:fldCharType="end"/>
      </w:r>
      <w:r w:rsidRPr="003805EE">
        <w:rPr>
          <w:rFonts w:ascii="Helvetica" w:hAnsi="Helvetica"/>
          <w:sz w:val="22"/>
          <w:szCs w:val="22"/>
        </w:rPr>
        <w:t>. Indeed, surprises such as crossing a threshold are inevitable</w:t>
      </w:r>
      <w:r>
        <w:rPr>
          <w:rFonts w:ascii="Helvetica" w:hAnsi="Helvetica"/>
          <w:sz w:val="22"/>
          <w:szCs w:val="22"/>
        </w:rPr>
        <w:t xml:space="preserve"> in many systems</w:t>
      </w:r>
      <w:r w:rsidRPr="003805EE">
        <w:rPr>
          <w:rFonts w:ascii="Helvetica" w:hAnsi="Helvetica"/>
          <w:sz w:val="22"/>
          <w:szCs w:val="22"/>
        </w:rPr>
        <w:t xml:space="preserve"> </w:t>
      </w:r>
      <w:r w:rsidRPr="003805EE">
        <w:rPr>
          <w:rFonts w:ascii="Helvetica" w:hAnsi="Helvetica"/>
          <w:sz w:val="22"/>
          <w:szCs w:val="22"/>
        </w:rPr>
        <w:fldChar w:fldCharType="begin"/>
      </w:r>
      <w:r w:rsidR="00010E6A">
        <w:rPr>
          <w:rFonts w:ascii="Helvetica" w:hAnsi="Helvetica"/>
          <w:sz w:val="22"/>
          <w:szCs w:val="22"/>
        </w:rPr>
        <w:instrText xml:space="preserve"> ADDIN EN.CITE &lt;EndNote&gt;&lt;Cite&gt;&lt;Author&gt;Doak&lt;/Author&gt;&lt;Year&gt;2008&lt;/Year&gt;&lt;RecNum&gt;5866&lt;/RecNum&gt;&lt;DisplayText&gt;&lt;style face="superscript"&gt;27,28&lt;/style&gt;&lt;/DisplayText&gt;&lt;record&gt;&lt;rec-number&gt;5866&lt;/rec-number&gt;&lt;foreign-keys&gt;&lt;key app="EN" db-id="x0w5wa9airxrfze0ft2x20vgz0w5wpet5ftz" timestamp="1614114732" guid="880d3336-872f-4622-99ee-8e0d2acd1aec"&gt;5866&lt;/key&gt;&lt;/foreign-keys&gt;&lt;ref-type name="Journal Article"&gt;17&lt;/ref-type&gt;&lt;contributors&gt;&lt;authors&gt;&lt;author&gt;Doak, Daniel F&lt;/author&gt;&lt;author&gt;Estes, James A&lt;/author&gt;&lt;author&gt;Halpern, Benjamin S&lt;/author&gt;&lt;author&gt;Jacob, Ute&lt;/author&gt;&lt;author&gt;Lindberg, David R&lt;/author&gt;&lt;author&gt;Lovvorn, James&lt;/author&gt;&lt;author&gt;Monson, Daniel H&lt;/author&gt;&lt;author&gt;Tinker, M Timothy&lt;/author&gt;&lt;author&gt;Williams, Terrie M&lt;/author&gt;&lt;author&gt;Wootton, J Timothy&lt;/author&gt;&lt;/authors&gt;&lt;/contributors&gt;&lt;titles&gt;&lt;title&gt;Understanding and predicting ecological dynamics: are major surprises inevitable&lt;/title&gt;&lt;secondary-title&gt;Ecology&lt;/secondary-title&gt;&lt;/titles&gt;&lt;periodical&gt;&lt;full-title&gt;Ecology&lt;/full-title&gt;&lt;/periodical&gt;&lt;pages&gt;952-961&lt;/pages&gt;&lt;volume&gt;89&lt;/volume&gt;&lt;number&gt;4&lt;/number&gt;&lt;dates&gt;&lt;year&gt;2008&lt;/year&gt;&lt;/dates&gt;&lt;isbn&gt;0012-9658&lt;/isbn&gt;&lt;urls&gt;&lt;/urls&gt;&lt;/record&gt;&lt;/Cite&gt;&lt;Cite&gt;&lt;Author&gt;Schindler&lt;/Author&gt;&lt;Year&gt;2015&lt;/Year&gt;&lt;RecNum&gt;6269&lt;/RecNum&gt;&lt;record&gt;&lt;rec-number&gt;6269&lt;/rec-number&gt;&lt;foreign-keys&gt;&lt;key app="EN" db-id="x0w5wa9airxrfze0ft2x20vgz0w5wpet5ftz" timestamp="1614114739" guid="dbc55c20-60f8-4802-bcb7-e33110561ccc"&gt;6269&lt;/key&gt;&lt;/foreign-keys&gt;&lt;ref-type name="Journal Article"&gt;17&lt;/ref-type&gt;&lt;contributors&gt;&lt;authors&gt;&lt;author&gt;Schindler, Daniel E&lt;/author&gt;&lt;author&gt;Hilborn, Ray&lt;/author&gt;&lt;/authors&gt;&lt;/contributors&gt;&lt;titles&gt;&lt;title&gt;Prediction, precaution, and policy under global change&lt;/title&gt;&lt;secondary-title&gt;Science&lt;/secondary-title&gt;&lt;/titles&gt;&lt;periodical&gt;&lt;full-title&gt;Science&lt;/full-title&gt;&lt;/periodical&gt;&lt;pages&gt;953-954&lt;/pages&gt;&lt;volume&gt;347&lt;/volume&gt;&lt;number&gt;6225&lt;/number&gt;&lt;dates&gt;&lt;year&gt;2015&lt;/year&gt;&lt;/dates&gt;&lt;isbn&gt;0036-8075&lt;/isbn&gt;&lt;urls&gt;&lt;/urls&gt;&lt;/record&gt;&lt;/Cite&gt;&lt;/EndNote&gt;</w:instrText>
      </w:r>
      <w:r w:rsidRPr="003805EE">
        <w:rPr>
          <w:rFonts w:ascii="Helvetica" w:hAnsi="Helvetica"/>
          <w:sz w:val="22"/>
          <w:szCs w:val="22"/>
        </w:rPr>
        <w:fldChar w:fldCharType="separate"/>
      </w:r>
      <w:r w:rsidR="00010E6A" w:rsidRPr="00010E6A">
        <w:rPr>
          <w:rFonts w:ascii="Helvetica" w:hAnsi="Helvetica"/>
          <w:noProof/>
          <w:sz w:val="22"/>
          <w:szCs w:val="22"/>
          <w:vertAlign w:val="superscript"/>
        </w:rPr>
        <w:t>27,28</w:t>
      </w:r>
      <w:r w:rsidRPr="003805EE">
        <w:rPr>
          <w:rFonts w:ascii="Helvetica" w:hAnsi="Helvetica"/>
          <w:sz w:val="22"/>
          <w:szCs w:val="22"/>
        </w:rPr>
        <w:fldChar w:fldCharType="end"/>
      </w:r>
      <w:r w:rsidRPr="003805EE">
        <w:rPr>
          <w:rFonts w:ascii="Helvetica" w:hAnsi="Helvetica"/>
          <w:sz w:val="22"/>
          <w:szCs w:val="22"/>
        </w:rPr>
        <w:t>. Uncertainty about the location of a threshold presents challenges, particularly in the face of global change, where the strength and location of thresholds may well change</w:t>
      </w:r>
      <w:r>
        <w:rPr>
          <w:rFonts w:ascii="Helvetica" w:hAnsi="Helvetica"/>
          <w:sz w:val="22"/>
          <w:szCs w:val="22"/>
        </w:rPr>
        <w:t xml:space="preserve"> as ecosystems transform</w:t>
      </w:r>
      <w:r w:rsidRPr="003805EE">
        <w:rPr>
          <w:rFonts w:ascii="Helvetica" w:hAnsi="Helvetica"/>
          <w:sz w:val="22"/>
          <w:szCs w:val="22"/>
        </w:rPr>
        <w:t xml:space="preserve">. Our model is heuristic in its evaluation of monitoring in the presence of </w:t>
      </w:r>
      <w:r>
        <w:rPr>
          <w:rFonts w:ascii="Helvetica" w:hAnsi="Helvetica"/>
          <w:sz w:val="22"/>
          <w:szCs w:val="22"/>
        </w:rPr>
        <w:t>critical thresholds</w:t>
      </w:r>
      <w:r w:rsidRPr="003805EE">
        <w:rPr>
          <w:rFonts w:ascii="Helvetica" w:hAnsi="Helvetica"/>
          <w:sz w:val="22"/>
          <w:szCs w:val="22"/>
        </w:rPr>
        <w:t xml:space="preserve">. </w:t>
      </w:r>
      <w:r>
        <w:rPr>
          <w:rFonts w:ascii="Helvetica" w:hAnsi="Helvetica"/>
          <w:sz w:val="22"/>
          <w:szCs w:val="22"/>
        </w:rPr>
        <w:t>T</w:t>
      </w:r>
      <w:r w:rsidRPr="003805EE">
        <w:rPr>
          <w:rFonts w:ascii="Helvetica" w:hAnsi="Helvetica"/>
          <w:sz w:val="22"/>
          <w:szCs w:val="22"/>
        </w:rPr>
        <w:t xml:space="preserve">he results are broadly applicable to systems </w:t>
      </w:r>
      <w:r>
        <w:rPr>
          <w:rFonts w:ascii="Helvetica" w:hAnsi="Helvetica"/>
          <w:sz w:val="22"/>
          <w:szCs w:val="22"/>
        </w:rPr>
        <w:t>where there is interest in avoiding another type of threshold, like a limit reference point or a productivity threshold</w:t>
      </w:r>
      <w:r w:rsidRPr="003805EE">
        <w:rPr>
          <w:rFonts w:ascii="Helvetica" w:hAnsi="Helvetica"/>
          <w:sz w:val="22"/>
          <w:szCs w:val="22"/>
        </w:rPr>
        <w:t xml:space="preserve">. Indeed, our model demonstrates the increasing importance of monitoring information as a system approaches a </w:t>
      </w:r>
      <w:r>
        <w:rPr>
          <w:rFonts w:ascii="Helvetica" w:hAnsi="Helvetica"/>
          <w:sz w:val="22"/>
          <w:szCs w:val="22"/>
        </w:rPr>
        <w:t>threshold after which productivity is declining.</w:t>
      </w:r>
      <w:r w:rsidR="000D5F14">
        <w:rPr>
          <w:rFonts w:ascii="Helvetica" w:hAnsi="Helvetica"/>
          <w:sz w:val="22"/>
          <w:szCs w:val="22"/>
        </w:rPr>
        <w:t xml:space="preserve"> We examine consequences of monitoring for different thresholds, some of which (depensation) will be difficult to identify, while others (limit reference points like </w:t>
      </w:r>
      <m:oMath>
        <m:sSub>
          <m:sSubPr>
            <m:ctrlPr>
              <w:rPr>
                <w:rFonts w:ascii="Cambria Math" w:hAnsi="Cambria Math"/>
                <w:i/>
                <w:sz w:val="22"/>
                <w:szCs w:val="22"/>
              </w:rPr>
            </m:ctrlPr>
          </m:sSubPr>
          <m:e>
            <m:r>
              <w:rPr>
                <w:rFonts w:ascii="Cambria Math" w:hAnsi="Cambria Math"/>
                <w:sz w:val="22"/>
                <w:szCs w:val="22"/>
              </w:rPr>
              <m:t>0.8B</m:t>
            </m:r>
          </m:e>
          <m:sub>
            <m:r>
              <w:rPr>
                <w:rFonts w:ascii="Cambria Math" w:hAnsi="Cambria Math"/>
                <w:sz w:val="22"/>
                <w:szCs w:val="22"/>
              </w:rPr>
              <m:t>MSY</m:t>
            </m:r>
          </m:sub>
        </m:sSub>
      </m:oMath>
      <w:r w:rsidR="000D5F14">
        <w:rPr>
          <w:rFonts w:ascii="Helvetica" w:hAnsi="Helvetica"/>
          <w:sz w:val="22"/>
          <w:szCs w:val="22"/>
        </w:rPr>
        <w:t>) that are important, but do not lead to irreversible harm.</w:t>
      </w:r>
    </w:p>
    <w:p w14:paraId="71BB3BB8" w14:textId="0A436C41" w:rsidR="002074CC" w:rsidRPr="003805EE" w:rsidRDefault="002074CC" w:rsidP="006551EE">
      <w:pPr>
        <w:ind w:firstLine="720"/>
        <w:rPr>
          <w:rFonts w:ascii="Helvetica" w:hAnsi="Helvetica"/>
          <w:sz w:val="22"/>
          <w:szCs w:val="22"/>
        </w:rPr>
      </w:pPr>
      <w:r>
        <w:rPr>
          <w:rFonts w:ascii="Helvetica" w:hAnsi="Helvetica"/>
          <w:sz w:val="22"/>
          <w:szCs w:val="22"/>
        </w:rPr>
        <w:t>G</w:t>
      </w:r>
      <w:r w:rsidRPr="003805EE">
        <w:rPr>
          <w:rFonts w:ascii="Helvetica" w:hAnsi="Helvetica"/>
          <w:sz w:val="22"/>
          <w:szCs w:val="22"/>
        </w:rPr>
        <w:t xml:space="preserve">aining greater certainty about the location of a </w:t>
      </w:r>
      <w:r w:rsidR="00725758">
        <w:rPr>
          <w:rFonts w:ascii="Helvetica" w:hAnsi="Helvetica"/>
          <w:sz w:val="22"/>
          <w:szCs w:val="22"/>
        </w:rPr>
        <w:t>critical threshold</w:t>
      </w:r>
      <w:r w:rsidRPr="003805EE">
        <w:rPr>
          <w:rFonts w:ascii="Helvetica" w:hAnsi="Helvetica"/>
          <w:sz w:val="22"/>
          <w:szCs w:val="22"/>
        </w:rPr>
        <w:t xml:space="preserve"> can be achieved through adaptive management </w:t>
      </w:r>
      <w:r w:rsidRPr="003805EE">
        <w:rPr>
          <w:rFonts w:ascii="Helvetica" w:hAnsi="Helvetica"/>
          <w:sz w:val="22"/>
          <w:szCs w:val="22"/>
        </w:rPr>
        <w:fldChar w:fldCharType="begin"/>
      </w:r>
      <w:r w:rsidR="00010E6A">
        <w:rPr>
          <w:rFonts w:ascii="Helvetica" w:hAnsi="Helvetica"/>
          <w:sz w:val="22"/>
          <w:szCs w:val="22"/>
        </w:rPr>
        <w:instrText xml:space="preserve"> ADDIN EN.CITE &lt;EndNote&gt;&lt;Cite&gt;&lt;Author&gt;Cinner&lt;/Author&gt;&lt;Year&gt;2009&lt;/Year&gt;&lt;RecNum&gt;8170&lt;/RecNum&gt;&lt;DisplayText&gt;&lt;style face="superscript"&gt;29&lt;/style&gt;&lt;/DisplayText&gt;&lt;record&gt;&lt;rec-number&gt;8170&lt;/rec-number&gt;&lt;foreign-keys&gt;&lt;key app="EN" db-id="dsrza9wtbra05fevxvw5svf8d0a9a0ptptvp" timestamp="1444940901"&gt;8170&lt;/key&gt;&lt;/foreign-keys&gt;&lt;ref-type name="Journal Article"&gt;17&lt;/ref-type&gt;&lt;contributors&gt;&lt;authors&gt;&lt;author&gt;Cinner, JE&lt;/author&gt;&lt;author&gt;Daw, T&lt;/author&gt;&lt;author&gt;McClanahan, TR&lt;/author&gt;&lt;/authors&gt;&lt;/contributors&gt;&lt;titles&gt;&lt;title&gt;Socioeconomic factors that affect artisanal fishers’ readiness to exit a declining fishery&lt;/title&gt;&lt;secondary-title&gt;Conservation Biology&lt;/secondary-title&gt;&lt;/titles&gt;&lt;periodical&gt;&lt;full-title&gt;Conservation Biology&lt;/full-title&gt;&lt;/periodical&gt;&lt;pages&gt;124-130&lt;/pages&gt;&lt;volume&gt;23&lt;/volume&gt;&lt;number&gt;1&lt;/number&gt;&lt;dates&gt;&lt;year&gt;2009&lt;/year&gt;&lt;/dates&gt;&lt;isbn&gt;1523-1739&lt;/isbn&gt;&lt;urls&gt;&lt;/urls&gt;&lt;/record&gt;&lt;/Cite&gt;&lt;/EndNote&gt;</w:instrText>
      </w:r>
      <w:r w:rsidRPr="003805EE">
        <w:rPr>
          <w:rFonts w:ascii="Helvetica" w:hAnsi="Helvetica"/>
          <w:sz w:val="22"/>
          <w:szCs w:val="22"/>
        </w:rPr>
        <w:fldChar w:fldCharType="separate"/>
      </w:r>
      <w:r w:rsidR="00010E6A" w:rsidRPr="00010E6A">
        <w:rPr>
          <w:rFonts w:ascii="Helvetica" w:hAnsi="Helvetica"/>
          <w:noProof/>
          <w:sz w:val="22"/>
          <w:szCs w:val="22"/>
          <w:vertAlign w:val="superscript"/>
        </w:rPr>
        <w:t>29</w:t>
      </w:r>
      <w:r w:rsidRPr="003805EE">
        <w:rPr>
          <w:rFonts w:ascii="Helvetica" w:hAnsi="Helvetica"/>
          <w:sz w:val="22"/>
          <w:szCs w:val="22"/>
        </w:rPr>
        <w:fldChar w:fldCharType="end"/>
      </w:r>
      <w:r w:rsidRPr="003805EE">
        <w:rPr>
          <w:rFonts w:ascii="Helvetica" w:hAnsi="Helvetica"/>
          <w:sz w:val="22"/>
          <w:szCs w:val="22"/>
        </w:rPr>
        <w:t xml:space="preserve">. For example, </w:t>
      </w:r>
      <w:r>
        <w:rPr>
          <w:rFonts w:ascii="Helvetica" w:hAnsi="Helvetica"/>
          <w:sz w:val="22"/>
          <w:szCs w:val="22"/>
        </w:rPr>
        <w:t>recent work has</w:t>
      </w:r>
      <w:r w:rsidRPr="003805EE">
        <w:rPr>
          <w:rFonts w:ascii="Helvetica" w:hAnsi="Helvetica"/>
          <w:sz w:val="22"/>
          <w:szCs w:val="22"/>
        </w:rPr>
        <w:t xml:space="preserve"> </w:t>
      </w:r>
      <w:r>
        <w:rPr>
          <w:rFonts w:ascii="Helvetica" w:hAnsi="Helvetica"/>
          <w:sz w:val="22"/>
          <w:szCs w:val="22"/>
        </w:rPr>
        <w:t>shown</w:t>
      </w:r>
      <w:r w:rsidRPr="003805EE">
        <w:rPr>
          <w:rFonts w:ascii="Helvetica" w:hAnsi="Helvetica"/>
          <w:sz w:val="22"/>
          <w:szCs w:val="22"/>
        </w:rPr>
        <w:t xml:space="preserve"> how Gaussian process stochastic dynamic programming, which makes few structural assumptions about population </w:t>
      </w:r>
      <w:r w:rsidRPr="003805EE">
        <w:rPr>
          <w:rFonts w:ascii="Helvetica" w:hAnsi="Helvetica"/>
          <w:sz w:val="22"/>
          <w:szCs w:val="22"/>
        </w:rPr>
        <w:lastRenderedPageBreak/>
        <w:t>production functions, can allow managers the opportunity to make decisions in light of uncertainty in threshold locations</w:t>
      </w:r>
      <w:r>
        <w:rPr>
          <w:rFonts w:ascii="Helvetica" w:hAnsi="Helvetica"/>
          <w:sz w:val="22"/>
          <w:szCs w:val="22"/>
        </w:rPr>
        <w:t xml:space="preserve"> </w:t>
      </w:r>
      <w:r>
        <w:rPr>
          <w:rFonts w:ascii="Helvetica" w:hAnsi="Helvetica"/>
          <w:sz w:val="22"/>
          <w:szCs w:val="22"/>
        </w:rPr>
        <w:fldChar w:fldCharType="begin">
          <w:fldData xml:space="preserve">PEVuZE5vdGU+PENpdGU+PEF1dGhvcj5Cb2V0dGlnZXI8L0F1dGhvcj48WWVhcj4yMDE1PC9ZZWFy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</w:fldData>
        </w:fldChar>
      </w:r>
      <w:r w:rsidR="00010E6A">
        <w:rPr>
          <w:rFonts w:ascii="Helvetica" w:hAnsi="Helvetica"/>
          <w:sz w:val="22"/>
          <w:szCs w:val="22"/>
        </w:rPr>
        <w:instrText xml:space="preserve"> ADDIN EN.CITE </w:instrText>
      </w:r>
      <w:r w:rsidR="00010E6A">
        <w:rPr>
          <w:rFonts w:ascii="Helvetica" w:hAnsi="Helvetica"/>
          <w:sz w:val="22"/>
          <w:szCs w:val="22"/>
        </w:rPr>
        <w:fldChar w:fldCharType="begin">
          <w:fldData xml:space="preserve">PEVuZE5vdGU+PENpdGU+PEF1dGhvcj5Cb2V0dGlnZXI8L0F1dGhvcj48WWVhcj4yMDE1PC9ZZWFy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</w:fldData>
        </w:fldChar>
      </w:r>
      <w:r w:rsidR="00010E6A">
        <w:rPr>
          <w:rFonts w:ascii="Helvetica" w:hAnsi="Helvetica"/>
          <w:sz w:val="22"/>
          <w:szCs w:val="22"/>
        </w:rPr>
        <w:instrText xml:space="preserve"> ADDIN EN.CITE.DATA </w:instrText>
      </w:r>
      <w:r w:rsidR="00010E6A">
        <w:rPr>
          <w:rFonts w:ascii="Helvetica" w:hAnsi="Helvetica"/>
          <w:sz w:val="22"/>
          <w:szCs w:val="22"/>
        </w:rPr>
      </w:r>
      <w:r w:rsidR="00010E6A">
        <w:rPr>
          <w:rFonts w:ascii="Helvetica" w:hAnsi="Helvetica"/>
          <w:sz w:val="22"/>
          <w:szCs w:val="22"/>
        </w:rPr>
        <w:fldChar w:fldCharType="end"/>
      </w:r>
      <w:r>
        <w:rPr>
          <w:rFonts w:ascii="Helvetica" w:hAnsi="Helvetica"/>
          <w:sz w:val="22"/>
          <w:szCs w:val="22"/>
        </w:rPr>
      </w:r>
      <w:r>
        <w:rPr>
          <w:rFonts w:ascii="Helvetica" w:hAnsi="Helvetica"/>
          <w:sz w:val="22"/>
          <w:szCs w:val="22"/>
        </w:rPr>
        <w:fldChar w:fldCharType="separate"/>
      </w:r>
      <w:r w:rsidR="00010E6A" w:rsidRPr="00010E6A">
        <w:rPr>
          <w:rFonts w:ascii="Helvetica" w:hAnsi="Helvetica"/>
          <w:noProof/>
          <w:sz w:val="22"/>
          <w:szCs w:val="22"/>
          <w:vertAlign w:val="superscript"/>
        </w:rPr>
        <w:t>30,31</w:t>
      </w:r>
      <w:r>
        <w:rPr>
          <w:rFonts w:ascii="Helvetica" w:hAnsi="Helvetica"/>
          <w:sz w:val="22"/>
          <w:szCs w:val="22"/>
        </w:rPr>
        <w:fldChar w:fldCharType="end"/>
      </w:r>
      <w:r w:rsidRPr="003805EE">
        <w:rPr>
          <w:rFonts w:ascii="Helvetica" w:hAnsi="Helvetica"/>
          <w:sz w:val="22"/>
          <w:szCs w:val="22"/>
        </w:rPr>
        <w:t xml:space="preserve">. </w:t>
      </w:r>
      <w:r>
        <w:rPr>
          <w:rFonts w:ascii="Helvetica" w:hAnsi="Helvetica"/>
          <w:sz w:val="22"/>
          <w:szCs w:val="22"/>
        </w:rPr>
        <w:t xml:space="preserve">Alternatively, early warning indicators such as rising variance or shifts in autocorrelation may offer a signal for when a system is approaching a threshold </w:t>
      </w:r>
      <w:r w:rsidR="005D0A3A">
        <w:rPr>
          <w:rFonts w:ascii="Helvetica" w:hAnsi="Helvetica"/>
          <w:sz w:val="22"/>
          <w:szCs w:val="22"/>
        </w:rPr>
        <w:fldChar w:fldCharType="begin"/>
      </w:r>
      <w:r w:rsidR="00010E6A">
        <w:rPr>
          <w:rFonts w:ascii="Helvetica" w:hAnsi="Helvetica"/>
          <w:sz w:val="22"/>
          <w:szCs w:val="22"/>
        </w:rPr>
        <w:instrText xml:space="preserve"> ADDIN EN.CITE &lt;EndNote&gt;&lt;Cite&gt;&lt;Author&gt;Litzow&lt;/Author&gt;&lt;Year&gt;2016&lt;/Year&gt;&lt;RecNum&gt;6505&lt;/RecNum&gt;&lt;DisplayText&gt;&lt;style face="superscript"&gt;32&lt;/style&gt;&lt;/DisplayText&gt;&lt;record&gt;&lt;rec-number&gt;6505&lt;/rec-number&gt;&lt;foreign-keys&gt;&lt;key app="EN" db-id="x0w5wa9airxrfze0ft2x20vgz0w5wpet5ftz" timestamp="1614296817" guid="4b3e846d-358f-42ba-acde-7c4b5b42eb93"&gt;6505&lt;/key&gt;&lt;/foreign-keys&gt;&lt;ref-type name="Journal Article"&gt;17&lt;/ref-type&gt;&lt;contributors&gt;&lt;authors&gt;&lt;author&gt;Litzow, Michael A&lt;/author&gt;&lt;author&gt;Hunsicker, Mary E&lt;/author&gt;&lt;/authors&gt;&lt;/contributors&gt;&lt;titles&gt;&lt;title&gt;Early warning signals, nonlinearity, and signs of hysteresis in real ecosystems&lt;/title&gt;&lt;secondary-title&gt;Ecosphere&lt;/secondary-title&gt;&lt;/titles&gt;&lt;periodical&gt;&lt;full-title&gt;Ecosphere&lt;/full-title&gt;&lt;/periodical&gt;&lt;pages&gt;e01614&lt;/pages&gt;&lt;volume&gt;7&lt;/volume&gt;&lt;number&gt;12&lt;/number&gt;&lt;dates&gt;&lt;year&gt;2016&lt;/year&gt;&lt;/dates&gt;&lt;isbn&gt;2150-8925&lt;/isbn&gt;&lt;urls&gt;&lt;/urls&gt;&lt;/record&gt;&lt;/Cite&gt;&lt;/EndNote&gt;</w:instrText>
      </w:r>
      <w:r w:rsidR="005D0A3A">
        <w:rPr>
          <w:rFonts w:ascii="Helvetica" w:hAnsi="Helvetica"/>
          <w:sz w:val="22"/>
          <w:szCs w:val="22"/>
        </w:rPr>
        <w:fldChar w:fldCharType="separate"/>
      </w:r>
      <w:r w:rsidR="00010E6A" w:rsidRPr="00010E6A">
        <w:rPr>
          <w:rFonts w:ascii="Helvetica" w:hAnsi="Helvetica"/>
          <w:noProof/>
          <w:sz w:val="22"/>
          <w:szCs w:val="22"/>
          <w:vertAlign w:val="superscript"/>
        </w:rPr>
        <w:t>32</w:t>
      </w:r>
      <w:r w:rsidR="005D0A3A">
        <w:rPr>
          <w:rFonts w:ascii="Helvetica" w:hAnsi="Helvetica"/>
          <w:sz w:val="22"/>
          <w:szCs w:val="22"/>
        </w:rPr>
        <w:fldChar w:fldCharType="end"/>
      </w:r>
      <w:r>
        <w:rPr>
          <w:rFonts w:ascii="Helvetica" w:hAnsi="Helvetica"/>
          <w:sz w:val="22"/>
          <w:szCs w:val="22"/>
        </w:rPr>
        <w:t xml:space="preserve">, though detection of a threshold using these indicators likely requires high precision and frequent monitoring. </w:t>
      </w:r>
      <w:r w:rsidRPr="003805EE">
        <w:rPr>
          <w:rFonts w:ascii="Helvetica" w:hAnsi="Helvetica"/>
          <w:sz w:val="22"/>
          <w:szCs w:val="22"/>
        </w:rPr>
        <w:t>However, even with better monitoring and analysis, some uncertainty is irreducible</w:t>
      </w:r>
      <w:r w:rsidR="003B60A1">
        <w:rPr>
          <w:rFonts w:ascii="Helvetica" w:hAnsi="Helvetica"/>
          <w:sz w:val="22"/>
          <w:szCs w:val="22"/>
        </w:rPr>
        <w:t xml:space="preserve"> </w:t>
      </w:r>
      <w:r w:rsidRPr="003805EE">
        <w:rPr>
          <w:rFonts w:ascii="Helvetica" w:hAnsi="Helvetica"/>
          <w:sz w:val="22"/>
          <w:szCs w:val="22"/>
        </w:rPr>
        <w:fldChar w:fldCharType="begin"/>
      </w:r>
      <w:r w:rsidR="00010E6A">
        <w:rPr>
          <w:rFonts w:ascii="Helvetica" w:hAnsi="Helvetica"/>
          <w:sz w:val="22"/>
          <w:szCs w:val="22"/>
        </w:rPr>
        <w:instrText xml:space="preserve"> ADDIN EN.CITE &lt;EndNote&gt;&lt;Cite&gt;&lt;Author&gt;Schindler&lt;/Author&gt;&lt;Year&gt;2015&lt;/Year&gt;&lt;RecNum&gt;6269&lt;/RecNum&gt;&lt;DisplayText&gt;&lt;style face="superscript"&gt;28&lt;/style&gt;&lt;/DisplayText&gt;&lt;record&gt;&lt;rec-number&gt;6269&lt;/rec-number&gt;&lt;foreign-keys&gt;&lt;key app="EN" db-id="x0w5wa9airxrfze0ft2x20vgz0w5wpet5ftz" timestamp="1614114739" guid="dbc55c20-60f8-4802-bcb7-e33110561ccc"&gt;6269&lt;/key&gt;&lt;/foreign-keys&gt;&lt;ref-type name="Journal Article"&gt;17&lt;/ref-type&gt;&lt;contributors&gt;&lt;authors&gt;&lt;author&gt;Schindler, Daniel E&lt;/author&gt;&lt;author&gt;Hilborn, Ray&lt;/author&gt;&lt;/authors&gt;&lt;/contributors&gt;&lt;titles&gt;&lt;title&gt;Prediction, precaution, and policy under global change&lt;/title&gt;&lt;secondary-title&gt;Science&lt;/secondary-title&gt;&lt;/titles&gt;&lt;periodical&gt;&lt;full-title&gt;Science&lt;/full-title&gt;&lt;/periodical&gt;&lt;pages&gt;953-954&lt;/pages&gt;&lt;volume&gt;347&lt;/volume&gt;&lt;number&gt;6225&lt;/number&gt;&lt;dates&gt;&lt;year&gt;2015&lt;/year&gt;&lt;/dates&gt;&lt;isbn&gt;0036-8075&lt;/isbn&gt;&lt;urls&gt;&lt;/urls&gt;&lt;/record&gt;&lt;/Cite&gt;&lt;/EndNote&gt;</w:instrText>
      </w:r>
      <w:r w:rsidRPr="003805EE">
        <w:rPr>
          <w:rFonts w:ascii="Helvetica" w:hAnsi="Helvetica"/>
          <w:sz w:val="22"/>
          <w:szCs w:val="22"/>
        </w:rPr>
        <w:fldChar w:fldCharType="separate"/>
      </w:r>
      <w:r w:rsidR="00010E6A" w:rsidRPr="00010E6A">
        <w:rPr>
          <w:rFonts w:ascii="Helvetica" w:hAnsi="Helvetica"/>
          <w:noProof/>
          <w:sz w:val="22"/>
          <w:szCs w:val="22"/>
          <w:vertAlign w:val="superscript"/>
        </w:rPr>
        <w:t>28</w:t>
      </w:r>
      <w:r w:rsidRPr="003805EE">
        <w:rPr>
          <w:rFonts w:ascii="Helvetica" w:hAnsi="Helvetica"/>
          <w:sz w:val="22"/>
          <w:szCs w:val="22"/>
        </w:rPr>
        <w:fldChar w:fldCharType="end"/>
      </w:r>
      <w:r w:rsidRPr="003805EE">
        <w:rPr>
          <w:rFonts w:ascii="Helvetica" w:hAnsi="Helvetica"/>
          <w:sz w:val="22"/>
          <w:szCs w:val="22"/>
        </w:rPr>
        <w:t>.</w:t>
      </w:r>
      <w:r>
        <w:rPr>
          <w:rFonts w:ascii="Helvetica" w:hAnsi="Helvetica"/>
          <w:sz w:val="22"/>
          <w:szCs w:val="22"/>
        </w:rPr>
        <w:t xml:space="preserve"> Such irreducible uncertainty (e.g., due to stochasticity in recruitment) can amplify the risks associated with limited monitoring effort (ESM </w:t>
      </w:r>
      <w:r w:rsidR="00E068F6">
        <w:rPr>
          <w:rFonts w:ascii="Helvetica" w:hAnsi="Helvetica"/>
          <w:sz w:val="22"/>
          <w:szCs w:val="22"/>
        </w:rPr>
        <w:t xml:space="preserve">4, </w:t>
      </w:r>
      <w:r w:rsidR="00182A0D">
        <w:rPr>
          <w:rFonts w:ascii="Helvetica" w:hAnsi="Helvetica"/>
          <w:sz w:val="22"/>
          <w:szCs w:val="22"/>
        </w:rPr>
        <w:t>Fig S</w:t>
      </w:r>
      <w:r>
        <w:rPr>
          <w:rFonts w:ascii="Helvetica" w:hAnsi="Helvetica"/>
          <w:sz w:val="22"/>
          <w:szCs w:val="22"/>
        </w:rPr>
        <w:t xml:space="preserve">4) and are critical for managers to consider. </w:t>
      </w:r>
    </w:p>
    <w:p w14:paraId="7B58A4A9" w14:textId="77777777" w:rsidR="002074CC" w:rsidRDefault="002074CC" w:rsidP="006551EE">
      <w:pPr>
        <w:rPr>
          <w:rFonts w:ascii="Helvetica" w:hAnsi="Helvetica"/>
          <w:i/>
          <w:sz w:val="22"/>
          <w:szCs w:val="22"/>
        </w:rPr>
      </w:pPr>
    </w:p>
    <w:p w14:paraId="1CE26B7E" w14:textId="6FD1F63E" w:rsidR="002074CC" w:rsidRPr="003805EE" w:rsidRDefault="002074CC" w:rsidP="006551EE">
      <w:pPr>
        <w:rPr>
          <w:rFonts w:ascii="Helvetica" w:hAnsi="Helvetica"/>
          <w:i/>
          <w:sz w:val="22"/>
          <w:szCs w:val="22"/>
        </w:rPr>
      </w:pPr>
      <w:r w:rsidRPr="003805EE">
        <w:rPr>
          <w:rFonts w:ascii="Helvetica" w:hAnsi="Helvetica"/>
          <w:i/>
          <w:sz w:val="22"/>
          <w:szCs w:val="22"/>
        </w:rPr>
        <w:t>The Value of Monitoring Depends on the Stakeholder</w:t>
      </w:r>
    </w:p>
    <w:p w14:paraId="354283E9" w14:textId="2F026886" w:rsidR="002074CC" w:rsidRPr="003805EE" w:rsidRDefault="002074CC" w:rsidP="006551EE">
      <w:pPr>
        <w:ind w:firstLine="720"/>
        <w:rPr>
          <w:rFonts w:ascii="Helvetica" w:hAnsi="Helvetica" w:cs="Helvetica Neue"/>
          <w:sz w:val="22"/>
          <w:szCs w:val="22"/>
        </w:rPr>
      </w:pPr>
      <w:r w:rsidRPr="003805EE">
        <w:rPr>
          <w:rFonts w:ascii="Helvetica" w:hAnsi="Helvetica" w:cs="Helvetica Neue"/>
          <w:sz w:val="22"/>
          <w:szCs w:val="22"/>
        </w:rPr>
        <w:t xml:space="preserve">Determining the value of monitoring information also likely extends beyond the organization bearing the monitoring costs to include the value to other stakeholders. The high volatility that emerges from low monitoring investment may be particularly challenging to some stakeholders while others might be less affected.  For instance, subsistence harvesters and small businesses often have relatively lower mobility and limited capacity to take advantage of “boom” years, or adapt to harvesting a new resource in “bust” years. Surveys of Kenyan fishers suggest that socioeconomic background drives willingness to leave a fishery; wealthy individuals were more likely to leave the fishery after large declines in catches, whereas low-income households would become stuck in poverty traps due to a lack of resources to switch occupations </w:t>
      </w:r>
      <w:r w:rsidRPr="003805EE">
        <w:rPr>
          <w:rFonts w:ascii="Helvetica" w:hAnsi="Helvetica"/>
          <w:sz w:val="22"/>
          <w:szCs w:val="22"/>
        </w:rPr>
        <w:fldChar w:fldCharType="begin"/>
      </w:r>
      <w:r w:rsidR="00010E6A">
        <w:rPr>
          <w:rFonts w:ascii="Helvetica" w:hAnsi="Helvetica"/>
          <w:sz w:val="22"/>
          <w:szCs w:val="22"/>
        </w:rPr>
        <w:instrText xml:space="preserve"> ADDIN EN.CITE &lt;EndNote&gt;&lt;Cite&gt;&lt;Author&gt;Schrank&lt;/Author&gt;&lt;Year&gt;2003&lt;/Year&gt;&lt;RecNum&gt;8199&lt;/RecNum&gt;&lt;DisplayText&gt;&lt;style face="superscript"&gt;33&lt;/style&gt;&lt;/DisplayText&gt;&lt;record&gt;&lt;rec-number&gt;8199&lt;/rec-number&gt;&lt;foreign-keys&gt;&lt;key app="EN" db-id="dsrza9wtbra05fevxvw5svf8d0a9a0ptptvp" timestamp="1447260011"&gt;8199&lt;/key&gt;&lt;/foreign-keys&gt;&lt;ref-type name="Book"&gt;6&lt;/ref-type&gt;&lt;contributors&gt;&lt;authors&gt;&lt;author&gt;Schrank, William E&lt;/author&gt;&lt;author&gt;Arnason, Ragnar&lt;/author&gt;&lt;author&gt;Hannesson, Rögnvaldur&lt;/author&gt;&lt;/authors&gt;&lt;/contributors&gt;&lt;titles&gt;&lt;title&gt;The cost of fisheries management&lt;/title&gt;&lt;/titles&gt;&lt;dates&gt;&lt;year&gt;2003&lt;/year&gt;&lt;/dates&gt;&lt;publisher&gt;Gower Publishing, Ltd.&lt;/publisher&gt;&lt;isbn&gt;0754618552&lt;/isbn&gt;&lt;urls&gt;&lt;/urls&gt;&lt;/record&gt;&lt;/Cite&gt;&lt;/EndNote&gt;</w:instrText>
      </w:r>
      <w:r w:rsidRPr="003805EE">
        <w:rPr>
          <w:rFonts w:ascii="Helvetica" w:hAnsi="Helvetica"/>
          <w:sz w:val="22"/>
          <w:szCs w:val="22"/>
        </w:rPr>
        <w:fldChar w:fldCharType="separate"/>
      </w:r>
      <w:r w:rsidR="00010E6A" w:rsidRPr="00010E6A">
        <w:rPr>
          <w:rFonts w:ascii="Helvetica" w:hAnsi="Helvetica"/>
          <w:noProof/>
          <w:sz w:val="22"/>
          <w:szCs w:val="22"/>
          <w:vertAlign w:val="superscript"/>
        </w:rPr>
        <w:t>33</w:t>
      </w:r>
      <w:r w:rsidRPr="003805EE">
        <w:rPr>
          <w:rFonts w:ascii="Helvetica" w:hAnsi="Helvetica"/>
          <w:sz w:val="22"/>
          <w:szCs w:val="22"/>
        </w:rPr>
        <w:fldChar w:fldCharType="end"/>
      </w:r>
      <w:r w:rsidRPr="003805EE">
        <w:rPr>
          <w:rFonts w:ascii="Helvetica" w:hAnsi="Helvetica" w:cs="Helvetica Neue"/>
          <w:sz w:val="22"/>
          <w:szCs w:val="22"/>
        </w:rPr>
        <w:t xml:space="preserve">. In contrast, large industrial fishing operations may have higher travel capacity to harvest in another location where the resource remains plentiful, or are capable of investing in the gear and infrastructure needed to switch to harvesting a different </w:t>
      </w:r>
      <w:r w:rsidRPr="00A11EE7">
        <w:rPr>
          <w:rFonts w:ascii="Helvetica" w:hAnsi="Helvetica" w:cs="Helvetica Neue"/>
          <w:sz w:val="22"/>
          <w:szCs w:val="22"/>
        </w:rPr>
        <w:t>resource</w:t>
      </w:r>
      <w:r w:rsidRPr="00A11EE7">
        <w:rPr>
          <w:rFonts w:ascii="Helvetica" w:hAnsi="Helvetica"/>
          <w:sz w:val="22"/>
          <w:szCs w:val="22"/>
        </w:rPr>
        <w:t xml:space="preserve"> </w:t>
      </w:r>
      <w:r w:rsidRPr="00A11EE7">
        <w:rPr>
          <w:rFonts w:ascii="Helvetica" w:hAnsi="Helvetica" w:cs="Helvetica Neue"/>
          <w:sz w:val="22"/>
          <w:szCs w:val="22"/>
        </w:rPr>
        <w:fldChar w:fldCharType="begin"/>
      </w:r>
      <w:r w:rsidR="00010E6A">
        <w:rPr>
          <w:rFonts w:ascii="Helvetica" w:hAnsi="Helvetica" w:cs="Helvetica Neue"/>
          <w:sz w:val="22"/>
          <w:szCs w:val="22"/>
        </w:rPr>
        <w:instrText xml:space="preserve"> ADDIN EN.CITE &lt;EndNote&gt;&lt;Cite&gt;&lt;Author&gt;Berkes&lt;/Author&gt;&lt;Year&gt;2006&lt;/Year&gt;&lt;RecNum&gt;6268&lt;/RecNum&gt;&lt;DisplayText&gt;&lt;style face="superscript"&gt;34&lt;/style&gt;&lt;/DisplayText&gt;&lt;record&gt;&lt;rec-number&gt;6268&lt;/rec-number&gt;&lt;foreign-keys&gt;&lt;key app="EN" db-id="x0w5wa9airxrfze0ft2x20vgz0w5wpet5ftz" timestamp="1614114739" guid="6a7bd487-f8df-4334-bf8b-5300e2560e71"&gt;6268&lt;/key&gt;&lt;/foreign-keys&gt;&lt;ref-type name="Journal Article"&gt;17&lt;/ref-type&gt;&lt;contributors&gt;&lt;authors&gt;&lt;author&gt;Berkes, F.&lt;/author&gt;&lt;author&gt;Hughes, T. P.&lt;/author&gt;&lt;author&gt;Steneck, R. S.&lt;/author&gt;&lt;author&gt;Wilson, J. A.&lt;/author&gt;&lt;author&gt;Bellwood, D. R.&lt;/author&gt;&lt;author&gt;Crona, B.&lt;/author&gt;&lt;author&gt;Folke, C.&lt;/author&gt;&lt;author&gt;Gunderson, L. H.&lt;/author&gt;&lt;author&gt;Leslie, H. M.&lt;/author&gt;&lt;author&gt;Norberg, J.&lt;/author&gt;&lt;author&gt;Nyström, M.&lt;/author&gt;&lt;author&gt;Olsson, P.&lt;/author&gt;&lt;author&gt;Österblom, H.&lt;/author&gt;&lt;author&gt;Scheffer, M.&lt;/author&gt;&lt;author&gt;Worm, B.&lt;/author&gt;&lt;/authors&gt;&lt;/contributors&gt;&lt;titles&gt;&lt;title&gt;Globalization, Roving Bandits, and Marine Resources&lt;/title&gt;&lt;secondary-title&gt;Science&lt;/secondary-title&gt;&lt;/titles&gt;&lt;periodical&gt;&lt;full-title&gt;Science&lt;/full-title&gt;&lt;/periodical&gt;&lt;pages&gt;1557-1558&lt;/pages&gt;&lt;volume&gt;311&lt;/volume&gt;&lt;number&gt;5767&lt;/number&gt;&lt;dates&gt;&lt;year&gt;2006&lt;/year&gt;&lt;/dates&gt;&lt;urls&gt;&lt;related-urls&gt;&lt;url&gt;http://science.sciencemag.org/content/sci/311/5767/1557.full.pdf&lt;/url&gt;&lt;/related-urls&gt;&lt;/urls&gt;&lt;electronic-resource-num&gt;10.1126/science.1122804&lt;/electronic-resource-num&gt;&lt;/record&gt;&lt;/Cite&gt;&lt;/EndNote&gt;</w:instrText>
      </w:r>
      <w:r w:rsidRPr="00A11EE7">
        <w:rPr>
          <w:rFonts w:ascii="Helvetica" w:hAnsi="Helvetica" w:cs="Helvetica Neue"/>
          <w:sz w:val="22"/>
          <w:szCs w:val="22"/>
        </w:rPr>
        <w:fldChar w:fldCharType="separate"/>
      </w:r>
      <w:r w:rsidR="00010E6A" w:rsidRPr="00010E6A">
        <w:rPr>
          <w:rFonts w:ascii="Helvetica" w:hAnsi="Helvetica" w:cs="Helvetica Neue"/>
          <w:noProof/>
          <w:sz w:val="22"/>
          <w:szCs w:val="22"/>
          <w:vertAlign w:val="superscript"/>
        </w:rPr>
        <w:t>34</w:t>
      </w:r>
      <w:r w:rsidRPr="00A11EE7">
        <w:rPr>
          <w:rFonts w:ascii="Helvetica" w:hAnsi="Helvetica" w:cs="Helvetica Neue"/>
          <w:sz w:val="22"/>
          <w:szCs w:val="22"/>
        </w:rPr>
        <w:fldChar w:fldCharType="end"/>
      </w:r>
      <w:r w:rsidR="00A32798" w:rsidRPr="00A32798">
        <w:t xml:space="preserve"> </w:t>
      </w:r>
      <w:r w:rsidR="005D0A3A">
        <w:rPr>
          <w:rFonts w:ascii="Helvetica" w:hAnsi="Helvetica" w:cs="Helvetica Neue"/>
          <w:sz w:val="22"/>
          <w:szCs w:val="22"/>
        </w:rPr>
        <w:fldChar w:fldCharType="begin"/>
      </w:r>
      <w:r w:rsidR="00010E6A">
        <w:rPr>
          <w:rFonts w:ascii="Helvetica" w:hAnsi="Helvetica" w:cs="Helvetica Neue"/>
          <w:sz w:val="22"/>
          <w:szCs w:val="22"/>
        </w:rPr>
        <w:instrText xml:space="preserve"> ADDIN EN.CITE &lt;EndNote&gt;&lt;Cite&gt;&lt;Author&gt;Fisher&lt;/Author&gt;&lt;Year&gt;2021&lt;/Year&gt;&lt;RecNum&gt;6506&lt;/RecNum&gt;&lt;DisplayText&gt;&lt;style face="superscript"&gt;35&lt;/style&gt;&lt;/DisplayText&gt;&lt;record&gt;&lt;rec-number&gt;6506&lt;/rec-number&gt;&lt;foreign-keys&gt;&lt;key app="EN" db-id="x0w5wa9airxrfze0ft2x20vgz0w5wpet5ftz" timestamp="1614297152" guid="49020b8d-8e2c-4ce8-bfc3-c5ffd6550ca8"&gt;6506&lt;/key&gt;&lt;/foreign-keys&gt;&lt;ref-type name="Journal Article"&gt;17&lt;/ref-type&gt;&lt;contributors&gt;&lt;authors&gt;&lt;author&gt;Fisher, Mary C&lt;/author&gt;&lt;author&gt;Moore, Stephanie K&lt;/author&gt;&lt;author&gt;Jardine, Sunny L&lt;/author&gt;&lt;author&gt;Watson, James R&lt;/author&gt;&lt;author&gt;Samhouri, Jameal F&lt;/author&gt;&lt;/authors&gt;&lt;/contributors&gt;&lt;titles&gt;&lt;title&gt;Climate shock effects and mediation in fisheries&lt;/title&gt;&lt;secondary-title&gt;Proceedings of the National Academy of Sciences&lt;/secondary-title&gt;&lt;/titles&gt;&lt;periodical&gt;&lt;full-title&gt;Proceedings of the National Academy of Sciences&lt;/full-title&gt;&lt;/periodical&gt;&lt;volume&gt;118&lt;/volume&gt;&lt;number&gt;2&lt;/number&gt;&lt;dates&gt;&lt;year&gt;2021&lt;/year&gt;&lt;/dates&gt;&lt;isbn&gt;0027-8424&lt;/isbn&gt;&lt;urls&gt;&lt;/urls&gt;&lt;/record&gt;&lt;/Cite&gt;&lt;/EndNote&gt;</w:instrText>
      </w:r>
      <w:r w:rsidR="005D0A3A">
        <w:rPr>
          <w:rFonts w:ascii="Helvetica" w:hAnsi="Helvetica" w:cs="Helvetica Neue"/>
          <w:sz w:val="22"/>
          <w:szCs w:val="22"/>
        </w:rPr>
        <w:fldChar w:fldCharType="separate"/>
      </w:r>
      <w:r w:rsidR="00010E6A" w:rsidRPr="00010E6A">
        <w:rPr>
          <w:rFonts w:ascii="Helvetica" w:hAnsi="Helvetica" w:cs="Helvetica Neue"/>
          <w:noProof/>
          <w:sz w:val="22"/>
          <w:szCs w:val="22"/>
          <w:vertAlign w:val="superscript"/>
        </w:rPr>
        <w:t>35</w:t>
      </w:r>
      <w:r w:rsidR="005D0A3A">
        <w:rPr>
          <w:rFonts w:ascii="Helvetica" w:hAnsi="Helvetica" w:cs="Helvetica Neue"/>
          <w:sz w:val="22"/>
          <w:szCs w:val="22"/>
        </w:rPr>
        <w:fldChar w:fldCharType="end"/>
      </w:r>
      <w:r w:rsidRPr="00A11EE7">
        <w:rPr>
          <w:rFonts w:ascii="Helvetica" w:hAnsi="Helvetica" w:cs="Helvetica Neue"/>
          <w:sz w:val="22"/>
          <w:szCs w:val="22"/>
        </w:rPr>
        <w:t>. To achieve equity among stakeholders, management will need to account</w:t>
      </w:r>
      <w:r w:rsidRPr="00A11EE7">
        <w:rPr>
          <w:rFonts w:ascii="Helvetica" w:hAnsi="Helvetica"/>
          <w:sz w:val="22"/>
          <w:szCs w:val="22"/>
        </w:rPr>
        <w:t xml:space="preserve"> for </w:t>
      </w:r>
      <w:r>
        <w:rPr>
          <w:rFonts w:ascii="Helvetica" w:hAnsi="Helvetica"/>
          <w:sz w:val="22"/>
          <w:szCs w:val="22"/>
        </w:rPr>
        <w:t>asymmetry in</w:t>
      </w:r>
      <w:r w:rsidRPr="00A11EE7">
        <w:rPr>
          <w:rFonts w:ascii="Helvetica" w:hAnsi="Helvetica"/>
          <w:sz w:val="22"/>
          <w:szCs w:val="22"/>
        </w:rPr>
        <w:t xml:space="preserve"> risk aversion among stakeholders, which in turn will be a critical step in integrating the value of information as a driver of monitoring investment.</w:t>
      </w:r>
    </w:p>
    <w:p w14:paraId="5A9ACD65" w14:textId="77777777" w:rsidR="00847C6E" w:rsidRDefault="00847C6E" w:rsidP="006551EE">
      <w:pPr>
        <w:rPr>
          <w:rFonts w:ascii="Helvetica" w:hAnsi="Helvetica"/>
          <w:i/>
          <w:sz w:val="22"/>
          <w:szCs w:val="22"/>
        </w:rPr>
      </w:pPr>
    </w:p>
    <w:p w14:paraId="0530466F" w14:textId="500B3FC8" w:rsidR="00787E3F" w:rsidRPr="003805EE" w:rsidRDefault="00787E3F" w:rsidP="006551EE">
      <w:pPr>
        <w:rPr>
          <w:rFonts w:ascii="Helvetica" w:hAnsi="Helvetica"/>
          <w:i/>
          <w:sz w:val="22"/>
          <w:szCs w:val="22"/>
        </w:rPr>
      </w:pPr>
      <w:r w:rsidRPr="003805EE">
        <w:rPr>
          <w:rFonts w:ascii="Helvetica" w:hAnsi="Helvetica"/>
          <w:i/>
          <w:sz w:val="22"/>
          <w:szCs w:val="22"/>
        </w:rPr>
        <w:t>Consideration of Moral Hazards in the Context of Resource Monitoring</w:t>
      </w:r>
    </w:p>
    <w:p w14:paraId="280ABC4F" w14:textId="70BC83EF" w:rsidR="00787E3F" w:rsidRPr="003805EE" w:rsidRDefault="00787E3F" w:rsidP="006551EE">
      <w:pPr>
        <w:ind w:firstLine="720"/>
        <w:rPr>
          <w:rFonts w:ascii="Helvetica" w:hAnsi="Helvetica"/>
          <w:sz w:val="22"/>
          <w:szCs w:val="22"/>
        </w:rPr>
      </w:pPr>
      <w:r w:rsidRPr="003805EE">
        <w:rPr>
          <w:rFonts w:ascii="Helvetica" w:hAnsi="Helvetica"/>
          <w:sz w:val="22"/>
          <w:szCs w:val="22"/>
        </w:rPr>
        <w:t>Our examination of the relative costs and benefits of different monitoring strategies suggests that high precision monitoring is always the most effective way to maximize yield and avoid crossing a limit reference point</w:t>
      </w:r>
      <w:r w:rsidR="00AF7A41">
        <w:rPr>
          <w:rFonts w:ascii="Helvetica" w:hAnsi="Helvetica"/>
          <w:sz w:val="22"/>
          <w:szCs w:val="22"/>
        </w:rPr>
        <w:t xml:space="preserve"> or critical biological threshold</w:t>
      </w:r>
      <w:r w:rsidRPr="003805EE">
        <w:rPr>
          <w:rFonts w:ascii="Helvetica" w:hAnsi="Helvetica"/>
          <w:sz w:val="22"/>
          <w:szCs w:val="22"/>
        </w:rPr>
        <w:t>. However, high monitoring precision can be extremely expensive, and the feasibility of payment depends on the state of the system and the resources that industry, stakeholders</w:t>
      </w:r>
      <w:r w:rsidR="00BB189E" w:rsidRPr="003805EE">
        <w:rPr>
          <w:rFonts w:ascii="Helvetica" w:hAnsi="Helvetica"/>
          <w:sz w:val="22"/>
          <w:szCs w:val="22"/>
        </w:rPr>
        <w:t xml:space="preserve">, </w:t>
      </w:r>
      <w:r w:rsidR="00422C92" w:rsidRPr="003805EE">
        <w:rPr>
          <w:rFonts w:ascii="Helvetica" w:hAnsi="Helvetica"/>
          <w:sz w:val="22"/>
          <w:szCs w:val="22"/>
        </w:rPr>
        <w:t xml:space="preserve">non-governmental organizations, </w:t>
      </w:r>
      <w:r w:rsidRPr="003805EE">
        <w:rPr>
          <w:rFonts w:ascii="Helvetica" w:hAnsi="Helvetica"/>
          <w:sz w:val="22"/>
          <w:szCs w:val="22"/>
        </w:rPr>
        <w:t>or government agencies have to cover the costs of monitoring. In some circumstances ‘moral hazards’ can emerge, where one organization is involved in a risky activity (harvest) but is protected against risk by another party that incurs the cost</w:t>
      </w:r>
      <w:r w:rsidR="009F66E4" w:rsidRPr="003805EE">
        <w:rPr>
          <w:rFonts w:ascii="Helvetica" w:hAnsi="Helvetica"/>
          <w:sz w:val="22"/>
          <w:szCs w:val="22"/>
        </w:rPr>
        <w:t xml:space="preserve"> </w:t>
      </w:r>
      <w:r w:rsidR="000F7161" w:rsidRPr="003805EE">
        <w:rPr>
          <w:rFonts w:ascii="Helvetica" w:hAnsi="Helvetica"/>
          <w:sz w:val="22"/>
          <w:szCs w:val="22"/>
        </w:rPr>
        <w:fldChar w:fldCharType="begin"/>
      </w:r>
      <w:r w:rsidR="00010E6A">
        <w:rPr>
          <w:rFonts w:ascii="Helvetica" w:hAnsi="Helvetica"/>
          <w:sz w:val="22"/>
          <w:szCs w:val="22"/>
        </w:rPr>
        <w:instrText xml:space="preserve"> ADDIN EN.CITE &lt;EndNote&gt;&lt;Cite&gt;&lt;Author&gt;Hölmstrom&lt;/Author&gt;&lt;Year&gt;1979&lt;/Year&gt;&lt;RecNum&gt;6273&lt;/RecNum&gt;&lt;DisplayText&gt;&lt;style face="superscript"&gt;15,36&lt;/style&gt;&lt;/DisplayText&gt;&lt;record&gt;&lt;rec-number&gt;6273&lt;/rec-number&gt;&lt;foreign-keys&gt;&lt;key app="EN" db-id="x0w5wa9airxrfze0ft2x20vgz0w5wpet5ftz" timestamp="1614114739" guid="3b6d745d-36f3-48f4-bfbd-3a0dc7d10256"&gt;6273&lt;/key&gt;&lt;/foreign-keys&gt;&lt;ref-type name="Journal Article"&gt;17&lt;/ref-type&gt;&lt;contributors&gt;&lt;authors&gt;&lt;author&gt;Hölmstrom, Bengt&lt;/author&gt;&lt;/authors&gt;&lt;/contributors&gt;&lt;titles&gt;&lt;title&gt;Moral hazard and observability&lt;/title&gt;&lt;secondary-title&gt;The Bell journal of economics&lt;/secondary-title&gt;&lt;/titles&gt;&lt;periodical&gt;&lt;full-title&gt;The Bell journal of economics&lt;/full-title&gt;&lt;/periodical&gt;&lt;pages&gt;74-91&lt;/pages&gt;&lt;dates&gt;&lt;year&gt;1979&lt;/year&gt;&lt;/dates&gt;&lt;isbn&gt;0361-915X&lt;/isbn&gt;&lt;urls&gt;&lt;/urls&gt;&lt;/record&gt;&lt;/Cite&gt;&lt;Cite&gt;&lt;Author&gt;Hilborn&lt;/Author&gt;&lt;Year&gt;2001&lt;/Year&gt;&lt;RecNum&gt;6&lt;/RecNum&gt;&lt;record&gt;&lt;rec-number&gt;6&lt;/rec-number&gt;&lt;foreign-keys&gt;&lt;key app="EN" db-id="wwzav5tt2exe2mearwvvss2nsva0zwv9zrzr" timestamp="1493249996"&gt;6&lt;/key&gt;&lt;/foreign-keys&gt;&lt;ref-type name="Journal Article"&gt;17&lt;/ref-type&gt;&lt;contributors&gt;&lt;authors&gt;&lt;author&gt;Hilborn, Ray&lt;/author&gt;&lt;author&gt;Maguire, Jean-Jacques&lt;/author&gt;&lt;author&gt;Parma, Ana M.&lt;/author&gt;&lt;author&gt;Rosenberg, Andrew A.&lt;/author&gt;&lt;/authors&gt;&lt;/contributors&gt;&lt;titles&gt;&lt;title&gt;The Precautionary Approach and risk management: can they increase the probability of successes in fishery management?&lt;/title&gt;&lt;secondary-title&gt;Canadian Journal of Fisheries and Aquatic Sciences&lt;/secondary-title&gt;&lt;/titles&gt;&lt;pages&gt;99-107&lt;/pages&gt;&lt;volume&gt;58&lt;/volume&gt;&lt;number&gt;1&lt;/number&gt;&lt;dates&gt;&lt;year&gt;2001&lt;/year&gt;&lt;pub-dates&gt;&lt;date&gt;2001/01/01&lt;/date&gt;&lt;/pub-dates&gt;&lt;/dates&gt;&lt;publisher&gt;NRC Research Press&lt;/publisher&gt;&lt;isbn&gt;0706-652X&lt;/isbn&gt;&lt;urls&gt;&lt;related-urls&gt;&lt;url&gt;http://dx.doi.org/10.1139/f00-225&lt;/url&gt;&lt;/related-urls&gt;&lt;/urls&gt;&lt;electronic-resource-num&gt;10.1139/f00-225&lt;/electronic-resource-num&gt;&lt;access-date&gt;2015/09/21&lt;/access-date&gt;&lt;/record&gt;&lt;/Cite&gt;&lt;/EndNote&gt;</w:instrText>
      </w:r>
      <w:r w:rsidR="000F7161" w:rsidRPr="003805EE">
        <w:rPr>
          <w:rFonts w:ascii="Helvetica" w:hAnsi="Helvetica"/>
          <w:sz w:val="22"/>
          <w:szCs w:val="22"/>
        </w:rPr>
        <w:fldChar w:fldCharType="separate"/>
      </w:r>
      <w:r w:rsidR="00010E6A" w:rsidRPr="00010E6A">
        <w:rPr>
          <w:rFonts w:ascii="Helvetica" w:hAnsi="Helvetica"/>
          <w:noProof/>
          <w:sz w:val="22"/>
          <w:szCs w:val="22"/>
          <w:vertAlign w:val="superscript"/>
        </w:rPr>
        <w:t>15,36</w:t>
      </w:r>
      <w:r w:rsidR="000F7161" w:rsidRPr="003805EE">
        <w:rPr>
          <w:rFonts w:ascii="Helvetica" w:hAnsi="Helvetica"/>
          <w:sz w:val="22"/>
          <w:szCs w:val="22"/>
        </w:rPr>
        <w:fldChar w:fldCharType="end"/>
      </w:r>
      <w:r w:rsidRPr="003805EE">
        <w:rPr>
          <w:rFonts w:ascii="Helvetica" w:hAnsi="Helvetica"/>
          <w:sz w:val="22"/>
          <w:szCs w:val="22"/>
        </w:rPr>
        <w:t xml:space="preserve">. When contracts are initially based on payoff alone and intensive monitoring is cost prohibitive, lower </w:t>
      </w:r>
      <w:r w:rsidR="00D2340C" w:rsidRPr="003805EE">
        <w:rPr>
          <w:rFonts w:ascii="Helvetica" w:hAnsi="Helvetica"/>
          <w:sz w:val="22"/>
          <w:szCs w:val="22"/>
        </w:rPr>
        <w:t xml:space="preserve">monitoring </w:t>
      </w:r>
      <w:r w:rsidRPr="003805EE">
        <w:rPr>
          <w:rFonts w:ascii="Helvetica" w:hAnsi="Helvetica"/>
          <w:sz w:val="22"/>
          <w:szCs w:val="22"/>
        </w:rPr>
        <w:t>precision combined with shared risk among multiple parties is a common solution applied to moral hazards.</w:t>
      </w:r>
    </w:p>
    <w:p w14:paraId="5194A5E5" w14:textId="0D974A2B" w:rsidR="00874D07" w:rsidRPr="003805EE" w:rsidRDefault="00FE0BB8" w:rsidP="006551EE">
      <w:pPr>
        <w:ind w:firstLine="720"/>
        <w:rPr>
          <w:rFonts w:ascii="Helvetica" w:hAnsi="Helvetica"/>
          <w:sz w:val="22"/>
          <w:szCs w:val="22"/>
        </w:rPr>
      </w:pPr>
      <w:r w:rsidRPr="003805EE">
        <w:rPr>
          <w:rFonts w:ascii="Helvetica" w:hAnsi="Helvetica"/>
          <w:sz w:val="22"/>
          <w:szCs w:val="22"/>
        </w:rPr>
        <w:t xml:space="preserve">In the case of resource monitoring, shared risk strategies can include the industry sharing monitoring costs with government agencies. However, shared monitoring costs </w:t>
      </w:r>
      <w:r w:rsidR="00A02010" w:rsidRPr="003805EE">
        <w:rPr>
          <w:rFonts w:ascii="Helvetica" w:hAnsi="Helvetica"/>
          <w:sz w:val="22"/>
          <w:szCs w:val="22"/>
        </w:rPr>
        <w:t>do</w:t>
      </w:r>
      <w:r w:rsidRPr="003805EE">
        <w:rPr>
          <w:rFonts w:ascii="Helvetica" w:hAnsi="Helvetica"/>
          <w:sz w:val="22"/>
          <w:szCs w:val="22"/>
        </w:rPr>
        <w:t xml:space="preserve"> not always </w:t>
      </w:r>
      <w:r w:rsidR="00A02010" w:rsidRPr="003805EE">
        <w:rPr>
          <w:rFonts w:ascii="Helvetica" w:hAnsi="Helvetica"/>
          <w:sz w:val="22"/>
          <w:szCs w:val="22"/>
        </w:rPr>
        <w:t xml:space="preserve">align </w:t>
      </w:r>
      <w:r w:rsidRPr="003805EE">
        <w:rPr>
          <w:rFonts w:ascii="Helvetica" w:hAnsi="Helvetica"/>
          <w:sz w:val="22"/>
          <w:szCs w:val="22"/>
        </w:rPr>
        <w:t xml:space="preserve">with economic incentives. </w:t>
      </w:r>
      <w:r w:rsidR="00FA68C5" w:rsidRPr="003805EE">
        <w:rPr>
          <w:rFonts w:ascii="Helvetica" w:hAnsi="Helvetica"/>
          <w:sz w:val="22"/>
          <w:szCs w:val="22"/>
        </w:rPr>
        <w:t>For example</w:t>
      </w:r>
      <w:r w:rsidRPr="003805EE">
        <w:rPr>
          <w:rFonts w:ascii="Helvetica" w:hAnsi="Helvetica"/>
          <w:sz w:val="22"/>
          <w:szCs w:val="22"/>
        </w:rPr>
        <w:t>,</w:t>
      </w:r>
      <w:r w:rsidR="007E4DA3" w:rsidRPr="003805EE">
        <w:rPr>
          <w:rFonts w:ascii="Helvetica" w:hAnsi="Helvetica"/>
          <w:sz w:val="22"/>
          <w:szCs w:val="22"/>
        </w:rPr>
        <w:t xml:space="preserve"> </w:t>
      </w:r>
      <w:r w:rsidR="00BC5AA5" w:rsidRPr="003805EE">
        <w:rPr>
          <w:rFonts w:ascii="Helvetica" w:hAnsi="Helvetica"/>
          <w:sz w:val="22"/>
          <w:szCs w:val="22"/>
        </w:rPr>
        <w:t>our model suggests</w:t>
      </w:r>
      <w:r w:rsidR="007E4DA3" w:rsidRPr="003805EE">
        <w:rPr>
          <w:rFonts w:ascii="Helvetica" w:hAnsi="Helvetica"/>
          <w:sz w:val="22"/>
          <w:szCs w:val="22"/>
        </w:rPr>
        <w:t xml:space="preserve"> </w:t>
      </w:r>
      <w:r w:rsidR="00DB4CE5" w:rsidRPr="003805EE">
        <w:rPr>
          <w:rFonts w:ascii="Helvetica" w:hAnsi="Helvetica"/>
          <w:sz w:val="22"/>
          <w:szCs w:val="22"/>
        </w:rPr>
        <w:t xml:space="preserve">that </w:t>
      </w:r>
      <w:r w:rsidR="006803F7" w:rsidRPr="003805EE">
        <w:rPr>
          <w:rFonts w:ascii="Helvetica" w:hAnsi="Helvetica"/>
          <w:sz w:val="22"/>
          <w:szCs w:val="22"/>
        </w:rPr>
        <w:t xml:space="preserve">an </w:t>
      </w:r>
      <w:r w:rsidR="007E4DA3" w:rsidRPr="003805EE">
        <w:rPr>
          <w:rFonts w:ascii="Helvetica" w:hAnsi="Helvetica"/>
          <w:sz w:val="22"/>
          <w:szCs w:val="22"/>
        </w:rPr>
        <w:t xml:space="preserve">economic incentive </w:t>
      </w:r>
      <w:r w:rsidR="00BC5AA5" w:rsidRPr="003805EE">
        <w:rPr>
          <w:rFonts w:ascii="Helvetica" w:hAnsi="Helvetica"/>
          <w:sz w:val="22"/>
          <w:szCs w:val="22"/>
        </w:rPr>
        <w:t>exists for</w:t>
      </w:r>
      <w:r w:rsidR="007E4DA3" w:rsidRPr="003805EE">
        <w:rPr>
          <w:rFonts w:ascii="Helvetica" w:hAnsi="Helvetica"/>
          <w:sz w:val="22"/>
          <w:szCs w:val="22"/>
        </w:rPr>
        <w:t xml:space="preserve"> </w:t>
      </w:r>
      <w:r w:rsidR="00E331DD" w:rsidRPr="003805EE">
        <w:rPr>
          <w:rFonts w:ascii="Helvetica" w:hAnsi="Helvetica"/>
          <w:sz w:val="22"/>
          <w:szCs w:val="22"/>
        </w:rPr>
        <w:t>an organization</w:t>
      </w:r>
      <w:r w:rsidR="007E4DA3" w:rsidRPr="003805EE">
        <w:rPr>
          <w:rFonts w:ascii="Helvetica" w:hAnsi="Helvetica"/>
          <w:sz w:val="22"/>
          <w:szCs w:val="22"/>
        </w:rPr>
        <w:t xml:space="preserve"> to support increased monitoring as long as the expected financial benefit</w:t>
      </w:r>
      <w:r w:rsidR="00D2340C">
        <w:rPr>
          <w:rFonts w:ascii="Helvetica" w:hAnsi="Helvetica"/>
          <w:sz w:val="22"/>
          <w:szCs w:val="22"/>
        </w:rPr>
        <w:t xml:space="preserve"> from resource extraction</w:t>
      </w:r>
      <w:r w:rsidR="007E4DA3" w:rsidRPr="003805EE">
        <w:rPr>
          <w:rFonts w:ascii="Helvetica" w:hAnsi="Helvetica"/>
          <w:sz w:val="22"/>
          <w:szCs w:val="22"/>
        </w:rPr>
        <w:t xml:space="preserve"> exceeds the financial cost</w:t>
      </w:r>
      <w:r w:rsidR="00D2340C">
        <w:rPr>
          <w:rFonts w:ascii="Helvetica" w:hAnsi="Helvetica"/>
          <w:sz w:val="22"/>
          <w:szCs w:val="22"/>
        </w:rPr>
        <w:t xml:space="preserve"> of monitoring</w:t>
      </w:r>
      <w:r w:rsidR="007E4DA3" w:rsidRPr="003805EE">
        <w:rPr>
          <w:rFonts w:ascii="Helvetica" w:hAnsi="Helvetica"/>
          <w:sz w:val="22"/>
          <w:szCs w:val="22"/>
        </w:rPr>
        <w:t>.</w:t>
      </w:r>
      <w:r w:rsidRPr="003805EE">
        <w:rPr>
          <w:rFonts w:ascii="Helvetica" w:hAnsi="Helvetica"/>
          <w:sz w:val="22"/>
          <w:szCs w:val="22"/>
        </w:rPr>
        <w:t xml:space="preserve"> </w:t>
      </w:r>
      <w:r w:rsidR="00FA68C5" w:rsidRPr="003805EE">
        <w:rPr>
          <w:rFonts w:ascii="Helvetica" w:hAnsi="Helvetica"/>
          <w:sz w:val="22"/>
          <w:szCs w:val="22"/>
        </w:rPr>
        <w:t xml:space="preserve">In contrast, agencies are incentivized to keep the </w:t>
      </w:r>
      <w:r w:rsidR="002074CC">
        <w:rPr>
          <w:rFonts w:ascii="Helvetica" w:hAnsi="Helvetica"/>
          <w:sz w:val="22"/>
          <w:szCs w:val="22"/>
        </w:rPr>
        <w:t>population</w:t>
      </w:r>
      <w:r w:rsidR="002074CC" w:rsidRPr="003805EE">
        <w:rPr>
          <w:rFonts w:ascii="Helvetica" w:hAnsi="Helvetica"/>
          <w:sz w:val="22"/>
          <w:szCs w:val="22"/>
        </w:rPr>
        <w:t xml:space="preserve"> </w:t>
      </w:r>
      <w:r w:rsidR="002074CC">
        <w:rPr>
          <w:rFonts w:ascii="Helvetica" w:hAnsi="Helvetica"/>
          <w:sz w:val="22"/>
          <w:szCs w:val="22"/>
        </w:rPr>
        <w:t>at a valuable biomass,</w:t>
      </w:r>
      <w:r w:rsidR="002074CC" w:rsidRPr="003805EE">
        <w:rPr>
          <w:rFonts w:ascii="Helvetica" w:hAnsi="Helvetica"/>
          <w:sz w:val="22"/>
          <w:szCs w:val="22"/>
        </w:rPr>
        <w:t xml:space="preserve"> </w:t>
      </w:r>
      <w:r w:rsidR="00FA68C5" w:rsidRPr="003805EE">
        <w:rPr>
          <w:rFonts w:ascii="Helvetica" w:hAnsi="Helvetica"/>
          <w:sz w:val="22"/>
          <w:szCs w:val="22"/>
        </w:rPr>
        <w:t xml:space="preserve">but to minimize costs to taxpayers. This asymmetry </w:t>
      </w:r>
      <w:r w:rsidR="00C94671" w:rsidRPr="003805EE">
        <w:rPr>
          <w:rFonts w:ascii="Helvetica" w:hAnsi="Helvetica"/>
          <w:sz w:val="22"/>
          <w:szCs w:val="22"/>
        </w:rPr>
        <w:t xml:space="preserve">in incentives </w:t>
      </w:r>
      <w:r w:rsidR="00604D51" w:rsidRPr="003805EE">
        <w:rPr>
          <w:rFonts w:ascii="Helvetica" w:hAnsi="Helvetica"/>
          <w:sz w:val="22"/>
          <w:szCs w:val="22"/>
        </w:rPr>
        <w:t xml:space="preserve">for different stakeholders </w:t>
      </w:r>
      <w:r w:rsidR="00C94671" w:rsidRPr="003805EE">
        <w:rPr>
          <w:rFonts w:ascii="Helvetica" w:hAnsi="Helvetica"/>
          <w:sz w:val="22"/>
          <w:szCs w:val="22"/>
        </w:rPr>
        <w:t>poses a challenge,</w:t>
      </w:r>
      <w:r w:rsidR="00FA68C5" w:rsidRPr="003805EE">
        <w:rPr>
          <w:rFonts w:ascii="Helvetica" w:hAnsi="Helvetica"/>
          <w:sz w:val="22"/>
          <w:szCs w:val="22"/>
        </w:rPr>
        <w:t xml:space="preserve"> because agencies often have limited resources to provide high precision monitoring, while the industry is often incentivized to </w:t>
      </w:r>
      <w:r w:rsidR="00C94671" w:rsidRPr="003805EE">
        <w:rPr>
          <w:rFonts w:ascii="Helvetica" w:hAnsi="Helvetica"/>
          <w:sz w:val="22"/>
          <w:szCs w:val="22"/>
        </w:rPr>
        <w:t>harvest as much of the resource</w:t>
      </w:r>
      <w:r w:rsidR="00FA68C5" w:rsidRPr="003805EE">
        <w:rPr>
          <w:rFonts w:ascii="Helvetica" w:hAnsi="Helvetica"/>
          <w:sz w:val="22"/>
          <w:szCs w:val="22"/>
        </w:rPr>
        <w:t xml:space="preserve"> as possible at the lowest cost.</w:t>
      </w:r>
      <w:r w:rsidR="00C94671" w:rsidRPr="003805EE">
        <w:rPr>
          <w:rFonts w:ascii="Helvetica" w:hAnsi="Helvetica"/>
          <w:sz w:val="22"/>
          <w:szCs w:val="22"/>
        </w:rPr>
        <w:t xml:space="preserve"> </w:t>
      </w:r>
      <w:r w:rsidR="00272A37" w:rsidRPr="003805EE">
        <w:rPr>
          <w:rFonts w:ascii="Helvetica" w:hAnsi="Helvetica"/>
          <w:sz w:val="22"/>
          <w:szCs w:val="22"/>
        </w:rPr>
        <w:t xml:space="preserve">Thus, context-appropriate solutions that are </w:t>
      </w:r>
      <w:r w:rsidR="00F9071C" w:rsidRPr="003805EE">
        <w:rPr>
          <w:rFonts w:ascii="Helvetica" w:hAnsi="Helvetica"/>
          <w:sz w:val="22"/>
          <w:szCs w:val="22"/>
        </w:rPr>
        <w:t>economically viable</w:t>
      </w:r>
      <w:r w:rsidR="00272A37" w:rsidRPr="003805EE">
        <w:rPr>
          <w:rFonts w:ascii="Helvetica" w:hAnsi="Helvetica"/>
          <w:sz w:val="22"/>
          <w:szCs w:val="22"/>
        </w:rPr>
        <w:t>, cost-effective, and that incentivize environmental protection</w:t>
      </w:r>
      <w:r w:rsidR="00E42600" w:rsidRPr="003805EE">
        <w:rPr>
          <w:rFonts w:ascii="Helvetica" w:hAnsi="Helvetica"/>
          <w:sz w:val="22"/>
          <w:szCs w:val="22"/>
        </w:rPr>
        <w:t xml:space="preserve"> are critical</w:t>
      </w:r>
      <w:r w:rsidR="00F9071C" w:rsidRPr="003805EE">
        <w:rPr>
          <w:rFonts w:ascii="Helvetica" w:hAnsi="Helvetica"/>
          <w:sz w:val="22"/>
          <w:szCs w:val="22"/>
        </w:rPr>
        <w:t xml:space="preserve">. </w:t>
      </w:r>
    </w:p>
    <w:p w14:paraId="473B18BE" w14:textId="12F16E51" w:rsidR="00644B5F" w:rsidRPr="003805EE" w:rsidRDefault="00F9071C" w:rsidP="006551EE">
      <w:pPr>
        <w:rPr>
          <w:rFonts w:ascii="Helvetica" w:hAnsi="Helvetica"/>
          <w:sz w:val="22"/>
          <w:szCs w:val="22"/>
        </w:rPr>
      </w:pPr>
      <w:r w:rsidRPr="003805EE">
        <w:rPr>
          <w:rFonts w:ascii="Helvetica" w:hAnsi="Helvetica"/>
          <w:sz w:val="22"/>
          <w:szCs w:val="22"/>
        </w:rPr>
        <w:lastRenderedPageBreak/>
        <w:tab/>
      </w:r>
      <w:r w:rsidR="00272A37" w:rsidRPr="003805EE">
        <w:rPr>
          <w:rFonts w:ascii="Helvetica" w:hAnsi="Helvetica"/>
          <w:sz w:val="22"/>
          <w:szCs w:val="22"/>
        </w:rPr>
        <w:t>C</w:t>
      </w:r>
      <w:r w:rsidRPr="003805EE">
        <w:rPr>
          <w:rFonts w:ascii="Helvetica" w:hAnsi="Helvetica"/>
          <w:sz w:val="22"/>
          <w:szCs w:val="22"/>
        </w:rPr>
        <w:t xml:space="preserve">ommercial fisheries offer an interesting case study in placing the burden of monitoring costs on the industry versus the government. For example, </w:t>
      </w:r>
      <w:r w:rsidR="002C5DCC">
        <w:rPr>
          <w:rFonts w:ascii="Helvetica" w:hAnsi="Helvetica"/>
          <w:sz w:val="22"/>
          <w:szCs w:val="22"/>
        </w:rPr>
        <w:t xml:space="preserve">a subset of fisheries in New Zealand, </w:t>
      </w:r>
      <w:r w:rsidRPr="003805EE">
        <w:rPr>
          <w:rFonts w:ascii="Helvetica" w:hAnsi="Helvetica"/>
          <w:sz w:val="22"/>
          <w:szCs w:val="22"/>
        </w:rPr>
        <w:t>Canada</w:t>
      </w:r>
      <w:r w:rsidR="002C5DCC">
        <w:rPr>
          <w:rFonts w:ascii="Helvetica" w:hAnsi="Helvetica"/>
          <w:sz w:val="22"/>
          <w:szCs w:val="22"/>
        </w:rPr>
        <w:t>,</w:t>
      </w:r>
      <w:r w:rsidRPr="003805EE">
        <w:rPr>
          <w:rFonts w:ascii="Helvetica" w:hAnsi="Helvetica"/>
          <w:sz w:val="22"/>
          <w:szCs w:val="22"/>
        </w:rPr>
        <w:t xml:space="preserve"> and Australia, </w:t>
      </w:r>
      <w:r w:rsidR="00B658D4">
        <w:rPr>
          <w:rFonts w:ascii="Helvetica" w:hAnsi="Helvetica"/>
          <w:sz w:val="22"/>
          <w:szCs w:val="22"/>
        </w:rPr>
        <w:t xml:space="preserve">the fishing </w:t>
      </w:r>
      <w:r w:rsidRPr="003805EE">
        <w:rPr>
          <w:rFonts w:ascii="Helvetica" w:hAnsi="Helvetica"/>
          <w:sz w:val="22"/>
          <w:szCs w:val="22"/>
        </w:rPr>
        <w:t xml:space="preserve">industry is primarily responsible for monitoring costs, with the philosophy that the burden of proof for sustainability is on the stakeholder interested in exploiting the system </w:t>
      </w:r>
      <w:r w:rsidRPr="003805EE">
        <w:rPr>
          <w:rFonts w:ascii="Helvetica" w:hAnsi="Helvetica"/>
          <w:sz w:val="22"/>
          <w:szCs w:val="22"/>
        </w:rPr>
        <w:fldChar w:fldCharType="begin"/>
      </w:r>
      <w:r w:rsidR="00010E6A">
        <w:rPr>
          <w:rFonts w:ascii="Helvetica" w:hAnsi="Helvetica"/>
          <w:sz w:val="22"/>
          <w:szCs w:val="22"/>
        </w:rPr>
        <w:instrText xml:space="preserve"> ADDIN EN.CITE &lt;EndNote&gt;&lt;Cite&gt;&lt;Author&gt;Hilborn&lt;/Author&gt;&lt;Year&gt;2001&lt;/Year&gt;&lt;RecNum&gt;8132&lt;/RecNum&gt;&lt;DisplayText&gt;&lt;style face="superscript"&gt;15&lt;/style&gt;&lt;/DisplayText&gt;&lt;record&gt;&lt;rec-number&gt;8132&lt;/rec-number&gt;&lt;foreign-keys&gt;&lt;key app="EN" db-id="dsrza9wtbra05fevxvw5svf8d0a9a0ptptvp" timestamp="1442854917"&gt;8132&lt;/key&gt;&lt;/foreign-keys&gt;&lt;ref-type name="Journal Article"&gt;17&lt;/ref-type&gt;&lt;contributors&gt;&lt;authors&gt;&lt;author&gt;Hilborn, Ray&lt;/author&gt;&lt;author&gt;Maguire, Jean-Jacques&lt;/author&gt;&lt;author&gt;Parma, Ana M.&lt;/author&gt;&lt;author&gt;Rosenberg, Andrew A.&lt;/author&gt;&lt;/authors&gt;&lt;/contributors&gt;&lt;titles&gt;&lt;title&gt;The Precautionary Approach and risk management: can they increase the probability of successes in fishery management?&lt;/title&gt;&lt;secondary-title&gt;Canadian Journal of Fisheries and Aquatic Sciences&lt;/secondary-title&gt;&lt;/titles&gt;&lt;periodical&gt;&lt;full-title&gt;Canadian Journal of Fisheries and Aquatic Sciences&lt;/full-title&gt;&lt;/periodical&gt;&lt;pages&gt;99-107&lt;/pages&gt;&lt;volume&gt;58&lt;/volume&gt;&lt;number&gt;1&lt;/number&gt;&lt;dates&gt;&lt;year&gt;2001&lt;/year&gt;&lt;pub-dates&gt;&lt;date&gt;2001/01/01&lt;/date&gt;&lt;/pub-dates&gt;&lt;/dates&gt;&lt;publisher&gt;NRC Research Press&lt;/publisher&gt;&lt;isbn&gt;0706-652X&lt;/isbn&gt;&lt;urls&gt;&lt;related-urls&gt;&lt;url&gt;http://dx.doi.org/10.1139/f00-225&lt;/url&gt;&lt;/related-urls&gt;&lt;/urls&gt;&lt;electronic-resource-num&gt;10.1139/f00-225&lt;/electronic-resource-num&gt;&lt;access-date&gt;2015/09/21&lt;/access-date&gt;&lt;/record&gt;&lt;/Cite&gt;&lt;/EndNote&gt;</w:instrText>
      </w:r>
      <w:r w:rsidRPr="003805EE">
        <w:rPr>
          <w:rFonts w:ascii="Helvetica" w:hAnsi="Helvetica"/>
          <w:sz w:val="22"/>
          <w:szCs w:val="22"/>
        </w:rPr>
        <w:fldChar w:fldCharType="separate"/>
      </w:r>
      <w:r w:rsidR="00010E6A" w:rsidRPr="00010E6A">
        <w:rPr>
          <w:rFonts w:ascii="Helvetica" w:hAnsi="Helvetica"/>
          <w:noProof/>
          <w:sz w:val="22"/>
          <w:szCs w:val="22"/>
          <w:vertAlign w:val="superscript"/>
        </w:rPr>
        <w:t>15</w:t>
      </w:r>
      <w:r w:rsidRPr="003805EE">
        <w:rPr>
          <w:rFonts w:ascii="Helvetica" w:hAnsi="Helvetica"/>
          <w:sz w:val="22"/>
          <w:szCs w:val="22"/>
        </w:rPr>
        <w:fldChar w:fldCharType="end"/>
      </w:r>
      <w:r w:rsidRPr="003805EE">
        <w:rPr>
          <w:rFonts w:ascii="Helvetica" w:hAnsi="Helvetica"/>
          <w:sz w:val="22"/>
          <w:szCs w:val="22"/>
        </w:rPr>
        <w:t xml:space="preserve">. An </w:t>
      </w:r>
      <w:r w:rsidR="00644B5F" w:rsidRPr="003805EE">
        <w:rPr>
          <w:rFonts w:ascii="Helvetica" w:hAnsi="Helvetica"/>
          <w:sz w:val="22"/>
          <w:szCs w:val="22"/>
        </w:rPr>
        <w:t xml:space="preserve">example of this is the commercial Pacific herring fishery in the </w:t>
      </w:r>
      <w:r w:rsidR="002B2772" w:rsidRPr="003805EE">
        <w:rPr>
          <w:rFonts w:ascii="Helvetica" w:hAnsi="Helvetica"/>
          <w:sz w:val="22"/>
          <w:szCs w:val="22"/>
        </w:rPr>
        <w:t>Canadian North Pacific</w:t>
      </w:r>
      <w:r w:rsidR="00644B5F" w:rsidRPr="003805EE">
        <w:rPr>
          <w:rFonts w:ascii="Helvetica" w:hAnsi="Helvetica"/>
          <w:sz w:val="22"/>
          <w:szCs w:val="22"/>
        </w:rPr>
        <w:t xml:space="preserve">, where monitoring of spring herring spawns </w:t>
      </w:r>
      <w:r w:rsidR="00B658D4" w:rsidRPr="003805EE">
        <w:rPr>
          <w:rFonts w:ascii="Helvetica" w:hAnsi="Helvetica"/>
          <w:sz w:val="22"/>
          <w:szCs w:val="22"/>
        </w:rPr>
        <w:t>w</w:t>
      </w:r>
      <w:r w:rsidR="00B658D4">
        <w:rPr>
          <w:rFonts w:ascii="Helvetica" w:hAnsi="Helvetica"/>
          <w:sz w:val="22"/>
          <w:szCs w:val="22"/>
        </w:rPr>
        <w:t>as</w:t>
      </w:r>
      <w:r w:rsidR="00B658D4" w:rsidRPr="003805EE">
        <w:rPr>
          <w:rFonts w:ascii="Helvetica" w:hAnsi="Helvetica"/>
          <w:sz w:val="22"/>
          <w:szCs w:val="22"/>
        </w:rPr>
        <w:t xml:space="preserve"> </w:t>
      </w:r>
      <w:r w:rsidR="008A4DE4" w:rsidRPr="003805EE">
        <w:rPr>
          <w:rFonts w:ascii="Helvetica" w:hAnsi="Helvetica"/>
          <w:sz w:val="22"/>
          <w:szCs w:val="22"/>
        </w:rPr>
        <w:t>historically</w:t>
      </w:r>
      <w:r w:rsidR="00644B5F" w:rsidRPr="003805EE">
        <w:rPr>
          <w:rFonts w:ascii="Helvetica" w:hAnsi="Helvetica"/>
          <w:sz w:val="22"/>
          <w:szCs w:val="22"/>
        </w:rPr>
        <w:t xml:space="preserve"> funded by one of several stakeholders, the fishing industry. However, the fishery crossed a limit reference point over a decade ago and has not fully recovered</w:t>
      </w:r>
      <w:r w:rsidR="00AF7A41">
        <w:rPr>
          <w:rFonts w:ascii="Helvetica" w:hAnsi="Helvetica"/>
          <w:sz w:val="22"/>
          <w:szCs w:val="22"/>
        </w:rPr>
        <w:t xml:space="preserve"> </w:t>
      </w:r>
      <w:r w:rsidR="009D6837">
        <w:rPr>
          <w:rFonts w:ascii="Helvetica" w:hAnsi="Helvetica"/>
          <w:sz w:val="22"/>
          <w:szCs w:val="22"/>
        </w:rPr>
        <w:fldChar w:fldCharType="begin"/>
      </w:r>
      <w:r w:rsidR="00010E6A">
        <w:rPr>
          <w:rFonts w:ascii="Helvetica" w:hAnsi="Helvetica"/>
          <w:sz w:val="22"/>
          <w:szCs w:val="22"/>
        </w:rPr>
        <w:instrText xml:space="preserve"> ADDIN EN.CITE &lt;EndNote&gt;&lt;Cite&gt;&lt;Author&gt;Cleary&lt;/Author&gt;&lt;Year&gt;2018&lt;/Year&gt;&lt;RecNum&gt;6474&lt;/RecNum&gt;&lt;IDText&gt;Status of BC Pacific Herring (Clupea pallasii) in 2017 and Forecasts for 2018&lt;/IDText&gt;&lt;DisplayText&gt;&lt;style face="superscript"&gt;37&lt;/style&gt;&lt;/DisplayText&gt;&lt;record&gt;&lt;rec-number&gt;6474&lt;/rec-number&gt;&lt;foreign-keys&gt;&lt;key app="EN" db-id="x0w5wa9airxrfze0ft2x20vgz0w5wpet5ftz" timestamp="1614114863" guid="c43adb0e-d3cb-4e9b-9a1d-9b71c9ca091a"&gt;6474&lt;/key&gt;&lt;/foreign-keys&gt;&lt;ref-type name="Book"&gt;6&lt;/ref-type&gt;&lt;contributors&gt;&lt;authors&gt;&lt;author&gt;Cleary, JS&lt;/author&gt;&lt;author&gt;Hawkshaw, S&lt;/author&gt;&lt;author&gt;Grinnell, M.H.&lt;/author&gt;&lt;author&gt;Grandin, C.&lt;/author&gt;&lt;/authors&gt;&lt;/contributors&gt;&lt;titles&gt;&lt;title&gt;Status of BC Pacific Herring (Clupea pallasii) in 2017 and Forecasts for 2018&lt;/title&gt;&lt;/titles&gt;&lt;dates&gt;&lt;year&gt;2018&lt;/year&gt;&lt;/dates&gt;&lt;publisher&gt;Canadian Science Advisory Secretariat&lt;/publisher&gt;&lt;urls&gt;&lt;/urls&gt;&lt;/record&gt;&lt;/Cite&gt;&lt;/EndNote&gt;</w:instrText>
      </w:r>
      <w:r w:rsidR="009D6837">
        <w:rPr>
          <w:rFonts w:ascii="Helvetica" w:hAnsi="Helvetica"/>
          <w:sz w:val="22"/>
          <w:szCs w:val="22"/>
        </w:rPr>
        <w:fldChar w:fldCharType="separate"/>
      </w:r>
      <w:r w:rsidR="00010E6A" w:rsidRPr="00010E6A">
        <w:rPr>
          <w:rFonts w:ascii="Helvetica" w:hAnsi="Helvetica"/>
          <w:noProof/>
          <w:sz w:val="22"/>
          <w:szCs w:val="22"/>
          <w:vertAlign w:val="superscript"/>
        </w:rPr>
        <w:t>37</w:t>
      </w:r>
      <w:r w:rsidR="009D6837">
        <w:rPr>
          <w:rFonts w:ascii="Helvetica" w:hAnsi="Helvetica"/>
          <w:sz w:val="22"/>
          <w:szCs w:val="22"/>
        </w:rPr>
        <w:fldChar w:fldCharType="end"/>
      </w:r>
      <w:r w:rsidR="00644B5F" w:rsidRPr="003805EE">
        <w:rPr>
          <w:rFonts w:ascii="Helvetica" w:hAnsi="Helvetica"/>
          <w:sz w:val="22"/>
          <w:szCs w:val="22"/>
        </w:rPr>
        <w:t xml:space="preserve">. As a consequence, </w:t>
      </w:r>
      <w:r w:rsidR="006B6333" w:rsidRPr="003805EE">
        <w:rPr>
          <w:rFonts w:ascii="Helvetica" w:hAnsi="Helvetica"/>
          <w:sz w:val="22"/>
          <w:szCs w:val="22"/>
        </w:rPr>
        <w:t>monitoring effort has declined</w:t>
      </w:r>
      <w:r w:rsidR="00644B5F" w:rsidRPr="003805EE">
        <w:rPr>
          <w:rFonts w:ascii="Helvetica" w:hAnsi="Helvetica"/>
          <w:sz w:val="22"/>
          <w:szCs w:val="22"/>
        </w:rPr>
        <w:t xml:space="preserve">, which impacts the precision of biomass estimates, and may prolong closures. This case highlights a key consideration in monitoring programs: if information is most valuable as a fishery approaches </w:t>
      </w:r>
      <w:r w:rsidR="00394C34" w:rsidRPr="003805EE">
        <w:rPr>
          <w:rFonts w:ascii="Helvetica" w:hAnsi="Helvetica"/>
          <w:sz w:val="22"/>
          <w:szCs w:val="22"/>
        </w:rPr>
        <w:t xml:space="preserve">and recovers from </w:t>
      </w:r>
      <w:r w:rsidR="00644B5F" w:rsidRPr="003805EE">
        <w:rPr>
          <w:rFonts w:ascii="Helvetica" w:hAnsi="Helvetica"/>
          <w:sz w:val="22"/>
          <w:szCs w:val="22"/>
        </w:rPr>
        <w:t xml:space="preserve">collapse, it </w:t>
      </w:r>
      <w:r w:rsidR="00EF4F9F">
        <w:rPr>
          <w:rFonts w:ascii="Helvetica" w:hAnsi="Helvetica"/>
          <w:sz w:val="22"/>
          <w:szCs w:val="22"/>
        </w:rPr>
        <w:t>is</w:t>
      </w:r>
      <w:r w:rsidR="00644B5F" w:rsidRPr="003805EE">
        <w:rPr>
          <w:rFonts w:ascii="Helvetica" w:hAnsi="Helvetica"/>
          <w:sz w:val="22"/>
          <w:szCs w:val="22"/>
        </w:rPr>
        <w:t xml:space="preserve"> best to ensure that funding for monitoring is independent from stock size. </w:t>
      </w:r>
    </w:p>
    <w:p w14:paraId="1181B0AB" w14:textId="77777777" w:rsidR="00F40114" w:rsidRDefault="00F40114" w:rsidP="006551EE">
      <w:pPr>
        <w:widowControl w:val="0"/>
        <w:autoSpaceDE w:val="0"/>
        <w:autoSpaceDN w:val="0"/>
        <w:adjustRightInd w:val="0"/>
        <w:rPr>
          <w:rFonts w:ascii="Helvetica" w:hAnsi="Helvetica"/>
          <w:i/>
          <w:sz w:val="22"/>
          <w:szCs w:val="22"/>
        </w:rPr>
      </w:pPr>
    </w:p>
    <w:p w14:paraId="3548455A" w14:textId="4B92F8F6" w:rsidR="00C34F51" w:rsidRPr="003805EE" w:rsidRDefault="00342681" w:rsidP="006551EE">
      <w:pPr>
        <w:widowControl w:val="0"/>
        <w:autoSpaceDE w:val="0"/>
        <w:autoSpaceDN w:val="0"/>
        <w:adjustRightInd w:val="0"/>
        <w:rPr>
          <w:rFonts w:ascii="Helvetica" w:hAnsi="Helvetica"/>
          <w:i/>
          <w:sz w:val="22"/>
          <w:szCs w:val="22"/>
        </w:rPr>
      </w:pPr>
      <w:r w:rsidRPr="003805EE">
        <w:rPr>
          <w:rFonts w:ascii="Helvetica" w:hAnsi="Helvetica"/>
          <w:i/>
          <w:sz w:val="22"/>
          <w:szCs w:val="22"/>
        </w:rPr>
        <w:t>Conclusio</w:t>
      </w:r>
      <w:r w:rsidR="00F40114">
        <w:rPr>
          <w:rFonts w:ascii="Helvetica" w:hAnsi="Helvetica"/>
          <w:i/>
          <w:sz w:val="22"/>
          <w:szCs w:val="22"/>
        </w:rPr>
        <w:t>n</w:t>
      </w:r>
    </w:p>
    <w:p w14:paraId="6118968E" w14:textId="4F298F2C" w:rsidR="00F02C12" w:rsidRDefault="00F02C12" w:rsidP="006551EE">
      <w:pPr>
        <w:ind w:firstLine="720"/>
        <w:rPr>
          <w:rFonts w:ascii="Helvetica" w:hAnsi="Helvetica" w:cs="Helvetica Neue"/>
          <w:sz w:val="22"/>
          <w:szCs w:val="22"/>
        </w:rPr>
      </w:pPr>
      <w:r w:rsidRPr="003805EE">
        <w:rPr>
          <w:rFonts w:ascii="Helvetica" w:hAnsi="Helvetica" w:cs="Helvetica Neue"/>
          <w:sz w:val="22"/>
          <w:szCs w:val="22"/>
        </w:rPr>
        <w:t>Man</w:t>
      </w:r>
      <w:r>
        <w:rPr>
          <w:rFonts w:ascii="Helvetica" w:hAnsi="Helvetica" w:cs="Helvetica Neue"/>
          <w:sz w:val="22"/>
          <w:szCs w:val="22"/>
        </w:rPr>
        <w:t>a</w:t>
      </w:r>
      <w:r w:rsidRPr="003805EE">
        <w:rPr>
          <w:rFonts w:ascii="Helvetica" w:hAnsi="Helvetica" w:cs="Helvetica Neue"/>
          <w:sz w:val="22"/>
          <w:szCs w:val="22"/>
        </w:rPr>
        <w:t xml:space="preserve">gers, policy makers, and stakeholders </w:t>
      </w:r>
      <w:r>
        <w:rPr>
          <w:rFonts w:ascii="Helvetica" w:hAnsi="Helvetica" w:cs="Helvetica Neue"/>
          <w:sz w:val="22"/>
          <w:szCs w:val="22"/>
        </w:rPr>
        <w:t>are tasked with connecting</w:t>
      </w:r>
      <w:r w:rsidRPr="003805EE">
        <w:rPr>
          <w:rFonts w:ascii="Helvetica" w:hAnsi="Helvetica" w:cs="Helvetica Neue"/>
          <w:sz w:val="22"/>
          <w:szCs w:val="22"/>
        </w:rPr>
        <w:t xml:space="preserve"> monitoring effort, thresholds, and the state of the system</w:t>
      </w:r>
      <w:r>
        <w:rPr>
          <w:rFonts w:ascii="Helvetica" w:hAnsi="Helvetica" w:cs="Helvetica Neue"/>
          <w:sz w:val="22"/>
          <w:szCs w:val="22"/>
        </w:rPr>
        <w:t xml:space="preserve"> to short-term tactical management decisions</w:t>
      </w:r>
      <w:r w:rsidRPr="003805EE">
        <w:rPr>
          <w:rFonts w:ascii="Helvetica" w:hAnsi="Helvetica" w:cs="Helvetica Neue"/>
          <w:sz w:val="22"/>
          <w:szCs w:val="22"/>
        </w:rPr>
        <w:t xml:space="preserve">. </w:t>
      </w:r>
      <w:r>
        <w:rPr>
          <w:rFonts w:ascii="Helvetica" w:hAnsi="Helvetica" w:cs="Helvetica Neue"/>
          <w:sz w:val="22"/>
          <w:szCs w:val="22"/>
        </w:rPr>
        <w:t>T</w:t>
      </w:r>
      <w:r w:rsidRPr="003805EE">
        <w:rPr>
          <w:rFonts w:ascii="Helvetica" w:hAnsi="Helvetica" w:cs="Helvetica Neue"/>
          <w:sz w:val="22"/>
          <w:szCs w:val="22"/>
        </w:rPr>
        <w:t xml:space="preserve">his will be difficult given the inherent limitations in assessing the state of the system and </w:t>
      </w:r>
      <w:r>
        <w:rPr>
          <w:rFonts w:ascii="Helvetica" w:hAnsi="Helvetica" w:cs="Helvetica Neue"/>
          <w:sz w:val="22"/>
          <w:szCs w:val="22"/>
        </w:rPr>
        <w:t>because the location of critical thresholds is not always known</w:t>
      </w:r>
      <w:r w:rsidRPr="003805EE">
        <w:rPr>
          <w:rFonts w:ascii="Helvetica" w:hAnsi="Helvetica" w:cs="Helvetica Neue"/>
          <w:sz w:val="22"/>
          <w:szCs w:val="22"/>
        </w:rPr>
        <w:t>. Additional difficulties emerge because of misaligned economic incentives and structures</w:t>
      </w:r>
      <w:r w:rsidR="00BF1DBD">
        <w:rPr>
          <w:rFonts w:ascii="Helvetica" w:hAnsi="Helvetica" w:cs="Helvetica Neue"/>
          <w:sz w:val="22"/>
          <w:szCs w:val="22"/>
        </w:rPr>
        <w:t xml:space="preserve"> </w:t>
      </w:r>
      <w:r w:rsidRPr="003805EE">
        <w:rPr>
          <w:rFonts w:ascii="Helvetica" w:hAnsi="Helvetica" w:cs="Helvetica Neue"/>
          <w:sz w:val="22"/>
          <w:szCs w:val="22"/>
        </w:rPr>
        <w:t xml:space="preserve">that deter or constrain heavy monitoring when yields are near a </w:t>
      </w:r>
      <w:r w:rsidR="00725758">
        <w:rPr>
          <w:rFonts w:ascii="Helvetica" w:hAnsi="Helvetica" w:cs="Helvetica Neue"/>
          <w:sz w:val="22"/>
          <w:szCs w:val="22"/>
        </w:rPr>
        <w:t>critical threshold</w:t>
      </w:r>
      <w:r w:rsidRPr="003805EE">
        <w:rPr>
          <w:rFonts w:ascii="Helvetica" w:hAnsi="Helvetica" w:cs="Helvetica Neue"/>
          <w:sz w:val="22"/>
          <w:szCs w:val="22"/>
        </w:rPr>
        <w:t xml:space="preserve">, and because stakeholders differ in their risk of </w:t>
      </w:r>
      <w:r>
        <w:rPr>
          <w:rFonts w:ascii="Helvetica" w:hAnsi="Helvetica" w:cs="Helvetica Neue"/>
          <w:sz w:val="22"/>
          <w:szCs w:val="22"/>
        </w:rPr>
        <w:t>collapse given</w:t>
      </w:r>
      <w:r w:rsidRPr="003805EE">
        <w:rPr>
          <w:rFonts w:ascii="Helvetica" w:hAnsi="Helvetica" w:cs="Helvetica Neue"/>
          <w:sz w:val="22"/>
          <w:szCs w:val="22"/>
        </w:rPr>
        <w:t xml:space="preserve"> their </w:t>
      </w:r>
      <w:r>
        <w:rPr>
          <w:rFonts w:ascii="Helvetica" w:hAnsi="Helvetica" w:cs="Helvetica Neue"/>
          <w:sz w:val="22"/>
          <w:szCs w:val="22"/>
        </w:rPr>
        <w:t xml:space="preserve">divergent </w:t>
      </w:r>
      <w:r w:rsidRPr="003805EE">
        <w:rPr>
          <w:rFonts w:ascii="Helvetica" w:hAnsi="Helvetica" w:cs="Helvetica Neue"/>
          <w:sz w:val="22"/>
          <w:szCs w:val="22"/>
        </w:rPr>
        <w:t xml:space="preserve">ability and flexibility to adapt once </w:t>
      </w:r>
      <w:r>
        <w:rPr>
          <w:rFonts w:ascii="Helvetica" w:hAnsi="Helvetica" w:cs="Helvetica Neue"/>
          <w:sz w:val="22"/>
          <w:szCs w:val="22"/>
        </w:rPr>
        <w:t>a</w:t>
      </w:r>
      <w:r w:rsidRPr="003805EE">
        <w:rPr>
          <w:rFonts w:ascii="Helvetica" w:hAnsi="Helvetica" w:cs="Helvetica Neue"/>
          <w:sz w:val="22"/>
          <w:szCs w:val="22"/>
        </w:rPr>
        <w:t xml:space="preserve"> </w:t>
      </w:r>
      <w:r>
        <w:rPr>
          <w:rFonts w:ascii="Helvetica" w:hAnsi="Helvetica" w:cs="Helvetica Neue"/>
          <w:sz w:val="22"/>
          <w:szCs w:val="22"/>
        </w:rPr>
        <w:t xml:space="preserve">population or </w:t>
      </w:r>
      <w:r w:rsidRPr="003805EE">
        <w:rPr>
          <w:rFonts w:ascii="Helvetica" w:hAnsi="Helvetica" w:cs="Helvetica Neue"/>
          <w:sz w:val="22"/>
          <w:szCs w:val="22"/>
        </w:rPr>
        <w:t xml:space="preserve">ecosystem has </w:t>
      </w:r>
      <w:r>
        <w:rPr>
          <w:rFonts w:ascii="Helvetica" w:hAnsi="Helvetica" w:cs="Helvetica Neue"/>
          <w:sz w:val="22"/>
          <w:szCs w:val="22"/>
        </w:rPr>
        <w:t>crossed a critical threshold</w:t>
      </w:r>
      <w:r w:rsidRPr="003805EE">
        <w:rPr>
          <w:rFonts w:ascii="Helvetica" w:hAnsi="Helvetica" w:cs="Helvetica Neue"/>
          <w:sz w:val="22"/>
          <w:szCs w:val="22"/>
        </w:rPr>
        <w:t xml:space="preserve">. Seeking creative strategies that promote investment in monitoring when it is most valuable has the potential to increase sustainable natural resource use and conservation. </w:t>
      </w:r>
    </w:p>
    <w:p w14:paraId="46A35327" w14:textId="36682D27" w:rsidR="00C1536D" w:rsidRPr="003805EE" w:rsidRDefault="00C1536D" w:rsidP="006551EE">
      <w:pPr>
        <w:ind w:firstLine="720"/>
        <w:rPr>
          <w:rFonts w:ascii="Helvetica" w:hAnsi="Helvetica"/>
          <w:b/>
          <w:sz w:val="22"/>
          <w:szCs w:val="22"/>
        </w:rPr>
      </w:pPr>
    </w:p>
    <w:p w14:paraId="02B9CF32" w14:textId="77777777" w:rsidR="007522A9" w:rsidRPr="003805EE" w:rsidRDefault="007522A9" w:rsidP="006551EE">
      <w:pPr>
        <w:tabs>
          <w:tab w:val="left" w:pos="1240"/>
        </w:tabs>
        <w:rPr>
          <w:rFonts w:ascii="Helvetica" w:hAnsi="Helvetica"/>
          <w:b/>
          <w:sz w:val="22"/>
          <w:szCs w:val="22"/>
        </w:rPr>
      </w:pPr>
      <w:r w:rsidRPr="003805EE">
        <w:rPr>
          <w:rFonts w:ascii="Helvetica" w:hAnsi="Helvetica"/>
          <w:b/>
          <w:sz w:val="22"/>
          <w:szCs w:val="22"/>
        </w:rPr>
        <w:t>ACKNOWLEDGEMENTS</w:t>
      </w:r>
    </w:p>
    <w:p w14:paraId="2D4E6457" w14:textId="27FAE442" w:rsidR="007522A9" w:rsidRPr="003805EE" w:rsidRDefault="007522A9" w:rsidP="006551EE">
      <w:pPr>
        <w:tabs>
          <w:tab w:val="left" w:pos="1240"/>
        </w:tabs>
        <w:rPr>
          <w:rFonts w:ascii="Helvetica" w:hAnsi="Helvetica"/>
          <w:sz w:val="22"/>
          <w:szCs w:val="22"/>
        </w:rPr>
      </w:pPr>
      <w:r w:rsidRPr="003805EE">
        <w:rPr>
          <w:rFonts w:ascii="Helvetica" w:hAnsi="Helvetica"/>
          <w:sz w:val="22"/>
          <w:szCs w:val="22"/>
        </w:rPr>
        <w:t xml:space="preserve">This paper is a product of a National Center for Ecological Analysis and Synthesis working group funded by the Ocean Tipping Points grant from the Gordon and Betty Moore Foundation. We thank all </w:t>
      </w:r>
      <w:r w:rsidR="0037009F" w:rsidRPr="003805EE">
        <w:rPr>
          <w:rFonts w:ascii="Helvetica" w:hAnsi="Helvetica"/>
          <w:sz w:val="22"/>
          <w:szCs w:val="22"/>
        </w:rPr>
        <w:t>Scientific Working Group</w:t>
      </w:r>
      <w:r w:rsidRPr="003805EE">
        <w:rPr>
          <w:rFonts w:ascii="Helvetica" w:hAnsi="Helvetica"/>
          <w:sz w:val="22"/>
          <w:szCs w:val="22"/>
        </w:rPr>
        <w:t xml:space="preserve"> participants, the broader Ocean Tipping Points group,</w:t>
      </w:r>
      <w:r w:rsidR="00DF0616">
        <w:rPr>
          <w:rFonts w:ascii="Helvetica" w:hAnsi="Helvetica"/>
          <w:sz w:val="22"/>
          <w:szCs w:val="22"/>
        </w:rPr>
        <w:t xml:space="preserve"> the James </w:t>
      </w:r>
      <w:r w:rsidR="002C5DCC">
        <w:rPr>
          <w:rFonts w:ascii="Helvetica" w:hAnsi="Helvetica"/>
          <w:sz w:val="22"/>
          <w:szCs w:val="22"/>
        </w:rPr>
        <w:t xml:space="preserve">S. </w:t>
      </w:r>
      <w:r w:rsidR="00DF0616">
        <w:rPr>
          <w:rFonts w:ascii="Helvetica" w:hAnsi="Helvetica"/>
          <w:sz w:val="22"/>
          <w:szCs w:val="22"/>
        </w:rPr>
        <w:t>McDonell Foundation,</w:t>
      </w:r>
      <w:r w:rsidRPr="003805EE">
        <w:rPr>
          <w:rFonts w:ascii="Helvetica" w:hAnsi="Helvetica"/>
          <w:sz w:val="22"/>
          <w:szCs w:val="22"/>
        </w:rPr>
        <w:t xml:space="preserve"> </w:t>
      </w:r>
      <w:r w:rsidR="00D72220" w:rsidRPr="003805EE">
        <w:rPr>
          <w:rFonts w:ascii="Helvetica" w:hAnsi="Helvetica"/>
          <w:sz w:val="22"/>
          <w:szCs w:val="22"/>
        </w:rPr>
        <w:t xml:space="preserve">M. Gladwell, </w:t>
      </w:r>
      <w:r w:rsidR="00C92DF5" w:rsidRPr="003805EE">
        <w:rPr>
          <w:rFonts w:ascii="Helvetica" w:hAnsi="Helvetica"/>
          <w:sz w:val="22"/>
          <w:szCs w:val="22"/>
        </w:rPr>
        <w:t>C. Wick Mao</w:t>
      </w:r>
      <w:r w:rsidR="001D4622" w:rsidRPr="003805EE">
        <w:rPr>
          <w:rFonts w:ascii="Helvetica" w:hAnsi="Helvetica"/>
          <w:sz w:val="22"/>
          <w:szCs w:val="22"/>
        </w:rPr>
        <w:t>-</w:t>
      </w:r>
      <w:r w:rsidR="00C92DF5" w:rsidRPr="003805EE">
        <w:rPr>
          <w:rFonts w:ascii="Helvetica" w:hAnsi="Helvetica"/>
          <w:sz w:val="22"/>
          <w:szCs w:val="22"/>
        </w:rPr>
        <w:t xml:space="preserve">Mao, </w:t>
      </w:r>
      <w:r w:rsidRPr="003805EE">
        <w:rPr>
          <w:rFonts w:ascii="Helvetica" w:hAnsi="Helvetica"/>
          <w:sz w:val="22"/>
          <w:szCs w:val="22"/>
        </w:rPr>
        <w:t>and colleagues at NWFSC</w:t>
      </w:r>
      <w:r w:rsidR="00EB79DD">
        <w:rPr>
          <w:rFonts w:ascii="Helvetica" w:hAnsi="Helvetica"/>
          <w:sz w:val="22"/>
          <w:szCs w:val="22"/>
        </w:rPr>
        <w:t xml:space="preserve"> and UCSB</w:t>
      </w:r>
      <w:r w:rsidRPr="003805EE">
        <w:rPr>
          <w:rFonts w:ascii="Helvetica" w:hAnsi="Helvetica"/>
          <w:sz w:val="22"/>
          <w:szCs w:val="22"/>
        </w:rPr>
        <w:t xml:space="preserve"> for valuable feedback and advice. </w:t>
      </w:r>
    </w:p>
    <w:p w14:paraId="3ED6EFD2" w14:textId="77777777" w:rsidR="004C1C88" w:rsidRDefault="004C1C88" w:rsidP="006551EE">
      <w:pPr>
        <w:tabs>
          <w:tab w:val="left" w:pos="1240"/>
        </w:tabs>
        <w:rPr>
          <w:rFonts w:ascii="Helvetica" w:hAnsi="Helvetica"/>
          <w:b/>
          <w:sz w:val="22"/>
          <w:szCs w:val="22"/>
        </w:rPr>
      </w:pPr>
    </w:p>
    <w:p w14:paraId="544C099B" w14:textId="2BE1B9FE" w:rsidR="00393682" w:rsidRDefault="00393682" w:rsidP="006551EE">
      <w:pPr>
        <w:tabs>
          <w:tab w:val="left" w:pos="1240"/>
        </w:tabs>
        <w:rPr>
          <w:rFonts w:ascii="Helvetica" w:hAnsi="Helvetica"/>
          <w:b/>
          <w:sz w:val="22"/>
          <w:szCs w:val="22"/>
        </w:rPr>
      </w:pPr>
      <w:r>
        <w:rPr>
          <w:rFonts w:ascii="Helvetica" w:hAnsi="Helvetica"/>
          <w:b/>
          <w:sz w:val="22"/>
          <w:szCs w:val="22"/>
        </w:rPr>
        <w:t>COMPETING INTERESTS</w:t>
      </w:r>
    </w:p>
    <w:p w14:paraId="535CD845" w14:textId="0DAC3A42" w:rsidR="00393682" w:rsidRPr="00393682" w:rsidRDefault="00DF75E3" w:rsidP="006551EE">
      <w:pPr>
        <w:tabs>
          <w:tab w:val="left" w:pos="1240"/>
        </w:tabs>
        <w:rPr>
          <w:rFonts w:ascii="Helvetica" w:hAnsi="Helvetica"/>
          <w:sz w:val="22"/>
          <w:szCs w:val="22"/>
        </w:rPr>
      </w:pPr>
      <w:r>
        <w:rPr>
          <w:rFonts w:ascii="Helvetica" w:hAnsi="Helvetica"/>
          <w:sz w:val="22"/>
          <w:szCs w:val="22"/>
        </w:rPr>
        <w:t>We</w:t>
      </w:r>
      <w:r w:rsidR="00393682" w:rsidRPr="00393682">
        <w:rPr>
          <w:rFonts w:ascii="Helvetica" w:hAnsi="Helvetica"/>
          <w:sz w:val="22"/>
          <w:szCs w:val="22"/>
        </w:rPr>
        <w:t xml:space="preserve"> have no competing interests</w:t>
      </w:r>
      <w:r w:rsidR="00393682">
        <w:rPr>
          <w:rFonts w:ascii="Helvetica" w:hAnsi="Helvetica"/>
          <w:sz w:val="22"/>
          <w:szCs w:val="22"/>
        </w:rPr>
        <w:t>.</w:t>
      </w:r>
    </w:p>
    <w:p w14:paraId="336C39C5" w14:textId="77777777" w:rsidR="007522A9" w:rsidRPr="003805EE" w:rsidRDefault="007522A9" w:rsidP="006551EE">
      <w:pPr>
        <w:rPr>
          <w:rFonts w:ascii="Helvetica" w:hAnsi="Helvetica"/>
          <w:b/>
          <w:sz w:val="22"/>
          <w:szCs w:val="22"/>
        </w:rPr>
      </w:pPr>
    </w:p>
    <w:p w14:paraId="59F11514" w14:textId="77777777" w:rsidR="002633A4" w:rsidRPr="003805EE" w:rsidRDefault="002633A4" w:rsidP="006551EE">
      <w:pPr>
        <w:tabs>
          <w:tab w:val="left" w:pos="1240"/>
        </w:tabs>
        <w:rPr>
          <w:rFonts w:ascii="Helvetica" w:hAnsi="Helvetica"/>
          <w:b/>
          <w:sz w:val="22"/>
          <w:szCs w:val="22"/>
        </w:rPr>
      </w:pPr>
      <w:r w:rsidRPr="003805EE">
        <w:rPr>
          <w:rFonts w:ascii="Helvetica" w:hAnsi="Helvetica"/>
          <w:b/>
          <w:sz w:val="22"/>
          <w:szCs w:val="22"/>
        </w:rPr>
        <w:t>LITERATURE CITED</w:t>
      </w:r>
    </w:p>
    <w:p w14:paraId="746BCC58" w14:textId="77777777" w:rsidR="00780290" w:rsidRPr="00780290" w:rsidRDefault="006C170D" w:rsidP="006551EE">
      <w:pPr>
        <w:pStyle w:val="EndNoteBibliography"/>
        <w:spacing w:line="240" w:lineRule="auto"/>
        <w:rPr>
          <w:noProof/>
        </w:rPr>
      </w:pPr>
      <w:r w:rsidRPr="003805EE">
        <w:rPr>
          <w:szCs w:val="22"/>
        </w:rPr>
        <w:fldChar w:fldCharType="begin"/>
      </w:r>
      <w:r w:rsidR="00D106C7" w:rsidRPr="003805EE">
        <w:rPr>
          <w:szCs w:val="22"/>
        </w:rPr>
        <w:instrText xml:space="preserve"> ADDIN EN.REFLIST </w:instrText>
      </w:r>
      <w:r w:rsidRPr="003805EE">
        <w:rPr>
          <w:szCs w:val="22"/>
        </w:rPr>
        <w:fldChar w:fldCharType="separate"/>
      </w:r>
      <w:r w:rsidR="00780290" w:rsidRPr="00780290">
        <w:rPr>
          <w:noProof/>
        </w:rPr>
        <w:t>1</w:t>
      </w:r>
      <w:r w:rsidR="00780290" w:rsidRPr="00780290">
        <w:rPr>
          <w:noProof/>
        </w:rPr>
        <w:tab/>
        <w:t>Kates, R. W.</w:t>
      </w:r>
      <w:r w:rsidR="00780290" w:rsidRPr="00780290">
        <w:rPr>
          <w:i/>
          <w:noProof/>
        </w:rPr>
        <w:t xml:space="preserve"> et al.</w:t>
      </w:r>
      <w:r w:rsidR="00780290" w:rsidRPr="00780290">
        <w:rPr>
          <w:noProof/>
        </w:rPr>
        <w:t xml:space="preserve"> Sustainability Science. </w:t>
      </w:r>
      <w:r w:rsidR="00780290" w:rsidRPr="00780290">
        <w:rPr>
          <w:i/>
          <w:noProof/>
        </w:rPr>
        <w:t>Science</w:t>
      </w:r>
      <w:r w:rsidR="00780290" w:rsidRPr="00780290">
        <w:rPr>
          <w:noProof/>
        </w:rPr>
        <w:t xml:space="preserve"> </w:t>
      </w:r>
      <w:r w:rsidR="00780290" w:rsidRPr="00780290">
        <w:rPr>
          <w:b/>
          <w:noProof/>
        </w:rPr>
        <w:t>292</w:t>
      </w:r>
      <w:r w:rsidR="00780290" w:rsidRPr="00780290">
        <w:rPr>
          <w:noProof/>
        </w:rPr>
        <w:t>, 641-642, doi:10.1126/science.1059386 (2001).</w:t>
      </w:r>
    </w:p>
    <w:p w14:paraId="45CF5285" w14:textId="77777777" w:rsidR="00780290" w:rsidRPr="00780290" w:rsidRDefault="00780290" w:rsidP="006551EE">
      <w:pPr>
        <w:pStyle w:val="EndNoteBibliography"/>
        <w:spacing w:line="240" w:lineRule="auto"/>
        <w:rPr>
          <w:noProof/>
        </w:rPr>
      </w:pPr>
      <w:r w:rsidRPr="00780290">
        <w:rPr>
          <w:noProof/>
        </w:rPr>
        <w:t>2</w:t>
      </w:r>
      <w:r w:rsidRPr="00780290">
        <w:rPr>
          <w:noProof/>
        </w:rPr>
        <w:tab/>
        <w:t xml:space="preserve">Wintle, B. A., Runge, M. C. &amp; Bekessy, S. A. Allocating monitoring effort in the face of unknown unknowns. </w:t>
      </w:r>
      <w:r w:rsidRPr="00780290">
        <w:rPr>
          <w:i/>
          <w:noProof/>
        </w:rPr>
        <w:t>Ecology Letters</w:t>
      </w:r>
      <w:r w:rsidRPr="00780290">
        <w:rPr>
          <w:noProof/>
        </w:rPr>
        <w:t xml:space="preserve"> </w:t>
      </w:r>
      <w:r w:rsidRPr="00780290">
        <w:rPr>
          <w:b/>
          <w:noProof/>
        </w:rPr>
        <w:t>13</w:t>
      </w:r>
      <w:r w:rsidRPr="00780290">
        <w:rPr>
          <w:noProof/>
        </w:rPr>
        <w:t>, 1325-1337, doi:10.1111/j.1461-0248.2010.01514.x (2010).</w:t>
      </w:r>
    </w:p>
    <w:p w14:paraId="610299F1" w14:textId="77777777" w:rsidR="00780290" w:rsidRPr="00780290" w:rsidRDefault="00780290" w:rsidP="006551EE">
      <w:pPr>
        <w:pStyle w:val="EndNoteBibliography"/>
        <w:spacing w:line="240" w:lineRule="auto"/>
        <w:rPr>
          <w:noProof/>
        </w:rPr>
      </w:pPr>
      <w:r w:rsidRPr="00780290">
        <w:rPr>
          <w:noProof/>
        </w:rPr>
        <w:t>3</w:t>
      </w:r>
      <w:r w:rsidRPr="00780290">
        <w:rPr>
          <w:noProof/>
        </w:rPr>
        <w:tab/>
        <w:t>McDonald-Madden, E.</w:t>
      </w:r>
      <w:r w:rsidRPr="00780290">
        <w:rPr>
          <w:i/>
          <w:noProof/>
        </w:rPr>
        <w:t xml:space="preserve"> et al.</w:t>
      </w:r>
      <w:r w:rsidRPr="00780290">
        <w:rPr>
          <w:noProof/>
        </w:rPr>
        <w:t xml:space="preserve"> Monitoring does not always count. </w:t>
      </w:r>
      <w:r w:rsidRPr="00780290">
        <w:rPr>
          <w:i/>
          <w:noProof/>
        </w:rPr>
        <w:t>Trends in Ecology &amp; Evolution</w:t>
      </w:r>
      <w:r w:rsidRPr="00780290">
        <w:rPr>
          <w:noProof/>
        </w:rPr>
        <w:t xml:space="preserve"> </w:t>
      </w:r>
      <w:r w:rsidRPr="00780290">
        <w:rPr>
          <w:b/>
          <w:noProof/>
        </w:rPr>
        <w:t>25</w:t>
      </w:r>
      <w:r w:rsidRPr="00780290">
        <w:rPr>
          <w:noProof/>
        </w:rPr>
        <w:t>, 547-550 (2010).</w:t>
      </w:r>
    </w:p>
    <w:p w14:paraId="7A086817" w14:textId="77777777" w:rsidR="00780290" w:rsidRPr="00780290" w:rsidRDefault="00780290" w:rsidP="006551EE">
      <w:pPr>
        <w:pStyle w:val="EndNoteBibliography"/>
        <w:spacing w:line="240" w:lineRule="auto"/>
        <w:rPr>
          <w:noProof/>
        </w:rPr>
      </w:pPr>
      <w:r w:rsidRPr="00780290">
        <w:rPr>
          <w:noProof/>
        </w:rPr>
        <w:t>4</w:t>
      </w:r>
      <w:r w:rsidRPr="00780290">
        <w:rPr>
          <w:noProof/>
        </w:rPr>
        <w:tab/>
        <w:t>Froese, R.</w:t>
      </w:r>
      <w:r w:rsidRPr="00780290">
        <w:rPr>
          <w:i/>
          <w:noProof/>
        </w:rPr>
        <w:t xml:space="preserve"> et al.</w:t>
      </w:r>
      <w:r w:rsidRPr="00780290">
        <w:rPr>
          <w:noProof/>
        </w:rPr>
        <w:t xml:space="preserve"> Generic harvest control rules for European fisheries. </w:t>
      </w:r>
      <w:r w:rsidRPr="00780290">
        <w:rPr>
          <w:i/>
          <w:noProof/>
        </w:rPr>
        <w:t>Fish and fisheries</w:t>
      </w:r>
      <w:r w:rsidRPr="00780290">
        <w:rPr>
          <w:noProof/>
        </w:rPr>
        <w:t xml:space="preserve"> </w:t>
      </w:r>
      <w:r w:rsidRPr="00780290">
        <w:rPr>
          <w:b/>
          <w:noProof/>
        </w:rPr>
        <w:t>12</w:t>
      </w:r>
      <w:r w:rsidRPr="00780290">
        <w:rPr>
          <w:noProof/>
        </w:rPr>
        <w:t>, 340-351 (2011).</w:t>
      </w:r>
    </w:p>
    <w:p w14:paraId="7BE86589" w14:textId="77777777" w:rsidR="00780290" w:rsidRPr="00780290" w:rsidRDefault="00780290" w:rsidP="006551EE">
      <w:pPr>
        <w:pStyle w:val="EndNoteBibliography"/>
        <w:spacing w:line="240" w:lineRule="auto"/>
        <w:rPr>
          <w:noProof/>
        </w:rPr>
      </w:pPr>
      <w:r w:rsidRPr="00780290">
        <w:rPr>
          <w:noProof/>
        </w:rPr>
        <w:t>5</w:t>
      </w:r>
      <w:r w:rsidRPr="00780290">
        <w:rPr>
          <w:noProof/>
        </w:rPr>
        <w:tab/>
        <w:t xml:space="preserve">Courchamp, F., Clutton-Brock, T. &amp; Grenfell, B. Inverse density dependence and the Allee effect. </w:t>
      </w:r>
      <w:r w:rsidRPr="00780290">
        <w:rPr>
          <w:i/>
          <w:noProof/>
        </w:rPr>
        <w:t>Trends in Ecology &amp; Evolution</w:t>
      </w:r>
      <w:r w:rsidRPr="00780290">
        <w:rPr>
          <w:noProof/>
        </w:rPr>
        <w:t xml:space="preserve"> </w:t>
      </w:r>
      <w:r w:rsidRPr="00780290">
        <w:rPr>
          <w:b/>
          <w:noProof/>
        </w:rPr>
        <w:t>14</w:t>
      </w:r>
      <w:r w:rsidRPr="00780290">
        <w:rPr>
          <w:noProof/>
        </w:rPr>
        <w:t>, 405-410 (1999).</w:t>
      </w:r>
    </w:p>
    <w:p w14:paraId="601C495A" w14:textId="77777777" w:rsidR="00780290" w:rsidRPr="00780290" w:rsidRDefault="00780290" w:rsidP="006551EE">
      <w:pPr>
        <w:pStyle w:val="EndNoteBibliography"/>
        <w:spacing w:line="240" w:lineRule="auto"/>
        <w:rPr>
          <w:noProof/>
        </w:rPr>
      </w:pPr>
      <w:r w:rsidRPr="00780290">
        <w:rPr>
          <w:noProof/>
        </w:rPr>
        <w:t>6</w:t>
      </w:r>
      <w:r w:rsidRPr="00780290">
        <w:rPr>
          <w:noProof/>
        </w:rPr>
        <w:tab/>
        <w:t xml:space="preserve">Kaplan, I. C. &amp; Leonard, J. From krill to convenience stores: forecasting the economic and ecological effects of fisheries management on the US West Coast. </w:t>
      </w:r>
      <w:r w:rsidRPr="00780290">
        <w:rPr>
          <w:i/>
          <w:noProof/>
        </w:rPr>
        <w:t>Marine Policy</w:t>
      </w:r>
      <w:r w:rsidRPr="00780290">
        <w:rPr>
          <w:noProof/>
        </w:rPr>
        <w:t xml:space="preserve"> </w:t>
      </w:r>
      <w:r w:rsidRPr="00780290">
        <w:rPr>
          <w:b/>
          <w:noProof/>
        </w:rPr>
        <w:t>36</w:t>
      </w:r>
      <w:r w:rsidRPr="00780290">
        <w:rPr>
          <w:noProof/>
        </w:rPr>
        <w:t>, 947-954 (2012).</w:t>
      </w:r>
    </w:p>
    <w:p w14:paraId="2B23AD5B" w14:textId="77777777" w:rsidR="00780290" w:rsidRPr="00780290" w:rsidRDefault="00780290" w:rsidP="006551EE">
      <w:pPr>
        <w:pStyle w:val="EndNoteBibliography"/>
        <w:spacing w:line="240" w:lineRule="auto"/>
        <w:rPr>
          <w:noProof/>
        </w:rPr>
      </w:pPr>
      <w:r w:rsidRPr="00780290">
        <w:rPr>
          <w:noProof/>
        </w:rPr>
        <w:lastRenderedPageBreak/>
        <w:t>7</w:t>
      </w:r>
      <w:r w:rsidRPr="00780290">
        <w:rPr>
          <w:noProof/>
        </w:rPr>
        <w:tab/>
        <w:t xml:space="preserve">Mangel, M. Irreducible uncertainties, sustainable fisheries and marine reserves. </w:t>
      </w:r>
      <w:r w:rsidRPr="00780290">
        <w:rPr>
          <w:i/>
          <w:noProof/>
        </w:rPr>
        <w:t>Evolutionary Ecology Research</w:t>
      </w:r>
      <w:r w:rsidRPr="00780290">
        <w:rPr>
          <w:noProof/>
        </w:rPr>
        <w:t xml:space="preserve"> </w:t>
      </w:r>
      <w:r w:rsidRPr="00780290">
        <w:rPr>
          <w:b/>
          <w:noProof/>
        </w:rPr>
        <w:t>2</w:t>
      </w:r>
      <w:r w:rsidRPr="00780290">
        <w:rPr>
          <w:noProof/>
        </w:rPr>
        <w:t>, 547-557 (2000).</w:t>
      </w:r>
    </w:p>
    <w:p w14:paraId="2931B086" w14:textId="77777777" w:rsidR="00780290" w:rsidRPr="00780290" w:rsidRDefault="00780290" w:rsidP="006551EE">
      <w:pPr>
        <w:pStyle w:val="EndNoteBibliography"/>
        <w:spacing w:line="240" w:lineRule="auto"/>
        <w:rPr>
          <w:noProof/>
        </w:rPr>
      </w:pPr>
      <w:r w:rsidRPr="00780290">
        <w:rPr>
          <w:noProof/>
        </w:rPr>
        <w:t>8</w:t>
      </w:r>
      <w:r w:rsidRPr="00780290">
        <w:rPr>
          <w:noProof/>
        </w:rPr>
        <w:tab/>
        <w:t xml:space="preserve">Legg, C. J. &amp; Nagy, L. Why most conservation monitoring is, but need not be, a waste of time. </w:t>
      </w:r>
      <w:r w:rsidRPr="00780290">
        <w:rPr>
          <w:i/>
          <w:noProof/>
        </w:rPr>
        <w:t>J Environ Manage</w:t>
      </w:r>
      <w:r w:rsidRPr="00780290">
        <w:rPr>
          <w:noProof/>
        </w:rPr>
        <w:t xml:space="preserve"> </w:t>
      </w:r>
      <w:r w:rsidRPr="00780290">
        <w:rPr>
          <w:b/>
          <w:noProof/>
        </w:rPr>
        <w:t>78</w:t>
      </w:r>
      <w:r w:rsidRPr="00780290">
        <w:rPr>
          <w:noProof/>
        </w:rPr>
        <w:t>, 194-199, doi:10.1016/j.jenvman.2005.04.016 (2006).</w:t>
      </w:r>
    </w:p>
    <w:p w14:paraId="755BCBA3" w14:textId="77777777" w:rsidR="00780290" w:rsidRPr="00780290" w:rsidRDefault="00780290" w:rsidP="006551EE">
      <w:pPr>
        <w:pStyle w:val="EndNoteBibliography"/>
        <w:spacing w:line="240" w:lineRule="auto"/>
        <w:rPr>
          <w:noProof/>
        </w:rPr>
      </w:pPr>
      <w:r w:rsidRPr="00780290">
        <w:rPr>
          <w:noProof/>
        </w:rPr>
        <w:t>9</w:t>
      </w:r>
      <w:r w:rsidRPr="00780290">
        <w:rPr>
          <w:noProof/>
        </w:rPr>
        <w:tab/>
        <w:t xml:space="preserve">Field, S. A., Tyre, A. J., Jonzén, N., Rhodes, J. R. &amp; Possingham, H. P. Minimizing the cost of environmental management decisions by optimizing statistical thresholds. </w:t>
      </w:r>
      <w:r w:rsidRPr="00780290">
        <w:rPr>
          <w:i/>
          <w:noProof/>
        </w:rPr>
        <w:t>Ecology Letters</w:t>
      </w:r>
      <w:r w:rsidRPr="00780290">
        <w:rPr>
          <w:noProof/>
        </w:rPr>
        <w:t xml:space="preserve"> </w:t>
      </w:r>
      <w:r w:rsidRPr="00780290">
        <w:rPr>
          <w:b/>
          <w:noProof/>
        </w:rPr>
        <w:t>7</w:t>
      </w:r>
      <w:r w:rsidRPr="00780290">
        <w:rPr>
          <w:noProof/>
        </w:rPr>
        <w:t>, 669-675 (2004).</w:t>
      </w:r>
    </w:p>
    <w:p w14:paraId="6589EE8B" w14:textId="77777777" w:rsidR="00780290" w:rsidRPr="00780290" w:rsidRDefault="00780290" w:rsidP="006551EE">
      <w:pPr>
        <w:pStyle w:val="EndNoteBibliography"/>
        <w:spacing w:line="240" w:lineRule="auto"/>
        <w:rPr>
          <w:noProof/>
        </w:rPr>
      </w:pPr>
      <w:r w:rsidRPr="00780290">
        <w:rPr>
          <w:noProof/>
        </w:rPr>
        <w:t>10</w:t>
      </w:r>
      <w:r w:rsidRPr="00780290">
        <w:rPr>
          <w:noProof/>
        </w:rPr>
        <w:tab/>
        <w:t>Chadès, I.</w:t>
      </w:r>
      <w:r w:rsidRPr="00780290">
        <w:rPr>
          <w:i/>
          <w:noProof/>
        </w:rPr>
        <w:t xml:space="preserve"> et al.</w:t>
      </w:r>
      <w:r w:rsidRPr="00780290">
        <w:rPr>
          <w:noProof/>
        </w:rPr>
        <w:t xml:space="preserve"> When to stop managing or surveying cryptic threatened species. </w:t>
      </w:r>
      <w:r w:rsidRPr="00780290">
        <w:rPr>
          <w:i/>
          <w:noProof/>
        </w:rPr>
        <w:t>Proceedings of the National Academy of Sciences</w:t>
      </w:r>
      <w:r w:rsidRPr="00780290">
        <w:rPr>
          <w:noProof/>
        </w:rPr>
        <w:t xml:space="preserve"> </w:t>
      </w:r>
      <w:r w:rsidRPr="00780290">
        <w:rPr>
          <w:b/>
          <w:noProof/>
        </w:rPr>
        <w:t>105</w:t>
      </w:r>
      <w:r w:rsidRPr="00780290">
        <w:rPr>
          <w:noProof/>
        </w:rPr>
        <w:t>, 13936-13940 (2008).</w:t>
      </w:r>
    </w:p>
    <w:p w14:paraId="75053FC7" w14:textId="77777777" w:rsidR="00780290" w:rsidRPr="00780290" w:rsidRDefault="00780290" w:rsidP="006551EE">
      <w:pPr>
        <w:pStyle w:val="EndNoteBibliography"/>
        <w:spacing w:line="240" w:lineRule="auto"/>
        <w:rPr>
          <w:noProof/>
        </w:rPr>
      </w:pPr>
      <w:r w:rsidRPr="00780290">
        <w:rPr>
          <w:noProof/>
        </w:rPr>
        <w:t>11</w:t>
      </w:r>
      <w:r w:rsidRPr="00780290">
        <w:rPr>
          <w:noProof/>
        </w:rPr>
        <w:tab/>
        <w:t xml:space="preserve">Smith, A. Management strategy evaluation: the light on the hill. </w:t>
      </w:r>
      <w:r w:rsidRPr="00780290">
        <w:rPr>
          <w:i/>
          <w:noProof/>
        </w:rPr>
        <w:t>Population dynamics for fisheries management</w:t>
      </w:r>
      <w:r w:rsidRPr="00780290">
        <w:rPr>
          <w:noProof/>
        </w:rPr>
        <w:t>, 249-253 (1994).</w:t>
      </w:r>
    </w:p>
    <w:p w14:paraId="15538822" w14:textId="77777777" w:rsidR="00780290" w:rsidRPr="00780290" w:rsidRDefault="00780290" w:rsidP="006551EE">
      <w:pPr>
        <w:pStyle w:val="EndNoteBibliography"/>
        <w:spacing w:line="240" w:lineRule="auto"/>
        <w:rPr>
          <w:noProof/>
        </w:rPr>
      </w:pPr>
      <w:r w:rsidRPr="00780290">
        <w:rPr>
          <w:noProof/>
        </w:rPr>
        <w:t>12</w:t>
      </w:r>
      <w:r w:rsidRPr="00780290">
        <w:rPr>
          <w:noProof/>
        </w:rPr>
        <w:tab/>
        <w:t xml:space="preserve">Lewis, M. A. &amp; Kareiva, P. Allee dynamics and the spread of invading organisms. </w:t>
      </w:r>
      <w:r w:rsidRPr="00780290">
        <w:rPr>
          <w:i/>
          <w:noProof/>
        </w:rPr>
        <w:t>Theoretical Population Biology</w:t>
      </w:r>
      <w:r w:rsidRPr="00780290">
        <w:rPr>
          <w:noProof/>
        </w:rPr>
        <w:t xml:space="preserve"> </w:t>
      </w:r>
      <w:r w:rsidRPr="00780290">
        <w:rPr>
          <w:b/>
          <w:noProof/>
        </w:rPr>
        <w:t>43</w:t>
      </w:r>
      <w:r w:rsidRPr="00780290">
        <w:rPr>
          <w:noProof/>
        </w:rPr>
        <w:t>, 141-158 (1993).</w:t>
      </w:r>
    </w:p>
    <w:p w14:paraId="57C3ED60" w14:textId="77777777" w:rsidR="00780290" w:rsidRPr="00780290" w:rsidRDefault="00780290" w:rsidP="006551EE">
      <w:pPr>
        <w:pStyle w:val="EndNoteBibliography"/>
        <w:spacing w:line="240" w:lineRule="auto"/>
        <w:rPr>
          <w:noProof/>
        </w:rPr>
      </w:pPr>
      <w:r w:rsidRPr="00780290">
        <w:rPr>
          <w:noProof/>
        </w:rPr>
        <w:t>13</w:t>
      </w:r>
      <w:r w:rsidRPr="00780290">
        <w:rPr>
          <w:noProof/>
        </w:rPr>
        <w:tab/>
        <w:t xml:space="preserve">Clark, C. W. in </w:t>
      </w:r>
      <w:r w:rsidRPr="00780290">
        <w:rPr>
          <w:i/>
          <w:noProof/>
        </w:rPr>
        <w:t>Mathematical Problems in Biology</w:t>
      </w:r>
      <w:r w:rsidRPr="00780290">
        <w:rPr>
          <w:noProof/>
        </w:rPr>
        <w:t xml:space="preserve">     29-45 (Springer, 1974).</w:t>
      </w:r>
    </w:p>
    <w:p w14:paraId="6089A1BD" w14:textId="77777777" w:rsidR="00780290" w:rsidRPr="00780290" w:rsidRDefault="00780290" w:rsidP="006551EE">
      <w:pPr>
        <w:pStyle w:val="EndNoteBibliography"/>
        <w:spacing w:line="240" w:lineRule="auto"/>
        <w:rPr>
          <w:noProof/>
        </w:rPr>
      </w:pPr>
      <w:r w:rsidRPr="00780290">
        <w:rPr>
          <w:noProof/>
        </w:rPr>
        <w:t>14</w:t>
      </w:r>
      <w:r w:rsidRPr="00780290">
        <w:rPr>
          <w:noProof/>
        </w:rPr>
        <w:tab/>
        <w:t>Rockstrom, J.</w:t>
      </w:r>
      <w:r w:rsidRPr="00780290">
        <w:rPr>
          <w:i/>
          <w:noProof/>
        </w:rPr>
        <w:t xml:space="preserve"> et al.</w:t>
      </w:r>
      <w:r w:rsidRPr="00780290">
        <w:rPr>
          <w:noProof/>
        </w:rPr>
        <w:t xml:space="preserve"> A safe operating space for humanity. </w:t>
      </w:r>
      <w:r w:rsidRPr="00780290">
        <w:rPr>
          <w:i/>
          <w:noProof/>
        </w:rPr>
        <w:t>Nature</w:t>
      </w:r>
      <w:r w:rsidRPr="00780290">
        <w:rPr>
          <w:noProof/>
        </w:rPr>
        <w:t xml:space="preserve"> </w:t>
      </w:r>
      <w:r w:rsidRPr="00780290">
        <w:rPr>
          <w:b/>
          <w:noProof/>
        </w:rPr>
        <w:t>461</w:t>
      </w:r>
      <w:r w:rsidRPr="00780290">
        <w:rPr>
          <w:noProof/>
        </w:rPr>
        <w:t>, 472-475, doi:10.1038/461472a (2009).</w:t>
      </w:r>
    </w:p>
    <w:p w14:paraId="053C16B9" w14:textId="77777777" w:rsidR="00780290" w:rsidRPr="00780290" w:rsidRDefault="00780290" w:rsidP="006551EE">
      <w:pPr>
        <w:pStyle w:val="EndNoteBibliography"/>
        <w:spacing w:line="240" w:lineRule="auto"/>
        <w:rPr>
          <w:noProof/>
        </w:rPr>
      </w:pPr>
      <w:r w:rsidRPr="00780290">
        <w:rPr>
          <w:noProof/>
        </w:rPr>
        <w:t>15</w:t>
      </w:r>
      <w:r w:rsidRPr="00780290">
        <w:rPr>
          <w:noProof/>
        </w:rPr>
        <w:tab/>
        <w:t xml:space="preserve">Hilborn, R., Maguire, J.-J., Parma, A. M. &amp; Rosenberg, A. A. The Precautionary Approach and risk management: can they increase the probability of successes in fishery management? </w:t>
      </w:r>
      <w:r w:rsidRPr="00780290">
        <w:rPr>
          <w:i/>
          <w:noProof/>
        </w:rPr>
        <w:t>Canadian Journal of Fisheries and Aquatic Sciences</w:t>
      </w:r>
      <w:r w:rsidRPr="00780290">
        <w:rPr>
          <w:noProof/>
        </w:rPr>
        <w:t xml:space="preserve"> </w:t>
      </w:r>
      <w:r w:rsidRPr="00780290">
        <w:rPr>
          <w:b/>
          <w:noProof/>
        </w:rPr>
        <w:t>58</w:t>
      </w:r>
      <w:r w:rsidRPr="00780290">
        <w:rPr>
          <w:noProof/>
        </w:rPr>
        <w:t>, 99-107, doi:10.1139/f00-225 (2001).</w:t>
      </w:r>
    </w:p>
    <w:p w14:paraId="2F5F2C08" w14:textId="77777777" w:rsidR="00780290" w:rsidRPr="00780290" w:rsidRDefault="00780290" w:rsidP="006551EE">
      <w:pPr>
        <w:pStyle w:val="EndNoteBibliography"/>
        <w:spacing w:line="240" w:lineRule="auto"/>
        <w:rPr>
          <w:noProof/>
        </w:rPr>
      </w:pPr>
      <w:r w:rsidRPr="00780290">
        <w:rPr>
          <w:noProof/>
        </w:rPr>
        <w:t>16</w:t>
      </w:r>
      <w:r w:rsidRPr="00780290">
        <w:rPr>
          <w:noProof/>
        </w:rPr>
        <w:tab/>
        <w:t>R: A Language and Environment fo Statistical Computing v. 3.5.1 (R Foundation for Statistical Computing, Vienna, Austria, 2018).</w:t>
      </w:r>
    </w:p>
    <w:p w14:paraId="6B7A840C" w14:textId="77777777" w:rsidR="00780290" w:rsidRPr="00780290" w:rsidRDefault="00780290" w:rsidP="006551EE">
      <w:pPr>
        <w:pStyle w:val="EndNoteBibliography"/>
        <w:spacing w:line="240" w:lineRule="auto"/>
        <w:rPr>
          <w:noProof/>
        </w:rPr>
      </w:pPr>
      <w:r w:rsidRPr="00780290">
        <w:rPr>
          <w:noProof/>
        </w:rPr>
        <w:t>17</w:t>
      </w:r>
      <w:r w:rsidRPr="00780290">
        <w:rPr>
          <w:noProof/>
        </w:rPr>
        <w:tab/>
        <w:t xml:space="preserve">Choi, J., Frank, K., Petrie, B. &amp; Leggett, W. Integrated assessment of a large marine ecosystem: a case study of the devolution of the eastern Scotian Shelf, Canada. </w:t>
      </w:r>
      <w:r w:rsidRPr="00780290">
        <w:rPr>
          <w:i/>
          <w:noProof/>
        </w:rPr>
        <w:t>Oceanography and Marine Biology</w:t>
      </w:r>
      <w:r w:rsidRPr="00780290">
        <w:rPr>
          <w:noProof/>
        </w:rPr>
        <w:t xml:space="preserve"> </w:t>
      </w:r>
      <w:r w:rsidRPr="00780290">
        <w:rPr>
          <w:b/>
          <w:noProof/>
        </w:rPr>
        <w:t>43</w:t>
      </w:r>
      <w:r w:rsidRPr="00780290">
        <w:rPr>
          <w:noProof/>
        </w:rPr>
        <w:t>, 47 (2005).</w:t>
      </w:r>
    </w:p>
    <w:p w14:paraId="52925F28" w14:textId="77777777" w:rsidR="00780290" w:rsidRPr="00780290" w:rsidRDefault="00780290" w:rsidP="006551EE">
      <w:pPr>
        <w:pStyle w:val="EndNoteBibliography"/>
        <w:spacing w:line="240" w:lineRule="auto"/>
        <w:rPr>
          <w:noProof/>
        </w:rPr>
      </w:pPr>
      <w:r w:rsidRPr="00780290">
        <w:rPr>
          <w:noProof/>
        </w:rPr>
        <w:t>18</w:t>
      </w:r>
      <w:r w:rsidRPr="00780290">
        <w:rPr>
          <w:noProof/>
        </w:rPr>
        <w:tab/>
        <w:t xml:space="preserve">Oguz, T. &amp; Gilbert, D. Abrupt transitions of the top-down controlled Black Sea pelagic ecosystem during 1960–2000: evidence for regime-shifts under strong fishery exploitation and nutrient enrichment modulated by climate-induced variations. </w:t>
      </w:r>
      <w:r w:rsidRPr="00780290">
        <w:rPr>
          <w:i/>
          <w:noProof/>
        </w:rPr>
        <w:t>Deep Sea Research Part I: Oceanographic Research Papers</w:t>
      </w:r>
      <w:r w:rsidRPr="00780290">
        <w:rPr>
          <w:noProof/>
        </w:rPr>
        <w:t xml:space="preserve"> </w:t>
      </w:r>
      <w:r w:rsidRPr="00780290">
        <w:rPr>
          <w:b/>
          <w:noProof/>
        </w:rPr>
        <w:t>54</w:t>
      </w:r>
      <w:r w:rsidRPr="00780290">
        <w:rPr>
          <w:noProof/>
        </w:rPr>
        <w:t>, 220-242 (2007).</w:t>
      </w:r>
    </w:p>
    <w:p w14:paraId="383D0BA9" w14:textId="77777777" w:rsidR="00780290" w:rsidRPr="00780290" w:rsidRDefault="00780290" w:rsidP="006551EE">
      <w:pPr>
        <w:pStyle w:val="EndNoteBibliography"/>
        <w:spacing w:line="240" w:lineRule="auto"/>
        <w:rPr>
          <w:noProof/>
        </w:rPr>
      </w:pPr>
      <w:r w:rsidRPr="00780290">
        <w:rPr>
          <w:noProof/>
        </w:rPr>
        <w:t>19</w:t>
      </w:r>
      <w:r w:rsidRPr="00780290">
        <w:rPr>
          <w:noProof/>
        </w:rPr>
        <w:tab/>
        <w:t xml:space="preserve">Carpenter, S. R. &amp; Kinne, O. </w:t>
      </w:r>
      <w:r w:rsidRPr="00780290">
        <w:rPr>
          <w:i/>
          <w:noProof/>
        </w:rPr>
        <w:t>Regime shifts in lake ecosystems: pattern and variation</w:t>
      </w:r>
      <w:r w:rsidRPr="00780290">
        <w:rPr>
          <w:noProof/>
        </w:rPr>
        <w:t>. Vol. 15 (International Ecology Institute Oldendorf/Luhe, Germany, 2003).</w:t>
      </w:r>
    </w:p>
    <w:p w14:paraId="10B1AB58" w14:textId="77777777" w:rsidR="00780290" w:rsidRPr="00780290" w:rsidRDefault="00780290" w:rsidP="006551EE">
      <w:pPr>
        <w:pStyle w:val="EndNoteBibliography"/>
        <w:spacing w:line="240" w:lineRule="auto"/>
        <w:rPr>
          <w:noProof/>
        </w:rPr>
      </w:pPr>
      <w:r w:rsidRPr="00780290">
        <w:rPr>
          <w:noProof/>
        </w:rPr>
        <w:t>20</w:t>
      </w:r>
      <w:r w:rsidRPr="00780290">
        <w:rPr>
          <w:noProof/>
        </w:rPr>
        <w:tab/>
        <w:t xml:space="preserve">Cumming, G. S., Southworth, J., Rondon, X. J. &amp; Marsik, M. Spatial complexity in fragmenting Amazonian rainforests: Do feedbacks from edge effects push forests towards an ecological threshold? </w:t>
      </w:r>
      <w:r w:rsidRPr="00780290">
        <w:rPr>
          <w:i/>
          <w:noProof/>
        </w:rPr>
        <w:t>Ecological Complexity</w:t>
      </w:r>
      <w:r w:rsidRPr="00780290">
        <w:rPr>
          <w:noProof/>
        </w:rPr>
        <w:t xml:space="preserve"> </w:t>
      </w:r>
      <w:r w:rsidRPr="00780290">
        <w:rPr>
          <w:b/>
          <w:noProof/>
        </w:rPr>
        <w:t>11</w:t>
      </w:r>
      <w:r w:rsidRPr="00780290">
        <w:rPr>
          <w:noProof/>
        </w:rPr>
        <w:t>, 67-74 (2012).</w:t>
      </w:r>
    </w:p>
    <w:p w14:paraId="716A670C" w14:textId="77777777" w:rsidR="00780290" w:rsidRPr="00780290" w:rsidRDefault="00780290" w:rsidP="006551EE">
      <w:pPr>
        <w:pStyle w:val="EndNoteBibliography"/>
        <w:spacing w:line="240" w:lineRule="auto"/>
        <w:rPr>
          <w:noProof/>
        </w:rPr>
      </w:pPr>
      <w:r w:rsidRPr="00780290">
        <w:rPr>
          <w:noProof/>
        </w:rPr>
        <w:t>21</w:t>
      </w:r>
      <w:r w:rsidRPr="00780290">
        <w:rPr>
          <w:noProof/>
        </w:rPr>
        <w:tab/>
        <w:t>van Ginkel, K. C. H.</w:t>
      </w:r>
      <w:r w:rsidRPr="00780290">
        <w:rPr>
          <w:i/>
          <w:noProof/>
        </w:rPr>
        <w:t xml:space="preserve"> et al.</w:t>
      </w:r>
      <w:r w:rsidRPr="00780290">
        <w:rPr>
          <w:noProof/>
        </w:rPr>
        <w:t xml:space="preserve"> Climate change induced socio-economic tipping points: review and stakeholder consultation for policy relevant research. </w:t>
      </w:r>
      <w:r w:rsidRPr="00780290">
        <w:rPr>
          <w:i/>
          <w:noProof/>
        </w:rPr>
        <w:t>Environmental Research Letters</w:t>
      </w:r>
      <w:r w:rsidRPr="00780290">
        <w:rPr>
          <w:noProof/>
        </w:rPr>
        <w:t xml:space="preserve"> </w:t>
      </w:r>
      <w:r w:rsidRPr="00780290">
        <w:rPr>
          <w:b/>
          <w:noProof/>
        </w:rPr>
        <w:t>15</w:t>
      </w:r>
      <w:r w:rsidRPr="00780290">
        <w:rPr>
          <w:noProof/>
        </w:rPr>
        <w:t>, doi:10.1088/1748-9326/ab6395 (2020).</w:t>
      </w:r>
    </w:p>
    <w:p w14:paraId="13C5DF20" w14:textId="77777777" w:rsidR="00780290" w:rsidRPr="00780290" w:rsidRDefault="00780290" w:rsidP="006551EE">
      <w:pPr>
        <w:pStyle w:val="EndNoteBibliography"/>
        <w:spacing w:line="240" w:lineRule="auto"/>
        <w:rPr>
          <w:noProof/>
        </w:rPr>
      </w:pPr>
      <w:r w:rsidRPr="00780290">
        <w:rPr>
          <w:noProof/>
        </w:rPr>
        <w:t>22</w:t>
      </w:r>
      <w:r w:rsidRPr="00780290">
        <w:rPr>
          <w:noProof/>
        </w:rPr>
        <w:tab/>
        <w:t>Costello, C.</w:t>
      </w:r>
      <w:r w:rsidRPr="00780290">
        <w:rPr>
          <w:i/>
          <w:noProof/>
        </w:rPr>
        <w:t xml:space="preserve"> et al.</w:t>
      </w:r>
      <w:r w:rsidRPr="00780290">
        <w:rPr>
          <w:noProof/>
        </w:rPr>
        <w:t xml:space="preserve"> The value of spatial information in MPA network design. </w:t>
      </w:r>
      <w:r w:rsidRPr="00780290">
        <w:rPr>
          <w:i/>
          <w:noProof/>
        </w:rPr>
        <w:t>Proceedings of the National Academy of Sciences</w:t>
      </w:r>
      <w:r w:rsidRPr="00780290">
        <w:rPr>
          <w:noProof/>
        </w:rPr>
        <w:t xml:space="preserve"> </w:t>
      </w:r>
      <w:r w:rsidRPr="00780290">
        <w:rPr>
          <w:b/>
          <w:noProof/>
        </w:rPr>
        <w:t>107</w:t>
      </w:r>
      <w:r w:rsidRPr="00780290">
        <w:rPr>
          <w:noProof/>
        </w:rPr>
        <w:t>, 18294-18299 (2010).</w:t>
      </w:r>
    </w:p>
    <w:p w14:paraId="06D4AAA8" w14:textId="77777777" w:rsidR="00780290" w:rsidRPr="00780290" w:rsidRDefault="00780290" w:rsidP="006551EE">
      <w:pPr>
        <w:pStyle w:val="EndNoteBibliography"/>
        <w:spacing w:line="240" w:lineRule="auto"/>
        <w:rPr>
          <w:noProof/>
        </w:rPr>
      </w:pPr>
      <w:r w:rsidRPr="00780290">
        <w:rPr>
          <w:noProof/>
        </w:rPr>
        <w:t>23</w:t>
      </w:r>
      <w:r w:rsidRPr="00780290">
        <w:rPr>
          <w:noProof/>
        </w:rPr>
        <w:tab/>
        <w:t>Adams, R. M.</w:t>
      </w:r>
      <w:r w:rsidRPr="00780290">
        <w:rPr>
          <w:i/>
          <w:noProof/>
        </w:rPr>
        <w:t xml:space="preserve"> et al.</w:t>
      </w:r>
      <w:r w:rsidRPr="00780290">
        <w:rPr>
          <w:noProof/>
        </w:rPr>
        <w:t xml:space="preserve"> Value of Improved Long‐Range Weather Information. </w:t>
      </w:r>
      <w:r w:rsidRPr="00780290">
        <w:rPr>
          <w:i/>
          <w:noProof/>
        </w:rPr>
        <w:t>Contemporary Economic Policy</w:t>
      </w:r>
      <w:r w:rsidRPr="00780290">
        <w:rPr>
          <w:noProof/>
        </w:rPr>
        <w:t xml:space="preserve"> </w:t>
      </w:r>
      <w:r w:rsidRPr="00780290">
        <w:rPr>
          <w:b/>
          <w:noProof/>
        </w:rPr>
        <w:t>13</w:t>
      </w:r>
      <w:r w:rsidRPr="00780290">
        <w:rPr>
          <w:noProof/>
        </w:rPr>
        <w:t>, 10-19 (1995).</w:t>
      </w:r>
    </w:p>
    <w:p w14:paraId="1F5E0C60" w14:textId="77777777" w:rsidR="00780290" w:rsidRPr="00780290" w:rsidRDefault="00780290" w:rsidP="006551EE">
      <w:pPr>
        <w:pStyle w:val="EndNoteBibliography"/>
        <w:spacing w:line="240" w:lineRule="auto"/>
        <w:rPr>
          <w:noProof/>
        </w:rPr>
      </w:pPr>
      <w:r w:rsidRPr="00780290">
        <w:rPr>
          <w:noProof/>
        </w:rPr>
        <w:t>24</w:t>
      </w:r>
      <w:r w:rsidRPr="00780290">
        <w:rPr>
          <w:noProof/>
        </w:rPr>
        <w:tab/>
        <w:t xml:space="preserve">Lindenmayer, D. B. &amp; Likens, G. E. Adaptive monitoring: a new paradigm for long-term research and monitoring. </w:t>
      </w:r>
      <w:r w:rsidRPr="00780290">
        <w:rPr>
          <w:i/>
          <w:noProof/>
        </w:rPr>
        <w:t>Trends in ecology &amp; evolution</w:t>
      </w:r>
      <w:r w:rsidRPr="00780290">
        <w:rPr>
          <w:noProof/>
        </w:rPr>
        <w:t xml:space="preserve"> </w:t>
      </w:r>
      <w:r w:rsidRPr="00780290">
        <w:rPr>
          <w:b/>
          <w:noProof/>
        </w:rPr>
        <w:t>24</w:t>
      </w:r>
      <w:r w:rsidRPr="00780290">
        <w:rPr>
          <w:noProof/>
        </w:rPr>
        <w:t>, 482-486 (2009).</w:t>
      </w:r>
    </w:p>
    <w:p w14:paraId="01696483" w14:textId="77777777" w:rsidR="00780290" w:rsidRPr="00780290" w:rsidRDefault="00780290" w:rsidP="006551EE">
      <w:pPr>
        <w:pStyle w:val="EndNoteBibliography"/>
        <w:spacing w:line="240" w:lineRule="auto"/>
        <w:rPr>
          <w:noProof/>
        </w:rPr>
      </w:pPr>
      <w:r w:rsidRPr="00780290">
        <w:rPr>
          <w:noProof/>
        </w:rPr>
        <w:t>25</w:t>
      </w:r>
      <w:r w:rsidRPr="00780290">
        <w:rPr>
          <w:noProof/>
        </w:rPr>
        <w:tab/>
        <w:t xml:space="preserve">Rome, F. </w:t>
      </w:r>
      <w:r w:rsidRPr="00780290">
        <w:rPr>
          <w:i/>
          <w:noProof/>
        </w:rPr>
        <w:t>Precautionary approach to capture fisheries and species introductions</w:t>
      </w:r>
      <w:r w:rsidRPr="00780290">
        <w:rPr>
          <w:noProof/>
        </w:rPr>
        <w:t>.  (FAO Rome (Italy), 1996).</w:t>
      </w:r>
    </w:p>
    <w:p w14:paraId="4881488A" w14:textId="77777777" w:rsidR="00780290" w:rsidRPr="00780290" w:rsidRDefault="00780290" w:rsidP="006551EE">
      <w:pPr>
        <w:pStyle w:val="EndNoteBibliography"/>
        <w:spacing w:line="240" w:lineRule="auto"/>
        <w:rPr>
          <w:noProof/>
        </w:rPr>
      </w:pPr>
      <w:r w:rsidRPr="00780290">
        <w:rPr>
          <w:noProof/>
        </w:rPr>
        <w:t>26</w:t>
      </w:r>
      <w:r w:rsidRPr="00780290">
        <w:rPr>
          <w:noProof/>
        </w:rPr>
        <w:tab/>
        <w:t>Cleary, J. S.     (Canadian Science Advisory Science Scretariate, 2014).</w:t>
      </w:r>
    </w:p>
    <w:p w14:paraId="0827D43A" w14:textId="77777777" w:rsidR="00780290" w:rsidRPr="00780290" w:rsidRDefault="00780290" w:rsidP="006551EE">
      <w:pPr>
        <w:pStyle w:val="EndNoteBibliography"/>
        <w:spacing w:line="240" w:lineRule="auto"/>
        <w:rPr>
          <w:noProof/>
        </w:rPr>
      </w:pPr>
      <w:r w:rsidRPr="00780290">
        <w:rPr>
          <w:noProof/>
        </w:rPr>
        <w:t>27</w:t>
      </w:r>
      <w:r w:rsidRPr="00780290">
        <w:rPr>
          <w:noProof/>
        </w:rPr>
        <w:tab/>
        <w:t>Doak, D. F.</w:t>
      </w:r>
      <w:r w:rsidRPr="00780290">
        <w:rPr>
          <w:i/>
          <w:noProof/>
        </w:rPr>
        <w:t xml:space="preserve"> et al.</w:t>
      </w:r>
      <w:r w:rsidRPr="00780290">
        <w:rPr>
          <w:noProof/>
        </w:rPr>
        <w:t xml:space="preserve"> Understanding and predicting ecological dynamics: are major surprises inevitable. </w:t>
      </w:r>
      <w:r w:rsidRPr="00780290">
        <w:rPr>
          <w:i/>
          <w:noProof/>
        </w:rPr>
        <w:t>Ecology</w:t>
      </w:r>
      <w:r w:rsidRPr="00780290">
        <w:rPr>
          <w:noProof/>
        </w:rPr>
        <w:t xml:space="preserve"> </w:t>
      </w:r>
      <w:r w:rsidRPr="00780290">
        <w:rPr>
          <w:b/>
          <w:noProof/>
        </w:rPr>
        <w:t>89</w:t>
      </w:r>
      <w:r w:rsidRPr="00780290">
        <w:rPr>
          <w:noProof/>
        </w:rPr>
        <w:t>, 952-961 (2008).</w:t>
      </w:r>
    </w:p>
    <w:p w14:paraId="46FF0BA4" w14:textId="77777777" w:rsidR="00780290" w:rsidRPr="00780290" w:rsidRDefault="00780290" w:rsidP="006551EE">
      <w:pPr>
        <w:pStyle w:val="EndNoteBibliography"/>
        <w:spacing w:line="240" w:lineRule="auto"/>
        <w:rPr>
          <w:noProof/>
        </w:rPr>
      </w:pPr>
      <w:r w:rsidRPr="00780290">
        <w:rPr>
          <w:noProof/>
        </w:rPr>
        <w:lastRenderedPageBreak/>
        <w:t>28</w:t>
      </w:r>
      <w:r w:rsidRPr="00780290">
        <w:rPr>
          <w:noProof/>
        </w:rPr>
        <w:tab/>
        <w:t xml:space="preserve">Schindler, D. E. &amp; Hilborn, R. Prediction, precaution, and policy under global change. </w:t>
      </w:r>
      <w:r w:rsidRPr="00780290">
        <w:rPr>
          <w:i/>
          <w:noProof/>
        </w:rPr>
        <w:t>Science</w:t>
      </w:r>
      <w:r w:rsidRPr="00780290">
        <w:rPr>
          <w:noProof/>
        </w:rPr>
        <w:t xml:space="preserve"> </w:t>
      </w:r>
      <w:r w:rsidRPr="00780290">
        <w:rPr>
          <w:b/>
          <w:noProof/>
        </w:rPr>
        <w:t>347</w:t>
      </w:r>
      <w:r w:rsidRPr="00780290">
        <w:rPr>
          <w:noProof/>
        </w:rPr>
        <w:t>, 953-954 (2015).</w:t>
      </w:r>
    </w:p>
    <w:p w14:paraId="449B3289" w14:textId="77777777" w:rsidR="00780290" w:rsidRPr="00780290" w:rsidRDefault="00780290" w:rsidP="006551EE">
      <w:pPr>
        <w:pStyle w:val="EndNoteBibliography"/>
        <w:spacing w:line="240" w:lineRule="auto"/>
        <w:rPr>
          <w:noProof/>
        </w:rPr>
      </w:pPr>
      <w:r w:rsidRPr="00780290">
        <w:rPr>
          <w:noProof/>
        </w:rPr>
        <w:t>29</w:t>
      </w:r>
      <w:r w:rsidRPr="00780290">
        <w:rPr>
          <w:noProof/>
        </w:rPr>
        <w:tab/>
        <w:t xml:space="preserve">Cinner, J., Daw, T. &amp; McClanahan, T. Socioeconomic factors that affect artisanal fishers’ readiness to exit a declining fishery. </w:t>
      </w:r>
      <w:r w:rsidRPr="00780290">
        <w:rPr>
          <w:i/>
          <w:noProof/>
        </w:rPr>
        <w:t>Conservation Biology</w:t>
      </w:r>
      <w:r w:rsidRPr="00780290">
        <w:rPr>
          <w:noProof/>
        </w:rPr>
        <w:t xml:space="preserve"> </w:t>
      </w:r>
      <w:r w:rsidRPr="00780290">
        <w:rPr>
          <w:b/>
          <w:noProof/>
        </w:rPr>
        <w:t>23</w:t>
      </w:r>
      <w:r w:rsidRPr="00780290">
        <w:rPr>
          <w:noProof/>
        </w:rPr>
        <w:t>, 124-130 (2009).</w:t>
      </w:r>
    </w:p>
    <w:p w14:paraId="1173F37F" w14:textId="77777777" w:rsidR="00780290" w:rsidRPr="00780290" w:rsidRDefault="00780290" w:rsidP="006551EE">
      <w:pPr>
        <w:pStyle w:val="EndNoteBibliography"/>
        <w:spacing w:line="240" w:lineRule="auto"/>
        <w:rPr>
          <w:noProof/>
        </w:rPr>
      </w:pPr>
      <w:r w:rsidRPr="00780290">
        <w:rPr>
          <w:noProof/>
        </w:rPr>
        <w:t>30</w:t>
      </w:r>
      <w:r w:rsidRPr="00780290">
        <w:rPr>
          <w:noProof/>
        </w:rPr>
        <w:tab/>
        <w:t xml:space="preserve">Boettiger, C., Mangel, M. &amp; Munch, S. Avoiding tipping points in fisheries management through Gaussian process dynamic programming. </w:t>
      </w:r>
      <w:r w:rsidRPr="00780290">
        <w:rPr>
          <w:i/>
          <w:noProof/>
        </w:rPr>
        <w:t>Proc Biol Sci</w:t>
      </w:r>
      <w:r w:rsidRPr="00780290">
        <w:rPr>
          <w:noProof/>
        </w:rPr>
        <w:t xml:space="preserve"> </w:t>
      </w:r>
      <w:r w:rsidRPr="00780290">
        <w:rPr>
          <w:b/>
          <w:noProof/>
        </w:rPr>
        <w:t>282</w:t>
      </w:r>
      <w:r w:rsidRPr="00780290">
        <w:rPr>
          <w:noProof/>
        </w:rPr>
        <w:t>, 20141631, doi:10.1098/rspb.2014.1631 (2015).</w:t>
      </w:r>
    </w:p>
    <w:p w14:paraId="3ADA07CD" w14:textId="77777777" w:rsidR="00780290" w:rsidRPr="00780290" w:rsidRDefault="00780290" w:rsidP="006551EE">
      <w:pPr>
        <w:pStyle w:val="EndNoteBibliography"/>
        <w:spacing w:line="240" w:lineRule="auto"/>
        <w:rPr>
          <w:noProof/>
        </w:rPr>
      </w:pPr>
      <w:r w:rsidRPr="00780290">
        <w:rPr>
          <w:noProof/>
        </w:rPr>
        <w:t>31</w:t>
      </w:r>
      <w:r w:rsidRPr="00780290">
        <w:rPr>
          <w:noProof/>
        </w:rPr>
        <w:tab/>
        <w:t xml:space="preserve">Boettiger, C. Ecological management of stochastic systems with long transients. </w:t>
      </w:r>
      <w:r w:rsidRPr="00780290">
        <w:rPr>
          <w:i/>
          <w:noProof/>
        </w:rPr>
        <w:t>Theor Ecol</w:t>
      </w:r>
      <w:r w:rsidRPr="00780290">
        <w:rPr>
          <w:noProof/>
        </w:rPr>
        <w:t>, doi:10.1007/s12080-020-00477-4 (2020).</w:t>
      </w:r>
    </w:p>
    <w:p w14:paraId="54DF8FA9" w14:textId="77777777" w:rsidR="00780290" w:rsidRPr="00780290" w:rsidRDefault="00780290" w:rsidP="006551EE">
      <w:pPr>
        <w:pStyle w:val="EndNoteBibliography"/>
        <w:spacing w:line="240" w:lineRule="auto"/>
        <w:rPr>
          <w:noProof/>
        </w:rPr>
      </w:pPr>
      <w:r w:rsidRPr="00780290">
        <w:rPr>
          <w:noProof/>
        </w:rPr>
        <w:t>32</w:t>
      </w:r>
      <w:r w:rsidRPr="00780290">
        <w:rPr>
          <w:noProof/>
        </w:rPr>
        <w:tab/>
        <w:t xml:space="preserve">Litzow, M. A. &amp; Hunsicker, M. E. Early warning signals, nonlinearity, and signs of hysteresis in real ecosystems. </w:t>
      </w:r>
      <w:r w:rsidRPr="00780290">
        <w:rPr>
          <w:i/>
          <w:noProof/>
        </w:rPr>
        <w:t>Ecosphere</w:t>
      </w:r>
      <w:r w:rsidRPr="00780290">
        <w:rPr>
          <w:noProof/>
        </w:rPr>
        <w:t xml:space="preserve"> </w:t>
      </w:r>
      <w:r w:rsidRPr="00780290">
        <w:rPr>
          <w:b/>
          <w:noProof/>
        </w:rPr>
        <w:t>7</w:t>
      </w:r>
      <w:r w:rsidRPr="00780290">
        <w:rPr>
          <w:noProof/>
        </w:rPr>
        <w:t>, e01614 (2016).</w:t>
      </w:r>
    </w:p>
    <w:p w14:paraId="5985C9BF" w14:textId="77777777" w:rsidR="00780290" w:rsidRPr="00780290" w:rsidRDefault="00780290" w:rsidP="006551EE">
      <w:pPr>
        <w:pStyle w:val="EndNoteBibliography"/>
        <w:spacing w:line="240" w:lineRule="auto"/>
        <w:rPr>
          <w:noProof/>
        </w:rPr>
      </w:pPr>
      <w:r w:rsidRPr="00780290">
        <w:rPr>
          <w:noProof/>
        </w:rPr>
        <w:t>33</w:t>
      </w:r>
      <w:r w:rsidRPr="00780290">
        <w:rPr>
          <w:noProof/>
        </w:rPr>
        <w:tab/>
        <w:t xml:space="preserve">Schrank, W. E., Arnason, R. &amp; Hannesson, R. </w:t>
      </w:r>
      <w:r w:rsidRPr="00780290">
        <w:rPr>
          <w:i/>
          <w:noProof/>
        </w:rPr>
        <w:t>The cost of fisheries management</w:t>
      </w:r>
      <w:r w:rsidRPr="00780290">
        <w:rPr>
          <w:noProof/>
        </w:rPr>
        <w:t>.  (Gower Publishing, Ltd., 2003).</w:t>
      </w:r>
    </w:p>
    <w:p w14:paraId="27921F7D" w14:textId="77777777" w:rsidR="00780290" w:rsidRPr="00780290" w:rsidRDefault="00780290" w:rsidP="006551EE">
      <w:pPr>
        <w:pStyle w:val="EndNoteBibliography"/>
        <w:spacing w:line="240" w:lineRule="auto"/>
        <w:rPr>
          <w:noProof/>
        </w:rPr>
      </w:pPr>
      <w:r w:rsidRPr="00780290">
        <w:rPr>
          <w:noProof/>
        </w:rPr>
        <w:t>34</w:t>
      </w:r>
      <w:r w:rsidRPr="00780290">
        <w:rPr>
          <w:noProof/>
        </w:rPr>
        <w:tab/>
        <w:t>Berkes, F.</w:t>
      </w:r>
      <w:r w:rsidRPr="00780290">
        <w:rPr>
          <w:i/>
          <w:noProof/>
        </w:rPr>
        <w:t xml:space="preserve"> et al.</w:t>
      </w:r>
      <w:r w:rsidRPr="00780290">
        <w:rPr>
          <w:noProof/>
        </w:rPr>
        <w:t xml:space="preserve"> Globalization, Roving Bandits, and Marine Resources. </w:t>
      </w:r>
      <w:r w:rsidRPr="00780290">
        <w:rPr>
          <w:i/>
          <w:noProof/>
        </w:rPr>
        <w:t>Science</w:t>
      </w:r>
      <w:r w:rsidRPr="00780290">
        <w:rPr>
          <w:noProof/>
        </w:rPr>
        <w:t xml:space="preserve"> </w:t>
      </w:r>
      <w:r w:rsidRPr="00780290">
        <w:rPr>
          <w:b/>
          <w:noProof/>
        </w:rPr>
        <w:t>311</w:t>
      </w:r>
      <w:r w:rsidRPr="00780290">
        <w:rPr>
          <w:noProof/>
        </w:rPr>
        <w:t>, 1557-1558, doi:10.1126/science.1122804 (2006).</w:t>
      </w:r>
    </w:p>
    <w:p w14:paraId="5FB9F8ED" w14:textId="77777777" w:rsidR="00780290" w:rsidRPr="00780290" w:rsidRDefault="00780290" w:rsidP="006551EE">
      <w:pPr>
        <w:pStyle w:val="EndNoteBibliography"/>
        <w:spacing w:line="240" w:lineRule="auto"/>
        <w:rPr>
          <w:noProof/>
        </w:rPr>
      </w:pPr>
      <w:r w:rsidRPr="00780290">
        <w:rPr>
          <w:noProof/>
        </w:rPr>
        <w:t>35</w:t>
      </w:r>
      <w:r w:rsidRPr="00780290">
        <w:rPr>
          <w:noProof/>
        </w:rPr>
        <w:tab/>
        <w:t xml:space="preserve">Fisher, M. C., Moore, S. K., Jardine, S. L., Watson, J. R. &amp; Samhouri, J. F. Climate shock effects and mediation in fisheries. </w:t>
      </w:r>
      <w:r w:rsidRPr="00780290">
        <w:rPr>
          <w:i/>
          <w:noProof/>
        </w:rPr>
        <w:t>Proceedings of the National Academy of Sciences</w:t>
      </w:r>
      <w:r w:rsidRPr="00780290">
        <w:rPr>
          <w:noProof/>
        </w:rPr>
        <w:t xml:space="preserve"> </w:t>
      </w:r>
      <w:r w:rsidRPr="00780290">
        <w:rPr>
          <w:b/>
          <w:noProof/>
        </w:rPr>
        <w:t>118</w:t>
      </w:r>
      <w:r w:rsidRPr="00780290">
        <w:rPr>
          <w:noProof/>
        </w:rPr>
        <w:t xml:space="preserve"> (2021).</w:t>
      </w:r>
    </w:p>
    <w:p w14:paraId="28EE0FDE" w14:textId="77777777" w:rsidR="00780290" w:rsidRPr="00780290" w:rsidRDefault="00780290" w:rsidP="006551EE">
      <w:pPr>
        <w:pStyle w:val="EndNoteBibliography"/>
        <w:spacing w:line="240" w:lineRule="auto"/>
        <w:rPr>
          <w:noProof/>
        </w:rPr>
      </w:pPr>
      <w:r w:rsidRPr="00780290">
        <w:rPr>
          <w:noProof/>
        </w:rPr>
        <w:t>36</w:t>
      </w:r>
      <w:r w:rsidRPr="00780290">
        <w:rPr>
          <w:noProof/>
        </w:rPr>
        <w:tab/>
        <w:t xml:space="preserve">Hölmstrom, B. Moral hazard and observability. </w:t>
      </w:r>
      <w:r w:rsidRPr="00780290">
        <w:rPr>
          <w:i/>
          <w:noProof/>
        </w:rPr>
        <w:t>The Bell journal of economics</w:t>
      </w:r>
      <w:r w:rsidRPr="00780290">
        <w:rPr>
          <w:noProof/>
        </w:rPr>
        <w:t>, 74-91 (1979).</w:t>
      </w:r>
    </w:p>
    <w:p w14:paraId="6276AAB1" w14:textId="77777777" w:rsidR="00780290" w:rsidRPr="00780290" w:rsidRDefault="00780290" w:rsidP="006551EE">
      <w:pPr>
        <w:pStyle w:val="EndNoteBibliography"/>
        <w:spacing w:line="240" w:lineRule="auto"/>
        <w:rPr>
          <w:noProof/>
        </w:rPr>
      </w:pPr>
      <w:r w:rsidRPr="00780290">
        <w:rPr>
          <w:noProof/>
        </w:rPr>
        <w:t>37</w:t>
      </w:r>
      <w:r w:rsidRPr="00780290">
        <w:rPr>
          <w:noProof/>
        </w:rPr>
        <w:tab/>
        <w:t xml:space="preserve">Cleary, J., Hawkshaw, S., Grinnell, M. H. &amp; Grandin, C. </w:t>
      </w:r>
      <w:r w:rsidRPr="00780290">
        <w:rPr>
          <w:i/>
          <w:noProof/>
        </w:rPr>
        <w:t>Status of BC Pacific Herring (Clupea pallasii) in 2017 and Forecasts for 2018</w:t>
      </w:r>
      <w:r w:rsidRPr="00780290">
        <w:rPr>
          <w:noProof/>
        </w:rPr>
        <w:t>.  (Canadian Science Advisory Secretariat, 2018).</w:t>
      </w:r>
    </w:p>
    <w:p w14:paraId="56432D6B" w14:textId="2C56FCE5" w:rsidR="0038555B" w:rsidRDefault="006C170D" w:rsidP="006551EE">
      <w:pPr>
        <w:rPr>
          <w:rFonts w:ascii="Helvetica" w:hAnsi="Helvetica"/>
          <w:b/>
          <w:sz w:val="22"/>
          <w:szCs w:val="22"/>
        </w:rPr>
      </w:pPr>
      <w:r w:rsidRPr="003805EE">
        <w:rPr>
          <w:rFonts w:ascii="Helvetica" w:hAnsi="Helvetica"/>
          <w:sz w:val="22"/>
          <w:szCs w:val="22"/>
        </w:rPr>
        <w:fldChar w:fldCharType="end"/>
      </w:r>
      <w:r w:rsidR="00A800CF" w:rsidRPr="003805EE">
        <w:rPr>
          <w:rFonts w:ascii="Helvetica" w:hAnsi="Helvetica"/>
          <w:b/>
          <w:sz w:val="22"/>
          <w:szCs w:val="22"/>
        </w:rPr>
        <w:br w:type="page"/>
      </w:r>
      <w:r w:rsidR="00746AF5" w:rsidRPr="003805EE">
        <w:rPr>
          <w:rFonts w:ascii="Helvetica" w:hAnsi="Helvetica"/>
          <w:b/>
          <w:sz w:val="22"/>
          <w:szCs w:val="22"/>
        </w:rPr>
        <w:lastRenderedPageBreak/>
        <w:t>FIGURES</w:t>
      </w:r>
      <w:r w:rsidR="00F83D14">
        <w:rPr>
          <w:rFonts w:ascii="Helvetica" w:hAnsi="Helvetica"/>
          <w:b/>
          <w:noProof/>
          <w:sz w:val="22"/>
          <w:szCs w:val="22"/>
        </w:rPr>
        <w:drawing>
          <wp:inline distT="0" distB="0" distL="0" distR="0" wp14:anchorId="2030AD5E" wp14:editId="1842A49A">
            <wp:extent cx="5943600" cy="339661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7"/>
                    <a:stretch>
                      <a:fillRect/>
                    </a:stretch>
                  </pic:blipFill>
                  <pic:spPr>
                    <a:xfrm>
                      <a:off x="0" y="0"/>
                      <a:ext cx="5943600" cy="3396615"/>
                    </a:xfrm>
                    <a:prstGeom prst="rect">
                      <a:avLst/>
                    </a:prstGeom>
                  </pic:spPr>
                </pic:pic>
              </a:graphicData>
            </a:graphic>
          </wp:inline>
        </w:drawing>
      </w:r>
    </w:p>
    <w:p w14:paraId="5A827EFB" w14:textId="7027BDFC" w:rsidR="0038555B" w:rsidRDefault="0038555B" w:rsidP="006551EE">
      <w:pPr>
        <w:rPr>
          <w:rFonts w:ascii="Helvetica" w:hAnsi="Helvetica"/>
          <w:b/>
          <w:sz w:val="22"/>
          <w:szCs w:val="22"/>
        </w:rPr>
      </w:pPr>
    </w:p>
    <w:p w14:paraId="2C1956A7" w14:textId="5A9E0BD0" w:rsidR="00BE4405" w:rsidRDefault="0038555B" w:rsidP="006551EE">
      <w:pPr>
        <w:rPr>
          <w:rFonts w:ascii="Helvetica" w:hAnsi="Helvetica"/>
          <w:bCs/>
          <w:sz w:val="22"/>
          <w:szCs w:val="22"/>
        </w:rPr>
      </w:pPr>
      <w:r>
        <w:rPr>
          <w:rFonts w:ascii="Helvetica" w:hAnsi="Helvetica"/>
          <w:b/>
          <w:sz w:val="22"/>
          <w:szCs w:val="22"/>
        </w:rPr>
        <w:t xml:space="preserve">Figure 1. </w:t>
      </w:r>
      <w:r w:rsidR="00AC6D3B">
        <w:rPr>
          <w:rFonts w:ascii="Helvetica" w:hAnsi="Helvetica"/>
          <w:bCs/>
          <w:sz w:val="22"/>
          <w:szCs w:val="22"/>
        </w:rPr>
        <w:t xml:space="preserve">Different population dynamics of a harvested </w:t>
      </w:r>
      <w:r w:rsidR="00583F4D">
        <w:rPr>
          <w:rFonts w:ascii="Helvetica" w:hAnsi="Helvetica"/>
          <w:bCs/>
          <w:sz w:val="22"/>
          <w:szCs w:val="22"/>
        </w:rPr>
        <w:t>resource</w:t>
      </w:r>
      <w:r w:rsidR="00AC6D3B">
        <w:rPr>
          <w:rFonts w:ascii="Helvetica" w:hAnsi="Helvetica"/>
          <w:bCs/>
          <w:sz w:val="22"/>
          <w:szCs w:val="22"/>
        </w:rPr>
        <w:t xml:space="preserve"> with </w:t>
      </w:r>
      <w:r w:rsidR="007C1F80">
        <w:rPr>
          <w:rFonts w:ascii="Helvetica" w:hAnsi="Helvetica"/>
          <w:bCs/>
          <w:sz w:val="22"/>
          <w:szCs w:val="22"/>
        </w:rPr>
        <w:t>high</w:t>
      </w:r>
      <w:r>
        <w:rPr>
          <w:rFonts w:ascii="Helvetica" w:hAnsi="Helvetica"/>
          <w:bCs/>
          <w:sz w:val="22"/>
          <w:szCs w:val="22"/>
        </w:rPr>
        <w:t xml:space="preserve"> monitoring precision (A</w:t>
      </w:r>
      <w:r w:rsidR="007C1F80">
        <w:rPr>
          <w:rFonts w:ascii="Helvetica" w:hAnsi="Helvetica"/>
          <w:bCs/>
          <w:sz w:val="22"/>
          <w:szCs w:val="22"/>
        </w:rPr>
        <w:t xml:space="preserve"> - blue</w:t>
      </w:r>
      <w:r>
        <w:rPr>
          <w:rFonts w:ascii="Helvetica" w:hAnsi="Helvetica"/>
          <w:bCs/>
          <w:sz w:val="22"/>
          <w:szCs w:val="22"/>
        </w:rPr>
        <w:t xml:space="preserve">) and </w:t>
      </w:r>
      <w:r w:rsidR="007C1F80">
        <w:rPr>
          <w:rFonts w:ascii="Helvetica" w:hAnsi="Helvetica"/>
          <w:bCs/>
          <w:sz w:val="22"/>
          <w:szCs w:val="22"/>
        </w:rPr>
        <w:t>low</w:t>
      </w:r>
      <w:r>
        <w:rPr>
          <w:rFonts w:ascii="Helvetica" w:hAnsi="Helvetica"/>
          <w:bCs/>
          <w:sz w:val="22"/>
          <w:szCs w:val="22"/>
        </w:rPr>
        <w:t xml:space="preserve"> monitoring precision (B</w:t>
      </w:r>
      <w:r w:rsidR="007C1F80">
        <w:rPr>
          <w:rFonts w:ascii="Helvetica" w:hAnsi="Helvetica"/>
          <w:bCs/>
          <w:sz w:val="22"/>
          <w:szCs w:val="22"/>
        </w:rPr>
        <w:t xml:space="preserve"> - red</w:t>
      </w:r>
      <w:r>
        <w:rPr>
          <w:rFonts w:ascii="Helvetica" w:hAnsi="Helvetica"/>
          <w:bCs/>
          <w:sz w:val="22"/>
          <w:szCs w:val="22"/>
        </w:rPr>
        <w:t>)</w:t>
      </w:r>
      <w:r w:rsidR="00583F4D">
        <w:rPr>
          <w:rFonts w:ascii="Helvetica" w:hAnsi="Helvetica"/>
          <w:bCs/>
          <w:sz w:val="22"/>
          <w:szCs w:val="22"/>
        </w:rPr>
        <w:t xml:space="preserve"> at rate </w:t>
      </w:r>
      <w:proofErr w:type="spellStart"/>
      <w:r w:rsidR="00583F4D">
        <w:rPr>
          <w:rFonts w:ascii="Helvetica" w:hAnsi="Helvetica"/>
          <w:bCs/>
          <w:i/>
          <w:iCs/>
          <w:sz w:val="22"/>
          <w:szCs w:val="22"/>
        </w:rPr>
        <w:t>H</w:t>
      </w:r>
      <w:r w:rsidR="00583F4D" w:rsidRPr="001D199A">
        <w:rPr>
          <w:rFonts w:ascii="Helvetica" w:hAnsi="Helvetica"/>
          <w:bCs/>
          <w:i/>
          <w:iCs/>
          <w:sz w:val="22"/>
          <w:szCs w:val="22"/>
          <w:vertAlign w:val="subscript"/>
        </w:rPr>
        <w:t>msy</w:t>
      </w:r>
      <w:proofErr w:type="spellEnd"/>
      <w:r w:rsidR="00F5286B">
        <w:rPr>
          <w:rFonts w:ascii="Helvetica" w:hAnsi="Helvetica"/>
          <w:bCs/>
          <w:sz w:val="22"/>
          <w:szCs w:val="22"/>
        </w:rPr>
        <w:t xml:space="preserve">. Model output represents true biomass (solid line) and estimated biomass (dashed line). Gray area represents overharvest region calculated </w:t>
      </w:r>
      <w:r w:rsidR="0050587B">
        <w:rPr>
          <w:rFonts w:ascii="Helvetica" w:hAnsi="Helvetica"/>
          <w:bCs/>
          <w:sz w:val="22"/>
          <w:szCs w:val="22"/>
        </w:rPr>
        <w:t xml:space="preserve">as: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r>
          <w:rPr>
            <w:rFonts w:ascii="Cambria Math" w:hAnsi="Cambria Math"/>
            <w:sz w:val="22"/>
            <w:szCs w:val="22"/>
          </w:rPr>
          <m:t>&lt;0.8</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sidR="0050587B">
        <w:rPr>
          <w:rFonts w:ascii="Helvetica" w:hAnsi="Helvetica"/>
          <w:sz w:val="22"/>
          <w:szCs w:val="22"/>
        </w:rPr>
        <w:t>.</w:t>
      </w:r>
      <w:r w:rsidR="00F5286B">
        <w:rPr>
          <w:rFonts w:ascii="Helvetica" w:hAnsi="Helvetica"/>
          <w:b/>
          <w:sz w:val="22"/>
          <w:szCs w:val="22"/>
        </w:rPr>
        <w:t xml:space="preserve"> </w:t>
      </w:r>
      <w:r w:rsidR="00F5286B">
        <w:rPr>
          <w:rFonts w:ascii="Helvetica" w:hAnsi="Helvetica"/>
          <w:bCs/>
          <w:sz w:val="22"/>
          <w:szCs w:val="22"/>
        </w:rPr>
        <w:t>Decreased monitoring precision produces different population dynamics, with lower volatility and less time spent categorized as “</w:t>
      </w:r>
      <w:r w:rsidR="00796EE0">
        <w:rPr>
          <w:rFonts w:ascii="Helvetica" w:hAnsi="Helvetica"/>
          <w:bCs/>
          <w:sz w:val="22"/>
          <w:szCs w:val="22"/>
        </w:rPr>
        <w:t>overharvested</w:t>
      </w:r>
      <w:r w:rsidR="00F5286B">
        <w:rPr>
          <w:rFonts w:ascii="Helvetica" w:hAnsi="Helvetica"/>
          <w:bCs/>
          <w:sz w:val="22"/>
          <w:szCs w:val="22"/>
        </w:rPr>
        <w:t>” at high monitoring precision.</w:t>
      </w:r>
    </w:p>
    <w:p w14:paraId="0F76526C" w14:textId="77777777" w:rsidR="00BE4405" w:rsidRDefault="00BE4405" w:rsidP="006551EE">
      <w:pPr>
        <w:rPr>
          <w:rFonts w:ascii="Helvetica" w:hAnsi="Helvetica"/>
          <w:bCs/>
          <w:sz w:val="22"/>
          <w:szCs w:val="22"/>
        </w:rPr>
      </w:pPr>
      <w:r>
        <w:rPr>
          <w:rFonts w:ascii="Helvetica" w:hAnsi="Helvetica"/>
          <w:bCs/>
          <w:sz w:val="22"/>
          <w:szCs w:val="22"/>
        </w:rPr>
        <w:br w:type="page"/>
      </w:r>
    </w:p>
    <w:p w14:paraId="53E12070" w14:textId="77777777" w:rsidR="006B0063" w:rsidRPr="003805EE" w:rsidRDefault="006B0063" w:rsidP="006551EE">
      <w:pPr>
        <w:rPr>
          <w:rFonts w:ascii="Helvetica" w:hAnsi="Helvetica"/>
          <w:b/>
          <w:sz w:val="22"/>
          <w:szCs w:val="22"/>
        </w:rPr>
      </w:pPr>
    </w:p>
    <w:p w14:paraId="775BED48" w14:textId="3B7F3477" w:rsidR="00CE0882" w:rsidRPr="003805EE" w:rsidRDefault="00F83D14" w:rsidP="006551EE">
      <w:pPr>
        <w:rPr>
          <w:rFonts w:ascii="Helvetica" w:hAnsi="Helvetica"/>
          <w:sz w:val="22"/>
          <w:szCs w:val="22"/>
        </w:rPr>
      </w:pPr>
      <w:r>
        <w:rPr>
          <w:rFonts w:ascii="Helvetica" w:hAnsi="Helvetica"/>
          <w:noProof/>
          <w:sz w:val="22"/>
          <w:szCs w:val="22"/>
        </w:rPr>
        <w:drawing>
          <wp:inline distT="0" distB="0" distL="0" distR="0" wp14:anchorId="1A0C9E50" wp14:editId="6B23C31A">
            <wp:extent cx="3618571" cy="4485326"/>
            <wp:effectExtent l="0" t="0" r="127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8"/>
                    <a:stretch>
                      <a:fillRect/>
                    </a:stretch>
                  </pic:blipFill>
                  <pic:spPr>
                    <a:xfrm>
                      <a:off x="0" y="0"/>
                      <a:ext cx="3638926" cy="4510557"/>
                    </a:xfrm>
                    <a:prstGeom prst="rect">
                      <a:avLst/>
                    </a:prstGeom>
                  </pic:spPr>
                </pic:pic>
              </a:graphicData>
            </a:graphic>
          </wp:inline>
        </w:drawing>
      </w:r>
    </w:p>
    <w:p w14:paraId="1CAAD08E" w14:textId="604B55FE" w:rsidR="00393873" w:rsidRPr="003805EE" w:rsidRDefault="00C80858" w:rsidP="006551EE">
      <w:pPr>
        <w:rPr>
          <w:rFonts w:ascii="Helvetica" w:hAnsi="Helvetica"/>
          <w:sz w:val="22"/>
          <w:szCs w:val="22"/>
        </w:rPr>
      </w:pPr>
      <w:r w:rsidRPr="003805EE">
        <w:rPr>
          <w:rFonts w:ascii="Helvetica" w:hAnsi="Helvetica"/>
          <w:b/>
          <w:sz w:val="22"/>
          <w:szCs w:val="22"/>
        </w:rPr>
        <w:t xml:space="preserve">Figure </w:t>
      </w:r>
      <w:r w:rsidR="003A4121">
        <w:rPr>
          <w:rFonts w:ascii="Helvetica" w:hAnsi="Helvetica"/>
          <w:b/>
          <w:sz w:val="22"/>
          <w:szCs w:val="22"/>
        </w:rPr>
        <w:t>2</w:t>
      </w:r>
      <w:r w:rsidRPr="003805EE">
        <w:rPr>
          <w:rFonts w:ascii="Helvetica" w:hAnsi="Helvetica"/>
          <w:b/>
          <w:sz w:val="22"/>
          <w:szCs w:val="22"/>
        </w:rPr>
        <w:t xml:space="preserve">. </w:t>
      </w:r>
      <w:r w:rsidRPr="003805EE">
        <w:rPr>
          <w:rFonts w:ascii="Helvetica" w:hAnsi="Helvetica"/>
          <w:sz w:val="22"/>
          <w:szCs w:val="22"/>
        </w:rPr>
        <w:t>Summary of probability of crossing a</w:t>
      </w:r>
      <w:r w:rsidR="00FB609B">
        <w:rPr>
          <w:rFonts w:ascii="Helvetica" w:hAnsi="Helvetica"/>
          <w:sz w:val="22"/>
          <w:szCs w:val="22"/>
        </w:rPr>
        <w:t xml:space="preserve"> critical</w:t>
      </w:r>
      <w:r w:rsidRPr="003805EE">
        <w:rPr>
          <w:rFonts w:ascii="Helvetica" w:hAnsi="Helvetica"/>
          <w:sz w:val="22"/>
          <w:szCs w:val="22"/>
        </w:rPr>
        <w:t xml:space="preserve"> biological </w:t>
      </w:r>
      <w:r w:rsidR="00FB609B">
        <w:rPr>
          <w:rFonts w:ascii="Helvetica" w:hAnsi="Helvetica"/>
          <w:sz w:val="22"/>
          <w:szCs w:val="22"/>
        </w:rPr>
        <w:t>threshold</w:t>
      </w:r>
      <w:r w:rsidR="00780290">
        <w:rPr>
          <w:rFonts w:ascii="Helvetica" w:hAnsi="Helvetica"/>
          <w:sz w:val="22"/>
          <w:szCs w:val="22"/>
        </w:rPr>
        <w:t xml:space="preserve"> (tipping)</w:t>
      </w:r>
      <w:r w:rsidRPr="003805EE">
        <w:rPr>
          <w:rFonts w:ascii="Helvetica" w:hAnsi="Helvetica"/>
          <w:sz w:val="22"/>
          <w:szCs w:val="22"/>
        </w:rPr>
        <w:t xml:space="preserve"> (a) and the median net present value (NPV) (b) for 10,000 iterations of </w:t>
      </w:r>
      <w:r w:rsidR="00094C25">
        <w:rPr>
          <w:rFonts w:ascii="Helvetica" w:hAnsi="Helvetica"/>
          <w:sz w:val="22"/>
          <w:szCs w:val="22"/>
        </w:rPr>
        <w:t>50</w:t>
      </w:r>
      <w:r w:rsidRPr="003805EE">
        <w:rPr>
          <w:rFonts w:ascii="Helvetica" w:hAnsi="Helvetica"/>
          <w:sz w:val="22"/>
          <w:szCs w:val="22"/>
        </w:rPr>
        <w:t xml:space="preserve">-year simulations across a range of monitoring investment. The probability of tipping </w:t>
      </w:r>
      <w:r w:rsidR="00094C25">
        <w:rPr>
          <w:rFonts w:ascii="Helvetica" w:hAnsi="Helvetica"/>
          <w:sz w:val="22"/>
          <w:szCs w:val="22"/>
        </w:rPr>
        <w:t xml:space="preserve">across the critical threshold </w:t>
      </w:r>
      <w:r w:rsidRPr="003805EE">
        <w:rPr>
          <w:rFonts w:ascii="Helvetica" w:hAnsi="Helvetica"/>
          <w:sz w:val="22"/>
          <w:szCs w:val="22"/>
        </w:rPr>
        <w:t>increases as the maximum exploitation rate increases and as monitoring precision decreases. Combinations of exploitation rate and monitoring precision with higher probability of tipping are in warmer red colors and combinations with lower probability of tipping are in colder blue colors. NPV of the resource increases as the harvest rate peaks at Harvest at Maximum Sustainable Yield and is highest for high precision estimates. In panel b, Precision (CV of the population) is plotted as high precision in light green and low precision in blue.</w:t>
      </w:r>
    </w:p>
    <w:p w14:paraId="600F928E" w14:textId="77777777" w:rsidR="003E12CA" w:rsidRPr="003805EE" w:rsidRDefault="003E12CA" w:rsidP="006551EE">
      <w:pPr>
        <w:ind w:firstLine="720"/>
        <w:rPr>
          <w:rFonts w:ascii="Helvetica" w:hAnsi="Helvetica"/>
          <w:sz w:val="22"/>
          <w:szCs w:val="22"/>
        </w:rPr>
      </w:pPr>
    </w:p>
    <w:p w14:paraId="15B3AF32" w14:textId="66308E7A" w:rsidR="003D48B0" w:rsidRPr="003805EE" w:rsidRDefault="00F83D14" w:rsidP="006551EE">
      <w:pPr>
        <w:rPr>
          <w:rFonts w:ascii="Helvetica" w:hAnsi="Helvetica"/>
          <w:sz w:val="22"/>
          <w:szCs w:val="22"/>
        </w:rPr>
      </w:pPr>
      <w:r>
        <w:rPr>
          <w:rFonts w:ascii="Helvetica" w:hAnsi="Helvetica"/>
          <w:noProof/>
          <w:sz w:val="22"/>
          <w:szCs w:val="22"/>
        </w:rPr>
        <w:lastRenderedPageBreak/>
        <w:drawing>
          <wp:inline distT="0" distB="0" distL="0" distR="0" wp14:anchorId="6FD6BED3" wp14:editId="35733A69">
            <wp:extent cx="5486400" cy="36576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9"/>
                    <a:stretch>
                      <a:fillRect/>
                    </a:stretch>
                  </pic:blipFill>
                  <pic:spPr>
                    <a:xfrm>
                      <a:off x="0" y="0"/>
                      <a:ext cx="5486400" cy="3657600"/>
                    </a:xfrm>
                    <a:prstGeom prst="rect">
                      <a:avLst/>
                    </a:prstGeom>
                  </pic:spPr>
                </pic:pic>
              </a:graphicData>
            </a:graphic>
          </wp:inline>
        </w:drawing>
      </w:r>
    </w:p>
    <w:p w14:paraId="74B28A53" w14:textId="4BF00EE9" w:rsidR="00C80858" w:rsidRDefault="00894043" w:rsidP="006551EE">
      <w:pPr>
        <w:rPr>
          <w:rFonts w:ascii="Helvetica" w:hAnsi="Helvetica"/>
          <w:sz w:val="22"/>
          <w:szCs w:val="22"/>
        </w:rPr>
      </w:pPr>
      <w:r w:rsidRPr="003805EE">
        <w:rPr>
          <w:rFonts w:ascii="Helvetica" w:hAnsi="Helvetica"/>
          <w:b/>
          <w:sz w:val="22"/>
          <w:szCs w:val="22"/>
        </w:rPr>
        <w:t xml:space="preserve"> </w:t>
      </w:r>
      <w:r w:rsidR="00C80858" w:rsidRPr="003805EE">
        <w:rPr>
          <w:rFonts w:ascii="Helvetica" w:hAnsi="Helvetica"/>
          <w:b/>
          <w:sz w:val="22"/>
          <w:szCs w:val="22"/>
        </w:rPr>
        <w:t xml:space="preserve">Figure </w:t>
      </w:r>
      <w:r w:rsidR="00FF1C4E">
        <w:rPr>
          <w:rFonts w:ascii="Helvetica" w:hAnsi="Helvetica"/>
          <w:b/>
          <w:sz w:val="22"/>
          <w:szCs w:val="22"/>
        </w:rPr>
        <w:t>3.</w:t>
      </w:r>
      <w:r w:rsidR="00C80858" w:rsidRPr="003805EE">
        <w:rPr>
          <w:rFonts w:ascii="Helvetica" w:hAnsi="Helvetica"/>
          <w:sz w:val="22"/>
          <w:szCs w:val="22"/>
        </w:rPr>
        <w:t xml:space="preserve"> Summary of </w:t>
      </w:r>
      <w:r w:rsidR="000A71A6">
        <w:rPr>
          <w:rFonts w:ascii="Helvetica" w:hAnsi="Helvetica"/>
          <w:sz w:val="22"/>
          <w:szCs w:val="22"/>
        </w:rPr>
        <w:t xml:space="preserve">net present value </w:t>
      </w:r>
      <w:r w:rsidR="00C80858" w:rsidRPr="003805EE">
        <w:rPr>
          <w:rFonts w:ascii="Helvetica" w:hAnsi="Helvetica"/>
          <w:sz w:val="22"/>
          <w:szCs w:val="22"/>
        </w:rPr>
        <w:t xml:space="preserve">for 10,000 </w:t>
      </w:r>
      <w:r w:rsidR="00C03B6C">
        <w:rPr>
          <w:rFonts w:ascii="Helvetica" w:hAnsi="Helvetica"/>
          <w:sz w:val="22"/>
          <w:szCs w:val="22"/>
        </w:rPr>
        <w:t>50</w:t>
      </w:r>
      <w:r w:rsidR="00C80858" w:rsidRPr="003805EE">
        <w:rPr>
          <w:rFonts w:ascii="Helvetica" w:hAnsi="Helvetica"/>
          <w:sz w:val="22"/>
          <w:szCs w:val="22"/>
        </w:rPr>
        <w:t xml:space="preserve">-year simulations </w:t>
      </w:r>
      <w:r w:rsidR="000A71A6">
        <w:rPr>
          <w:rFonts w:ascii="Helvetica" w:hAnsi="Helvetica"/>
          <w:sz w:val="22"/>
          <w:szCs w:val="22"/>
        </w:rPr>
        <w:t xml:space="preserve">for low (CV = 0.5, triangles) and high (CV = 0.1, circles) monitoring investment and across a range of </w:t>
      </w:r>
      <w:r w:rsidR="00C80858" w:rsidRPr="003805EE">
        <w:rPr>
          <w:rFonts w:ascii="Helvetica" w:hAnsi="Helvetica"/>
          <w:sz w:val="22"/>
          <w:szCs w:val="22"/>
        </w:rPr>
        <w:t xml:space="preserve">maximum harvest mortality rate (percentage of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MSY</m:t>
            </m:r>
          </m:sub>
        </m:sSub>
      </m:oMath>
      <w:r w:rsidR="00C80858" w:rsidRPr="003805EE">
        <w:rPr>
          <w:rFonts w:ascii="Helvetica" w:hAnsi="Helvetica"/>
          <w:sz w:val="22"/>
          <w:szCs w:val="22"/>
        </w:rPr>
        <w:t xml:space="preserve"> : </w:t>
      </w:r>
      <m:oMath>
        <m:sSub>
          <m:sSubPr>
            <m:ctrlPr>
              <w:rPr>
                <w:rFonts w:ascii="Cambria Math" w:hAnsi="Cambria Math"/>
                <w:i/>
                <w:sz w:val="22"/>
                <w:szCs w:val="22"/>
              </w:rPr>
            </m:ctrlPr>
          </m:sSubPr>
          <m:e>
            <m:r>
              <w:rPr>
                <w:rFonts w:ascii="Cambria Math" w:hAnsi="Cambria Math"/>
                <w:sz w:val="22"/>
                <w:szCs w:val="22"/>
              </w:rPr>
              <m:t>pH</m:t>
            </m:r>
          </m:e>
          <m:sub>
            <m:r>
              <w:rPr>
                <w:rFonts w:ascii="Cambria Math" w:hAnsi="Cambria Math"/>
                <w:sz w:val="22"/>
                <w:szCs w:val="22"/>
              </w:rPr>
              <m:t>MSY</m:t>
            </m:r>
          </m:sub>
        </m:sSub>
      </m:oMath>
      <w:r w:rsidR="00C80858" w:rsidRPr="003805EE">
        <w:rPr>
          <w:rFonts w:ascii="Helvetica" w:hAnsi="Helvetica"/>
          <w:sz w:val="22"/>
          <w:szCs w:val="22"/>
        </w:rPr>
        <w:t xml:space="preserve">. </w:t>
      </w:r>
      <w:r w:rsidR="000A71A6">
        <w:rPr>
          <w:rFonts w:ascii="Helvetica" w:hAnsi="Helvetica"/>
          <w:sz w:val="22"/>
          <w:szCs w:val="22"/>
        </w:rPr>
        <w:t xml:space="preserve">Populations with higher maximum </w:t>
      </w:r>
      <w:r w:rsidR="00AC16F6">
        <w:rPr>
          <w:rFonts w:ascii="Helvetica" w:hAnsi="Helvetica"/>
          <w:sz w:val="22"/>
          <w:szCs w:val="22"/>
        </w:rPr>
        <w:t>harves</w:t>
      </w:r>
      <w:r w:rsidR="00012027">
        <w:rPr>
          <w:rFonts w:ascii="Helvetica" w:hAnsi="Helvetica"/>
          <w:sz w:val="22"/>
          <w:szCs w:val="22"/>
        </w:rPr>
        <w:t>t</w:t>
      </w:r>
      <w:r w:rsidR="000A71A6">
        <w:rPr>
          <w:rFonts w:ascii="Helvetica" w:hAnsi="Helvetica"/>
          <w:sz w:val="22"/>
          <w:szCs w:val="22"/>
        </w:rPr>
        <w:t xml:space="preserve"> rates spend a larger fraction of their time classified as </w:t>
      </w:r>
      <w:r w:rsidR="00A46F3F">
        <w:rPr>
          <w:rFonts w:ascii="Helvetica" w:hAnsi="Helvetica"/>
          <w:sz w:val="22"/>
          <w:szCs w:val="22"/>
        </w:rPr>
        <w:t>ov</w:t>
      </w:r>
      <w:r w:rsidR="00012027">
        <w:rPr>
          <w:rFonts w:ascii="Helvetica" w:hAnsi="Helvetica"/>
          <w:sz w:val="22"/>
          <w:szCs w:val="22"/>
        </w:rPr>
        <w:t>e</w:t>
      </w:r>
      <w:r w:rsidR="00A46F3F">
        <w:rPr>
          <w:rFonts w:ascii="Helvetica" w:hAnsi="Helvetica"/>
          <w:sz w:val="22"/>
          <w:szCs w:val="22"/>
        </w:rPr>
        <w:t>rharvested</w:t>
      </w:r>
      <w:r w:rsidR="000A71A6">
        <w:rPr>
          <w:rFonts w:ascii="Helvetica" w:hAnsi="Helvetica"/>
          <w:sz w:val="22"/>
          <w:szCs w:val="22"/>
        </w:rPr>
        <w:t xml:space="preserve">. </w:t>
      </w:r>
      <w:r w:rsidR="00417D04">
        <w:rPr>
          <w:rFonts w:ascii="Helvetica" w:hAnsi="Helvetica"/>
          <w:sz w:val="22"/>
          <w:szCs w:val="22"/>
        </w:rPr>
        <w:t>Generally,</w:t>
      </w:r>
      <w:r w:rsidR="000A71A6">
        <w:rPr>
          <w:rFonts w:ascii="Helvetica" w:hAnsi="Helvetica"/>
          <w:sz w:val="22"/>
          <w:szCs w:val="22"/>
        </w:rPr>
        <w:t xml:space="preserve"> NPV increases as </w:t>
      </w:r>
      <w:r w:rsidR="00AC16F6">
        <w:rPr>
          <w:rFonts w:ascii="Helvetica" w:hAnsi="Helvetica"/>
          <w:sz w:val="22"/>
          <w:szCs w:val="22"/>
        </w:rPr>
        <w:t>harvest rates</w:t>
      </w:r>
      <w:r w:rsidR="000A71A6">
        <w:rPr>
          <w:rFonts w:ascii="Helvetica" w:hAnsi="Helvetica"/>
          <w:sz w:val="22"/>
          <w:szCs w:val="22"/>
        </w:rPr>
        <w:t xml:space="preserve"> approach </w:t>
      </w:r>
      <w:proofErr w:type="spellStart"/>
      <w:r w:rsidR="00AC16F6" w:rsidRPr="00AC16F6">
        <w:rPr>
          <w:rFonts w:ascii="Helvetica" w:hAnsi="Helvetica"/>
          <w:i/>
          <w:iCs/>
          <w:sz w:val="22"/>
          <w:szCs w:val="22"/>
        </w:rPr>
        <w:t>H</w:t>
      </w:r>
      <w:r w:rsidR="000A71A6" w:rsidRPr="00AC16F6">
        <w:rPr>
          <w:rFonts w:ascii="Helvetica" w:hAnsi="Helvetica"/>
          <w:i/>
          <w:iCs/>
          <w:sz w:val="22"/>
          <w:szCs w:val="22"/>
          <w:vertAlign w:val="subscript"/>
        </w:rPr>
        <w:t>msy</w:t>
      </w:r>
      <w:proofErr w:type="spellEnd"/>
      <w:r w:rsidR="000A71A6">
        <w:rPr>
          <w:rFonts w:ascii="Helvetica" w:hAnsi="Helvetica"/>
          <w:sz w:val="22"/>
          <w:szCs w:val="22"/>
        </w:rPr>
        <w:t xml:space="preserve">, then declines as </w:t>
      </w:r>
      <w:r w:rsidR="00AC16F6">
        <w:rPr>
          <w:rFonts w:ascii="Helvetica" w:hAnsi="Helvetica"/>
          <w:sz w:val="22"/>
          <w:szCs w:val="22"/>
        </w:rPr>
        <w:t>overharvesting</w:t>
      </w:r>
      <w:r w:rsidR="000A71A6">
        <w:rPr>
          <w:rFonts w:ascii="Helvetica" w:hAnsi="Helvetica"/>
          <w:sz w:val="22"/>
          <w:szCs w:val="22"/>
        </w:rPr>
        <w:t xml:space="preserve"> occurs (&gt;</w:t>
      </w:r>
      <w:proofErr w:type="spellStart"/>
      <w:r w:rsidR="00C03B6C" w:rsidRPr="00D13868">
        <w:rPr>
          <w:rFonts w:ascii="Helvetica" w:hAnsi="Helvetica"/>
          <w:i/>
          <w:iCs/>
          <w:sz w:val="22"/>
          <w:szCs w:val="22"/>
        </w:rPr>
        <w:t>H</w:t>
      </w:r>
      <w:r w:rsidR="000A71A6" w:rsidRPr="00D13868">
        <w:rPr>
          <w:rFonts w:ascii="Helvetica" w:hAnsi="Helvetica"/>
          <w:i/>
          <w:iCs/>
          <w:sz w:val="22"/>
          <w:szCs w:val="22"/>
          <w:vertAlign w:val="subscript"/>
        </w:rPr>
        <w:t>msy</w:t>
      </w:r>
      <w:proofErr w:type="spellEnd"/>
      <w:r w:rsidR="00B958E0">
        <w:rPr>
          <w:rFonts w:ascii="Helvetica" w:hAnsi="Helvetica"/>
          <w:sz w:val="22"/>
          <w:szCs w:val="22"/>
        </w:rPr>
        <w:t>).</w:t>
      </w:r>
      <w:r w:rsidR="000A71A6">
        <w:rPr>
          <w:rFonts w:ascii="Helvetica" w:hAnsi="Helvetica"/>
          <w:sz w:val="22"/>
          <w:szCs w:val="22"/>
        </w:rPr>
        <w:t xml:space="preserve"> </w:t>
      </w:r>
      <w:r w:rsidR="00C80858" w:rsidRPr="003805EE">
        <w:rPr>
          <w:rFonts w:ascii="Helvetica" w:hAnsi="Helvetica"/>
          <w:sz w:val="22"/>
          <w:szCs w:val="22"/>
        </w:rPr>
        <w:t>Return on investment is</w:t>
      </w:r>
      <w:r w:rsidR="000A71A6">
        <w:rPr>
          <w:rFonts w:ascii="Helvetica" w:hAnsi="Helvetica"/>
          <w:sz w:val="22"/>
          <w:szCs w:val="22"/>
        </w:rPr>
        <w:t xml:space="preserve"> proportional to the length of the line connecting any two points </w:t>
      </w:r>
      <w:proofErr w:type="spellStart"/>
      <w:r w:rsidR="00A46F3F">
        <w:rPr>
          <w:rFonts w:ascii="Helvetica" w:hAnsi="Helvetica"/>
          <w:sz w:val="22"/>
          <w:szCs w:val="22"/>
        </w:rPr>
        <w:t>havested</w:t>
      </w:r>
      <w:proofErr w:type="spellEnd"/>
      <w:r w:rsidR="000A71A6">
        <w:rPr>
          <w:rFonts w:ascii="Helvetica" w:hAnsi="Helvetica"/>
          <w:sz w:val="22"/>
          <w:szCs w:val="22"/>
        </w:rPr>
        <w:t xml:space="preserve"> at the same rate (i.e.</w:t>
      </w:r>
      <w:r w:rsidR="00076071">
        <w:rPr>
          <w:rFonts w:ascii="Helvetica" w:hAnsi="Helvetica"/>
          <w:sz w:val="22"/>
          <w:szCs w:val="22"/>
        </w:rPr>
        <w:t>,</w:t>
      </w:r>
      <w:r w:rsidR="000A71A6">
        <w:rPr>
          <w:rFonts w:ascii="Helvetica" w:hAnsi="Helvetica"/>
          <w:sz w:val="22"/>
          <w:szCs w:val="22"/>
        </w:rPr>
        <w:t xml:space="preserve"> same color), which </w:t>
      </w:r>
      <w:r w:rsidR="00B958E0">
        <w:rPr>
          <w:rFonts w:ascii="Helvetica" w:hAnsi="Helvetica"/>
          <w:sz w:val="22"/>
          <w:szCs w:val="22"/>
        </w:rPr>
        <w:t>depicts</w:t>
      </w:r>
      <w:r w:rsidR="000A71A6">
        <w:rPr>
          <w:rFonts w:ascii="Helvetica" w:hAnsi="Helvetica"/>
          <w:sz w:val="22"/>
          <w:szCs w:val="22"/>
        </w:rPr>
        <w:t xml:space="preserve"> how much </w:t>
      </w:r>
      <w:r w:rsidR="00AC16F6">
        <w:rPr>
          <w:rFonts w:ascii="Helvetica" w:hAnsi="Helvetica"/>
          <w:sz w:val="22"/>
          <w:szCs w:val="22"/>
        </w:rPr>
        <w:t>N</w:t>
      </w:r>
      <w:r w:rsidR="000A71A6">
        <w:rPr>
          <w:rFonts w:ascii="Helvetica" w:hAnsi="Helvetica"/>
          <w:sz w:val="22"/>
          <w:szCs w:val="22"/>
        </w:rPr>
        <w:t xml:space="preserve">et </w:t>
      </w:r>
      <w:r w:rsidR="00AC16F6">
        <w:rPr>
          <w:rFonts w:ascii="Helvetica" w:hAnsi="Helvetica"/>
          <w:sz w:val="22"/>
          <w:szCs w:val="22"/>
        </w:rPr>
        <w:t>P</w:t>
      </w:r>
      <w:r w:rsidR="000A71A6">
        <w:rPr>
          <w:rFonts w:ascii="Helvetica" w:hAnsi="Helvetica"/>
          <w:sz w:val="22"/>
          <w:szCs w:val="22"/>
        </w:rPr>
        <w:t xml:space="preserve">resent </w:t>
      </w:r>
      <w:r w:rsidR="00AC16F6">
        <w:rPr>
          <w:rFonts w:ascii="Helvetica" w:hAnsi="Helvetica"/>
          <w:sz w:val="22"/>
          <w:szCs w:val="22"/>
        </w:rPr>
        <w:t>V</w:t>
      </w:r>
      <w:r w:rsidR="000A71A6">
        <w:rPr>
          <w:rFonts w:ascii="Helvetica" w:hAnsi="Helvetica"/>
          <w:sz w:val="22"/>
          <w:szCs w:val="22"/>
        </w:rPr>
        <w:t xml:space="preserve">alue changes when you go from low to high monitoring precision.  </w:t>
      </w:r>
      <w:r w:rsidR="00C80858" w:rsidRPr="003805EE">
        <w:rPr>
          <w:rFonts w:ascii="Helvetica" w:hAnsi="Helvetica"/>
          <w:sz w:val="22"/>
          <w:szCs w:val="22"/>
        </w:rPr>
        <w:t xml:space="preserve"> </w:t>
      </w:r>
    </w:p>
    <w:p w14:paraId="46472245" w14:textId="66F419E5" w:rsidR="00B57E8E" w:rsidRDefault="00C80858" w:rsidP="006551EE">
      <w:pPr>
        <w:rPr>
          <w:rFonts w:ascii="Helvetica" w:hAnsi="Helvetica"/>
          <w:sz w:val="22"/>
          <w:szCs w:val="22"/>
        </w:rPr>
      </w:pPr>
      <w:r>
        <w:rPr>
          <w:rFonts w:ascii="Helvetica" w:hAnsi="Helvetica"/>
          <w:sz w:val="22"/>
          <w:szCs w:val="22"/>
        </w:rPr>
        <w:br w:type="page"/>
      </w:r>
    </w:p>
    <w:p w14:paraId="3C7BA56E" w14:textId="44B76821" w:rsidR="00B57E8E" w:rsidRDefault="00B57E8E" w:rsidP="006551EE">
      <w:pPr>
        <w:ind w:left="720" w:hanging="720"/>
        <w:rPr>
          <w:rFonts w:ascii="Helvetica" w:hAnsi="Helvetica"/>
          <w:sz w:val="22"/>
          <w:szCs w:val="22"/>
        </w:rPr>
      </w:pPr>
      <w:r w:rsidRPr="003805EE">
        <w:rPr>
          <w:rFonts w:ascii="Helvetica" w:hAnsi="Helvetica"/>
          <w:sz w:val="22"/>
          <w:szCs w:val="22"/>
        </w:rPr>
        <w:lastRenderedPageBreak/>
        <w:t xml:space="preserve"> </w:t>
      </w:r>
      <w:r w:rsidR="00F83D14">
        <w:rPr>
          <w:rFonts w:ascii="Helvetica" w:hAnsi="Helvetica"/>
          <w:noProof/>
          <w:sz w:val="22"/>
          <w:szCs w:val="22"/>
        </w:rPr>
        <w:drawing>
          <wp:inline distT="0" distB="0" distL="0" distR="0" wp14:anchorId="136BABFC" wp14:editId="4DC0BFBC">
            <wp:extent cx="4572000" cy="37973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20"/>
                    <a:stretch>
                      <a:fillRect/>
                    </a:stretch>
                  </pic:blipFill>
                  <pic:spPr>
                    <a:xfrm>
                      <a:off x="0" y="0"/>
                      <a:ext cx="4572000" cy="3797300"/>
                    </a:xfrm>
                    <a:prstGeom prst="rect">
                      <a:avLst/>
                    </a:prstGeom>
                  </pic:spPr>
                </pic:pic>
              </a:graphicData>
            </a:graphic>
          </wp:inline>
        </w:drawing>
      </w:r>
    </w:p>
    <w:p w14:paraId="6E865110" w14:textId="71A66180" w:rsidR="00B57E8E" w:rsidRPr="003805EE" w:rsidRDefault="00B57E8E" w:rsidP="006551EE">
      <w:pPr>
        <w:rPr>
          <w:rFonts w:ascii="Helvetica" w:hAnsi="Helvetica"/>
          <w:sz w:val="22"/>
          <w:szCs w:val="22"/>
        </w:rPr>
      </w:pPr>
      <w:r w:rsidRPr="00D13868">
        <w:rPr>
          <w:rFonts w:ascii="Helvetica" w:hAnsi="Helvetica"/>
          <w:b/>
          <w:bCs/>
          <w:sz w:val="22"/>
          <w:szCs w:val="22"/>
        </w:rPr>
        <w:t xml:space="preserve">Figure </w:t>
      </w:r>
      <w:r w:rsidR="000E4DEC" w:rsidRPr="00D13868">
        <w:rPr>
          <w:rFonts w:ascii="Helvetica" w:hAnsi="Helvetica"/>
          <w:b/>
          <w:bCs/>
          <w:sz w:val="22"/>
          <w:szCs w:val="22"/>
        </w:rPr>
        <w:t>4</w:t>
      </w:r>
      <w:r w:rsidRPr="00D13868">
        <w:rPr>
          <w:rFonts w:ascii="Helvetica" w:hAnsi="Helvetica"/>
          <w:b/>
          <w:bCs/>
          <w:sz w:val="22"/>
          <w:szCs w:val="22"/>
        </w:rPr>
        <w:t>.</w:t>
      </w:r>
      <w:r>
        <w:rPr>
          <w:rFonts w:ascii="Helvetica" w:hAnsi="Helvetica"/>
          <w:sz w:val="22"/>
          <w:szCs w:val="22"/>
        </w:rPr>
        <w:t xml:space="preserve"> The </w:t>
      </w:r>
      <w:r w:rsidR="00C44395">
        <w:rPr>
          <w:rFonts w:ascii="Helvetica" w:hAnsi="Helvetica"/>
          <w:sz w:val="22"/>
          <w:szCs w:val="22"/>
        </w:rPr>
        <w:t xml:space="preserve">number of successful rescues of a population when it dips into the </w:t>
      </w:r>
      <w:r w:rsidR="00016096">
        <w:rPr>
          <w:rFonts w:ascii="Helvetica" w:hAnsi="Helvetica"/>
          <w:sz w:val="22"/>
          <w:szCs w:val="22"/>
        </w:rPr>
        <w:t>danger zone</w:t>
      </w:r>
      <w:r w:rsidR="00A93091">
        <w:rPr>
          <w:rFonts w:ascii="Helvetica" w:hAnsi="Helvetica"/>
          <w:sz w:val="22"/>
          <w:szCs w:val="22"/>
        </w:rPr>
        <w:t xml:space="preserve"> state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r>
          <w:rPr>
            <w:rFonts w:ascii="Cambria Math" w:hAnsi="Cambria Math"/>
            <w:sz w:val="22"/>
            <w:szCs w:val="22"/>
          </w:rPr>
          <m:t>&lt;0.8</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sidR="00A93091">
        <w:rPr>
          <w:rFonts w:ascii="Helvetica" w:hAnsi="Helvetica"/>
          <w:sz w:val="22"/>
          <w:szCs w:val="22"/>
        </w:rPr>
        <w:t>)</w:t>
      </w:r>
      <w:r w:rsidR="006558F8">
        <w:rPr>
          <w:rFonts w:ascii="Helvetica" w:hAnsi="Helvetica"/>
          <w:sz w:val="22"/>
          <w:szCs w:val="22"/>
        </w:rPr>
        <w:t>.</w:t>
      </w:r>
      <w:r>
        <w:rPr>
          <w:rFonts w:ascii="Helvetica" w:hAnsi="Helvetica"/>
          <w:sz w:val="22"/>
          <w:szCs w:val="22"/>
        </w:rPr>
        <w:t xml:space="preserve"> </w:t>
      </w:r>
      <w:r w:rsidR="009B2510">
        <w:rPr>
          <w:rFonts w:ascii="Helvetica" w:hAnsi="Helvetica"/>
          <w:sz w:val="22"/>
          <w:szCs w:val="22"/>
        </w:rPr>
        <w:t>Number</w:t>
      </w:r>
      <w:r>
        <w:rPr>
          <w:rFonts w:ascii="Helvetica" w:hAnsi="Helvetica"/>
          <w:sz w:val="22"/>
          <w:szCs w:val="22"/>
        </w:rPr>
        <w:t xml:space="preserve"> of </w:t>
      </w:r>
      <w:r w:rsidR="00032B4B">
        <w:rPr>
          <w:rFonts w:ascii="Helvetica" w:hAnsi="Helvetica"/>
          <w:sz w:val="22"/>
          <w:szCs w:val="22"/>
        </w:rPr>
        <w:t>recover</w:t>
      </w:r>
      <w:r w:rsidR="0021286E">
        <w:rPr>
          <w:rFonts w:ascii="Helvetica" w:hAnsi="Helvetica"/>
          <w:sz w:val="22"/>
          <w:szCs w:val="22"/>
        </w:rPr>
        <w:t>ies</w:t>
      </w:r>
      <w:r>
        <w:rPr>
          <w:rFonts w:ascii="Helvetica" w:hAnsi="Helvetica"/>
          <w:sz w:val="22"/>
          <w:szCs w:val="22"/>
        </w:rPr>
        <w:t xml:space="preserve"> is calculated </w:t>
      </w:r>
      <w:r w:rsidR="00A1294F">
        <w:rPr>
          <w:rFonts w:ascii="Helvetica" w:hAnsi="Helvetica"/>
          <w:sz w:val="22"/>
          <w:szCs w:val="22"/>
        </w:rPr>
        <w:t xml:space="preserve">as the average from </w:t>
      </w:r>
      <w:r>
        <w:rPr>
          <w:rFonts w:ascii="Helvetica" w:hAnsi="Helvetica"/>
          <w:sz w:val="22"/>
          <w:szCs w:val="22"/>
        </w:rPr>
        <w:t xml:space="preserve">10,000 </w:t>
      </w:r>
      <w:r w:rsidR="00C03B6C">
        <w:rPr>
          <w:rFonts w:ascii="Helvetica" w:hAnsi="Helvetica"/>
          <w:sz w:val="22"/>
          <w:szCs w:val="22"/>
        </w:rPr>
        <w:t>iterations</w:t>
      </w:r>
      <w:r>
        <w:rPr>
          <w:rFonts w:ascii="Helvetica" w:hAnsi="Helvetica"/>
          <w:sz w:val="22"/>
          <w:szCs w:val="22"/>
        </w:rPr>
        <w:t xml:space="preserve"> of </w:t>
      </w:r>
      <w:r w:rsidR="00032B4B">
        <w:rPr>
          <w:rFonts w:ascii="Helvetica" w:hAnsi="Helvetica"/>
          <w:sz w:val="22"/>
          <w:szCs w:val="22"/>
        </w:rPr>
        <w:t>50</w:t>
      </w:r>
      <w:r>
        <w:rPr>
          <w:rFonts w:ascii="Helvetica" w:hAnsi="Helvetica"/>
          <w:sz w:val="22"/>
          <w:szCs w:val="22"/>
        </w:rPr>
        <w:t xml:space="preserve">-year simulations for each of a range of monitoring </w:t>
      </w:r>
      <w:r w:rsidR="0021286E">
        <w:rPr>
          <w:rFonts w:ascii="Helvetica" w:hAnsi="Helvetica"/>
          <w:sz w:val="22"/>
          <w:szCs w:val="22"/>
        </w:rPr>
        <w:t>precision</w:t>
      </w:r>
      <w:r>
        <w:rPr>
          <w:rFonts w:ascii="Helvetica" w:hAnsi="Helvetica"/>
          <w:sz w:val="22"/>
          <w:szCs w:val="22"/>
        </w:rPr>
        <w:t xml:space="preserve"> and</w:t>
      </w:r>
      <w:r w:rsidR="0021286E">
        <w:rPr>
          <w:rFonts w:ascii="Helvetica" w:hAnsi="Helvetica"/>
          <w:sz w:val="22"/>
          <w:szCs w:val="22"/>
        </w:rPr>
        <w:t xml:space="preserve"> maximum</w:t>
      </w:r>
      <w:r>
        <w:rPr>
          <w:rFonts w:ascii="Helvetica" w:hAnsi="Helvetica"/>
          <w:sz w:val="22"/>
          <w:szCs w:val="22"/>
        </w:rPr>
        <w:t xml:space="preserve"> harvest rates</w:t>
      </w:r>
      <w:r w:rsidR="00A1294F">
        <w:rPr>
          <w:rFonts w:ascii="Helvetica" w:hAnsi="Helvetica"/>
          <w:sz w:val="22"/>
          <w:szCs w:val="22"/>
        </w:rPr>
        <w:t xml:space="preserve"> Re</w:t>
      </w:r>
      <w:r w:rsidR="00032B4B">
        <w:rPr>
          <w:rFonts w:ascii="Helvetica" w:hAnsi="Helvetica"/>
          <w:sz w:val="22"/>
          <w:szCs w:val="22"/>
        </w:rPr>
        <w:t>covery</w:t>
      </w:r>
      <w:r>
        <w:rPr>
          <w:rFonts w:ascii="Helvetica" w:hAnsi="Helvetica"/>
          <w:sz w:val="22"/>
          <w:szCs w:val="22"/>
        </w:rPr>
        <w:t xml:space="preserve"> is </w:t>
      </w:r>
      <w:r w:rsidR="0021286E">
        <w:rPr>
          <w:rFonts w:ascii="Helvetica" w:hAnsi="Helvetica"/>
          <w:sz w:val="22"/>
          <w:szCs w:val="22"/>
        </w:rPr>
        <w:t>most frequent</w:t>
      </w:r>
      <w:r w:rsidR="00A1294F">
        <w:rPr>
          <w:rFonts w:ascii="Helvetica" w:hAnsi="Helvetica"/>
          <w:sz w:val="22"/>
          <w:szCs w:val="22"/>
        </w:rPr>
        <w:t xml:space="preserve"> </w:t>
      </w:r>
      <w:r>
        <w:rPr>
          <w:rFonts w:ascii="Helvetica" w:hAnsi="Helvetica"/>
          <w:sz w:val="22"/>
          <w:szCs w:val="22"/>
        </w:rPr>
        <w:t xml:space="preserve">when monitoring </w:t>
      </w:r>
      <w:r w:rsidR="0021286E">
        <w:rPr>
          <w:rFonts w:ascii="Helvetica" w:hAnsi="Helvetica"/>
          <w:sz w:val="22"/>
          <w:szCs w:val="22"/>
        </w:rPr>
        <w:t xml:space="preserve">precision </w:t>
      </w:r>
      <w:r>
        <w:rPr>
          <w:rFonts w:ascii="Helvetica" w:hAnsi="Helvetica"/>
          <w:sz w:val="22"/>
          <w:szCs w:val="22"/>
        </w:rPr>
        <w:t xml:space="preserve">is highest and harvest rate is low, but declines as harvest rate increases and monitoring precision decreases. </w:t>
      </w:r>
      <w:r w:rsidR="009A6B78">
        <w:rPr>
          <w:rFonts w:ascii="Helvetica" w:hAnsi="Helvetica"/>
          <w:sz w:val="22"/>
          <w:szCs w:val="22"/>
        </w:rPr>
        <w:t>R</w:t>
      </w:r>
      <w:r w:rsidR="00032B4B">
        <w:rPr>
          <w:rFonts w:ascii="Helvetica" w:hAnsi="Helvetica"/>
          <w:sz w:val="22"/>
          <w:szCs w:val="22"/>
        </w:rPr>
        <w:t xml:space="preserve">ecovery is high in </w:t>
      </w:r>
      <w:r w:rsidR="00920F8A">
        <w:rPr>
          <w:rFonts w:ascii="Helvetica" w:hAnsi="Helvetica"/>
          <w:sz w:val="22"/>
          <w:szCs w:val="22"/>
        </w:rPr>
        <w:t xml:space="preserve">blue </w:t>
      </w:r>
      <w:r w:rsidR="00032B4B">
        <w:rPr>
          <w:rFonts w:ascii="Helvetica" w:hAnsi="Helvetica"/>
          <w:sz w:val="22"/>
          <w:szCs w:val="22"/>
        </w:rPr>
        <w:t xml:space="preserve">and low in </w:t>
      </w:r>
      <w:r w:rsidR="009A6B78">
        <w:rPr>
          <w:rFonts w:ascii="Helvetica" w:hAnsi="Helvetica"/>
          <w:sz w:val="22"/>
          <w:szCs w:val="22"/>
        </w:rPr>
        <w:t>red</w:t>
      </w:r>
      <w:r w:rsidR="00032B4B">
        <w:rPr>
          <w:rFonts w:ascii="Helvetica" w:hAnsi="Helvetica"/>
          <w:sz w:val="22"/>
          <w:szCs w:val="22"/>
        </w:rPr>
        <w:t>.</w:t>
      </w:r>
    </w:p>
    <w:p w14:paraId="57F8B695" w14:textId="6283FD48" w:rsidR="0062611B" w:rsidRDefault="0062611B" w:rsidP="006551EE">
      <w:pPr>
        <w:rPr>
          <w:rFonts w:ascii="Helvetica" w:hAnsi="Helvetica"/>
          <w:sz w:val="22"/>
          <w:szCs w:val="22"/>
        </w:rPr>
      </w:pPr>
      <w:r>
        <w:rPr>
          <w:rFonts w:ascii="Helvetica" w:hAnsi="Helvetica"/>
          <w:sz w:val="22"/>
          <w:szCs w:val="22"/>
        </w:rPr>
        <w:br w:type="page"/>
      </w:r>
    </w:p>
    <w:p w14:paraId="5EF6C877" w14:textId="7F686D7B" w:rsidR="00C80858" w:rsidRDefault="0062611B" w:rsidP="006551EE">
      <w:pPr>
        <w:rPr>
          <w:rFonts w:ascii="Helvetica" w:hAnsi="Helvetica"/>
          <w:sz w:val="22"/>
          <w:szCs w:val="22"/>
        </w:rPr>
      </w:pPr>
      <w:r>
        <w:rPr>
          <w:rFonts w:ascii="Helvetica" w:hAnsi="Helvetica"/>
          <w:noProof/>
          <w:sz w:val="22"/>
          <w:szCs w:val="22"/>
        </w:rPr>
        <w:lastRenderedPageBreak/>
        <w:drawing>
          <wp:inline distT="0" distB="0" distL="0" distR="0" wp14:anchorId="643D045D" wp14:editId="7961EE1D">
            <wp:extent cx="3966317" cy="353493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21"/>
                    <a:stretch>
                      <a:fillRect/>
                    </a:stretch>
                  </pic:blipFill>
                  <pic:spPr>
                    <a:xfrm>
                      <a:off x="0" y="0"/>
                      <a:ext cx="3983175" cy="3549961"/>
                    </a:xfrm>
                    <a:prstGeom prst="rect">
                      <a:avLst/>
                    </a:prstGeom>
                  </pic:spPr>
                </pic:pic>
              </a:graphicData>
            </a:graphic>
          </wp:inline>
        </w:drawing>
      </w:r>
    </w:p>
    <w:p w14:paraId="2329DDF3" w14:textId="41019DD7" w:rsidR="00C80858" w:rsidRDefault="00C80858" w:rsidP="006551EE">
      <w:pPr>
        <w:rPr>
          <w:rFonts w:ascii="Helvetica" w:hAnsi="Helvetica"/>
          <w:b/>
          <w:sz w:val="22"/>
          <w:szCs w:val="22"/>
        </w:rPr>
      </w:pPr>
    </w:p>
    <w:p w14:paraId="0CF81EA3" w14:textId="3423E2E2" w:rsidR="00C80858" w:rsidRPr="003805EE" w:rsidRDefault="00C80858" w:rsidP="006551EE">
      <w:pPr>
        <w:rPr>
          <w:rFonts w:ascii="Helvetica" w:hAnsi="Helvetica"/>
          <w:sz w:val="22"/>
          <w:szCs w:val="22"/>
        </w:rPr>
      </w:pPr>
      <w:r w:rsidRPr="003805EE">
        <w:rPr>
          <w:rFonts w:ascii="Helvetica" w:hAnsi="Helvetica"/>
          <w:b/>
          <w:sz w:val="22"/>
          <w:szCs w:val="22"/>
        </w:rPr>
        <w:t xml:space="preserve">Figure </w:t>
      </w:r>
      <w:r w:rsidR="00E7018B">
        <w:rPr>
          <w:rFonts w:ascii="Helvetica" w:hAnsi="Helvetica"/>
          <w:b/>
          <w:sz w:val="22"/>
          <w:szCs w:val="22"/>
        </w:rPr>
        <w:t>5</w:t>
      </w:r>
      <w:r w:rsidRPr="003805EE">
        <w:rPr>
          <w:rFonts w:ascii="Helvetica" w:hAnsi="Helvetica"/>
          <w:b/>
          <w:sz w:val="22"/>
          <w:szCs w:val="22"/>
        </w:rPr>
        <w:t xml:space="preserve">: </w:t>
      </w:r>
      <w:r w:rsidR="00057654">
        <w:rPr>
          <w:rFonts w:ascii="Helvetica" w:hAnsi="Helvetica"/>
          <w:bCs/>
          <w:sz w:val="22"/>
          <w:szCs w:val="22"/>
        </w:rPr>
        <w:t xml:space="preserve">Suite of </w:t>
      </w:r>
      <w:r w:rsidR="00057654">
        <w:rPr>
          <w:rFonts w:ascii="Helvetica" w:hAnsi="Helvetica"/>
          <w:sz w:val="22"/>
          <w:szCs w:val="22"/>
        </w:rPr>
        <w:t>s</w:t>
      </w:r>
      <w:r w:rsidRPr="003805EE">
        <w:rPr>
          <w:rFonts w:ascii="Helvetica" w:hAnsi="Helvetica"/>
          <w:sz w:val="22"/>
          <w:szCs w:val="22"/>
        </w:rPr>
        <w:t>afe combination</w:t>
      </w:r>
      <w:r w:rsidR="00057654">
        <w:rPr>
          <w:rFonts w:ascii="Helvetica" w:hAnsi="Helvetica"/>
          <w:sz w:val="22"/>
          <w:szCs w:val="22"/>
        </w:rPr>
        <w:t>s</w:t>
      </w:r>
      <w:r w:rsidRPr="003805EE">
        <w:rPr>
          <w:rFonts w:ascii="Helvetica" w:hAnsi="Helvetica"/>
          <w:sz w:val="22"/>
          <w:szCs w:val="22"/>
        </w:rPr>
        <w:t xml:space="preserve"> of monitoring and harvest rates that avoids crossing </w:t>
      </w:r>
      <w:r w:rsidR="0062611B">
        <w:rPr>
          <w:rFonts w:ascii="Helvetica" w:hAnsi="Helvetica"/>
          <w:sz w:val="22"/>
          <w:szCs w:val="22"/>
        </w:rPr>
        <w:t>a critical biological threshold (</w:t>
      </w:r>
      <w:r w:rsidR="0062611B" w:rsidRPr="0062611B">
        <w:rPr>
          <w:rFonts w:ascii="Helvetica" w:hAnsi="Helvetica"/>
          <w:i/>
          <w:iCs/>
          <w:sz w:val="22"/>
          <w:szCs w:val="22"/>
        </w:rPr>
        <w:t>A</w:t>
      </w:r>
      <w:r w:rsidR="0062611B">
        <w:rPr>
          <w:rFonts w:ascii="Helvetica" w:hAnsi="Helvetica"/>
          <w:sz w:val="22"/>
          <w:szCs w:val="22"/>
        </w:rPr>
        <w:t xml:space="preserve"> = 10) </w:t>
      </w:r>
      <w:r w:rsidRPr="003805EE">
        <w:rPr>
          <w:rFonts w:ascii="Helvetica" w:hAnsi="Helvetica"/>
          <w:sz w:val="22"/>
          <w:szCs w:val="22"/>
        </w:rPr>
        <w:t xml:space="preserve">given </w:t>
      </w:r>
      <w:r w:rsidR="00C9451C">
        <w:rPr>
          <w:rFonts w:ascii="Helvetica" w:hAnsi="Helvetica"/>
          <w:sz w:val="22"/>
          <w:szCs w:val="22"/>
        </w:rPr>
        <w:t>high (blue) and low (red) risk tolerance</w:t>
      </w:r>
      <w:r w:rsidRPr="003805EE">
        <w:rPr>
          <w:rFonts w:ascii="Helvetica" w:hAnsi="Helvetica"/>
          <w:sz w:val="22"/>
          <w:szCs w:val="22"/>
        </w:rPr>
        <w:t xml:space="preserve">. The </w:t>
      </w:r>
      <w:r w:rsidR="00432018">
        <w:rPr>
          <w:rFonts w:ascii="Helvetica" w:hAnsi="Helvetica"/>
          <w:sz w:val="22"/>
          <w:szCs w:val="22"/>
        </w:rPr>
        <w:t>minimum amount of monitoring</w:t>
      </w:r>
      <w:r w:rsidR="007A75F7">
        <w:rPr>
          <w:rFonts w:ascii="Helvetica" w:hAnsi="Helvetica"/>
          <w:sz w:val="22"/>
          <w:szCs w:val="22"/>
        </w:rPr>
        <w:t xml:space="preserve"> precision</w:t>
      </w:r>
      <w:r w:rsidR="00432018">
        <w:rPr>
          <w:rFonts w:ascii="Helvetica" w:hAnsi="Helvetica"/>
          <w:sz w:val="22"/>
          <w:szCs w:val="22"/>
        </w:rPr>
        <w:t xml:space="preserve"> </w:t>
      </w:r>
      <w:r w:rsidRPr="003805EE">
        <w:rPr>
          <w:rFonts w:ascii="Helvetica" w:hAnsi="Helvetica"/>
          <w:sz w:val="22"/>
          <w:szCs w:val="22"/>
        </w:rPr>
        <w:t>needed</w:t>
      </w:r>
      <w:r w:rsidR="00432018">
        <w:rPr>
          <w:rFonts w:ascii="Helvetica" w:hAnsi="Helvetica"/>
          <w:sz w:val="22"/>
          <w:szCs w:val="22"/>
        </w:rPr>
        <w:t xml:space="preserve"> (maximum</w:t>
      </w:r>
      <w:r w:rsidR="00432018" w:rsidRPr="003805EE">
        <w:rPr>
          <w:rFonts w:ascii="Helvetica" w:hAnsi="Helvetica"/>
          <w:sz w:val="22"/>
          <w:szCs w:val="22"/>
        </w:rPr>
        <w:t xml:space="preserve"> allowable CV</w:t>
      </w:r>
      <w:r w:rsidR="00432018">
        <w:rPr>
          <w:rFonts w:ascii="Helvetica" w:hAnsi="Helvetica"/>
          <w:sz w:val="22"/>
          <w:szCs w:val="22"/>
        </w:rPr>
        <w:t xml:space="preserve"> where </w:t>
      </w:r>
      <w:r w:rsidR="00432018" w:rsidRPr="003805EE">
        <w:rPr>
          <w:rFonts w:ascii="Helvetica" w:hAnsi="Helvetica"/>
          <w:sz w:val="22"/>
          <w:szCs w:val="22"/>
        </w:rPr>
        <w:t>high CV corresponds to less monitoring)</w:t>
      </w:r>
      <w:r w:rsidR="007A75F7">
        <w:rPr>
          <w:rFonts w:ascii="Helvetica" w:hAnsi="Helvetica"/>
          <w:sz w:val="22"/>
          <w:szCs w:val="22"/>
        </w:rPr>
        <w:t xml:space="preserve"> for a given maximum harvest rate (</w:t>
      </w:r>
      <m:oMath>
        <m:sSub>
          <m:sSubPr>
            <m:ctrlPr>
              <w:rPr>
                <w:rFonts w:ascii="Cambria Math" w:hAnsi="Cambria Math"/>
                <w:i/>
                <w:sz w:val="22"/>
                <w:szCs w:val="22"/>
              </w:rPr>
            </m:ctrlPr>
          </m:sSubPr>
          <m:e>
            <m:r>
              <w:rPr>
                <w:rFonts w:ascii="Cambria Math" w:hAnsi="Cambria Math"/>
                <w:sz w:val="22"/>
                <w:szCs w:val="22"/>
              </w:rPr>
              <m:t>pH</m:t>
            </m:r>
          </m:e>
          <m:sub>
            <m:r>
              <w:rPr>
                <w:rFonts w:ascii="Cambria Math" w:hAnsi="Cambria Math"/>
                <w:sz w:val="22"/>
                <w:szCs w:val="22"/>
              </w:rPr>
              <m:t>MSY</m:t>
            </m:r>
          </m:sub>
        </m:sSub>
      </m:oMath>
      <w:r w:rsidR="007A75F7">
        <w:rPr>
          <w:rFonts w:ascii="Helvetica" w:hAnsi="Helvetica"/>
          <w:sz w:val="22"/>
          <w:szCs w:val="22"/>
        </w:rPr>
        <w:t>)</w:t>
      </w:r>
      <w:r w:rsidRPr="003805EE">
        <w:rPr>
          <w:rFonts w:ascii="Helvetica" w:hAnsi="Helvetica"/>
          <w:sz w:val="22"/>
          <w:szCs w:val="22"/>
        </w:rPr>
        <w:t xml:space="preserve"> to avoid a threshold under </w:t>
      </w:r>
      <w:r w:rsidR="00C9451C">
        <w:rPr>
          <w:rFonts w:ascii="Helvetica" w:hAnsi="Helvetica"/>
          <w:sz w:val="22"/>
          <w:szCs w:val="22"/>
        </w:rPr>
        <w:t>two</w:t>
      </w:r>
      <w:r w:rsidRPr="003805EE">
        <w:rPr>
          <w:rFonts w:ascii="Helvetica" w:hAnsi="Helvetica"/>
          <w:sz w:val="22"/>
          <w:szCs w:val="22"/>
        </w:rPr>
        <w:t xml:space="preserve"> different risk scenarios (1%</w:t>
      </w:r>
      <w:r w:rsidR="00C9451C">
        <w:rPr>
          <w:rFonts w:ascii="Helvetica" w:hAnsi="Helvetica"/>
          <w:sz w:val="22"/>
          <w:szCs w:val="22"/>
        </w:rPr>
        <w:t xml:space="preserve"> </w:t>
      </w:r>
      <w:r w:rsidRPr="003805EE">
        <w:rPr>
          <w:rFonts w:ascii="Helvetica" w:hAnsi="Helvetica"/>
          <w:sz w:val="22"/>
          <w:szCs w:val="22"/>
        </w:rPr>
        <w:t xml:space="preserve">and 20% of crossing a threshold). A higher precision of monitoring and lower rate of harvest is required to avoid a crossing a threshold, thus as </w:t>
      </w:r>
      <w:r w:rsidR="007A75F7">
        <w:rPr>
          <w:rFonts w:ascii="Helvetica" w:hAnsi="Helvetica"/>
          <w:sz w:val="22"/>
          <w:szCs w:val="22"/>
        </w:rPr>
        <w:t xml:space="preserve">maximum </w:t>
      </w:r>
      <w:r w:rsidRPr="003805EE">
        <w:rPr>
          <w:rFonts w:ascii="Helvetica" w:hAnsi="Helvetica"/>
          <w:sz w:val="22"/>
          <w:szCs w:val="22"/>
        </w:rPr>
        <w:t xml:space="preserve">harvest rate increases, a decline occurs in the </w:t>
      </w:r>
      <w:r w:rsidR="007A75F7">
        <w:rPr>
          <w:rFonts w:ascii="Helvetica" w:hAnsi="Helvetica"/>
          <w:sz w:val="22"/>
          <w:szCs w:val="22"/>
        </w:rPr>
        <w:t>minimum allowable monitoring precision is needed</w:t>
      </w:r>
      <w:r w:rsidRPr="003805EE">
        <w:rPr>
          <w:rFonts w:ascii="Helvetica" w:hAnsi="Helvetica"/>
          <w:sz w:val="22"/>
          <w:szCs w:val="22"/>
        </w:rPr>
        <w:t xml:space="preserve"> to avoid crossing a threshold. </w:t>
      </w:r>
      <w:r w:rsidR="00D67EBB">
        <w:rPr>
          <w:rFonts w:ascii="Helvetica" w:hAnsi="Helvetica"/>
          <w:sz w:val="22"/>
          <w:szCs w:val="22"/>
        </w:rPr>
        <w:t>The total safe</w:t>
      </w:r>
      <w:r w:rsidR="007A75F7">
        <w:rPr>
          <w:rFonts w:ascii="Helvetica" w:hAnsi="Helvetica"/>
          <w:sz w:val="22"/>
          <w:szCs w:val="22"/>
        </w:rPr>
        <w:t xml:space="preserve"> area of potential</w:t>
      </w:r>
      <w:r w:rsidR="00D67EBB">
        <w:rPr>
          <w:rFonts w:ascii="Helvetica" w:hAnsi="Helvetica"/>
          <w:sz w:val="22"/>
          <w:szCs w:val="22"/>
        </w:rPr>
        <w:t xml:space="preserve"> combinations of monitoring</w:t>
      </w:r>
      <w:r w:rsidR="007A75F7">
        <w:rPr>
          <w:rFonts w:ascii="Helvetica" w:hAnsi="Helvetica"/>
          <w:sz w:val="22"/>
          <w:szCs w:val="22"/>
        </w:rPr>
        <w:t xml:space="preserve"> precision</w:t>
      </w:r>
      <w:r w:rsidR="00D67EBB">
        <w:rPr>
          <w:rFonts w:ascii="Helvetica" w:hAnsi="Helvetica"/>
          <w:sz w:val="22"/>
          <w:szCs w:val="22"/>
        </w:rPr>
        <w:t xml:space="preserve"> and </w:t>
      </w:r>
      <w:r w:rsidR="007A75F7">
        <w:rPr>
          <w:rFonts w:ascii="Helvetica" w:hAnsi="Helvetica"/>
          <w:sz w:val="22"/>
          <w:szCs w:val="22"/>
        </w:rPr>
        <w:t xml:space="preserve">maximum </w:t>
      </w:r>
      <w:r w:rsidR="00D67EBB">
        <w:rPr>
          <w:rFonts w:ascii="Helvetica" w:hAnsi="Helvetica"/>
          <w:sz w:val="22"/>
          <w:szCs w:val="22"/>
        </w:rPr>
        <w:t xml:space="preserve">harvest increases as tolerance to risk increases from 1% (dashed red) to 20% (solid blue). </w:t>
      </w:r>
      <w:r w:rsidRPr="003805EE">
        <w:rPr>
          <w:rFonts w:ascii="Helvetica" w:hAnsi="Helvetica"/>
          <w:sz w:val="22"/>
          <w:szCs w:val="22"/>
        </w:rPr>
        <w:t>Lines represent median of 1</w:t>
      </w:r>
      <w:r w:rsidR="00D67EBB">
        <w:rPr>
          <w:rFonts w:ascii="Helvetica" w:hAnsi="Helvetica"/>
          <w:sz w:val="22"/>
          <w:szCs w:val="22"/>
        </w:rPr>
        <w:t>0,</w:t>
      </w:r>
      <w:r w:rsidRPr="003805EE">
        <w:rPr>
          <w:rFonts w:ascii="Helvetica" w:hAnsi="Helvetica"/>
          <w:sz w:val="22"/>
          <w:szCs w:val="22"/>
        </w:rPr>
        <w:t xml:space="preserve">000 </w:t>
      </w:r>
      <w:r w:rsidR="00D67EBB">
        <w:rPr>
          <w:rFonts w:ascii="Helvetica" w:hAnsi="Helvetica"/>
          <w:sz w:val="22"/>
          <w:szCs w:val="22"/>
        </w:rPr>
        <w:t>50</w:t>
      </w:r>
      <w:r w:rsidRPr="003805EE">
        <w:rPr>
          <w:rFonts w:ascii="Helvetica" w:hAnsi="Helvetica"/>
          <w:sz w:val="22"/>
          <w:szCs w:val="22"/>
        </w:rPr>
        <w:t>-year simulations across a range of monitoring investment (CV of true biomass) and percentage of the maximum harvest rate (</w:t>
      </w:r>
      <m:oMath>
        <m:sSub>
          <m:sSubPr>
            <m:ctrlPr>
              <w:rPr>
                <w:rFonts w:ascii="Cambria Math" w:hAnsi="Cambria Math"/>
                <w:i/>
                <w:sz w:val="22"/>
                <w:szCs w:val="22"/>
              </w:rPr>
            </m:ctrlPr>
          </m:sSubPr>
          <m:e>
            <m:r>
              <w:rPr>
                <w:rFonts w:ascii="Cambria Math" w:hAnsi="Cambria Math"/>
                <w:sz w:val="22"/>
                <w:szCs w:val="22"/>
              </w:rPr>
              <m:t>pH</m:t>
            </m:r>
          </m:e>
          <m:sub>
            <m:r>
              <w:rPr>
                <w:rFonts w:ascii="Cambria Math" w:hAnsi="Cambria Math"/>
                <w:sz w:val="22"/>
                <w:szCs w:val="22"/>
              </w:rPr>
              <m:t>MSY</m:t>
            </m:r>
          </m:sub>
        </m:sSub>
      </m:oMath>
      <w:r w:rsidRPr="003805EE">
        <w:rPr>
          <w:rFonts w:ascii="Helvetica" w:hAnsi="Helvetica"/>
          <w:sz w:val="22"/>
          <w:szCs w:val="22"/>
        </w:rPr>
        <w:t>).</w:t>
      </w:r>
      <w:r w:rsidR="00D67EBB">
        <w:rPr>
          <w:rFonts w:ascii="Helvetica" w:hAnsi="Helvetica"/>
          <w:sz w:val="22"/>
          <w:szCs w:val="22"/>
        </w:rPr>
        <w:t xml:space="preserve"> </w:t>
      </w:r>
    </w:p>
    <w:p w14:paraId="32062F75" w14:textId="5B3D86BF" w:rsidR="005458C6" w:rsidRDefault="00A800CF" w:rsidP="006551EE">
      <w:pPr>
        <w:rPr>
          <w:rFonts w:ascii="Helvetica" w:hAnsi="Helvetica"/>
          <w:b/>
          <w:sz w:val="22"/>
          <w:szCs w:val="22"/>
        </w:rPr>
      </w:pPr>
      <w:r w:rsidRPr="003805EE">
        <w:rPr>
          <w:rFonts w:ascii="Helvetica" w:hAnsi="Helvetica"/>
          <w:b/>
          <w:sz w:val="22"/>
          <w:szCs w:val="22"/>
        </w:rPr>
        <w:br w:type="page"/>
      </w:r>
    </w:p>
    <w:p w14:paraId="5FB56F36" w14:textId="1B667FCC" w:rsidR="00A67FE0" w:rsidRPr="003805EE" w:rsidRDefault="00A67FE0" w:rsidP="006551EE">
      <w:pPr>
        <w:rPr>
          <w:rFonts w:ascii="Helvetica" w:hAnsi="Helvetica"/>
          <w:b/>
          <w:sz w:val="22"/>
          <w:szCs w:val="22"/>
        </w:rPr>
      </w:pPr>
    </w:p>
    <w:p w14:paraId="325778DE" w14:textId="6E235046" w:rsidR="00A67FE0" w:rsidRPr="003805EE" w:rsidRDefault="00A67FE0" w:rsidP="006551EE">
      <w:pPr>
        <w:rPr>
          <w:rFonts w:ascii="Helvetica" w:hAnsi="Helvetica"/>
          <w:b/>
          <w:sz w:val="22"/>
          <w:szCs w:val="22"/>
        </w:rPr>
      </w:pPr>
    </w:p>
    <w:p w14:paraId="0FDD2871" w14:textId="0C7F1C2E" w:rsidR="00783ACA" w:rsidRDefault="00F83D14" w:rsidP="006551EE">
      <w:pPr>
        <w:rPr>
          <w:rFonts w:ascii="Helvetica" w:hAnsi="Helvetica"/>
          <w:b/>
          <w:sz w:val="22"/>
          <w:szCs w:val="22"/>
        </w:rPr>
      </w:pPr>
      <w:r>
        <w:rPr>
          <w:rFonts w:ascii="Helvetica" w:hAnsi="Helvetica"/>
          <w:b/>
          <w:noProof/>
          <w:sz w:val="22"/>
          <w:szCs w:val="22"/>
        </w:rPr>
        <w:drawing>
          <wp:inline distT="0" distB="0" distL="0" distR="0" wp14:anchorId="0368D234" wp14:editId="1CCD2675">
            <wp:extent cx="5943600" cy="424561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22"/>
                    <a:stretch>
                      <a:fillRect/>
                    </a:stretch>
                  </pic:blipFill>
                  <pic:spPr>
                    <a:xfrm>
                      <a:off x="0" y="0"/>
                      <a:ext cx="5943600" cy="4245610"/>
                    </a:xfrm>
                    <a:prstGeom prst="rect">
                      <a:avLst/>
                    </a:prstGeom>
                  </pic:spPr>
                </pic:pic>
              </a:graphicData>
            </a:graphic>
          </wp:inline>
        </w:drawing>
      </w:r>
    </w:p>
    <w:p w14:paraId="29BFBDF4" w14:textId="1E5630AA" w:rsidR="00C80858" w:rsidRPr="003805EE" w:rsidRDefault="00C80858" w:rsidP="006551EE">
      <w:pPr>
        <w:rPr>
          <w:rFonts w:ascii="Helvetica" w:hAnsi="Helvetica"/>
          <w:b/>
          <w:sz w:val="22"/>
          <w:szCs w:val="22"/>
        </w:rPr>
      </w:pPr>
      <w:r w:rsidRPr="003805EE">
        <w:rPr>
          <w:rFonts w:ascii="Helvetica" w:hAnsi="Helvetica"/>
          <w:b/>
          <w:sz w:val="22"/>
          <w:szCs w:val="22"/>
        </w:rPr>
        <w:t xml:space="preserve">Figure </w:t>
      </w:r>
      <w:r w:rsidR="00E7018B">
        <w:rPr>
          <w:rFonts w:ascii="Helvetica" w:hAnsi="Helvetica"/>
          <w:b/>
          <w:sz w:val="22"/>
          <w:szCs w:val="22"/>
        </w:rPr>
        <w:t>6</w:t>
      </w:r>
      <w:r w:rsidRPr="003805EE">
        <w:rPr>
          <w:rFonts w:ascii="Helvetica" w:hAnsi="Helvetica"/>
          <w:b/>
          <w:sz w:val="22"/>
          <w:szCs w:val="22"/>
        </w:rPr>
        <w:t>.</w:t>
      </w:r>
      <w:r w:rsidRPr="003805EE">
        <w:rPr>
          <w:rFonts w:ascii="Helvetica" w:hAnsi="Helvetica"/>
          <w:sz w:val="22"/>
          <w:szCs w:val="22"/>
        </w:rPr>
        <w:t xml:space="preserve"> Financial benefits of a precautionary buffer approach when the industry bears the cost of monitoring. Comparison of constant but fixed monitoring investment (i.e. high monitoring </w:t>
      </w:r>
      <w:r w:rsidR="00C36557">
        <w:rPr>
          <w:rFonts w:ascii="Helvetica" w:hAnsi="Helvetica"/>
          <w:sz w:val="22"/>
          <w:szCs w:val="22"/>
        </w:rPr>
        <w:t xml:space="preserve">precision </w:t>
      </w:r>
      <w:r w:rsidRPr="003805EE">
        <w:rPr>
          <w:rFonts w:ascii="Helvetica" w:hAnsi="Helvetica"/>
          <w:sz w:val="22"/>
          <w:szCs w:val="22"/>
        </w:rPr>
        <w:t>[CV=0.1, solid line and circles] or low</w:t>
      </w:r>
      <w:r w:rsidR="00C36557">
        <w:rPr>
          <w:rFonts w:ascii="Helvetica" w:hAnsi="Helvetica"/>
          <w:sz w:val="22"/>
          <w:szCs w:val="22"/>
        </w:rPr>
        <w:t xml:space="preserve"> precision</w:t>
      </w:r>
      <w:r w:rsidRPr="003805EE">
        <w:rPr>
          <w:rFonts w:ascii="Helvetica" w:hAnsi="Helvetica"/>
          <w:sz w:val="22"/>
          <w:szCs w:val="22"/>
        </w:rPr>
        <w:t xml:space="preserve"> monitoring [CV=0.5, short-dash line and triangles]) to a precautionary buffer where when estimated biomass is above this buffer (i.e.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sSub>
          <m:sSubPr>
            <m:ctrlPr>
              <w:rPr>
                <w:rFonts w:ascii="Cambria Math" w:hAnsi="Cambria Math"/>
                <w:i/>
                <w:sz w:val="22"/>
                <w:szCs w:val="22"/>
              </w:rPr>
            </m:ctrlPr>
          </m:sSubPr>
          <m:e>
            <m:r>
              <w:rPr>
                <w:rFonts w:ascii="Cambria Math" w:hAnsi="Cambria Math"/>
                <w:sz w:val="22"/>
                <w:szCs w:val="22"/>
              </w:rPr>
              <m:t>&gt;B</m:t>
            </m:r>
          </m:e>
          <m:sub>
            <m:r>
              <w:rPr>
                <w:rFonts w:ascii="Cambria Math" w:hAnsi="Cambria Math"/>
                <w:sz w:val="22"/>
                <w:szCs w:val="22"/>
              </w:rPr>
              <m:t>MSY</m:t>
            </m:r>
          </m:sub>
        </m:sSub>
      </m:oMath>
      <w:r w:rsidRPr="003805EE">
        <w:rPr>
          <w:rFonts w:ascii="Helvetica" w:hAnsi="Helvetica"/>
          <w:sz w:val="22"/>
          <w:szCs w:val="22"/>
        </w:rPr>
        <w:t>) monitoring is low</w:t>
      </w:r>
      <w:r w:rsidR="005E03C8">
        <w:rPr>
          <w:rFonts w:ascii="Helvetica" w:hAnsi="Helvetica"/>
          <w:sz w:val="22"/>
          <w:szCs w:val="22"/>
        </w:rPr>
        <w:t xml:space="preserve"> precision</w:t>
      </w:r>
      <w:r w:rsidRPr="003805EE">
        <w:rPr>
          <w:rFonts w:ascii="Helvetica" w:hAnsi="Helvetica"/>
          <w:sz w:val="22"/>
          <w:szCs w:val="22"/>
        </w:rPr>
        <w:t xml:space="preserve"> [CV = 0.5] and below which (i.e.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sSub>
          <m:sSubPr>
            <m:ctrlPr>
              <w:rPr>
                <w:rFonts w:ascii="Cambria Math" w:hAnsi="Cambria Math"/>
                <w:i/>
                <w:sz w:val="22"/>
                <w:szCs w:val="22"/>
              </w:rPr>
            </m:ctrlPr>
          </m:sSubPr>
          <m:e>
            <m:r>
              <w:rPr>
                <w:rFonts w:ascii="Cambria Math" w:hAnsi="Cambria Math"/>
                <w:sz w:val="22"/>
                <w:szCs w:val="22"/>
              </w:rPr>
              <m:t>&gt;B</m:t>
            </m:r>
          </m:e>
          <m:sub>
            <m:r>
              <w:rPr>
                <w:rFonts w:ascii="Cambria Math" w:hAnsi="Cambria Math"/>
                <w:sz w:val="22"/>
                <w:szCs w:val="22"/>
              </w:rPr>
              <m:t>MSY</m:t>
            </m:r>
          </m:sub>
        </m:sSub>
      </m:oMath>
      <w:r w:rsidRPr="003805EE">
        <w:rPr>
          <w:rFonts w:ascii="Helvetica" w:hAnsi="Helvetica"/>
          <w:sz w:val="22"/>
          <w:szCs w:val="22"/>
        </w:rPr>
        <w:t xml:space="preserve">) monitoring is high </w:t>
      </w:r>
      <w:r w:rsidR="005E03C8">
        <w:rPr>
          <w:rFonts w:ascii="Helvetica" w:hAnsi="Helvetica"/>
          <w:sz w:val="22"/>
          <w:szCs w:val="22"/>
        </w:rPr>
        <w:t xml:space="preserve">precision </w:t>
      </w:r>
      <w:r w:rsidRPr="003805EE">
        <w:rPr>
          <w:rFonts w:ascii="Helvetica" w:hAnsi="Helvetica"/>
          <w:sz w:val="22"/>
          <w:szCs w:val="22"/>
        </w:rPr>
        <w:t>(long dash line and squares).</w:t>
      </w:r>
      <w:r w:rsidR="001322A3">
        <w:rPr>
          <w:rFonts w:ascii="Helvetica" w:hAnsi="Helvetica"/>
          <w:sz w:val="22"/>
          <w:szCs w:val="22"/>
        </w:rPr>
        <w:t xml:space="preserve"> Cost function slope (</w:t>
      </w:r>
      <w:r w:rsidR="001322A3" w:rsidRPr="00D13868">
        <w:rPr>
          <w:rFonts w:ascii="Helvetica" w:hAnsi="Helvetica"/>
          <w:i/>
          <w:iCs/>
          <w:sz w:val="22"/>
          <w:szCs w:val="22"/>
        </w:rPr>
        <w:t>cs</w:t>
      </w:r>
      <w:r w:rsidR="001322A3" w:rsidRPr="001322A3">
        <w:rPr>
          <w:rFonts w:ascii="Helvetica" w:hAnsi="Helvetica"/>
          <w:sz w:val="22"/>
          <w:szCs w:val="22"/>
        </w:rPr>
        <w:t>)</w:t>
      </w:r>
      <w:r w:rsidR="001322A3">
        <w:rPr>
          <w:rFonts w:ascii="Helvetica" w:hAnsi="Helvetica"/>
          <w:sz w:val="22"/>
          <w:szCs w:val="22"/>
        </w:rPr>
        <w:t xml:space="preserve"> =  5</w:t>
      </w:r>
      <w:r w:rsidR="006F463E">
        <w:rPr>
          <w:rFonts w:ascii="Helvetica" w:hAnsi="Helvetica"/>
          <w:sz w:val="22"/>
          <w:szCs w:val="22"/>
        </w:rPr>
        <w:t>.</w:t>
      </w:r>
      <w:r w:rsidRPr="003805EE">
        <w:rPr>
          <w:rFonts w:ascii="Helvetica" w:hAnsi="Helvetica"/>
          <w:sz w:val="22"/>
          <w:szCs w:val="22"/>
        </w:rPr>
        <w:t xml:space="preserve"> </w:t>
      </w:r>
      <w:r w:rsidR="005E03C8">
        <w:rPr>
          <w:rFonts w:ascii="Helvetica" w:hAnsi="Helvetica"/>
          <w:sz w:val="22"/>
          <w:szCs w:val="22"/>
        </w:rPr>
        <w:t>Median results from 10,000 s</w:t>
      </w:r>
      <w:r w:rsidR="005E03C8" w:rsidRPr="003805EE">
        <w:rPr>
          <w:rFonts w:ascii="Helvetica" w:hAnsi="Helvetica"/>
          <w:sz w:val="22"/>
          <w:szCs w:val="22"/>
        </w:rPr>
        <w:t xml:space="preserve">imulations </w:t>
      </w:r>
      <w:r w:rsidRPr="003805EE">
        <w:rPr>
          <w:rFonts w:ascii="Helvetica" w:hAnsi="Helvetica"/>
          <w:sz w:val="22"/>
          <w:szCs w:val="22"/>
        </w:rPr>
        <w:t>shown for a range of maximum harvest efforts</w:t>
      </w:r>
      <w:r w:rsidR="005E03C8">
        <w:rPr>
          <w:rFonts w:ascii="Helvetica" w:hAnsi="Helvetica"/>
          <w:sz w:val="22"/>
          <w:szCs w:val="22"/>
        </w:rPr>
        <w:t xml:space="preserve"> (x axis)</w:t>
      </w:r>
      <w:r w:rsidRPr="003805EE">
        <w:rPr>
          <w:rFonts w:ascii="Helvetica" w:hAnsi="Helvetica"/>
          <w:sz w:val="22"/>
          <w:szCs w:val="22"/>
        </w:rPr>
        <w:t xml:space="preserve">, and </w:t>
      </w:r>
      <w:r w:rsidR="00F25C20">
        <w:rPr>
          <w:rFonts w:ascii="Helvetica" w:hAnsi="Helvetica"/>
          <w:sz w:val="22"/>
          <w:szCs w:val="22"/>
        </w:rPr>
        <w:t>blue and red points</w:t>
      </w:r>
      <w:r w:rsidRPr="003805EE">
        <w:rPr>
          <w:rFonts w:ascii="Helvetica" w:hAnsi="Helvetica"/>
          <w:sz w:val="22"/>
          <w:szCs w:val="22"/>
        </w:rPr>
        <w:t xml:space="preserve"> represent the low and high probability of tipping </w:t>
      </w:r>
      <w:r w:rsidR="00840351">
        <w:rPr>
          <w:rFonts w:ascii="Helvetica" w:hAnsi="Helvetica"/>
          <w:sz w:val="22"/>
          <w:szCs w:val="22"/>
        </w:rPr>
        <w:t>across a biological threshold</w:t>
      </w:r>
      <w:r w:rsidRPr="003805EE">
        <w:rPr>
          <w:rFonts w:ascii="Helvetica" w:hAnsi="Helvetica"/>
          <w:sz w:val="22"/>
          <w:szCs w:val="22"/>
        </w:rPr>
        <w:t xml:space="preserve">, respectively. </w:t>
      </w:r>
    </w:p>
    <w:sectPr w:rsidR="00C80858" w:rsidRPr="003805EE" w:rsidSect="00785455">
      <w:pgSz w:w="12240" w:h="15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77F880" w14:textId="77777777" w:rsidR="007E55D7" w:rsidRDefault="007E55D7" w:rsidP="00135D5C">
      <w:r>
        <w:separator/>
      </w:r>
    </w:p>
  </w:endnote>
  <w:endnote w:type="continuationSeparator" w:id="0">
    <w:p w14:paraId="6B4D4EBB" w14:textId="77777777" w:rsidR="007E55D7" w:rsidRDefault="007E55D7" w:rsidP="00135D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Helvetica">
    <w:panose1 w:val="00000000000000000000"/>
    <w:charset w:val="00"/>
    <w:family w:val="auto"/>
    <w:pitch w:val="variable"/>
    <w:sig w:usb0="E00002FF" w:usb1="5000785B"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Helvetica Neue">
    <w:panose1 w:val="02000503000000020004"/>
    <w:charset w:val="00"/>
    <w:family w:val="auto"/>
    <w:pitch w:val="variable"/>
    <w:sig w:usb0="E50002FF" w:usb1="500079DB" w:usb2="00000010" w:usb3="00000000" w:csb0="00000001" w:csb1="00000000"/>
  </w:font>
  <w:font w:name="Times">
    <w:panose1 w:val="00000500000000020000"/>
    <w:charset w:val="00"/>
    <w:family w:val="auto"/>
    <w:pitch w:val="variable"/>
    <w:sig w:usb0="E00002FF" w:usb1="5000205A"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ACF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8330F4" w14:textId="77777777" w:rsidR="007E55D7" w:rsidRDefault="007E55D7" w:rsidP="00135D5C">
      <w:r>
        <w:separator/>
      </w:r>
    </w:p>
  </w:footnote>
  <w:footnote w:type="continuationSeparator" w:id="0">
    <w:p w14:paraId="69B49F03" w14:textId="77777777" w:rsidR="007E55D7" w:rsidRDefault="007E55D7" w:rsidP="00135D5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5F7263"/>
    <w:multiLevelType w:val="hybridMultilevel"/>
    <w:tmpl w:val="16F4ECD6"/>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1163F0"/>
    <w:multiLevelType w:val="hybridMultilevel"/>
    <w:tmpl w:val="106451FA"/>
    <w:lvl w:ilvl="0" w:tplc="04090001">
      <w:start w:val="1"/>
      <w:numFmt w:val="bullet"/>
      <w:lvlText w:val=""/>
      <w:lvlJc w:val="left"/>
      <w:pPr>
        <w:ind w:left="99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90656E"/>
    <w:multiLevelType w:val="multilevel"/>
    <w:tmpl w:val="E104E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C5543BC"/>
    <w:multiLevelType w:val="hybridMultilevel"/>
    <w:tmpl w:val="8DFA18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E4C3E97"/>
    <w:multiLevelType w:val="hybridMultilevel"/>
    <w:tmpl w:val="D6DC5842"/>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360" w:hanging="360"/>
      </w:pPr>
      <w:rPr>
        <w:rFonts w:ascii="Symbol" w:hAnsi="Symbol" w:hint="default"/>
        <w:b w:val="0"/>
      </w:rPr>
    </w:lvl>
    <w:lvl w:ilvl="2" w:tplc="04090003">
      <w:start w:val="1"/>
      <w:numFmt w:val="bullet"/>
      <w:lvlText w:val="o"/>
      <w:lvlJc w:val="left"/>
      <w:pPr>
        <w:ind w:left="1080" w:hanging="360"/>
      </w:pPr>
      <w:rPr>
        <w:rFonts w:ascii="Courier New" w:hAnsi="Courier New" w:cs="Courier New" w:hint="default"/>
      </w:r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0E8A72EA"/>
    <w:multiLevelType w:val="hybridMultilevel"/>
    <w:tmpl w:val="6C7C298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FD27E87"/>
    <w:multiLevelType w:val="hybridMultilevel"/>
    <w:tmpl w:val="A3A462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35B05EF"/>
    <w:multiLevelType w:val="multilevel"/>
    <w:tmpl w:val="C4C4413E"/>
    <w:lvl w:ilvl="0">
      <w:start w:val="1"/>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9" w15:restartNumberingAfterBreak="0">
    <w:nsid w:val="276E55D0"/>
    <w:multiLevelType w:val="hybridMultilevel"/>
    <w:tmpl w:val="4ADC57F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A2E5962"/>
    <w:multiLevelType w:val="hybridMultilevel"/>
    <w:tmpl w:val="85C8DD2C"/>
    <w:lvl w:ilvl="0" w:tplc="F7DC3788">
      <w:start w:val="1"/>
      <w:numFmt w:val="upperRoman"/>
      <w:lvlText w:val="%1."/>
      <w:lvlJc w:val="left"/>
      <w:pPr>
        <w:ind w:left="720" w:hanging="720"/>
      </w:pPr>
      <w:rPr>
        <w:rFonts w:hint="default"/>
      </w:rPr>
    </w:lvl>
    <w:lvl w:ilvl="1" w:tplc="04090001">
      <w:start w:val="1"/>
      <w:numFmt w:val="bullet"/>
      <w:lvlText w:val=""/>
      <w:lvlJc w:val="left"/>
      <w:pPr>
        <w:ind w:left="360" w:hanging="360"/>
      </w:pPr>
      <w:rPr>
        <w:rFonts w:ascii="Symbol" w:hAnsi="Symbol" w:hint="default"/>
        <w:b w:val="0"/>
      </w:rPr>
    </w:lvl>
    <w:lvl w:ilvl="2" w:tplc="04090003">
      <w:start w:val="1"/>
      <w:numFmt w:val="bullet"/>
      <w:lvlText w:val="o"/>
      <w:lvlJc w:val="left"/>
      <w:pPr>
        <w:ind w:left="1080" w:hanging="360"/>
      </w:pPr>
      <w:rPr>
        <w:rFonts w:ascii="Courier New" w:hAnsi="Courier New" w:cs="Courier New" w:hint="default"/>
      </w:r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2D2928D1"/>
    <w:multiLevelType w:val="hybridMultilevel"/>
    <w:tmpl w:val="210065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19152F7"/>
    <w:multiLevelType w:val="hybridMultilevel"/>
    <w:tmpl w:val="27AEA31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366D25AE"/>
    <w:multiLevelType w:val="multilevel"/>
    <w:tmpl w:val="9572C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FE870C0"/>
    <w:multiLevelType w:val="hybridMultilevel"/>
    <w:tmpl w:val="FE662B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77F0464"/>
    <w:multiLevelType w:val="hybridMultilevel"/>
    <w:tmpl w:val="3536BE4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4E030152"/>
    <w:multiLevelType w:val="hybridMultilevel"/>
    <w:tmpl w:val="9724DEE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57407054"/>
    <w:multiLevelType w:val="hybridMultilevel"/>
    <w:tmpl w:val="24F091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11F2919"/>
    <w:multiLevelType w:val="hybridMultilevel"/>
    <w:tmpl w:val="0CB6EC68"/>
    <w:lvl w:ilvl="0" w:tplc="F578A9A8">
      <w:start w:val="1"/>
      <w:numFmt w:val="decimal"/>
      <w:lvlText w:val="(%1)"/>
      <w:lvlJc w:val="left"/>
      <w:pPr>
        <w:ind w:left="400" w:hanging="400"/>
      </w:pPr>
      <w:rPr>
        <w:rFonts w:hint="default"/>
        <w:i w:val="0"/>
        <w:i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796C04C9"/>
    <w:multiLevelType w:val="hybridMultilevel"/>
    <w:tmpl w:val="7ACC41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19"/>
  </w:num>
  <w:num w:numId="3">
    <w:abstractNumId w:val="1"/>
  </w:num>
  <w:num w:numId="4">
    <w:abstractNumId w:val="5"/>
  </w:num>
  <w:num w:numId="5">
    <w:abstractNumId w:val="12"/>
  </w:num>
  <w:num w:numId="6">
    <w:abstractNumId w:val="9"/>
  </w:num>
  <w:num w:numId="7">
    <w:abstractNumId w:val="16"/>
  </w:num>
  <w:num w:numId="8">
    <w:abstractNumId w:val="15"/>
  </w:num>
  <w:num w:numId="9">
    <w:abstractNumId w:val="17"/>
  </w:num>
  <w:num w:numId="10">
    <w:abstractNumId w:val="11"/>
  </w:num>
  <w:num w:numId="11">
    <w:abstractNumId w:val="2"/>
  </w:num>
  <w:num w:numId="12">
    <w:abstractNumId w:val="18"/>
  </w:num>
  <w:num w:numId="13">
    <w:abstractNumId w:val="7"/>
  </w:num>
  <w:num w:numId="14">
    <w:abstractNumId w:val="8"/>
    <w:lvlOverride w:ilvl="0">
      <w:startOverride w:val="1"/>
    </w:lvlOverride>
  </w:num>
  <w:num w:numId="15">
    <w:abstractNumId w:val="13"/>
  </w:num>
  <w:num w:numId="16">
    <w:abstractNumId w:val="3"/>
  </w:num>
  <w:num w:numId="17">
    <w:abstractNumId w:val="0"/>
  </w:num>
  <w:num w:numId="18">
    <w:abstractNumId w:val="6"/>
  </w:num>
  <w:num w:numId="19">
    <w:abstractNumId w:val="4"/>
  </w:num>
  <w:num w:numId="20">
    <w:abstractNumId w:val="1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drian Stier">
    <w15:presenceInfo w15:providerId="Windows Live" w15:userId="af3c3376d5e677f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8"/>
  <w:proofState w:spelling="clean" w:grammar="clean"/>
  <w:trackRevisions/>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0&lt;/Enabled&gt;&lt;ScanUnformatted&gt;1&lt;/ScanUnformatted&gt;&lt;ScanChanges&gt;1&lt;/ScanChanges&gt;&lt;Suspended&gt;0&lt;/Suspended&gt;&lt;/ENInstantFormat&gt;"/>
    <w:docVar w:name="EN.Layout" w:val="&lt;ENLayout&gt;&lt;Style&gt;Nature&lt;/Style&gt;&lt;LeftDelim&gt;{&lt;/LeftDelim&gt;&lt;RightDelim&gt;}&lt;/RightDelim&gt;&lt;FontName&gt;Helvetica&lt;/FontName&gt;&lt;FontSize&gt;11&lt;/FontSize&gt;&lt;ReflistTitle&gt;&lt;/ReflistTitle&gt;&lt;StartingRefnum&gt;1&lt;/StartingRefnum&gt;&lt;FirstLineIndent&gt;0&lt;/FirstLineIndent&gt;&lt;HangingIndent&gt;0&lt;/HangingIndent&gt;&lt;LineSpacing&gt;2&lt;/LineSpacing&gt;&lt;SpaceAfter&gt;0&lt;/SpaceAfter&gt;&lt;HyperlinksEnabled&gt;0&lt;/HyperlinksEnabled&gt;&lt;HyperlinksVisible&gt;0&lt;/HyperlinksVisible&gt;&lt;EnableBibliographyCategories&gt;0&lt;/EnableBibliographyCategories&gt;&lt;/ENLayout&gt;"/>
    <w:docVar w:name="EN.Libraries" w:val="&lt;Libraries&gt;&lt;item db-id=&quot;x0w5wa9airxrfze0ft2x20vgz0w5wpet5ftz&quot;&gt;My EndNote Library&lt;record-ids&gt;&lt;item&gt;2348&lt;/item&gt;&lt;item&gt;2455&lt;/item&gt;&lt;item&gt;4584&lt;/item&gt;&lt;item&gt;5866&lt;/item&gt;&lt;item&gt;5890&lt;/item&gt;&lt;item&gt;5937&lt;/item&gt;&lt;item&gt;6260&lt;/item&gt;&lt;item&gt;6261&lt;/item&gt;&lt;item&gt;6264&lt;/item&gt;&lt;item&gt;6267&lt;/item&gt;&lt;item&gt;6268&lt;/item&gt;&lt;item&gt;6269&lt;/item&gt;&lt;item&gt;6271&lt;/item&gt;&lt;item&gt;6272&lt;/item&gt;&lt;item&gt;6273&lt;/item&gt;&lt;item&gt;6332&lt;/item&gt;&lt;item&gt;6474&lt;/item&gt;&lt;item&gt;6475&lt;/item&gt;&lt;item&gt;6477&lt;/item&gt;&lt;item&gt;6479&lt;/item&gt;&lt;item&gt;6480&lt;/item&gt;&lt;item&gt;6488&lt;/item&gt;&lt;item&gt;6499&lt;/item&gt;&lt;item&gt;6500&lt;/item&gt;&lt;item&gt;6501&lt;/item&gt;&lt;item&gt;6502&lt;/item&gt;&lt;item&gt;6503&lt;/item&gt;&lt;item&gt;6504&lt;/item&gt;&lt;item&gt;6505&lt;/item&gt;&lt;item&gt;6506&lt;/item&gt;&lt;item&gt;6507&lt;/item&gt;&lt;item&gt;6508&lt;/item&gt;&lt;item&gt;6509&lt;/item&gt;&lt;/record-ids&gt;&lt;/item&gt;&lt;/Libraries&gt;"/>
  </w:docVars>
  <w:rsids>
    <w:rsidRoot w:val="00EA4926"/>
    <w:rsid w:val="00000104"/>
    <w:rsid w:val="00000549"/>
    <w:rsid w:val="000005D9"/>
    <w:rsid w:val="00000733"/>
    <w:rsid w:val="00000928"/>
    <w:rsid w:val="00000D1E"/>
    <w:rsid w:val="00000F6D"/>
    <w:rsid w:val="00001AA5"/>
    <w:rsid w:val="00002A0A"/>
    <w:rsid w:val="0000313B"/>
    <w:rsid w:val="00004A1E"/>
    <w:rsid w:val="0000564E"/>
    <w:rsid w:val="00005901"/>
    <w:rsid w:val="000105EB"/>
    <w:rsid w:val="00010718"/>
    <w:rsid w:val="00010E6A"/>
    <w:rsid w:val="0001115B"/>
    <w:rsid w:val="000112BC"/>
    <w:rsid w:val="00012027"/>
    <w:rsid w:val="00012A3D"/>
    <w:rsid w:val="00013C23"/>
    <w:rsid w:val="000140F5"/>
    <w:rsid w:val="00014B46"/>
    <w:rsid w:val="00014C60"/>
    <w:rsid w:val="00015507"/>
    <w:rsid w:val="00016096"/>
    <w:rsid w:val="00017065"/>
    <w:rsid w:val="000175B0"/>
    <w:rsid w:val="00017CB4"/>
    <w:rsid w:val="00017F4B"/>
    <w:rsid w:val="0002087A"/>
    <w:rsid w:val="00020C0F"/>
    <w:rsid w:val="0002156A"/>
    <w:rsid w:val="00022346"/>
    <w:rsid w:val="000229A9"/>
    <w:rsid w:val="000240AD"/>
    <w:rsid w:val="00026C58"/>
    <w:rsid w:val="00026FA6"/>
    <w:rsid w:val="0002706E"/>
    <w:rsid w:val="0002780B"/>
    <w:rsid w:val="00027A7F"/>
    <w:rsid w:val="00027F99"/>
    <w:rsid w:val="00030EC2"/>
    <w:rsid w:val="00030FE8"/>
    <w:rsid w:val="0003223B"/>
    <w:rsid w:val="000326F1"/>
    <w:rsid w:val="00032B4B"/>
    <w:rsid w:val="00032BBC"/>
    <w:rsid w:val="00034507"/>
    <w:rsid w:val="00034531"/>
    <w:rsid w:val="000354FD"/>
    <w:rsid w:val="00035AE1"/>
    <w:rsid w:val="00035B6B"/>
    <w:rsid w:val="00036BA2"/>
    <w:rsid w:val="00037ABE"/>
    <w:rsid w:val="00037C37"/>
    <w:rsid w:val="00040627"/>
    <w:rsid w:val="000418D3"/>
    <w:rsid w:val="00042E40"/>
    <w:rsid w:val="000437E9"/>
    <w:rsid w:val="00043C70"/>
    <w:rsid w:val="00044745"/>
    <w:rsid w:val="00045D2C"/>
    <w:rsid w:val="000460B4"/>
    <w:rsid w:val="000460D1"/>
    <w:rsid w:val="00051687"/>
    <w:rsid w:val="000524C2"/>
    <w:rsid w:val="00053CE0"/>
    <w:rsid w:val="0005405C"/>
    <w:rsid w:val="0005467A"/>
    <w:rsid w:val="00055097"/>
    <w:rsid w:val="00055424"/>
    <w:rsid w:val="000554E2"/>
    <w:rsid w:val="00055D84"/>
    <w:rsid w:val="00056C60"/>
    <w:rsid w:val="00056E95"/>
    <w:rsid w:val="00057233"/>
    <w:rsid w:val="00057654"/>
    <w:rsid w:val="0005769B"/>
    <w:rsid w:val="000579E4"/>
    <w:rsid w:val="000618C4"/>
    <w:rsid w:val="0006213F"/>
    <w:rsid w:val="000626DC"/>
    <w:rsid w:val="00063B2C"/>
    <w:rsid w:val="0006444E"/>
    <w:rsid w:val="00064856"/>
    <w:rsid w:val="000656D3"/>
    <w:rsid w:val="00067023"/>
    <w:rsid w:val="00067E88"/>
    <w:rsid w:val="00067FDC"/>
    <w:rsid w:val="0007003B"/>
    <w:rsid w:val="0007073E"/>
    <w:rsid w:val="00070772"/>
    <w:rsid w:val="000723C4"/>
    <w:rsid w:val="00072CB4"/>
    <w:rsid w:val="00072FC5"/>
    <w:rsid w:val="0007318E"/>
    <w:rsid w:val="00073DBF"/>
    <w:rsid w:val="00073EE0"/>
    <w:rsid w:val="00074268"/>
    <w:rsid w:val="00074578"/>
    <w:rsid w:val="00074A3A"/>
    <w:rsid w:val="00075A42"/>
    <w:rsid w:val="00076071"/>
    <w:rsid w:val="000762F3"/>
    <w:rsid w:val="00076AC0"/>
    <w:rsid w:val="00077C7F"/>
    <w:rsid w:val="00080232"/>
    <w:rsid w:val="00080397"/>
    <w:rsid w:val="000807F2"/>
    <w:rsid w:val="00080D17"/>
    <w:rsid w:val="00080D69"/>
    <w:rsid w:val="000814E3"/>
    <w:rsid w:val="00081AA9"/>
    <w:rsid w:val="00081FA2"/>
    <w:rsid w:val="000823F6"/>
    <w:rsid w:val="0008430E"/>
    <w:rsid w:val="0008452C"/>
    <w:rsid w:val="000847BF"/>
    <w:rsid w:val="00084B2A"/>
    <w:rsid w:val="0008515F"/>
    <w:rsid w:val="00085A29"/>
    <w:rsid w:val="000869C2"/>
    <w:rsid w:val="00086CE5"/>
    <w:rsid w:val="000879F4"/>
    <w:rsid w:val="000901CF"/>
    <w:rsid w:val="00090C66"/>
    <w:rsid w:val="000910A9"/>
    <w:rsid w:val="00091253"/>
    <w:rsid w:val="0009171C"/>
    <w:rsid w:val="000920E6"/>
    <w:rsid w:val="00092415"/>
    <w:rsid w:val="0009289E"/>
    <w:rsid w:val="0009308D"/>
    <w:rsid w:val="000936DC"/>
    <w:rsid w:val="00094C25"/>
    <w:rsid w:val="000953F0"/>
    <w:rsid w:val="00095C81"/>
    <w:rsid w:val="00096460"/>
    <w:rsid w:val="00097584"/>
    <w:rsid w:val="00097935"/>
    <w:rsid w:val="00097BDF"/>
    <w:rsid w:val="000A07BA"/>
    <w:rsid w:val="000A0CC2"/>
    <w:rsid w:val="000A30EC"/>
    <w:rsid w:val="000A323C"/>
    <w:rsid w:val="000A36EF"/>
    <w:rsid w:val="000A52A2"/>
    <w:rsid w:val="000A53DB"/>
    <w:rsid w:val="000A561D"/>
    <w:rsid w:val="000A59DC"/>
    <w:rsid w:val="000A5E43"/>
    <w:rsid w:val="000A61E0"/>
    <w:rsid w:val="000A638F"/>
    <w:rsid w:val="000A6435"/>
    <w:rsid w:val="000A64FE"/>
    <w:rsid w:val="000A6E60"/>
    <w:rsid w:val="000A71A6"/>
    <w:rsid w:val="000A7411"/>
    <w:rsid w:val="000A75E1"/>
    <w:rsid w:val="000A7A56"/>
    <w:rsid w:val="000A7C6C"/>
    <w:rsid w:val="000A7F71"/>
    <w:rsid w:val="000B1129"/>
    <w:rsid w:val="000B15BE"/>
    <w:rsid w:val="000B21F8"/>
    <w:rsid w:val="000B3150"/>
    <w:rsid w:val="000B362E"/>
    <w:rsid w:val="000B3CFF"/>
    <w:rsid w:val="000B470F"/>
    <w:rsid w:val="000B4A7A"/>
    <w:rsid w:val="000B54F0"/>
    <w:rsid w:val="000B56BC"/>
    <w:rsid w:val="000B5754"/>
    <w:rsid w:val="000B7485"/>
    <w:rsid w:val="000B7BB6"/>
    <w:rsid w:val="000B7CCD"/>
    <w:rsid w:val="000C103C"/>
    <w:rsid w:val="000C1142"/>
    <w:rsid w:val="000C253D"/>
    <w:rsid w:val="000C29F3"/>
    <w:rsid w:val="000C2EA4"/>
    <w:rsid w:val="000C41E2"/>
    <w:rsid w:val="000C476C"/>
    <w:rsid w:val="000C489C"/>
    <w:rsid w:val="000C4E32"/>
    <w:rsid w:val="000C54FE"/>
    <w:rsid w:val="000C5D7B"/>
    <w:rsid w:val="000C6015"/>
    <w:rsid w:val="000C6A6B"/>
    <w:rsid w:val="000C6E81"/>
    <w:rsid w:val="000C77B0"/>
    <w:rsid w:val="000C7E99"/>
    <w:rsid w:val="000D0034"/>
    <w:rsid w:val="000D02B5"/>
    <w:rsid w:val="000D0AC5"/>
    <w:rsid w:val="000D0C63"/>
    <w:rsid w:val="000D1ADB"/>
    <w:rsid w:val="000D1BA1"/>
    <w:rsid w:val="000D2B66"/>
    <w:rsid w:val="000D2C99"/>
    <w:rsid w:val="000D43EF"/>
    <w:rsid w:val="000D5F14"/>
    <w:rsid w:val="000D60B9"/>
    <w:rsid w:val="000D6496"/>
    <w:rsid w:val="000D6717"/>
    <w:rsid w:val="000D71E0"/>
    <w:rsid w:val="000D7A36"/>
    <w:rsid w:val="000D7B36"/>
    <w:rsid w:val="000D7FC1"/>
    <w:rsid w:val="000E0CF2"/>
    <w:rsid w:val="000E1081"/>
    <w:rsid w:val="000E1CB4"/>
    <w:rsid w:val="000E24D4"/>
    <w:rsid w:val="000E2671"/>
    <w:rsid w:val="000E33C4"/>
    <w:rsid w:val="000E386C"/>
    <w:rsid w:val="000E42CF"/>
    <w:rsid w:val="000E4A0C"/>
    <w:rsid w:val="000E4B23"/>
    <w:rsid w:val="000E4BC8"/>
    <w:rsid w:val="000E4DEC"/>
    <w:rsid w:val="000E50C6"/>
    <w:rsid w:val="000E5D40"/>
    <w:rsid w:val="000E5EE2"/>
    <w:rsid w:val="000E6696"/>
    <w:rsid w:val="000E67EE"/>
    <w:rsid w:val="000E6926"/>
    <w:rsid w:val="000E698C"/>
    <w:rsid w:val="000F0EC7"/>
    <w:rsid w:val="000F2389"/>
    <w:rsid w:val="000F25F8"/>
    <w:rsid w:val="000F26C5"/>
    <w:rsid w:val="000F3759"/>
    <w:rsid w:val="000F3B0A"/>
    <w:rsid w:val="000F476C"/>
    <w:rsid w:val="000F599F"/>
    <w:rsid w:val="000F5FBD"/>
    <w:rsid w:val="000F6384"/>
    <w:rsid w:val="000F66DC"/>
    <w:rsid w:val="000F6E11"/>
    <w:rsid w:val="000F7161"/>
    <w:rsid w:val="000F7926"/>
    <w:rsid w:val="000F7E36"/>
    <w:rsid w:val="0010088B"/>
    <w:rsid w:val="00102BC1"/>
    <w:rsid w:val="00103088"/>
    <w:rsid w:val="00103659"/>
    <w:rsid w:val="001043D9"/>
    <w:rsid w:val="00104868"/>
    <w:rsid w:val="001051F9"/>
    <w:rsid w:val="00105D06"/>
    <w:rsid w:val="00105EB9"/>
    <w:rsid w:val="00106445"/>
    <w:rsid w:val="001064B3"/>
    <w:rsid w:val="0010719A"/>
    <w:rsid w:val="001107BC"/>
    <w:rsid w:val="001108A6"/>
    <w:rsid w:val="00110F7F"/>
    <w:rsid w:val="001112A5"/>
    <w:rsid w:val="001115EF"/>
    <w:rsid w:val="00113DB6"/>
    <w:rsid w:val="00114129"/>
    <w:rsid w:val="00114477"/>
    <w:rsid w:val="00114720"/>
    <w:rsid w:val="001149C6"/>
    <w:rsid w:val="0011581A"/>
    <w:rsid w:val="00115A5E"/>
    <w:rsid w:val="0012059B"/>
    <w:rsid w:val="0012256B"/>
    <w:rsid w:val="001228A2"/>
    <w:rsid w:val="00123731"/>
    <w:rsid w:val="00124B10"/>
    <w:rsid w:val="00125042"/>
    <w:rsid w:val="001251A8"/>
    <w:rsid w:val="0012544A"/>
    <w:rsid w:val="00125F2B"/>
    <w:rsid w:val="001261A8"/>
    <w:rsid w:val="00126284"/>
    <w:rsid w:val="001266FD"/>
    <w:rsid w:val="00126979"/>
    <w:rsid w:val="00127592"/>
    <w:rsid w:val="001277C0"/>
    <w:rsid w:val="00127FEE"/>
    <w:rsid w:val="00131216"/>
    <w:rsid w:val="00131347"/>
    <w:rsid w:val="001322A3"/>
    <w:rsid w:val="00132B06"/>
    <w:rsid w:val="00132E01"/>
    <w:rsid w:val="001341AD"/>
    <w:rsid w:val="001342EF"/>
    <w:rsid w:val="0013445E"/>
    <w:rsid w:val="00134761"/>
    <w:rsid w:val="00135D5C"/>
    <w:rsid w:val="001361AB"/>
    <w:rsid w:val="00136BDA"/>
    <w:rsid w:val="001372FE"/>
    <w:rsid w:val="00137A9E"/>
    <w:rsid w:val="00140397"/>
    <w:rsid w:val="00140961"/>
    <w:rsid w:val="00140E4A"/>
    <w:rsid w:val="00141577"/>
    <w:rsid w:val="00141D67"/>
    <w:rsid w:val="001430DD"/>
    <w:rsid w:val="0014326C"/>
    <w:rsid w:val="001433A8"/>
    <w:rsid w:val="0014352A"/>
    <w:rsid w:val="00143673"/>
    <w:rsid w:val="00143BB8"/>
    <w:rsid w:val="00143C00"/>
    <w:rsid w:val="001446C8"/>
    <w:rsid w:val="00144DA7"/>
    <w:rsid w:val="001463E5"/>
    <w:rsid w:val="00146CDF"/>
    <w:rsid w:val="001477DE"/>
    <w:rsid w:val="001500BA"/>
    <w:rsid w:val="001503FA"/>
    <w:rsid w:val="00151A85"/>
    <w:rsid w:val="0015330E"/>
    <w:rsid w:val="0015357C"/>
    <w:rsid w:val="00153F6B"/>
    <w:rsid w:val="00155703"/>
    <w:rsid w:val="00156B80"/>
    <w:rsid w:val="00156FFE"/>
    <w:rsid w:val="00160AB3"/>
    <w:rsid w:val="00160AFB"/>
    <w:rsid w:val="0016114A"/>
    <w:rsid w:val="00161963"/>
    <w:rsid w:val="00162533"/>
    <w:rsid w:val="001632F3"/>
    <w:rsid w:val="00163E3E"/>
    <w:rsid w:val="0016490E"/>
    <w:rsid w:val="00164E67"/>
    <w:rsid w:val="0016574C"/>
    <w:rsid w:val="001658CC"/>
    <w:rsid w:val="00165C84"/>
    <w:rsid w:val="001663C7"/>
    <w:rsid w:val="00167452"/>
    <w:rsid w:val="00167A52"/>
    <w:rsid w:val="00167FE8"/>
    <w:rsid w:val="001704B9"/>
    <w:rsid w:val="00170B74"/>
    <w:rsid w:val="0017134B"/>
    <w:rsid w:val="00171438"/>
    <w:rsid w:val="001716C8"/>
    <w:rsid w:val="00171A5E"/>
    <w:rsid w:val="00171C87"/>
    <w:rsid w:val="00173305"/>
    <w:rsid w:val="00173550"/>
    <w:rsid w:val="00173FA2"/>
    <w:rsid w:val="00174E19"/>
    <w:rsid w:val="0017544E"/>
    <w:rsid w:val="00175C87"/>
    <w:rsid w:val="00176024"/>
    <w:rsid w:val="001761E2"/>
    <w:rsid w:val="00176CBD"/>
    <w:rsid w:val="00177457"/>
    <w:rsid w:val="001777EA"/>
    <w:rsid w:val="00177805"/>
    <w:rsid w:val="00177BCB"/>
    <w:rsid w:val="001801B3"/>
    <w:rsid w:val="001818F9"/>
    <w:rsid w:val="00181EF6"/>
    <w:rsid w:val="00182080"/>
    <w:rsid w:val="00182A0D"/>
    <w:rsid w:val="00182CD3"/>
    <w:rsid w:val="001838F7"/>
    <w:rsid w:val="00183C91"/>
    <w:rsid w:val="00183F68"/>
    <w:rsid w:val="001840A1"/>
    <w:rsid w:val="00185A27"/>
    <w:rsid w:val="0018626E"/>
    <w:rsid w:val="0018711C"/>
    <w:rsid w:val="001876E3"/>
    <w:rsid w:val="0019036C"/>
    <w:rsid w:val="001915FF"/>
    <w:rsid w:val="00191790"/>
    <w:rsid w:val="00192304"/>
    <w:rsid w:val="00192CA6"/>
    <w:rsid w:val="00193870"/>
    <w:rsid w:val="00193A64"/>
    <w:rsid w:val="00193F99"/>
    <w:rsid w:val="001945F2"/>
    <w:rsid w:val="001949D3"/>
    <w:rsid w:val="00194FF6"/>
    <w:rsid w:val="00195F71"/>
    <w:rsid w:val="00196608"/>
    <w:rsid w:val="001966A5"/>
    <w:rsid w:val="001968EB"/>
    <w:rsid w:val="00197742"/>
    <w:rsid w:val="00197F79"/>
    <w:rsid w:val="001A1A25"/>
    <w:rsid w:val="001A38E4"/>
    <w:rsid w:val="001A3CE4"/>
    <w:rsid w:val="001A52DF"/>
    <w:rsid w:val="001A5A7A"/>
    <w:rsid w:val="001A61FF"/>
    <w:rsid w:val="001A7253"/>
    <w:rsid w:val="001A77E7"/>
    <w:rsid w:val="001A7D34"/>
    <w:rsid w:val="001B17CE"/>
    <w:rsid w:val="001B1FAE"/>
    <w:rsid w:val="001B27C4"/>
    <w:rsid w:val="001B2AAF"/>
    <w:rsid w:val="001B2DD7"/>
    <w:rsid w:val="001B388D"/>
    <w:rsid w:val="001B43B3"/>
    <w:rsid w:val="001B45C9"/>
    <w:rsid w:val="001B4919"/>
    <w:rsid w:val="001B4DEE"/>
    <w:rsid w:val="001B690A"/>
    <w:rsid w:val="001B75AF"/>
    <w:rsid w:val="001B7602"/>
    <w:rsid w:val="001C01DB"/>
    <w:rsid w:val="001C0AC4"/>
    <w:rsid w:val="001C13E8"/>
    <w:rsid w:val="001C1A76"/>
    <w:rsid w:val="001C2166"/>
    <w:rsid w:val="001C2BDD"/>
    <w:rsid w:val="001C3FE1"/>
    <w:rsid w:val="001C46CB"/>
    <w:rsid w:val="001C4FB7"/>
    <w:rsid w:val="001C5213"/>
    <w:rsid w:val="001C54B9"/>
    <w:rsid w:val="001C5532"/>
    <w:rsid w:val="001C5893"/>
    <w:rsid w:val="001C5F26"/>
    <w:rsid w:val="001C6065"/>
    <w:rsid w:val="001C7224"/>
    <w:rsid w:val="001C78E6"/>
    <w:rsid w:val="001D087A"/>
    <w:rsid w:val="001D0D0B"/>
    <w:rsid w:val="001D0DF1"/>
    <w:rsid w:val="001D12B4"/>
    <w:rsid w:val="001D1421"/>
    <w:rsid w:val="001D1868"/>
    <w:rsid w:val="001D33B6"/>
    <w:rsid w:val="001D34F7"/>
    <w:rsid w:val="001D359D"/>
    <w:rsid w:val="001D4622"/>
    <w:rsid w:val="001D4CEE"/>
    <w:rsid w:val="001D5301"/>
    <w:rsid w:val="001D5C7E"/>
    <w:rsid w:val="001D608F"/>
    <w:rsid w:val="001D682D"/>
    <w:rsid w:val="001D7ECD"/>
    <w:rsid w:val="001E0063"/>
    <w:rsid w:val="001E044E"/>
    <w:rsid w:val="001E08B3"/>
    <w:rsid w:val="001E1282"/>
    <w:rsid w:val="001E15D7"/>
    <w:rsid w:val="001E1B2C"/>
    <w:rsid w:val="001E1F1C"/>
    <w:rsid w:val="001E24EF"/>
    <w:rsid w:val="001E286F"/>
    <w:rsid w:val="001E400D"/>
    <w:rsid w:val="001E50D1"/>
    <w:rsid w:val="001E5485"/>
    <w:rsid w:val="001E571F"/>
    <w:rsid w:val="001E579D"/>
    <w:rsid w:val="001E5FE7"/>
    <w:rsid w:val="001E691A"/>
    <w:rsid w:val="001E6A4C"/>
    <w:rsid w:val="001E6D63"/>
    <w:rsid w:val="001F03CC"/>
    <w:rsid w:val="001F0907"/>
    <w:rsid w:val="001F0A49"/>
    <w:rsid w:val="001F0DC5"/>
    <w:rsid w:val="001F0E38"/>
    <w:rsid w:val="001F1D2C"/>
    <w:rsid w:val="001F2F09"/>
    <w:rsid w:val="001F41EF"/>
    <w:rsid w:val="001F5098"/>
    <w:rsid w:val="001F5CDF"/>
    <w:rsid w:val="001F6772"/>
    <w:rsid w:val="001F74B9"/>
    <w:rsid w:val="001F76E4"/>
    <w:rsid w:val="00200BD0"/>
    <w:rsid w:val="00201936"/>
    <w:rsid w:val="00201DF3"/>
    <w:rsid w:val="0020241E"/>
    <w:rsid w:val="002041D9"/>
    <w:rsid w:val="002043A6"/>
    <w:rsid w:val="0020549B"/>
    <w:rsid w:val="00205BC7"/>
    <w:rsid w:val="00205F73"/>
    <w:rsid w:val="0020694C"/>
    <w:rsid w:val="00206FE6"/>
    <w:rsid w:val="002074CC"/>
    <w:rsid w:val="00207CAC"/>
    <w:rsid w:val="0021032B"/>
    <w:rsid w:val="0021105A"/>
    <w:rsid w:val="00211521"/>
    <w:rsid w:val="00211620"/>
    <w:rsid w:val="00211779"/>
    <w:rsid w:val="00211D22"/>
    <w:rsid w:val="002124FB"/>
    <w:rsid w:val="0021286E"/>
    <w:rsid w:val="00212DD7"/>
    <w:rsid w:val="00213D26"/>
    <w:rsid w:val="002141E4"/>
    <w:rsid w:val="0021420C"/>
    <w:rsid w:val="00214262"/>
    <w:rsid w:val="00214558"/>
    <w:rsid w:val="002153B6"/>
    <w:rsid w:val="002156DA"/>
    <w:rsid w:val="002157FA"/>
    <w:rsid w:val="00215A73"/>
    <w:rsid w:val="00216750"/>
    <w:rsid w:val="00216989"/>
    <w:rsid w:val="00217482"/>
    <w:rsid w:val="0021760A"/>
    <w:rsid w:val="0021778B"/>
    <w:rsid w:val="00217B87"/>
    <w:rsid w:val="0022029E"/>
    <w:rsid w:val="00220A90"/>
    <w:rsid w:val="002213A6"/>
    <w:rsid w:val="0022223C"/>
    <w:rsid w:val="0022330C"/>
    <w:rsid w:val="00223B96"/>
    <w:rsid w:val="00223FC7"/>
    <w:rsid w:val="00224136"/>
    <w:rsid w:val="002244CB"/>
    <w:rsid w:val="00225316"/>
    <w:rsid w:val="002259D7"/>
    <w:rsid w:val="002267AB"/>
    <w:rsid w:val="00227285"/>
    <w:rsid w:val="002279DC"/>
    <w:rsid w:val="0023021B"/>
    <w:rsid w:val="00230768"/>
    <w:rsid w:val="00230796"/>
    <w:rsid w:val="0023282F"/>
    <w:rsid w:val="00233417"/>
    <w:rsid w:val="002334F6"/>
    <w:rsid w:val="00233FD3"/>
    <w:rsid w:val="00234284"/>
    <w:rsid w:val="00234836"/>
    <w:rsid w:val="0023491A"/>
    <w:rsid w:val="00234A53"/>
    <w:rsid w:val="00234AE7"/>
    <w:rsid w:val="00234E8E"/>
    <w:rsid w:val="002366A6"/>
    <w:rsid w:val="002367A7"/>
    <w:rsid w:val="00236AD5"/>
    <w:rsid w:val="00236EBC"/>
    <w:rsid w:val="00237D59"/>
    <w:rsid w:val="002409FA"/>
    <w:rsid w:val="00240A1C"/>
    <w:rsid w:val="002414FD"/>
    <w:rsid w:val="00241882"/>
    <w:rsid w:val="002433F1"/>
    <w:rsid w:val="002437A1"/>
    <w:rsid w:val="00244D28"/>
    <w:rsid w:val="002464C0"/>
    <w:rsid w:val="00247A7D"/>
    <w:rsid w:val="00250CAD"/>
    <w:rsid w:val="0025117C"/>
    <w:rsid w:val="00253166"/>
    <w:rsid w:val="00253D88"/>
    <w:rsid w:val="002540BB"/>
    <w:rsid w:val="002548A8"/>
    <w:rsid w:val="00254BA2"/>
    <w:rsid w:val="00255456"/>
    <w:rsid w:val="002557DB"/>
    <w:rsid w:val="00256F1E"/>
    <w:rsid w:val="00256F91"/>
    <w:rsid w:val="00256FEF"/>
    <w:rsid w:val="00257D20"/>
    <w:rsid w:val="00260959"/>
    <w:rsid w:val="00260BCF"/>
    <w:rsid w:val="00260DF2"/>
    <w:rsid w:val="00260E11"/>
    <w:rsid w:val="002621A5"/>
    <w:rsid w:val="00262AEF"/>
    <w:rsid w:val="002633A4"/>
    <w:rsid w:val="00263781"/>
    <w:rsid w:val="00264A0D"/>
    <w:rsid w:val="00264D87"/>
    <w:rsid w:val="002671A2"/>
    <w:rsid w:val="002674AC"/>
    <w:rsid w:val="00270316"/>
    <w:rsid w:val="0027142D"/>
    <w:rsid w:val="002716AB"/>
    <w:rsid w:val="002727E8"/>
    <w:rsid w:val="00272A37"/>
    <w:rsid w:val="0027335B"/>
    <w:rsid w:val="0027357B"/>
    <w:rsid w:val="002738FD"/>
    <w:rsid w:val="00273932"/>
    <w:rsid w:val="00274AEE"/>
    <w:rsid w:val="00275B00"/>
    <w:rsid w:val="0027785D"/>
    <w:rsid w:val="00280EBB"/>
    <w:rsid w:val="002818A7"/>
    <w:rsid w:val="00283177"/>
    <w:rsid w:val="002834C1"/>
    <w:rsid w:val="00283511"/>
    <w:rsid w:val="00283B7C"/>
    <w:rsid w:val="002851F5"/>
    <w:rsid w:val="00285A53"/>
    <w:rsid w:val="00285A61"/>
    <w:rsid w:val="00285C11"/>
    <w:rsid w:val="00286628"/>
    <w:rsid w:val="00286797"/>
    <w:rsid w:val="00286FDA"/>
    <w:rsid w:val="00287C22"/>
    <w:rsid w:val="00291D0F"/>
    <w:rsid w:val="002933B5"/>
    <w:rsid w:val="002937D2"/>
    <w:rsid w:val="00293DAD"/>
    <w:rsid w:val="00294391"/>
    <w:rsid w:val="00295023"/>
    <w:rsid w:val="00295490"/>
    <w:rsid w:val="002956DD"/>
    <w:rsid w:val="002961C9"/>
    <w:rsid w:val="00296B45"/>
    <w:rsid w:val="002A0C5F"/>
    <w:rsid w:val="002A360C"/>
    <w:rsid w:val="002A3B6B"/>
    <w:rsid w:val="002A4104"/>
    <w:rsid w:val="002B1698"/>
    <w:rsid w:val="002B1BE8"/>
    <w:rsid w:val="002B1D5B"/>
    <w:rsid w:val="002B1E08"/>
    <w:rsid w:val="002B2772"/>
    <w:rsid w:val="002B37FB"/>
    <w:rsid w:val="002B4030"/>
    <w:rsid w:val="002B6213"/>
    <w:rsid w:val="002B660E"/>
    <w:rsid w:val="002B68BD"/>
    <w:rsid w:val="002B753F"/>
    <w:rsid w:val="002B796A"/>
    <w:rsid w:val="002C01BB"/>
    <w:rsid w:val="002C038F"/>
    <w:rsid w:val="002C2049"/>
    <w:rsid w:val="002C23FC"/>
    <w:rsid w:val="002C2FC3"/>
    <w:rsid w:val="002C3A16"/>
    <w:rsid w:val="002C4E99"/>
    <w:rsid w:val="002C5DCC"/>
    <w:rsid w:val="002C619E"/>
    <w:rsid w:val="002C66EF"/>
    <w:rsid w:val="002C6896"/>
    <w:rsid w:val="002C6D5D"/>
    <w:rsid w:val="002C7100"/>
    <w:rsid w:val="002C71C5"/>
    <w:rsid w:val="002C7231"/>
    <w:rsid w:val="002C7454"/>
    <w:rsid w:val="002D108B"/>
    <w:rsid w:val="002D198C"/>
    <w:rsid w:val="002D1A12"/>
    <w:rsid w:val="002D269A"/>
    <w:rsid w:val="002D2BE3"/>
    <w:rsid w:val="002D30DC"/>
    <w:rsid w:val="002D32FF"/>
    <w:rsid w:val="002D3B32"/>
    <w:rsid w:val="002D40F3"/>
    <w:rsid w:val="002D5253"/>
    <w:rsid w:val="002D6176"/>
    <w:rsid w:val="002D6723"/>
    <w:rsid w:val="002D6CA1"/>
    <w:rsid w:val="002D6F35"/>
    <w:rsid w:val="002D7259"/>
    <w:rsid w:val="002D7AB2"/>
    <w:rsid w:val="002D7D4A"/>
    <w:rsid w:val="002D7DAF"/>
    <w:rsid w:val="002E03E3"/>
    <w:rsid w:val="002E1A41"/>
    <w:rsid w:val="002E294D"/>
    <w:rsid w:val="002E2CB2"/>
    <w:rsid w:val="002E3961"/>
    <w:rsid w:val="002E39CD"/>
    <w:rsid w:val="002E41F8"/>
    <w:rsid w:val="002E42A4"/>
    <w:rsid w:val="002E5CA4"/>
    <w:rsid w:val="002E6B2A"/>
    <w:rsid w:val="002E7780"/>
    <w:rsid w:val="002F0F1B"/>
    <w:rsid w:val="002F1AC5"/>
    <w:rsid w:val="002F1F04"/>
    <w:rsid w:val="002F21FB"/>
    <w:rsid w:val="002F2EBF"/>
    <w:rsid w:val="002F410D"/>
    <w:rsid w:val="002F4A39"/>
    <w:rsid w:val="002F5988"/>
    <w:rsid w:val="002F5A6E"/>
    <w:rsid w:val="002F64A9"/>
    <w:rsid w:val="00300910"/>
    <w:rsid w:val="00300AAC"/>
    <w:rsid w:val="00300F98"/>
    <w:rsid w:val="0030245C"/>
    <w:rsid w:val="00302537"/>
    <w:rsid w:val="00302D43"/>
    <w:rsid w:val="00302E5E"/>
    <w:rsid w:val="00303022"/>
    <w:rsid w:val="003030A9"/>
    <w:rsid w:val="00303364"/>
    <w:rsid w:val="003038C0"/>
    <w:rsid w:val="00303B1B"/>
    <w:rsid w:val="003041B4"/>
    <w:rsid w:val="00305441"/>
    <w:rsid w:val="0030568B"/>
    <w:rsid w:val="003060B9"/>
    <w:rsid w:val="00307513"/>
    <w:rsid w:val="00310006"/>
    <w:rsid w:val="00312044"/>
    <w:rsid w:val="00312763"/>
    <w:rsid w:val="00312A7A"/>
    <w:rsid w:val="00312C20"/>
    <w:rsid w:val="0031702F"/>
    <w:rsid w:val="00321EF4"/>
    <w:rsid w:val="00323101"/>
    <w:rsid w:val="003250F7"/>
    <w:rsid w:val="00325A3A"/>
    <w:rsid w:val="0032699A"/>
    <w:rsid w:val="0032791E"/>
    <w:rsid w:val="00327BAE"/>
    <w:rsid w:val="00330924"/>
    <w:rsid w:val="00331440"/>
    <w:rsid w:val="00331AE0"/>
    <w:rsid w:val="00331EB5"/>
    <w:rsid w:val="00331F4D"/>
    <w:rsid w:val="00332702"/>
    <w:rsid w:val="00334E47"/>
    <w:rsid w:val="00335F01"/>
    <w:rsid w:val="00336865"/>
    <w:rsid w:val="003375A7"/>
    <w:rsid w:val="00340075"/>
    <w:rsid w:val="00341AD5"/>
    <w:rsid w:val="00341E3B"/>
    <w:rsid w:val="00342124"/>
    <w:rsid w:val="00342681"/>
    <w:rsid w:val="003426F7"/>
    <w:rsid w:val="0034291E"/>
    <w:rsid w:val="00342FBA"/>
    <w:rsid w:val="003430B8"/>
    <w:rsid w:val="003435AE"/>
    <w:rsid w:val="003440F3"/>
    <w:rsid w:val="00344157"/>
    <w:rsid w:val="00344702"/>
    <w:rsid w:val="00344A84"/>
    <w:rsid w:val="00345A54"/>
    <w:rsid w:val="00345EFB"/>
    <w:rsid w:val="0034606C"/>
    <w:rsid w:val="00346A1A"/>
    <w:rsid w:val="003474ED"/>
    <w:rsid w:val="003476B7"/>
    <w:rsid w:val="003503F0"/>
    <w:rsid w:val="00351415"/>
    <w:rsid w:val="003525E4"/>
    <w:rsid w:val="003546B1"/>
    <w:rsid w:val="00354C4C"/>
    <w:rsid w:val="00355BC3"/>
    <w:rsid w:val="00356997"/>
    <w:rsid w:val="00357162"/>
    <w:rsid w:val="003571BF"/>
    <w:rsid w:val="003601E3"/>
    <w:rsid w:val="00360D08"/>
    <w:rsid w:val="0036192F"/>
    <w:rsid w:val="00362018"/>
    <w:rsid w:val="00362157"/>
    <w:rsid w:val="00362271"/>
    <w:rsid w:val="003623C0"/>
    <w:rsid w:val="003624BC"/>
    <w:rsid w:val="00364055"/>
    <w:rsid w:val="003659AD"/>
    <w:rsid w:val="00365CD0"/>
    <w:rsid w:val="003663AE"/>
    <w:rsid w:val="003669A5"/>
    <w:rsid w:val="00366FC8"/>
    <w:rsid w:val="00367A4C"/>
    <w:rsid w:val="0037009F"/>
    <w:rsid w:val="003703B2"/>
    <w:rsid w:val="00372CA4"/>
    <w:rsid w:val="00374C01"/>
    <w:rsid w:val="00374E7F"/>
    <w:rsid w:val="00374F31"/>
    <w:rsid w:val="0037511D"/>
    <w:rsid w:val="00375487"/>
    <w:rsid w:val="003765FA"/>
    <w:rsid w:val="003805EE"/>
    <w:rsid w:val="003808E3"/>
    <w:rsid w:val="00380E38"/>
    <w:rsid w:val="00382553"/>
    <w:rsid w:val="00382C09"/>
    <w:rsid w:val="00382DE2"/>
    <w:rsid w:val="003830EA"/>
    <w:rsid w:val="003842DD"/>
    <w:rsid w:val="0038555B"/>
    <w:rsid w:val="00385903"/>
    <w:rsid w:val="00385CA7"/>
    <w:rsid w:val="003867C9"/>
    <w:rsid w:val="0039037D"/>
    <w:rsid w:val="003917CF"/>
    <w:rsid w:val="00391C22"/>
    <w:rsid w:val="00391E86"/>
    <w:rsid w:val="00392FF0"/>
    <w:rsid w:val="0039320C"/>
    <w:rsid w:val="00393682"/>
    <w:rsid w:val="00393873"/>
    <w:rsid w:val="003947CD"/>
    <w:rsid w:val="0039483D"/>
    <w:rsid w:val="00394C34"/>
    <w:rsid w:val="00395369"/>
    <w:rsid w:val="00395390"/>
    <w:rsid w:val="00395CA6"/>
    <w:rsid w:val="00395CDC"/>
    <w:rsid w:val="00396EAC"/>
    <w:rsid w:val="00397162"/>
    <w:rsid w:val="003972E7"/>
    <w:rsid w:val="00397B7B"/>
    <w:rsid w:val="00397E19"/>
    <w:rsid w:val="003A0CE7"/>
    <w:rsid w:val="003A1BE4"/>
    <w:rsid w:val="003A20A9"/>
    <w:rsid w:val="003A29D4"/>
    <w:rsid w:val="003A3718"/>
    <w:rsid w:val="003A40C3"/>
    <w:rsid w:val="003A4121"/>
    <w:rsid w:val="003A5076"/>
    <w:rsid w:val="003A5A82"/>
    <w:rsid w:val="003A5CE7"/>
    <w:rsid w:val="003A5CF9"/>
    <w:rsid w:val="003A609C"/>
    <w:rsid w:val="003A6A18"/>
    <w:rsid w:val="003A6B7F"/>
    <w:rsid w:val="003A725F"/>
    <w:rsid w:val="003A7290"/>
    <w:rsid w:val="003A77C7"/>
    <w:rsid w:val="003A7949"/>
    <w:rsid w:val="003A7B9F"/>
    <w:rsid w:val="003B099D"/>
    <w:rsid w:val="003B21C7"/>
    <w:rsid w:val="003B24E6"/>
    <w:rsid w:val="003B28B3"/>
    <w:rsid w:val="003B3970"/>
    <w:rsid w:val="003B60A1"/>
    <w:rsid w:val="003B60C5"/>
    <w:rsid w:val="003C0BF1"/>
    <w:rsid w:val="003C10CF"/>
    <w:rsid w:val="003C1DFD"/>
    <w:rsid w:val="003C2569"/>
    <w:rsid w:val="003C28DB"/>
    <w:rsid w:val="003C3540"/>
    <w:rsid w:val="003C3F7E"/>
    <w:rsid w:val="003C4002"/>
    <w:rsid w:val="003C4513"/>
    <w:rsid w:val="003C4930"/>
    <w:rsid w:val="003C49F2"/>
    <w:rsid w:val="003C513B"/>
    <w:rsid w:val="003C537C"/>
    <w:rsid w:val="003C59C5"/>
    <w:rsid w:val="003C60B7"/>
    <w:rsid w:val="003C60E9"/>
    <w:rsid w:val="003C6125"/>
    <w:rsid w:val="003C7B44"/>
    <w:rsid w:val="003D08F3"/>
    <w:rsid w:val="003D135F"/>
    <w:rsid w:val="003D19C7"/>
    <w:rsid w:val="003D1E8F"/>
    <w:rsid w:val="003D22E1"/>
    <w:rsid w:val="003D48B0"/>
    <w:rsid w:val="003D4CC5"/>
    <w:rsid w:val="003D5F09"/>
    <w:rsid w:val="003D67FD"/>
    <w:rsid w:val="003D6D37"/>
    <w:rsid w:val="003D7E67"/>
    <w:rsid w:val="003E12CA"/>
    <w:rsid w:val="003E1D2A"/>
    <w:rsid w:val="003E2360"/>
    <w:rsid w:val="003E2739"/>
    <w:rsid w:val="003E2FCD"/>
    <w:rsid w:val="003E3042"/>
    <w:rsid w:val="003E30EF"/>
    <w:rsid w:val="003E347C"/>
    <w:rsid w:val="003E4DCD"/>
    <w:rsid w:val="003E545D"/>
    <w:rsid w:val="003E5486"/>
    <w:rsid w:val="003E563E"/>
    <w:rsid w:val="003E6594"/>
    <w:rsid w:val="003E7E55"/>
    <w:rsid w:val="003F11C0"/>
    <w:rsid w:val="003F1A97"/>
    <w:rsid w:val="003F1EFF"/>
    <w:rsid w:val="003F2A24"/>
    <w:rsid w:val="003F2E1D"/>
    <w:rsid w:val="003F3080"/>
    <w:rsid w:val="003F3560"/>
    <w:rsid w:val="003F3CDF"/>
    <w:rsid w:val="003F3F38"/>
    <w:rsid w:val="003F4D66"/>
    <w:rsid w:val="003F5EB8"/>
    <w:rsid w:val="003F6177"/>
    <w:rsid w:val="003F6580"/>
    <w:rsid w:val="003F7813"/>
    <w:rsid w:val="00400B8E"/>
    <w:rsid w:val="00400DBD"/>
    <w:rsid w:val="00400F2A"/>
    <w:rsid w:val="00400F6C"/>
    <w:rsid w:val="0040141F"/>
    <w:rsid w:val="00401C55"/>
    <w:rsid w:val="00402051"/>
    <w:rsid w:val="0040280B"/>
    <w:rsid w:val="00403E71"/>
    <w:rsid w:val="00403F1E"/>
    <w:rsid w:val="0040421F"/>
    <w:rsid w:val="004045EF"/>
    <w:rsid w:val="00404708"/>
    <w:rsid w:val="00404E42"/>
    <w:rsid w:val="004055E6"/>
    <w:rsid w:val="00405667"/>
    <w:rsid w:val="00407177"/>
    <w:rsid w:val="00407BE3"/>
    <w:rsid w:val="00407CFB"/>
    <w:rsid w:val="00407FED"/>
    <w:rsid w:val="004108A1"/>
    <w:rsid w:val="004117F9"/>
    <w:rsid w:val="00412FCD"/>
    <w:rsid w:val="00413A50"/>
    <w:rsid w:val="00413F7A"/>
    <w:rsid w:val="0041490E"/>
    <w:rsid w:val="00414C19"/>
    <w:rsid w:val="00417ABF"/>
    <w:rsid w:val="00417D04"/>
    <w:rsid w:val="00417D6D"/>
    <w:rsid w:val="0042004D"/>
    <w:rsid w:val="004200B2"/>
    <w:rsid w:val="004201BA"/>
    <w:rsid w:val="004206B9"/>
    <w:rsid w:val="004206DC"/>
    <w:rsid w:val="004207DC"/>
    <w:rsid w:val="0042138B"/>
    <w:rsid w:val="00421D99"/>
    <w:rsid w:val="004229ED"/>
    <w:rsid w:val="00422C92"/>
    <w:rsid w:val="00422FAC"/>
    <w:rsid w:val="00423AB5"/>
    <w:rsid w:val="00423CCA"/>
    <w:rsid w:val="004250DF"/>
    <w:rsid w:val="00425F02"/>
    <w:rsid w:val="00426154"/>
    <w:rsid w:val="004261D0"/>
    <w:rsid w:val="004264FB"/>
    <w:rsid w:val="004269F5"/>
    <w:rsid w:val="004271DD"/>
    <w:rsid w:val="00427702"/>
    <w:rsid w:val="00430114"/>
    <w:rsid w:val="00431200"/>
    <w:rsid w:val="00431416"/>
    <w:rsid w:val="0043160D"/>
    <w:rsid w:val="00432018"/>
    <w:rsid w:val="00432C98"/>
    <w:rsid w:val="00432FF9"/>
    <w:rsid w:val="00433F41"/>
    <w:rsid w:val="00433F5A"/>
    <w:rsid w:val="00434B90"/>
    <w:rsid w:val="00435071"/>
    <w:rsid w:val="004352AB"/>
    <w:rsid w:val="00435A20"/>
    <w:rsid w:val="00435DD9"/>
    <w:rsid w:val="004367AD"/>
    <w:rsid w:val="00436E8E"/>
    <w:rsid w:val="0043776B"/>
    <w:rsid w:val="00437F91"/>
    <w:rsid w:val="0044109F"/>
    <w:rsid w:val="00442CE6"/>
    <w:rsid w:val="00442E9E"/>
    <w:rsid w:val="00442FAD"/>
    <w:rsid w:val="0044350E"/>
    <w:rsid w:val="00443B2F"/>
    <w:rsid w:val="0044422E"/>
    <w:rsid w:val="00444278"/>
    <w:rsid w:val="004442EA"/>
    <w:rsid w:val="004445D3"/>
    <w:rsid w:val="004449E9"/>
    <w:rsid w:val="0044513F"/>
    <w:rsid w:val="00445858"/>
    <w:rsid w:val="004470BA"/>
    <w:rsid w:val="004471F2"/>
    <w:rsid w:val="00447758"/>
    <w:rsid w:val="0045028A"/>
    <w:rsid w:val="00450434"/>
    <w:rsid w:val="00450605"/>
    <w:rsid w:val="004519BF"/>
    <w:rsid w:val="00452D57"/>
    <w:rsid w:val="004531BE"/>
    <w:rsid w:val="00453D75"/>
    <w:rsid w:val="00454793"/>
    <w:rsid w:val="00455D7C"/>
    <w:rsid w:val="0045684F"/>
    <w:rsid w:val="0045687C"/>
    <w:rsid w:val="00456920"/>
    <w:rsid w:val="00457456"/>
    <w:rsid w:val="00457BDA"/>
    <w:rsid w:val="00461648"/>
    <w:rsid w:val="00461856"/>
    <w:rsid w:val="0046187D"/>
    <w:rsid w:val="0046231B"/>
    <w:rsid w:val="00462520"/>
    <w:rsid w:val="00463C84"/>
    <w:rsid w:val="004641FB"/>
    <w:rsid w:val="00464ACC"/>
    <w:rsid w:val="00466369"/>
    <w:rsid w:val="00466793"/>
    <w:rsid w:val="00466A9D"/>
    <w:rsid w:val="00467130"/>
    <w:rsid w:val="004676D2"/>
    <w:rsid w:val="00467F98"/>
    <w:rsid w:val="004716BC"/>
    <w:rsid w:val="004739EB"/>
    <w:rsid w:val="00473EB7"/>
    <w:rsid w:val="004744AB"/>
    <w:rsid w:val="0047475C"/>
    <w:rsid w:val="004758C3"/>
    <w:rsid w:val="00476BB8"/>
    <w:rsid w:val="00476D4F"/>
    <w:rsid w:val="0047766C"/>
    <w:rsid w:val="00477FE4"/>
    <w:rsid w:val="00480363"/>
    <w:rsid w:val="004804F6"/>
    <w:rsid w:val="00480B70"/>
    <w:rsid w:val="00480FF3"/>
    <w:rsid w:val="004813DA"/>
    <w:rsid w:val="00481DC2"/>
    <w:rsid w:val="00481E32"/>
    <w:rsid w:val="00481EF0"/>
    <w:rsid w:val="00483A26"/>
    <w:rsid w:val="00483B02"/>
    <w:rsid w:val="00483BD1"/>
    <w:rsid w:val="00485EE6"/>
    <w:rsid w:val="00486187"/>
    <w:rsid w:val="004864F7"/>
    <w:rsid w:val="004866D3"/>
    <w:rsid w:val="00486C18"/>
    <w:rsid w:val="004879B3"/>
    <w:rsid w:val="00487E08"/>
    <w:rsid w:val="00490125"/>
    <w:rsid w:val="0049022C"/>
    <w:rsid w:val="0049032F"/>
    <w:rsid w:val="00490741"/>
    <w:rsid w:val="0049083F"/>
    <w:rsid w:val="0049147E"/>
    <w:rsid w:val="0049238E"/>
    <w:rsid w:val="00492EF5"/>
    <w:rsid w:val="00492F1C"/>
    <w:rsid w:val="00493D18"/>
    <w:rsid w:val="00493E2E"/>
    <w:rsid w:val="00494745"/>
    <w:rsid w:val="004948F7"/>
    <w:rsid w:val="00494D2F"/>
    <w:rsid w:val="00495D8C"/>
    <w:rsid w:val="0049640F"/>
    <w:rsid w:val="004966DE"/>
    <w:rsid w:val="004968F5"/>
    <w:rsid w:val="00496C2C"/>
    <w:rsid w:val="00496CEF"/>
    <w:rsid w:val="004972A1"/>
    <w:rsid w:val="00497B33"/>
    <w:rsid w:val="004A0E87"/>
    <w:rsid w:val="004A10D4"/>
    <w:rsid w:val="004A131B"/>
    <w:rsid w:val="004A18A6"/>
    <w:rsid w:val="004A2275"/>
    <w:rsid w:val="004A23D3"/>
    <w:rsid w:val="004A29D8"/>
    <w:rsid w:val="004A3C47"/>
    <w:rsid w:val="004A4F80"/>
    <w:rsid w:val="004A52C8"/>
    <w:rsid w:val="004A63CD"/>
    <w:rsid w:val="004A6454"/>
    <w:rsid w:val="004A65CB"/>
    <w:rsid w:val="004A7D4E"/>
    <w:rsid w:val="004B02FC"/>
    <w:rsid w:val="004B09AE"/>
    <w:rsid w:val="004B0A20"/>
    <w:rsid w:val="004B0E4B"/>
    <w:rsid w:val="004B151D"/>
    <w:rsid w:val="004B23E1"/>
    <w:rsid w:val="004B2744"/>
    <w:rsid w:val="004B4748"/>
    <w:rsid w:val="004B4FF8"/>
    <w:rsid w:val="004B5027"/>
    <w:rsid w:val="004B5079"/>
    <w:rsid w:val="004B55CE"/>
    <w:rsid w:val="004B588E"/>
    <w:rsid w:val="004B6627"/>
    <w:rsid w:val="004B6667"/>
    <w:rsid w:val="004B78E3"/>
    <w:rsid w:val="004C02ED"/>
    <w:rsid w:val="004C05AC"/>
    <w:rsid w:val="004C1101"/>
    <w:rsid w:val="004C1294"/>
    <w:rsid w:val="004C16FE"/>
    <w:rsid w:val="004C1C88"/>
    <w:rsid w:val="004C2B97"/>
    <w:rsid w:val="004C35D8"/>
    <w:rsid w:val="004C4D00"/>
    <w:rsid w:val="004C4FE3"/>
    <w:rsid w:val="004C5771"/>
    <w:rsid w:val="004C5EB6"/>
    <w:rsid w:val="004C654B"/>
    <w:rsid w:val="004C725F"/>
    <w:rsid w:val="004C7606"/>
    <w:rsid w:val="004C7BBC"/>
    <w:rsid w:val="004D042C"/>
    <w:rsid w:val="004D1678"/>
    <w:rsid w:val="004D219F"/>
    <w:rsid w:val="004D2470"/>
    <w:rsid w:val="004D256F"/>
    <w:rsid w:val="004D2E84"/>
    <w:rsid w:val="004D351F"/>
    <w:rsid w:val="004D4794"/>
    <w:rsid w:val="004D4D5F"/>
    <w:rsid w:val="004D56DF"/>
    <w:rsid w:val="004D5E69"/>
    <w:rsid w:val="004D642B"/>
    <w:rsid w:val="004D6F47"/>
    <w:rsid w:val="004D70D5"/>
    <w:rsid w:val="004D7EBD"/>
    <w:rsid w:val="004E011E"/>
    <w:rsid w:val="004E202B"/>
    <w:rsid w:val="004E297D"/>
    <w:rsid w:val="004E37E2"/>
    <w:rsid w:val="004E3FD4"/>
    <w:rsid w:val="004E43F7"/>
    <w:rsid w:val="004E7ACF"/>
    <w:rsid w:val="004F0718"/>
    <w:rsid w:val="004F1994"/>
    <w:rsid w:val="004F273B"/>
    <w:rsid w:val="004F2DF7"/>
    <w:rsid w:val="004F38C4"/>
    <w:rsid w:val="004F3ED7"/>
    <w:rsid w:val="004F44F9"/>
    <w:rsid w:val="004F45A2"/>
    <w:rsid w:val="004F51CB"/>
    <w:rsid w:val="004F5277"/>
    <w:rsid w:val="004F5553"/>
    <w:rsid w:val="004F58D1"/>
    <w:rsid w:val="004F5E69"/>
    <w:rsid w:val="004F62C8"/>
    <w:rsid w:val="004F63A4"/>
    <w:rsid w:val="004F6B19"/>
    <w:rsid w:val="004F6D9D"/>
    <w:rsid w:val="004F79E2"/>
    <w:rsid w:val="00500067"/>
    <w:rsid w:val="00500122"/>
    <w:rsid w:val="00501ED6"/>
    <w:rsid w:val="00502291"/>
    <w:rsid w:val="00502C4F"/>
    <w:rsid w:val="0050378A"/>
    <w:rsid w:val="0050441C"/>
    <w:rsid w:val="00505070"/>
    <w:rsid w:val="005053A5"/>
    <w:rsid w:val="005054B1"/>
    <w:rsid w:val="0050587B"/>
    <w:rsid w:val="00505970"/>
    <w:rsid w:val="00506A4B"/>
    <w:rsid w:val="00506AB9"/>
    <w:rsid w:val="00506BD9"/>
    <w:rsid w:val="00507BF1"/>
    <w:rsid w:val="0051088D"/>
    <w:rsid w:val="005109FD"/>
    <w:rsid w:val="00511244"/>
    <w:rsid w:val="00511544"/>
    <w:rsid w:val="005116B5"/>
    <w:rsid w:val="00511A40"/>
    <w:rsid w:val="00511F8E"/>
    <w:rsid w:val="00512E82"/>
    <w:rsid w:val="00513001"/>
    <w:rsid w:val="00513534"/>
    <w:rsid w:val="005136B0"/>
    <w:rsid w:val="00515966"/>
    <w:rsid w:val="0051668F"/>
    <w:rsid w:val="00516DE9"/>
    <w:rsid w:val="005171FF"/>
    <w:rsid w:val="00517F5E"/>
    <w:rsid w:val="00520283"/>
    <w:rsid w:val="00522D02"/>
    <w:rsid w:val="005232F7"/>
    <w:rsid w:val="005234FF"/>
    <w:rsid w:val="005237FF"/>
    <w:rsid w:val="00523F82"/>
    <w:rsid w:val="005255D6"/>
    <w:rsid w:val="00526AB7"/>
    <w:rsid w:val="00527276"/>
    <w:rsid w:val="00527C70"/>
    <w:rsid w:val="00530EFF"/>
    <w:rsid w:val="00531061"/>
    <w:rsid w:val="00531524"/>
    <w:rsid w:val="0053172B"/>
    <w:rsid w:val="00532CC0"/>
    <w:rsid w:val="00532FB4"/>
    <w:rsid w:val="00533EAD"/>
    <w:rsid w:val="005341A5"/>
    <w:rsid w:val="00534350"/>
    <w:rsid w:val="0053455E"/>
    <w:rsid w:val="005355A0"/>
    <w:rsid w:val="00535988"/>
    <w:rsid w:val="00540B48"/>
    <w:rsid w:val="005416A8"/>
    <w:rsid w:val="00541F1F"/>
    <w:rsid w:val="00542233"/>
    <w:rsid w:val="0054298A"/>
    <w:rsid w:val="005429B1"/>
    <w:rsid w:val="00542E2F"/>
    <w:rsid w:val="0054333C"/>
    <w:rsid w:val="00543DA0"/>
    <w:rsid w:val="00543E30"/>
    <w:rsid w:val="005450E0"/>
    <w:rsid w:val="0054533D"/>
    <w:rsid w:val="00545708"/>
    <w:rsid w:val="005458C6"/>
    <w:rsid w:val="00546299"/>
    <w:rsid w:val="0054657C"/>
    <w:rsid w:val="0054777B"/>
    <w:rsid w:val="0055021B"/>
    <w:rsid w:val="00550724"/>
    <w:rsid w:val="00550D0E"/>
    <w:rsid w:val="005510FC"/>
    <w:rsid w:val="0055146A"/>
    <w:rsid w:val="005516A9"/>
    <w:rsid w:val="0055202A"/>
    <w:rsid w:val="005525BB"/>
    <w:rsid w:val="005532C6"/>
    <w:rsid w:val="00554BD6"/>
    <w:rsid w:val="00555292"/>
    <w:rsid w:val="00555417"/>
    <w:rsid w:val="00555F85"/>
    <w:rsid w:val="005573F4"/>
    <w:rsid w:val="00560030"/>
    <w:rsid w:val="005606DD"/>
    <w:rsid w:val="00560935"/>
    <w:rsid w:val="00560B7C"/>
    <w:rsid w:val="00560E38"/>
    <w:rsid w:val="0056105D"/>
    <w:rsid w:val="00561C03"/>
    <w:rsid w:val="00561D9B"/>
    <w:rsid w:val="00561FB2"/>
    <w:rsid w:val="005626B9"/>
    <w:rsid w:val="0056291B"/>
    <w:rsid w:val="005635C0"/>
    <w:rsid w:val="00563843"/>
    <w:rsid w:val="00564962"/>
    <w:rsid w:val="005649C6"/>
    <w:rsid w:val="005653D6"/>
    <w:rsid w:val="00565498"/>
    <w:rsid w:val="005654D0"/>
    <w:rsid w:val="00566EA7"/>
    <w:rsid w:val="00570447"/>
    <w:rsid w:val="0057085B"/>
    <w:rsid w:val="00570929"/>
    <w:rsid w:val="00570D99"/>
    <w:rsid w:val="00571058"/>
    <w:rsid w:val="00571071"/>
    <w:rsid w:val="00571557"/>
    <w:rsid w:val="005716D6"/>
    <w:rsid w:val="00571D1B"/>
    <w:rsid w:val="0057211D"/>
    <w:rsid w:val="005721C3"/>
    <w:rsid w:val="0057298C"/>
    <w:rsid w:val="00573CAA"/>
    <w:rsid w:val="00573DBE"/>
    <w:rsid w:val="00574730"/>
    <w:rsid w:val="005749E5"/>
    <w:rsid w:val="00574F07"/>
    <w:rsid w:val="00575FCC"/>
    <w:rsid w:val="005760C4"/>
    <w:rsid w:val="005762AF"/>
    <w:rsid w:val="005763CB"/>
    <w:rsid w:val="00576B98"/>
    <w:rsid w:val="00576F85"/>
    <w:rsid w:val="005771FA"/>
    <w:rsid w:val="005776CF"/>
    <w:rsid w:val="00577B65"/>
    <w:rsid w:val="00577ED0"/>
    <w:rsid w:val="00580186"/>
    <w:rsid w:val="00580714"/>
    <w:rsid w:val="005807D5"/>
    <w:rsid w:val="00580AEA"/>
    <w:rsid w:val="00581287"/>
    <w:rsid w:val="005821C1"/>
    <w:rsid w:val="00582397"/>
    <w:rsid w:val="00582FDE"/>
    <w:rsid w:val="0058332D"/>
    <w:rsid w:val="005834B4"/>
    <w:rsid w:val="00583724"/>
    <w:rsid w:val="00583F4D"/>
    <w:rsid w:val="00585166"/>
    <w:rsid w:val="005851DB"/>
    <w:rsid w:val="005878C6"/>
    <w:rsid w:val="005901B3"/>
    <w:rsid w:val="00590C63"/>
    <w:rsid w:val="005913A6"/>
    <w:rsid w:val="0059227E"/>
    <w:rsid w:val="00592597"/>
    <w:rsid w:val="00592DDA"/>
    <w:rsid w:val="00593793"/>
    <w:rsid w:val="00594A51"/>
    <w:rsid w:val="005952B2"/>
    <w:rsid w:val="00595548"/>
    <w:rsid w:val="00595F1A"/>
    <w:rsid w:val="005A02B5"/>
    <w:rsid w:val="005A07C7"/>
    <w:rsid w:val="005A1766"/>
    <w:rsid w:val="005A1B08"/>
    <w:rsid w:val="005A35B6"/>
    <w:rsid w:val="005A36E3"/>
    <w:rsid w:val="005A61AA"/>
    <w:rsid w:val="005A7356"/>
    <w:rsid w:val="005A7748"/>
    <w:rsid w:val="005B06D5"/>
    <w:rsid w:val="005B13F6"/>
    <w:rsid w:val="005B18AC"/>
    <w:rsid w:val="005B1D7D"/>
    <w:rsid w:val="005B1FA4"/>
    <w:rsid w:val="005B3057"/>
    <w:rsid w:val="005B50A3"/>
    <w:rsid w:val="005B69F7"/>
    <w:rsid w:val="005B7132"/>
    <w:rsid w:val="005B7365"/>
    <w:rsid w:val="005C00B8"/>
    <w:rsid w:val="005C0883"/>
    <w:rsid w:val="005C0E01"/>
    <w:rsid w:val="005C1110"/>
    <w:rsid w:val="005C14D0"/>
    <w:rsid w:val="005C1861"/>
    <w:rsid w:val="005C1FDB"/>
    <w:rsid w:val="005C26EE"/>
    <w:rsid w:val="005C392D"/>
    <w:rsid w:val="005C3AE9"/>
    <w:rsid w:val="005C542F"/>
    <w:rsid w:val="005C5E21"/>
    <w:rsid w:val="005C7499"/>
    <w:rsid w:val="005C762B"/>
    <w:rsid w:val="005C7C2E"/>
    <w:rsid w:val="005C7F89"/>
    <w:rsid w:val="005D02E3"/>
    <w:rsid w:val="005D0A3A"/>
    <w:rsid w:val="005D0A47"/>
    <w:rsid w:val="005D12EC"/>
    <w:rsid w:val="005D1A49"/>
    <w:rsid w:val="005D285D"/>
    <w:rsid w:val="005D3254"/>
    <w:rsid w:val="005D3CBC"/>
    <w:rsid w:val="005D4007"/>
    <w:rsid w:val="005D5858"/>
    <w:rsid w:val="005D5A46"/>
    <w:rsid w:val="005D716F"/>
    <w:rsid w:val="005D77D4"/>
    <w:rsid w:val="005D792E"/>
    <w:rsid w:val="005E03C8"/>
    <w:rsid w:val="005E090B"/>
    <w:rsid w:val="005E0CEF"/>
    <w:rsid w:val="005E124F"/>
    <w:rsid w:val="005E2CFA"/>
    <w:rsid w:val="005E3317"/>
    <w:rsid w:val="005E3BAA"/>
    <w:rsid w:val="005E3F44"/>
    <w:rsid w:val="005E45A1"/>
    <w:rsid w:val="005E47EC"/>
    <w:rsid w:val="005E47FC"/>
    <w:rsid w:val="005E4827"/>
    <w:rsid w:val="005E4942"/>
    <w:rsid w:val="005E4F1D"/>
    <w:rsid w:val="005E5BF0"/>
    <w:rsid w:val="005E6BCA"/>
    <w:rsid w:val="005E722B"/>
    <w:rsid w:val="005E7488"/>
    <w:rsid w:val="005E7A24"/>
    <w:rsid w:val="005E7BA4"/>
    <w:rsid w:val="005F17E4"/>
    <w:rsid w:val="005F1942"/>
    <w:rsid w:val="005F2D26"/>
    <w:rsid w:val="005F3455"/>
    <w:rsid w:val="005F3761"/>
    <w:rsid w:val="005F40F4"/>
    <w:rsid w:val="005F45F4"/>
    <w:rsid w:val="005F4E8C"/>
    <w:rsid w:val="005F5731"/>
    <w:rsid w:val="005F6D6D"/>
    <w:rsid w:val="005F6E63"/>
    <w:rsid w:val="0060062E"/>
    <w:rsid w:val="0060220F"/>
    <w:rsid w:val="00602886"/>
    <w:rsid w:val="00602A5F"/>
    <w:rsid w:val="006049ED"/>
    <w:rsid w:val="00604B57"/>
    <w:rsid w:val="00604D51"/>
    <w:rsid w:val="00605109"/>
    <w:rsid w:val="00605F57"/>
    <w:rsid w:val="0060700C"/>
    <w:rsid w:val="00607316"/>
    <w:rsid w:val="006078BE"/>
    <w:rsid w:val="006103FD"/>
    <w:rsid w:val="006106DB"/>
    <w:rsid w:val="00610924"/>
    <w:rsid w:val="006112ED"/>
    <w:rsid w:val="0061273E"/>
    <w:rsid w:val="00613633"/>
    <w:rsid w:val="00613771"/>
    <w:rsid w:val="00614769"/>
    <w:rsid w:val="006147E9"/>
    <w:rsid w:val="00614BB8"/>
    <w:rsid w:val="00615385"/>
    <w:rsid w:val="0061543C"/>
    <w:rsid w:val="00615C4D"/>
    <w:rsid w:val="00615F82"/>
    <w:rsid w:val="0061657F"/>
    <w:rsid w:val="006215F7"/>
    <w:rsid w:val="00621710"/>
    <w:rsid w:val="00621732"/>
    <w:rsid w:val="00621D28"/>
    <w:rsid w:val="00621DB4"/>
    <w:rsid w:val="00622337"/>
    <w:rsid w:val="00622E61"/>
    <w:rsid w:val="006232BB"/>
    <w:rsid w:val="006235E3"/>
    <w:rsid w:val="00623A87"/>
    <w:rsid w:val="0062419F"/>
    <w:rsid w:val="00624B85"/>
    <w:rsid w:val="006257E3"/>
    <w:rsid w:val="0062611B"/>
    <w:rsid w:val="006270AF"/>
    <w:rsid w:val="006276F5"/>
    <w:rsid w:val="006277FD"/>
    <w:rsid w:val="0062782B"/>
    <w:rsid w:val="00627A8D"/>
    <w:rsid w:val="00631B82"/>
    <w:rsid w:val="00631D31"/>
    <w:rsid w:val="00631E61"/>
    <w:rsid w:val="00632612"/>
    <w:rsid w:val="00632BE7"/>
    <w:rsid w:val="0063467E"/>
    <w:rsid w:val="00637513"/>
    <w:rsid w:val="0063796A"/>
    <w:rsid w:val="00640B72"/>
    <w:rsid w:val="00640BB2"/>
    <w:rsid w:val="006414A4"/>
    <w:rsid w:val="006414BE"/>
    <w:rsid w:val="00641C1C"/>
    <w:rsid w:val="0064270B"/>
    <w:rsid w:val="00642DF6"/>
    <w:rsid w:val="00642EF9"/>
    <w:rsid w:val="0064319D"/>
    <w:rsid w:val="0064383B"/>
    <w:rsid w:val="00644B5F"/>
    <w:rsid w:val="0064571F"/>
    <w:rsid w:val="00645768"/>
    <w:rsid w:val="006458D3"/>
    <w:rsid w:val="00645AA4"/>
    <w:rsid w:val="006462F3"/>
    <w:rsid w:val="00646D89"/>
    <w:rsid w:val="00646F2D"/>
    <w:rsid w:val="00646FC9"/>
    <w:rsid w:val="00647973"/>
    <w:rsid w:val="00647EBA"/>
    <w:rsid w:val="00647F49"/>
    <w:rsid w:val="006505C5"/>
    <w:rsid w:val="0065066F"/>
    <w:rsid w:val="006509BE"/>
    <w:rsid w:val="00651B44"/>
    <w:rsid w:val="00652020"/>
    <w:rsid w:val="00652914"/>
    <w:rsid w:val="006533A9"/>
    <w:rsid w:val="006536A6"/>
    <w:rsid w:val="00653F41"/>
    <w:rsid w:val="00654100"/>
    <w:rsid w:val="006542CC"/>
    <w:rsid w:val="00654636"/>
    <w:rsid w:val="00654A7D"/>
    <w:rsid w:val="006551EE"/>
    <w:rsid w:val="00655347"/>
    <w:rsid w:val="006554B9"/>
    <w:rsid w:val="00655803"/>
    <w:rsid w:val="006558F8"/>
    <w:rsid w:val="0065689A"/>
    <w:rsid w:val="0065689D"/>
    <w:rsid w:val="00657228"/>
    <w:rsid w:val="0065744C"/>
    <w:rsid w:val="006578B5"/>
    <w:rsid w:val="00657D2E"/>
    <w:rsid w:val="006601BD"/>
    <w:rsid w:val="006602A8"/>
    <w:rsid w:val="00660957"/>
    <w:rsid w:val="0066132C"/>
    <w:rsid w:val="00661E10"/>
    <w:rsid w:val="00661EE9"/>
    <w:rsid w:val="00662941"/>
    <w:rsid w:val="00662BF4"/>
    <w:rsid w:val="00662CD5"/>
    <w:rsid w:val="00663000"/>
    <w:rsid w:val="006650A0"/>
    <w:rsid w:val="00665FA6"/>
    <w:rsid w:val="00666757"/>
    <w:rsid w:val="00671A36"/>
    <w:rsid w:val="00672295"/>
    <w:rsid w:val="0067240A"/>
    <w:rsid w:val="00672F0A"/>
    <w:rsid w:val="00673762"/>
    <w:rsid w:val="00673A69"/>
    <w:rsid w:val="00673D26"/>
    <w:rsid w:val="00674346"/>
    <w:rsid w:val="0067452C"/>
    <w:rsid w:val="00674856"/>
    <w:rsid w:val="0067511F"/>
    <w:rsid w:val="006765C8"/>
    <w:rsid w:val="0067734F"/>
    <w:rsid w:val="00677931"/>
    <w:rsid w:val="00677C8E"/>
    <w:rsid w:val="00680130"/>
    <w:rsid w:val="006803F7"/>
    <w:rsid w:val="00680FB5"/>
    <w:rsid w:val="00681484"/>
    <w:rsid w:val="00681D63"/>
    <w:rsid w:val="00682191"/>
    <w:rsid w:val="00682361"/>
    <w:rsid w:val="006825A4"/>
    <w:rsid w:val="0068315A"/>
    <w:rsid w:val="006834D3"/>
    <w:rsid w:val="00684958"/>
    <w:rsid w:val="00685101"/>
    <w:rsid w:val="00685475"/>
    <w:rsid w:val="00685D99"/>
    <w:rsid w:val="0068607A"/>
    <w:rsid w:val="00690809"/>
    <w:rsid w:val="00690845"/>
    <w:rsid w:val="006921C0"/>
    <w:rsid w:val="00693745"/>
    <w:rsid w:val="006937E3"/>
    <w:rsid w:val="00693BAF"/>
    <w:rsid w:val="00694D9D"/>
    <w:rsid w:val="00694EFA"/>
    <w:rsid w:val="006950BF"/>
    <w:rsid w:val="00695835"/>
    <w:rsid w:val="006962C7"/>
    <w:rsid w:val="0069660B"/>
    <w:rsid w:val="00697187"/>
    <w:rsid w:val="006A10D3"/>
    <w:rsid w:val="006A17DE"/>
    <w:rsid w:val="006A1964"/>
    <w:rsid w:val="006A2CEE"/>
    <w:rsid w:val="006A2FEC"/>
    <w:rsid w:val="006A312E"/>
    <w:rsid w:val="006A5EAE"/>
    <w:rsid w:val="006A6686"/>
    <w:rsid w:val="006A6A5D"/>
    <w:rsid w:val="006A70FB"/>
    <w:rsid w:val="006A7790"/>
    <w:rsid w:val="006A798A"/>
    <w:rsid w:val="006A7CB0"/>
    <w:rsid w:val="006B0063"/>
    <w:rsid w:val="006B0879"/>
    <w:rsid w:val="006B0DD7"/>
    <w:rsid w:val="006B1524"/>
    <w:rsid w:val="006B2DE9"/>
    <w:rsid w:val="006B3F49"/>
    <w:rsid w:val="006B4058"/>
    <w:rsid w:val="006B4846"/>
    <w:rsid w:val="006B4BB6"/>
    <w:rsid w:val="006B5602"/>
    <w:rsid w:val="006B5A2B"/>
    <w:rsid w:val="006B5E99"/>
    <w:rsid w:val="006B6333"/>
    <w:rsid w:val="006B6AE8"/>
    <w:rsid w:val="006B7FDF"/>
    <w:rsid w:val="006C06F9"/>
    <w:rsid w:val="006C0FB8"/>
    <w:rsid w:val="006C170D"/>
    <w:rsid w:val="006C1856"/>
    <w:rsid w:val="006C270B"/>
    <w:rsid w:val="006C3388"/>
    <w:rsid w:val="006C36E8"/>
    <w:rsid w:val="006C38AA"/>
    <w:rsid w:val="006C41E8"/>
    <w:rsid w:val="006C49AC"/>
    <w:rsid w:val="006C688C"/>
    <w:rsid w:val="006C6C63"/>
    <w:rsid w:val="006C7181"/>
    <w:rsid w:val="006C7566"/>
    <w:rsid w:val="006C79FD"/>
    <w:rsid w:val="006C7FC8"/>
    <w:rsid w:val="006D0741"/>
    <w:rsid w:val="006D0B0C"/>
    <w:rsid w:val="006D0BD5"/>
    <w:rsid w:val="006D1016"/>
    <w:rsid w:val="006D283D"/>
    <w:rsid w:val="006D43BE"/>
    <w:rsid w:val="006D4A47"/>
    <w:rsid w:val="006D4A73"/>
    <w:rsid w:val="006D4B25"/>
    <w:rsid w:val="006D4E5F"/>
    <w:rsid w:val="006D65C1"/>
    <w:rsid w:val="006D68EB"/>
    <w:rsid w:val="006D69D0"/>
    <w:rsid w:val="006D6D17"/>
    <w:rsid w:val="006D6D3F"/>
    <w:rsid w:val="006D7463"/>
    <w:rsid w:val="006D7714"/>
    <w:rsid w:val="006D77C6"/>
    <w:rsid w:val="006D7DEA"/>
    <w:rsid w:val="006E0813"/>
    <w:rsid w:val="006E29EF"/>
    <w:rsid w:val="006E37A9"/>
    <w:rsid w:val="006E3884"/>
    <w:rsid w:val="006E4A27"/>
    <w:rsid w:val="006E4DB4"/>
    <w:rsid w:val="006E4F13"/>
    <w:rsid w:val="006E5489"/>
    <w:rsid w:val="006E5826"/>
    <w:rsid w:val="006E5F41"/>
    <w:rsid w:val="006E6384"/>
    <w:rsid w:val="006E6887"/>
    <w:rsid w:val="006E75C6"/>
    <w:rsid w:val="006F0355"/>
    <w:rsid w:val="006F097F"/>
    <w:rsid w:val="006F2FF2"/>
    <w:rsid w:val="006F314B"/>
    <w:rsid w:val="006F39E3"/>
    <w:rsid w:val="006F463E"/>
    <w:rsid w:val="006F4702"/>
    <w:rsid w:val="006F4FED"/>
    <w:rsid w:val="006F50D0"/>
    <w:rsid w:val="006F59E4"/>
    <w:rsid w:val="006F639B"/>
    <w:rsid w:val="006F68B0"/>
    <w:rsid w:val="006F7FEE"/>
    <w:rsid w:val="007002AA"/>
    <w:rsid w:val="007009AB"/>
    <w:rsid w:val="00701617"/>
    <w:rsid w:val="00702CFB"/>
    <w:rsid w:val="00703C1A"/>
    <w:rsid w:val="00704500"/>
    <w:rsid w:val="007049B4"/>
    <w:rsid w:val="00704EFD"/>
    <w:rsid w:val="00705635"/>
    <w:rsid w:val="007068D6"/>
    <w:rsid w:val="00707E8C"/>
    <w:rsid w:val="007100AC"/>
    <w:rsid w:val="007103CE"/>
    <w:rsid w:val="0071106A"/>
    <w:rsid w:val="00711454"/>
    <w:rsid w:val="00711595"/>
    <w:rsid w:val="00712D85"/>
    <w:rsid w:val="00713AAB"/>
    <w:rsid w:val="00714A4E"/>
    <w:rsid w:val="00714BCA"/>
    <w:rsid w:val="00715797"/>
    <w:rsid w:val="007164B4"/>
    <w:rsid w:val="007165A5"/>
    <w:rsid w:val="00716896"/>
    <w:rsid w:val="00716EA4"/>
    <w:rsid w:val="00716EA9"/>
    <w:rsid w:val="00717073"/>
    <w:rsid w:val="00717C45"/>
    <w:rsid w:val="00720779"/>
    <w:rsid w:val="00720D36"/>
    <w:rsid w:val="00721A27"/>
    <w:rsid w:val="00722241"/>
    <w:rsid w:val="00722ACF"/>
    <w:rsid w:val="007232ED"/>
    <w:rsid w:val="00723505"/>
    <w:rsid w:val="007245A7"/>
    <w:rsid w:val="00724C3C"/>
    <w:rsid w:val="00725758"/>
    <w:rsid w:val="00726032"/>
    <w:rsid w:val="00726D79"/>
    <w:rsid w:val="007271B1"/>
    <w:rsid w:val="007271E1"/>
    <w:rsid w:val="0072737B"/>
    <w:rsid w:val="00730431"/>
    <w:rsid w:val="007305A1"/>
    <w:rsid w:val="007306F6"/>
    <w:rsid w:val="00730AD1"/>
    <w:rsid w:val="00730D6C"/>
    <w:rsid w:val="00730E93"/>
    <w:rsid w:val="007324AF"/>
    <w:rsid w:val="007329C4"/>
    <w:rsid w:val="00732BDD"/>
    <w:rsid w:val="0073379F"/>
    <w:rsid w:val="007338F1"/>
    <w:rsid w:val="00733D34"/>
    <w:rsid w:val="0073410C"/>
    <w:rsid w:val="00734453"/>
    <w:rsid w:val="0073464F"/>
    <w:rsid w:val="0073602F"/>
    <w:rsid w:val="0073640D"/>
    <w:rsid w:val="0073729F"/>
    <w:rsid w:val="007405BF"/>
    <w:rsid w:val="00740942"/>
    <w:rsid w:val="00740EE9"/>
    <w:rsid w:val="0074108B"/>
    <w:rsid w:val="00741482"/>
    <w:rsid w:val="007419C2"/>
    <w:rsid w:val="00741A2F"/>
    <w:rsid w:val="00741AB5"/>
    <w:rsid w:val="00741FDF"/>
    <w:rsid w:val="00742F67"/>
    <w:rsid w:val="007439A8"/>
    <w:rsid w:val="007446F4"/>
    <w:rsid w:val="007449E1"/>
    <w:rsid w:val="007458FD"/>
    <w:rsid w:val="00745FD2"/>
    <w:rsid w:val="00746AF5"/>
    <w:rsid w:val="007479CC"/>
    <w:rsid w:val="00747E1B"/>
    <w:rsid w:val="00747F7D"/>
    <w:rsid w:val="00750DE9"/>
    <w:rsid w:val="0075100A"/>
    <w:rsid w:val="00751648"/>
    <w:rsid w:val="00751D71"/>
    <w:rsid w:val="007522A9"/>
    <w:rsid w:val="00752CA9"/>
    <w:rsid w:val="00752E40"/>
    <w:rsid w:val="00754459"/>
    <w:rsid w:val="00754E66"/>
    <w:rsid w:val="00755116"/>
    <w:rsid w:val="0075678D"/>
    <w:rsid w:val="00756CE0"/>
    <w:rsid w:val="00756FD4"/>
    <w:rsid w:val="00757736"/>
    <w:rsid w:val="00757E86"/>
    <w:rsid w:val="00760555"/>
    <w:rsid w:val="0076102D"/>
    <w:rsid w:val="007611A3"/>
    <w:rsid w:val="00762C71"/>
    <w:rsid w:val="00762D94"/>
    <w:rsid w:val="00763A42"/>
    <w:rsid w:val="00763C8D"/>
    <w:rsid w:val="007647D9"/>
    <w:rsid w:val="00764ACF"/>
    <w:rsid w:val="00764ECC"/>
    <w:rsid w:val="00765180"/>
    <w:rsid w:val="007668FC"/>
    <w:rsid w:val="007669D1"/>
    <w:rsid w:val="00767630"/>
    <w:rsid w:val="007704C6"/>
    <w:rsid w:val="0077080A"/>
    <w:rsid w:val="00770B54"/>
    <w:rsid w:val="00771179"/>
    <w:rsid w:val="00771990"/>
    <w:rsid w:val="0077253E"/>
    <w:rsid w:val="007727BF"/>
    <w:rsid w:val="00772D4C"/>
    <w:rsid w:val="0077306C"/>
    <w:rsid w:val="00774531"/>
    <w:rsid w:val="00774CA4"/>
    <w:rsid w:val="00775AA8"/>
    <w:rsid w:val="00775BFB"/>
    <w:rsid w:val="00776AA3"/>
    <w:rsid w:val="00776C33"/>
    <w:rsid w:val="007770BC"/>
    <w:rsid w:val="00777A7B"/>
    <w:rsid w:val="00777CA1"/>
    <w:rsid w:val="00780290"/>
    <w:rsid w:val="00780293"/>
    <w:rsid w:val="00780EC0"/>
    <w:rsid w:val="00781354"/>
    <w:rsid w:val="00781ACA"/>
    <w:rsid w:val="007821E5"/>
    <w:rsid w:val="007822B6"/>
    <w:rsid w:val="00782506"/>
    <w:rsid w:val="007830F7"/>
    <w:rsid w:val="00783147"/>
    <w:rsid w:val="007833DC"/>
    <w:rsid w:val="00783ACA"/>
    <w:rsid w:val="00784096"/>
    <w:rsid w:val="00785455"/>
    <w:rsid w:val="00785E21"/>
    <w:rsid w:val="0078656A"/>
    <w:rsid w:val="00786844"/>
    <w:rsid w:val="0078733D"/>
    <w:rsid w:val="00787460"/>
    <w:rsid w:val="00787E3F"/>
    <w:rsid w:val="007901DD"/>
    <w:rsid w:val="00790460"/>
    <w:rsid w:val="00790631"/>
    <w:rsid w:val="00793658"/>
    <w:rsid w:val="007937E8"/>
    <w:rsid w:val="00793CBB"/>
    <w:rsid w:val="007950C7"/>
    <w:rsid w:val="007955D8"/>
    <w:rsid w:val="00795873"/>
    <w:rsid w:val="007959C4"/>
    <w:rsid w:val="00795C88"/>
    <w:rsid w:val="0079618D"/>
    <w:rsid w:val="007969E0"/>
    <w:rsid w:val="00796EE0"/>
    <w:rsid w:val="0079704C"/>
    <w:rsid w:val="00797335"/>
    <w:rsid w:val="0079739E"/>
    <w:rsid w:val="0079751B"/>
    <w:rsid w:val="0079773E"/>
    <w:rsid w:val="007A05B8"/>
    <w:rsid w:val="007A09A4"/>
    <w:rsid w:val="007A0F69"/>
    <w:rsid w:val="007A29AE"/>
    <w:rsid w:val="007A4B9E"/>
    <w:rsid w:val="007A57CC"/>
    <w:rsid w:val="007A57ED"/>
    <w:rsid w:val="007A6A18"/>
    <w:rsid w:val="007A744C"/>
    <w:rsid w:val="007A75F7"/>
    <w:rsid w:val="007A7B70"/>
    <w:rsid w:val="007B0093"/>
    <w:rsid w:val="007B04D3"/>
    <w:rsid w:val="007B0661"/>
    <w:rsid w:val="007B0895"/>
    <w:rsid w:val="007B0A94"/>
    <w:rsid w:val="007B162B"/>
    <w:rsid w:val="007B199D"/>
    <w:rsid w:val="007B24BD"/>
    <w:rsid w:val="007B3D8E"/>
    <w:rsid w:val="007B444D"/>
    <w:rsid w:val="007B4591"/>
    <w:rsid w:val="007B46BC"/>
    <w:rsid w:val="007B5243"/>
    <w:rsid w:val="007B64FE"/>
    <w:rsid w:val="007B7225"/>
    <w:rsid w:val="007B77F1"/>
    <w:rsid w:val="007B7A2A"/>
    <w:rsid w:val="007C0034"/>
    <w:rsid w:val="007C0895"/>
    <w:rsid w:val="007C1F80"/>
    <w:rsid w:val="007C22C3"/>
    <w:rsid w:val="007C3306"/>
    <w:rsid w:val="007C3559"/>
    <w:rsid w:val="007C42B0"/>
    <w:rsid w:val="007C43D7"/>
    <w:rsid w:val="007C4AC0"/>
    <w:rsid w:val="007C6077"/>
    <w:rsid w:val="007C6756"/>
    <w:rsid w:val="007C6829"/>
    <w:rsid w:val="007C6900"/>
    <w:rsid w:val="007C721B"/>
    <w:rsid w:val="007C7982"/>
    <w:rsid w:val="007C79E2"/>
    <w:rsid w:val="007D03F5"/>
    <w:rsid w:val="007D0B82"/>
    <w:rsid w:val="007D1B24"/>
    <w:rsid w:val="007D28E5"/>
    <w:rsid w:val="007D2E9C"/>
    <w:rsid w:val="007D370A"/>
    <w:rsid w:val="007D3941"/>
    <w:rsid w:val="007D3A17"/>
    <w:rsid w:val="007D3BA8"/>
    <w:rsid w:val="007D3DCA"/>
    <w:rsid w:val="007D4DF9"/>
    <w:rsid w:val="007D5B2D"/>
    <w:rsid w:val="007D6248"/>
    <w:rsid w:val="007D654C"/>
    <w:rsid w:val="007D6F08"/>
    <w:rsid w:val="007D7401"/>
    <w:rsid w:val="007D7402"/>
    <w:rsid w:val="007E05E7"/>
    <w:rsid w:val="007E09C2"/>
    <w:rsid w:val="007E1052"/>
    <w:rsid w:val="007E284B"/>
    <w:rsid w:val="007E4904"/>
    <w:rsid w:val="007E4DA3"/>
    <w:rsid w:val="007E55D7"/>
    <w:rsid w:val="007E6BD4"/>
    <w:rsid w:val="007E6EA2"/>
    <w:rsid w:val="007E7F32"/>
    <w:rsid w:val="007F035A"/>
    <w:rsid w:val="007F159D"/>
    <w:rsid w:val="007F212E"/>
    <w:rsid w:val="007F21B2"/>
    <w:rsid w:val="007F22C3"/>
    <w:rsid w:val="007F29C8"/>
    <w:rsid w:val="007F2FC1"/>
    <w:rsid w:val="007F391F"/>
    <w:rsid w:val="007F3A66"/>
    <w:rsid w:val="007F45D2"/>
    <w:rsid w:val="007F61D2"/>
    <w:rsid w:val="007F6AB8"/>
    <w:rsid w:val="007F6B81"/>
    <w:rsid w:val="007F7C95"/>
    <w:rsid w:val="007F7D66"/>
    <w:rsid w:val="00801D1A"/>
    <w:rsid w:val="008020E6"/>
    <w:rsid w:val="008027B7"/>
    <w:rsid w:val="00802DB9"/>
    <w:rsid w:val="00804B7F"/>
    <w:rsid w:val="0080579E"/>
    <w:rsid w:val="008058FB"/>
    <w:rsid w:val="00806210"/>
    <w:rsid w:val="0080731C"/>
    <w:rsid w:val="008108F2"/>
    <w:rsid w:val="00810974"/>
    <w:rsid w:val="00811462"/>
    <w:rsid w:val="008114A8"/>
    <w:rsid w:val="00812B30"/>
    <w:rsid w:val="0081367F"/>
    <w:rsid w:val="008137EC"/>
    <w:rsid w:val="00814137"/>
    <w:rsid w:val="00814225"/>
    <w:rsid w:val="00814312"/>
    <w:rsid w:val="0081444A"/>
    <w:rsid w:val="0081495D"/>
    <w:rsid w:val="00814C6A"/>
    <w:rsid w:val="00815306"/>
    <w:rsid w:val="00815639"/>
    <w:rsid w:val="00816430"/>
    <w:rsid w:val="00816B2E"/>
    <w:rsid w:val="00817BAB"/>
    <w:rsid w:val="0082087B"/>
    <w:rsid w:val="0082199E"/>
    <w:rsid w:val="00822127"/>
    <w:rsid w:val="00822189"/>
    <w:rsid w:val="0082304F"/>
    <w:rsid w:val="008235B2"/>
    <w:rsid w:val="008238CE"/>
    <w:rsid w:val="00824008"/>
    <w:rsid w:val="00824946"/>
    <w:rsid w:val="008250F7"/>
    <w:rsid w:val="00825267"/>
    <w:rsid w:val="00825B0C"/>
    <w:rsid w:val="00825E6A"/>
    <w:rsid w:val="00830792"/>
    <w:rsid w:val="00830A31"/>
    <w:rsid w:val="00831604"/>
    <w:rsid w:val="0083186A"/>
    <w:rsid w:val="008318D2"/>
    <w:rsid w:val="0083244E"/>
    <w:rsid w:val="008324A7"/>
    <w:rsid w:val="00832AFD"/>
    <w:rsid w:val="00832FDF"/>
    <w:rsid w:val="008334FB"/>
    <w:rsid w:val="008339B7"/>
    <w:rsid w:val="00834115"/>
    <w:rsid w:val="00834C39"/>
    <w:rsid w:val="00835072"/>
    <w:rsid w:val="0083507C"/>
    <w:rsid w:val="0083534E"/>
    <w:rsid w:val="008357DB"/>
    <w:rsid w:val="00835917"/>
    <w:rsid w:val="00835B29"/>
    <w:rsid w:val="0083661C"/>
    <w:rsid w:val="00836E1D"/>
    <w:rsid w:val="00837D8E"/>
    <w:rsid w:val="00837EA0"/>
    <w:rsid w:val="008401BB"/>
    <w:rsid w:val="00840202"/>
    <w:rsid w:val="00840351"/>
    <w:rsid w:val="0084120D"/>
    <w:rsid w:val="008420A4"/>
    <w:rsid w:val="00843738"/>
    <w:rsid w:val="008438CC"/>
    <w:rsid w:val="00843B2E"/>
    <w:rsid w:val="00843C38"/>
    <w:rsid w:val="0084436E"/>
    <w:rsid w:val="008445E3"/>
    <w:rsid w:val="00844BD4"/>
    <w:rsid w:val="00844E3B"/>
    <w:rsid w:val="008451D2"/>
    <w:rsid w:val="00845B10"/>
    <w:rsid w:val="0084613E"/>
    <w:rsid w:val="008470E8"/>
    <w:rsid w:val="008474FE"/>
    <w:rsid w:val="00847B4D"/>
    <w:rsid w:val="00847C6E"/>
    <w:rsid w:val="00850FC4"/>
    <w:rsid w:val="00851937"/>
    <w:rsid w:val="00852921"/>
    <w:rsid w:val="00852B13"/>
    <w:rsid w:val="008535BC"/>
    <w:rsid w:val="0085398A"/>
    <w:rsid w:val="008555BA"/>
    <w:rsid w:val="008558B0"/>
    <w:rsid w:val="00857111"/>
    <w:rsid w:val="0085747B"/>
    <w:rsid w:val="008579C9"/>
    <w:rsid w:val="00857CA0"/>
    <w:rsid w:val="008607BB"/>
    <w:rsid w:val="00861B1D"/>
    <w:rsid w:val="00863245"/>
    <w:rsid w:val="008641E2"/>
    <w:rsid w:val="00864C6B"/>
    <w:rsid w:val="00864C8A"/>
    <w:rsid w:val="00865017"/>
    <w:rsid w:val="008653B4"/>
    <w:rsid w:val="0086650E"/>
    <w:rsid w:val="00866E6E"/>
    <w:rsid w:val="00866E9B"/>
    <w:rsid w:val="00867138"/>
    <w:rsid w:val="00870673"/>
    <w:rsid w:val="0087083D"/>
    <w:rsid w:val="00870D74"/>
    <w:rsid w:val="00871659"/>
    <w:rsid w:val="008717D1"/>
    <w:rsid w:val="00871B45"/>
    <w:rsid w:val="00872C76"/>
    <w:rsid w:val="00873967"/>
    <w:rsid w:val="008739EB"/>
    <w:rsid w:val="00873F26"/>
    <w:rsid w:val="0087421F"/>
    <w:rsid w:val="00874394"/>
    <w:rsid w:val="00874B54"/>
    <w:rsid w:val="00874D07"/>
    <w:rsid w:val="00875600"/>
    <w:rsid w:val="0087567F"/>
    <w:rsid w:val="0087657E"/>
    <w:rsid w:val="008769E3"/>
    <w:rsid w:val="00876AD8"/>
    <w:rsid w:val="0087757F"/>
    <w:rsid w:val="0087797E"/>
    <w:rsid w:val="0088047E"/>
    <w:rsid w:val="00880B50"/>
    <w:rsid w:val="00880D63"/>
    <w:rsid w:val="00881076"/>
    <w:rsid w:val="00881594"/>
    <w:rsid w:val="00882191"/>
    <w:rsid w:val="00882F29"/>
    <w:rsid w:val="0088392A"/>
    <w:rsid w:val="0088394A"/>
    <w:rsid w:val="00883AC3"/>
    <w:rsid w:val="008841A1"/>
    <w:rsid w:val="008843BD"/>
    <w:rsid w:val="008851FB"/>
    <w:rsid w:val="008853EB"/>
    <w:rsid w:val="008856FB"/>
    <w:rsid w:val="00885BBF"/>
    <w:rsid w:val="00886841"/>
    <w:rsid w:val="008876F8"/>
    <w:rsid w:val="00887732"/>
    <w:rsid w:val="008878AD"/>
    <w:rsid w:val="00887DEA"/>
    <w:rsid w:val="00890D5E"/>
    <w:rsid w:val="00890FA8"/>
    <w:rsid w:val="00890FA9"/>
    <w:rsid w:val="0089131D"/>
    <w:rsid w:val="0089257A"/>
    <w:rsid w:val="00892738"/>
    <w:rsid w:val="00893B1A"/>
    <w:rsid w:val="00894043"/>
    <w:rsid w:val="008944B7"/>
    <w:rsid w:val="00894740"/>
    <w:rsid w:val="00894965"/>
    <w:rsid w:val="00894D75"/>
    <w:rsid w:val="008952A7"/>
    <w:rsid w:val="008965D3"/>
    <w:rsid w:val="00896D67"/>
    <w:rsid w:val="00896FBF"/>
    <w:rsid w:val="008978AB"/>
    <w:rsid w:val="0089795C"/>
    <w:rsid w:val="008A063E"/>
    <w:rsid w:val="008A0772"/>
    <w:rsid w:val="008A179C"/>
    <w:rsid w:val="008A1AC7"/>
    <w:rsid w:val="008A2312"/>
    <w:rsid w:val="008A4116"/>
    <w:rsid w:val="008A4DE4"/>
    <w:rsid w:val="008A4F4D"/>
    <w:rsid w:val="008A56AD"/>
    <w:rsid w:val="008A5938"/>
    <w:rsid w:val="008A5E7A"/>
    <w:rsid w:val="008A62BB"/>
    <w:rsid w:val="008A6BA1"/>
    <w:rsid w:val="008A79AE"/>
    <w:rsid w:val="008B06A6"/>
    <w:rsid w:val="008B0BCB"/>
    <w:rsid w:val="008B2153"/>
    <w:rsid w:val="008B216A"/>
    <w:rsid w:val="008B2608"/>
    <w:rsid w:val="008B2ED7"/>
    <w:rsid w:val="008B3245"/>
    <w:rsid w:val="008B38E0"/>
    <w:rsid w:val="008B3DC5"/>
    <w:rsid w:val="008B569A"/>
    <w:rsid w:val="008B7BD5"/>
    <w:rsid w:val="008B7F3C"/>
    <w:rsid w:val="008C06F3"/>
    <w:rsid w:val="008C0F79"/>
    <w:rsid w:val="008C2B08"/>
    <w:rsid w:val="008C3834"/>
    <w:rsid w:val="008C3BF1"/>
    <w:rsid w:val="008C5453"/>
    <w:rsid w:val="008C55E3"/>
    <w:rsid w:val="008C72D2"/>
    <w:rsid w:val="008C7383"/>
    <w:rsid w:val="008C7A77"/>
    <w:rsid w:val="008D000D"/>
    <w:rsid w:val="008D0105"/>
    <w:rsid w:val="008D053C"/>
    <w:rsid w:val="008D1BB6"/>
    <w:rsid w:val="008D30B9"/>
    <w:rsid w:val="008D3A1D"/>
    <w:rsid w:val="008D4713"/>
    <w:rsid w:val="008D486C"/>
    <w:rsid w:val="008D572B"/>
    <w:rsid w:val="008D578E"/>
    <w:rsid w:val="008D57B4"/>
    <w:rsid w:val="008D6B7C"/>
    <w:rsid w:val="008D6FD4"/>
    <w:rsid w:val="008D7005"/>
    <w:rsid w:val="008D75CD"/>
    <w:rsid w:val="008D7836"/>
    <w:rsid w:val="008D7D0A"/>
    <w:rsid w:val="008E0704"/>
    <w:rsid w:val="008E0D72"/>
    <w:rsid w:val="008E0D7D"/>
    <w:rsid w:val="008E216A"/>
    <w:rsid w:val="008E360D"/>
    <w:rsid w:val="008E403D"/>
    <w:rsid w:val="008E4C18"/>
    <w:rsid w:val="008E5112"/>
    <w:rsid w:val="008E64B1"/>
    <w:rsid w:val="008E77A7"/>
    <w:rsid w:val="008E78BA"/>
    <w:rsid w:val="008F1613"/>
    <w:rsid w:val="008F1BEB"/>
    <w:rsid w:val="008F256B"/>
    <w:rsid w:val="008F273E"/>
    <w:rsid w:val="008F2A30"/>
    <w:rsid w:val="008F2A79"/>
    <w:rsid w:val="008F3641"/>
    <w:rsid w:val="008F3894"/>
    <w:rsid w:val="008F48D9"/>
    <w:rsid w:val="008F4F28"/>
    <w:rsid w:val="008F57EE"/>
    <w:rsid w:val="008F600E"/>
    <w:rsid w:val="008F6241"/>
    <w:rsid w:val="008F6443"/>
    <w:rsid w:val="008F67BA"/>
    <w:rsid w:val="008F68B7"/>
    <w:rsid w:val="008F6C03"/>
    <w:rsid w:val="008F6F02"/>
    <w:rsid w:val="008F762F"/>
    <w:rsid w:val="008F7C25"/>
    <w:rsid w:val="008F7D9C"/>
    <w:rsid w:val="00900B16"/>
    <w:rsid w:val="0090182E"/>
    <w:rsid w:val="009018DE"/>
    <w:rsid w:val="00901DBA"/>
    <w:rsid w:val="0090229B"/>
    <w:rsid w:val="0090267C"/>
    <w:rsid w:val="00902FDF"/>
    <w:rsid w:val="00903261"/>
    <w:rsid w:val="0090347F"/>
    <w:rsid w:val="00904C9C"/>
    <w:rsid w:val="00905124"/>
    <w:rsid w:val="00905369"/>
    <w:rsid w:val="009068EB"/>
    <w:rsid w:val="00906DB4"/>
    <w:rsid w:val="00907DBA"/>
    <w:rsid w:val="00911384"/>
    <w:rsid w:val="00911557"/>
    <w:rsid w:val="0091161D"/>
    <w:rsid w:val="00911896"/>
    <w:rsid w:val="00911950"/>
    <w:rsid w:val="009122ED"/>
    <w:rsid w:val="0091246B"/>
    <w:rsid w:val="00912CBB"/>
    <w:rsid w:val="00913154"/>
    <w:rsid w:val="00913377"/>
    <w:rsid w:val="009136E4"/>
    <w:rsid w:val="00913757"/>
    <w:rsid w:val="00913C4E"/>
    <w:rsid w:val="00913E3E"/>
    <w:rsid w:val="00913EEE"/>
    <w:rsid w:val="00913F9D"/>
    <w:rsid w:val="009144E9"/>
    <w:rsid w:val="00915035"/>
    <w:rsid w:val="00915B95"/>
    <w:rsid w:val="00915FB5"/>
    <w:rsid w:val="00916977"/>
    <w:rsid w:val="0091739E"/>
    <w:rsid w:val="009173F8"/>
    <w:rsid w:val="00917461"/>
    <w:rsid w:val="00917649"/>
    <w:rsid w:val="0091784A"/>
    <w:rsid w:val="009201E9"/>
    <w:rsid w:val="009209B7"/>
    <w:rsid w:val="00920E45"/>
    <w:rsid w:val="00920F8A"/>
    <w:rsid w:val="009212DC"/>
    <w:rsid w:val="0092160F"/>
    <w:rsid w:val="00922184"/>
    <w:rsid w:val="00922B3B"/>
    <w:rsid w:val="00923293"/>
    <w:rsid w:val="009233A8"/>
    <w:rsid w:val="00923B4E"/>
    <w:rsid w:val="00923E05"/>
    <w:rsid w:val="00924028"/>
    <w:rsid w:val="009242C5"/>
    <w:rsid w:val="00924566"/>
    <w:rsid w:val="00924D18"/>
    <w:rsid w:val="00924D45"/>
    <w:rsid w:val="00926513"/>
    <w:rsid w:val="00926543"/>
    <w:rsid w:val="00926FE0"/>
    <w:rsid w:val="009273D0"/>
    <w:rsid w:val="009275EF"/>
    <w:rsid w:val="009275F8"/>
    <w:rsid w:val="00927676"/>
    <w:rsid w:val="00927692"/>
    <w:rsid w:val="0092793A"/>
    <w:rsid w:val="00927D14"/>
    <w:rsid w:val="00927ED3"/>
    <w:rsid w:val="009307CE"/>
    <w:rsid w:val="00930903"/>
    <w:rsid w:val="00930F61"/>
    <w:rsid w:val="00930F73"/>
    <w:rsid w:val="0093151E"/>
    <w:rsid w:val="0093228E"/>
    <w:rsid w:val="009328B5"/>
    <w:rsid w:val="00932A57"/>
    <w:rsid w:val="00933791"/>
    <w:rsid w:val="0093441B"/>
    <w:rsid w:val="00934691"/>
    <w:rsid w:val="00934F56"/>
    <w:rsid w:val="00936002"/>
    <w:rsid w:val="00936124"/>
    <w:rsid w:val="009365AC"/>
    <w:rsid w:val="0093715D"/>
    <w:rsid w:val="00937ACD"/>
    <w:rsid w:val="00940663"/>
    <w:rsid w:val="00940762"/>
    <w:rsid w:val="0094147C"/>
    <w:rsid w:val="00941805"/>
    <w:rsid w:val="00941E56"/>
    <w:rsid w:val="00941E68"/>
    <w:rsid w:val="00942F18"/>
    <w:rsid w:val="009437F6"/>
    <w:rsid w:val="009439A1"/>
    <w:rsid w:val="009442F2"/>
    <w:rsid w:val="00944372"/>
    <w:rsid w:val="00944D13"/>
    <w:rsid w:val="00944FBA"/>
    <w:rsid w:val="0094522A"/>
    <w:rsid w:val="0094542B"/>
    <w:rsid w:val="00945667"/>
    <w:rsid w:val="009458F0"/>
    <w:rsid w:val="009473E6"/>
    <w:rsid w:val="00947B5F"/>
    <w:rsid w:val="00950079"/>
    <w:rsid w:val="00950594"/>
    <w:rsid w:val="009513DC"/>
    <w:rsid w:val="00952344"/>
    <w:rsid w:val="00952FA6"/>
    <w:rsid w:val="0095368E"/>
    <w:rsid w:val="00954128"/>
    <w:rsid w:val="00954216"/>
    <w:rsid w:val="00954611"/>
    <w:rsid w:val="00954C30"/>
    <w:rsid w:val="009550AB"/>
    <w:rsid w:val="00956203"/>
    <w:rsid w:val="00956809"/>
    <w:rsid w:val="00956AB4"/>
    <w:rsid w:val="00957471"/>
    <w:rsid w:val="009575F0"/>
    <w:rsid w:val="009576BA"/>
    <w:rsid w:val="00957EE4"/>
    <w:rsid w:val="00957F1F"/>
    <w:rsid w:val="00960816"/>
    <w:rsid w:val="0096111C"/>
    <w:rsid w:val="00961B11"/>
    <w:rsid w:val="00963D6B"/>
    <w:rsid w:val="00964A2D"/>
    <w:rsid w:val="00964B50"/>
    <w:rsid w:val="00965095"/>
    <w:rsid w:val="0096669E"/>
    <w:rsid w:val="0096685A"/>
    <w:rsid w:val="0096730B"/>
    <w:rsid w:val="009679D3"/>
    <w:rsid w:val="00967BD0"/>
    <w:rsid w:val="00967F09"/>
    <w:rsid w:val="009700E5"/>
    <w:rsid w:val="0097043F"/>
    <w:rsid w:val="009707F6"/>
    <w:rsid w:val="0097085C"/>
    <w:rsid w:val="00970995"/>
    <w:rsid w:val="00971BD9"/>
    <w:rsid w:val="00972145"/>
    <w:rsid w:val="00972B35"/>
    <w:rsid w:val="00972CA4"/>
    <w:rsid w:val="00972E9C"/>
    <w:rsid w:val="009732FF"/>
    <w:rsid w:val="009741A2"/>
    <w:rsid w:val="0097481E"/>
    <w:rsid w:val="00974A31"/>
    <w:rsid w:val="00974DAA"/>
    <w:rsid w:val="0097567B"/>
    <w:rsid w:val="00975C99"/>
    <w:rsid w:val="00975DBA"/>
    <w:rsid w:val="00976D8B"/>
    <w:rsid w:val="00976FC9"/>
    <w:rsid w:val="0097736A"/>
    <w:rsid w:val="00981D2A"/>
    <w:rsid w:val="009830E7"/>
    <w:rsid w:val="009843CF"/>
    <w:rsid w:val="00984405"/>
    <w:rsid w:val="00984D47"/>
    <w:rsid w:val="00984E98"/>
    <w:rsid w:val="00986316"/>
    <w:rsid w:val="00986905"/>
    <w:rsid w:val="009870B0"/>
    <w:rsid w:val="009875C7"/>
    <w:rsid w:val="009900D6"/>
    <w:rsid w:val="009908E2"/>
    <w:rsid w:val="00990F56"/>
    <w:rsid w:val="00992A4F"/>
    <w:rsid w:val="00992EEE"/>
    <w:rsid w:val="009934BB"/>
    <w:rsid w:val="00993A83"/>
    <w:rsid w:val="00993C3D"/>
    <w:rsid w:val="00995456"/>
    <w:rsid w:val="00995761"/>
    <w:rsid w:val="00995A39"/>
    <w:rsid w:val="0099636B"/>
    <w:rsid w:val="0099664B"/>
    <w:rsid w:val="00996689"/>
    <w:rsid w:val="009970B4"/>
    <w:rsid w:val="009976BC"/>
    <w:rsid w:val="00997EC9"/>
    <w:rsid w:val="009A088D"/>
    <w:rsid w:val="009A0A54"/>
    <w:rsid w:val="009A2051"/>
    <w:rsid w:val="009A25CE"/>
    <w:rsid w:val="009A313F"/>
    <w:rsid w:val="009A32AC"/>
    <w:rsid w:val="009A4341"/>
    <w:rsid w:val="009A5494"/>
    <w:rsid w:val="009A6071"/>
    <w:rsid w:val="009A6302"/>
    <w:rsid w:val="009A66B0"/>
    <w:rsid w:val="009A6B78"/>
    <w:rsid w:val="009A734C"/>
    <w:rsid w:val="009A7B94"/>
    <w:rsid w:val="009B027A"/>
    <w:rsid w:val="009B1019"/>
    <w:rsid w:val="009B186C"/>
    <w:rsid w:val="009B1C48"/>
    <w:rsid w:val="009B2081"/>
    <w:rsid w:val="009B2438"/>
    <w:rsid w:val="009B2510"/>
    <w:rsid w:val="009B2BB3"/>
    <w:rsid w:val="009B3E66"/>
    <w:rsid w:val="009B4040"/>
    <w:rsid w:val="009B4181"/>
    <w:rsid w:val="009B42C0"/>
    <w:rsid w:val="009B481C"/>
    <w:rsid w:val="009B4AB5"/>
    <w:rsid w:val="009B5C34"/>
    <w:rsid w:val="009B6325"/>
    <w:rsid w:val="009B6C2D"/>
    <w:rsid w:val="009B6CC2"/>
    <w:rsid w:val="009B6DE2"/>
    <w:rsid w:val="009B7010"/>
    <w:rsid w:val="009B7333"/>
    <w:rsid w:val="009C066A"/>
    <w:rsid w:val="009C1AB2"/>
    <w:rsid w:val="009C25E1"/>
    <w:rsid w:val="009C366A"/>
    <w:rsid w:val="009C39A7"/>
    <w:rsid w:val="009C4EAB"/>
    <w:rsid w:val="009C526F"/>
    <w:rsid w:val="009C5EA2"/>
    <w:rsid w:val="009C634A"/>
    <w:rsid w:val="009C64E5"/>
    <w:rsid w:val="009C66F4"/>
    <w:rsid w:val="009C7059"/>
    <w:rsid w:val="009C7629"/>
    <w:rsid w:val="009D125D"/>
    <w:rsid w:val="009D169F"/>
    <w:rsid w:val="009D19F0"/>
    <w:rsid w:val="009D1D2E"/>
    <w:rsid w:val="009D280A"/>
    <w:rsid w:val="009D41C8"/>
    <w:rsid w:val="009D447D"/>
    <w:rsid w:val="009D5844"/>
    <w:rsid w:val="009D5E53"/>
    <w:rsid w:val="009D6837"/>
    <w:rsid w:val="009D6AEE"/>
    <w:rsid w:val="009D6B3E"/>
    <w:rsid w:val="009D6F0A"/>
    <w:rsid w:val="009D7096"/>
    <w:rsid w:val="009E0068"/>
    <w:rsid w:val="009E0D73"/>
    <w:rsid w:val="009E18AC"/>
    <w:rsid w:val="009E1D43"/>
    <w:rsid w:val="009E2207"/>
    <w:rsid w:val="009E261A"/>
    <w:rsid w:val="009E35C4"/>
    <w:rsid w:val="009E3D46"/>
    <w:rsid w:val="009E3F52"/>
    <w:rsid w:val="009E4C29"/>
    <w:rsid w:val="009E4D85"/>
    <w:rsid w:val="009E4DD1"/>
    <w:rsid w:val="009E4EDD"/>
    <w:rsid w:val="009E631B"/>
    <w:rsid w:val="009E7043"/>
    <w:rsid w:val="009E7EA1"/>
    <w:rsid w:val="009F33A9"/>
    <w:rsid w:val="009F3FD5"/>
    <w:rsid w:val="009F4787"/>
    <w:rsid w:val="009F47A5"/>
    <w:rsid w:val="009F48F4"/>
    <w:rsid w:val="009F4D90"/>
    <w:rsid w:val="009F4EA3"/>
    <w:rsid w:val="009F53A6"/>
    <w:rsid w:val="009F66E4"/>
    <w:rsid w:val="009F6B92"/>
    <w:rsid w:val="009F736F"/>
    <w:rsid w:val="00A0083D"/>
    <w:rsid w:val="00A01EFD"/>
    <w:rsid w:val="00A02010"/>
    <w:rsid w:val="00A0221F"/>
    <w:rsid w:val="00A0237B"/>
    <w:rsid w:val="00A02503"/>
    <w:rsid w:val="00A048D3"/>
    <w:rsid w:val="00A04FC4"/>
    <w:rsid w:val="00A0534F"/>
    <w:rsid w:val="00A0535A"/>
    <w:rsid w:val="00A053EC"/>
    <w:rsid w:val="00A05B27"/>
    <w:rsid w:val="00A05BB4"/>
    <w:rsid w:val="00A05F7F"/>
    <w:rsid w:val="00A0618F"/>
    <w:rsid w:val="00A065BA"/>
    <w:rsid w:val="00A06767"/>
    <w:rsid w:val="00A068D9"/>
    <w:rsid w:val="00A0799D"/>
    <w:rsid w:val="00A07EC9"/>
    <w:rsid w:val="00A10FE8"/>
    <w:rsid w:val="00A1135C"/>
    <w:rsid w:val="00A11EE7"/>
    <w:rsid w:val="00A126E5"/>
    <w:rsid w:val="00A1294F"/>
    <w:rsid w:val="00A1383A"/>
    <w:rsid w:val="00A140A9"/>
    <w:rsid w:val="00A155E2"/>
    <w:rsid w:val="00A15769"/>
    <w:rsid w:val="00A15D86"/>
    <w:rsid w:val="00A15F36"/>
    <w:rsid w:val="00A16F31"/>
    <w:rsid w:val="00A20189"/>
    <w:rsid w:val="00A2019E"/>
    <w:rsid w:val="00A20252"/>
    <w:rsid w:val="00A20A56"/>
    <w:rsid w:val="00A21AED"/>
    <w:rsid w:val="00A21B6D"/>
    <w:rsid w:val="00A2253D"/>
    <w:rsid w:val="00A228F7"/>
    <w:rsid w:val="00A23577"/>
    <w:rsid w:val="00A24122"/>
    <w:rsid w:val="00A245FA"/>
    <w:rsid w:val="00A250D5"/>
    <w:rsid w:val="00A25BC3"/>
    <w:rsid w:val="00A262AC"/>
    <w:rsid w:val="00A278AA"/>
    <w:rsid w:val="00A303CA"/>
    <w:rsid w:val="00A30A84"/>
    <w:rsid w:val="00A31A4D"/>
    <w:rsid w:val="00A31E9E"/>
    <w:rsid w:val="00A32411"/>
    <w:rsid w:val="00A32798"/>
    <w:rsid w:val="00A334EA"/>
    <w:rsid w:val="00A33B0A"/>
    <w:rsid w:val="00A34F13"/>
    <w:rsid w:val="00A352EA"/>
    <w:rsid w:val="00A361DB"/>
    <w:rsid w:val="00A37472"/>
    <w:rsid w:val="00A37982"/>
    <w:rsid w:val="00A37AD3"/>
    <w:rsid w:val="00A400AD"/>
    <w:rsid w:val="00A402BA"/>
    <w:rsid w:val="00A4057C"/>
    <w:rsid w:val="00A40C72"/>
    <w:rsid w:val="00A40D0F"/>
    <w:rsid w:val="00A40EC3"/>
    <w:rsid w:val="00A42233"/>
    <w:rsid w:val="00A42591"/>
    <w:rsid w:val="00A42605"/>
    <w:rsid w:val="00A4289C"/>
    <w:rsid w:val="00A429D5"/>
    <w:rsid w:val="00A42A26"/>
    <w:rsid w:val="00A42E3A"/>
    <w:rsid w:val="00A42F1A"/>
    <w:rsid w:val="00A43AF9"/>
    <w:rsid w:val="00A45CED"/>
    <w:rsid w:val="00A467D3"/>
    <w:rsid w:val="00A46F3F"/>
    <w:rsid w:val="00A50037"/>
    <w:rsid w:val="00A50377"/>
    <w:rsid w:val="00A504A0"/>
    <w:rsid w:val="00A50FD9"/>
    <w:rsid w:val="00A516BD"/>
    <w:rsid w:val="00A528D2"/>
    <w:rsid w:val="00A5376C"/>
    <w:rsid w:val="00A53937"/>
    <w:rsid w:val="00A53D50"/>
    <w:rsid w:val="00A54186"/>
    <w:rsid w:val="00A54F3F"/>
    <w:rsid w:val="00A55818"/>
    <w:rsid w:val="00A55BC6"/>
    <w:rsid w:val="00A55FBE"/>
    <w:rsid w:val="00A56584"/>
    <w:rsid w:val="00A56A78"/>
    <w:rsid w:val="00A57AED"/>
    <w:rsid w:val="00A624FE"/>
    <w:rsid w:val="00A62622"/>
    <w:rsid w:val="00A63B0D"/>
    <w:rsid w:val="00A6413E"/>
    <w:rsid w:val="00A64170"/>
    <w:rsid w:val="00A64D09"/>
    <w:rsid w:val="00A65A95"/>
    <w:rsid w:val="00A66A28"/>
    <w:rsid w:val="00A66C1C"/>
    <w:rsid w:val="00A66D61"/>
    <w:rsid w:val="00A671A5"/>
    <w:rsid w:val="00A67434"/>
    <w:rsid w:val="00A67AA6"/>
    <w:rsid w:val="00A67FE0"/>
    <w:rsid w:val="00A70AD8"/>
    <w:rsid w:val="00A72F15"/>
    <w:rsid w:val="00A7346C"/>
    <w:rsid w:val="00A73A9C"/>
    <w:rsid w:val="00A74322"/>
    <w:rsid w:val="00A76907"/>
    <w:rsid w:val="00A800CF"/>
    <w:rsid w:val="00A8037E"/>
    <w:rsid w:val="00A80E95"/>
    <w:rsid w:val="00A8136F"/>
    <w:rsid w:val="00A82596"/>
    <w:rsid w:val="00A82A90"/>
    <w:rsid w:val="00A83B2E"/>
    <w:rsid w:val="00A8455D"/>
    <w:rsid w:val="00A84A99"/>
    <w:rsid w:val="00A84B35"/>
    <w:rsid w:val="00A851F4"/>
    <w:rsid w:val="00A8520D"/>
    <w:rsid w:val="00A85C7B"/>
    <w:rsid w:val="00A86133"/>
    <w:rsid w:val="00A86500"/>
    <w:rsid w:val="00A86ABB"/>
    <w:rsid w:val="00A90388"/>
    <w:rsid w:val="00A91BC5"/>
    <w:rsid w:val="00A920AE"/>
    <w:rsid w:val="00A926C7"/>
    <w:rsid w:val="00A927D8"/>
    <w:rsid w:val="00A92A7E"/>
    <w:rsid w:val="00A93091"/>
    <w:rsid w:val="00A93DA1"/>
    <w:rsid w:val="00A94213"/>
    <w:rsid w:val="00A94AF7"/>
    <w:rsid w:val="00A94F5F"/>
    <w:rsid w:val="00A95AA5"/>
    <w:rsid w:val="00A95F72"/>
    <w:rsid w:val="00A96350"/>
    <w:rsid w:val="00A969DB"/>
    <w:rsid w:val="00A96D69"/>
    <w:rsid w:val="00A97911"/>
    <w:rsid w:val="00A97CEA"/>
    <w:rsid w:val="00AA08F3"/>
    <w:rsid w:val="00AA0FD2"/>
    <w:rsid w:val="00AA1176"/>
    <w:rsid w:val="00AA1586"/>
    <w:rsid w:val="00AA1ADE"/>
    <w:rsid w:val="00AA2A99"/>
    <w:rsid w:val="00AA30AC"/>
    <w:rsid w:val="00AA41AC"/>
    <w:rsid w:val="00AA4820"/>
    <w:rsid w:val="00AA4E03"/>
    <w:rsid w:val="00AA4FC1"/>
    <w:rsid w:val="00AA5908"/>
    <w:rsid w:val="00AA62B1"/>
    <w:rsid w:val="00AA68FE"/>
    <w:rsid w:val="00AA7668"/>
    <w:rsid w:val="00AB02F0"/>
    <w:rsid w:val="00AB0BAD"/>
    <w:rsid w:val="00AB180D"/>
    <w:rsid w:val="00AB1E73"/>
    <w:rsid w:val="00AB3382"/>
    <w:rsid w:val="00AB3B51"/>
    <w:rsid w:val="00AB3EB9"/>
    <w:rsid w:val="00AB50E2"/>
    <w:rsid w:val="00AB5589"/>
    <w:rsid w:val="00AB571E"/>
    <w:rsid w:val="00AB6309"/>
    <w:rsid w:val="00AB6F9E"/>
    <w:rsid w:val="00AB78E9"/>
    <w:rsid w:val="00AC0696"/>
    <w:rsid w:val="00AC137D"/>
    <w:rsid w:val="00AC16F6"/>
    <w:rsid w:val="00AC3212"/>
    <w:rsid w:val="00AC335B"/>
    <w:rsid w:val="00AC375B"/>
    <w:rsid w:val="00AC3C96"/>
    <w:rsid w:val="00AC40CD"/>
    <w:rsid w:val="00AC44FD"/>
    <w:rsid w:val="00AC60BF"/>
    <w:rsid w:val="00AC6D3B"/>
    <w:rsid w:val="00AC7FCC"/>
    <w:rsid w:val="00AD0AF8"/>
    <w:rsid w:val="00AD0D32"/>
    <w:rsid w:val="00AD196A"/>
    <w:rsid w:val="00AD20CD"/>
    <w:rsid w:val="00AD24B5"/>
    <w:rsid w:val="00AD2792"/>
    <w:rsid w:val="00AD305F"/>
    <w:rsid w:val="00AD3380"/>
    <w:rsid w:val="00AD3FB0"/>
    <w:rsid w:val="00AD4F07"/>
    <w:rsid w:val="00AD5050"/>
    <w:rsid w:val="00AD5B14"/>
    <w:rsid w:val="00AD608E"/>
    <w:rsid w:val="00AD66F9"/>
    <w:rsid w:val="00AD68A7"/>
    <w:rsid w:val="00AD75A7"/>
    <w:rsid w:val="00AD7FE0"/>
    <w:rsid w:val="00AE1283"/>
    <w:rsid w:val="00AE17D9"/>
    <w:rsid w:val="00AE2DF5"/>
    <w:rsid w:val="00AE4221"/>
    <w:rsid w:val="00AE5A5E"/>
    <w:rsid w:val="00AE5F3B"/>
    <w:rsid w:val="00AE67B2"/>
    <w:rsid w:val="00AE6E4F"/>
    <w:rsid w:val="00AE6EC0"/>
    <w:rsid w:val="00AE78DC"/>
    <w:rsid w:val="00AE7ABA"/>
    <w:rsid w:val="00AE7FDA"/>
    <w:rsid w:val="00AF01B6"/>
    <w:rsid w:val="00AF0F99"/>
    <w:rsid w:val="00AF31DC"/>
    <w:rsid w:val="00AF31ED"/>
    <w:rsid w:val="00AF37C0"/>
    <w:rsid w:val="00AF4B0A"/>
    <w:rsid w:val="00AF4C4C"/>
    <w:rsid w:val="00AF5665"/>
    <w:rsid w:val="00AF59DE"/>
    <w:rsid w:val="00AF65DE"/>
    <w:rsid w:val="00AF7550"/>
    <w:rsid w:val="00AF7A41"/>
    <w:rsid w:val="00B001B6"/>
    <w:rsid w:val="00B00779"/>
    <w:rsid w:val="00B007A5"/>
    <w:rsid w:val="00B017AB"/>
    <w:rsid w:val="00B01ECA"/>
    <w:rsid w:val="00B02E53"/>
    <w:rsid w:val="00B03969"/>
    <w:rsid w:val="00B040A5"/>
    <w:rsid w:val="00B0485A"/>
    <w:rsid w:val="00B056B9"/>
    <w:rsid w:val="00B05D67"/>
    <w:rsid w:val="00B05FC4"/>
    <w:rsid w:val="00B06275"/>
    <w:rsid w:val="00B06380"/>
    <w:rsid w:val="00B0649F"/>
    <w:rsid w:val="00B06625"/>
    <w:rsid w:val="00B066A7"/>
    <w:rsid w:val="00B0670C"/>
    <w:rsid w:val="00B07614"/>
    <w:rsid w:val="00B07933"/>
    <w:rsid w:val="00B0795D"/>
    <w:rsid w:val="00B079EB"/>
    <w:rsid w:val="00B101E0"/>
    <w:rsid w:val="00B10CF4"/>
    <w:rsid w:val="00B10D68"/>
    <w:rsid w:val="00B11514"/>
    <w:rsid w:val="00B11A7A"/>
    <w:rsid w:val="00B11A89"/>
    <w:rsid w:val="00B1245F"/>
    <w:rsid w:val="00B14009"/>
    <w:rsid w:val="00B14689"/>
    <w:rsid w:val="00B14B87"/>
    <w:rsid w:val="00B14CE4"/>
    <w:rsid w:val="00B14EBC"/>
    <w:rsid w:val="00B1587C"/>
    <w:rsid w:val="00B15930"/>
    <w:rsid w:val="00B15BAF"/>
    <w:rsid w:val="00B15EE0"/>
    <w:rsid w:val="00B16D69"/>
    <w:rsid w:val="00B16EAD"/>
    <w:rsid w:val="00B174CD"/>
    <w:rsid w:val="00B17E27"/>
    <w:rsid w:val="00B20480"/>
    <w:rsid w:val="00B20B34"/>
    <w:rsid w:val="00B219B9"/>
    <w:rsid w:val="00B22036"/>
    <w:rsid w:val="00B22BB9"/>
    <w:rsid w:val="00B22FAB"/>
    <w:rsid w:val="00B234AC"/>
    <w:rsid w:val="00B23768"/>
    <w:rsid w:val="00B24271"/>
    <w:rsid w:val="00B2465F"/>
    <w:rsid w:val="00B25961"/>
    <w:rsid w:val="00B25D66"/>
    <w:rsid w:val="00B3069E"/>
    <w:rsid w:val="00B31650"/>
    <w:rsid w:val="00B31E4B"/>
    <w:rsid w:val="00B31F68"/>
    <w:rsid w:val="00B3217E"/>
    <w:rsid w:val="00B3219C"/>
    <w:rsid w:val="00B32D0B"/>
    <w:rsid w:val="00B33555"/>
    <w:rsid w:val="00B351B2"/>
    <w:rsid w:val="00B3539A"/>
    <w:rsid w:val="00B35F0C"/>
    <w:rsid w:val="00B369FD"/>
    <w:rsid w:val="00B37879"/>
    <w:rsid w:val="00B3792D"/>
    <w:rsid w:val="00B40F2C"/>
    <w:rsid w:val="00B428F2"/>
    <w:rsid w:val="00B44413"/>
    <w:rsid w:val="00B445BD"/>
    <w:rsid w:val="00B446F7"/>
    <w:rsid w:val="00B44AAC"/>
    <w:rsid w:val="00B44D3B"/>
    <w:rsid w:val="00B454E2"/>
    <w:rsid w:val="00B457A8"/>
    <w:rsid w:val="00B45B96"/>
    <w:rsid w:val="00B45C16"/>
    <w:rsid w:val="00B45EB7"/>
    <w:rsid w:val="00B469CE"/>
    <w:rsid w:val="00B505A1"/>
    <w:rsid w:val="00B507AC"/>
    <w:rsid w:val="00B50B6F"/>
    <w:rsid w:val="00B50E58"/>
    <w:rsid w:val="00B50FF3"/>
    <w:rsid w:val="00B528D4"/>
    <w:rsid w:val="00B53FE8"/>
    <w:rsid w:val="00B54349"/>
    <w:rsid w:val="00B545E1"/>
    <w:rsid w:val="00B548BF"/>
    <w:rsid w:val="00B54BEA"/>
    <w:rsid w:val="00B54C8D"/>
    <w:rsid w:val="00B55369"/>
    <w:rsid w:val="00B554B0"/>
    <w:rsid w:val="00B57C57"/>
    <w:rsid w:val="00B57CA6"/>
    <w:rsid w:val="00B57E8E"/>
    <w:rsid w:val="00B602EF"/>
    <w:rsid w:val="00B60AEC"/>
    <w:rsid w:val="00B60BD9"/>
    <w:rsid w:val="00B61A5C"/>
    <w:rsid w:val="00B61CB0"/>
    <w:rsid w:val="00B62421"/>
    <w:rsid w:val="00B62951"/>
    <w:rsid w:val="00B64BCB"/>
    <w:rsid w:val="00B64D13"/>
    <w:rsid w:val="00B65246"/>
    <w:rsid w:val="00B658D4"/>
    <w:rsid w:val="00B668C1"/>
    <w:rsid w:val="00B66B87"/>
    <w:rsid w:val="00B66E0E"/>
    <w:rsid w:val="00B67A88"/>
    <w:rsid w:val="00B67BC0"/>
    <w:rsid w:val="00B70217"/>
    <w:rsid w:val="00B70DF3"/>
    <w:rsid w:val="00B70F65"/>
    <w:rsid w:val="00B720D8"/>
    <w:rsid w:val="00B73A47"/>
    <w:rsid w:val="00B74571"/>
    <w:rsid w:val="00B74C11"/>
    <w:rsid w:val="00B75DF6"/>
    <w:rsid w:val="00B76023"/>
    <w:rsid w:val="00B764BD"/>
    <w:rsid w:val="00B768B0"/>
    <w:rsid w:val="00B7777F"/>
    <w:rsid w:val="00B77CEB"/>
    <w:rsid w:val="00B804E9"/>
    <w:rsid w:val="00B8065A"/>
    <w:rsid w:val="00B80A77"/>
    <w:rsid w:val="00B81805"/>
    <w:rsid w:val="00B82838"/>
    <w:rsid w:val="00B82848"/>
    <w:rsid w:val="00B82B45"/>
    <w:rsid w:val="00B83B17"/>
    <w:rsid w:val="00B84128"/>
    <w:rsid w:val="00B84896"/>
    <w:rsid w:val="00B84A6B"/>
    <w:rsid w:val="00B85510"/>
    <w:rsid w:val="00B85FD8"/>
    <w:rsid w:val="00B86217"/>
    <w:rsid w:val="00B867F5"/>
    <w:rsid w:val="00B87221"/>
    <w:rsid w:val="00B878AE"/>
    <w:rsid w:val="00B902D9"/>
    <w:rsid w:val="00B903AC"/>
    <w:rsid w:val="00B90574"/>
    <w:rsid w:val="00B9108F"/>
    <w:rsid w:val="00B915C8"/>
    <w:rsid w:val="00B91621"/>
    <w:rsid w:val="00B9196C"/>
    <w:rsid w:val="00B92114"/>
    <w:rsid w:val="00B92984"/>
    <w:rsid w:val="00B9465F"/>
    <w:rsid w:val="00B955A5"/>
    <w:rsid w:val="00B958E0"/>
    <w:rsid w:val="00B95AB6"/>
    <w:rsid w:val="00B9643B"/>
    <w:rsid w:val="00B964D1"/>
    <w:rsid w:val="00B96E6A"/>
    <w:rsid w:val="00B97121"/>
    <w:rsid w:val="00B97BB9"/>
    <w:rsid w:val="00BA0B4E"/>
    <w:rsid w:val="00BA12C9"/>
    <w:rsid w:val="00BA1E09"/>
    <w:rsid w:val="00BA1E62"/>
    <w:rsid w:val="00BA1FBE"/>
    <w:rsid w:val="00BA33BA"/>
    <w:rsid w:val="00BA3468"/>
    <w:rsid w:val="00BA3612"/>
    <w:rsid w:val="00BA3AB3"/>
    <w:rsid w:val="00BA4901"/>
    <w:rsid w:val="00BA53EB"/>
    <w:rsid w:val="00BA55D3"/>
    <w:rsid w:val="00BA5E6E"/>
    <w:rsid w:val="00BA6B19"/>
    <w:rsid w:val="00BA74E8"/>
    <w:rsid w:val="00BA7A92"/>
    <w:rsid w:val="00BB041C"/>
    <w:rsid w:val="00BB0666"/>
    <w:rsid w:val="00BB189E"/>
    <w:rsid w:val="00BB1A6C"/>
    <w:rsid w:val="00BB2602"/>
    <w:rsid w:val="00BB36F6"/>
    <w:rsid w:val="00BB399F"/>
    <w:rsid w:val="00BB3E78"/>
    <w:rsid w:val="00BB408F"/>
    <w:rsid w:val="00BB41EA"/>
    <w:rsid w:val="00BB45A6"/>
    <w:rsid w:val="00BB4962"/>
    <w:rsid w:val="00BB4BDE"/>
    <w:rsid w:val="00BB4E62"/>
    <w:rsid w:val="00BB4F66"/>
    <w:rsid w:val="00BB4FBD"/>
    <w:rsid w:val="00BB5460"/>
    <w:rsid w:val="00BB5495"/>
    <w:rsid w:val="00BB5F15"/>
    <w:rsid w:val="00BB60B3"/>
    <w:rsid w:val="00BB6569"/>
    <w:rsid w:val="00BB6688"/>
    <w:rsid w:val="00BB68A4"/>
    <w:rsid w:val="00BB68F9"/>
    <w:rsid w:val="00BB6D2F"/>
    <w:rsid w:val="00BB71C2"/>
    <w:rsid w:val="00BB7440"/>
    <w:rsid w:val="00BB7F27"/>
    <w:rsid w:val="00BC0975"/>
    <w:rsid w:val="00BC0C9A"/>
    <w:rsid w:val="00BC14C8"/>
    <w:rsid w:val="00BC2061"/>
    <w:rsid w:val="00BC2416"/>
    <w:rsid w:val="00BC4184"/>
    <w:rsid w:val="00BC4654"/>
    <w:rsid w:val="00BC55C7"/>
    <w:rsid w:val="00BC5640"/>
    <w:rsid w:val="00BC57A0"/>
    <w:rsid w:val="00BC5AA5"/>
    <w:rsid w:val="00BC5AC6"/>
    <w:rsid w:val="00BC60DA"/>
    <w:rsid w:val="00BC68A6"/>
    <w:rsid w:val="00BC6F8C"/>
    <w:rsid w:val="00BC7541"/>
    <w:rsid w:val="00BD0038"/>
    <w:rsid w:val="00BD045A"/>
    <w:rsid w:val="00BD120B"/>
    <w:rsid w:val="00BD12EC"/>
    <w:rsid w:val="00BD13B6"/>
    <w:rsid w:val="00BD23C9"/>
    <w:rsid w:val="00BD2455"/>
    <w:rsid w:val="00BD25C8"/>
    <w:rsid w:val="00BD3075"/>
    <w:rsid w:val="00BD3299"/>
    <w:rsid w:val="00BD33BB"/>
    <w:rsid w:val="00BD3DE4"/>
    <w:rsid w:val="00BD45DA"/>
    <w:rsid w:val="00BD4C92"/>
    <w:rsid w:val="00BD4EEC"/>
    <w:rsid w:val="00BD56EB"/>
    <w:rsid w:val="00BD653C"/>
    <w:rsid w:val="00BD6545"/>
    <w:rsid w:val="00BD7FE0"/>
    <w:rsid w:val="00BE00F5"/>
    <w:rsid w:val="00BE0199"/>
    <w:rsid w:val="00BE073F"/>
    <w:rsid w:val="00BE10C3"/>
    <w:rsid w:val="00BE19FC"/>
    <w:rsid w:val="00BE1F7B"/>
    <w:rsid w:val="00BE23C3"/>
    <w:rsid w:val="00BE24D6"/>
    <w:rsid w:val="00BE3541"/>
    <w:rsid w:val="00BE3AB7"/>
    <w:rsid w:val="00BE4405"/>
    <w:rsid w:val="00BE4482"/>
    <w:rsid w:val="00BE4FCC"/>
    <w:rsid w:val="00BE5502"/>
    <w:rsid w:val="00BE5A53"/>
    <w:rsid w:val="00BE5C03"/>
    <w:rsid w:val="00BE5D2A"/>
    <w:rsid w:val="00BE72B7"/>
    <w:rsid w:val="00BE73D9"/>
    <w:rsid w:val="00BE79EE"/>
    <w:rsid w:val="00BF009C"/>
    <w:rsid w:val="00BF01EC"/>
    <w:rsid w:val="00BF0814"/>
    <w:rsid w:val="00BF08BE"/>
    <w:rsid w:val="00BF106C"/>
    <w:rsid w:val="00BF1DBD"/>
    <w:rsid w:val="00BF2230"/>
    <w:rsid w:val="00BF28B5"/>
    <w:rsid w:val="00BF2AC1"/>
    <w:rsid w:val="00BF2EA9"/>
    <w:rsid w:val="00BF33B6"/>
    <w:rsid w:val="00BF38F4"/>
    <w:rsid w:val="00BF3C6A"/>
    <w:rsid w:val="00BF3D9A"/>
    <w:rsid w:val="00BF3DAE"/>
    <w:rsid w:val="00BF3FC1"/>
    <w:rsid w:val="00BF4B4E"/>
    <w:rsid w:val="00BF504B"/>
    <w:rsid w:val="00BF525E"/>
    <w:rsid w:val="00BF53CA"/>
    <w:rsid w:val="00BF62B6"/>
    <w:rsid w:val="00BF6321"/>
    <w:rsid w:val="00BF70DA"/>
    <w:rsid w:val="00BF77F3"/>
    <w:rsid w:val="00BF7BF0"/>
    <w:rsid w:val="00BF7C89"/>
    <w:rsid w:val="00BF7FB1"/>
    <w:rsid w:val="00C009DD"/>
    <w:rsid w:val="00C01745"/>
    <w:rsid w:val="00C018C6"/>
    <w:rsid w:val="00C023E7"/>
    <w:rsid w:val="00C02672"/>
    <w:rsid w:val="00C02F86"/>
    <w:rsid w:val="00C03B37"/>
    <w:rsid w:val="00C03B6C"/>
    <w:rsid w:val="00C03E06"/>
    <w:rsid w:val="00C05BD5"/>
    <w:rsid w:val="00C060B5"/>
    <w:rsid w:val="00C06DC7"/>
    <w:rsid w:val="00C06FE2"/>
    <w:rsid w:val="00C074D1"/>
    <w:rsid w:val="00C10000"/>
    <w:rsid w:val="00C10ECB"/>
    <w:rsid w:val="00C11316"/>
    <w:rsid w:val="00C11819"/>
    <w:rsid w:val="00C1181C"/>
    <w:rsid w:val="00C12E23"/>
    <w:rsid w:val="00C13168"/>
    <w:rsid w:val="00C13524"/>
    <w:rsid w:val="00C13792"/>
    <w:rsid w:val="00C14DA4"/>
    <w:rsid w:val="00C1536D"/>
    <w:rsid w:val="00C167E1"/>
    <w:rsid w:val="00C16EAA"/>
    <w:rsid w:val="00C20060"/>
    <w:rsid w:val="00C20095"/>
    <w:rsid w:val="00C200F0"/>
    <w:rsid w:val="00C20510"/>
    <w:rsid w:val="00C20652"/>
    <w:rsid w:val="00C20BAA"/>
    <w:rsid w:val="00C21539"/>
    <w:rsid w:val="00C21BDA"/>
    <w:rsid w:val="00C2345D"/>
    <w:rsid w:val="00C25845"/>
    <w:rsid w:val="00C25B7C"/>
    <w:rsid w:val="00C26953"/>
    <w:rsid w:val="00C274C4"/>
    <w:rsid w:val="00C27890"/>
    <w:rsid w:val="00C30965"/>
    <w:rsid w:val="00C315B9"/>
    <w:rsid w:val="00C32CF3"/>
    <w:rsid w:val="00C33441"/>
    <w:rsid w:val="00C33FD4"/>
    <w:rsid w:val="00C342C3"/>
    <w:rsid w:val="00C34F51"/>
    <w:rsid w:val="00C35049"/>
    <w:rsid w:val="00C3551B"/>
    <w:rsid w:val="00C35712"/>
    <w:rsid w:val="00C35E20"/>
    <w:rsid w:val="00C36237"/>
    <w:rsid w:val="00C36557"/>
    <w:rsid w:val="00C3705C"/>
    <w:rsid w:val="00C37543"/>
    <w:rsid w:val="00C404D8"/>
    <w:rsid w:val="00C415BD"/>
    <w:rsid w:val="00C416B3"/>
    <w:rsid w:val="00C41935"/>
    <w:rsid w:val="00C4342F"/>
    <w:rsid w:val="00C44395"/>
    <w:rsid w:val="00C4598D"/>
    <w:rsid w:val="00C459AF"/>
    <w:rsid w:val="00C4638B"/>
    <w:rsid w:val="00C4739A"/>
    <w:rsid w:val="00C5060C"/>
    <w:rsid w:val="00C50ECC"/>
    <w:rsid w:val="00C517D5"/>
    <w:rsid w:val="00C52B27"/>
    <w:rsid w:val="00C5412C"/>
    <w:rsid w:val="00C55C0B"/>
    <w:rsid w:val="00C55CC4"/>
    <w:rsid w:val="00C55DFB"/>
    <w:rsid w:val="00C565CE"/>
    <w:rsid w:val="00C56B72"/>
    <w:rsid w:val="00C56EFC"/>
    <w:rsid w:val="00C60394"/>
    <w:rsid w:val="00C60804"/>
    <w:rsid w:val="00C63290"/>
    <w:rsid w:val="00C637F4"/>
    <w:rsid w:val="00C6399E"/>
    <w:rsid w:val="00C6440E"/>
    <w:rsid w:val="00C64824"/>
    <w:rsid w:val="00C65543"/>
    <w:rsid w:val="00C6634C"/>
    <w:rsid w:val="00C66A9B"/>
    <w:rsid w:val="00C67A15"/>
    <w:rsid w:val="00C70EF4"/>
    <w:rsid w:val="00C72027"/>
    <w:rsid w:val="00C724EE"/>
    <w:rsid w:val="00C73CF2"/>
    <w:rsid w:val="00C73D95"/>
    <w:rsid w:val="00C74004"/>
    <w:rsid w:val="00C742D3"/>
    <w:rsid w:val="00C75ADB"/>
    <w:rsid w:val="00C75C2A"/>
    <w:rsid w:val="00C761B9"/>
    <w:rsid w:val="00C776FB"/>
    <w:rsid w:val="00C77B06"/>
    <w:rsid w:val="00C77FC4"/>
    <w:rsid w:val="00C80369"/>
    <w:rsid w:val="00C80858"/>
    <w:rsid w:val="00C83706"/>
    <w:rsid w:val="00C839FA"/>
    <w:rsid w:val="00C83F8C"/>
    <w:rsid w:val="00C8456C"/>
    <w:rsid w:val="00C85C4B"/>
    <w:rsid w:val="00C85D10"/>
    <w:rsid w:val="00C85F42"/>
    <w:rsid w:val="00C878E2"/>
    <w:rsid w:val="00C92046"/>
    <w:rsid w:val="00C92DF5"/>
    <w:rsid w:val="00C92F45"/>
    <w:rsid w:val="00C9375F"/>
    <w:rsid w:val="00C943DB"/>
    <w:rsid w:val="00C9451C"/>
    <w:rsid w:val="00C94671"/>
    <w:rsid w:val="00C949EB"/>
    <w:rsid w:val="00C95D45"/>
    <w:rsid w:val="00C96CFE"/>
    <w:rsid w:val="00C96DF5"/>
    <w:rsid w:val="00C972D9"/>
    <w:rsid w:val="00C97943"/>
    <w:rsid w:val="00C97A6B"/>
    <w:rsid w:val="00C97E23"/>
    <w:rsid w:val="00CA02D4"/>
    <w:rsid w:val="00CA0B80"/>
    <w:rsid w:val="00CA1467"/>
    <w:rsid w:val="00CA1CE6"/>
    <w:rsid w:val="00CA1D34"/>
    <w:rsid w:val="00CA1FF6"/>
    <w:rsid w:val="00CA3851"/>
    <w:rsid w:val="00CA387C"/>
    <w:rsid w:val="00CA399F"/>
    <w:rsid w:val="00CA4332"/>
    <w:rsid w:val="00CA483C"/>
    <w:rsid w:val="00CA4F64"/>
    <w:rsid w:val="00CA57AC"/>
    <w:rsid w:val="00CA58EE"/>
    <w:rsid w:val="00CA5C62"/>
    <w:rsid w:val="00CA5DF2"/>
    <w:rsid w:val="00CA65F6"/>
    <w:rsid w:val="00CB00AD"/>
    <w:rsid w:val="00CB1094"/>
    <w:rsid w:val="00CB1235"/>
    <w:rsid w:val="00CB23B9"/>
    <w:rsid w:val="00CB2EB5"/>
    <w:rsid w:val="00CB3CFE"/>
    <w:rsid w:val="00CB3FC8"/>
    <w:rsid w:val="00CB456D"/>
    <w:rsid w:val="00CB5178"/>
    <w:rsid w:val="00CB5799"/>
    <w:rsid w:val="00CB5963"/>
    <w:rsid w:val="00CB5A3C"/>
    <w:rsid w:val="00CB64E0"/>
    <w:rsid w:val="00CB6588"/>
    <w:rsid w:val="00CB6E99"/>
    <w:rsid w:val="00CB757F"/>
    <w:rsid w:val="00CB7D32"/>
    <w:rsid w:val="00CC1E16"/>
    <w:rsid w:val="00CC1EDB"/>
    <w:rsid w:val="00CC1F9F"/>
    <w:rsid w:val="00CC2731"/>
    <w:rsid w:val="00CC296A"/>
    <w:rsid w:val="00CC3AF9"/>
    <w:rsid w:val="00CC4060"/>
    <w:rsid w:val="00CC4919"/>
    <w:rsid w:val="00CC59DD"/>
    <w:rsid w:val="00CC6BE8"/>
    <w:rsid w:val="00CC71CB"/>
    <w:rsid w:val="00CC7EF7"/>
    <w:rsid w:val="00CD0F89"/>
    <w:rsid w:val="00CD168C"/>
    <w:rsid w:val="00CD1EDF"/>
    <w:rsid w:val="00CD200B"/>
    <w:rsid w:val="00CD3379"/>
    <w:rsid w:val="00CD4716"/>
    <w:rsid w:val="00CD4773"/>
    <w:rsid w:val="00CD565E"/>
    <w:rsid w:val="00CD6A68"/>
    <w:rsid w:val="00CD6FF0"/>
    <w:rsid w:val="00CD72C6"/>
    <w:rsid w:val="00CE0468"/>
    <w:rsid w:val="00CE0882"/>
    <w:rsid w:val="00CE20E8"/>
    <w:rsid w:val="00CE215F"/>
    <w:rsid w:val="00CE2758"/>
    <w:rsid w:val="00CE35DE"/>
    <w:rsid w:val="00CE3806"/>
    <w:rsid w:val="00CE3B7C"/>
    <w:rsid w:val="00CE439D"/>
    <w:rsid w:val="00CE484B"/>
    <w:rsid w:val="00CE494E"/>
    <w:rsid w:val="00CE5017"/>
    <w:rsid w:val="00CE5350"/>
    <w:rsid w:val="00CF0A4A"/>
    <w:rsid w:val="00CF0CDB"/>
    <w:rsid w:val="00CF10E3"/>
    <w:rsid w:val="00CF19D6"/>
    <w:rsid w:val="00CF1A4E"/>
    <w:rsid w:val="00CF1E01"/>
    <w:rsid w:val="00CF1F30"/>
    <w:rsid w:val="00CF24C4"/>
    <w:rsid w:val="00CF25DC"/>
    <w:rsid w:val="00CF2BB8"/>
    <w:rsid w:val="00CF2EEA"/>
    <w:rsid w:val="00CF5CFE"/>
    <w:rsid w:val="00CF66CD"/>
    <w:rsid w:val="00CF6D35"/>
    <w:rsid w:val="00CF71F9"/>
    <w:rsid w:val="00CF750D"/>
    <w:rsid w:val="00CF7725"/>
    <w:rsid w:val="00CF7E40"/>
    <w:rsid w:val="00D000B9"/>
    <w:rsid w:val="00D0029C"/>
    <w:rsid w:val="00D0034D"/>
    <w:rsid w:val="00D01283"/>
    <w:rsid w:val="00D01620"/>
    <w:rsid w:val="00D03C2D"/>
    <w:rsid w:val="00D04C9D"/>
    <w:rsid w:val="00D04E4A"/>
    <w:rsid w:val="00D05382"/>
    <w:rsid w:val="00D05888"/>
    <w:rsid w:val="00D0612A"/>
    <w:rsid w:val="00D0734C"/>
    <w:rsid w:val="00D102E9"/>
    <w:rsid w:val="00D106C7"/>
    <w:rsid w:val="00D10E87"/>
    <w:rsid w:val="00D122CA"/>
    <w:rsid w:val="00D12698"/>
    <w:rsid w:val="00D1291F"/>
    <w:rsid w:val="00D12989"/>
    <w:rsid w:val="00D12CEC"/>
    <w:rsid w:val="00D13868"/>
    <w:rsid w:val="00D150C2"/>
    <w:rsid w:val="00D1605B"/>
    <w:rsid w:val="00D161CD"/>
    <w:rsid w:val="00D16468"/>
    <w:rsid w:val="00D176F1"/>
    <w:rsid w:val="00D20477"/>
    <w:rsid w:val="00D2118A"/>
    <w:rsid w:val="00D22C3A"/>
    <w:rsid w:val="00D23106"/>
    <w:rsid w:val="00D2340C"/>
    <w:rsid w:val="00D23591"/>
    <w:rsid w:val="00D248B2"/>
    <w:rsid w:val="00D251C2"/>
    <w:rsid w:val="00D252DA"/>
    <w:rsid w:val="00D25E44"/>
    <w:rsid w:val="00D27AA4"/>
    <w:rsid w:val="00D3067B"/>
    <w:rsid w:val="00D31A9E"/>
    <w:rsid w:val="00D31B88"/>
    <w:rsid w:val="00D32366"/>
    <w:rsid w:val="00D32C27"/>
    <w:rsid w:val="00D33A38"/>
    <w:rsid w:val="00D33E75"/>
    <w:rsid w:val="00D34FB5"/>
    <w:rsid w:val="00D35A9C"/>
    <w:rsid w:val="00D368C6"/>
    <w:rsid w:val="00D37152"/>
    <w:rsid w:val="00D37D10"/>
    <w:rsid w:val="00D37DFF"/>
    <w:rsid w:val="00D40542"/>
    <w:rsid w:val="00D41646"/>
    <w:rsid w:val="00D41902"/>
    <w:rsid w:val="00D41DDC"/>
    <w:rsid w:val="00D423D0"/>
    <w:rsid w:val="00D42E6F"/>
    <w:rsid w:val="00D437CB"/>
    <w:rsid w:val="00D44095"/>
    <w:rsid w:val="00D442C2"/>
    <w:rsid w:val="00D447BF"/>
    <w:rsid w:val="00D45007"/>
    <w:rsid w:val="00D451FF"/>
    <w:rsid w:val="00D45DB1"/>
    <w:rsid w:val="00D46073"/>
    <w:rsid w:val="00D4695D"/>
    <w:rsid w:val="00D47068"/>
    <w:rsid w:val="00D50138"/>
    <w:rsid w:val="00D509D4"/>
    <w:rsid w:val="00D50A71"/>
    <w:rsid w:val="00D5147B"/>
    <w:rsid w:val="00D51E85"/>
    <w:rsid w:val="00D51F7D"/>
    <w:rsid w:val="00D52B99"/>
    <w:rsid w:val="00D5347B"/>
    <w:rsid w:val="00D53486"/>
    <w:rsid w:val="00D5383C"/>
    <w:rsid w:val="00D5383E"/>
    <w:rsid w:val="00D5417E"/>
    <w:rsid w:val="00D558C7"/>
    <w:rsid w:val="00D55C20"/>
    <w:rsid w:val="00D56167"/>
    <w:rsid w:val="00D564AC"/>
    <w:rsid w:val="00D56AB3"/>
    <w:rsid w:val="00D56D5D"/>
    <w:rsid w:val="00D576C9"/>
    <w:rsid w:val="00D5784C"/>
    <w:rsid w:val="00D57F4D"/>
    <w:rsid w:val="00D60C57"/>
    <w:rsid w:val="00D615AD"/>
    <w:rsid w:val="00D619FB"/>
    <w:rsid w:val="00D62000"/>
    <w:rsid w:val="00D63259"/>
    <w:rsid w:val="00D63914"/>
    <w:rsid w:val="00D64561"/>
    <w:rsid w:val="00D647D4"/>
    <w:rsid w:val="00D64C4B"/>
    <w:rsid w:val="00D659FB"/>
    <w:rsid w:val="00D65CE1"/>
    <w:rsid w:val="00D66EA5"/>
    <w:rsid w:val="00D66F55"/>
    <w:rsid w:val="00D67085"/>
    <w:rsid w:val="00D67EBB"/>
    <w:rsid w:val="00D707B4"/>
    <w:rsid w:val="00D70D9C"/>
    <w:rsid w:val="00D71586"/>
    <w:rsid w:val="00D72220"/>
    <w:rsid w:val="00D723C7"/>
    <w:rsid w:val="00D7376F"/>
    <w:rsid w:val="00D7486C"/>
    <w:rsid w:val="00D748BA"/>
    <w:rsid w:val="00D751B7"/>
    <w:rsid w:val="00D763C5"/>
    <w:rsid w:val="00D7651D"/>
    <w:rsid w:val="00D76B05"/>
    <w:rsid w:val="00D77CFD"/>
    <w:rsid w:val="00D8057E"/>
    <w:rsid w:val="00D80697"/>
    <w:rsid w:val="00D815E0"/>
    <w:rsid w:val="00D81948"/>
    <w:rsid w:val="00D819D2"/>
    <w:rsid w:val="00D81AE0"/>
    <w:rsid w:val="00D81BD5"/>
    <w:rsid w:val="00D82142"/>
    <w:rsid w:val="00D83081"/>
    <w:rsid w:val="00D8314D"/>
    <w:rsid w:val="00D84AD5"/>
    <w:rsid w:val="00D85320"/>
    <w:rsid w:val="00D855B9"/>
    <w:rsid w:val="00D8585C"/>
    <w:rsid w:val="00D859BC"/>
    <w:rsid w:val="00D85D5D"/>
    <w:rsid w:val="00D86288"/>
    <w:rsid w:val="00D8628E"/>
    <w:rsid w:val="00D866F3"/>
    <w:rsid w:val="00D867F7"/>
    <w:rsid w:val="00D86DD6"/>
    <w:rsid w:val="00D86E1F"/>
    <w:rsid w:val="00D872DD"/>
    <w:rsid w:val="00D87B47"/>
    <w:rsid w:val="00D9006A"/>
    <w:rsid w:val="00D92A66"/>
    <w:rsid w:val="00D92B83"/>
    <w:rsid w:val="00D92B91"/>
    <w:rsid w:val="00D92C7A"/>
    <w:rsid w:val="00D931C7"/>
    <w:rsid w:val="00D9408C"/>
    <w:rsid w:val="00D94C0B"/>
    <w:rsid w:val="00D950E5"/>
    <w:rsid w:val="00D951AD"/>
    <w:rsid w:val="00D95F7D"/>
    <w:rsid w:val="00D979EE"/>
    <w:rsid w:val="00DA0F2D"/>
    <w:rsid w:val="00DA19F6"/>
    <w:rsid w:val="00DA26C6"/>
    <w:rsid w:val="00DA3304"/>
    <w:rsid w:val="00DA3506"/>
    <w:rsid w:val="00DA36E2"/>
    <w:rsid w:val="00DA46F5"/>
    <w:rsid w:val="00DA46FB"/>
    <w:rsid w:val="00DA5D1C"/>
    <w:rsid w:val="00DA6012"/>
    <w:rsid w:val="00DA6395"/>
    <w:rsid w:val="00DA644E"/>
    <w:rsid w:val="00DA6DB6"/>
    <w:rsid w:val="00DA7745"/>
    <w:rsid w:val="00DA7846"/>
    <w:rsid w:val="00DB1332"/>
    <w:rsid w:val="00DB1AA0"/>
    <w:rsid w:val="00DB2B31"/>
    <w:rsid w:val="00DB386E"/>
    <w:rsid w:val="00DB3FD6"/>
    <w:rsid w:val="00DB4CE5"/>
    <w:rsid w:val="00DB58A9"/>
    <w:rsid w:val="00DB607B"/>
    <w:rsid w:val="00DB617C"/>
    <w:rsid w:val="00DB6593"/>
    <w:rsid w:val="00DB6AF1"/>
    <w:rsid w:val="00DB6DA5"/>
    <w:rsid w:val="00DB6F5F"/>
    <w:rsid w:val="00DB75DE"/>
    <w:rsid w:val="00DB7E29"/>
    <w:rsid w:val="00DC0240"/>
    <w:rsid w:val="00DC0C81"/>
    <w:rsid w:val="00DC1E0C"/>
    <w:rsid w:val="00DC2496"/>
    <w:rsid w:val="00DC2AD4"/>
    <w:rsid w:val="00DC33F5"/>
    <w:rsid w:val="00DC3520"/>
    <w:rsid w:val="00DC361F"/>
    <w:rsid w:val="00DC3C77"/>
    <w:rsid w:val="00DC4075"/>
    <w:rsid w:val="00DC57A5"/>
    <w:rsid w:val="00DC59EB"/>
    <w:rsid w:val="00DC6532"/>
    <w:rsid w:val="00DC6D27"/>
    <w:rsid w:val="00DC6F14"/>
    <w:rsid w:val="00DC6FC9"/>
    <w:rsid w:val="00DC6FCD"/>
    <w:rsid w:val="00DC795C"/>
    <w:rsid w:val="00DD23BB"/>
    <w:rsid w:val="00DD32BA"/>
    <w:rsid w:val="00DD3545"/>
    <w:rsid w:val="00DD39FC"/>
    <w:rsid w:val="00DD4ECE"/>
    <w:rsid w:val="00DD5A73"/>
    <w:rsid w:val="00DD6776"/>
    <w:rsid w:val="00DD6B45"/>
    <w:rsid w:val="00DD71BF"/>
    <w:rsid w:val="00DE079A"/>
    <w:rsid w:val="00DE22CD"/>
    <w:rsid w:val="00DE2726"/>
    <w:rsid w:val="00DE29C4"/>
    <w:rsid w:val="00DE3308"/>
    <w:rsid w:val="00DE3AA4"/>
    <w:rsid w:val="00DE3DBA"/>
    <w:rsid w:val="00DE4C3D"/>
    <w:rsid w:val="00DE4DA7"/>
    <w:rsid w:val="00DE4DC0"/>
    <w:rsid w:val="00DE5859"/>
    <w:rsid w:val="00DE590B"/>
    <w:rsid w:val="00DE61F7"/>
    <w:rsid w:val="00DE64C6"/>
    <w:rsid w:val="00DE6B03"/>
    <w:rsid w:val="00DE7101"/>
    <w:rsid w:val="00DF03B8"/>
    <w:rsid w:val="00DF0616"/>
    <w:rsid w:val="00DF0B7F"/>
    <w:rsid w:val="00DF0DCE"/>
    <w:rsid w:val="00DF1326"/>
    <w:rsid w:val="00DF1784"/>
    <w:rsid w:val="00DF1ADC"/>
    <w:rsid w:val="00DF314F"/>
    <w:rsid w:val="00DF3381"/>
    <w:rsid w:val="00DF4577"/>
    <w:rsid w:val="00DF478A"/>
    <w:rsid w:val="00DF49F1"/>
    <w:rsid w:val="00DF5533"/>
    <w:rsid w:val="00DF5D04"/>
    <w:rsid w:val="00DF6C6F"/>
    <w:rsid w:val="00DF7568"/>
    <w:rsid w:val="00DF75E3"/>
    <w:rsid w:val="00E00606"/>
    <w:rsid w:val="00E00F14"/>
    <w:rsid w:val="00E01709"/>
    <w:rsid w:val="00E019A0"/>
    <w:rsid w:val="00E035E7"/>
    <w:rsid w:val="00E04399"/>
    <w:rsid w:val="00E068F6"/>
    <w:rsid w:val="00E06C80"/>
    <w:rsid w:val="00E06FAF"/>
    <w:rsid w:val="00E076B2"/>
    <w:rsid w:val="00E076C2"/>
    <w:rsid w:val="00E105F4"/>
    <w:rsid w:val="00E10AB0"/>
    <w:rsid w:val="00E11175"/>
    <w:rsid w:val="00E1277F"/>
    <w:rsid w:val="00E132E3"/>
    <w:rsid w:val="00E13404"/>
    <w:rsid w:val="00E142ED"/>
    <w:rsid w:val="00E14B43"/>
    <w:rsid w:val="00E14D63"/>
    <w:rsid w:val="00E153FC"/>
    <w:rsid w:val="00E15F93"/>
    <w:rsid w:val="00E16328"/>
    <w:rsid w:val="00E1724B"/>
    <w:rsid w:val="00E17360"/>
    <w:rsid w:val="00E17B07"/>
    <w:rsid w:val="00E17B39"/>
    <w:rsid w:val="00E20ADA"/>
    <w:rsid w:val="00E20E40"/>
    <w:rsid w:val="00E21145"/>
    <w:rsid w:val="00E216F2"/>
    <w:rsid w:val="00E216FA"/>
    <w:rsid w:val="00E218EF"/>
    <w:rsid w:val="00E21B1B"/>
    <w:rsid w:val="00E22477"/>
    <w:rsid w:val="00E22888"/>
    <w:rsid w:val="00E22BBC"/>
    <w:rsid w:val="00E23EB4"/>
    <w:rsid w:val="00E2412C"/>
    <w:rsid w:val="00E24602"/>
    <w:rsid w:val="00E246B7"/>
    <w:rsid w:val="00E24DEF"/>
    <w:rsid w:val="00E266E7"/>
    <w:rsid w:val="00E26A63"/>
    <w:rsid w:val="00E2709C"/>
    <w:rsid w:val="00E2745B"/>
    <w:rsid w:val="00E306B2"/>
    <w:rsid w:val="00E30A0D"/>
    <w:rsid w:val="00E30EE7"/>
    <w:rsid w:val="00E31197"/>
    <w:rsid w:val="00E319B5"/>
    <w:rsid w:val="00E31CE8"/>
    <w:rsid w:val="00E3296F"/>
    <w:rsid w:val="00E32F90"/>
    <w:rsid w:val="00E331DD"/>
    <w:rsid w:val="00E33B34"/>
    <w:rsid w:val="00E344D7"/>
    <w:rsid w:val="00E34618"/>
    <w:rsid w:val="00E34A8D"/>
    <w:rsid w:val="00E34D1E"/>
    <w:rsid w:val="00E35113"/>
    <w:rsid w:val="00E3546F"/>
    <w:rsid w:val="00E354D5"/>
    <w:rsid w:val="00E3658A"/>
    <w:rsid w:val="00E368F3"/>
    <w:rsid w:val="00E3695A"/>
    <w:rsid w:val="00E36C01"/>
    <w:rsid w:val="00E37312"/>
    <w:rsid w:val="00E3732E"/>
    <w:rsid w:val="00E37D4E"/>
    <w:rsid w:val="00E37DAD"/>
    <w:rsid w:val="00E404A6"/>
    <w:rsid w:val="00E425D5"/>
    <w:rsid w:val="00E42600"/>
    <w:rsid w:val="00E42C99"/>
    <w:rsid w:val="00E4315B"/>
    <w:rsid w:val="00E44576"/>
    <w:rsid w:val="00E45819"/>
    <w:rsid w:val="00E476B1"/>
    <w:rsid w:val="00E47DE3"/>
    <w:rsid w:val="00E50E84"/>
    <w:rsid w:val="00E50F84"/>
    <w:rsid w:val="00E512D2"/>
    <w:rsid w:val="00E52A43"/>
    <w:rsid w:val="00E52BE7"/>
    <w:rsid w:val="00E52DF1"/>
    <w:rsid w:val="00E5387B"/>
    <w:rsid w:val="00E53A8D"/>
    <w:rsid w:val="00E53E79"/>
    <w:rsid w:val="00E55CDC"/>
    <w:rsid w:val="00E564B2"/>
    <w:rsid w:val="00E568A8"/>
    <w:rsid w:val="00E56DF6"/>
    <w:rsid w:val="00E576F1"/>
    <w:rsid w:val="00E5771D"/>
    <w:rsid w:val="00E57861"/>
    <w:rsid w:val="00E60289"/>
    <w:rsid w:val="00E60586"/>
    <w:rsid w:val="00E6076C"/>
    <w:rsid w:val="00E60F94"/>
    <w:rsid w:val="00E6179A"/>
    <w:rsid w:val="00E61DE3"/>
    <w:rsid w:val="00E628F0"/>
    <w:rsid w:val="00E62B10"/>
    <w:rsid w:val="00E62DE3"/>
    <w:rsid w:val="00E63865"/>
    <w:rsid w:val="00E6416C"/>
    <w:rsid w:val="00E649CC"/>
    <w:rsid w:val="00E64CD0"/>
    <w:rsid w:val="00E64D3B"/>
    <w:rsid w:val="00E64FA4"/>
    <w:rsid w:val="00E65AAF"/>
    <w:rsid w:val="00E65B1B"/>
    <w:rsid w:val="00E66E4C"/>
    <w:rsid w:val="00E67685"/>
    <w:rsid w:val="00E67907"/>
    <w:rsid w:val="00E67D5A"/>
    <w:rsid w:val="00E7018B"/>
    <w:rsid w:val="00E70B4A"/>
    <w:rsid w:val="00E70D27"/>
    <w:rsid w:val="00E71F8F"/>
    <w:rsid w:val="00E72D49"/>
    <w:rsid w:val="00E737F6"/>
    <w:rsid w:val="00E73EED"/>
    <w:rsid w:val="00E73FB1"/>
    <w:rsid w:val="00E7577E"/>
    <w:rsid w:val="00E75CED"/>
    <w:rsid w:val="00E75DF8"/>
    <w:rsid w:val="00E76774"/>
    <w:rsid w:val="00E76BD0"/>
    <w:rsid w:val="00E77438"/>
    <w:rsid w:val="00E774D1"/>
    <w:rsid w:val="00E804E7"/>
    <w:rsid w:val="00E80D69"/>
    <w:rsid w:val="00E8329B"/>
    <w:rsid w:val="00E837A4"/>
    <w:rsid w:val="00E84960"/>
    <w:rsid w:val="00E84D05"/>
    <w:rsid w:val="00E853E9"/>
    <w:rsid w:val="00E85D06"/>
    <w:rsid w:val="00E8674A"/>
    <w:rsid w:val="00E867FB"/>
    <w:rsid w:val="00E86B1D"/>
    <w:rsid w:val="00E86BCA"/>
    <w:rsid w:val="00E86EAB"/>
    <w:rsid w:val="00E87E86"/>
    <w:rsid w:val="00E9046F"/>
    <w:rsid w:val="00E90507"/>
    <w:rsid w:val="00E906D6"/>
    <w:rsid w:val="00E90B8E"/>
    <w:rsid w:val="00E90DFE"/>
    <w:rsid w:val="00E90FA5"/>
    <w:rsid w:val="00E914B3"/>
    <w:rsid w:val="00E921EB"/>
    <w:rsid w:val="00E93DBB"/>
    <w:rsid w:val="00E94318"/>
    <w:rsid w:val="00E95521"/>
    <w:rsid w:val="00E957C2"/>
    <w:rsid w:val="00E96201"/>
    <w:rsid w:val="00E96363"/>
    <w:rsid w:val="00E96F9F"/>
    <w:rsid w:val="00E97B70"/>
    <w:rsid w:val="00EA077F"/>
    <w:rsid w:val="00EA0A44"/>
    <w:rsid w:val="00EA0B7C"/>
    <w:rsid w:val="00EA189E"/>
    <w:rsid w:val="00EA1B71"/>
    <w:rsid w:val="00EA1B75"/>
    <w:rsid w:val="00EA205C"/>
    <w:rsid w:val="00EA2622"/>
    <w:rsid w:val="00EA28CB"/>
    <w:rsid w:val="00EA2F1A"/>
    <w:rsid w:val="00EA325D"/>
    <w:rsid w:val="00EA3340"/>
    <w:rsid w:val="00EA375D"/>
    <w:rsid w:val="00EA37F5"/>
    <w:rsid w:val="00EA4926"/>
    <w:rsid w:val="00EA4C5A"/>
    <w:rsid w:val="00EA5BE7"/>
    <w:rsid w:val="00EA6027"/>
    <w:rsid w:val="00EA6C4E"/>
    <w:rsid w:val="00EA70AE"/>
    <w:rsid w:val="00EA70B7"/>
    <w:rsid w:val="00EA75D8"/>
    <w:rsid w:val="00EA763F"/>
    <w:rsid w:val="00EB043E"/>
    <w:rsid w:val="00EB1548"/>
    <w:rsid w:val="00EB17AA"/>
    <w:rsid w:val="00EB200B"/>
    <w:rsid w:val="00EB2C1C"/>
    <w:rsid w:val="00EB37ED"/>
    <w:rsid w:val="00EB3C05"/>
    <w:rsid w:val="00EB3D61"/>
    <w:rsid w:val="00EB45CE"/>
    <w:rsid w:val="00EB4914"/>
    <w:rsid w:val="00EB4D13"/>
    <w:rsid w:val="00EB538F"/>
    <w:rsid w:val="00EB5778"/>
    <w:rsid w:val="00EB5880"/>
    <w:rsid w:val="00EB5FC3"/>
    <w:rsid w:val="00EB6E02"/>
    <w:rsid w:val="00EB794C"/>
    <w:rsid w:val="00EB79DD"/>
    <w:rsid w:val="00EC01C2"/>
    <w:rsid w:val="00EC1AB5"/>
    <w:rsid w:val="00EC2A4F"/>
    <w:rsid w:val="00EC2B9C"/>
    <w:rsid w:val="00EC31AB"/>
    <w:rsid w:val="00EC43CB"/>
    <w:rsid w:val="00EC463B"/>
    <w:rsid w:val="00EC4B68"/>
    <w:rsid w:val="00EC547D"/>
    <w:rsid w:val="00EC55A4"/>
    <w:rsid w:val="00EC571F"/>
    <w:rsid w:val="00EC57F5"/>
    <w:rsid w:val="00EC6178"/>
    <w:rsid w:val="00EC660C"/>
    <w:rsid w:val="00EC73AF"/>
    <w:rsid w:val="00EC784B"/>
    <w:rsid w:val="00EC7D0F"/>
    <w:rsid w:val="00ED04AC"/>
    <w:rsid w:val="00ED0ABB"/>
    <w:rsid w:val="00ED1D56"/>
    <w:rsid w:val="00ED2F94"/>
    <w:rsid w:val="00ED37B2"/>
    <w:rsid w:val="00ED3986"/>
    <w:rsid w:val="00ED48B8"/>
    <w:rsid w:val="00ED4931"/>
    <w:rsid w:val="00ED4A33"/>
    <w:rsid w:val="00ED55AC"/>
    <w:rsid w:val="00ED55E0"/>
    <w:rsid w:val="00ED5868"/>
    <w:rsid w:val="00ED747F"/>
    <w:rsid w:val="00ED7C34"/>
    <w:rsid w:val="00EE0FF8"/>
    <w:rsid w:val="00EE124C"/>
    <w:rsid w:val="00EE1701"/>
    <w:rsid w:val="00EE1B19"/>
    <w:rsid w:val="00EE24BE"/>
    <w:rsid w:val="00EE4CEA"/>
    <w:rsid w:val="00EE5423"/>
    <w:rsid w:val="00EE5645"/>
    <w:rsid w:val="00EE58CA"/>
    <w:rsid w:val="00EE5999"/>
    <w:rsid w:val="00EE5B11"/>
    <w:rsid w:val="00EE634F"/>
    <w:rsid w:val="00EE63D8"/>
    <w:rsid w:val="00EE6528"/>
    <w:rsid w:val="00EE6B88"/>
    <w:rsid w:val="00EE75FD"/>
    <w:rsid w:val="00EF18C9"/>
    <w:rsid w:val="00EF1924"/>
    <w:rsid w:val="00EF38CE"/>
    <w:rsid w:val="00EF3C36"/>
    <w:rsid w:val="00EF3D70"/>
    <w:rsid w:val="00EF4F9F"/>
    <w:rsid w:val="00EF6675"/>
    <w:rsid w:val="00EF6F5C"/>
    <w:rsid w:val="00F006EC"/>
    <w:rsid w:val="00F00964"/>
    <w:rsid w:val="00F00BF2"/>
    <w:rsid w:val="00F01DAC"/>
    <w:rsid w:val="00F02C12"/>
    <w:rsid w:val="00F0621A"/>
    <w:rsid w:val="00F06987"/>
    <w:rsid w:val="00F1039E"/>
    <w:rsid w:val="00F13525"/>
    <w:rsid w:val="00F136F8"/>
    <w:rsid w:val="00F1394F"/>
    <w:rsid w:val="00F13BE1"/>
    <w:rsid w:val="00F141EE"/>
    <w:rsid w:val="00F1424F"/>
    <w:rsid w:val="00F14722"/>
    <w:rsid w:val="00F14E84"/>
    <w:rsid w:val="00F155C5"/>
    <w:rsid w:val="00F15B6B"/>
    <w:rsid w:val="00F165BF"/>
    <w:rsid w:val="00F16D17"/>
    <w:rsid w:val="00F16D9D"/>
    <w:rsid w:val="00F1766A"/>
    <w:rsid w:val="00F2033D"/>
    <w:rsid w:val="00F20C88"/>
    <w:rsid w:val="00F21DC9"/>
    <w:rsid w:val="00F23AFB"/>
    <w:rsid w:val="00F23E25"/>
    <w:rsid w:val="00F2486A"/>
    <w:rsid w:val="00F25C20"/>
    <w:rsid w:val="00F26531"/>
    <w:rsid w:val="00F26E62"/>
    <w:rsid w:val="00F27BE6"/>
    <w:rsid w:val="00F3025B"/>
    <w:rsid w:val="00F3094E"/>
    <w:rsid w:val="00F3098E"/>
    <w:rsid w:val="00F30BA4"/>
    <w:rsid w:val="00F312BB"/>
    <w:rsid w:val="00F31715"/>
    <w:rsid w:val="00F318EF"/>
    <w:rsid w:val="00F31E3D"/>
    <w:rsid w:val="00F3208E"/>
    <w:rsid w:val="00F3221E"/>
    <w:rsid w:val="00F328CD"/>
    <w:rsid w:val="00F33A63"/>
    <w:rsid w:val="00F33E20"/>
    <w:rsid w:val="00F34D59"/>
    <w:rsid w:val="00F351F1"/>
    <w:rsid w:val="00F35ABF"/>
    <w:rsid w:val="00F37556"/>
    <w:rsid w:val="00F37A73"/>
    <w:rsid w:val="00F37EB2"/>
    <w:rsid w:val="00F40114"/>
    <w:rsid w:val="00F402FB"/>
    <w:rsid w:val="00F40657"/>
    <w:rsid w:val="00F40EFF"/>
    <w:rsid w:val="00F417DD"/>
    <w:rsid w:val="00F422F5"/>
    <w:rsid w:val="00F42641"/>
    <w:rsid w:val="00F42ABB"/>
    <w:rsid w:val="00F43CFF"/>
    <w:rsid w:val="00F44B0F"/>
    <w:rsid w:val="00F453B2"/>
    <w:rsid w:val="00F45A6B"/>
    <w:rsid w:val="00F46399"/>
    <w:rsid w:val="00F47B33"/>
    <w:rsid w:val="00F47E3B"/>
    <w:rsid w:val="00F50088"/>
    <w:rsid w:val="00F50544"/>
    <w:rsid w:val="00F50E15"/>
    <w:rsid w:val="00F526F1"/>
    <w:rsid w:val="00F5286B"/>
    <w:rsid w:val="00F533ED"/>
    <w:rsid w:val="00F53651"/>
    <w:rsid w:val="00F53ED2"/>
    <w:rsid w:val="00F54420"/>
    <w:rsid w:val="00F5594E"/>
    <w:rsid w:val="00F55E39"/>
    <w:rsid w:val="00F5615C"/>
    <w:rsid w:val="00F600A4"/>
    <w:rsid w:val="00F607EE"/>
    <w:rsid w:val="00F61749"/>
    <w:rsid w:val="00F62308"/>
    <w:rsid w:val="00F6308A"/>
    <w:rsid w:val="00F63C6F"/>
    <w:rsid w:val="00F6430A"/>
    <w:rsid w:val="00F64CC3"/>
    <w:rsid w:val="00F658A3"/>
    <w:rsid w:val="00F66381"/>
    <w:rsid w:val="00F6763F"/>
    <w:rsid w:val="00F679CB"/>
    <w:rsid w:val="00F70013"/>
    <w:rsid w:val="00F70237"/>
    <w:rsid w:val="00F70FC7"/>
    <w:rsid w:val="00F719FC"/>
    <w:rsid w:val="00F721F0"/>
    <w:rsid w:val="00F728FF"/>
    <w:rsid w:val="00F736A5"/>
    <w:rsid w:val="00F756E1"/>
    <w:rsid w:val="00F7701E"/>
    <w:rsid w:val="00F77F41"/>
    <w:rsid w:val="00F80AF2"/>
    <w:rsid w:val="00F8213F"/>
    <w:rsid w:val="00F8244A"/>
    <w:rsid w:val="00F82A0E"/>
    <w:rsid w:val="00F82B54"/>
    <w:rsid w:val="00F82F05"/>
    <w:rsid w:val="00F82FC2"/>
    <w:rsid w:val="00F838F5"/>
    <w:rsid w:val="00F83D14"/>
    <w:rsid w:val="00F84536"/>
    <w:rsid w:val="00F84D49"/>
    <w:rsid w:val="00F8561F"/>
    <w:rsid w:val="00F857EB"/>
    <w:rsid w:val="00F858EE"/>
    <w:rsid w:val="00F8643A"/>
    <w:rsid w:val="00F86AAB"/>
    <w:rsid w:val="00F876DD"/>
    <w:rsid w:val="00F879E8"/>
    <w:rsid w:val="00F9017C"/>
    <w:rsid w:val="00F9071C"/>
    <w:rsid w:val="00F90AA6"/>
    <w:rsid w:val="00F91857"/>
    <w:rsid w:val="00F91943"/>
    <w:rsid w:val="00F91973"/>
    <w:rsid w:val="00F91EA6"/>
    <w:rsid w:val="00F92099"/>
    <w:rsid w:val="00F920B2"/>
    <w:rsid w:val="00F92A8A"/>
    <w:rsid w:val="00F92B16"/>
    <w:rsid w:val="00F92D0C"/>
    <w:rsid w:val="00F9417D"/>
    <w:rsid w:val="00F94636"/>
    <w:rsid w:val="00F94BC1"/>
    <w:rsid w:val="00F94C4E"/>
    <w:rsid w:val="00F9558B"/>
    <w:rsid w:val="00F9688E"/>
    <w:rsid w:val="00F96C02"/>
    <w:rsid w:val="00FA059A"/>
    <w:rsid w:val="00FA0D96"/>
    <w:rsid w:val="00FA0F70"/>
    <w:rsid w:val="00FA2006"/>
    <w:rsid w:val="00FA23F0"/>
    <w:rsid w:val="00FA2610"/>
    <w:rsid w:val="00FA2819"/>
    <w:rsid w:val="00FA2C42"/>
    <w:rsid w:val="00FA3C1E"/>
    <w:rsid w:val="00FA3F15"/>
    <w:rsid w:val="00FA4267"/>
    <w:rsid w:val="00FA4BA7"/>
    <w:rsid w:val="00FA5DE7"/>
    <w:rsid w:val="00FA641D"/>
    <w:rsid w:val="00FA68C5"/>
    <w:rsid w:val="00FA7652"/>
    <w:rsid w:val="00FB078C"/>
    <w:rsid w:val="00FB0B32"/>
    <w:rsid w:val="00FB2A4D"/>
    <w:rsid w:val="00FB2CC7"/>
    <w:rsid w:val="00FB346B"/>
    <w:rsid w:val="00FB389E"/>
    <w:rsid w:val="00FB3C24"/>
    <w:rsid w:val="00FB3D6A"/>
    <w:rsid w:val="00FB4775"/>
    <w:rsid w:val="00FB50B2"/>
    <w:rsid w:val="00FB56BE"/>
    <w:rsid w:val="00FB5D49"/>
    <w:rsid w:val="00FB609B"/>
    <w:rsid w:val="00FB61F1"/>
    <w:rsid w:val="00FB63E5"/>
    <w:rsid w:val="00FB788D"/>
    <w:rsid w:val="00FB7DF7"/>
    <w:rsid w:val="00FC0413"/>
    <w:rsid w:val="00FC0593"/>
    <w:rsid w:val="00FC24FD"/>
    <w:rsid w:val="00FC3222"/>
    <w:rsid w:val="00FC3BE2"/>
    <w:rsid w:val="00FC3E7C"/>
    <w:rsid w:val="00FC4547"/>
    <w:rsid w:val="00FC4D48"/>
    <w:rsid w:val="00FC5856"/>
    <w:rsid w:val="00FC6CF1"/>
    <w:rsid w:val="00FC6ED7"/>
    <w:rsid w:val="00FC772B"/>
    <w:rsid w:val="00FC7BA4"/>
    <w:rsid w:val="00FD00D1"/>
    <w:rsid w:val="00FD0387"/>
    <w:rsid w:val="00FD2934"/>
    <w:rsid w:val="00FD3AC9"/>
    <w:rsid w:val="00FD40EA"/>
    <w:rsid w:val="00FD4281"/>
    <w:rsid w:val="00FD439A"/>
    <w:rsid w:val="00FD4DBE"/>
    <w:rsid w:val="00FD53FD"/>
    <w:rsid w:val="00FD5C84"/>
    <w:rsid w:val="00FD69FF"/>
    <w:rsid w:val="00FD6A66"/>
    <w:rsid w:val="00FD6C95"/>
    <w:rsid w:val="00FD7447"/>
    <w:rsid w:val="00FD7CE9"/>
    <w:rsid w:val="00FE0BB8"/>
    <w:rsid w:val="00FE15B9"/>
    <w:rsid w:val="00FE1678"/>
    <w:rsid w:val="00FE30FB"/>
    <w:rsid w:val="00FE3779"/>
    <w:rsid w:val="00FE3BA0"/>
    <w:rsid w:val="00FE40B2"/>
    <w:rsid w:val="00FE4187"/>
    <w:rsid w:val="00FE443D"/>
    <w:rsid w:val="00FE458A"/>
    <w:rsid w:val="00FE4618"/>
    <w:rsid w:val="00FE70D6"/>
    <w:rsid w:val="00FE73B5"/>
    <w:rsid w:val="00FE74A9"/>
    <w:rsid w:val="00FE78AB"/>
    <w:rsid w:val="00FF055F"/>
    <w:rsid w:val="00FF097E"/>
    <w:rsid w:val="00FF0CDC"/>
    <w:rsid w:val="00FF141E"/>
    <w:rsid w:val="00FF1C4E"/>
    <w:rsid w:val="00FF3E2D"/>
    <w:rsid w:val="00FF4070"/>
    <w:rsid w:val="00FF40CE"/>
    <w:rsid w:val="00FF446B"/>
    <w:rsid w:val="00FF52E2"/>
    <w:rsid w:val="00FF5AF5"/>
    <w:rsid w:val="00FF5C65"/>
    <w:rsid w:val="00FF63EF"/>
    <w:rsid w:val="00FF6503"/>
    <w:rsid w:val="00FF6E6B"/>
    <w:rsid w:val="00FF725F"/>
    <w:rsid w:val="00FF7545"/>
    <w:rsid w:val="00FF7B85"/>
    <w:rsid w:val="00FF7E1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C34AC8"/>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4745"/>
    <w:rPr>
      <w:rFonts w:ascii="Times New Roman" w:eastAsia="Times New Roman" w:hAnsi="Times New Roman" w:cs="Times New Roman"/>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LineNumber">
    <w:name w:val="line number"/>
    <w:basedOn w:val="DefaultParagraphFont"/>
    <w:uiPriority w:val="99"/>
    <w:semiHidden/>
    <w:unhideWhenUsed/>
    <w:rsid w:val="009B7010"/>
  </w:style>
  <w:style w:type="paragraph" w:styleId="ListParagraph">
    <w:name w:val="List Paragraph"/>
    <w:basedOn w:val="Normal"/>
    <w:uiPriority w:val="34"/>
    <w:qFormat/>
    <w:rsid w:val="00EA4926"/>
    <w:pPr>
      <w:ind w:left="720"/>
      <w:contextualSpacing/>
    </w:pPr>
    <w:rPr>
      <w:rFonts w:asciiTheme="minorHAnsi" w:eastAsiaTheme="minorEastAsia" w:hAnsiTheme="minorHAnsi" w:cstheme="minorBidi"/>
      <w:lang w:eastAsia="ja-JP"/>
    </w:rPr>
  </w:style>
  <w:style w:type="character" w:styleId="CommentReference">
    <w:name w:val="annotation reference"/>
    <w:basedOn w:val="DefaultParagraphFont"/>
    <w:uiPriority w:val="99"/>
    <w:semiHidden/>
    <w:unhideWhenUsed/>
    <w:rsid w:val="000847BF"/>
    <w:rPr>
      <w:sz w:val="18"/>
      <w:szCs w:val="18"/>
    </w:rPr>
  </w:style>
  <w:style w:type="paragraph" w:styleId="CommentText">
    <w:name w:val="annotation text"/>
    <w:basedOn w:val="Normal"/>
    <w:link w:val="CommentTextChar"/>
    <w:uiPriority w:val="99"/>
    <w:unhideWhenUsed/>
    <w:rsid w:val="000847BF"/>
    <w:rPr>
      <w:rFonts w:asciiTheme="minorHAnsi" w:eastAsiaTheme="minorEastAsia" w:hAnsiTheme="minorHAnsi" w:cstheme="minorBidi"/>
      <w:lang w:eastAsia="ja-JP"/>
    </w:rPr>
  </w:style>
  <w:style w:type="character" w:customStyle="1" w:styleId="CommentTextChar">
    <w:name w:val="Comment Text Char"/>
    <w:basedOn w:val="DefaultParagraphFont"/>
    <w:link w:val="CommentText"/>
    <w:uiPriority w:val="99"/>
    <w:rsid w:val="000847BF"/>
  </w:style>
  <w:style w:type="paragraph" w:styleId="CommentSubject">
    <w:name w:val="annotation subject"/>
    <w:basedOn w:val="CommentText"/>
    <w:next w:val="CommentText"/>
    <w:link w:val="CommentSubjectChar"/>
    <w:uiPriority w:val="99"/>
    <w:semiHidden/>
    <w:unhideWhenUsed/>
    <w:rsid w:val="000847BF"/>
    <w:rPr>
      <w:b/>
      <w:bCs/>
      <w:sz w:val="20"/>
      <w:szCs w:val="20"/>
    </w:rPr>
  </w:style>
  <w:style w:type="character" w:customStyle="1" w:styleId="CommentSubjectChar">
    <w:name w:val="Comment Subject Char"/>
    <w:basedOn w:val="CommentTextChar"/>
    <w:link w:val="CommentSubject"/>
    <w:uiPriority w:val="99"/>
    <w:semiHidden/>
    <w:rsid w:val="000847BF"/>
    <w:rPr>
      <w:b/>
      <w:bCs/>
      <w:sz w:val="20"/>
      <w:szCs w:val="20"/>
    </w:rPr>
  </w:style>
  <w:style w:type="paragraph" w:styleId="BalloonText">
    <w:name w:val="Balloon Text"/>
    <w:basedOn w:val="Normal"/>
    <w:link w:val="BalloonTextChar"/>
    <w:uiPriority w:val="99"/>
    <w:semiHidden/>
    <w:unhideWhenUsed/>
    <w:rsid w:val="000847BF"/>
    <w:rPr>
      <w:rFonts w:ascii="Lucida Grande" w:eastAsiaTheme="minorEastAsia" w:hAnsi="Lucida Grande" w:cs="Lucida Grande"/>
      <w:sz w:val="18"/>
      <w:szCs w:val="18"/>
      <w:lang w:eastAsia="ja-JP"/>
    </w:rPr>
  </w:style>
  <w:style w:type="character" w:customStyle="1" w:styleId="BalloonTextChar">
    <w:name w:val="Balloon Text Char"/>
    <w:basedOn w:val="DefaultParagraphFont"/>
    <w:link w:val="BalloonText"/>
    <w:uiPriority w:val="99"/>
    <w:semiHidden/>
    <w:rsid w:val="000847BF"/>
    <w:rPr>
      <w:rFonts w:ascii="Lucida Grande" w:hAnsi="Lucida Grande" w:cs="Lucida Grande"/>
      <w:sz w:val="18"/>
      <w:szCs w:val="18"/>
    </w:rPr>
  </w:style>
  <w:style w:type="paragraph" w:styleId="Header">
    <w:name w:val="header"/>
    <w:basedOn w:val="Normal"/>
    <w:link w:val="HeaderChar"/>
    <w:uiPriority w:val="99"/>
    <w:unhideWhenUsed/>
    <w:rsid w:val="00135D5C"/>
    <w:pPr>
      <w:tabs>
        <w:tab w:val="center" w:pos="4320"/>
        <w:tab w:val="right" w:pos="8640"/>
      </w:tabs>
    </w:pPr>
    <w:rPr>
      <w:rFonts w:asciiTheme="minorHAnsi" w:eastAsiaTheme="minorEastAsia" w:hAnsiTheme="minorHAnsi" w:cstheme="minorBidi"/>
      <w:lang w:eastAsia="ja-JP"/>
    </w:rPr>
  </w:style>
  <w:style w:type="character" w:customStyle="1" w:styleId="HeaderChar">
    <w:name w:val="Header Char"/>
    <w:basedOn w:val="DefaultParagraphFont"/>
    <w:link w:val="Header"/>
    <w:uiPriority w:val="99"/>
    <w:rsid w:val="00135D5C"/>
  </w:style>
  <w:style w:type="paragraph" w:styleId="Footer">
    <w:name w:val="footer"/>
    <w:basedOn w:val="Normal"/>
    <w:link w:val="FooterChar"/>
    <w:uiPriority w:val="99"/>
    <w:unhideWhenUsed/>
    <w:rsid w:val="00135D5C"/>
    <w:pPr>
      <w:tabs>
        <w:tab w:val="center" w:pos="4320"/>
        <w:tab w:val="right" w:pos="8640"/>
      </w:tabs>
    </w:pPr>
    <w:rPr>
      <w:rFonts w:asciiTheme="minorHAnsi" w:eastAsiaTheme="minorEastAsia" w:hAnsiTheme="minorHAnsi" w:cstheme="minorBidi"/>
      <w:lang w:eastAsia="ja-JP"/>
    </w:rPr>
  </w:style>
  <w:style w:type="character" w:customStyle="1" w:styleId="FooterChar">
    <w:name w:val="Footer Char"/>
    <w:basedOn w:val="DefaultParagraphFont"/>
    <w:link w:val="Footer"/>
    <w:uiPriority w:val="99"/>
    <w:rsid w:val="00135D5C"/>
  </w:style>
  <w:style w:type="character" w:styleId="Hyperlink">
    <w:name w:val="Hyperlink"/>
    <w:rsid w:val="00903261"/>
    <w:rPr>
      <w:u w:val="single"/>
    </w:rPr>
  </w:style>
  <w:style w:type="paragraph" w:customStyle="1" w:styleId="Body">
    <w:name w:val="Body"/>
    <w:rsid w:val="00903261"/>
    <w:pPr>
      <w:spacing w:after="240" w:line="480" w:lineRule="auto"/>
      <w:ind w:firstLine="360"/>
    </w:pPr>
    <w:rPr>
      <w:rFonts w:ascii="Helvetica" w:hAnsi="Arial Unicode MS" w:cs="Arial Unicode MS"/>
      <w:color w:val="000000"/>
      <w:sz w:val="22"/>
      <w:szCs w:val="22"/>
    </w:rPr>
  </w:style>
  <w:style w:type="character" w:styleId="PlaceholderText">
    <w:name w:val="Placeholder Text"/>
    <w:basedOn w:val="DefaultParagraphFont"/>
    <w:uiPriority w:val="99"/>
    <w:semiHidden/>
    <w:rsid w:val="00EA3340"/>
    <w:rPr>
      <w:color w:val="808080"/>
    </w:rPr>
  </w:style>
  <w:style w:type="paragraph" w:customStyle="1" w:styleId="EndNoteBibliographyTitle">
    <w:name w:val="EndNote Bibliography Title"/>
    <w:basedOn w:val="Normal"/>
    <w:rsid w:val="00FC7BA4"/>
    <w:pPr>
      <w:jc w:val="center"/>
    </w:pPr>
    <w:rPr>
      <w:rFonts w:ascii="Helvetica" w:eastAsiaTheme="minorEastAsia" w:hAnsi="Helvetica" w:cstheme="minorBidi"/>
      <w:sz w:val="22"/>
      <w:lang w:eastAsia="ja-JP"/>
    </w:rPr>
  </w:style>
  <w:style w:type="paragraph" w:customStyle="1" w:styleId="EndNoteBibliography">
    <w:name w:val="EndNote Bibliography"/>
    <w:basedOn w:val="Normal"/>
    <w:rsid w:val="00FC7BA4"/>
    <w:pPr>
      <w:spacing w:line="480" w:lineRule="auto"/>
    </w:pPr>
    <w:rPr>
      <w:rFonts w:ascii="Helvetica" w:eastAsiaTheme="minorEastAsia" w:hAnsi="Helvetica" w:cstheme="minorBidi"/>
      <w:sz w:val="22"/>
      <w:lang w:eastAsia="ja-JP"/>
    </w:rPr>
  </w:style>
  <w:style w:type="paragraph" w:styleId="Revision">
    <w:name w:val="Revision"/>
    <w:hidden/>
    <w:uiPriority w:val="99"/>
    <w:semiHidden/>
    <w:rsid w:val="00930F61"/>
  </w:style>
  <w:style w:type="character" w:styleId="FollowedHyperlink">
    <w:name w:val="FollowedHyperlink"/>
    <w:basedOn w:val="DefaultParagraphFont"/>
    <w:uiPriority w:val="99"/>
    <w:semiHidden/>
    <w:unhideWhenUsed/>
    <w:rsid w:val="00E22477"/>
    <w:rPr>
      <w:color w:val="800080" w:themeColor="followedHyperlink"/>
      <w:u w:val="single"/>
    </w:rPr>
  </w:style>
  <w:style w:type="paragraph" w:styleId="DocumentMap">
    <w:name w:val="Document Map"/>
    <w:basedOn w:val="Normal"/>
    <w:link w:val="DocumentMapChar"/>
    <w:uiPriority w:val="99"/>
    <w:semiHidden/>
    <w:unhideWhenUsed/>
    <w:rsid w:val="00D1291F"/>
    <w:rPr>
      <w:rFonts w:ascii="Lucida Grande" w:hAnsi="Lucida Grande" w:cs="Lucida Grande"/>
    </w:rPr>
  </w:style>
  <w:style w:type="character" w:customStyle="1" w:styleId="DocumentMapChar">
    <w:name w:val="Document Map Char"/>
    <w:basedOn w:val="DefaultParagraphFont"/>
    <w:link w:val="DocumentMap"/>
    <w:uiPriority w:val="99"/>
    <w:semiHidden/>
    <w:rsid w:val="00D1291F"/>
    <w:rPr>
      <w:rFonts w:ascii="Lucida Grande" w:hAnsi="Lucida Grande" w:cs="Lucida Grande"/>
    </w:rPr>
  </w:style>
  <w:style w:type="character" w:customStyle="1" w:styleId="current-selection">
    <w:name w:val="current-selection"/>
    <w:basedOn w:val="DefaultParagraphFont"/>
    <w:rsid w:val="00882F29"/>
  </w:style>
  <w:style w:type="character" w:customStyle="1" w:styleId="a">
    <w:name w:val="_"/>
    <w:basedOn w:val="DefaultParagraphFont"/>
    <w:rsid w:val="00882F29"/>
  </w:style>
  <w:style w:type="paragraph" w:customStyle="1" w:styleId="p1">
    <w:name w:val="p1"/>
    <w:basedOn w:val="Normal"/>
    <w:rsid w:val="00FA2610"/>
    <w:rPr>
      <w:rFonts w:ascii="Helvetica Neue" w:eastAsiaTheme="minorEastAsia" w:hAnsi="Helvetica Neue"/>
      <w:color w:val="454545"/>
      <w:sz w:val="18"/>
      <w:szCs w:val="18"/>
    </w:rPr>
  </w:style>
  <w:style w:type="character" w:styleId="UnresolvedMention">
    <w:name w:val="Unresolved Mention"/>
    <w:basedOn w:val="DefaultParagraphFont"/>
    <w:uiPriority w:val="99"/>
    <w:semiHidden/>
    <w:unhideWhenUsed/>
    <w:rsid w:val="00074578"/>
    <w:rPr>
      <w:color w:val="605E5C"/>
      <w:shd w:val="clear" w:color="auto" w:fill="E1DFDD"/>
    </w:rPr>
  </w:style>
  <w:style w:type="character" w:styleId="Strong">
    <w:name w:val="Strong"/>
    <w:basedOn w:val="DefaultParagraphFont"/>
    <w:uiPriority w:val="22"/>
    <w:qFormat/>
    <w:rsid w:val="00566EA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9154276">
      <w:bodyDiv w:val="1"/>
      <w:marLeft w:val="0"/>
      <w:marRight w:val="0"/>
      <w:marTop w:val="0"/>
      <w:marBottom w:val="0"/>
      <w:divBdr>
        <w:top w:val="none" w:sz="0" w:space="0" w:color="auto"/>
        <w:left w:val="none" w:sz="0" w:space="0" w:color="auto"/>
        <w:bottom w:val="none" w:sz="0" w:space="0" w:color="auto"/>
        <w:right w:val="none" w:sz="0" w:space="0" w:color="auto"/>
      </w:divBdr>
      <w:divsChild>
        <w:div w:id="1985041084">
          <w:marLeft w:val="0"/>
          <w:marRight w:val="0"/>
          <w:marTop w:val="0"/>
          <w:marBottom w:val="0"/>
          <w:divBdr>
            <w:top w:val="none" w:sz="0" w:space="0" w:color="auto"/>
            <w:left w:val="none" w:sz="0" w:space="0" w:color="auto"/>
            <w:bottom w:val="none" w:sz="0" w:space="0" w:color="auto"/>
            <w:right w:val="none" w:sz="0" w:space="0" w:color="auto"/>
          </w:divBdr>
        </w:div>
        <w:div w:id="173106301">
          <w:marLeft w:val="0"/>
          <w:marRight w:val="0"/>
          <w:marTop w:val="0"/>
          <w:marBottom w:val="0"/>
          <w:divBdr>
            <w:top w:val="none" w:sz="0" w:space="0" w:color="auto"/>
            <w:left w:val="none" w:sz="0" w:space="0" w:color="auto"/>
            <w:bottom w:val="none" w:sz="0" w:space="0" w:color="auto"/>
            <w:right w:val="none" w:sz="0" w:space="0" w:color="auto"/>
          </w:divBdr>
        </w:div>
        <w:div w:id="695615393">
          <w:marLeft w:val="0"/>
          <w:marRight w:val="0"/>
          <w:marTop w:val="0"/>
          <w:marBottom w:val="0"/>
          <w:divBdr>
            <w:top w:val="none" w:sz="0" w:space="0" w:color="auto"/>
            <w:left w:val="none" w:sz="0" w:space="0" w:color="auto"/>
            <w:bottom w:val="none" w:sz="0" w:space="0" w:color="auto"/>
            <w:right w:val="none" w:sz="0" w:space="0" w:color="auto"/>
          </w:divBdr>
        </w:div>
        <w:div w:id="651251804">
          <w:marLeft w:val="0"/>
          <w:marRight w:val="0"/>
          <w:marTop w:val="0"/>
          <w:marBottom w:val="0"/>
          <w:divBdr>
            <w:top w:val="none" w:sz="0" w:space="0" w:color="auto"/>
            <w:left w:val="none" w:sz="0" w:space="0" w:color="auto"/>
            <w:bottom w:val="none" w:sz="0" w:space="0" w:color="auto"/>
            <w:right w:val="none" w:sz="0" w:space="0" w:color="auto"/>
          </w:divBdr>
        </w:div>
      </w:divsChild>
    </w:div>
    <w:div w:id="168833524">
      <w:bodyDiv w:val="1"/>
      <w:marLeft w:val="0"/>
      <w:marRight w:val="0"/>
      <w:marTop w:val="0"/>
      <w:marBottom w:val="0"/>
      <w:divBdr>
        <w:top w:val="none" w:sz="0" w:space="0" w:color="auto"/>
        <w:left w:val="none" w:sz="0" w:space="0" w:color="auto"/>
        <w:bottom w:val="none" w:sz="0" w:space="0" w:color="auto"/>
        <w:right w:val="none" w:sz="0" w:space="0" w:color="auto"/>
      </w:divBdr>
      <w:divsChild>
        <w:div w:id="823082976">
          <w:marLeft w:val="480"/>
          <w:marRight w:val="0"/>
          <w:marTop w:val="0"/>
          <w:marBottom w:val="0"/>
          <w:divBdr>
            <w:top w:val="none" w:sz="0" w:space="0" w:color="auto"/>
            <w:left w:val="none" w:sz="0" w:space="0" w:color="auto"/>
            <w:bottom w:val="none" w:sz="0" w:space="0" w:color="auto"/>
            <w:right w:val="none" w:sz="0" w:space="0" w:color="auto"/>
          </w:divBdr>
          <w:divsChild>
            <w:div w:id="561721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41669">
      <w:bodyDiv w:val="1"/>
      <w:marLeft w:val="0"/>
      <w:marRight w:val="0"/>
      <w:marTop w:val="0"/>
      <w:marBottom w:val="0"/>
      <w:divBdr>
        <w:top w:val="none" w:sz="0" w:space="0" w:color="auto"/>
        <w:left w:val="none" w:sz="0" w:space="0" w:color="auto"/>
        <w:bottom w:val="none" w:sz="0" w:space="0" w:color="auto"/>
        <w:right w:val="none" w:sz="0" w:space="0" w:color="auto"/>
      </w:divBdr>
      <w:divsChild>
        <w:div w:id="1297829567">
          <w:marLeft w:val="480"/>
          <w:marRight w:val="0"/>
          <w:marTop w:val="0"/>
          <w:marBottom w:val="0"/>
          <w:divBdr>
            <w:top w:val="none" w:sz="0" w:space="0" w:color="auto"/>
            <w:left w:val="none" w:sz="0" w:space="0" w:color="auto"/>
            <w:bottom w:val="none" w:sz="0" w:space="0" w:color="auto"/>
            <w:right w:val="none" w:sz="0" w:space="0" w:color="auto"/>
          </w:divBdr>
          <w:divsChild>
            <w:div w:id="331028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96958">
      <w:bodyDiv w:val="1"/>
      <w:marLeft w:val="0"/>
      <w:marRight w:val="0"/>
      <w:marTop w:val="0"/>
      <w:marBottom w:val="0"/>
      <w:divBdr>
        <w:top w:val="none" w:sz="0" w:space="0" w:color="auto"/>
        <w:left w:val="none" w:sz="0" w:space="0" w:color="auto"/>
        <w:bottom w:val="none" w:sz="0" w:space="0" w:color="auto"/>
        <w:right w:val="none" w:sz="0" w:space="0" w:color="auto"/>
      </w:divBdr>
    </w:div>
    <w:div w:id="495390041">
      <w:bodyDiv w:val="1"/>
      <w:marLeft w:val="0"/>
      <w:marRight w:val="0"/>
      <w:marTop w:val="0"/>
      <w:marBottom w:val="0"/>
      <w:divBdr>
        <w:top w:val="none" w:sz="0" w:space="0" w:color="auto"/>
        <w:left w:val="none" w:sz="0" w:space="0" w:color="auto"/>
        <w:bottom w:val="none" w:sz="0" w:space="0" w:color="auto"/>
        <w:right w:val="none" w:sz="0" w:space="0" w:color="auto"/>
      </w:divBdr>
      <w:divsChild>
        <w:div w:id="2112508536">
          <w:marLeft w:val="0"/>
          <w:marRight w:val="0"/>
          <w:marTop w:val="0"/>
          <w:marBottom w:val="0"/>
          <w:divBdr>
            <w:top w:val="none" w:sz="0" w:space="0" w:color="auto"/>
            <w:left w:val="none" w:sz="0" w:space="0" w:color="auto"/>
            <w:bottom w:val="none" w:sz="0" w:space="0" w:color="auto"/>
            <w:right w:val="none" w:sz="0" w:space="0" w:color="auto"/>
          </w:divBdr>
        </w:div>
        <w:div w:id="1791778921">
          <w:marLeft w:val="0"/>
          <w:marRight w:val="0"/>
          <w:marTop w:val="0"/>
          <w:marBottom w:val="0"/>
          <w:divBdr>
            <w:top w:val="none" w:sz="0" w:space="0" w:color="auto"/>
            <w:left w:val="none" w:sz="0" w:space="0" w:color="auto"/>
            <w:bottom w:val="none" w:sz="0" w:space="0" w:color="auto"/>
            <w:right w:val="none" w:sz="0" w:space="0" w:color="auto"/>
          </w:divBdr>
        </w:div>
        <w:div w:id="1270429775">
          <w:marLeft w:val="0"/>
          <w:marRight w:val="0"/>
          <w:marTop w:val="0"/>
          <w:marBottom w:val="0"/>
          <w:divBdr>
            <w:top w:val="none" w:sz="0" w:space="0" w:color="auto"/>
            <w:left w:val="none" w:sz="0" w:space="0" w:color="auto"/>
            <w:bottom w:val="none" w:sz="0" w:space="0" w:color="auto"/>
            <w:right w:val="none" w:sz="0" w:space="0" w:color="auto"/>
          </w:divBdr>
        </w:div>
        <w:div w:id="1456408540">
          <w:marLeft w:val="0"/>
          <w:marRight w:val="0"/>
          <w:marTop w:val="0"/>
          <w:marBottom w:val="0"/>
          <w:divBdr>
            <w:top w:val="none" w:sz="0" w:space="0" w:color="auto"/>
            <w:left w:val="none" w:sz="0" w:space="0" w:color="auto"/>
            <w:bottom w:val="none" w:sz="0" w:space="0" w:color="auto"/>
            <w:right w:val="none" w:sz="0" w:space="0" w:color="auto"/>
          </w:divBdr>
        </w:div>
      </w:divsChild>
    </w:div>
    <w:div w:id="501160474">
      <w:bodyDiv w:val="1"/>
      <w:marLeft w:val="0"/>
      <w:marRight w:val="0"/>
      <w:marTop w:val="0"/>
      <w:marBottom w:val="0"/>
      <w:divBdr>
        <w:top w:val="none" w:sz="0" w:space="0" w:color="auto"/>
        <w:left w:val="none" w:sz="0" w:space="0" w:color="auto"/>
        <w:bottom w:val="none" w:sz="0" w:space="0" w:color="auto"/>
        <w:right w:val="none" w:sz="0" w:space="0" w:color="auto"/>
      </w:divBdr>
    </w:div>
    <w:div w:id="525169393">
      <w:bodyDiv w:val="1"/>
      <w:marLeft w:val="0"/>
      <w:marRight w:val="0"/>
      <w:marTop w:val="0"/>
      <w:marBottom w:val="0"/>
      <w:divBdr>
        <w:top w:val="none" w:sz="0" w:space="0" w:color="auto"/>
        <w:left w:val="none" w:sz="0" w:space="0" w:color="auto"/>
        <w:bottom w:val="none" w:sz="0" w:space="0" w:color="auto"/>
        <w:right w:val="none" w:sz="0" w:space="0" w:color="auto"/>
      </w:divBdr>
    </w:div>
    <w:div w:id="607086685">
      <w:bodyDiv w:val="1"/>
      <w:marLeft w:val="0"/>
      <w:marRight w:val="0"/>
      <w:marTop w:val="0"/>
      <w:marBottom w:val="0"/>
      <w:divBdr>
        <w:top w:val="none" w:sz="0" w:space="0" w:color="auto"/>
        <w:left w:val="none" w:sz="0" w:space="0" w:color="auto"/>
        <w:bottom w:val="none" w:sz="0" w:space="0" w:color="auto"/>
        <w:right w:val="none" w:sz="0" w:space="0" w:color="auto"/>
      </w:divBdr>
    </w:div>
    <w:div w:id="669337607">
      <w:bodyDiv w:val="1"/>
      <w:marLeft w:val="0"/>
      <w:marRight w:val="0"/>
      <w:marTop w:val="0"/>
      <w:marBottom w:val="0"/>
      <w:divBdr>
        <w:top w:val="none" w:sz="0" w:space="0" w:color="auto"/>
        <w:left w:val="none" w:sz="0" w:space="0" w:color="auto"/>
        <w:bottom w:val="none" w:sz="0" w:space="0" w:color="auto"/>
        <w:right w:val="none" w:sz="0" w:space="0" w:color="auto"/>
      </w:divBdr>
    </w:div>
    <w:div w:id="770004072">
      <w:bodyDiv w:val="1"/>
      <w:marLeft w:val="0"/>
      <w:marRight w:val="0"/>
      <w:marTop w:val="0"/>
      <w:marBottom w:val="0"/>
      <w:divBdr>
        <w:top w:val="none" w:sz="0" w:space="0" w:color="auto"/>
        <w:left w:val="none" w:sz="0" w:space="0" w:color="auto"/>
        <w:bottom w:val="none" w:sz="0" w:space="0" w:color="auto"/>
        <w:right w:val="none" w:sz="0" w:space="0" w:color="auto"/>
      </w:divBdr>
      <w:divsChild>
        <w:div w:id="80680509">
          <w:marLeft w:val="0"/>
          <w:marRight w:val="0"/>
          <w:marTop w:val="0"/>
          <w:marBottom w:val="0"/>
          <w:divBdr>
            <w:top w:val="none" w:sz="0" w:space="0" w:color="auto"/>
            <w:left w:val="none" w:sz="0" w:space="0" w:color="auto"/>
            <w:bottom w:val="none" w:sz="0" w:space="0" w:color="auto"/>
            <w:right w:val="none" w:sz="0" w:space="0" w:color="auto"/>
          </w:divBdr>
          <w:divsChild>
            <w:div w:id="2037079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536061">
      <w:bodyDiv w:val="1"/>
      <w:marLeft w:val="0"/>
      <w:marRight w:val="0"/>
      <w:marTop w:val="0"/>
      <w:marBottom w:val="0"/>
      <w:divBdr>
        <w:top w:val="none" w:sz="0" w:space="0" w:color="auto"/>
        <w:left w:val="none" w:sz="0" w:space="0" w:color="auto"/>
        <w:bottom w:val="none" w:sz="0" w:space="0" w:color="auto"/>
        <w:right w:val="none" w:sz="0" w:space="0" w:color="auto"/>
      </w:divBdr>
      <w:divsChild>
        <w:div w:id="2090811487">
          <w:marLeft w:val="0"/>
          <w:marRight w:val="0"/>
          <w:marTop w:val="0"/>
          <w:marBottom w:val="0"/>
          <w:divBdr>
            <w:top w:val="none" w:sz="0" w:space="0" w:color="auto"/>
            <w:left w:val="none" w:sz="0" w:space="0" w:color="auto"/>
            <w:bottom w:val="none" w:sz="0" w:space="0" w:color="auto"/>
            <w:right w:val="none" w:sz="0" w:space="0" w:color="auto"/>
          </w:divBdr>
        </w:div>
        <w:div w:id="673605081">
          <w:marLeft w:val="0"/>
          <w:marRight w:val="0"/>
          <w:marTop w:val="0"/>
          <w:marBottom w:val="0"/>
          <w:divBdr>
            <w:top w:val="none" w:sz="0" w:space="0" w:color="auto"/>
            <w:left w:val="none" w:sz="0" w:space="0" w:color="auto"/>
            <w:bottom w:val="none" w:sz="0" w:space="0" w:color="auto"/>
            <w:right w:val="none" w:sz="0" w:space="0" w:color="auto"/>
          </w:divBdr>
        </w:div>
        <w:div w:id="1853911655">
          <w:marLeft w:val="0"/>
          <w:marRight w:val="0"/>
          <w:marTop w:val="0"/>
          <w:marBottom w:val="0"/>
          <w:divBdr>
            <w:top w:val="none" w:sz="0" w:space="0" w:color="auto"/>
            <w:left w:val="none" w:sz="0" w:space="0" w:color="auto"/>
            <w:bottom w:val="none" w:sz="0" w:space="0" w:color="auto"/>
            <w:right w:val="none" w:sz="0" w:space="0" w:color="auto"/>
          </w:divBdr>
        </w:div>
        <w:div w:id="2004505083">
          <w:marLeft w:val="0"/>
          <w:marRight w:val="0"/>
          <w:marTop w:val="0"/>
          <w:marBottom w:val="0"/>
          <w:divBdr>
            <w:top w:val="none" w:sz="0" w:space="0" w:color="auto"/>
            <w:left w:val="none" w:sz="0" w:space="0" w:color="auto"/>
            <w:bottom w:val="none" w:sz="0" w:space="0" w:color="auto"/>
            <w:right w:val="none" w:sz="0" w:space="0" w:color="auto"/>
          </w:divBdr>
        </w:div>
      </w:divsChild>
    </w:div>
    <w:div w:id="821968340">
      <w:bodyDiv w:val="1"/>
      <w:marLeft w:val="0"/>
      <w:marRight w:val="0"/>
      <w:marTop w:val="0"/>
      <w:marBottom w:val="0"/>
      <w:divBdr>
        <w:top w:val="none" w:sz="0" w:space="0" w:color="auto"/>
        <w:left w:val="none" w:sz="0" w:space="0" w:color="auto"/>
        <w:bottom w:val="none" w:sz="0" w:space="0" w:color="auto"/>
        <w:right w:val="none" w:sz="0" w:space="0" w:color="auto"/>
      </w:divBdr>
      <w:divsChild>
        <w:div w:id="1495683502">
          <w:marLeft w:val="0"/>
          <w:marRight w:val="0"/>
          <w:marTop w:val="0"/>
          <w:marBottom w:val="0"/>
          <w:divBdr>
            <w:top w:val="none" w:sz="0" w:space="0" w:color="auto"/>
            <w:left w:val="none" w:sz="0" w:space="0" w:color="auto"/>
            <w:bottom w:val="none" w:sz="0" w:space="0" w:color="auto"/>
            <w:right w:val="none" w:sz="0" w:space="0" w:color="auto"/>
          </w:divBdr>
          <w:divsChild>
            <w:div w:id="1444038733">
              <w:marLeft w:val="0"/>
              <w:marRight w:val="0"/>
              <w:marTop w:val="0"/>
              <w:marBottom w:val="0"/>
              <w:divBdr>
                <w:top w:val="none" w:sz="0" w:space="0" w:color="auto"/>
                <w:left w:val="none" w:sz="0" w:space="0" w:color="auto"/>
                <w:bottom w:val="none" w:sz="0" w:space="0" w:color="auto"/>
                <w:right w:val="none" w:sz="0" w:space="0" w:color="auto"/>
              </w:divBdr>
            </w:div>
            <w:div w:id="1380934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9363762">
      <w:bodyDiv w:val="1"/>
      <w:marLeft w:val="0"/>
      <w:marRight w:val="0"/>
      <w:marTop w:val="0"/>
      <w:marBottom w:val="0"/>
      <w:divBdr>
        <w:top w:val="none" w:sz="0" w:space="0" w:color="auto"/>
        <w:left w:val="none" w:sz="0" w:space="0" w:color="auto"/>
        <w:bottom w:val="none" w:sz="0" w:space="0" w:color="auto"/>
        <w:right w:val="none" w:sz="0" w:space="0" w:color="auto"/>
      </w:divBdr>
    </w:div>
    <w:div w:id="984311290">
      <w:bodyDiv w:val="1"/>
      <w:marLeft w:val="0"/>
      <w:marRight w:val="0"/>
      <w:marTop w:val="0"/>
      <w:marBottom w:val="0"/>
      <w:divBdr>
        <w:top w:val="none" w:sz="0" w:space="0" w:color="auto"/>
        <w:left w:val="none" w:sz="0" w:space="0" w:color="auto"/>
        <w:bottom w:val="none" w:sz="0" w:space="0" w:color="auto"/>
        <w:right w:val="none" w:sz="0" w:space="0" w:color="auto"/>
      </w:divBdr>
    </w:div>
    <w:div w:id="1154833782">
      <w:bodyDiv w:val="1"/>
      <w:marLeft w:val="0"/>
      <w:marRight w:val="0"/>
      <w:marTop w:val="0"/>
      <w:marBottom w:val="0"/>
      <w:divBdr>
        <w:top w:val="none" w:sz="0" w:space="0" w:color="auto"/>
        <w:left w:val="none" w:sz="0" w:space="0" w:color="auto"/>
        <w:bottom w:val="none" w:sz="0" w:space="0" w:color="auto"/>
        <w:right w:val="none" w:sz="0" w:space="0" w:color="auto"/>
      </w:divBdr>
      <w:divsChild>
        <w:div w:id="111437846">
          <w:marLeft w:val="480"/>
          <w:marRight w:val="0"/>
          <w:marTop w:val="0"/>
          <w:marBottom w:val="0"/>
          <w:divBdr>
            <w:top w:val="none" w:sz="0" w:space="0" w:color="auto"/>
            <w:left w:val="none" w:sz="0" w:space="0" w:color="auto"/>
            <w:bottom w:val="none" w:sz="0" w:space="0" w:color="auto"/>
            <w:right w:val="none" w:sz="0" w:space="0" w:color="auto"/>
          </w:divBdr>
          <w:divsChild>
            <w:div w:id="647252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629168">
      <w:bodyDiv w:val="1"/>
      <w:marLeft w:val="0"/>
      <w:marRight w:val="0"/>
      <w:marTop w:val="0"/>
      <w:marBottom w:val="0"/>
      <w:divBdr>
        <w:top w:val="none" w:sz="0" w:space="0" w:color="auto"/>
        <w:left w:val="none" w:sz="0" w:space="0" w:color="auto"/>
        <w:bottom w:val="none" w:sz="0" w:space="0" w:color="auto"/>
        <w:right w:val="none" w:sz="0" w:space="0" w:color="auto"/>
      </w:divBdr>
      <w:divsChild>
        <w:div w:id="1222057167">
          <w:marLeft w:val="0"/>
          <w:marRight w:val="0"/>
          <w:marTop w:val="0"/>
          <w:marBottom w:val="0"/>
          <w:divBdr>
            <w:top w:val="none" w:sz="0" w:space="0" w:color="auto"/>
            <w:left w:val="none" w:sz="0" w:space="0" w:color="auto"/>
            <w:bottom w:val="none" w:sz="0" w:space="0" w:color="auto"/>
            <w:right w:val="none" w:sz="0" w:space="0" w:color="auto"/>
          </w:divBdr>
        </w:div>
      </w:divsChild>
    </w:div>
    <w:div w:id="1293942851">
      <w:bodyDiv w:val="1"/>
      <w:marLeft w:val="0"/>
      <w:marRight w:val="0"/>
      <w:marTop w:val="0"/>
      <w:marBottom w:val="0"/>
      <w:divBdr>
        <w:top w:val="none" w:sz="0" w:space="0" w:color="auto"/>
        <w:left w:val="none" w:sz="0" w:space="0" w:color="auto"/>
        <w:bottom w:val="none" w:sz="0" w:space="0" w:color="auto"/>
        <w:right w:val="none" w:sz="0" w:space="0" w:color="auto"/>
      </w:divBdr>
      <w:divsChild>
        <w:div w:id="1230963127">
          <w:marLeft w:val="480"/>
          <w:marRight w:val="0"/>
          <w:marTop w:val="0"/>
          <w:marBottom w:val="0"/>
          <w:divBdr>
            <w:top w:val="none" w:sz="0" w:space="0" w:color="auto"/>
            <w:left w:val="none" w:sz="0" w:space="0" w:color="auto"/>
            <w:bottom w:val="none" w:sz="0" w:space="0" w:color="auto"/>
            <w:right w:val="none" w:sz="0" w:space="0" w:color="auto"/>
          </w:divBdr>
          <w:divsChild>
            <w:div w:id="507716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967562">
      <w:bodyDiv w:val="1"/>
      <w:marLeft w:val="0"/>
      <w:marRight w:val="0"/>
      <w:marTop w:val="0"/>
      <w:marBottom w:val="0"/>
      <w:divBdr>
        <w:top w:val="none" w:sz="0" w:space="0" w:color="auto"/>
        <w:left w:val="none" w:sz="0" w:space="0" w:color="auto"/>
        <w:bottom w:val="none" w:sz="0" w:space="0" w:color="auto"/>
        <w:right w:val="none" w:sz="0" w:space="0" w:color="auto"/>
      </w:divBdr>
      <w:divsChild>
        <w:div w:id="1935284838">
          <w:marLeft w:val="0"/>
          <w:marRight w:val="0"/>
          <w:marTop w:val="0"/>
          <w:marBottom w:val="0"/>
          <w:divBdr>
            <w:top w:val="none" w:sz="0" w:space="0" w:color="auto"/>
            <w:left w:val="none" w:sz="0" w:space="0" w:color="auto"/>
            <w:bottom w:val="none" w:sz="0" w:space="0" w:color="auto"/>
            <w:right w:val="none" w:sz="0" w:space="0" w:color="auto"/>
          </w:divBdr>
          <w:divsChild>
            <w:div w:id="1415738203">
              <w:marLeft w:val="0"/>
              <w:marRight w:val="0"/>
              <w:marTop w:val="0"/>
              <w:marBottom w:val="0"/>
              <w:divBdr>
                <w:top w:val="none" w:sz="0" w:space="0" w:color="auto"/>
                <w:left w:val="none" w:sz="0" w:space="0" w:color="auto"/>
                <w:bottom w:val="none" w:sz="0" w:space="0" w:color="auto"/>
                <w:right w:val="none" w:sz="0" w:space="0" w:color="auto"/>
              </w:divBdr>
            </w:div>
            <w:div w:id="411006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604648">
      <w:bodyDiv w:val="1"/>
      <w:marLeft w:val="0"/>
      <w:marRight w:val="0"/>
      <w:marTop w:val="0"/>
      <w:marBottom w:val="0"/>
      <w:divBdr>
        <w:top w:val="none" w:sz="0" w:space="0" w:color="auto"/>
        <w:left w:val="none" w:sz="0" w:space="0" w:color="auto"/>
        <w:bottom w:val="none" w:sz="0" w:space="0" w:color="auto"/>
        <w:right w:val="none" w:sz="0" w:space="0" w:color="auto"/>
      </w:divBdr>
      <w:divsChild>
        <w:div w:id="1254431978">
          <w:marLeft w:val="0"/>
          <w:marRight w:val="0"/>
          <w:marTop w:val="0"/>
          <w:marBottom w:val="0"/>
          <w:divBdr>
            <w:top w:val="none" w:sz="0" w:space="0" w:color="auto"/>
            <w:left w:val="none" w:sz="0" w:space="0" w:color="auto"/>
            <w:bottom w:val="none" w:sz="0" w:space="0" w:color="auto"/>
            <w:right w:val="none" w:sz="0" w:space="0" w:color="auto"/>
          </w:divBdr>
        </w:div>
      </w:divsChild>
    </w:div>
    <w:div w:id="1567299545">
      <w:bodyDiv w:val="1"/>
      <w:marLeft w:val="0"/>
      <w:marRight w:val="0"/>
      <w:marTop w:val="0"/>
      <w:marBottom w:val="0"/>
      <w:divBdr>
        <w:top w:val="none" w:sz="0" w:space="0" w:color="auto"/>
        <w:left w:val="none" w:sz="0" w:space="0" w:color="auto"/>
        <w:bottom w:val="none" w:sz="0" w:space="0" w:color="auto"/>
        <w:right w:val="none" w:sz="0" w:space="0" w:color="auto"/>
      </w:divBdr>
    </w:div>
    <w:div w:id="1650818835">
      <w:bodyDiv w:val="1"/>
      <w:marLeft w:val="0"/>
      <w:marRight w:val="0"/>
      <w:marTop w:val="0"/>
      <w:marBottom w:val="0"/>
      <w:divBdr>
        <w:top w:val="none" w:sz="0" w:space="0" w:color="auto"/>
        <w:left w:val="none" w:sz="0" w:space="0" w:color="auto"/>
        <w:bottom w:val="none" w:sz="0" w:space="0" w:color="auto"/>
        <w:right w:val="none" w:sz="0" w:space="0" w:color="auto"/>
      </w:divBdr>
      <w:divsChild>
        <w:div w:id="1027830247">
          <w:marLeft w:val="480"/>
          <w:marRight w:val="0"/>
          <w:marTop w:val="0"/>
          <w:marBottom w:val="0"/>
          <w:divBdr>
            <w:top w:val="none" w:sz="0" w:space="0" w:color="auto"/>
            <w:left w:val="none" w:sz="0" w:space="0" w:color="auto"/>
            <w:bottom w:val="none" w:sz="0" w:space="0" w:color="auto"/>
            <w:right w:val="none" w:sz="0" w:space="0" w:color="auto"/>
          </w:divBdr>
          <w:divsChild>
            <w:div w:id="1812988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441702">
      <w:bodyDiv w:val="1"/>
      <w:marLeft w:val="0"/>
      <w:marRight w:val="0"/>
      <w:marTop w:val="0"/>
      <w:marBottom w:val="0"/>
      <w:divBdr>
        <w:top w:val="none" w:sz="0" w:space="0" w:color="auto"/>
        <w:left w:val="none" w:sz="0" w:space="0" w:color="auto"/>
        <w:bottom w:val="none" w:sz="0" w:space="0" w:color="auto"/>
        <w:right w:val="none" w:sz="0" w:space="0" w:color="auto"/>
      </w:divBdr>
    </w:div>
    <w:div w:id="1825969344">
      <w:bodyDiv w:val="1"/>
      <w:marLeft w:val="0"/>
      <w:marRight w:val="0"/>
      <w:marTop w:val="0"/>
      <w:marBottom w:val="0"/>
      <w:divBdr>
        <w:top w:val="none" w:sz="0" w:space="0" w:color="auto"/>
        <w:left w:val="none" w:sz="0" w:space="0" w:color="auto"/>
        <w:bottom w:val="none" w:sz="0" w:space="0" w:color="auto"/>
        <w:right w:val="none" w:sz="0" w:space="0" w:color="auto"/>
      </w:divBdr>
    </w:div>
    <w:div w:id="1891573530">
      <w:bodyDiv w:val="1"/>
      <w:marLeft w:val="0"/>
      <w:marRight w:val="0"/>
      <w:marTop w:val="0"/>
      <w:marBottom w:val="0"/>
      <w:divBdr>
        <w:top w:val="none" w:sz="0" w:space="0" w:color="auto"/>
        <w:left w:val="none" w:sz="0" w:space="0" w:color="auto"/>
        <w:bottom w:val="none" w:sz="0" w:space="0" w:color="auto"/>
        <w:right w:val="none" w:sz="0" w:space="0" w:color="auto"/>
      </w:divBdr>
      <w:divsChild>
        <w:div w:id="2009550071">
          <w:marLeft w:val="0"/>
          <w:marRight w:val="0"/>
          <w:marTop w:val="0"/>
          <w:marBottom w:val="0"/>
          <w:divBdr>
            <w:top w:val="none" w:sz="0" w:space="0" w:color="auto"/>
            <w:left w:val="none" w:sz="0" w:space="0" w:color="auto"/>
            <w:bottom w:val="none" w:sz="0" w:space="0" w:color="auto"/>
            <w:right w:val="none" w:sz="0" w:space="0" w:color="auto"/>
          </w:divBdr>
        </w:div>
        <w:div w:id="961761877">
          <w:marLeft w:val="0"/>
          <w:marRight w:val="0"/>
          <w:marTop w:val="0"/>
          <w:marBottom w:val="0"/>
          <w:divBdr>
            <w:top w:val="none" w:sz="0" w:space="0" w:color="auto"/>
            <w:left w:val="none" w:sz="0" w:space="0" w:color="auto"/>
            <w:bottom w:val="none" w:sz="0" w:space="0" w:color="auto"/>
            <w:right w:val="none" w:sz="0" w:space="0" w:color="auto"/>
          </w:divBdr>
        </w:div>
        <w:div w:id="629365994">
          <w:marLeft w:val="0"/>
          <w:marRight w:val="0"/>
          <w:marTop w:val="0"/>
          <w:marBottom w:val="0"/>
          <w:divBdr>
            <w:top w:val="none" w:sz="0" w:space="0" w:color="auto"/>
            <w:left w:val="none" w:sz="0" w:space="0" w:color="auto"/>
            <w:bottom w:val="none" w:sz="0" w:space="0" w:color="auto"/>
            <w:right w:val="none" w:sz="0" w:space="0" w:color="auto"/>
          </w:divBdr>
        </w:div>
        <w:div w:id="402528597">
          <w:marLeft w:val="0"/>
          <w:marRight w:val="0"/>
          <w:marTop w:val="0"/>
          <w:marBottom w:val="0"/>
          <w:divBdr>
            <w:top w:val="none" w:sz="0" w:space="0" w:color="auto"/>
            <w:left w:val="none" w:sz="0" w:space="0" w:color="auto"/>
            <w:bottom w:val="none" w:sz="0" w:space="0" w:color="auto"/>
            <w:right w:val="none" w:sz="0" w:space="0" w:color="auto"/>
          </w:divBdr>
        </w:div>
      </w:divsChild>
    </w:div>
    <w:div w:id="1942033976">
      <w:bodyDiv w:val="1"/>
      <w:marLeft w:val="0"/>
      <w:marRight w:val="0"/>
      <w:marTop w:val="0"/>
      <w:marBottom w:val="0"/>
      <w:divBdr>
        <w:top w:val="none" w:sz="0" w:space="0" w:color="auto"/>
        <w:left w:val="none" w:sz="0" w:space="0" w:color="auto"/>
        <w:bottom w:val="none" w:sz="0" w:space="0" w:color="auto"/>
        <w:right w:val="none" w:sz="0" w:space="0" w:color="auto"/>
      </w:divBdr>
      <w:divsChild>
        <w:div w:id="1319768969">
          <w:marLeft w:val="0"/>
          <w:marRight w:val="0"/>
          <w:marTop w:val="0"/>
          <w:marBottom w:val="0"/>
          <w:divBdr>
            <w:top w:val="none" w:sz="0" w:space="0" w:color="auto"/>
            <w:left w:val="none" w:sz="0" w:space="0" w:color="auto"/>
            <w:bottom w:val="none" w:sz="0" w:space="0" w:color="auto"/>
            <w:right w:val="none" w:sz="0" w:space="0" w:color="auto"/>
          </w:divBdr>
        </w:div>
      </w:divsChild>
    </w:div>
    <w:div w:id="1944875693">
      <w:bodyDiv w:val="1"/>
      <w:marLeft w:val="0"/>
      <w:marRight w:val="0"/>
      <w:marTop w:val="0"/>
      <w:marBottom w:val="0"/>
      <w:divBdr>
        <w:top w:val="none" w:sz="0" w:space="0" w:color="auto"/>
        <w:left w:val="none" w:sz="0" w:space="0" w:color="auto"/>
        <w:bottom w:val="none" w:sz="0" w:space="0" w:color="auto"/>
        <w:right w:val="none" w:sz="0" w:space="0" w:color="auto"/>
      </w:divBdr>
    </w:div>
    <w:div w:id="2055813583">
      <w:bodyDiv w:val="1"/>
      <w:marLeft w:val="0"/>
      <w:marRight w:val="0"/>
      <w:marTop w:val="0"/>
      <w:marBottom w:val="0"/>
      <w:divBdr>
        <w:top w:val="none" w:sz="0" w:space="0" w:color="auto"/>
        <w:left w:val="none" w:sz="0" w:space="0" w:color="auto"/>
        <w:bottom w:val="none" w:sz="0" w:space="0" w:color="auto"/>
        <w:right w:val="none" w:sz="0" w:space="0" w:color="auto"/>
      </w:divBdr>
      <w:divsChild>
        <w:div w:id="1870022824">
          <w:marLeft w:val="0"/>
          <w:marRight w:val="0"/>
          <w:marTop w:val="0"/>
          <w:marBottom w:val="0"/>
          <w:divBdr>
            <w:top w:val="none" w:sz="0" w:space="0" w:color="auto"/>
            <w:left w:val="none" w:sz="0" w:space="0" w:color="auto"/>
            <w:bottom w:val="none" w:sz="0" w:space="0" w:color="auto"/>
            <w:right w:val="none" w:sz="0" w:space="0" w:color="auto"/>
          </w:divBdr>
          <w:divsChild>
            <w:div w:id="1875385218">
              <w:marLeft w:val="0"/>
              <w:marRight w:val="0"/>
              <w:marTop w:val="0"/>
              <w:marBottom w:val="0"/>
              <w:divBdr>
                <w:top w:val="none" w:sz="0" w:space="0" w:color="auto"/>
                <w:left w:val="none" w:sz="0" w:space="0" w:color="auto"/>
                <w:bottom w:val="none" w:sz="0" w:space="0" w:color="auto"/>
                <w:right w:val="none" w:sz="0" w:space="0" w:color="auto"/>
              </w:divBdr>
            </w:div>
            <w:div w:id="1544175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stier@ucsb.edu" TargetMode="External"/><Relationship Id="rId13" Type="http://schemas.openxmlformats.org/officeDocument/2006/relationships/hyperlink" Target="mailto:lynham@hawaii.edu" TargetMode="External"/><Relationship Id="rId18" Type="http://schemas.openxmlformats.org/officeDocument/2006/relationships/image" Target="media/image2.png"/><Relationship Id="rId3" Type="http://schemas.openxmlformats.org/officeDocument/2006/relationships/styles" Target="styles.xml"/><Relationship Id="rId21" Type="http://schemas.openxmlformats.org/officeDocument/2006/relationships/image" Target="media/image5.png"/><Relationship Id="rId7" Type="http://schemas.openxmlformats.org/officeDocument/2006/relationships/endnotes" Target="endnotes.xml"/><Relationship Id="rId12" Type="http://schemas.openxmlformats.org/officeDocument/2006/relationships/hyperlink" Target="mailto:halpern@bren.ucsb.edu" TargetMode="External"/><Relationship Id="rId17" Type="http://schemas.openxmlformats.org/officeDocument/2006/relationships/image" Target="media/image1.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github.com/stier-lab/stier-2019-value-of-information" TargetMode="External"/><Relationship Id="rId20"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cwhite31@calpoly.edu" TargetMode="External"/><Relationship Id="rId24" Type="http://schemas.microsoft.com/office/2011/relationships/people" Target="people.xml"/><Relationship Id="rId5" Type="http://schemas.openxmlformats.org/officeDocument/2006/relationships/webSettings" Target="webSettings.xml"/><Relationship Id="rId15" Type="http://schemas.openxmlformats.org/officeDocument/2006/relationships/hyperlink" Target="mailto:pslevin@uw.edu" TargetMode="External"/><Relationship Id="rId23" Type="http://schemas.openxmlformats.org/officeDocument/2006/relationships/fontTable" Target="fontTable.xml"/><Relationship Id="rId10" Type="http://schemas.openxmlformats.org/officeDocument/2006/relationships/hyperlink" Target="mailto:essing@uw.edu" TargetMode="External"/><Relationship Id="rId19"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hyperlink" Target="mailto:Jameal.Samhouri@noaa.gov" TargetMode="External"/><Relationship Id="rId14" Type="http://schemas.openxmlformats.org/officeDocument/2006/relationships/hyperlink" Target="mailto:anne.salomon@sfu.ca" TargetMode="External"/><Relationship Id="rId22"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51E1A1C-7280-A147-8BDA-7942436EE3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21</Pages>
  <Words>12731</Words>
  <Characters>72567</Characters>
  <Application>Microsoft Office Word</Application>
  <DocSecurity>0</DocSecurity>
  <Lines>604</Lines>
  <Paragraphs>170</Paragraphs>
  <ScaleCrop>false</ScaleCrop>
  <HeadingPairs>
    <vt:vector size="2" baseType="variant">
      <vt:variant>
        <vt:lpstr>Title</vt:lpstr>
      </vt:variant>
      <vt:variant>
        <vt:i4>1</vt:i4>
      </vt:variant>
    </vt:vector>
  </HeadingPairs>
  <TitlesOfParts>
    <vt:vector size="1" baseType="lpstr">
      <vt:lpstr/>
    </vt:vector>
  </TitlesOfParts>
  <Company>Simon Fraser University</Company>
  <LinksUpToDate>false</LinksUpToDate>
  <CharactersWithSpaces>85128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Adrian Stier</dc:creator>
  <cp:lastModifiedBy>Adrian Stier</cp:lastModifiedBy>
  <cp:revision>25</cp:revision>
  <cp:lastPrinted>2021-03-10T23:26:00Z</cp:lastPrinted>
  <dcterms:created xsi:type="dcterms:W3CDTF">2021-03-15T22:15:00Z</dcterms:created>
  <dcterms:modified xsi:type="dcterms:W3CDTF">2022-01-17T20:30:00Z</dcterms:modified>
</cp:coreProperties>
</file>