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73A7EA26" w:rsidR="006937E3" w:rsidRDefault="00264D87" w:rsidP="00074268">
      <w:pPr>
        <w:pStyle w:val="CommentText"/>
        <w:rPr>
          <w:rFonts w:ascii="Helvetica" w:hAnsi="Helvetica"/>
          <w:b/>
          <w:sz w:val="22"/>
          <w:szCs w:val="22"/>
        </w:rPr>
      </w:pPr>
      <w:r>
        <w:rPr>
          <w:rFonts w:ascii="Helvetica" w:hAnsi="Helvetica"/>
          <w:b/>
          <w:sz w:val="22"/>
          <w:szCs w:val="22"/>
        </w:rPr>
        <w:t> </w:t>
      </w:r>
      <w:r w:rsidR="006937E3"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006937E3" w:rsidRPr="003805EE">
        <w:rPr>
          <w:rFonts w:ascii="Helvetica" w:hAnsi="Helvetica"/>
          <w:b/>
          <w:sz w:val="22"/>
          <w:szCs w:val="22"/>
        </w:rPr>
        <w:t xml:space="preserve"> Through Effective Monitoring</w:t>
      </w:r>
    </w:p>
    <w:p w14:paraId="53822485" w14:textId="77777777" w:rsidR="00AA0FD2" w:rsidRPr="003805EE" w:rsidRDefault="00AA0FD2" w:rsidP="00074268">
      <w:pPr>
        <w:pStyle w:val="CommentText"/>
        <w:rPr>
          <w:rFonts w:ascii="Helvetica" w:hAnsi="Helvetica"/>
          <w:b/>
          <w:sz w:val="22"/>
          <w:szCs w:val="22"/>
        </w:rPr>
      </w:pPr>
    </w:p>
    <w:p w14:paraId="65FE7E07" w14:textId="72AD9B74" w:rsidR="00903261" w:rsidRPr="003805EE" w:rsidRDefault="00903261" w:rsidP="000742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vertAlign w:val="superscript"/>
        </w:rPr>
        <w:t>,6</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045D2C" w:rsidRPr="003805EE">
        <w:rPr>
          <w:rFonts w:ascii="Helvetica" w:hAnsi="Helvetica"/>
          <w:bCs/>
          <w:sz w:val="22"/>
          <w:szCs w:val="22"/>
        </w:rPr>
        <w:t>White</w:t>
      </w:r>
      <w:r w:rsidR="002C23FC" w:rsidRPr="003805EE">
        <w:rPr>
          <w:rFonts w:ascii="Helvetica" w:hAnsi="Helvetica"/>
          <w:bCs/>
          <w:sz w:val="22"/>
          <w:szCs w:val="22"/>
          <w:vertAlign w:val="superscript"/>
        </w:rPr>
        <w:t>7</w:t>
      </w:r>
      <w:r w:rsidR="00045D2C" w:rsidRPr="003805EE">
        <w:rPr>
          <w:rFonts w:ascii="Helvetica" w:hAnsi="Helvetica"/>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9C4EAB" w:rsidRPr="003805EE">
        <w:rPr>
          <w:rFonts w:ascii="Helvetica" w:hAnsi="Helvetica"/>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C315B9">
        <w:rPr>
          <w:rFonts w:ascii="Helvetica" w:hAnsi="Helvetica"/>
          <w:bCs/>
          <w:sz w:val="22"/>
          <w:szCs w:val="22"/>
          <w:vertAlign w:val="superscript"/>
        </w:rPr>
        <w:t>10</w:t>
      </w:r>
      <w:r w:rsidR="00161963" w:rsidRPr="003805EE">
        <w:rPr>
          <w:rFonts w:ascii="Helvetica" w:hAnsi="Helvetica"/>
          <w:b/>
          <w:sz w:val="22"/>
          <w:szCs w:val="22"/>
        </w:rPr>
        <w:t xml:space="preserve"> </w:t>
      </w:r>
    </w:p>
    <w:p w14:paraId="466497CC"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074268">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074268">
      <w:pPr>
        <w:widowControl w:val="0"/>
        <w:autoSpaceDE w:val="0"/>
        <w:autoSpaceDN w:val="0"/>
        <w:adjustRightInd w:val="0"/>
        <w:rPr>
          <w:rFonts w:ascii="Helvetica" w:hAnsi="Helvetica"/>
          <w:iCs/>
          <w:sz w:val="22"/>
          <w:szCs w:val="22"/>
        </w:rPr>
      </w:pPr>
    </w:p>
    <w:p w14:paraId="7765ED21" w14:textId="77777777" w:rsidR="00BB7440" w:rsidRPr="00D13868" w:rsidRDefault="00BB7440" w:rsidP="00074268">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074268">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074268">
      <w:pPr>
        <w:widowControl w:val="0"/>
        <w:autoSpaceDE w:val="0"/>
        <w:autoSpaceDN w:val="0"/>
        <w:adjustRightInd w:val="0"/>
        <w:rPr>
          <w:rFonts w:ascii="Helvetica" w:hAnsi="Helvetica"/>
          <w:iCs/>
          <w:sz w:val="22"/>
          <w:szCs w:val="22"/>
        </w:rPr>
      </w:pPr>
    </w:p>
    <w:p w14:paraId="054C331E" w14:textId="757C1D29" w:rsidR="00BB7440" w:rsidRPr="003805EE" w:rsidRDefault="00C315B9" w:rsidP="00074268">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074268">
      <w:pPr>
        <w:pStyle w:val="Header"/>
        <w:rPr>
          <w:rFonts w:ascii="Helvetica" w:hAnsi="Helvetica" w:cs="Times New Roman"/>
          <w:sz w:val="22"/>
          <w:szCs w:val="22"/>
          <w:vertAlign w:val="superscript"/>
        </w:rPr>
      </w:pPr>
    </w:p>
    <w:p w14:paraId="656FD6DA" w14:textId="08943ADF"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rsidP="00074268">
      <w:pPr>
        <w:pStyle w:val="Header"/>
        <w:rPr>
          <w:rFonts w:ascii="Helvetica" w:hAnsi="Helvetica" w:cs="Times New Roman"/>
          <w:sz w:val="22"/>
          <w:szCs w:val="22"/>
          <w:vertAlign w:val="superscript"/>
        </w:rPr>
      </w:pPr>
    </w:p>
    <w:p w14:paraId="1F589CF5" w14:textId="10E3D59E"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 xml:space="preserve">Imperial College London, </w:t>
      </w:r>
      <w:proofErr w:type="spellStart"/>
      <w:r w:rsidR="00903261" w:rsidRPr="003805EE">
        <w:rPr>
          <w:rFonts w:ascii="Helvetica" w:hAnsi="Helvetica" w:cs="Times New Roman"/>
          <w:sz w:val="22"/>
          <w:szCs w:val="22"/>
        </w:rPr>
        <w:t>Silwood</w:t>
      </w:r>
      <w:proofErr w:type="spellEnd"/>
      <w:r w:rsidR="00903261" w:rsidRPr="003805EE">
        <w:rPr>
          <w:rFonts w:ascii="Helvetica" w:hAnsi="Helvetica" w:cs="Times New Roman"/>
          <w:sz w:val="22"/>
          <w:szCs w:val="22"/>
        </w:rPr>
        <w:t xml:space="preserve"> Park Campus, Ascot SL57PY, UK</w:t>
      </w:r>
    </w:p>
    <w:p w14:paraId="7B9D7707" w14:textId="77777777" w:rsidR="002C23FC" w:rsidRPr="003805EE" w:rsidRDefault="002C23FC" w:rsidP="00074268">
      <w:pPr>
        <w:pStyle w:val="Header"/>
        <w:rPr>
          <w:rFonts w:ascii="Helvetica" w:hAnsi="Helvetica" w:cs="Times New Roman"/>
          <w:sz w:val="22"/>
          <w:szCs w:val="22"/>
        </w:rPr>
      </w:pPr>
    </w:p>
    <w:p w14:paraId="258A20AC" w14:textId="5EA84440" w:rsidR="00454793" w:rsidRPr="003805EE"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01D6A73" w:rsidR="00A66A28" w:rsidRDefault="002C23FC" w:rsidP="00074268">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73899451" w14:textId="21489DF6" w:rsidR="00C315B9" w:rsidRPr="003805EE" w:rsidRDefault="00C315B9" w:rsidP="00074268">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10</w:t>
      </w:r>
      <w:r w:rsidRPr="00C315B9">
        <w:rPr>
          <w:rFonts w:ascii="Helvetica" w:hAnsi="Helvetica" w:cs="Times"/>
          <w:sz w:val="22"/>
          <w:szCs w:val="22"/>
        </w:rPr>
        <w:t xml:space="preserve">University of Washington, School of Environmental and </w:t>
      </w:r>
      <w:r w:rsidRPr="0060127E">
        <w:rPr>
          <w:rFonts w:ascii="Helvetica" w:hAnsi="Helvetica" w:cs="Times"/>
          <w:sz w:val="22"/>
          <w:szCs w:val="22"/>
        </w:rPr>
        <w:t>Sciences, Box 355020, Seattle, Washington 98195 USA, and The Nature Conservancy, 74 Wall St. Seattle</w:t>
      </w:r>
      <w:r w:rsidRPr="003805EE">
        <w:rPr>
          <w:rFonts w:ascii="Helvetica" w:hAnsi="Helvetica" w:cs="Times"/>
          <w:sz w:val="22"/>
          <w:szCs w:val="22"/>
        </w:rPr>
        <w:t>, WA USA</w:t>
      </w:r>
    </w:p>
    <w:p w14:paraId="6F6E904C" w14:textId="39CCE382" w:rsidR="00903261" w:rsidRPr="003805EE" w:rsidRDefault="00903261" w:rsidP="00074268">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074268">
      <w:pPr>
        <w:widowControl w:val="0"/>
        <w:autoSpaceDE w:val="0"/>
        <w:autoSpaceDN w:val="0"/>
        <w:adjustRightInd w:val="0"/>
        <w:rPr>
          <w:rFonts w:ascii="Helvetica" w:hAnsi="Helvetica"/>
          <w:b/>
          <w:sz w:val="22"/>
          <w:szCs w:val="22"/>
        </w:rPr>
      </w:pPr>
    </w:p>
    <w:p w14:paraId="413FF799" w14:textId="77777777" w:rsidR="00903261" w:rsidRPr="003805EE" w:rsidRDefault="00903261" w:rsidP="00074268">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074268">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074268">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074268">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074268">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074268">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074268">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rsidP="00074268">
      <w:pPr>
        <w:rPr>
          <w:rFonts w:ascii="Helvetica" w:hAnsi="Helvetica"/>
          <w:sz w:val="22"/>
          <w:szCs w:val="22"/>
          <w:shd w:val="clear" w:color="auto" w:fill="FFFFFF"/>
        </w:rPr>
      </w:pPr>
    </w:p>
    <w:p w14:paraId="1A68D13C" w14:textId="2CBDD2E6" w:rsidR="007B3D8E" w:rsidRDefault="00984E98" w:rsidP="000742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442E9E" w:rsidRPr="003805EE">
        <w:rPr>
          <w:rFonts w:ascii="Helvetica" w:hAnsi="Helvetica"/>
          <w:sz w:val="22"/>
          <w:szCs w:val="22"/>
        </w:rPr>
        <w:t xml:space="preserve">A major </w:t>
      </w:r>
      <w:r w:rsidR="000A07BA" w:rsidRPr="003805EE">
        <w:rPr>
          <w:rFonts w:ascii="Helvetica" w:hAnsi="Helvetica"/>
          <w:sz w:val="22"/>
          <w:szCs w:val="22"/>
        </w:rPr>
        <w:t xml:space="preserve">challenge </w:t>
      </w:r>
      <w:r w:rsidR="00442E9E" w:rsidRPr="003805EE">
        <w:rPr>
          <w:rFonts w:ascii="Helvetica" w:hAnsi="Helvetica"/>
          <w:sz w:val="22"/>
          <w:szCs w:val="22"/>
        </w:rPr>
        <w:t xml:space="preserve">in sustainability science is how </w:t>
      </w:r>
      <w:r w:rsidR="000A07BA" w:rsidRPr="003805EE">
        <w:rPr>
          <w:rFonts w:ascii="Helvetica" w:hAnsi="Helvetica"/>
          <w:sz w:val="22"/>
          <w:szCs w:val="22"/>
        </w:rPr>
        <w:t>to</w:t>
      </w:r>
      <w:r w:rsidR="00442E9E" w:rsidRPr="003805EE">
        <w:rPr>
          <w:rFonts w:ascii="Helvetica" w:hAnsi="Helvetica"/>
          <w:sz w:val="22"/>
          <w:szCs w:val="22"/>
        </w:rPr>
        <w:t xml:space="preserve"> set meaningful boundaries that maximize delivery of ecosystem services while minimizing risk of pushing systems across critical thresholds</w:t>
      </w:r>
      <w:r w:rsidR="000A07BA" w:rsidRPr="003805EE">
        <w:rPr>
          <w:rFonts w:ascii="Helvetica" w:hAnsi="Helvetica"/>
          <w:sz w:val="22"/>
          <w:szCs w:val="22"/>
        </w:rPr>
        <w:t>.</w:t>
      </w:r>
      <w:r w:rsidR="00442E9E" w:rsidRPr="003805EE">
        <w:rPr>
          <w:rFonts w:ascii="Helvetica" w:hAnsi="Helvetica"/>
          <w:sz w:val="22"/>
          <w:szCs w:val="22"/>
        </w:rPr>
        <w:t xml:space="preserve"> </w:t>
      </w:r>
      <w:r w:rsidR="008A4116">
        <w:rPr>
          <w:rFonts w:ascii="Helvetica" w:hAnsi="Helvetica"/>
          <w:sz w:val="22"/>
          <w:szCs w:val="22"/>
        </w:rPr>
        <w:t xml:space="preserve">One such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monitoring information increases in value as </w:t>
      </w:r>
      <w:r w:rsidR="00BB3E78" w:rsidRPr="003805EE">
        <w:rPr>
          <w:rFonts w:ascii="Helvetica" w:hAnsi="Helvetica" w:cs="Helvetica"/>
          <w:sz w:val="22"/>
          <w:szCs w:val="22"/>
        </w:rPr>
        <w:t xml:space="preserve">a </w:t>
      </w:r>
      <w:r w:rsidRPr="003805EE">
        <w:rPr>
          <w:rFonts w:ascii="Helvetica" w:hAnsi="Helvetica" w:cs="Helvetica"/>
          <w:sz w:val="22"/>
          <w:szCs w:val="22"/>
        </w:rPr>
        <w:t xml:space="preserve">system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D45DB1" w:rsidRPr="003805EE">
        <w:rPr>
          <w:rFonts w:ascii="Helvetica" w:hAnsi="Helvetica" w:cs="Helvetica"/>
          <w:sz w:val="22"/>
          <w:szCs w:val="22"/>
        </w:rPr>
        <w:t xml:space="preserve">. </w:t>
      </w:r>
      <w:r w:rsidR="003C1DFD">
        <w:rPr>
          <w:rFonts w:ascii="Helvetica" w:hAnsi="Helvetica" w:cs="Helvetica"/>
          <w:sz w:val="22"/>
          <w:szCs w:val="22"/>
        </w:rPr>
        <w:t xml:space="preserve">This increase in monitoring value is economic because higher monitoring precision promotes higher yield, and biological, because more monitoring promotes the resilience of overharvested populations. Given the benefits of monitoring, we offer two </w:t>
      </w:r>
      <w:r w:rsidR="00BB4BDE">
        <w:rPr>
          <w:rFonts w:ascii="Helvetica" w:hAnsi="Helvetica" w:cs="Helvetica"/>
          <w:sz w:val="22"/>
          <w:szCs w:val="22"/>
        </w:rPr>
        <w:t>suggestions</w:t>
      </w:r>
      <w:r w:rsidR="003C1DFD">
        <w:rPr>
          <w:rFonts w:ascii="Helvetica" w:hAnsi="Helvetica" w:cs="Helvetica"/>
          <w:sz w:val="22"/>
          <w:szCs w:val="22"/>
        </w:rPr>
        <w:t xml:space="preserve"> for managers</w:t>
      </w:r>
      <w:r w:rsidR="00BB4BDE">
        <w:rPr>
          <w:rFonts w:ascii="Helvetica" w:hAnsi="Helvetica" w:cs="Helvetica"/>
          <w:sz w:val="22"/>
          <w:szCs w:val="22"/>
        </w:rPr>
        <w:t xml:space="preserve"> seeking strategies to avoid crossing a critical threshold.</w:t>
      </w:r>
      <w:r w:rsidR="003C1DFD">
        <w:rPr>
          <w:rFonts w:ascii="Helvetica" w:hAnsi="Helvetica" w:cs="Helvetica"/>
          <w:sz w:val="22"/>
          <w:szCs w:val="22"/>
        </w:rPr>
        <w:t xml:space="preserve"> First, </w:t>
      </w:r>
      <w:r w:rsidR="000723C4">
        <w:rPr>
          <w:rFonts w:ascii="Helvetica" w:hAnsi="Helvetica" w:cs="Helvetica"/>
          <w:sz w:val="22"/>
          <w:szCs w:val="22"/>
        </w:rPr>
        <w:t xml:space="preserve">present stakeholders with a series of monitoring and harvest options that define a </w:t>
      </w:r>
      <w:r w:rsidR="003C1DFD">
        <w:rPr>
          <w:rFonts w:ascii="Helvetica" w:hAnsi="Helvetica" w:cs="Helvetica"/>
          <w:sz w:val="22"/>
          <w:szCs w:val="22"/>
        </w:rPr>
        <w:t>safe operating space</w:t>
      </w:r>
      <w:r w:rsidR="000723C4">
        <w:rPr>
          <w:rFonts w:ascii="Helvetica" w:hAnsi="Helvetica" w:cs="Helvetica"/>
          <w:sz w:val="22"/>
          <w:szCs w:val="22"/>
        </w:rPr>
        <w:t xml:space="preserve"> where collapse is unlikely. Second, b</w:t>
      </w:r>
      <w:r w:rsidR="003C1DFD">
        <w:rPr>
          <w:rFonts w:ascii="Helvetica" w:hAnsi="Helvetica" w:cs="Helvetica"/>
          <w:sz w:val="22"/>
          <w:szCs w:val="22"/>
        </w:rPr>
        <w:t xml:space="preserve">ecause conducting high precision monitoring is often expensive, </w:t>
      </w:r>
      <w:r w:rsidR="000723C4">
        <w:rPr>
          <w:rFonts w:ascii="Helvetica" w:hAnsi="Helvetica" w:cs="Helvetica"/>
          <w:sz w:val="22"/>
          <w:szCs w:val="22"/>
        </w:rPr>
        <w:t>consider implementing</w:t>
      </w:r>
      <w:r w:rsidR="00D45DB1" w:rsidRPr="003805EE">
        <w:rPr>
          <w:rFonts w:ascii="Helvetica" w:hAnsi="Helvetica" w:cs="Helvetica"/>
          <w:sz w:val="22"/>
          <w:szCs w:val="22"/>
        </w:rPr>
        <w:t xml:space="preserve"> precautionary buffers</w:t>
      </w:r>
      <w:r w:rsidR="009307CE" w:rsidRPr="003805EE">
        <w:rPr>
          <w:rFonts w:ascii="Helvetica" w:hAnsi="Helvetica" w:cs="Helvetica"/>
          <w:sz w:val="22"/>
          <w:szCs w:val="22"/>
        </w:rPr>
        <w:t xml:space="preserve"> </w:t>
      </w:r>
      <w:r w:rsidR="003C1DFD">
        <w:rPr>
          <w:rFonts w:ascii="Helvetica" w:hAnsi="Helvetica" w:cs="Helvetica"/>
          <w:sz w:val="22"/>
          <w:szCs w:val="22"/>
        </w:rPr>
        <w:t xml:space="preserve">where </w:t>
      </w:r>
      <w:r w:rsidR="00DB3FD6">
        <w:rPr>
          <w:rFonts w:ascii="Helvetica" w:hAnsi="Helvetica" w:cs="Helvetica"/>
          <w:sz w:val="22"/>
          <w:szCs w:val="22"/>
        </w:rPr>
        <w:t xml:space="preserve">monitoring </w:t>
      </w:r>
      <w:r w:rsidR="003C1DFD">
        <w:rPr>
          <w:rFonts w:ascii="Helvetica" w:hAnsi="Helvetica" w:cs="Helvetica"/>
          <w:sz w:val="22"/>
          <w:szCs w:val="22"/>
        </w:rPr>
        <w:t xml:space="preserve">precision increases as the resource levels decline, </w:t>
      </w:r>
      <w:r w:rsidR="000723C4">
        <w:rPr>
          <w:rFonts w:ascii="Helvetica" w:hAnsi="Helvetica" w:cs="Helvetica"/>
          <w:sz w:val="22"/>
          <w:szCs w:val="22"/>
        </w:rPr>
        <w:t>which can</w:t>
      </w:r>
      <w:r w:rsidR="003C1DFD">
        <w:rPr>
          <w:rFonts w:ascii="Helvetica" w:hAnsi="Helvetica" w:cs="Helvetica"/>
          <w:sz w:val="22"/>
          <w:szCs w:val="22"/>
        </w:rPr>
        <w:t xml:space="preserve"> </w:t>
      </w:r>
      <w:r w:rsidR="009307CE" w:rsidRPr="003805EE">
        <w:rPr>
          <w:rFonts w:ascii="Helvetica" w:hAnsi="Helvetica" w:cs="Helvetica"/>
          <w:sz w:val="22"/>
          <w:szCs w:val="22"/>
        </w:rPr>
        <w:t>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w:t>
      </w:r>
      <w:r w:rsidR="00AA41AC">
        <w:rPr>
          <w:rFonts w:ascii="Helvetica" w:hAnsi="Helvetica" w:cs="Helvetica"/>
          <w:sz w:val="22"/>
          <w:szCs w:val="22"/>
        </w:rPr>
        <w:t>an exploited population</w:t>
      </w:r>
      <w:r w:rsidR="009307CE" w:rsidRPr="003805EE">
        <w:rPr>
          <w:rFonts w:ascii="Helvetica" w:hAnsi="Helvetica" w:cs="Helvetica"/>
          <w:sz w:val="22"/>
          <w:szCs w:val="22"/>
        </w:rPr>
        <w:t xml:space="preserve"> from </w:t>
      </w:r>
      <w:r w:rsidR="00AA41AC">
        <w:rPr>
          <w:rFonts w:ascii="Helvetica" w:hAnsi="Helvetica" w:cs="Helvetica"/>
          <w:sz w:val="22"/>
          <w:szCs w:val="22"/>
        </w:rPr>
        <w:t>declining to a density that will prevent or slow recovery</w:t>
      </w:r>
      <w:r w:rsidR="009307CE" w:rsidRPr="003805EE">
        <w:rPr>
          <w:rFonts w:ascii="Helvetica" w:hAnsi="Helvetica" w:cs="Helvetica"/>
          <w:sz w:val="22"/>
          <w:szCs w:val="22"/>
        </w:rPr>
        <w:t>.</w:t>
      </w:r>
      <w:r w:rsidRPr="003805EE">
        <w:rPr>
          <w:rFonts w:ascii="Helvetica" w:hAnsi="Helvetica" w:cs="Helvetica"/>
          <w:sz w:val="22"/>
          <w:szCs w:val="22"/>
        </w:rPr>
        <w:t xml:space="preserve"> 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w:t>
      </w:r>
      <w:r w:rsidR="000723C4">
        <w:rPr>
          <w:rFonts w:ascii="Helvetica" w:hAnsi="Helvetica" w:cs="Helvetica"/>
          <w:sz w:val="22"/>
          <w:szCs w:val="22"/>
        </w:rPr>
        <w:t>system</w:t>
      </w:r>
      <w:r w:rsidR="000723C4" w:rsidRPr="003805EE">
        <w:rPr>
          <w:rFonts w:ascii="Helvetica" w:hAnsi="Helvetica" w:cs="Helvetica"/>
          <w:sz w:val="22"/>
          <w:szCs w:val="22"/>
        </w:rPr>
        <w:t xml:space="preserve"> </w:t>
      </w:r>
      <w:r w:rsidRPr="003805EE">
        <w:rPr>
          <w:rFonts w:ascii="Helvetica" w:hAnsi="Helvetica" w:cs="Helvetica"/>
          <w:sz w:val="22"/>
          <w:szCs w:val="22"/>
        </w:rPr>
        <w:t xml:space="preserve">characteristics dictate 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 or ecological costs.</w:t>
      </w:r>
    </w:p>
    <w:p w14:paraId="112FF56A" w14:textId="77777777" w:rsidR="00302D43" w:rsidRPr="003805EE" w:rsidRDefault="00302D43" w:rsidP="00074268">
      <w:pPr>
        <w:pStyle w:val="CommentText"/>
        <w:rPr>
          <w:rFonts w:ascii="Helvetica" w:hAnsi="Helvetica"/>
          <w:sz w:val="22"/>
          <w:szCs w:val="22"/>
        </w:rPr>
      </w:pPr>
    </w:p>
    <w:p w14:paraId="5C1239BB" w14:textId="67A0BADF" w:rsidR="00F34D59" w:rsidRDefault="00302D43"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074268">
      <w:pPr>
        <w:rPr>
          <w:rFonts w:ascii="Helvetica" w:hAnsi="Helvetica"/>
          <w:i/>
          <w:sz w:val="22"/>
          <w:szCs w:val="22"/>
        </w:rPr>
      </w:pPr>
    </w:p>
    <w:p w14:paraId="01E65A67" w14:textId="77777777" w:rsidR="000B3150" w:rsidRDefault="000B3150" w:rsidP="00074268">
      <w:pPr>
        <w:rPr>
          <w:rFonts w:ascii="Helvetica" w:hAnsi="Helvetica"/>
          <w:iCs/>
          <w:sz w:val="22"/>
          <w:szCs w:val="22"/>
        </w:rPr>
      </w:pPr>
    </w:p>
    <w:p w14:paraId="01367DF9" w14:textId="07490769" w:rsidR="0054533D" w:rsidRDefault="0054533D" w:rsidP="00074268">
      <w:pPr>
        <w:rPr>
          <w:rFonts w:ascii="Helvetica" w:hAnsi="Helvetica"/>
          <w:iCs/>
          <w:sz w:val="22"/>
          <w:szCs w:val="22"/>
        </w:rPr>
      </w:pPr>
    </w:p>
    <w:p w14:paraId="17AE0E54" w14:textId="77777777" w:rsidR="000B3150" w:rsidRDefault="000B3150" w:rsidP="00074268">
      <w:pPr>
        <w:rPr>
          <w:rFonts w:ascii="Helvetica" w:hAnsi="Helvetica"/>
          <w:iCs/>
          <w:sz w:val="22"/>
          <w:szCs w:val="22"/>
        </w:rPr>
      </w:pPr>
    </w:p>
    <w:p w14:paraId="4903C843" w14:textId="140205A1" w:rsidR="0054533D" w:rsidRDefault="00302D43" w:rsidP="00074268">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074268">
      <w:pPr>
        <w:widowControl w:val="0"/>
        <w:autoSpaceDE w:val="0"/>
        <w:autoSpaceDN w:val="0"/>
        <w:adjustRightInd w:val="0"/>
        <w:rPr>
          <w:rFonts w:ascii="Helvetica" w:hAnsi="Helvetica"/>
          <w:b/>
          <w:sz w:val="22"/>
          <w:szCs w:val="22"/>
        </w:rPr>
      </w:pPr>
      <w:commentRangeStart w:id="0"/>
      <w:r w:rsidRPr="003805EE">
        <w:rPr>
          <w:rFonts w:ascii="Helvetica" w:hAnsi="Helvetica"/>
          <w:b/>
          <w:sz w:val="22"/>
          <w:szCs w:val="22"/>
        </w:rPr>
        <w:lastRenderedPageBreak/>
        <w:t>INTRODUCTION</w:t>
      </w:r>
      <w:commentRangeEnd w:id="0"/>
      <w:r w:rsidR="00253D88">
        <w:rPr>
          <w:rStyle w:val="CommentReference"/>
          <w:rFonts w:asciiTheme="minorHAnsi" w:eastAsiaTheme="minorEastAsia" w:hAnsiTheme="minorHAnsi" w:cstheme="minorBidi"/>
          <w:lang w:eastAsia="ja-JP"/>
        </w:rPr>
        <w:commentReference w:id="0"/>
      </w:r>
    </w:p>
    <w:p w14:paraId="2AE3240F" w14:textId="5810C251" w:rsidR="005E722B" w:rsidRPr="003805EE" w:rsidRDefault="005E722B" w:rsidP="00074268">
      <w:pPr>
        <w:rPr>
          <w:rFonts w:ascii="Helvetica" w:hAnsi="Helvetica"/>
          <w:sz w:val="22"/>
          <w:szCs w:val="22"/>
        </w:rPr>
      </w:pPr>
      <w:r w:rsidRPr="003805EE">
        <w:rPr>
          <w:rFonts w:ascii="Helvetica" w:hAnsi="Helvetica"/>
          <w:sz w:val="22"/>
          <w:szCs w:val="22"/>
        </w:rPr>
        <w:t xml:space="preserve">Decision-makers seeking to avoid the collapse of financial, medical,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goods and services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Y051bT44MDc3PC9SZWNOdW0+PERpc3BsYXlUZXh0PjxzdHlsZSBmYWNlPSJzdXBlcnNjcmlwdCI+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</w:fldData>
        </w:fldChar>
      </w:r>
      <w:r w:rsidR="00072FC5">
        <w:rPr>
          <w:rFonts w:ascii="Helvetica" w:hAnsi="Helvetica"/>
          <w:sz w:val="22"/>
          <w:szCs w:val="22"/>
        </w:rPr>
        <w:instrText xml:space="preserve"> ADDIN EN.CITE </w:instrText>
      </w:r>
      <w:r w:rsidR="00072FC5">
        <w:rPr>
          <w:rFonts w:ascii="Helvetica" w:hAnsi="Helvetica"/>
          <w:sz w:val="22"/>
          <w:szCs w:val="22"/>
        </w:rPr>
        <w:fldChar w:fldCharType="begin">
          <w:fldData xml:space="preserve">PEVuZE5vdGU+PENpdGU+PEF1dGhvcj5LYXRlczwvQXV0aG9yPjxZZWFyPjIwMDE8L1llYXI+PFJl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</w:fldData>
        </w:fldChar>
      </w:r>
      <w:r w:rsidR="00072FC5">
        <w:rPr>
          <w:rFonts w:ascii="Helvetica" w:hAnsi="Helvetica"/>
          <w:sz w:val="22"/>
          <w:szCs w:val="22"/>
        </w:rPr>
        <w:instrText xml:space="preserve"> ADDIN EN.CITE.DATA </w:instrText>
      </w:r>
      <w:r w:rsidR="00072FC5">
        <w:rPr>
          <w:rFonts w:ascii="Helvetica" w:hAnsi="Helvetica"/>
          <w:sz w:val="22"/>
          <w:szCs w:val="22"/>
        </w:rPr>
      </w:r>
      <w:r w:rsidR="00072FC5">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072FC5" w:rsidRPr="00072FC5">
        <w:rPr>
          <w:rFonts w:ascii="Helvetica" w:hAnsi="Helvetica"/>
          <w:noProof/>
          <w:sz w:val="22"/>
          <w:szCs w:val="22"/>
          <w:vertAlign w:val="superscript"/>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3B182D41" w:rsidR="00C14DA4" w:rsidRPr="003805EE" w:rsidRDefault="008F57EE" w:rsidP="00074268">
      <w:pPr>
        <w:ind w:firstLine="810"/>
        <w:rPr>
          <w:rFonts w:ascii="Helvetica" w:hAnsi="Helvetica"/>
          <w:color w:val="000000" w:themeColor="text1"/>
          <w:sz w:val="22"/>
          <w:szCs w:val="22"/>
        </w:rPr>
      </w:pPr>
      <w:r w:rsidRPr="003805EE">
        <w:rPr>
          <w:rFonts w:ascii="Helvetica" w:hAnsi="Helvetica"/>
          <w:sz w:val="22"/>
          <w:szCs w:val="22"/>
        </w:rPr>
        <w:t xml:space="preserve">In natural resource management, the status of a species </w:t>
      </w:r>
      <w:r w:rsidR="00F658A3" w:rsidRPr="003805EE">
        <w:rPr>
          <w:rFonts w:ascii="Helvetica" w:hAnsi="Helvetica"/>
          <w:sz w:val="22"/>
          <w:szCs w:val="22"/>
        </w:rPr>
        <w:t>or ecosystem</w:t>
      </w:r>
      <w:r w:rsidR="005F6D6D">
        <w:rPr>
          <w:rFonts w:ascii="Helvetica" w:hAnsi="Helvetica"/>
          <w:sz w:val="22"/>
          <w:szCs w:val="22"/>
        </w:rPr>
        <w:t xml:space="preserve"> is determined from monitoring or survey data, and assessed</w:t>
      </w:r>
      <w:r w:rsidR="00F658A3" w:rsidRPr="003805EE">
        <w:rPr>
          <w:rFonts w:ascii="Helvetica" w:hAnsi="Helvetica"/>
          <w:sz w:val="22"/>
          <w:szCs w:val="22"/>
        </w:rPr>
        <w:t xml:space="preserve"> </w:t>
      </w:r>
      <w:r w:rsidR="00604B57" w:rsidRPr="003805EE">
        <w:rPr>
          <w:rFonts w:ascii="Helvetica" w:hAnsi="Helvetica"/>
          <w:sz w:val="22"/>
          <w:szCs w:val="22"/>
        </w:rPr>
        <w:t>relative to one or more</w:t>
      </w:r>
      <w:r w:rsidR="00D13868">
        <w:rPr>
          <w:rFonts w:ascii="Helvetica" w:hAnsi="Helvetica"/>
          <w:sz w:val="22"/>
          <w:szCs w:val="22"/>
        </w:rPr>
        <w:t xml:space="preserve"> reference points</w:t>
      </w:r>
      <w:r w:rsidR="00FE78AB" w:rsidRPr="003805EE">
        <w:rPr>
          <w:rFonts w:ascii="Helvetica" w:hAnsi="Helvetica"/>
          <w:sz w:val="22"/>
          <w:szCs w:val="22"/>
        </w:rPr>
        <w:t>,</w:t>
      </w:r>
      <w:r w:rsidRPr="003805EE">
        <w:rPr>
          <w:rFonts w:ascii="Helvetica" w:hAnsi="Helvetica"/>
          <w:sz w:val="22"/>
          <w:szCs w:val="22"/>
        </w:rPr>
        <w:t xml:space="preserve"> below which the risk</w:t>
      </w:r>
      <w:r w:rsidR="00A82596" w:rsidRPr="003805EE">
        <w:rPr>
          <w:rFonts w:ascii="Helvetica" w:hAnsi="Helvetica"/>
          <w:sz w:val="22"/>
          <w:szCs w:val="22"/>
        </w:rPr>
        <w:t xml:space="preserve"> of </w:t>
      </w:r>
      <w:r w:rsidR="00604B57" w:rsidRPr="003805EE">
        <w:rPr>
          <w:rFonts w:ascii="Helvetica" w:hAnsi="Helvetica"/>
          <w:sz w:val="22"/>
          <w:szCs w:val="22"/>
        </w:rPr>
        <w:t xml:space="preserve">resource or socio-economic </w:t>
      </w:r>
      <w:r w:rsidR="00A82596" w:rsidRPr="003805EE">
        <w:rPr>
          <w:rFonts w:ascii="Helvetica" w:hAnsi="Helvetica"/>
          <w:sz w:val="22"/>
          <w:szCs w:val="22"/>
        </w:rPr>
        <w:t xml:space="preserve">collapse becomes high. For </w:t>
      </w:r>
      <w:r w:rsidR="003947CD" w:rsidRPr="003805EE">
        <w:rPr>
          <w:rFonts w:ascii="Helvetica" w:hAnsi="Helvetica"/>
          <w:sz w:val="22"/>
          <w:szCs w:val="22"/>
        </w:rPr>
        <w:t xml:space="preserve">example, in the </w:t>
      </w:r>
      <w:r w:rsidR="00A82596" w:rsidRPr="003805EE">
        <w:rPr>
          <w:rFonts w:ascii="Helvetica" w:hAnsi="Helvetica"/>
          <w:sz w:val="22"/>
          <w:szCs w:val="22"/>
        </w:rPr>
        <w:t xml:space="preserve">management of a single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Pr="003805EE">
        <w:rPr>
          <w:rFonts w:ascii="Helvetica" w:hAnsi="Helvetica"/>
          <w:color w:val="000000" w:themeColor="text1"/>
          <w:sz w:val="22"/>
          <w:szCs w:val="22"/>
        </w:rPr>
        <w:t xml:space="preserve"> because</w:t>
      </w:r>
      <w:r w:rsidR="003947CD" w:rsidRPr="003805EE">
        <w:rPr>
          <w:rFonts w:ascii="Helvetica" w:hAnsi="Helvetica"/>
          <w:color w:val="000000" w:themeColor="text1"/>
          <w:sz w:val="22"/>
          <w:szCs w:val="22"/>
        </w:rPr>
        <w:t xml:space="preserve"> managers believe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that 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promote 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072FC5">
        <w:rPr>
          <w:rFonts w:ascii="Helvetica" w:hAnsi="Helvetica"/>
          <w:color w:val="000000" w:themeColor="text1"/>
          <w:sz w:val="22"/>
          <w:szCs w:val="22"/>
        </w:rPr>
        <w:instrText xml:space="preserve"> ADDIN EN.CITE &lt;EndNote&gt;&lt;Cite&gt;&lt;Author&gt;Courchamp&lt;/Author&gt;&lt;Year&gt;1999&lt;/Year&gt;&lt;RecNum&gt;4246&lt;/RecNum&gt;&lt;DisplayText&gt;&lt;style face="superscript"&gt;4&lt;/style&gt;&lt;/DisplayText&gt;&lt;record&gt;&lt;rec-number&gt;4246&lt;/rec-number&gt;&lt;foreign-keys&gt;&lt;key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4</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p>
    <w:p w14:paraId="0B02ADA4" w14:textId="721E8915" w:rsidR="008F57EE" w:rsidRPr="003805EE" w:rsidRDefault="00CF10E3" w:rsidP="00074268">
      <w:pPr>
        <w:pStyle w:val="p1"/>
        <w:ind w:firstLine="720"/>
        <w:rPr>
          <w:rFonts w:ascii="Helvetica" w:hAnsi="Helvetica"/>
          <w:color w:val="000000" w:themeColor="text1"/>
          <w:sz w:val="22"/>
          <w:szCs w:val="22"/>
        </w:rPr>
      </w:pPr>
      <w:r>
        <w:rPr>
          <w:rFonts w:ascii="Helvetica" w:hAnsi="Helvetica"/>
          <w:color w:val="000000" w:themeColor="text1"/>
          <w:sz w:val="22"/>
          <w:szCs w:val="22"/>
        </w:rPr>
        <w:t>High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ZWNOdW0+ODQ2MTwvUmVjTnVtPjxEaXNwbGF5VGV4dD48c3R5bGUgZmFjZT0ic3VwZXJzY3JpcHQi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</w:fldData>
        </w:fldChar>
      </w:r>
      <w:r w:rsidR="00072FC5">
        <w:rPr>
          <w:rFonts w:ascii="Helvetica" w:hAnsi="Helvetica"/>
          <w:color w:val="000000" w:themeColor="text1"/>
          <w:sz w:val="22"/>
          <w:szCs w:val="22"/>
        </w:rPr>
        <w:instrText xml:space="preserve"> ADDIN EN.CITE </w:instrText>
      </w:r>
      <w:r w:rsidR="00072FC5">
        <w:rPr>
          <w:rFonts w:ascii="Helvetica" w:hAnsi="Helvetica"/>
          <w:color w:val="000000" w:themeColor="text1"/>
          <w:sz w:val="22"/>
          <w:szCs w:val="22"/>
        </w:rPr>
        <w:fldChar w:fldCharType="begin">
          <w:fldData xml:space="preserve">PEVuZE5vdGU+PENpdGU+PEF1dGhvcj5XaW50bGU8L0F1dGhvcj48WWVhcj4yMDEwPC9ZZWFyPjxS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</w:fldData>
        </w:fldChar>
      </w:r>
      <w:r w:rsidR="00072FC5">
        <w:rPr>
          <w:rFonts w:ascii="Helvetica" w:hAnsi="Helvetica"/>
          <w:color w:val="000000" w:themeColor="text1"/>
          <w:sz w:val="22"/>
          <w:szCs w:val="22"/>
        </w:rPr>
        <w:instrText xml:space="preserve"> ADDIN EN.CITE.DATA </w:instrText>
      </w:r>
      <w:r w:rsidR="00072FC5">
        <w:rPr>
          <w:rFonts w:ascii="Helvetica" w:hAnsi="Helvetica"/>
          <w:color w:val="000000" w:themeColor="text1"/>
          <w:sz w:val="22"/>
          <w:szCs w:val="22"/>
        </w:rPr>
      </w:r>
      <w:r w:rsidR="00072FC5">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2,3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system 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natural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072FC5">
        <w:rPr>
          <w:rFonts w:ascii="Helvetica" w:hAnsi="Helvetica"/>
          <w:color w:val="000000" w:themeColor="text1"/>
          <w:sz w:val="22"/>
          <w:szCs w:val="22"/>
        </w:rPr>
        <w:instrText xml:space="preserve"> ADDIN EN.CITE &lt;EndNote&gt;&lt;Cite&gt;&lt;Author&gt;Mangel&lt;/Author&gt;&lt;Year&gt;2000&lt;/Year&gt;&lt;RecNum&gt;4361&lt;/RecNum&gt;&lt;DisplayText&gt;&lt;style face="superscript"&gt;5&lt;/style&gt;&lt;/DisplayText&gt;&lt;record&gt;&lt;rec-number&gt;4361&lt;/rec-number&gt;&lt;foreign-keys&gt;&lt;key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5</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systems 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system as being a “safe” distance from a threshold, when in reality the system 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354C4C">
        <w:rPr>
          <w:rFonts w:ascii="Helvetica" w:hAnsi="Helvetica"/>
          <w:color w:val="000000" w:themeColor="text1"/>
          <w:sz w:val="22"/>
          <w:szCs w:val="22"/>
        </w:rPr>
        <w:t xml:space="preserve"> function</w:t>
      </w:r>
      <w:r w:rsidR="00354C4C" w:rsidRPr="003805EE">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77053748" w:rsidR="009C366A" w:rsidRPr="003805EE" w:rsidRDefault="00BE073F" w:rsidP="000742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32791E"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&lt;EndNote&gt;&lt;Cite&gt;&lt;Author&gt;Legg&lt;/Author&gt;&lt;Year&gt;2006&lt;/Year&gt;&lt;RecNum&gt;8543&lt;/RecNum&gt;&lt;DisplayText&gt;&lt;style face="superscript"&gt;6&lt;/style&gt;&lt;/DisplayText&gt;&lt;record&gt;&lt;rec-number&gt;8543&lt;/rec-number&gt;&lt;foreign-keys&gt;&lt;key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072FC5" w:rsidRPr="00072FC5">
        <w:rPr>
          <w:rFonts w:ascii="Helvetica" w:hAnsi="Helvetica"/>
          <w:noProof/>
          <w:sz w:val="22"/>
          <w:szCs w:val="22"/>
          <w:vertAlign w:val="superscript"/>
        </w:rPr>
        <w:t>6</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&lt;EndNote&gt;&lt;Cite&gt;&lt;Author&gt;Chadès&lt;/Author&gt;&lt;Year&gt;2008&lt;/Year&gt;&lt;RecNum&gt;8545&lt;/RecNum&gt;&lt;DisplayText&gt;&lt;style face="superscript"&gt;7&lt;/style&gt;&lt;/DisplayText&gt;&lt;record&gt;&lt;rec-number&gt;8545&lt;/rec-number&gt;&lt;foreign-keys&gt;&lt;key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72FC5" w:rsidRPr="00072FC5">
        <w:rPr>
          <w:rFonts w:ascii="Helvetica" w:hAnsi="Helvetica"/>
          <w:noProof/>
          <w:sz w:val="22"/>
          <w:szCs w:val="22"/>
          <w:vertAlign w:val="superscript"/>
        </w:rPr>
        <w:t>7</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monitoring a proportion of the population that does not provide an accurate index of abundance,</w:t>
      </w:r>
      <w:r w:rsidR="009934BB" w:rsidRPr="003805EE">
        <w:rPr>
          <w:rFonts w:ascii="Helvetica" w:hAnsi="Helvetica"/>
          <w:sz w:val="22"/>
          <w:szCs w:val="22"/>
        </w:rPr>
        <w:t xml:space="preserve"> or in </w:t>
      </w:r>
      <w:r w:rsidR="00AA2A99" w:rsidRPr="003805EE">
        <w:rPr>
          <w:rFonts w:ascii="Helvetica" w:hAnsi="Helvetica"/>
          <w:sz w:val="22"/>
          <w:szCs w:val="22"/>
        </w:rPr>
        <w:t xml:space="preserve">reference to limitations of adaptive management </w:t>
      </w:r>
      <w:r w:rsidR="009934BB"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&lt;EndNote&gt;&lt;Cite&gt;&lt;Author&gt;McDonald-Madden&lt;/Author&gt;&lt;Year&gt;2010&lt;/Year&gt;&lt;RecNum&gt;8462&lt;/RecNum&gt;&lt;DisplayText&gt;&lt;style face="superscript"&gt;3&lt;/style&gt;&lt;/DisplayText&gt;&lt;record&gt;&lt;rec-number&gt;8462&lt;/rec-number&gt;&lt;foreign-keys&gt;&lt;key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sidRPr="003805EE">
        <w:rPr>
          <w:rFonts w:ascii="Helvetica" w:hAnsi="Helvetica"/>
          <w:sz w:val="22"/>
          <w:szCs w:val="22"/>
        </w:rPr>
        <w:fldChar w:fldCharType="separate"/>
      </w:r>
      <w:r w:rsidR="00072FC5" w:rsidRPr="00072FC5">
        <w:rPr>
          <w:rFonts w:ascii="Helvetica" w:hAnsi="Helvetica"/>
          <w:noProof/>
          <w:sz w:val="22"/>
          <w:szCs w:val="22"/>
          <w:vertAlign w:val="superscript"/>
        </w:rPr>
        <w:t>3</w:t>
      </w:r>
      <w:r w:rsidR="009934BB" w:rsidRPr="003805EE">
        <w:rPr>
          <w:rFonts w:ascii="Helvetica" w:hAnsi="Helvetica"/>
          <w:sz w:val="22"/>
          <w:szCs w:val="22"/>
        </w:rPr>
        <w:fldChar w:fldCharType="end"/>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on system state, whereby a system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 far from it</w:t>
      </w:r>
      <w:r w:rsidR="00C06DC7">
        <w:rPr>
          <w:rFonts w:ascii="Helvetica" w:hAnsi="Helvetica"/>
          <w:sz w:val="22"/>
          <w:szCs w:val="22"/>
        </w:rPr>
        <w:t xml:space="preserve"> and that precise monitoring will promote the resilience of degraded populations when they are overexploited.</w:t>
      </w:r>
      <w:r w:rsidR="006533A9">
        <w:rPr>
          <w:rFonts w:ascii="Helvetica" w:hAnsi="Helvetica"/>
          <w:sz w:val="22"/>
          <w:szCs w:val="22"/>
        </w:rPr>
        <w:t xml:space="preserve"> However, </w:t>
      </w:r>
      <w:r w:rsidR="00C06DC7">
        <w:rPr>
          <w:rFonts w:ascii="Helvetica" w:hAnsi="Helvetica"/>
          <w:sz w:val="22"/>
          <w:szCs w:val="22"/>
        </w:rPr>
        <w:t>these</w:t>
      </w:r>
      <w:r w:rsidR="006533A9">
        <w:rPr>
          <w:rFonts w:ascii="Helvetica" w:hAnsi="Helvetica"/>
          <w:sz w:val="22"/>
          <w:szCs w:val="22"/>
        </w:rPr>
        <w:t xml:space="preserve"> simple expectation</w:t>
      </w:r>
      <w:r w:rsidR="00C06DC7">
        <w:rPr>
          <w:rFonts w:ascii="Helvetica" w:hAnsi="Helvetica"/>
          <w:sz w:val="22"/>
          <w:szCs w:val="22"/>
        </w:rPr>
        <w:t>s</w:t>
      </w:r>
      <w:r w:rsidR="006533A9">
        <w:rPr>
          <w:rFonts w:ascii="Helvetica" w:hAnsi="Helvetica"/>
          <w:sz w:val="22"/>
          <w:szCs w:val="22"/>
        </w:rPr>
        <w:t xml:space="preserve"> may not be fully borne out in a dynamic system. Thus, we seek to explore when and where our expecta</w:t>
      </w:r>
      <w:r w:rsidR="001E691A">
        <w:rPr>
          <w:rFonts w:ascii="Helvetica" w:hAnsi="Helvetica"/>
          <w:sz w:val="22"/>
          <w:szCs w:val="22"/>
        </w:rPr>
        <w:t>t</w:t>
      </w:r>
      <w:r w:rsidR="006533A9">
        <w:rPr>
          <w:rFonts w:ascii="Helvetica" w:hAnsi="Helvetica"/>
          <w:sz w:val="22"/>
          <w:szCs w:val="22"/>
        </w:rPr>
        <w:t xml:space="preserve">ion holds, and what elements of a natural resource system </w:t>
      </w:r>
      <w:r w:rsidR="001E691A">
        <w:rPr>
          <w:rFonts w:ascii="Helvetica" w:hAnsi="Helvetica"/>
          <w:sz w:val="22"/>
          <w:szCs w:val="22"/>
        </w:rPr>
        <w:t>strengthen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074268">
      <w:pPr>
        <w:ind w:firstLine="720"/>
        <w:rPr>
          <w:rFonts w:ascii="Helvetica" w:hAnsi="Helvetica"/>
          <w:sz w:val="22"/>
          <w:szCs w:val="22"/>
        </w:rPr>
      </w:pPr>
    </w:p>
    <w:p w14:paraId="13D6F7E0" w14:textId="77777777" w:rsidR="00717C45" w:rsidRPr="00717C45" w:rsidRDefault="00717C45" w:rsidP="00074268">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074268">
      <w:pPr>
        <w:pStyle w:val="ListParagraph"/>
        <w:numPr>
          <w:ilvl w:val="0"/>
          <w:numId w:val="12"/>
        </w:numPr>
        <w:ind w:left="360" w:hanging="360"/>
        <w:rPr>
          <w:rFonts w:ascii="Helvetica" w:hAnsi="Helvetica"/>
          <w:sz w:val="22"/>
          <w:szCs w:val="22"/>
        </w:rPr>
      </w:pPr>
      <w:r>
        <w:rPr>
          <w:rFonts w:ascii="Helvetica" w:hAnsi="Helvetica"/>
          <w:sz w:val="22"/>
          <w:szCs w:val="22"/>
        </w:rPr>
        <w:lastRenderedPageBreak/>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A61EDC1" w:rsidR="00EE6B88" w:rsidRPr="00EE6B88" w:rsidRDefault="00DB6AF1" w:rsidP="000742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ins w:id="1" w:author="Megsie Siple" w:date="2021-02-04T11:55:00Z">
        <w:r w:rsidR="00566EA7">
          <w:rPr>
            <w:rFonts w:ascii="Helvetica" w:hAnsi="Helvetica"/>
            <w:sz w:val="22"/>
            <w:szCs w:val="22"/>
          </w:rPr>
          <w:t>?</w:t>
        </w:r>
      </w:ins>
    </w:p>
    <w:p w14:paraId="2F25AEC4" w14:textId="798C08E0" w:rsidR="00EE6B88" w:rsidRPr="00D13868" w:rsidRDefault="00EE6B88" w:rsidP="000742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074268">
      <w:pPr>
        <w:rPr>
          <w:rFonts w:ascii="Helvetica" w:hAnsi="Helvetica"/>
          <w:b/>
          <w:sz w:val="22"/>
          <w:szCs w:val="22"/>
        </w:rPr>
      </w:pPr>
    </w:p>
    <w:p w14:paraId="0E253EA7" w14:textId="77777777" w:rsidR="002D7AB2" w:rsidRPr="003805EE" w:rsidRDefault="00F838F5" w:rsidP="00074268">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074268">
      <w:pPr>
        <w:tabs>
          <w:tab w:val="left" w:pos="2760"/>
        </w:tabs>
        <w:rPr>
          <w:rFonts w:ascii="Helvetica" w:hAnsi="Helvetica"/>
          <w:iCs/>
          <w:sz w:val="22"/>
          <w:szCs w:val="22"/>
        </w:rPr>
      </w:pPr>
    </w:p>
    <w:p w14:paraId="6DF93684" w14:textId="6C051FE5" w:rsidR="0036192F" w:rsidRPr="00336865" w:rsidRDefault="0036192F" w:rsidP="00074268">
      <w:pPr>
        <w:tabs>
          <w:tab w:val="left" w:pos="2760"/>
        </w:tabs>
        <w:rPr>
          <w:rFonts w:ascii="Helvetica" w:hAnsi="Helvetica"/>
          <w:i/>
          <w:sz w:val="22"/>
          <w:szCs w:val="22"/>
        </w:rPr>
      </w:pPr>
      <w:r w:rsidRPr="00336865">
        <w:rPr>
          <w:rFonts w:ascii="Helvetica" w:hAnsi="Helvetica"/>
          <w:i/>
          <w:sz w:val="22"/>
          <w:szCs w:val="22"/>
        </w:rPr>
        <w:t>Management Strategy Evaluation</w:t>
      </w:r>
      <w:r w:rsidR="003476B7" w:rsidRPr="00336865">
        <w:rPr>
          <w:rFonts w:ascii="Helvetica" w:hAnsi="Helvetica"/>
          <w:i/>
          <w:sz w:val="22"/>
          <w:szCs w:val="22"/>
        </w:rPr>
        <w:t xml:space="preserve"> Overview</w:t>
      </w:r>
    </w:p>
    <w:p w14:paraId="4AA24B29" w14:textId="7386B805" w:rsidR="00C404D8" w:rsidRPr="003805EE" w:rsidRDefault="00730E93" w:rsidP="000742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747F7D">
        <w:rPr>
          <w:rFonts w:ascii="Helvetica" w:hAnsi="Helvetica"/>
          <w:sz w:val="22"/>
          <w:szCs w:val="22"/>
        </w:rPr>
        <w:instrText xml:space="preserve"> ADDIN EN.CITE &lt;EndNote&gt;&lt;Cite&gt;&lt;Author&gt;Smith&lt;/Author&gt;&lt;Year&gt;1994&lt;/Year&gt;&lt;IDText&gt;Management strategy evaluation: the light on the hill&lt;/IDText&gt;&lt;DisplayText&gt;&lt;style face="superscript"&gt;8&lt;/style&gt;&lt;/DisplayText&gt;&lt;record&gt;&lt;titles&gt;&lt;title&gt;Management strategy evaluation: the light on the hill&lt;/title&gt;&lt;secondary-title&gt;Population dynamics for fisheries management&lt;/secondary-title&gt;&lt;/titles&gt;&lt;pages&gt;249-253&lt;/pages&gt;&lt;contributors&gt;&lt;authors&gt;&lt;author&gt;Smith, ADM&lt;/author&gt;&lt;/authors&gt;&lt;/contributors&gt;&lt;added-date format="utc"&gt;1612822234&lt;/added-date&gt;&lt;ref-type name="Journal Article"&gt;17&lt;/ref-type&gt;&lt;dates&gt;&lt;year&gt;1994&lt;/year&gt;&lt;/dates&gt;&lt;rec-number&gt;6517&lt;/rec-number&gt;&lt;last-updated-date format="utc"&gt;1612822234&lt;/last-updated-date&gt;&lt;/record&gt;&lt;/Cite&gt;&lt;/EndNote&gt;</w:instrText>
      </w:r>
      <w:r w:rsidR="00747F7D">
        <w:rPr>
          <w:rFonts w:ascii="Helvetica" w:hAnsi="Helvetica"/>
          <w:sz w:val="22"/>
          <w:szCs w:val="22"/>
        </w:rPr>
        <w:fldChar w:fldCharType="separate"/>
      </w:r>
      <w:r w:rsidR="00747F7D" w:rsidRPr="00747F7D">
        <w:rPr>
          <w:rFonts w:ascii="Helvetica" w:hAnsi="Helvetica"/>
          <w:noProof/>
          <w:sz w:val="22"/>
          <w:szCs w:val="22"/>
          <w:vertAlign w:val="superscript"/>
        </w:rPr>
        <w:t>8</w:t>
      </w:r>
      <w:r w:rsidR="00747F7D">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074268">
      <w:pPr>
        <w:tabs>
          <w:tab w:val="left" w:pos="2760"/>
        </w:tabs>
        <w:rPr>
          <w:rFonts w:ascii="Helvetica" w:hAnsi="Helvetica"/>
          <w:sz w:val="22"/>
          <w:szCs w:val="22"/>
        </w:rPr>
      </w:pPr>
    </w:p>
    <w:p w14:paraId="5751637A" w14:textId="4C815887" w:rsidR="00B70217" w:rsidRPr="00336865" w:rsidRDefault="004C02ED" w:rsidP="00074268">
      <w:pPr>
        <w:rPr>
          <w:rFonts w:ascii="Helvetica" w:hAnsi="Helvetica"/>
          <w:i/>
          <w:sz w:val="22"/>
          <w:szCs w:val="22"/>
        </w:rPr>
      </w:pPr>
      <w:r w:rsidRPr="00336865">
        <w:rPr>
          <w:rFonts w:ascii="Helvetica" w:hAnsi="Helvetica"/>
          <w:i/>
          <w:sz w:val="22"/>
          <w:szCs w:val="22"/>
        </w:rPr>
        <w:t xml:space="preserve">Modeling a Natural Resource with </w:t>
      </w:r>
      <w:r w:rsidR="0079618D" w:rsidRPr="00336865">
        <w:rPr>
          <w:rFonts w:ascii="Helvetica" w:hAnsi="Helvetica"/>
          <w:i/>
          <w:sz w:val="22"/>
          <w:szCs w:val="22"/>
        </w:rPr>
        <w:t>Critical Biological Threshold</w:t>
      </w:r>
      <w:r w:rsidRPr="00336865">
        <w:rPr>
          <w:rFonts w:ascii="Helvetica" w:hAnsi="Helvetica"/>
          <w:i/>
          <w:sz w:val="22"/>
          <w:szCs w:val="22"/>
        </w:rPr>
        <w:t xml:space="preserve"> </w:t>
      </w:r>
    </w:p>
    <w:p w14:paraId="3544369A" w14:textId="0CA9D058" w:rsidR="00286FDA" w:rsidRPr="003805EE" w:rsidRDefault="00286FDA" w:rsidP="00074268">
      <w:pPr>
        <w:rPr>
          <w:rFonts w:ascii="Helvetica" w:hAnsi="Helvetica"/>
          <w:sz w:val="22"/>
          <w:szCs w:val="22"/>
        </w:rPr>
      </w:pPr>
      <w:r w:rsidRPr="0079618D">
        <w:rPr>
          <w:rFonts w:ascii="Helvetica" w:hAnsi="Helvetica"/>
          <w:sz w:val="22"/>
          <w:szCs w:val="22"/>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w:t>
      </w:r>
      <w:r w:rsidR="001E691A">
        <w:rPr>
          <w:rFonts w:ascii="Helvetica" w:hAnsi="Helvetica"/>
          <w:sz w:val="22"/>
          <w:szCs w:val="22"/>
        </w:rPr>
        <w:t xml:space="preserve"> renewable natural resource system targeting a single species</w:t>
      </w:r>
      <w:r w:rsidR="008F3641">
        <w:rPr>
          <w:rFonts w:ascii="Helvetica" w:hAnsi="Helvetica"/>
          <w:sz w:val="22"/>
          <w:szCs w:val="22"/>
        </w:rPr>
        <w:t>, a</w:t>
      </w:r>
      <w:r w:rsidR="005416A8">
        <w:rPr>
          <w:rFonts w:ascii="Helvetica" w:hAnsi="Helvetica"/>
          <w:sz w:val="22"/>
          <w:szCs w:val="22"/>
        </w:rPr>
        <w:t xml:space="preserve"> management </w:t>
      </w:r>
      <w:r w:rsidR="008F3641">
        <w:rPr>
          <w:rFonts w:ascii="Helvetica" w:hAnsi="Helvetica"/>
          <w:sz w:val="22"/>
          <w:szCs w:val="22"/>
        </w:rPr>
        <w:t xml:space="preserve">system </w:t>
      </w:r>
      <w:r w:rsidR="005416A8">
        <w:rPr>
          <w:rFonts w:ascii="Helvetica" w:hAnsi="Helvetica"/>
          <w:sz w:val="22"/>
          <w:szCs w:val="22"/>
        </w:rPr>
        <w:t xml:space="preserve">inspired by </w:t>
      </w:r>
      <w:r w:rsidR="008F3641">
        <w:rPr>
          <w:rFonts w:ascii="Helvetica" w:hAnsi="Helvetica"/>
          <w:sz w:val="22"/>
          <w:szCs w:val="22"/>
        </w:rPr>
        <w:t>a fishery</w:t>
      </w:r>
      <w:r w:rsidRPr="003805EE">
        <w:rPr>
          <w:rFonts w:ascii="Helvetica" w:hAnsi="Helvetica"/>
          <w:sz w:val="22"/>
          <w:szCs w:val="22"/>
        </w:rPr>
        <w:t xml:space="preserve">. We specifically modeled species biomass through time using a </w:t>
      </w:r>
      <w:proofErr w:type="spellStart"/>
      <w:r w:rsidRPr="003805EE">
        <w:rPr>
          <w:rFonts w:ascii="Helvetica" w:hAnsi="Helvetica"/>
          <w:sz w:val="22"/>
          <w:szCs w:val="22"/>
        </w:rPr>
        <w:t>reparameterized</w:t>
      </w:r>
      <w:proofErr w:type="spellEnd"/>
      <w:r w:rsidRPr="003805EE">
        <w:rPr>
          <w:rFonts w:ascii="Helvetica" w:hAnsi="Helvetica"/>
          <w:sz w:val="22"/>
          <w:szCs w:val="22"/>
        </w:rPr>
        <w:t xml:space="preserve"> logistic model with an Allee effect and resource removal </w:t>
      </w:r>
      <w:r w:rsidR="00747F7D">
        <w:rPr>
          <w:rFonts w:ascii="Helvetica" w:hAnsi="Helvetica"/>
          <w:sz w:val="22"/>
          <w:szCs w:val="22"/>
        </w:rPr>
        <w:fldChar w:fldCharType="begin"/>
      </w:r>
      <w:r w:rsidR="00747F7D">
        <w:rPr>
          <w:rFonts w:ascii="Helvetica" w:hAnsi="Helvetica"/>
          <w:sz w:val="22"/>
          <w:szCs w:val="22"/>
        </w:rPr>
        <w:instrText xml:space="preserve"> ADDIN EN.CITE &lt;EndNote&gt;&lt;Cite&gt;&lt;Author&gt;Lewis&lt;/Author&gt;&lt;Year&gt;1993&lt;/Year&gt;&lt;IDText&gt;Allee dynamics and the spread of invading organisms&lt;/IDText&gt;&lt;DisplayText&gt;&lt;style face="superscript"&gt;9&lt;/style&gt;&lt;/DisplayText&gt;&lt;record&gt;&lt;isbn&gt;0040-5809&lt;/isbn&gt;&lt;titles&gt;&lt;title&gt;Allee dynamics and the spread of invading organisms&lt;/title&gt;&lt;secondary-title&gt;Theoretical Population Biology&lt;/secondary-title&gt;&lt;/titles&gt;&lt;pages&gt;141-158&lt;/pages&gt;&lt;number&gt;2&lt;/number&gt;&lt;contributors&gt;&lt;authors&gt;&lt;author&gt;Lewis, Mark A&lt;/author&gt;&lt;author&gt;Kareiva, P&lt;/author&gt;&lt;/authors&gt;&lt;/contributors&gt;&lt;added-date format="utc"&gt;1612822315&lt;/added-date&gt;&lt;ref-type name="Journal Article"&gt;17&lt;/ref-type&gt;&lt;dates&gt;&lt;year&gt;1993&lt;/year&gt;&lt;/dates&gt;&lt;rec-number&gt;6518&lt;/rec-number&gt;&lt;last-updated-date format="utc"&gt;1612822315&lt;/last-updated-date&gt;&lt;volume&gt;43&lt;/volume&gt;&lt;/record&gt;&lt;/Cite&gt;&lt;/EndNote&gt;</w:instrText>
      </w:r>
      <w:r w:rsidR="00747F7D">
        <w:rPr>
          <w:rFonts w:ascii="Helvetica" w:hAnsi="Helvetica"/>
          <w:sz w:val="22"/>
          <w:szCs w:val="22"/>
        </w:rPr>
        <w:fldChar w:fldCharType="separate"/>
      </w:r>
      <w:r w:rsidR="00747F7D" w:rsidRPr="00747F7D">
        <w:rPr>
          <w:rFonts w:ascii="Helvetica" w:hAnsi="Helvetica"/>
          <w:noProof/>
          <w:sz w:val="22"/>
          <w:szCs w:val="22"/>
          <w:vertAlign w:val="superscript"/>
        </w:rPr>
        <w:t>9</w:t>
      </w:r>
      <w:r w:rsidR="00747F7D">
        <w:rPr>
          <w:rFonts w:ascii="Helvetica" w:hAnsi="Helvetica"/>
          <w:sz w:val="22"/>
          <w:szCs w:val="22"/>
        </w:rPr>
        <w:fldChar w:fldCharType="end"/>
      </w:r>
      <w:r w:rsidRPr="003805EE">
        <w:rPr>
          <w:rFonts w:ascii="Helvetica" w:hAnsi="Helvetica"/>
          <w:sz w:val="22"/>
          <w:szCs w:val="22"/>
        </w:rPr>
        <w:t>:</w:t>
      </w:r>
    </w:p>
    <w:p w14:paraId="14EF6FD7" w14:textId="77777777" w:rsidR="00286FDA" w:rsidRPr="003805EE" w:rsidRDefault="00286FDA" w:rsidP="00074268">
      <w:pPr>
        <w:rPr>
          <w:rFonts w:ascii="Helvetica" w:hAnsi="Helvetica"/>
          <w:sz w:val="22"/>
          <w:szCs w:val="22"/>
        </w:rPr>
      </w:pPr>
    </w:p>
    <w:p w14:paraId="40A23FEE" w14:textId="2ACDA8A1" w:rsidR="00286FDA" w:rsidRPr="003805EE" w:rsidRDefault="00286FDA" w:rsidP="000742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074268">
      <w:pPr>
        <w:rPr>
          <w:rFonts w:ascii="Helvetica" w:hAnsi="Helvetica"/>
          <w:sz w:val="22"/>
          <w:szCs w:val="22"/>
        </w:rPr>
      </w:pPr>
    </w:p>
    <w:p w14:paraId="388A22E5" w14:textId="2E25B066" w:rsidR="00286FDA" w:rsidRPr="006C7FC8" w:rsidRDefault="00286FDA" w:rsidP="000742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and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Pr="003805EE">
        <w:rPr>
          <w:rFonts w:ascii="Helvetica" w:hAnsi="Helvetica"/>
          <w:sz w:val="22"/>
          <w:szCs w:val="22"/>
        </w:rPr>
        <w:t>) as well as the strength of the Allee effect (Fig. S1). The strength of the Allee effect (</w:t>
      </w:r>
      <w:r w:rsidRPr="003805EE">
        <w:rPr>
          <w:rFonts w:ascii="Helvetica" w:hAnsi="Helvetica"/>
          <w:i/>
          <w:sz w:val="22"/>
          <w:szCs w:val="22"/>
        </w:rPr>
        <w:t>A</w:t>
      </w:r>
      <w:r w:rsidRPr="003805EE">
        <w:rPr>
          <w:rFonts w:ascii="Helvetica" w:hAnsi="Helvetica"/>
          <w:sz w:val="22"/>
          <w:szCs w:val="22"/>
        </w:rPr>
        <w:t xml:space="preserve">) can be set to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to</w:t>
      </w:r>
      <w:r w:rsidR="00F0621A" w:rsidRPr="003805EE">
        <w:rPr>
          <w:rFonts w:ascii="Helvetica" w:hAnsi="Helvetica"/>
          <w:sz w:val="22"/>
          <w:szCs w:val="22"/>
        </w:rPr>
        <w:t xml:space="preserve"> 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AF7A41">
        <w:rPr>
          <w:rFonts w:ascii="Helvetica" w:hAnsi="Helvetica"/>
          <w:sz w:val="22"/>
          <w:szCs w:val="22"/>
        </w:rPr>
        <w:t>depensation</w:t>
      </w:r>
      <w:r w:rsidRPr="003805EE">
        <w:rPr>
          <w:rFonts w:ascii="Helvetica" w:hAnsi="Helvetica"/>
          <w:sz w:val="22"/>
          <w:szCs w:val="22"/>
        </w:rPr>
        <w:t xml:space="preserve">, but with 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844E3B">
        <w:rPr>
          <w:rFonts w:ascii="Helvetica" w:hAnsi="Helvetica"/>
          <w:i/>
          <w:sz w:val="22"/>
          <w:szCs w:val="22"/>
        </w:rPr>
        <w:t xml:space="preserve"> </w:t>
      </w:r>
      <w:r w:rsidRPr="00844E3B">
        <w:rPr>
          <w:rFonts w:ascii="Helvetica" w:hAnsi="Helvetica"/>
          <w:sz w:val="22"/>
          <w:szCs w:val="22"/>
        </w:rPr>
        <w:t xml:space="preserve">is the yield of species biomass extracted in year </w:t>
      </w:r>
      <w:r w:rsidRPr="00844E3B">
        <w:rPr>
          <w:rFonts w:ascii="Helvetica" w:hAnsi="Helvetica"/>
          <w:i/>
          <w:sz w:val="22"/>
          <w:szCs w:val="22"/>
        </w:rPr>
        <w:t>t</w:t>
      </w:r>
      <w:r w:rsidRPr="00844E3B">
        <w:rPr>
          <w:rFonts w:ascii="Helvetica" w:hAnsi="Helvetica"/>
          <w:sz w:val="22"/>
          <w:szCs w:val="22"/>
        </w:rPr>
        <w:t>.</w:t>
      </w:r>
      <w:r w:rsidR="006C7FC8" w:rsidRPr="00844E3B">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074268">
      <w:pPr>
        <w:rPr>
          <w:rFonts w:ascii="Helvetica" w:hAnsi="Helvetica"/>
          <w:sz w:val="22"/>
          <w:szCs w:val="22"/>
        </w:rPr>
      </w:pPr>
    </w:p>
    <w:p w14:paraId="75E88C98" w14:textId="77777777" w:rsidR="00336865" w:rsidRPr="00336865" w:rsidRDefault="004352AB" w:rsidP="00074268">
      <w:pPr>
        <w:pStyle w:val="CommentText"/>
        <w:rPr>
          <w:rFonts w:ascii="Helvetica" w:hAnsi="Helvetica"/>
          <w:i/>
          <w:iCs/>
          <w:sz w:val="22"/>
          <w:szCs w:val="22"/>
        </w:rPr>
      </w:pPr>
      <w:r w:rsidRPr="00336865">
        <w:rPr>
          <w:rFonts w:ascii="Helvetica" w:hAnsi="Helvetica"/>
          <w:i/>
          <w:iCs/>
          <w:sz w:val="22"/>
          <w:szCs w:val="22"/>
        </w:rPr>
        <w:t>Monitoring Model</w:t>
      </w:r>
    </w:p>
    <w:p w14:paraId="1B96C9A5" w14:textId="28E36628" w:rsidR="004352AB" w:rsidRPr="003805EE" w:rsidRDefault="004352AB" w:rsidP="00074268">
      <w:pPr>
        <w:pStyle w:val="CommentText"/>
        <w:rPr>
          <w:rFonts w:ascii="Helvetica" w:hAnsi="Helvetica"/>
          <w:sz w:val="22"/>
          <w:szCs w:val="22"/>
        </w:rPr>
      </w:pPr>
      <w:r w:rsidRPr="003805EE">
        <w:rPr>
          <w:rFonts w:ascii="Helvetica" w:hAnsi="Helvetica"/>
          <w:sz w:val="22"/>
          <w:szCs w:val="22"/>
        </w:rPr>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w:t>
      </w:r>
      <w:r w:rsidR="00810974">
        <w:rPr>
          <w:rFonts w:ascii="Helvetica" w:hAnsi="Helvetica"/>
          <w:sz w:val="22"/>
          <w:szCs w:val="22"/>
        </w:rPr>
        <w:t xml:space="preserve"> and uncertainty</w:t>
      </w:r>
      <w:r w:rsidR="003E7E55">
        <w:rPr>
          <w:rFonts w:ascii="Helvetica" w:hAnsi="Helvetica"/>
          <w:sz w:val="22"/>
          <w:szCs w:val="22"/>
        </w:rPr>
        <w:t xml:space="preserve">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We assume</w:t>
      </w:r>
      <w:r w:rsidR="003E4DCD" w:rsidRPr="003805EE">
        <w:rPr>
          <w:rFonts w:ascii="Helvetica" w:hAnsi="Helvetica"/>
          <w:sz w:val="22"/>
          <w:szCs w:val="22"/>
        </w:rPr>
        <w:t>d</w:t>
      </w:r>
      <w:r w:rsidRPr="003805EE">
        <w:rPr>
          <w:rFonts w:ascii="Helvetica" w:hAnsi="Helvetica"/>
          <w:sz w:val="22"/>
          <w:szCs w:val="22"/>
        </w:rPr>
        <w:t xml:space="preserve"> </w:t>
      </w:r>
      <w:r w:rsidR="00286628">
        <w:rPr>
          <w:rFonts w:ascii="Helvetica" w:hAnsi="Helvetica"/>
          <w:sz w:val="22"/>
          <w:szCs w:val="22"/>
        </w:rPr>
        <w:t xml:space="preserve">that </w:t>
      </w:r>
      <w:r w:rsidRPr="003805EE">
        <w:rPr>
          <w:rFonts w:ascii="Helvetica" w:hAnsi="Helvetica"/>
          <w:sz w:val="22"/>
          <w:szCs w:val="22"/>
        </w:rPr>
        <w:t xml:space="preserve">measurement error </w:t>
      </w:r>
      <w:r w:rsidR="00BF7FB1">
        <w:rPr>
          <w:rFonts w:ascii="Helvetica" w:hAnsi="Helvetica"/>
          <w:sz w:val="22"/>
          <w:szCs w:val="22"/>
        </w:rPr>
        <w:t>lowers precision</w:t>
      </w:r>
      <w:r w:rsidRPr="003805EE">
        <w:rPr>
          <w:rFonts w:ascii="Helvetica" w:hAnsi="Helvetica"/>
          <w:sz w:val="22"/>
          <w:szCs w:val="22"/>
        </w:rPr>
        <w:t xml:space="preserve"> but </w:t>
      </w:r>
      <w:r w:rsidR="00BF7FB1">
        <w:rPr>
          <w:rFonts w:ascii="Helvetica" w:hAnsi="Helvetica"/>
          <w:sz w:val="22"/>
          <w:szCs w:val="22"/>
        </w:rPr>
        <w:t>not</w:t>
      </w:r>
      <w:r w:rsidR="00BF7FB1" w:rsidRPr="003805EE">
        <w:rPr>
          <w:rFonts w:ascii="Helvetica" w:hAnsi="Helvetica"/>
          <w:sz w:val="22"/>
          <w:szCs w:val="22"/>
        </w:rPr>
        <w:t xml:space="preserve"> </w:t>
      </w:r>
      <w:r w:rsidRPr="003805EE">
        <w:rPr>
          <w:rFonts w:ascii="Helvetica" w:hAnsi="Helvetica"/>
          <w:sz w:val="22"/>
          <w:szCs w:val="22"/>
        </w:rPr>
        <w:t xml:space="preserve">accuracy, and modeled monitoring </w:t>
      </w:r>
      <w:r w:rsidRPr="003805EE">
        <w:rPr>
          <w:rFonts w:ascii="Helvetica" w:hAnsi="Helvetica"/>
          <w:sz w:val="22"/>
          <w:szCs w:val="22"/>
        </w:rPr>
        <w:lastRenderedPageBreak/>
        <w:t xml:space="preserve">error as a log-normally distributed random variable with mean 0 and variance </w:t>
      </w:r>
      <m:oMath>
        <m:r>
          <w:rPr>
            <w:rFonts w:ascii="Cambria Math" w:hAnsi="Cambria Math"/>
            <w:sz w:val="22"/>
            <w:szCs w:val="22"/>
          </w:rPr>
          <m:t>ϕ</m:t>
        </m:r>
      </m:oMath>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ϕ</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074268">
      <w:pPr>
        <w:ind w:firstLine="720"/>
        <w:rPr>
          <w:rFonts w:ascii="Helvetica" w:hAnsi="Helvetica"/>
          <w:sz w:val="22"/>
          <w:szCs w:val="22"/>
        </w:rPr>
      </w:pPr>
    </w:p>
    <w:p w14:paraId="5490F213" w14:textId="77777777" w:rsidR="00336865" w:rsidRPr="00336865" w:rsidRDefault="004352AB" w:rsidP="00074268">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074268">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074268">
      <w:pPr>
        <w:rPr>
          <w:rFonts w:ascii="Helvetica" w:hAnsi="Helvetica"/>
          <w:sz w:val="22"/>
          <w:szCs w:val="22"/>
        </w:rPr>
      </w:pPr>
    </w:p>
    <w:p w14:paraId="5387B971" w14:textId="77777777"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074268">
      <w:pPr>
        <w:rPr>
          <w:rFonts w:ascii="Helvetica" w:hAnsi="Helvetica"/>
          <w:sz w:val="22"/>
          <w:szCs w:val="22"/>
        </w:rPr>
      </w:pPr>
    </w:p>
    <w:p w14:paraId="30268D64" w14:textId="069049EF" w:rsidR="004352AB" w:rsidRPr="003805EE" w:rsidRDefault="00693745" w:rsidP="000742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074268">
      <w:pPr>
        <w:rPr>
          <w:rFonts w:ascii="Helvetica" w:hAnsi="Helvetica"/>
          <w:sz w:val="22"/>
          <w:szCs w:val="22"/>
        </w:rPr>
      </w:pPr>
    </w:p>
    <w:p w14:paraId="0AAE34B0" w14:textId="77777777" w:rsidR="004352AB" w:rsidRPr="003805EE" w:rsidRDefault="004352AB" w:rsidP="000742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074268">
      <w:pPr>
        <w:rPr>
          <w:rFonts w:ascii="Helvetica" w:hAnsi="Helvetica"/>
          <w:sz w:val="22"/>
          <w:szCs w:val="22"/>
        </w:rPr>
      </w:pPr>
    </w:p>
    <w:p w14:paraId="646F54CC" w14:textId="77777777" w:rsidR="00555417" w:rsidRPr="003805EE" w:rsidRDefault="004352AB" w:rsidP="000742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074268">
      <w:pPr>
        <w:rPr>
          <w:rFonts w:ascii="Helvetica" w:hAnsi="Helvetica"/>
          <w:sz w:val="22"/>
          <w:szCs w:val="22"/>
        </w:rPr>
      </w:pPr>
    </w:p>
    <w:p w14:paraId="524B5884" w14:textId="7ADA2D44" w:rsidR="00555417" w:rsidRPr="003805EE" w:rsidRDefault="00F8643A"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074268">
      <w:pPr>
        <w:rPr>
          <w:rFonts w:ascii="Helvetica" w:hAnsi="Helvetica"/>
          <w:sz w:val="22"/>
          <w:szCs w:val="22"/>
        </w:rPr>
      </w:pPr>
    </w:p>
    <w:p w14:paraId="11A17FCB" w14:textId="0D5049B6" w:rsidR="004352AB" w:rsidRPr="003805EE" w:rsidRDefault="008F4F28" w:rsidP="000742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0.25K,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rate of harvest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074268">
      <w:pPr>
        <w:rPr>
          <w:rFonts w:ascii="Helvetica" w:hAnsi="Helvetica"/>
          <w:sz w:val="22"/>
          <w:szCs w:val="22"/>
        </w:rPr>
      </w:pPr>
    </w:p>
    <w:p w14:paraId="351728CD" w14:textId="4310B1B1" w:rsidR="004352AB" w:rsidRPr="003805EE" w:rsidRDefault="00F8643A" w:rsidP="000742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0742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074268">
      <w:pPr>
        <w:rPr>
          <w:rFonts w:ascii="Helvetica" w:hAnsi="Helvetica"/>
          <w:sz w:val="22"/>
          <w:szCs w:val="22"/>
        </w:rPr>
      </w:pPr>
    </w:p>
    <w:p w14:paraId="454BB25C" w14:textId="5F59C69C"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074268">
      <w:pPr>
        <w:rPr>
          <w:rFonts w:ascii="Helvetica" w:hAnsi="Helvetica"/>
          <w:sz w:val="22"/>
          <w:szCs w:val="22"/>
        </w:rPr>
      </w:pPr>
    </w:p>
    <w:p w14:paraId="0E27F355" w14:textId="77777777" w:rsidR="004352AB" w:rsidRPr="003805EE" w:rsidRDefault="004352AB" w:rsidP="00074268">
      <w:pPr>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074268">
      <w:pPr>
        <w:rPr>
          <w:rFonts w:ascii="Helvetica" w:hAnsi="Helvetica"/>
          <w:sz w:val="22"/>
          <w:szCs w:val="22"/>
        </w:rPr>
      </w:pPr>
    </w:p>
    <w:p w14:paraId="4B987766" w14:textId="7160E446" w:rsidR="004352AB" w:rsidRPr="003805EE" w:rsidRDefault="00F8643A"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074268">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074268">
      <w:pPr>
        <w:rPr>
          <w:rFonts w:ascii="Helvetica" w:hAnsi="Helvetica"/>
          <w:sz w:val="22"/>
          <w:szCs w:val="22"/>
        </w:rPr>
      </w:pPr>
    </w:p>
    <w:p w14:paraId="14114F33" w14:textId="0BDA30C0"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074268">
      <w:pPr>
        <w:tabs>
          <w:tab w:val="left" w:pos="8640"/>
        </w:tabs>
        <w:rPr>
          <w:rFonts w:ascii="Helvetica" w:hAnsi="Helvetica"/>
          <w:sz w:val="22"/>
          <w:szCs w:val="22"/>
        </w:rPr>
      </w:pPr>
    </w:p>
    <w:p w14:paraId="55C48EA9" w14:textId="41C65D8D" w:rsidR="004352AB" w:rsidRPr="003805EE" w:rsidRDefault="004352AB" w:rsidP="00074268">
      <w:pPr>
        <w:rPr>
          <w:rFonts w:ascii="Helvetica" w:hAnsi="Helvetica"/>
          <w:sz w:val="22"/>
          <w:szCs w:val="22"/>
        </w:rPr>
      </w:pPr>
      <w:r w:rsidRPr="003805EE">
        <w:rPr>
          <w:rFonts w:ascii="Helvetica" w:hAnsi="Helvetica"/>
          <w:sz w:val="22"/>
          <w:szCs w:val="22"/>
        </w:rPr>
        <w:lastRenderedPageBreak/>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103D2771" w14:textId="77777777" w:rsidR="00175C87" w:rsidRPr="003805EE" w:rsidRDefault="00175C87" w:rsidP="00074268">
      <w:pPr>
        <w:rPr>
          <w:rFonts w:ascii="Helvetica" w:hAnsi="Helvetica"/>
          <w:sz w:val="22"/>
          <w:szCs w:val="22"/>
        </w:rPr>
      </w:pPr>
    </w:p>
    <w:p w14:paraId="7D429598" w14:textId="77777777" w:rsidR="00336865" w:rsidRPr="00336865" w:rsidRDefault="007F61D2" w:rsidP="00074268">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22CFCAEA" w:rsidR="00CD565E" w:rsidRPr="003805EE" w:rsidRDefault="000A75E1" w:rsidP="00074268">
      <w:pPr>
        <w:rPr>
          <w:rFonts w:ascii="Helvetica" w:hAnsi="Helvetica"/>
          <w:sz w:val="22"/>
          <w:szCs w:val="22"/>
        </w:rPr>
      </w:pPr>
      <w:r w:rsidRPr="003805EE">
        <w:rPr>
          <w:rFonts w:ascii="Helvetica" w:hAnsi="Helvetica"/>
          <w:sz w:val="22"/>
          <w:szCs w:val="22"/>
        </w:rPr>
        <w:t>We estimate</w:t>
      </w:r>
      <w:r w:rsidR="008451D2" w:rsidRPr="003805EE">
        <w:rPr>
          <w:rFonts w:ascii="Helvetica" w:hAnsi="Helvetica"/>
          <w:sz w:val="22"/>
          <w:szCs w:val="22"/>
        </w:rPr>
        <w:t>d</w:t>
      </w:r>
      <w:r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074268">
      <w:pPr>
        <w:rPr>
          <w:rFonts w:ascii="Helvetica" w:hAnsi="Helvetica"/>
          <w:sz w:val="22"/>
          <w:szCs w:val="22"/>
        </w:rPr>
      </w:pPr>
    </w:p>
    <w:p w14:paraId="68717DBD" w14:textId="780DFEFA" w:rsidR="00CD565E" w:rsidRPr="003805EE" w:rsidRDefault="006B5E99"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074268">
      <w:pPr>
        <w:rPr>
          <w:rFonts w:ascii="Helvetica" w:hAnsi="Helvetica"/>
          <w:sz w:val="22"/>
          <w:szCs w:val="22"/>
        </w:rPr>
      </w:pPr>
    </w:p>
    <w:p w14:paraId="598787DC" w14:textId="0DFD1227" w:rsidR="004F6D9D" w:rsidRPr="003805EE" w:rsidRDefault="006B5E99" w:rsidP="000742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074268">
      <w:pPr>
        <w:rPr>
          <w:rFonts w:ascii="Helvetica" w:hAnsi="Helvetica"/>
          <w:sz w:val="22"/>
          <w:szCs w:val="22"/>
        </w:rPr>
      </w:pPr>
    </w:p>
    <w:p w14:paraId="1B047948" w14:textId="3E686897" w:rsidR="004F6D9D" w:rsidRPr="003805EE" w:rsidRDefault="00B60AEC"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074268">
      <w:pPr>
        <w:rPr>
          <w:rFonts w:ascii="Helvetica" w:hAnsi="Helvetica"/>
          <w:sz w:val="22"/>
          <w:szCs w:val="22"/>
        </w:rPr>
      </w:pPr>
    </w:p>
    <w:p w14:paraId="5389506E" w14:textId="5781FAA4" w:rsidR="002621A5" w:rsidRPr="003805EE" w:rsidRDefault="00103088" w:rsidP="000742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074268">
      <w:pPr>
        <w:rPr>
          <w:rFonts w:ascii="Helvetica" w:hAnsi="Helvetica"/>
          <w:sz w:val="22"/>
          <w:szCs w:val="22"/>
        </w:rPr>
      </w:pPr>
    </w:p>
    <w:p w14:paraId="50E6A94A" w14:textId="0D8EF9D4" w:rsidR="002621A5" w:rsidRPr="003805EE" w:rsidRDefault="00D37D10"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074268">
      <w:pPr>
        <w:rPr>
          <w:rFonts w:ascii="Helvetica" w:hAnsi="Helvetica"/>
          <w:sz w:val="22"/>
          <w:szCs w:val="22"/>
        </w:rPr>
      </w:pPr>
    </w:p>
    <w:p w14:paraId="7D70D97A" w14:textId="317D399F" w:rsidR="002621A5" w:rsidRDefault="00615385" w:rsidP="000742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the discount changes 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074268">
      <w:pPr>
        <w:rPr>
          <w:rFonts w:ascii="Helvetica" w:hAnsi="Helvetica"/>
          <w:sz w:val="22"/>
          <w:szCs w:val="22"/>
        </w:rPr>
      </w:pPr>
    </w:p>
    <w:p w14:paraId="4FDA4DE7" w14:textId="2A3A603D" w:rsidR="002621A5" w:rsidRPr="003805EE" w:rsidRDefault="00F8643A" w:rsidP="000742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64D969D4" w14:textId="3F9FE1C0" w:rsidR="00A56584" w:rsidRDefault="00F9417D" w:rsidP="00074268">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074268">
      <w:pPr>
        <w:rPr>
          <w:rFonts w:ascii="Helvetica" w:hAnsi="Helvetica"/>
          <w:sz w:val="22"/>
          <w:szCs w:val="22"/>
        </w:rPr>
      </w:pPr>
    </w:p>
    <w:p w14:paraId="05716C75" w14:textId="5DECE2F2" w:rsidR="00A56584" w:rsidRDefault="00A56584" w:rsidP="00074268">
      <w:pPr>
        <w:rPr>
          <w:rFonts w:ascii="Helvetica" w:hAnsi="Helvetica"/>
          <w:iCs/>
          <w:sz w:val="22"/>
          <w:szCs w:val="22"/>
        </w:rPr>
      </w:pPr>
      <w:r>
        <w:rPr>
          <w:rFonts w:ascii="Helvetica" w:hAnsi="Helvetica"/>
          <w:sz w:val="22"/>
          <w:szCs w:val="22"/>
        </w:rPr>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behavior</w:t>
      </w:r>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spawning stock</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w:t>
      </w:r>
      <w:r w:rsidR="00DF7568" w:rsidRPr="003805EE">
        <w:rPr>
          <w:rFonts w:ascii="Helvetica" w:hAnsi="Helvetica"/>
          <w:sz w:val="22"/>
          <w:szCs w:val="22"/>
        </w:rPr>
        <w:lastRenderedPageBreak/>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p>
    <w:p w14:paraId="4767035E" w14:textId="41277185" w:rsidR="00995761" w:rsidRPr="003805EE" w:rsidRDefault="00995761" w:rsidP="00074268">
      <w:pPr>
        <w:tabs>
          <w:tab w:val="left" w:pos="2760"/>
        </w:tabs>
        <w:rPr>
          <w:rFonts w:ascii="Helvetica" w:hAnsi="Helvetica"/>
          <w:i/>
          <w:sz w:val="22"/>
          <w:szCs w:val="22"/>
        </w:rPr>
      </w:pPr>
    </w:p>
    <w:p w14:paraId="3AE184EC" w14:textId="77777777" w:rsidR="00A56584" w:rsidRDefault="00A56584" w:rsidP="00074268">
      <w:pPr>
        <w:rPr>
          <w:rFonts w:ascii="Helvetica" w:hAnsi="Helvetica"/>
          <w:bCs/>
          <w:i/>
          <w:iCs/>
          <w:sz w:val="22"/>
          <w:szCs w:val="22"/>
        </w:rPr>
      </w:pPr>
      <w:r w:rsidRPr="0079618D">
        <w:rPr>
          <w:rFonts w:ascii="Helvetica" w:hAnsi="Helvetica"/>
          <w:bCs/>
          <w:i/>
          <w:iCs/>
          <w:sz w:val="22"/>
          <w:szCs w:val="22"/>
        </w:rPr>
        <w:t>Scenario Analysis</w:t>
      </w:r>
    </w:p>
    <w:p w14:paraId="78B52ECB" w14:textId="6C94020E" w:rsidR="00A56584" w:rsidRDefault="00A56584" w:rsidP="00074268">
      <w:pPr>
        <w:rPr>
          <w:rFonts w:ascii="Helvetica" w:hAnsi="Helvetica"/>
          <w:iCs/>
          <w:sz w:val="22"/>
          <w:szCs w:val="22"/>
        </w:rPr>
      </w:pPr>
    </w:p>
    <w:p w14:paraId="556226B9" w14:textId="77777777" w:rsidR="00613771" w:rsidRPr="00613771" w:rsidRDefault="00613771" w:rsidP="00074268">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2EB5E528" w14:textId="77777777" w:rsidR="003601E3" w:rsidRPr="00A56584" w:rsidRDefault="003601E3" w:rsidP="00074268">
      <w:pPr>
        <w:rPr>
          <w:rFonts w:ascii="Helvetica" w:hAnsi="Helvetica"/>
          <w:iCs/>
          <w:sz w:val="22"/>
          <w:szCs w:val="22"/>
          <w:u w:val="single"/>
        </w:rPr>
      </w:pPr>
    </w:p>
    <w:p w14:paraId="4C4CB928" w14:textId="30A68569" w:rsidR="003601E3" w:rsidRDefault="00864C8A" w:rsidP="00074268">
      <w:pPr>
        <w:rPr>
          <w:rFonts w:ascii="Helvetica" w:hAnsi="Helvetica"/>
          <w:iCs/>
          <w:sz w:val="22"/>
          <w:szCs w:val="22"/>
        </w:rPr>
      </w:pPr>
      <w:r>
        <w:rPr>
          <w:rFonts w:ascii="Helvetica" w:hAnsi="Helvetica"/>
          <w:sz w:val="22"/>
          <w:szCs w:val="22"/>
        </w:rPr>
        <w:t xml:space="preserve">We quantified how changes in monitoring precision and harvest rate 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 carrying</w:t>
      </w:r>
      <w:r w:rsidR="003601E3">
        <w:rPr>
          <w:rFonts w:ascii="Helvetica" w:hAnsi="Helvetica"/>
          <w:sz w:val="22"/>
          <w:szCs w:val="22"/>
        </w:rPr>
        <w:t xml:space="preserve"> capacity</w:t>
      </w:r>
      <w:r w:rsidR="004B78E3">
        <w:rPr>
          <w:rFonts w:ascii="Helvetica" w:hAnsi="Helvetica"/>
          <w:sz w:val="22"/>
          <w:szCs w:val="22"/>
        </w:rPr>
        <w:t xml:space="preserve"> (</w:t>
      </w:r>
      <w:r w:rsidR="004B78E3" w:rsidRPr="004B78E3">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p>
    <w:p w14:paraId="038E93A6" w14:textId="77777777" w:rsidR="00A56584" w:rsidRPr="00D13868" w:rsidRDefault="00A56584" w:rsidP="00074268">
      <w:pPr>
        <w:rPr>
          <w:rFonts w:ascii="Helvetica" w:hAnsi="Helvetica"/>
          <w:iCs/>
          <w:sz w:val="22"/>
          <w:szCs w:val="22"/>
        </w:rPr>
      </w:pPr>
    </w:p>
    <w:p w14:paraId="59D11283" w14:textId="77777777" w:rsidR="00A56584" w:rsidRPr="0079618D" w:rsidRDefault="00A56584" w:rsidP="00074268">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343EE80" w14:textId="77777777" w:rsidR="00D437CB" w:rsidRDefault="00D437CB" w:rsidP="00074268">
      <w:pPr>
        <w:rPr>
          <w:ins w:id="2" w:author="Megsie Siple" w:date="2021-02-04T16:38:00Z"/>
          <w:rFonts w:ascii="Helvetica" w:hAnsi="Helvetica"/>
          <w:b/>
          <w:sz w:val="22"/>
          <w:szCs w:val="22"/>
        </w:rPr>
      </w:pPr>
    </w:p>
    <w:p w14:paraId="55E50D9D" w14:textId="3BF1CF89" w:rsidR="00EB4914" w:rsidRDefault="00E10AB0" w:rsidP="00074268">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w:t>
      </w:r>
      <w:proofErr w:type="gramStart"/>
      <w:r>
        <w:rPr>
          <w:rFonts w:ascii="Helvetica" w:hAnsi="Helvetica"/>
          <w:sz w:val="22"/>
          <w:szCs w:val="22"/>
        </w:rPr>
        <w:t>this</w:t>
      </w:r>
      <w:proofErr w:type="gramEnd"/>
      <w:r>
        <w:rPr>
          <w:rFonts w:ascii="Helvetica" w:hAnsi="Helvetica"/>
          <w:sz w:val="22"/>
          <w:szCs w:val="22"/>
        </w:rPr>
        <w:t xml:space="preserve"> we compared</w:t>
      </w:r>
      <w:r w:rsidR="00E17B39">
        <w:rPr>
          <w:rFonts w:ascii="Helvetica" w:hAnsi="Helvetica"/>
          <w:sz w:val="22"/>
          <w:szCs w:val="22"/>
        </w:rPr>
        <w:t xml:space="preserve"> how the amount of time a simulated population spent in the danger zone 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(the benefits of monitoring)</w:t>
      </w:r>
      <w:r w:rsidR="004449E9">
        <w:rPr>
          <w:rFonts w:ascii="Helvetica" w:hAnsi="Helvetica"/>
          <w:sz w:val="22"/>
          <w:szCs w:val="22"/>
        </w:rPr>
        <w:t xml:space="preserve"> 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 xml:space="preserve">Then for each simulation we calculated the fraction of the time series where the population was categorized as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benefits 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074268">
      <w:pPr>
        <w:rPr>
          <w:rFonts w:ascii="Helvetica" w:hAnsi="Helvetica"/>
          <w:sz w:val="22"/>
          <w:szCs w:val="22"/>
        </w:rPr>
      </w:pPr>
    </w:p>
    <w:p w14:paraId="525E5B01" w14:textId="1255960D" w:rsidR="005D5A46" w:rsidRPr="0079618D" w:rsidRDefault="00B57E8E" w:rsidP="00074268">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68498FE7" w:rsidR="00B57E8E" w:rsidRDefault="005D5A46" w:rsidP="00074268">
      <w:pPr>
        <w:rPr>
          <w:rFonts w:ascii="Helvetica" w:hAnsi="Helvetica"/>
          <w:iCs/>
          <w:sz w:val="22"/>
          <w:szCs w:val="22"/>
        </w:rPr>
      </w:pPr>
      <w:r w:rsidRPr="00D13868">
        <w:rPr>
          <w:rFonts w:ascii="Helvetica" w:hAnsi="Helvetica"/>
          <w:sz w:val="22"/>
          <w:szCs w:val="22"/>
        </w:rPr>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determining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t>
      </w:r>
      <w:r w:rsidR="00B57E8E">
        <w:rPr>
          <w:rFonts w:ascii="Helvetica" w:hAnsi="Helvetica"/>
          <w:iCs/>
          <w:sz w:val="22"/>
          <w:szCs w:val="22"/>
        </w:rPr>
        <w:lastRenderedPageBreak/>
        <w:t xml:space="preserve">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074268">
      <w:pPr>
        <w:rPr>
          <w:rFonts w:ascii="Helvetica" w:hAnsi="Helvetica"/>
          <w:iCs/>
          <w:sz w:val="22"/>
          <w:szCs w:val="22"/>
        </w:rPr>
      </w:pPr>
    </w:p>
    <w:p w14:paraId="2DDCA842" w14:textId="3AE0DF47" w:rsidR="004E37E2" w:rsidRPr="0079618D" w:rsidRDefault="00EE6B88" w:rsidP="00074268">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2068BAC2" w:rsidR="0058332D" w:rsidRPr="003805EE" w:rsidRDefault="00506BD9" w:rsidP="00074268">
      <w:pPr>
        <w:rPr>
          <w:rFonts w:ascii="Helvetica" w:hAnsi="Helvetica"/>
          <w:i/>
          <w:sz w:val="22"/>
          <w:szCs w:val="22"/>
        </w:rPr>
      </w:pPr>
      <w:r>
        <w:rPr>
          <w:rFonts w:ascii="Helvetica" w:hAnsi="Helvetica"/>
          <w:i/>
          <w:sz w:val="22"/>
          <w:szCs w:val="22"/>
        </w:rPr>
        <w:tab/>
      </w:r>
      <w:r w:rsidR="004E37E2">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sidR="004E37E2">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sidR="004E37E2">
        <w:rPr>
          <w:rFonts w:ascii="Helvetica" w:hAnsi="Helvetica"/>
          <w:sz w:val="22"/>
          <w:szCs w:val="22"/>
        </w:rPr>
        <w:t>depend on</w:t>
      </w:r>
      <w:r w:rsidR="0002706E">
        <w:rPr>
          <w:rFonts w:ascii="Helvetica" w:hAnsi="Helvetica"/>
          <w:sz w:val="22"/>
          <w:szCs w:val="22"/>
        </w:rPr>
        <w:t xml:space="preserve"> their tolerance to risk of population collapse</w:t>
      </w:r>
      <w:r w:rsidR="004E37E2">
        <w:rPr>
          <w:rFonts w:ascii="Helvetica" w:hAnsi="Helvetica"/>
          <w:sz w:val="22"/>
          <w:szCs w:val="22"/>
        </w:rPr>
        <w:t xml:space="preserve"> and </w:t>
      </w:r>
      <w:r w:rsidR="00913EEE">
        <w:rPr>
          <w:rFonts w:ascii="Helvetica" w:hAnsi="Helvetica"/>
          <w:sz w:val="22"/>
          <w:szCs w:val="22"/>
        </w:rPr>
        <w:t xml:space="preserve">their </w:t>
      </w:r>
      <w:r w:rsidR="004E37E2">
        <w:rPr>
          <w:rFonts w:ascii="Helvetica" w:hAnsi="Helvetica"/>
          <w:sz w:val="22"/>
          <w:szCs w:val="22"/>
        </w:rPr>
        <w:t>access to</w:t>
      </w:r>
      <w:r w:rsidR="00913EEE">
        <w:rPr>
          <w:rFonts w:ascii="Helvetica" w:hAnsi="Helvetica"/>
          <w:sz w:val="22"/>
          <w:szCs w:val="22"/>
        </w:rPr>
        <w:t xml:space="preserve"> monitoring</w:t>
      </w:r>
      <w:r w:rsidR="004E37E2">
        <w:rPr>
          <w:rFonts w:ascii="Helvetica" w:hAnsi="Helvetica"/>
          <w:sz w:val="22"/>
          <w:szCs w:val="22"/>
        </w:rPr>
        <w:t xml:space="preserve"> resources. O</w:t>
      </w:r>
      <w:r w:rsidR="0002706E">
        <w:rPr>
          <w:rFonts w:ascii="Helvetica" w:hAnsi="Helvetica"/>
          <w:sz w:val="22"/>
          <w:szCs w:val="22"/>
        </w:rPr>
        <w:t xml:space="preserve">ne option </w:t>
      </w:r>
      <w:r w:rsidR="004E37E2">
        <w:rPr>
          <w:rFonts w:ascii="Helvetica" w:hAnsi="Helvetica"/>
          <w:sz w:val="22"/>
          <w:szCs w:val="22"/>
        </w:rPr>
        <w:t xml:space="preserve">is to bring stakeholders to the table and present how </w:t>
      </w:r>
      <w:r w:rsidR="006C3388">
        <w:rPr>
          <w:rFonts w:ascii="Helvetica" w:hAnsi="Helvetica"/>
          <w:sz w:val="22"/>
          <w:szCs w:val="22"/>
        </w:rPr>
        <w:t xml:space="preserve">“safe” </w:t>
      </w:r>
      <w:r w:rsidR="004E37E2">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sidR="004E37E2">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Thus a “safe operating space” 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ins w:id="3" w:author="Megsie Siple" w:date="2021-02-04T17:06:00Z">
        <w:r w:rsidR="00BA4901">
          <w:rPr>
            <w:rFonts w:ascii="Helvetica" w:hAnsi="Helvetica"/>
            <w:sz w:val="22"/>
            <w:szCs w:val="22"/>
          </w:rPr>
          <w:t xml:space="preserve"> </w:t>
        </w:r>
      </w:ins>
    </w:p>
    <w:p w14:paraId="6059DCB2" w14:textId="38B5132C" w:rsidR="000879F4" w:rsidRDefault="00BC68A6" w:rsidP="000742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r w:rsidR="006C3388">
        <w:rPr>
          <w:rFonts w:ascii="Helvetica" w:hAnsi="Helvetica"/>
          <w:iCs/>
          <w:sz w:val="22"/>
          <w:szCs w:val="22"/>
        </w:rPr>
        <w:t>long-term</w:t>
      </w:r>
      <w:r w:rsidR="00124B10">
        <w:rPr>
          <w:rFonts w:ascii="Helvetica" w:hAnsi="Helvetica"/>
          <w:iCs/>
          <w:sz w:val="22"/>
          <w:szCs w:val="22"/>
        </w:rPr>
        <w:t xml:space="preserve"> value compared to</w:t>
      </w:r>
      <w:r w:rsidR="002E41F8">
        <w:rPr>
          <w:rFonts w:ascii="Helvetica" w:hAnsi="Helvetica"/>
          <w:iCs/>
          <w:sz w:val="22"/>
          <w:szCs w:val="22"/>
        </w:rPr>
        <w:t xml:space="preserve"> low</w:t>
      </w:r>
      <w:r w:rsidR="006C3388">
        <w:rPr>
          <w:rFonts w:ascii="Helvetica" w:hAnsi="Helvetica"/>
          <w:iCs/>
          <w:sz w:val="22"/>
          <w:szCs w:val="22"/>
        </w:rPr>
        <w:t>-</w:t>
      </w:r>
      <w:r w:rsidR="002E41F8">
        <w:rPr>
          <w:rFonts w:ascii="Helvetica" w:hAnsi="Helvetica"/>
          <w:iCs/>
          <w:sz w:val="22"/>
          <w:szCs w:val="22"/>
        </w:rPr>
        <w:t>precision monitoring</w:t>
      </w:r>
      <w:r>
        <w:rPr>
          <w:rFonts w:ascii="Helvetica" w:hAnsi="Helvetica"/>
          <w:iCs/>
          <w:sz w:val="22"/>
          <w:szCs w:val="22"/>
        </w:rPr>
        <w:t xml:space="preserve"> (Fig. 2)</w:t>
      </w:r>
      <w:r w:rsidR="002E41F8">
        <w:rPr>
          <w:rFonts w:ascii="Helvetica" w:hAnsi="Helvetica"/>
          <w:iCs/>
          <w:sz w:val="22"/>
          <w:szCs w:val="22"/>
        </w:rPr>
        <w:t>. But high</w:t>
      </w:r>
      <w:r w:rsidR="006C3388">
        <w:rPr>
          <w:rFonts w:ascii="Helvetica" w:hAnsi="Helvetica"/>
          <w:iCs/>
          <w:sz w:val="22"/>
          <w:szCs w:val="22"/>
        </w:rPr>
        <w:t>-</w:t>
      </w:r>
      <w:r w:rsidR="002E41F8">
        <w:rPr>
          <w:rFonts w:ascii="Helvetica" w:hAnsi="Helvetica"/>
          <w:iCs/>
          <w:sz w:val="22"/>
          <w:szCs w:val="22"/>
        </w:rPr>
        <w:t xml:space="preserve">precision monitoring is often expensive. Therefore, </w:t>
      </w:r>
      <w:r>
        <w:rPr>
          <w:rFonts w:ascii="Helvetica" w:hAnsi="Helvetica"/>
          <w:iCs/>
          <w:sz w:val="22"/>
          <w:szCs w:val="22"/>
        </w:rPr>
        <w:t xml:space="preserve">in addition to managing for a given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NPV).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&lt;EndNote&gt;&lt;Cite&gt;&lt;Author&gt;Hilborn&lt;/Author&gt;&lt;Year&gt;2001&lt;/Year&gt;&lt;RecNum&gt;8132&lt;/RecNum&gt;&lt;DisplayText&gt;&lt;style face="superscript"&gt;10&lt;/style&gt;&lt;/DisplayText&gt;&lt;record&gt;&lt;rec-number&gt;8132&lt;/rec-number&gt;&lt;foreign-keys&gt;&lt;key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072FC5" w:rsidRPr="00072FC5">
        <w:rPr>
          <w:rFonts w:ascii="Helvetica" w:hAnsi="Helvetica"/>
          <w:noProof/>
          <w:sz w:val="22"/>
          <w:szCs w:val="22"/>
          <w:vertAlign w:val="superscript"/>
        </w:rPr>
        <w:t>10</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074268">
      <w:pPr>
        <w:rPr>
          <w:rFonts w:ascii="Helvetica" w:hAnsi="Helvetica"/>
          <w:sz w:val="22"/>
          <w:szCs w:val="22"/>
        </w:rPr>
      </w:pPr>
    </w:p>
    <w:p w14:paraId="1EB618B1" w14:textId="5693F547" w:rsidR="004744AB" w:rsidRPr="00D13868" w:rsidRDefault="004744AB" w:rsidP="00074268">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w:t>
      </w:r>
      <w:r w:rsidR="00A55FBE">
        <w:rPr>
          <w:rFonts w:ascii="Helvetica" w:hAnsi="Helvetica"/>
          <w:sz w:val="22"/>
          <w:szCs w:val="22"/>
        </w:rPr>
        <w:t>4.0.3</w:t>
      </w:r>
      <w:r w:rsidRPr="004744AB">
        <w:rPr>
          <w:rFonts w:ascii="Helvetica" w:hAnsi="Helvetica"/>
          <w:sz w:val="22"/>
          <w:szCs w:val="22"/>
        </w:rPr>
        <w:t xml:space="preserve"> </w:t>
      </w:r>
      <w:r w:rsidR="00685D99">
        <w:rPr>
          <w:rFonts w:ascii="Helvetica" w:hAnsi="Helvetica"/>
          <w:sz w:val="22"/>
          <w:szCs w:val="22"/>
        </w:rPr>
        <w:fldChar w:fldCharType="begin"/>
      </w:r>
      <w:r w:rsidR="00072FC5">
        <w:rPr>
          <w:rFonts w:ascii="Helvetica" w:hAnsi="Helvetica"/>
          <w:sz w:val="22"/>
          <w:szCs w:val="22"/>
        </w:rPr>
        <w:instrText xml:space="preserve"> ADDIN EN.CITE &lt;EndNote&gt;&lt;Cite&gt;&lt;Author&gt;R Development Core Team&lt;/Author&gt;&lt;Year&gt;2018&lt;/Year&gt;&lt;IDText&gt;R: A Language and Environment fo Statistical Computing&lt;/IDText&gt;&lt;DisplayText&gt;&lt;style face="superscript"&gt;11&lt;/style&gt;&lt;/DisplayText&gt;&lt;record&gt;&lt;urls&gt;&lt;related-urls&gt;&lt;url&gt;&lt;style face="underline" font="default" size="100%"&gt;http:// www.R-project.org&lt;/style&gt;&lt;/url&gt;&lt;/related-urls&gt;&lt;/urls&gt;&lt;isbn&gt;3-900051-07-0&lt;/isbn&gt;&lt;titles&gt;&lt;title&gt;R: A Language and Environment fo Statistical Computing&lt;/title&gt;&lt;/titles&gt;&lt;contributors&gt;&lt;authors&gt;&lt;author&gt;R Development Core Team,&lt;/author&gt;&lt;/authors&gt;&lt;/contributors&gt;&lt;edition&gt;3.5.1&lt;/edition&gt;&lt;added-date format="utc"&gt;1588112790&lt;/added-date&gt;&lt;pub-location&gt;Vienna, Austria&lt;/pub-location&gt;&lt;ref-type name="Computer Program"&gt;9&lt;/ref-type&gt;&lt;dates&gt;&lt;year&gt;2018&lt;/year&gt;&lt;/dates&gt;&lt;rec-number&gt;4604&lt;/rec-number&gt;&lt;publisher&gt;R Foundation for Statistical Computing&lt;/publisher&gt;&lt;last-updated-date format="utc"&gt;1588112790&lt;/last-updated-date&gt;&lt;/record&gt;&lt;/Cite&gt;&lt;/EndNote&gt;</w:instrText>
      </w:r>
      <w:r w:rsidR="00685D99">
        <w:rPr>
          <w:rFonts w:ascii="Helvetica" w:hAnsi="Helvetica"/>
          <w:sz w:val="22"/>
          <w:szCs w:val="22"/>
        </w:rPr>
        <w:fldChar w:fldCharType="separate"/>
      </w:r>
      <w:r w:rsidR="00072FC5" w:rsidRPr="00072FC5">
        <w:rPr>
          <w:rFonts w:ascii="Helvetica" w:hAnsi="Helvetica"/>
          <w:noProof/>
          <w:sz w:val="22"/>
          <w:szCs w:val="22"/>
          <w:vertAlign w:val="superscript"/>
        </w:rPr>
        <w:t>11</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20"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074268">
      <w:pPr>
        <w:rPr>
          <w:rFonts w:ascii="Helvetica" w:hAnsi="Helvetica"/>
          <w:b/>
          <w:sz w:val="22"/>
          <w:szCs w:val="22"/>
        </w:rPr>
      </w:pPr>
    </w:p>
    <w:p w14:paraId="2110B268" w14:textId="4C19404E" w:rsidR="00767630" w:rsidRDefault="00173FA2" w:rsidP="00074268">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074268">
      <w:pPr>
        <w:rPr>
          <w:rFonts w:ascii="Helvetica" w:hAnsi="Helvetica"/>
          <w:b/>
          <w:sz w:val="22"/>
          <w:szCs w:val="22"/>
        </w:rPr>
      </w:pPr>
    </w:p>
    <w:p w14:paraId="0FEC8FAC" w14:textId="77B53FD4" w:rsidR="0009289E" w:rsidRPr="003805EE" w:rsidRDefault="0009289E" w:rsidP="00074268">
      <w:pPr>
        <w:rPr>
          <w:rFonts w:ascii="Helvetica" w:hAnsi="Helvetica"/>
          <w:i/>
          <w:sz w:val="22"/>
          <w:szCs w:val="22"/>
        </w:rPr>
      </w:pPr>
      <w:r w:rsidRPr="0009289E">
        <w:rPr>
          <w:rFonts w:ascii="Helvetica" w:hAnsi="Helvetica"/>
          <w:i/>
          <w:sz w:val="22"/>
          <w:szCs w:val="22"/>
        </w:rPr>
        <w:lastRenderedPageBreak/>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7BD8D345" w14:textId="4092E898" w:rsidR="0079618D" w:rsidRPr="00432C98" w:rsidRDefault="0079618D" w:rsidP="00074268">
      <w:pPr>
        <w:ind w:firstLine="720"/>
        <w:rPr>
          <w:rFonts w:ascii="Helvetica" w:hAnsi="Helvetica"/>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resource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over- and under-estimates of the resource abundance due to low monitoring precision (CV = 0.5) lead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 </w:t>
      </w:r>
    </w:p>
    <w:p w14:paraId="5C066073" w14:textId="77777777" w:rsidR="000B362E" w:rsidRPr="003805EE" w:rsidRDefault="000B362E" w:rsidP="00074268">
      <w:pPr>
        <w:rPr>
          <w:rFonts w:ascii="Helvetica" w:hAnsi="Helvetica"/>
          <w:b/>
          <w:sz w:val="22"/>
          <w:szCs w:val="22"/>
        </w:rPr>
      </w:pPr>
    </w:p>
    <w:p w14:paraId="42289513" w14:textId="3D40DAA6" w:rsidR="00726D79" w:rsidRPr="003805EE" w:rsidRDefault="00D40542" w:rsidP="000742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tipping point</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5E881D38" w:rsidR="00BF53CA" w:rsidRPr="003805EE" w:rsidRDefault="006B7FDF" w:rsidP="00074268">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the resource</w:t>
      </w:r>
      <w:r w:rsidR="001818F9">
        <w:rPr>
          <w:rFonts w:ascii="Helvetica" w:hAnsi="Helvetica"/>
          <w:sz w:val="22"/>
          <w:szCs w:val="22"/>
        </w:rPr>
        <w:t xml:space="preserve">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ecosystem 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074268">
      <w:pPr>
        <w:rPr>
          <w:rFonts w:ascii="Helvetica" w:hAnsi="Helvetica"/>
          <w:i/>
          <w:iCs/>
          <w:sz w:val="22"/>
          <w:szCs w:val="22"/>
        </w:rPr>
      </w:pPr>
    </w:p>
    <w:p w14:paraId="3F8C96F1" w14:textId="28DE7712" w:rsidR="00506BD9" w:rsidRDefault="00506BD9" w:rsidP="00074268">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38AD9B7E" w:rsidR="00402051" w:rsidRDefault="00402051" w:rsidP="00074268">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pressure, which can lead to rapid dips in population biomass in short periods of time when populations are incorrectly estimated as healthy</w:t>
      </w:r>
      <w:r w:rsidR="0091784A">
        <w:rPr>
          <w:rFonts w:ascii="Helvetica" w:hAnsi="Helvetica"/>
          <w:sz w:val="22"/>
          <w:szCs w:val="22"/>
        </w:rPr>
        <w:t xml:space="preserve"> 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074268">
      <w:pPr>
        <w:rPr>
          <w:rFonts w:ascii="Helvetica" w:hAnsi="Helvetica"/>
          <w:sz w:val="22"/>
          <w:szCs w:val="22"/>
        </w:rPr>
      </w:pPr>
    </w:p>
    <w:p w14:paraId="450B9D9E" w14:textId="0753DAB7" w:rsidR="00BC68A6" w:rsidRPr="0063796A" w:rsidRDefault="00BC68A6" w:rsidP="00074268">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169D39F7" w:rsidR="001C5532" w:rsidRPr="003805EE" w:rsidRDefault="00506BD9" w:rsidP="00074268">
      <w:pPr>
        <w:rPr>
          <w:rFonts w:ascii="Helvetica" w:hAnsi="Helvetica"/>
          <w:sz w:val="22"/>
          <w:szCs w:val="22"/>
        </w:rPr>
      </w:pPr>
      <w:r>
        <w:rPr>
          <w:rFonts w:ascii="Helvetica" w:hAnsi="Helvetica"/>
          <w:i/>
          <w:sz w:val="22"/>
          <w:szCs w:val="22"/>
        </w:rPr>
        <w:lastRenderedPageBreak/>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a resource’s biomass will fall below a</w:t>
      </w:r>
      <w:r w:rsidR="00A0799D" w:rsidRPr="003805EE">
        <w:rPr>
          <w:rFonts w:ascii="Helvetica" w:hAnsi="Helvetica"/>
          <w:sz w:val="22"/>
          <w:szCs w:val="22"/>
        </w:rPr>
        <w:t xml:space="preserve"> </w:t>
      </w:r>
      <w:r w:rsidR="00BD120B">
        <w:rPr>
          <w:rFonts w:ascii="Helvetica" w:hAnsi="Helvetica"/>
          <w:sz w:val="22"/>
          <w:szCs w:val="22"/>
        </w:rPr>
        <w:t>critical threshold</w:t>
      </w:r>
      <w:r w:rsidR="00A0799D" w:rsidRPr="003805EE">
        <w:rPr>
          <w:rFonts w:ascii="Helvetica" w:hAnsi="Helvetica"/>
          <w:sz w:val="22"/>
          <w:szCs w:val="22"/>
        </w:rPr>
        <w: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 xml:space="preserve">combination of exploitation effort and the minimum precision required to avoid </w:t>
      </w:r>
      <w:r w:rsidR="00F92D0C">
        <w:rPr>
          <w:rFonts w:ascii="Helvetica" w:hAnsi="Helvetica"/>
          <w:sz w:val="22"/>
          <w:szCs w:val="22"/>
        </w:rPr>
        <w:t>crossing a critical biological threshold.</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stakeholder’s aversion to risk increases </w:t>
      </w:r>
      <w:r w:rsidR="00CD6FF0" w:rsidRPr="003805EE">
        <w:rPr>
          <w:rFonts w:ascii="Helvetica" w:hAnsi="Helvetica"/>
          <w:sz w:val="22"/>
          <w:szCs w:val="22"/>
        </w:rPr>
        <w:t xml:space="preserve">(Fig. </w:t>
      </w:r>
      <w:r>
        <w:rPr>
          <w:rFonts w:ascii="Helvetica" w:hAnsi="Helvetica"/>
          <w:sz w:val="22"/>
          <w:szCs w:val="22"/>
        </w:rPr>
        <w:t>5</w:t>
      </w:r>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stakeholders </w:t>
      </w:r>
      <w:r w:rsidR="00D7486C" w:rsidRPr="003805EE">
        <w:rPr>
          <w:rFonts w:ascii="Helvetica" w:hAnsi="Helvetica"/>
          <w:sz w:val="22"/>
          <w:szCs w:val="22"/>
        </w:rPr>
        <w:t xml:space="preserve">will benefit from a </w:t>
      </w:r>
      <w:r w:rsidR="00F92D0C">
        <w:rPr>
          <w:rFonts w:ascii="Helvetica" w:hAnsi="Helvetica"/>
          <w:sz w:val="22"/>
          <w:szCs w:val="22"/>
        </w:rPr>
        <w:t>more conservative</w:t>
      </w:r>
      <w:r w:rsidR="00CA4F64" w:rsidRPr="003805EE">
        <w:rPr>
          <w:rFonts w:ascii="Helvetica" w:hAnsi="Helvetica"/>
          <w:sz w:val="22"/>
          <w:szCs w:val="22"/>
        </w:rPr>
        <w:t xml:space="preserve">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w:t>
      </w:r>
    </w:p>
    <w:p w14:paraId="33C718E5" w14:textId="30FDF9FF" w:rsidR="00741A2F" w:rsidRDefault="007C6756" w:rsidP="00074268">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cheapest monitoring option where monitoring precision is always low (CV = 0.5) offers the </w:t>
      </w:r>
      <w:r w:rsidR="002F5A6E">
        <w:rPr>
          <w:rFonts w:ascii="Helvetica" w:hAnsi="Helvetica"/>
          <w:sz w:val="22"/>
          <w:szCs w:val="22"/>
        </w:rPr>
        <w:t xml:space="preserve">highest relative value to cost ratio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crossing the biological threshold</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 xml:space="preserve">alue </w:t>
      </w:r>
      <w:r w:rsidR="00C776FB">
        <w:rPr>
          <w:rFonts w:ascii="Helvetica" w:hAnsi="Helvetica"/>
          <w:sz w:val="22"/>
          <w:szCs w:val="22"/>
        </w:rPr>
        <w:t xml:space="preserve">and 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8D0105">
        <w:rPr>
          <w:rFonts w:ascii="Helvetica" w:hAnsi="Helvetica"/>
          <w:sz w:val="22"/>
          <w:szCs w:val="22"/>
        </w:rPr>
        <w:t xml:space="preserve"> (Fig. 6)</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a modest increase in risk of collapse</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E70D27">
        <w:rPr>
          <w:rFonts w:ascii="Helvetica" w:hAnsi="Helvetica"/>
          <w:sz w:val="22"/>
          <w:szCs w:val="22"/>
        </w:rPr>
        <w:t xml:space="preserve">. </w:t>
      </w:r>
    </w:p>
    <w:p w14:paraId="11B4AE30" w14:textId="77777777" w:rsidR="006D7463" w:rsidRDefault="006D7463" w:rsidP="00074268">
      <w:pPr>
        <w:rPr>
          <w:rFonts w:ascii="Helvetica" w:hAnsi="Helvetica"/>
          <w:sz w:val="22"/>
          <w:szCs w:val="22"/>
        </w:rPr>
      </w:pPr>
    </w:p>
    <w:p w14:paraId="6E8FF377" w14:textId="77777777" w:rsidR="007E4904" w:rsidRDefault="007E4904" w:rsidP="00074268">
      <w:pPr>
        <w:rPr>
          <w:rFonts w:ascii="Helvetica" w:hAnsi="Helvetica" w:cs="Helvetica"/>
          <w:sz w:val="22"/>
          <w:szCs w:val="22"/>
        </w:rPr>
      </w:pPr>
      <w:r>
        <w:rPr>
          <w:rFonts w:ascii="Helvetica" w:hAnsi="Helvetica"/>
          <w:i/>
          <w:sz w:val="22"/>
          <w:szCs w:val="22"/>
        </w:rPr>
        <w:t xml:space="preserve">Applying the same principles to ecosystem management </w:t>
      </w:r>
    </w:p>
    <w:p w14:paraId="67706D47" w14:textId="6A4C7467" w:rsidR="007E4904" w:rsidRPr="003805EE" w:rsidRDefault="007E4904" w:rsidP="00074268">
      <w:pPr>
        <w:ind w:firstLine="720"/>
        <w:rPr>
          <w:rFonts w:ascii="Helvetica" w:hAnsi="Helvetica"/>
          <w:color w:val="000000" w:themeColor="text1"/>
          <w:sz w:val="22"/>
          <w:szCs w:val="22"/>
        </w:rPr>
      </w:pPr>
      <w:r>
        <w:rPr>
          <w:rFonts w:ascii="Helvetica" w:hAnsi="Helvetica"/>
          <w:color w:val="000000" w:themeColor="text1"/>
          <w:sz w:val="22"/>
          <w:szCs w:val="22"/>
        </w:rPr>
        <w:t>Our case study in the value of monitoring focused on modeling a single species with a limit reference point and a critical biological threshold at low biomass. However,  limit r</w:t>
      </w:r>
      <w:r w:rsidRPr="003805EE">
        <w:rPr>
          <w:rFonts w:ascii="Helvetica" w:hAnsi="Helvetica"/>
          <w:color w:val="000000" w:themeColor="text1"/>
          <w:sz w:val="22"/>
          <w:szCs w:val="22"/>
        </w:rPr>
        <w:t>eference points and biological tipping points also exist at the ecosystem level</w:t>
      </w:r>
      <w:r>
        <w:rPr>
          <w:rFonts w:ascii="Helvetica" w:hAnsi="Helvetica"/>
          <w:color w:val="000000" w:themeColor="text1"/>
          <w:sz w:val="22"/>
          <w:szCs w:val="22"/>
        </w:rPr>
        <w:t xml:space="preserve"> where multiple species are harvested and human impacts can cause</w:t>
      </w:r>
      <w:r w:rsidRPr="000C476C">
        <w:rPr>
          <w:rFonts w:ascii="Helvetica" w:hAnsi="Helvetica"/>
          <w:color w:val="000000" w:themeColor="text1"/>
          <w:sz w:val="22"/>
          <w:szCs w:val="22"/>
        </w:rPr>
        <w:t xml:space="preserve"> </w:t>
      </w:r>
      <w:r>
        <w:rPr>
          <w:rFonts w:ascii="Helvetica" w:hAnsi="Helvetica"/>
          <w:color w:val="000000" w:themeColor="text1"/>
          <w:sz w:val="22"/>
          <w:szCs w:val="22"/>
        </w:rPr>
        <w:t>rapid switches in ecosystem state that cause</w:t>
      </w:r>
      <w:r w:rsidRPr="003805EE">
        <w:rPr>
          <w:rFonts w:ascii="Helvetica" w:hAnsi="Helvetica"/>
          <w:color w:val="000000" w:themeColor="text1"/>
          <w:sz w:val="22"/>
          <w:szCs w:val="22"/>
        </w:rPr>
        <w:t xml:space="preserve"> demonstrable shifts in ecosystem structure and function that precipitate ecological and socio-economic disruptions </w:t>
      </w:r>
      <w:r w:rsidRPr="003805EE">
        <w:rPr>
          <w:rFonts w:ascii="Helvetica" w:hAnsi="Helvetica"/>
          <w:color w:val="000000" w:themeColor="text1"/>
          <w:sz w:val="22"/>
          <w:szCs w:val="22"/>
        </w:rPr>
        <w:fldChar w:fldCharType="begin"/>
      </w:r>
      <w:r>
        <w:rPr>
          <w:rFonts w:ascii="Helvetica" w:hAnsi="Helvetica"/>
          <w:color w:val="000000" w:themeColor="text1"/>
          <w:sz w:val="22"/>
          <w:szCs w:val="22"/>
        </w:rPr>
        <w:instrText xml:space="preserve"> ADDIN EN.CITE &lt;EndNote&gt;&lt;Cite&gt;&lt;Author&gt;May&lt;/Author&gt;&lt;Year&gt;1977&lt;/Year&gt;&lt;RecNum&gt;8128&lt;/RecNum&gt;&lt;DisplayText&gt;&lt;style face="superscript"&gt;12,13&lt;/style&gt;&lt;/DisplayText&gt;&lt;record&gt;&lt;rec-number&gt;8128&lt;/rec-number&gt;&lt;foreign-keys&gt;&lt;key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Pr="003805EE">
        <w:rPr>
          <w:rFonts w:ascii="Helvetica" w:hAnsi="Helvetica"/>
          <w:color w:val="000000" w:themeColor="text1"/>
          <w:sz w:val="22"/>
          <w:szCs w:val="22"/>
        </w:rPr>
        <w:fldChar w:fldCharType="separate"/>
      </w:r>
      <w:r w:rsidRPr="007E4904">
        <w:rPr>
          <w:rFonts w:ascii="Helvetica" w:hAnsi="Helvetica"/>
          <w:noProof/>
          <w:color w:val="000000" w:themeColor="text1"/>
          <w:sz w:val="22"/>
          <w:szCs w:val="22"/>
          <w:vertAlign w:val="superscript"/>
        </w:rPr>
        <w:t>12,13</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For example, e</w:t>
      </w:r>
      <w:r w:rsidRPr="003805EE">
        <w:rPr>
          <w:rFonts w:ascii="Helvetica" w:hAnsi="Helvetica"/>
          <w:color w:val="000000" w:themeColor="text1"/>
          <w:sz w:val="22"/>
          <w:szCs w:val="22"/>
        </w:rPr>
        <w:t xml:space="preserve">cosystem-level tipping points and accompanying regime shifts have been associated with combinations of drivers including resource exploitation </w:t>
      </w:r>
      <w:r w:rsidRPr="003805EE">
        <w:rPr>
          <w:rFonts w:ascii="Helvetica" w:hAnsi="Helvetica"/>
          <w:color w:val="000000" w:themeColor="text1"/>
          <w:sz w:val="22"/>
          <w:szCs w:val="22"/>
        </w:rPr>
        <w:fldChar w:fldCharType="begin"/>
      </w:r>
      <w:r>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&lt;style face="superscript"&gt;14,15&lt;/style&gt;&lt;/DisplayText&gt;&lt;record&gt;&lt;rec-number&gt;8455&lt;/rec-number&gt;&lt;foreign-keys&gt;&lt;key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Pr="003805EE">
        <w:rPr>
          <w:rFonts w:ascii="Helvetica" w:hAnsi="Helvetica"/>
          <w:color w:val="000000" w:themeColor="text1"/>
          <w:sz w:val="22"/>
          <w:szCs w:val="22"/>
        </w:rPr>
        <w:fldChar w:fldCharType="separate"/>
      </w:r>
      <w:r>
        <w:rPr>
          <w:rFonts w:ascii="Helvetica" w:hAnsi="Helvetica"/>
          <w:noProof/>
          <w:color w:val="000000" w:themeColor="text1"/>
          <w:sz w:val="22"/>
          <w:szCs w:val="22"/>
        </w:rPr>
        <w:t xml:space="preserve">overfishing; </w:t>
      </w:r>
      <w:r w:rsidRPr="007E4904">
        <w:rPr>
          <w:rFonts w:ascii="Helvetica" w:hAnsi="Helvetica"/>
          <w:noProof/>
          <w:color w:val="000000" w:themeColor="text1"/>
          <w:sz w:val="22"/>
          <w:szCs w:val="22"/>
          <w:vertAlign w:val="superscript"/>
        </w:rPr>
        <w:t>14,15</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 xml:space="preserve">, </w:t>
      </w:r>
      <w:r>
        <w:rPr>
          <w:rFonts w:ascii="Helvetica" w:hAnsi="Helvetica"/>
          <w:color w:val="000000" w:themeColor="text1"/>
          <w:sz w:val="22"/>
          <w:szCs w:val="22"/>
        </w:rPr>
        <w:t xml:space="preserve">nutrient limitation </w:t>
      </w:r>
      <w:r>
        <w:rPr>
          <w:rFonts w:ascii="Helvetica" w:hAnsi="Helvetica"/>
          <w:color w:val="000000" w:themeColor="text1"/>
          <w:sz w:val="22"/>
          <w:szCs w:val="22"/>
        </w:rPr>
        <w:fldChar w:fldCharType="begin"/>
      </w:r>
      <w:r>
        <w:rPr>
          <w:rFonts w:ascii="Helvetica" w:hAnsi="Helvetica"/>
          <w:color w:val="000000" w:themeColor="text1"/>
          <w:sz w:val="22"/>
          <w:szCs w:val="22"/>
        </w:rPr>
        <w:instrText xml:space="preserve"> ADDIN EN.CITE &lt;EndNote&gt;&lt;Cite&gt;&lt;Author&gt;Carpenter&lt;/Author&gt;&lt;Year&gt;2003&lt;/Year&gt;&lt;IDText&gt;Regime shifts in lake ecosystems: pattern and variation&lt;/IDText&gt;&lt;DisplayText&gt;&lt;style face="superscript"&gt;16&lt;/style&gt;&lt;/DisplayText&gt;&lt;record&gt;&lt;titles&gt;&lt;title&gt;Regime shifts in lake ecosystems: pattern and variation&lt;/title&gt;&lt;/titles&gt;&lt;contributors&gt;&lt;authors&gt;&lt;author&gt;Carpenter, Stephen R&lt;/author&gt;&lt;author&gt;Kinne, Otto&lt;/author&gt;&lt;/authors&gt;&lt;/contributors&gt;&lt;added-date format="utc"&gt;1588112858&lt;/added-date&gt;&lt;ref-type name="Book"&gt;6&lt;/ref-type&gt;&lt;dates&gt;&lt;year&gt;2003&lt;/year&gt;&lt;/dates&gt;&lt;rec-number&gt;6402&lt;/rec-number&gt;&lt;publisher&gt;International Ecology Institute Oldendorf/Luhe, Germany&lt;/publisher&gt;&lt;last-updated-date format="utc"&gt;1588112858&lt;/last-updated-date&gt;&lt;volume&gt;15&lt;/volume&gt;&lt;/record&gt;&lt;/Cite&gt;&lt;/EndNote&gt;</w:instrText>
      </w:r>
      <w:r>
        <w:rPr>
          <w:rFonts w:ascii="Helvetica" w:hAnsi="Helvetica"/>
          <w:color w:val="000000" w:themeColor="text1"/>
          <w:sz w:val="22"/>
          <w:szCs w:val="22"/>
        </w:rPr>
        <w:fldChar w:fldCharType="separate"/>
      </w:r>
      <w:r w:rsidRPr="007E4904">
        <w:rPr>
          <w:rFonts w:ascii="Helvetica" w:hAnsi="Helvetica"/>
          <w:noProof/>
          <w:color w:val="000000" w:themeColor="text1"/>
          <w:sz w:val="22"/>
          <w:szCs w:val="22"/>
          <w:vertAlign w:val="superscript"/>
        </w:rPr>
        <w:t>16</w:t>
      </w:r>
      <w:r>
        <w:rPr>
          <w:rFonts w:ascii="Helvetica" w:hAnsi="Helvetica"/>
          <w:color w:val="000000" w:themeColor="text1"/>
          <w:sz w:val="22"/>
          <w:szCs w:val="22"/>
        </w:rPr>
        <w:fldChar w:fldCharType="end"/>
      </w:r>
      <w:r>
        <w:rPr>
          <w:rFonts w:ascii="Helvetica" w:hAnsi="Helvetica"/>
          <w:color w:val="000000" w:themeColor="text1"/>
          <w:sz w:val="22"/>
          <w:szCs w:val="22"/>
        </w:rPr>
        <w:t xml:space="preserve">, </w:t>
      </w:r>
      <w:r w:rsidRPr="003805EE">
        <w:rPr>
          <w:rFonts w:ascii="Helvetica" w:hAnsi="Helvetica"/>
          <w:color w:val="000000" w:themeColor="text1"/>
          <w:sz w:val="22"/>
          <w:szCs w:val="22"/>
        </w:rPr>
        <w:t xml:space="preserve">and habitat fragmentation </w:t>
      </w:r>
      <w:r>
        <w:rPr>
          <w:rFonts w:ascii="Helvetica" w:hAnsi="Helvetica"/>
          <w:color w:val="000000" w:themeColor="text1"/>
          <w:sz w:val="22"/>
          <w:szCs w:val="22"/>
        </w:rPr>
        <w:fldChar w:fldCharType="begin"/>
      </w:r>
      <w:r>
        <w:rPr>
          <w:rFonts w:ascii="Helvetica" w:hAnsi="Helvetica"/>
          <w:color w:val="000000" w:themeColor="text1"/>
          <w:sz w:val="22"/>
          <w:szCs w:val="22"/>
        </w:rPr>
        <w:instrText xml:space="preserve"> ADDIN EN.CITE &lt;EndNote&gt;&lt;Cite&gt;&lt;Author&gt;Cumming&lt;/Author&gt;&lt;Year&gt;2012&lt;/Year&gt;&lt;IDText&gt;Spatial complexity in fragmenting Amazonian rainforests: Do feedbacks from edge effects push forests towards an ecological threshold?&lt;/IDText&gt;&lt;Prefix&gt;deforestation`; &lt;/Prefix&gt;&lt;DisplayText&gt;deforestation; &lt;style face="superscript"&gt;17&lt;/style&gt;&lt;/DisplayText&gt;&lt;record&gt;&lt;isbn&gt;1476-945X&lt;/isbn&gt;&lt;titles&gt;&lt;title&gt;Spatial complexity in fragmenting Amazonian rainforests: Do feedbacks from edge effects push forests towards an ecological threshold?&lt;/title&gt;&lt;secondary-title&gt;Ecological Complexity&lt;/secondary-title&gt;&lt;/titles&gt;&lt;pages&gt;67-74&lt;/pages&gt;&lt;contributors&gt;&lt;authors&gt;&lt;author&gt;Cumming, Graeme S&lt;/author&gt;&lt;author&gt;Southworth, Jane&lt;/author&gt;&lt;author&gt;Rondon, Xanic J&lt;/author&gt;&lt;author&gt;Marsik, Matthew&lt;/author&gt;&lt;/authors&gt;&lt;/contributors&gt;&lt;added-date format="utc"&gt;1588112856&lt;/added-date&gt;&lt;ref-type name="Journal Article"&gt;17&lt;/ref-type&gt;&lt;dates&gt;&lt;year&gt;2012&lt;/year&gt;&lt;/dates&gt;&lt;rec-number&gt;6332&lt;/rec-number&gt;&lt;last-updated-date format="utc"&gt;1588112856&lt;/last-updated-date&gt;&lt;volume&gt;11&lt;/volume&gt;&lt;/record&gt;&lt;/Cite&gt;&lt;/EndNote&gt;</w:instrText>
      </w:r>
      <w:r>
        <w:rPr>
          <w:rFonts w:ascii="Helvetica" w:hAnsi="Helvetica"/>
          <w:color w:val="000000" w:themeColor="text1"/>
          <w:sz w:val="22"/>
          <w:szCs w:val="22"/>
        </w:rPr>
        <w:fldChar w:fldCharType="separate"/>
      </w:r>
      <w:r>
        <w:rPr>
          <w:rFonts w:ascii="Helvetica" w:hAnsi="Helvetica"/>
          <w:noProof/>
          <w:color w:val="000000" w:themeColor="text1"/>
          <w:sz w:val="22"/>
          <w:szCs w:val="22"/>
        </w:rPr>
        <w:t xml:space="preserve">deforestation; </w:t>
      </w:r>
      <w:r w:rsidRPr="007E4904">
        <w:rPr>
          <w:rFonts w:ascii="Helvetica" w:hAnsi="Helvetica"/>
          <w:noProof/>
          <w:color w:val="000000" w:themeColor="text1"/>
          <w:sz w:val="22"/>
          <w:szCs w:val="22"/>
          <w:vertAlign w:val="superscript"/>
        </w:rPr>
        <w:t>17</w:t>
      </w:r>
      <w:r>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w:t>
      </w:r>
    </w:p>
    <w:p w14:paraId="7812C7AE" w14:textId="240156E6" w:rsidR="005B7365" w:rsidRPr="003805EE" w:rsidRDefault="005B7365" w:rsidP="00074268">
      <w:pPr>
        <w:rPr>
          <w:rFonts w:ascii="Helvetica" w:hAnsi="Helvetica"/>
          <w:sz w:val="22"/>
          <w:szCs w:val="22"/>
        </w:rPr>
      </w:pPr>
    </w:p>
    <w:p w14:paraId="03834AC9" w14:textId="5FD9CD8E" w:rsidR="00A21B6D" w:rsidRDefault="001915FF" w:rsidP="00074268">
      <w:pPr>
        <w:rPr>
          <w:rFonts w:ascii="Helvetica" w:hAnsi="Helvetica"/>
          <w:b/>
          <w:sz w:val="22"/>
          <w:szCs w:val="22"/>
        </w:rPr>
      </w:pPr>
      <w:r w:rsidRPr="003805EE">
        <w:rPr>
          <w:rFonts w:ascii="Helvetica" w:hAnsi="Helvetica"/>
          <w:b/>
          <w:sz w:val="22"/>
          <w:szCs w:val="22"/>
        </w:rPr>
        <w:t xml:space="preserve">DISCUSSION </w:t>
      </w:r>
    </w:p>
    <w:p w14:paraId="19B194C6" w14:textId="7F4BE777" w:rsidR="007E4904" w:rsidRPr="00334E47" w:rsidRDefault="00E85D06" w:rsidP="00074268">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are also applicable</w:t>
      </w:r>
      <w:r w:rsidR="00A32411">
        <w:rPr>
          <w:rFonts w:ascii="Helvetica" w:hAnsi="Helvetica"/>
          <w:sz w:val="22"/>
          <w:szCs w:val="22"/>
        </w:rPr>
        <w:t xml:space="preserve"> to 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7E4904">
        <w:rPr>
          <w:rFonts w:ascii="Helvetica" w:hAnsi="Helvetica"/>
          <w:color w:val="000000" w:themeColor="text1"/>
          <w:sz w:val="22"/>
          <w:szCs w:val="22"/>
        </w:rPr>
        <w:instrText xml:space="preserve"> ADDIN EN.CITE &lt;EndNote&gt;&lt;Cite&gt;&lt;Author&gt;Choi&lt;/Author&gt;&lt;Year&gt;2005&lt;/Year&gt;&lt;RecNum&gt;8455&lt;/RecNum&gt;&lt;DisplayText&gt;&lt;style face="superscript"&gt;14,15&lt;/style&gt;&lt;/DisplayText&gt;&lt;record&gt;&lt;rec-number&gt;8455&lt;/rec-number&gt;&lt;foreign-keys&gt;&lt;key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7E4904" w:rsidRPr="007E4904">
        <w:rPr>
          <w:rFonts w:ascii="Helvetica" w:hAnsi="Helvetica"/>
          <w:noProof/>
          <w:color w:val="000000" w:themeColor="text1"/>
          <w:sz w:val="22"/>
          <w:szCs w:val="22"/>
          <w:vertAlign w:val="superscript"/>
        </w:rPr>
        <w:t>14,15</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7E4904">
        <w:rPr>
          <w:rFonts w:ascii="Helvetica" w:hAnsi="Helvetica"/>
          <w:color w:val="000000" w:themeColor="text1"/>
          <w:sz w:val="22"/>
          <w:szCs w:val="22"/>
        </w:rPr>
        <w:instrText xml:space="preserve"> ADDIN EN.CITE &lt;EndNote&gt;&lt;Cite&gt;&lt;Author&gt;Carpenter&lt;/Author&gt;&lt;Year&gt;2003&lt;/Year&gt;&lt;IDText&gt;Regime shifts in lake ecosystems: pattern and variation&lt;/IDText&gt;&lt;DisplayText&gt;&lt;style face="superscript"&gt;16&lt;/style&gt;&lt;/DisplayText&gt;&lt;record&gt;&lt;titles&gt;&lt;title&gt;Regime shifts in lake ecosystems: pattern and variation&lt;/title&gt;&lt;/titles&gt;&lt;contributors&gt;&lt;authors&gt;&lt;author&gt;Carpenter, Stephen R&lt;/author&gt;&lt;author&gt;Kinne, Otto&lt;/author&gt;&lt;/authors&gt;&lt;/contributors&gt;&lt;added-date format="utc"&gt;1588112858&lt;/added-date&gt;&lt;ref-type name="Book"&gt;6&lt;/ref-type&gt;&lt;dates&gt;&lt;year&gt;2003&lt;/year&gt;&lt;/dates&gt;&lt;rec-number&gt;6402&lt;/rec-number&gt;&lt;publisher&gt;International Ecology Institute Oldendorf/Luhe, Germany&lt;/publisher&gt;&lt;last-updated-date format="utc"&gt;1588112858&lt;/last-updated-date&gt;&lt;volume&gt;15&lt;/volume&gt;&lt;/record&gt;&lt;/Cite&gt;&lt;/EndNote&gt;</w:instrText>
      </w:r>
      <w:r w:rsidR="007E4904">
        <w:rPr>
          <w:rFonts w:ascii="Helvetica" w:hAnsi="Helvetica"/>
          <w:color w:val="000000" w:themeColor="text1"/>
          <w:sz w:val="22"/>
          <w:szCs w:val="22"/>
        </w:rPr>
        <w:fldChar w:fldCharType="separate"/>
      </w:r>
      <w:r w:rsidR="007E4904" w:rsidRPr="007E4904">
        <w:rPr>
          <w:rFonts w:ascii="Helvetica" w:hAnsi="Helvetica"/>
          <w:noProof/>
          <w:color w:val="000000" w:themeColor="text1"/>
          <w:sz w:val="22"/>
          <w:szCs w:val="22"/>
          <w:vertAlign w:val="superscript"/>
        </w:rPr>
        <w:t>16</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7E4904">
        <w:rPr>
          <w:rFonts w:ascii="Helvetica" w:hAnsi="Helvetica"/>
          <w:color w:val="000000" w:themeColor="text1"/>
          <w:sz w:val="22"/>
          <w:szCs w:val="22"/>
        </w:rPr>
        <w:instrText xml:space="preserve"> ADDIN EN.CITE &lt;EndNote&gt;&lt;Cite&gt;&lt;Author&gt;Cumming&lt;/Author&gt;&lt;Year&gt;2012&lt;/Year&gt;&lt;IDText&gt;Spatial complexity in fragmenting Amazonian rainforests: Do feedbacks from edge effects push forests towards an ecological threshold?&lt;/IDText&gt;&lt;DisplayText&gt;&lt;style face="superscript"&gt;17&lt;/style&gt;&lt;/DisplayText&gt;&lt;record&gt;&lt;isbn&gt;1476-945X&lt;/isbn&gt;&lt;titles&gt;&lt;title&gt;Spatial complexity in fragmenting Amazonian rainforests: Do feedbacks from edge effects push forests towards an ecological threshold?&lt;/title&gt;&lt;secondary-title&gt;Ecological Complexity&lt;/secondary-title&gt;&lt;/titles&gt;&lt;pages&gt;67-74&lt;/pages&gt;&lt;contributors&gt;&lt;authors&gt;&lt;author&gt;Cumming, Graeme S&lt;/author&gt;&lt;author&gt;Southworth, Jane&lt;/author&gt;&lt;author&gt;Rondon, Xanic J&lt;/author&gt;&lt;author&gt;Marsik, Matthew&lt;/author&gt;&lt;/authors&gt;&lt;/contributors&gt;&lt;added-date format="utc"&gt;1588112856&lt;/added-date&gt;&lt;ref-type name="Journal Article"&gt;17&lt;/ref-type&gt;&lt;dates&gt;&lt;year&gt;2012&lt;/year&gt;&lt;/dates&gt;&lt;rec-number&gt;6332&lt;/rec-number&gt;&lt;last-updated-date format="utc"&gt;1588112856&lt;/last-updated-date&gt;&lt;volume&gt;11&lt;/volume&gt;&lt;/record&gt;&lt;/Cite&gt;&lt;/EndNote&gt;</w:instrText>
      </w:r>
      <w:r w:rsidR="007E4904">
        <w:rPr>
          <w:rFonts w:ascii="Helvetica" w:hAnsi="Helvetica"/>
          <w:color w:val="000000" w:themeColor="text1"/>
          <w:sz w:val="22"/>
          <w:szCs w:val="22"/>
        </w:rPr>
        <w:fldChar w:fldCharType="separate"/>
      </w:r>
      <w:r w:rsidR="007E4904" w:rsidRPr="007E4904">
        <w:rPr>
          <w:rFonts w:ascii="Helvetica" w:hAnsi="Helvetica"/>
          <w:noProof/>
          <w:color w:val="000000" w:themeColor="text1"/>
          <w:sz w:val="22"/>
          <w:szCs w:val="22"/>
          <w:vertAlign w:val="superscript"/>
        </w:rPr>
        <w:t>17</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074268">
        <w:rPr>
          <w:rFonts w:ascii="Helvetica" w:hAnsi="Helvetica"/>
          <w:color w:val="000000" w:themeColor="text1"/>
          <w:sz w:val="22"/>
          <w:szCs w:val="22"/>
        </w:rPr>
        <w:instrText xml:space="preserve"> ADDIN EN.CITE &lt;EndNote&gt;&lt;Cite&gt;&lt;Author&gt;van Ginkel&lt;/Author&gt;&lt;Year&gt;2020&lt;/Year&gt;&lt;IDText&gt;Climate change induced socio-economic tipping points: review and stakeholder consultation for policy relevant research&lt;/IDText&gt;&lt;DisplayText&gt;&lt;style face="superscript"&gt;18&lt;/style&gt;&lt;/DisplayText&gt;&lt;record&gt;&lt;isbn&gt;1748-9326&lt;/isbn&gt;&lt;titles&gt;&lt;title&gt;Climate change induced socio-economic tipping points: review and stakeholder consultation for policy relevant research&lt;/title&gt;&lt;secondary-title&gt;Environmental Research Letters&lt;/secondary-title&gt;&lt;/titles&gt;&lt;number&gt;2&lt;/number&gt;&lt;contributors&gt;&lt;authors&gt;&lt;author&gt;van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Francesco&lt;/author&gt;&lt;/authors&gt;&lt;/contributors&gt;&lt;section&gt;023001&lt;/section&gt;&lt;added-date format="utc"&gt;1612824383&lt;/added-date&gt;&lt;ref-type name="Journal Article"&gt;17&lt;/ref-type&gt;&lt;dates&gt;&lt;year&gt;2020&lt;/year&gt;&lt;/dates&gt;&lt;rec-number&gt;6519&lt;/rec-number&gt;&lt;last-updated-date format="utc"&gt;1612824384&lt;/last-updated-date&gt;&lt;electronic-resource-num&gt;10.1088/1748-9326/ab6395&lt;/electronic-resource-num&gt;&lt;volume&gt;15&lt;/volume&gt;&lt;/record&gt;&lt;/Cite&gt;&lt;/EndNote&gt;</w:instrText>
      </w:r>
      <w:r w:rsidR="00074268">
        <w:rPr>
          <w:rFonts w:ascii="Helvetica" w:hAnsi="Helvetica"/>
          <w:color w:val="000000" w:themeColor="text1"/>
          <w:sz w:val="22"/>
          <w:szCs w:val="22"/>
        </w:rPr>
        <w:fldChar w:fldCharType="separate"/>
      </w:r>
      <w:r w:rsidR="00074268" w:rsidRPr="00074268">
        <w:rPr>
          <w:rFonts w:ascii="Helvetica" w:hAnsi="Helvetica"/>
          <w:noProof/>
          <w:color w:val="000000" w:themeColor="text1"/>
          <w:sz w:val="22"/>
          <w:szCs w:val="22"/>
          <w:vertAlign w:val="superscript"/>
        </w:rPr>
        <w:t>18</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recover from overharvest</w:t>
      </w:r>
      <w:r w:rsidR="00334E47">
        <w:rPr>
          <w:rFonts w:ascii="Helvetica" w:hAnsi="Helvetica"/>
          <w:color w:val="000000" w:themeColor="text1"/>
          <w:sz w:val="22"/>
          <w:szCs w:val="22"/>
        </w:rPr>
        <w:t>ing</w:t>
      </w:r>
      <w:r w:rsidR="007E4904">
        <w:rPr>
          <w:rFonts w:ascii="Helvetica" w:hAnsi="Helvetica"/>
          <w:color w:val="000000" w:themeColor="text1"/>
          <w:sz w:val="22"/>
          <w:szCs w:val="22"/>
        </w:rPr>
        <w:t>, and maximize ecosystem yield, will increasingly benefit from high precision monitoring as systems spend more time near their critical threshold.</w:t>
      </w:r>
      <w:r w:rsidR="007E4904" w:rsidRPr="003805EE">
        <w:rPr>
          <w:rFonts w:ascii="Helvetica" w:hAnsi="Helvetica"/>
          <w:color w:val="000000" w:themeColor="text1"/>
          <w:sz w:val="22"/>
          <w:szCs w:val="22"/>
        </w:rPr>
        <w:t xml:space="preserve"> </w:t>
      </w:r>
    </w:p>
    <w:p w14:paraId="59CF9DA4" w14:textId="7DEE63E8" w:rsidR="00EB4D13" w:rsidRDefault="005B06D5" w:rsidP="00074268">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E85D06">
        <w:rPr>
          <w:rFonts w:ascii="Helvetica" w:hAnsi="Helvetica" w:cs="Helvetica Neue"/>
          <w:sz w:val="22"/>
          <w:szCs w:val="22"/>
        </w:rPr>
        <w:lastRenderedPageBreak/>
        <w:t>resource 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074268">
        <w:rPr>
          <w:rFonts w:ascii="Helvetica" w:hAnsi="Helvetica" w:cs="Helvetica Neue"/>
          <w:sz w:val="22"/>
          <w:szCs w:val="22"/>
        </w:rPr>
        <w:instrText xml:space="preserve"> ADDIN EN.CITE &lt;EndNote&gt;&lt;Cite&gt;&lt;Author&gt;Costello&lt;/Author&gt;&lt;Year&gt;2010&lt;/Year&gt;&lt;RecNum&gt;8466&lt;/RecNum&gt;&lt;DisplayText&gt;&lt;style face="superscript"&gt;19&lt;/style&gt;&lt;/DisplayText&gt;&lt;record&gt;&lt;rec-number&gt;8466&lt;/rec-number&gt;&lt;foreign-keys&gt;&lt;key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074268" w:rsidRPr="00074268">
        <w:rPr>
          <w:rFonts w:ascii="Helvetica" w:hAnsi="Helvetica" w:cs="Helvetica Neue"/>
          <w:noProof/>
          <w:sz w:val="22"/>
          <w:szCs w:val="22"/>
          <w:vertAlign w:val="superscript"/>
        </w:rPr>
        <w:t>19</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074268">
        <w:rPr>
          <w:rFonts w:ascii="Helvetica" w:hAnsi="Helvetica" w:cs="Helvetica Neue"/>
          <w:sz w:val="22"/>
          <w:szCs w:val="22"/>
        </w:rPr>
        <w:instrText xml:space="preserve"> ADDIN EN.CITE &lt;EndNote&gt;&lt;Cite&gt;&lt;Author&gt;Adams&lt;/Author&gt;&lt;Year&gt;1995&lt;/Year&gt;&lt;RecNum&gt;8467&lt;/RecNum&gt;&lt;DisplayText&gt;&lt;style face="superscript"&gt;20&lt;/style&gt;&lt;/DisplayText&gt;&lt;record&gt;&lt;rec-number&gt;8467&lt;/rec-number&gt;&lt;foreign-keys&gt;&lt;key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074268" w:rsidRPr="00074268">
        <w:rPr>
          <w:rFonts w:ascii="Helvetica" w:hAnsi="Helvetica" w:cs="Helvetica Neue"/>
          <w:noProof/>
          <w:sz w:val="22"/>
          <w:szCs w:val="22"/>
          <w:vertAlign w:val="superscript"/>
        </w:rPr>
        <w:t>20</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 xml:space="preserve">both stakeholders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11FDBB44" w:rsidR="00EB4D13" w:rsidRDefault="005E45A1" w:rsidP="00074268">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PEVuZE5vdGU+PENpdGU+PEF1dGhvcj5XaW50bGU8L0F1dGhvcj48WWVhcj4yMDEwPC9ZZWFyPjxJ
RFRleHQ+QWxsb2NhdGluZyBtb25pdG9yaW5nIGVmZm9ydCBpbiB0aGUgZmFjZSBvZiB1bmtub3du
IHVua25vd25zPC9JRFRleHQ+PERpc3BsYXlUZXh0PjxzdHlsZSBmYWNlPSJzdXBlcnNjcmlwdCI+
MiwzLDIxPC9zdHlsZT48L0Rpc3BsYXlUZXh0PjxyZWNvcmQ+PGtleXdvcmRzPjxrZXl3b3JkPkFk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c3VydmVpbGxhbmNlPC9rZXl3b3JkPjwva2V5d29yZHM+PHVybHM+PHJlbGF0ZWQtdXJscz48dXJs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</w:fldData>
        </w:fldChar>
      </w:r>
      <w:r w:rsidR="00074268">
        <w:rPr>
          <w:rFonts w:ascii="Helvetica" w:hAnsi="Helvetica"/>
          <w:sz w:val="22"/>
          <w:szCs w:val="22"/>
        </w:rPr>
        <w:instrText xml:space="preserve"> ADDIN EN.CITE </w:instrText>
      </w:r>
      <w:r w:rsidR="00074268">
        <w:rPr>
          <w:rFonts w:ascii="Helvetica" w:hAnsi="Helvetica"/>
          <w:sz w:val="22"/>
          <w:szCs w:val="22"/>
        </w:rPr>
        <w:fldChar w:fldCharType="begin">
          <w:fldData xml:space="preserve">PEVuZE5vdGU+PENpdGU+PEF1dGhvcj5XaW50bGU8L0F1dGhvcj48WWVhcj4yMDEwPC9ZZWFyPjxJ
RFRleHQ+QWxsb2NhdGluZyBtb25pdG9yaW5nIGVmZm9ydCBpbiB0aGUgZmFjZSBvZiB1bmtub3du
IHVua25vd25zPC9JRFRleHQ+PERpc3BsYXlUZXh0PjxzdHlsZSBmYWNlPSJzdXBlcnNjcmlwdCI+
MiwzLDIxPC9zdHlsZT48L0Rpc3BsYXlUZXh0PjxyZWNvcmQ+PGtleXdvcmRzPjxrZXl3b3JkPkFk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c3VydmVpbGxhbmNlPC9rZXl3b3JkPjwva2V5d29yZHM+PHVybHM+PHJlbGF0ZWQtdXJscz48dXJs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</w:fldData>
        </w:fldChar>
      </w:r>
      <w:r w:rsidR="00074268">
        <w:rPr>
          <w:rFonts w:ascii="Helvetica" w:hAnsi="Helvetica"/>
          <w:sz w:val="22"/>
          <w:szCs w:val="22"/>
        </w:rPr>
        <w:instrText xml:space="preserve"> ADDIN EN.CITE.DATA </w:instrText>
      </w:r>
      <w:r w:rsidR="00074268">
        <w:rPr>
          <w:rFonts w:ascii="Helvetica" w:hAnsi="Helvetica"/>
          <w:sz w:val="22"/>
          <w:szCs w:val="22"/>
        </w:rPr>
      </w:r>
      <w:r w:rsidR="00074268">
        <w:rPr>
          <w:rFonts w:ascii="Helvetica" w:hAnsi="Helvetica"/>
          <w:sz w:val="22"/>
          <w:szCs w:val="22"/>
        </w:rPr>
        <w:fldChar w:fldCharType="end"/>
      </w:r>
      <w:r w:rsidR="00FD0387">
        <w:rPr>
          <w:rFonts w:ascii="Helvetica" w:hAnsi="Helvetica"/>
          <w:sz w:val="22"/>
          <w:szCs w:val="22"/>
        </w:rPr>
      </w:r>
      <w:r w:rsidR="00FD0387">
        <w:rPr>
          <w:rFonts w:ascii="Helvetica" w:hAnsi="Helvetica"/>
          <w:sz w:val="22"/>
          <w:szCs w:val="22"/>
        </w:rPr>
        <w:fldChar w:fldCharType="separate"/>
      </w:r>
      <w:r w:rsidR="00074268" w:rsidRPr="00074268">
        <w:rPr>
          <w:rFonts w:ascii="Helvetica" w:hAnsi="Helvetica"/>
          <w:noProof/>
          <w:sz w:val="22"/>
          <w:szCs w:val="22"/>
          <w:vertAlign w:val="superscript"/>
        </w:rPr>
        <w:t>2,3,21</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072FC5">
        <w:rPr>
          <w:rFonts w:ascii="Helvetica" w:hAnsi="Helvetica"/>
          <w:sz w:val="22"/>
          <w:szCs w:val="22"/>
        </w:rPr>
        <w:instrText xml:space="preserve"> ADDIN EN.CITE &lt;EndNote&gt;&lt;Cite&gt;&lt;Author&gt;Wintle&lt;/Author&gt;&lt;Year&gt;2010&lt;/Year&gt;&lt;IDText&gt;Allocating monitoring effort in the face of unknown unknowns&lt;/IDText&gt;&lt;DisplayText&gt;&lt;style face="superscript"&gt;2&lt;/style&gt;&lt;/DisplayText&gt;&lt;record&gt;&lt;keywords&gt;&lt;keyword&gt;Adaptive management&lt;/keyword&gt;&lt;keyword&gt;cost efficiency&lt;/keyword&gt;&lt;keyword&gt;decision theory&lt;/keyword&gt;&lt;keyword&gt;Knightian uncertainty&lt;/keyword&gt;&lt;keyword&gt;surprise&lt;/keyword&gt;&lt;keyword&gt;surveillance&lt;/keyword&gt;&lt;/keywords&gt;&lt;urls&gt;&lt;related-urls&gt;&lt;url&gt;http://dx.doi.org/10.1111/j.1461-0248.2010.01514.x&lt;/url&gt;&lt;/related-urls&gt;&lt;/urls&gt;&lt;isbn&gt;1461-0248&lt;/isbn&gt;&lt;titles&gt;&lt;title&gt;Allocating monitoring effort in the face of unknown unknowns&lt;/title&gt;&lt;secondary-title&gt;Ecology Letters&lt;/secondary-title&gt;&lt;/titles&gt;&lt;pages&gt;1325-1337&lt;/pages&gt;&lt;number&gt;11&lt;/number&gt;&lt;contributors&gt;&lt;authors&gt;&lt;author&gt;Wintle, Brendan A.&lt;/author&gt;&lt;author&gt;Runge, Michael C.&lt;/author&gt;&lt;author&gt;Bekessy, Sarah A.&lt;/author&gt;&lt;/authors&gt;&lt;/contributors&gt;&lt;added-date format="utc"&gt;1588112856&lt;/added-date&gt;&lt;ref-type name="Journal Article"&gt;17&lt;/ref-type&gt;&lt;dates&gt;&lt;year&gt;2010&lt;/year&gt;&lt;/dates&gt;&lt;rec-number&gt;6335&lt;/rec-number&gt;&lt;publisher&gt;Blackwell Publishing Ltd&lt;/publisher&gt;&lt;last-updated-date format="utc"&gt;1612820975&lt;/last-updated-date&gt;&lt;electronic-resource-num&gt;10.1111/j.1461-0248.2010.01514.x&lt;/electronic-resource-num&gt;&lt;volume&gt;13&lt;/volume&gt;&lt;/record&gt;&lt;/Cite&gt;&lt;/EndNote&gt;</w:instrText>
      </w:r>
      <w:r w:rsidR="00FD0387">
        <w:rPr>
          <w:rFonts w:ascii="Helvetica" w:hAnsi="Helvetica"/>
          <w:sz w:val="22"/>
          <w:szCs w:val="22"/>
        </w:rPr>
        <w:fldChar w:fldCharType="separate"/>
      </w:r>
      <w:r w:rsidR="00072FC5" w:rsidRPr="00072FC5">
        <w:rPr>
          <w:rFonts w:ascii="Helvetica" w:hAnsi="Helvetica"/>
          <w:noProof/>
          <w:sz w:val="22"/>
          <w:szCs w:val="22"/>
          <w:vertAlign w:val="superscript"/>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 therefore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074268">
        <w:rPr>
          <w:rFonts w:ascii="Helvetica" w:hAnsi="Helvetica"/>
          <w:sz w:val="22"/>
          <w:szCs w:val="22"/>
        </w:rPr>
        <w:instrText xml:space="preserve"> ADDIN EN.CITE &lt;EndNote&gt;&lt;Cite&gt;&lt;Author&gt;Rome&lt;/Author&gt;&lt;Year&gt;1996&lt;/Year&gt;&lt;IDText&gt;Precautionary approach to capture fisheries and species introductions&lt;/IDText&gt;&lt;DisplayText&gt;&lt;style face="superscript"&gt;22&lt;/style&gt;&lt;/DisplayText&gt;&lt;record&gt;&lt;isbn&gt;9251039151&lt;/isbn&gt;&lt;titles&gt;&lt;title&gt;Precautionary approach to capture fisheries and species introductions&lt;/title&gt;&lt;/titles&gt;&lt;contributors&gt;&lt;authors&gt;&lt;author&gt;Rome, FAO&lt;/author&gt;&lt;/authors&gt;&lt;/contributors&gt;&lt;added-date format="utc"&gt;1612819170&lt;/added-date&gt;&lt;ref-type name="Book"&gt;6&lt;/ref-type&gt;&lt;dates&gt;&lt;year&gt;1996&lt;/year&gt;&lt;/dates&gt;&lt;rec-number&gt;6493&lt;/rec-number&gt;&lt;publisher&gt;FAO Rome (Italy)&lt;/publisher&gt;&lt;last-updated-date format="utc"&gt;1612819170&lt;/last-updated-date&gt;&lt;/record&gt;&lt;/Cite&gt;&lt;/EndNote&gt;</w:instrText>
      </w:r>
      <w:r w:rsidR="00E86BCA">
        <w:rPr>
          <w:rFonts w:ascii="Helvetica" w:hAnsi="Helvetica"/>
          <w:sz w:val="22"/>
          <w:szCs w:val="22"/>
        </w:rPr>
        <w:fldChar w:fldCharType="separate"/>
      </w:r>
      <w:r w:rsidR="00074268" w:rsidRPr="00074268">
        <w:rPr>
          <w:rFonts w:ascii="Helvetica" w:hAnsi="Helvetica"/>
          <w:noProof/>
          <w:sz w:val="22"/>
          <w:szCs w:val="22"/>
          <w:vertAlign w:val="superscript"/>
        </w:rPr>
        <w:t>22</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5A9ACD65" w14:textId="77777777" w:rsidR="00847C6E" w:rsidRDefault="00847C6E" w:rsidP="00074268">
      <w:pPr>
        <w:rPr>
          <w:rFonts w:ascii="Helvetica" w:hAnsi="Helvetica"/>
          <w:i/>
          <w:sz w:val="22"/>
          <w:szCs w:val="22"/>
        </w:rPr>
      </w:pPr>
    </w:p>
    <w:p w14:paraId="0530466F" w14:textId="500B3FC8" w:rsidR="00787E3F" w:rsidRPr="003805EE" w:rsidRDefault="00787E3F" w:rsidP="000742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656C8525" w:rsidR="00787E3F" w:rsidRPr="003805EE" w:rsidRDefault="00787E3F" w:rsidP="000742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&lt;EndNote&gt;&lt;Cite&gt;&lt;Author&gt;Hölmstrom&lt;/Author&gt;&lt;Year&gt;1979&lt;/Year&gt;&lt;RecNum&gt;8468&lt;/RecNum&gt;&lt;DisplayText&gt;&lt;style face="superscript"&gt;10,23&lt;/style&gt;&lt;/DisplayText&gt;&lt;record&gt;&lt;rec-number&gt;8468&lt;/rec-number&gt;&lt;foreign-keys&gt;&lt;key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074268" w:rsidRPr="00074268">
        <w:rPr>
          <w:rFonts w:ascii="Helvetica" w:hAnsi="Helvetica"/>
          <w:noProof/>
          <w:sz w:val="22"/>
          <w:szCs w:val="22"/>
          <w:vertAlign w:val="superscript"/>
        </w:rPr>
        <w:t>10,23</w:t>
      </w:r>
      <w:r w:rsidR="000F7161" w:rsidRPr="003805EE">
        <w:rPr>
          <w:rFonts w:ascii="Helvetica" w:hAnsi="Helvetica"/>
          <w:sz w:val="22"/>
          <w:szCs w:val="22"/>
        </w:rPr>
        <w:fldChar w:fldCharType="end"/>
      </w:r>
      <w:r w:rsidRPr="003805EE">
        <w:rPr>
          <w:rFonts w:ascii="Helvetica" w:hAnsi="Helvetica"/>
          <w:sz w:val="22"/>
          <w:szCs w:val="22"/>
        </w:rPr>
        <w:t>. When contracts are initially based on payoff alone and intensive monitoring is cost prohibitive, lower precision of monitoring combined with shared risk among multiple parties is a common solution applied to moral hazards.</w:t>
      </w:r>
    </w:p>
    <w:p w14:paraId="5194A5E5" w14:textId="30E04225" w:rsidR="00874D07" w:rsidRPr="003805EE" w:rsidRDefault="00FE0BB8" w:rsidP="000742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 exceeds the financial cost.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37D45C13" w:rsidR="00644B5F" w:rsidRPr="003805EE" w:rsidRDefault="00F9071C" w:rsidP="000742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in Canada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072FC5">
        <w:rPr>
          <w:rFonts w:ascii="Helvetica" w:hAnsi="Helvetica"/>
          <w:sz w:val="22"/>
          <w:szCs w:val="22"/>
        </w:rPr>
        <w:instrText xml:space="preserve"> ADDIN EN.CITE &lt;EndNote&gt;&lt;Cite&gt;&lt;Author&gt;Hilborn&lt;/Author&gt;&lt;Year&gt;2001&lt;/Year&gt;&lt;RecNum&gt;8132&lt;/RecNum&gt;&lt;DisplayText&gt;&lt;style face="superscript"&gt;10&lt;/style&gt;&lt;/DisplayText&gt;&lt;record&gt;&lt;rec-number&gt;8132&lt;/rec-number&gt;&lt;foreign-keys&gt;&lt;key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072FC5" w:rsidRPr="00072FC5">
        <w:rPr>
          <w:rFonts w:ascii="Helvetica" w:hAnsi="Helvetica"/>
          <w:noProof/>
          <w:sz w:val="22"/>
          <w:szCs w:val="22"/>
          <w:vertAlign w:val="superscript"/>
        </w:rPr>
        <w:t>10</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w:t>
      </w:r>
      <w:r w:rsidR="00644B5F" w:rsidRPr="003805EE">
        <w:rPr>
          <w:rFonts w:ascii="Helvetica" w:hAnsi="Helvetica"/>
          <w:sz w:val="22"/>
          <w:szCs w:val="22"/>
        </w:rPr>
        <w:lastRenderedPageBreak/>
        <w:t>fully recovered</w:t>
      </w:r>
      <w:r w:rsidR="00AF7A41">
        <w:rPr>
          <w:rFonts w:ascii="Helvetica" w:hAnsi="Helvetica"/>
          <w:sz w:val="22"/>
          <w:szCs w:val="22"/>
        </w:rPr>
        <w:t xml:space="preserve"> </w:t>
      </w:r>
      <w:r w:rsidR="009D6837">
        <w:rPr>
          <w:rFonts w:ascii="Helvetica" w:hAnsi="Helvetica"/>
          <w:sz w:val="22"/>
          <w:szCs w:val="22"/>
        </w:rPr>
        <w:fldChar w:fldCharType="begin"/>
      </w:r>
      <w:r w:rsidR="00074268">
        <w:rPr>
          <w:rFonts w:ascii="Helvetica" w:hAnsi="Helvetica"/>
          <w:sz w:val="22"/>
          <w:szCs w:val="22"/>
        </w:rPr>
        <w:instrText xml:space="preserve"> ADDIN EN.CITE &lt;EndNote&gt;&lt;Cite&gt;&lt;Author&gt;Cleary&lt;/Author&gt;&lt;Year&gt;2018&lt;/Year&gt;&lt;IDText&gt;Status of BC Pacific Herring (Clupea pallasii) in 2017 and Forecasts for 2018&lt;/IDText&gt;&lt;DisplayText&gt;&lt;style face="superscript"&gt;24&lt;/style&gt;&lt;/DisplayText&gt;&lt;record&gt;&lt;titles&gt;&lt;title&gt;Status of BC Pacific Herring (Clupea pallasii) in 2017 and Forecasts for 2018&lt;/title&gt;&lt;/titles&gt;&lt;contributors&gt;&lt;authors&gt;&lt;author&gt;Cleary, JS&lt;/author&gt;&lt;author&gt;Hawkshaw, S&lt;/author&gt;&lt;author&gt;Grinnell, M.H.&lt;/author&gt;&lt;author&gt;Grandin, C.&lt;/author&gt;&lt;/authors&gt;&lt;/contributors&gt;&lt;added-date format="utc"&gt;1612818442&lt;/added-date&gt;&lt;ref-type name="Book"&gt;6&lt;/ref-type&gt;&lt;dates&gt;&lt;year&gt;2018&lt;/year&gt;&lt;/dates&gt;&lt;rec-number&gt;6492&lt;/rec-number&gt;&lt;publisher&gt;Canadian Science Advisory Secretariat&lt;/publisher&gt;&lt;last-updated-date format="utc"&gt;1612819094&lt;/last-updated-date&gt;&lt;/record&gt;&lt;/Cite&gt;&lt;/EndNote&gt;</w:instrText>
      </w:r>
      <w:r w:rsidR="009D6837">
        <w:rPr>
          <w:rFonts w:ascii="Helvetica" w:hAnsi="Helvetica"/>
          <w:sz w:val="22"/>
          <w:szCs w:val="22"/>
        </w:rPr>
        <w:fldChar w:fldCharType="separate"/>
      </w:r>
      <w:r w:rsidR="00074268" w:rsidRPr="00074268">
        <w:rPr>
          <w:rFonts w:ascii="Helvetica" w:hAnsi="Helvetica"/>
          <w:noProof/>
          <w:sz w:val="22"/>
          <w:szCs w:val="22"/>
          <w:vertAlign w:val="superscript"/>
        </w:rPr>
        <w:t>24</w:t>
      </w:r>
      <w:r w:rsidR="009D6837">
        <w:rPr>
          <w:rFonts w:ascii="Helvetica" w:hAnsi="Helvetica"/>
          <w:sz w:val="22"/>
          <w:szCs w:val="22"/>
        </w:rPr>
        <w:fldChar w:fldCharType="end"/>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may be best to ensure that funding for monitoring is independent from stock size. </w:t>
      </w:r>
    </w:p>
    <w:p w14:paraId="4E73E6B6" w14:textId="77777777" w:rsidR="00FC5856" w:rsidRPr="003805EE" w:rsidRDefault="00FC5856" w:rsidP="00074268">
      <w:pPr>
        <w:rPr>
          <w:rFonts w:ascii="Helvetica" w:hAnsi="Helvetica"/>
          <w:i/>
          <w:sz w:val="22"/>
          <w:szCs w:val="22"/>
        </w:rPr>
      </w:pPr>
    </w:p>
    <w:p w14:paraId="6CFFB7E9" w14:textId="26D60871" w:rsidR="0056105D" w:rsidRPr="003805EE" w:rsidRDefault="00976D8B" w:rsidP="00074268">
      <w:pPr>
        <w:rPr>
          <w:rFonts w:ascii="Helvetica" w:hAnsi="Helvetica"/>
          <w:i/>
          <w:sz w:val="22"/>
          <w:szCs w:val="22"/>
        </w:rPr>
      </w:pPr>
      <w:r w:rsidRPr="003805EE">
        <w:rPr>
          <w:rFonts w:ascii="Helvetica" w:hAnsi="Helvetica"/>
          <w:i/>
          <w:sz w:val="22"/>
          <w:szCs w:val="22"/>
        </w:rPr>
        <w:t>The Value of Monitoring Depends on the Stakeholder</w:t>
      </w:r>
    </w:p>
    <w:p w14:paraId="1B549306" w14:textId="29D4359E" w:rsidR="0021032B" w:rsidRPr="003805EE" w:rsidRDefault="00017F4B" w:rsidP="00074268">
      <w:pPr>
        <w:ind w:firstLine="720"/>
        <w:rPr>
          <w:rFonts w:ascii="Helvetica" w:hAnsi="Helvetica" w:cs="Helvetica Neue"/>
          <w:sz w:val="22"/>
          <w:szCs w:val="22"/>
        </w:rPr>
      </w:pPr>
      <w:r w:rsidRPr="003805EE">
        <w:rPr>
          <w:rFonts w:ascii="Helvetica" w:hAnsi="Helvetica" w:cs="Helvetica Neue"/>
          <w:sz w:val="22"/>
          <w:szCs w:val="22"/>
        </w:rPr>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2738FD"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&lt;EndNote&gt;&lt;Cite&gt;&lt;Author&gt;Schrank&lt;/Author&gt;&lt;Year&gt;2003&lt;/Year&gt;&lt;RecNum&gt;8199&lt;/RecNum&gt;&lt;DisplayText&gt;&lt;style face="superscript"&gt;25&lt;/style&gt;&lt;/DisplayText&gt;&lt;record&gt;&lt;rec-number&gt;8199&lt;/rec-number&gt;&lt;foreign-keys&gt;&lt;key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074268" w:rsidRPr="00074268">
        <w:rPr>
          <w:rFonts w:ascii="Helvetica" w:hAnsi="Helvetica"/>
          <w:noProof/>
          <w:sz w:val="22"/>
          <w:szCs w:val="22"/>
          <w:vertAlign w:val="superscript"/>
        </w:rPr>
        <w:t>25</w:t>
      </w:r>
      <w:r w:rsidR="002738FD" w:rsidRPr="003805EE">
        <w:rPr>
          <w:rFonts w:ascii="Helvetica" w:hAnsi="Helvetica"/>
          <w:sz w:val="22"/>
          <w:szCs w:val="22"/>
        </w:rPr>
        <w:fldChar w:fldCharType="end"/>
      </w:r>
      <w:r w:rsidR="002738FD" w:rsidRPr="003805EE">
        <w:rPr>
          <w:rFonts w:ascii="Helvetica" w:hAnsi="Helvetica" w:cs="Helvetica Neue"/>
          <w:sz w:val="22"/>
          <w:szCs w:val="22"/>
        </w:rPr>
        <w:t>. In contrast, large industrial fishing operations may have higher travel capacity 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074268">
        <w:rPr>
          <w:rFonts w:ascii="Helvetica" w:hAnsi="Helvetica" w:cs="Helvetica Neue"/>
          <w:sz w:val="22"/>
          <w:szCs w:val="22"/>
        </w:rPr>
        <w:instrText xml:space="preserve"> ADDIN EN.CITE &lt;EndNote&gt;&lt;Cite&gt;&lt;Author&gt;Berkes&lt;/Author&gt;&lt;Year&gt;2006&lt;/Year&gt;&lt;RecNum&gt;8463&lt;/RecNum&gt;&lt;DisplayText&gt;&lt;style face="superscript"&gt;26&lt;/style&gt;&lt;/DisplayText&gt;&lt;record&gt;&lt;rec-number&gt;8463&lt;/rec-number&gt;&lt;foreign-keys&gt;&lt;key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074268" w:rsidRPr="00074268">
        <w:rPr>
          <w:rFonts w:ascii="Helvetica" w:hAnsi="Helvetica" w:cs="Helvetica Neue"/>
          <w:noProof/>
          <w:sz w:val="22"/>
          <w:szCs w:val="22"/>
          <w:vertAlign w:val="superscript"/>
        </w:rPr>
        <w:t>26</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variable levels of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rsidP="00074268">
      <w:pPr>
        <w:rPr>
          <w:rFonts w:ascii="Helvetica" w:hAnsi="Helvetica"/>
          <w:i/>
          <w:sz w:val="22"/>
          <w:szCs w:val="22"/>
        </w:rPr>
      </w:pPr>
    </w:p>
    <w:p w14:paraId="42AB159A" w14:textId="2C4ED633" w:rsidR="00DB4CE5" w:rsidRPr="003805EE" w:rsidRDefault="00EE4CEA" w:rsidP="00074268">
      <w:pPr>
        <w:rPr>
          <w:rFonts w:ascii="Helvetica" w:hAnsi="Helvetica"/>
          <w:i/>
          <w:sz w:val="22"/>
          <w:szCs w:val="22"/>
        </w:rPr>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DB4CE5" w:rsidRPr="003805EE">
        <w:rPr>
          <w:rFonts w:ascii="Helvetica" w:hAnsi="Helvetica"/>
          <w:i/>
          <w:sz w:val="22"/>
          <w:szCs w:val="22"/>
        </w:rPr>
        <w:t xml:space="preserve">Tipping Point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79BACEC9" w:rsidR="006049ED" w:rsidRPr="003805EE" w:rsidRDefault="006049ED" w:rsidP="00074268">
      <w:pPr>
        <w:ind w:firstLine="720"/>
        <w:rPr>
          <w:rFonts w:ascii="Helvetica" w:hAnsi="Helvetica"/>
          <w:sz w:val="22"/>
          <w:szCs w:val="22"/>
        </w:rPr>
      </w:pPr>
      <w:r w:rsidRPr="003805EE">
        <w:rPr>
          <w:rFonts w:ascii="Helvetica" w:hAnsi="Helvetica"/>
          <w:sz w:val="22"/>
          <w:szCs w:val="22"/>
        </w:rPr>
        <w:t xml:space="preserve">In systems with tipping points,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&lt;EndNote&gt;&lt;Cite&gt;&lt;Author&gt;Cleary&lt;/Author&gt;&lt;Year&gt;2014&lt;/Year&gt;&lt;RecNum&gt;8026&lt;/RecNum&gt;&lt;DisplayText&gt;&lt;style face="superscript"&gt;27&lt;/style&gt;&lt;/DisplayText&gt;&lt;record&gt;&lt;rec-number&gt;8026&lt;/rec-number&gt;&lt;foreign-keys&gt;&lt;key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074268" w:rsidRPr="00074268">
        <w:rPr>
          <w:rFonts w:ascii="Helvetica" w:hAnsi="Helvetica"/>
          <w:noProof/>
          <w:sz w:val="22"/>
          <w:szCs w:val="22"/>
          <w:vertAlign w:val="superscript"/>
        </w:rPr>
        <w:t>27</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sidR="0069660B">
        <w:rPr>
          <w:rFonts w:ascii="Helvetica" w:hAnsi="Helvetica"/>
          <w:sz w:val="22"/>
          <w:szCs w:val="22"/>
        </w:rPr>
        <w:t xml:space="preserve"> </w:t>
      </w:r>
      <w:r w:rsidR="00F90AA6">
        <w:rPr>
          <w:rFonts w:ascii="Helvetica" w:hAnsi="Helvetica"/>
          <w:sz w:val="22"/>
          <w:szCs w:val="22"/>
        </w:rPr>
        <w:t>in many systems</w:t>
      </w:r>
      <w:r w:rsidRPr="003805EE">
        <w:rPr>
          <w:rFonts w:ascii="Helvetica" w:hAnsi="Helvetica"/>
          <w:sz w:val="22"/>
          <w:szCs w:val="22"/>
        </w:rPr>
        <w:t xml:space="preserve"> </w:t>
      </w:r>
      <w:r w:rsidR="000E0CF2"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&lt;EndNote&gt;&lt;Cite&gt;&lt;Author&gt;Doak&lt;/Author&gt;&lt;Year&gt;2008&lt;/Year&gt;&lt;RecNum&gt;8002&lt;/RecNum&gt;&lt;DisplayText&gt;&lt;style face="superscript"&gt;28,29&lt;/style&gt;&lt;/DisplayText&gt;&lt;record&gt;&lt;rec-number&gt;8002&lt;/rec-number&gt;&lt;foreign-keys&gt;&lt;key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074268" w:rsidRPr="00074268">
        <w:rPr>
          <w:rFonts w:ascii="Helvetica" w:hAnsi="Helvetica"/>
          <w:noProof/>
          <w:sz w:val="22"/>
          <w:szCs w:val="22"/>
          <w:vertAlign w:val="superscript"/>
        </w:rPr>
        <w:t>28,29</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 xml:space="preserve">Uncertainty about the location of a threshold presents challenges, particularly in the face of global change, where the strength and location of thresholds may well change. We do not address uncertainty in the location of the </w:t>
      </w:r>
      <w:r w:rsidR="00EB4D13">
        <w:rPr>
          <w:rFonts w:ascii="Helvetica" w:hAnsi="Helvetica"/>
          <w:sz w:val="22"/>
          <w:szCs w:val="22"/>
        </w:rPr>
        <w:t>biological threshold</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&lt;EndNote&gt;&lt;Cite&gt;&lt;Author&gt;Cinner&lt;/Author&gt;&lt;Year&gt;2009&lt;/Year&gt;&lt;RecNum&gt;8170&lt;/RecNum&gt;&lt;DisplayText&gt;&lt;style face="superscript"&gt;30&lt;/style&gt;&lt;/DisplayText&gt;&lt;record&gt;&lt;rec-number&gt;8170&lt;/rec-number&gt;&lt;foreign-keys&gt;&lt;key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074268" w:rsidRPr="00074268">
        <w:rPr>
          <w:rFonts w:ascii="Helvetica" w:hAnsi="Helvetica"/>
          <w:noProof/>
          <w:sz w:val="22"/>
          <w:szCs w:val="22"/>
          <w:vertAlign w:val="superscript"/>
        </w:rPr>
        <w:t>30</w:t>
      </w:r>
      <w:r w:rsidRPr="003805EE">
        <w:rPr>
          <w:rFonts w:ascii="Helvetica" w:hAnsi="Helvetica"/>
          <w:sz w:val="22"/>
          <w:szCs w:val="22"/>
        </w:rPr>
        <w:fldChar w:fldCharType="end"/>
      </w:r>
      <w:r w:rsidRPr="003805EE">
        <w:rPr>
          <w:rFonts w:ascii="Helvetica" w:hAnsi="Helvetica"/>
          <w:sz w:val="22"/>
          <w:szCs w:val="22"/>
        </w:rPr>
        <w:t xml:space="preserve">. For example, </w:t>
      </w:r>
      <w:r w:rsidR="00D564AC">
        <w:rPr>
          <w:rFonts w:ascii="Helvetica" w:hAnsi="Helvetica"/>
          <w:sz w:val="22"/>
          <w:szCs w:val="22"/>
        </w:rPr>
        <w:t>recent work has</w:t>
      </w:r>
      <w:r w:rsidR="00BB5495" w:rsidRPr="003805EE">
        <w:rPr>
          <w:rFonts w:ascii="Helvetica" w:hAnsi="Helvetica"/>
          <w:sz w:val="22"/>
          <w:szCs w:val="22"/>
        </w:rPr>
        <w:t xml:space="preserve"> </w:t>
      </w:r>
      <w:r w:rsidR="00976FC9">
        <w:rPr>
          <w:rFonts w:ascii="Helvetica" w:hAnsi="Helvetica"/>
          <w:sz w:val="22"/>
          <w:szCs w:val="22"/>
        </w:rPr>
        <w:t>show</w:t>
      </w:r>
      <w:r w:rsidR="00D564AC">
        <w:rPr>
          <w:rFonts w:ascii="Helvetica" w:hAnsi="Helvetica"/>
          <w:sz w:val="22"/>
          <w:szCs w:val="22"/>
        </w:rPr>
        <w:t>n</w:t>
      </w:r>
      <w:r w:rsidRPr="003805EE">
        <w:rPr>
          <w:rFonts w:ascii="Helvetica" w:hAnsi="Helvetica"/>
          <w:sz w:val="22"/>
          <w:szCs w:val="22"/>
        </w:rPr>
        <w:t xml:space="preserve">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threshold locations</w:t>
      </w:r>
      <w:r w:rsidR="00D564AC">
        <w:rPr>
          <w:rFonts w:ascii="Helvetica" w:hAnsi="Helvetica"/>
          <w:sz w:val="22"/>
          <w:szCs w:val="22"/>
        </w:rPr>
        <w:t xml:space="preserve"> </w:t>
      </w:r>
      <w:r w:rsidR="00D564AC">
        <w:rPr>
          <w:rFonts w:ascii="Helvetica" w:hAnsi="Helvetica"/>
          <w:sz w:val="22"/>
          <w:szCs w:val="22"/>
        </w:rPr>
        <w:fldChar w:fldCharType="begin">
          <w:fldData xml:space="preserve">PEVuZE5vdGU+PENpdGU+PEF1dGhvcj5Cb2V0dGlnZXI8L0F1dGhvcj48WWVhcj4yMDE1PC9ZZWFy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</w:fldData>
        </w:fldChar>
      </w:r>
      <w:r w:rsidR="00074268">
        <w:rPr>
          <w:rFonts w:ascii="Helvetica" w:hAnsi="Helvetica"/>
          <w:sz w:val="22"/>
          <w:szCs w:val="22"/>
        </w:rPr>
        <w:instrText xml:space="preserve"> ADDIN EN.CITE </w:instrText>
      </w:r>
      <w:r w:rsidR="00074268">
        <w:rPr>
          <w:rFonts w:ascii="Helvetica" w:hAnsi="Helvetica"/>
          <w:sz w:val="22"/>
          <w:szCs w:val="22"/>
        </w:rPr>
        <w:fldChar w:fldCharType="begin">
          <w:fldData xml:space="preserve">PEVuZE5vdGU+PENpdGU+PEF1dGhvcj5Cb2V0dGlnZXI8L0F1dGhvcj48WWVhcj4yMDE1PC9ZZWFy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</w:fldData>
        </w:fldChar>
      </w:r>
      <w:r w:rsidR="00074268">
        <w:rPr>
          <w:rFonts w:ascii="Helvetica" w:hAnsi="Helvetica"/>
          <w:sz w:val="22"/>
          <w:szCs w:val="22"/>
        </w:rPr>
        <w:instrText xml:space="preserve"> ADDIN EN.CITE.DATA </w:instrText>
      </w:r>
      <w:r w:rsidR="00074268">
        <w:rPr>
          <w:rFonts w:ascii="Helvetica" w:hAnsi="Helvetica"/>
          <w:sz w:val="22"/>
          <w:szCs w:val="22"/>
        </w:rPr>
      </w:r>
      <w:r w:rsidR="00074268">
        <w:rPr>
          <w:rFonts w:ascii="Helvetica" w:hAnsi="Helvetica"/>
          <w:sz w:val="22"/>
          <w:szCs w:val="22"/>
        </w:rPr>
        <w:fldChar w:fldCharType="end"/>
      </w:r>
      <w:r w:rsidR="00D564AC">
        <w:rPr>
          <w:rFonts w:ascii="Helvetica" w:hAnsi="Helvetica"/>
          <w:sz w:val="22"/>
          <w:szCs w:val="22"/>
        </w:rPr>
      </w:r>
      <w:r w:rsidR="00D564AC">
        <w:rPr>
          <w:rFonts w:ascii="Helvetica" w:hAnsi="Helvetica"/>
          <w:sz w:val="22"/>
          <w:szCs w:val="22"/>
        </w:rPr>
        <w:fldChar w:fldCharType="separate"/>
      </w:r>
      <w:r w:rsidR="00074268" w:rsidRPr="00074268">
        <w:rPr>
          <w:rFonts w:ascii="Helvetica" w:hAnsi="Helvetica"/>
          <w:noProof/>
          <w:sz w:val="22"/>
          <w:szCs w:val="22"/>
          <w:vertAlign w:val="superscript"/>
        </w:rPr>
        <w:t>31,32</w:t>
      </w:r>
      <w:r w:rsidR="00D564AC">
        <w:rPr>
          <w:rFonts w:ascii="Helvetica" w:hAnsi="Helvetica"/>
          <w:sz w:val="22"/>
          <w:szCs w:val="22"/>
        </w:rPr>
        <w:fldChar w:fldCharType="end"/>
      </w:r>
      <w:r w:rsidRPr="003805EE">
        <w:rPr>
          <w:rFonts w:ascii="Helvetica" w:hAnsi="Helvetica"/>
          <w:sz w:val="22"/>
          <w:szCs w:val="22"/>
        </w:rPr>
        <w:t xml:space="preserve">. However, even with better monitoring and analysis, some uncertainty is irreducible </w:t>
      </w:r>
      <w:r w:rsidR="000E0CF2" w:rsidRPr="003805EE">
        <w:rPr>
          <w:rFonts w:ascii="Helvetica" w:hAnsi="Helvetica"/>
          <w:sz w:val="22"/>
          <w:szCs w:val="22"/>
        </w:rPr>
        <w:fldChar w:fldCharType="begin"/>
      </w:r>
      <w:r w:rsidR="00074268">
        <w:rPr>
          <w:rFonts w:ascii="Helvetica" w:hAnsi="Helvetica"/>
          <w:sz w:val="22"/>
          <w:szCs w:val="22"/>
        </w:rPr>
        <w:instrText xml:space="preserve"> ADDIN EN.CITE &lt;EndNote&gt;&lt;Cite&gt;&lt;Author&gt;Schindler&lt;/Author&gt;&lt;Year&gt;2015&lt;/Year&gt;&lt;RecNum&gt;8464&lt;/RecNum&gt;&lt;DisplayText&gt;&lt;style face="superscript"&gt;29&lt;/style&gt;&lt;/DisplayText&gt;&lt;record&gt;&lt;rec-number&gt;8464&lt;/rec-number&gt;&lt;foreign-keys&gt;&lt;key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074268" w:rsidRPr="00074268">
        <w:rPr>
          <w:rFonts w:ascii="Helvetica" w:hAnsi="Helvetica"/>
          <w:noProof/>
          <w:sz w:val="22"/>
          <w:szCs w:val="22"/>
          <w:vertAlign w:val="superscript"/>
        </w:rPr>
        <w:t>29</w:t>
      </w:r>
      <w:r w:rsidR="000E0CF2" w:rsidRPr="003805EE">
        <w:rPr>
          <w:rFonts w:ascii="Helvetica" w:hAnsi="Helvetica"/>
          <w:sz w:val="22"/>
          <w:szCs w:val="22"/>
        </w:rPr>
        <w:fldChar w:fldCharType="end"/>
      </w:r>
      <w:r w:rsidRPr="003805EE">
        <w:rPr>
          <w:rFonts w:ascii="Helvetica" w:hAnsi="Helvetica"/>
          <w:sz w:val="22"/>
          <w:szCs w:val="22"/>
        </w:rPr>
        <w:t>.</w:t>
      </w:r>
      <w:r w:rsidR="00976FC9">
        <w:rPr>
          <w:rFonts w:ascii="Helvetica" w:hAnsi="Helvetica"/>
          <w:sz w:val="22"/>
          <w:szCs w:val="22"/>
        </w:rPr>
        <w:t xml:space="preserve"> Such irreducible uncertainty (e.g.</w:t>
      </w:r>
      <w:r w:rsidR="00BA0B4E">
        <w:rPr>
          <w:rFonts w:ascii="Helvetica" w:hAnsi="Helvetica"/>
          <w:sz w:val="22"/>
          <w:szCs w:val="22"/>
        </w:rPr>
        <w:t>,</w:t>
      </w:r>
      <w:r w:rsidR="00976FC9">
        <w:rPr>
          <w:rFonts w:ascii="Helvetica" w:hAnsi="Helvetica"/>
          <w:sz w:val="22"/>
          <w:szCs w:val="22"/>
        </w:rPr>
        <w:t xml:space="preserve"> due to stochasticity in recruitment) can amplify the risks associated with limited monitoring effort (</w:t>
      </w:r>
      <w:r w:rsidR="007009AB">
        <w:rPr>
          <w:rFonts w:ascii="Helvetica" w:hAnsi="Helvetica"/>
          <w:sz w:val="22"/>
          <w:szCs w:val="22"/>
        </w:rPr>
        <w:t xml:space="preserve">see </w:t>
      </w:r>
      <w:r w:rsidR="00976FC9">
        <w:rPr>
          <w:rFonts w:ascii="Helvetica" w:hAnsi="Helvetica"/>
          <w:sz w:val="22"/>
          <w:szCs w:val="22"/>
        </w:rPr>
        <w:t>ESM 4</w:t>
      </w:r>
      <w:r w:rsidR="007009AB">
        <w:rPr>
          <w:rFonts w:ascii="Helvetica" w:hAnsi="Helvetica"/>
          <w:sz w:val="22"/>
          <w:szCs w:val="22"/>
        </w:rPr>
        <w:t xml:space="preserve"> for simulation</w:t>
      </w:r>
      <w:r w:rsidR="004206DC">
        <w:rPr>
          <w:rFonts w:ascii="Helvetica" w:hAnsi="Helvetica"/>
          <w:sz w:val="22"/>
          <w:szCs w:val="22"/>
        </w:rPr>
        <w:t>s</w:t>
      </w:r>
      <w:r w:rsidR="00976FC9">
        <w:rPr>
          <w:rFonts w:ascii="Helvetica" w:hAnsi="Helvetica"/>
          <w:sz w:val="22"/>
          <w:szCs w:val="22"/>
        </w:rPr>
        <w:t>) and are critical for managers to consider</w:t>
      </w:r>
      <w:r w:rsidR="00303364">
        <w:rPr>
          <w:rFonts w:ascii="Helvetica" w:hAnsi="Helvetica"/>
          <w:sz w:val="22"/>
          <w:szCs w:val="22"/>
        </w:rPr>
        <w:t>.</w:t>
      </w:r>
      <w:ins w:id="4" w:author="Megsie Siple" w:date="2021-02-04T16:44:00Z">
        <w:r w:rsidR="00AF7550">
          <w:rPr>
            <w:rFonts w:ascii="Helvetica" w:hAnsi="Helvetica"/>
            <w:sz w:val="22"/>
            <w:szCs w:val="22"/>
          </w:rPr>
          <w:t xml:space="preserve"> </w:t>
        </w:r>
      </w:ins>
    </w:p>
    <w:p w14:paraId="48E4FCDD" w14:textId="5F4121DB" w:rsidR="007E6EA2" w:rsidRPr="003805EE" w:rsidRDefault="00EE4CEA" w:rsidP="00074268">
      <w:pPr>
        <w:ind w:firstLine="720"/>
        <w:rPr>
          <w:rFonts w:ascii="Helvetica" w:hAnsi="Helvetica"/>
          <w:sz w:val="22"/>
          <w:szCs w:val="22"/>
        </w:rPr>
      </w:pPr>
      <w:r w:rsidRPr="003805EE">
        <w:rPr>
          <w:rFonts w:ascii="Helvetica" w:hAnsi="Helvetica"/>
          <w:sz w:val="22"/>
          <w:szCs w:val="22"/>
        </w:rPr>
        <w:t xml:space="preserve">Our model is heuristic in its evaluation of monitoring in the presence of </w:t>
      </w:r>
      <w:r w:rsidR="0069660B">
        <w:rPr>
          <w:rFonts w:ascii="Helvetica" w:hAnsi="Helvetica"/>
          <w:sz w:val="22"/>
          <w:szCs w:val="22"/>
        </w:rPr>
        <w:t>critical thresholds</w:t>
      </w:r>
      <w:r w:rsidRPr="003805EE">
        <w:rPr>
          <w:rFonts w:ascii="Helvetica" w:hAnsi="Helvetica"/>
          <w:sz w:val="22"/>
          <w:szCs w:val="22"/>
        </w:rPr>
        <w:t xml:space="preserve">. </w:t>
      </w:r>
      <w:r w:rsidR="0069660B">
        <w:rPr>
          <w:rFonts w:ascii="Helvetica" w:hAnsi="Helvetica"/>
          <w:sz w:val="22"/>
          <w:szCs w:val="22"/>
        </w:rPr>
        <w:t>T</w:t>
      </w:r>
      <w:r w:rsidR="006049ED" w:rsidRPr="003805EE">
        <w:rPr>
          <w:rFonts w:ascii="Helvetica" w:hAnsi="Helvetica"/>
          <w:sz w:val="22"/>
          <w:szCs w:val="22"/>
        </w:rPr>
        <w:t xml:space="preserve">he </w:t>
      </w:r>
      <w:r w:rsidRPr="003805EE">
        <w:rPr>
          <w:rFonts w:ascii="Helvetica" w:hAnsi="Helvetica"/>
          <w:sz w:val="22"/>
          <w:szCs w:val="22"/>
        </w:rPr>
        <w:t xml:space="preserve">results are broadly applicable to systems </w:t>
      </w:r>
      <w:r w:rsidR="0069660B">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r w:rsidR="0069660B">
        <w:rPr>
          <w:rFonts w:ascii="Helvetica" w:hAnsi="Helvetica"/>
          <w:sz w:val="22"/>
          <w:szCs w:val="22"/>
        </w:rPr>
        <w:t>threshold after which productivity is declining.</w:t>
      </w:r>
      <w:r w:rsidRPr="003805EE">
        <w:rPr>
          <w:rFonts w:ascii="Helvetica" w:hAnsi="Helvetica"/>
          <w:sz w:val="22"/>
          <w:szCs w:val="22"/>
        </w:rPr>
        <w:t xml:space="preserve"> </w:t>
      </w:r>
    </w:p>
    <w:p w14:paraId="1181B0AB" w14:textId="77777777" w:rsidR="00F40114" w:rsidRDefault="00F40114" w:rsidP="00074268">
      <w:pPr>
        <w:widowControl w:val="0"/>
        <w:autoSpaceDE w:val="0"/>
        <w:autoSpaceDN w:val="0"/>
        <w:adjustRightInd w:val="0"/>
        <w:rPr>
          <w:rFonts w:ascii="Helvetica" w:hAnsi="Helvetica"/>
          <w:i/>
          <w:sz w:val="22"/>
          <w:szCs w:val="22"/>
        </w:rPr>
      </w:pPr>
    </w:p>
    <w:p w14:paraId="3548455A" w14:textId="4B92F8F6" w:rsidR="00C34F51" w:rsidRPr="003805EE" w:rsidRDefault="00342681" w:rsidP="000742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276F0B71" w14:textId="31EC7574" w:rsidR="00CC1E16" w:rsidRDefault="00E3695A" w:rsidP="00074268">
      <w:pPr>
        <w:ind w:firstLine="720"/>
        <w:rPr>
          <w:rFonts w:ascii="Helvetica" w:hAnsi="Helvetica" w:cs="Helvetica Neue"/>
          <w:sz w:val="22"/>
          <w:szCs w:val="22"/>
        </w:rPr>
      </w:pPr>
      <w:r w:rsidRPr="003805EE">
        <w:rPr>
          <w:rFonts w:ascii="Helvetica" w:hAnsi="Helvetica" w:cs="Helvetica Neue"/>
          <w:sz w:val="22"/>
          <w:szCs w:val="22"/>
        </w:rPr>
        <w:t>Man</w:t>
      </w:r>
      <w:r w:rsidR="00920F8A">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sidR="0069660B">
        <w:rPr>
          <w:rFonts w:ascii="Helvetica" w:hAnsi="Helvetica" w:cs="Helvetica Neue"/>
          <w:sz w:val="22"/>
          <w:szCs w:val="22"/>
        </w:rPr>
        <w:t>are tasked with connecting</w:t>
      </w:r>
      <w:r w:rsidRPr="003805EE">
        <w:rPr>
          <w:rFonts w:ascii="Helvetica" w:hAnsi="Helvetica" w:cs="Helvetica Neue"/>
          <w:sz w:val="22"/>
          <w:szCs w:val="22"/>
        </w:rPr>
        <w:t xml:space="preserve"> monitoring effort</w:t>
      </w:r>
      <w:r w:rsidR="00C2345D" w:rsidRPr="003805EE">
        <w:rPr>
          <w:rFonts w:ascii="Helvetica" w:hAnsi="Helvetica" w:cs="Helvetica Neue"/>
          <w:sz w:val="22"/>
          <w:szCs w:val="22"/>
        </w:rPr>
        <w:t>, thresholds,</w:t>
      </w:r>
      <w:r w:rsidRPr="003805EE">
        <w:rPr>
          <w:rFonts w:ascii="Helvetica" w:hAnsi="Helvetica" w:cs="Helvetica Neue"/>
          <w:sz w:val="22"/>
          <w:szCs w:val="22"/>
        </w:rPr>
        <w:t xml:space="preserve"> and the state of the system</w:t>
      </w:r>
      <w:r w:rsidR="0069660B">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sidR="0069660B">
        <w:rPr>
          <w:rFonts w:ascii="Helvetica" w:hAnsi="Helvetica" w:cs="Helvetica Neue"/>
          <w:sz w:val="22"/>
          <w:szCs w:val="22"/>
        </w:rPr>
        <w:t>T</w:t>
      </w:r>
      <w:r w:rsidRPr="003805EE">
        <w:rPr>
          <w:rFonts w:ascii="Helvetica" w:hAnsi="Helvetica" w:cs="Helvetica Neue"/>
          <w:sz w:val="22"/>
          <w:szCs w:val="22"/>
        </w:rPr>
        <w:t xml:space="preserve">his will be difficult given </w:t>
      </w:r>
      <w:r w:rsidR="001F0A49" w:rsidRPr="003805EE">
        <w:rPr>
          <w:rFonts w:ascii="Helvetica" w:hAnsi="Helvetica" w:cs="Helvetica Neue"/>
          <w:sz w:val="22"/>
          <w:szCs w:val="22"/>
        </w:rPr>
        <w:t xml:space="preserve">the inherent </w:t>
      </w:r>
      <w:r w:rsidRPr="003805EE">
        <w:rPr>
          <w:rFonts w:ascii="Helvetica" w:hAnsi="Helvetica" w:cs="Helvetica Neue"/>
          <w:sz w:val="22"/>
          <w:szCs w:val="22"/>
        </w:rPr>
        <w:t>limitations in as</w:t>
      </w:r>
      <w:r w:rsidR="00F141EE" w:rsidRPr="003805EE">
        <w:rPr>
          <w:rFonts w:ascii="Helvetica" w:hAnsi="Helvetica" w:cs="Helvetica Neue"/>
          <w:sz w:val="22"/>
          <w:szCs w:val="22"/>
        </w:rPr>
        <w:t xml:space="preserve">sessing the state of the system and </w:t>
      </w:r>
      <w:r w:rsidR="00F25C20">
        <w:rPr>
          <w:rFonts w:ascii="Helvetica" w:hAnsi="Helvetica" w:cs="Helvetica Neue"/>
          <w:sz w:val="22"/>
          <w:szCs w:val="22"/>
        </w:rPr>
        <w:t>because the location of critical thresholds is not always known</w:t>
      </w:r>
      <w:r w:rsidR="00F141EE" w:rsidRPr="003805EE">
        <w:rPr>
          <w:rFonts w:ascii="Helvetica" w:hAnsi="Helvetica" w:cs="Helvetica Neue"/>
          <w:sz w:val="22"/>
          <w:szCs w:val="22"/>
        </w:rPr>
        <w:t xml:space="preserve">. Additional difficulties emerge because of misaligned </w:t>
      </w:r>
      <w:r w:rsidRPr="003805EE">
        <w:rPr>
          <w:rFonts w:ascii="Helvetica" w:hAnsi="Helvetica" w:cs="Helvetica Neue"/>
          <w:sz w:val="22"/>
          <w:szCs w:val="22"/>
        </w:rPr>
        <w:t xml:space="preserve">economic incentives </w:t>
      </w:r>
      <w:r w:rsidR="00A66D61" w:rsidRPr="003805EE">
        <w:rPr>
          <w:rFonts w:ascii="Helvetica" w:hAnsi="Helvetica" w:cs="Helvetica Neue"/>
          <w:sz w:val="22"/>
          <w:szCs w:val="22"/>
        </w:rPr>
        <w:t xml:space="preserve">and structures </w:t>
      </w:r>
      <w:r w:rsidRPr="003805EE">
        <w:rPr>
          <w:rFonts w:ascii="Helvetica" w:hAnsi="Helvetica" w:cs="Helvetica Neue"/>
          <w:sz w:val="22"/>
          <w:szCs w:val="22"/>
        </w:rPr>
        <w:t xml:space="preserve">that deter </w:t>
      </w:r>
      <w:r w:rsidR="00A66D61" w:rsidRPr="003805EE">
        <w:rPr>
          <w:rFonts w:ascii="Helvetica" w:hAnsi="Helvetica" w:cs="Helvetica Neue"/>
          <w:sz w:val="22"/>
          <w:szCs w:val="22"/>
        </w:rPr>
        <w:t xml:space="preserve">or constrain </w:t>
      </w:r>
      <w:r w:rsidRPr="003805EE">
        <w:rPr>
          <w:rFonts w:ascii="Helvetica" w:hAnsi="Helvetica" w:cs="Helvetica Neue"/>
          <w:sz w:val="22"/>
          <w:szCs w:val="22"/>
        </w:rPr>
        <w:t xml:space="preserve">heavy monitoring when </w:t>
      </w:r>
      <w:r w:rsidRPr="003805EE">
        <w:rPr>
          <w:rFonts w:ascii="Helvetica" w:hAnsi="Helvetica" w:cs="Helvetica Neue"/>
          <w:sz w:val="22"/>
          <w:szCs w:val="22"/>
        </w:rPr>
        <w:lastRenderedPageBreak/>
        <w:t xml:space="preserve">yields are near a tipping point, and because stakeholders differ in their willingness to incur the risk of </w:t>
      </w:r>
      <w:r w:rsidR="000B1129">
        <w:rPr>
          <w:rFonts w:ascii="Helvetica" w:hAnsi="Helvetica" w:cs="Helvetica Neue"/>
          <w:sz w:val="22"/>
          <w:szCs w:val="22"/>
        </w:rPr>
        <w:t xml:space="preserve">collapse </w:t>
      </w:r>
      <w:r w:rsidRPr="003805EE">
        <w:rPr>
          <w:rFonts w:ascii="Helvetica" w:hAnsi="Helvetica" w:cs="Helvetica Neue"/>
          <w:sz w:val="22"/>
          <w:szCs w:val="22"/>
        </w:rPr>
        <w:t xml:space="preserve">as well as their </w:t>
      </w:r>
      <w:r w:rsidR="00E11175" w:rsidRPr="003805EE">
        <w:rPr>
          <w:rFonts w:ascii="Helvetica" w:hAnsi="Helvetica" w:cs="Helvetica Neue"/>
          <w:sz w:val="22"/>
          <w:szCs w:val="22"/>
        </w:rPr>
        <w:t xml:space="preserve">ability and </w:t>
      </w:r>
      <w:r w:rsidRPr="003805EE">
        <w:rPr>
          <w:rFonts w:ascii="Helvetica" w:hAnsi="Helvetica" w:cs="Helvetica Neue"/>
          <w:sz w:val="22"/>
          <w:szCs w:val="22"/>
        </w:rPr>
        <w:t>flexibility to adapt</w:t>
      </w:r>
      <w:r w:rsidR="008F48D9" w:rsidRPr="003805EE">
        <w:rPr>
          <w:rFonts w:ascii="Helvetica" w:hAnsi="Helvetica" w:cs="Helvetica Neue"/>
          <w:sz w:val="22"/>
          <w:szCs w:val="22"/>
        </w:rPr>
        <w:t xml:space="preserve"> once the </w:t>
      </w:r>
      <w:r w:rsidR="00FF5AF5">
        <w:rPr>
          <w:rFonts w:ascii="Helvetica" w:hAnsi="Helvetica" w:cs="Helvetica Neue"/>
          <w:sz w:val="22"/>
          <w:szCs w:val="22"/>
        </w:rPr>
        <w:t xml:space="preserve">population or </w:t>
      </w:r>
      <w:r w:rsidR="008F48D9" w:rsidRPr="003805EE">
        <w:rPr>
          <w:rFonts w:ascii="Helvetica" w:hAnsi="Helvetica" w:cs="Helvetica Neue"/>
          <w:sz w:val="22"/>
          <w:szCs w:val="22"/>
        </w:rPr>
        <w:t xml:space="preserve">ecosystem has </w:t>
      </w:r>
      <w:r w:rsidR="000B1129">
        <w:rPr>
          <w:rFonts w:ascii="Helvetica" w:hAnsi="Helvetica" w:cs="Helvetica Neue"/>
          <w:sz w:val="22"/>
          <w:szCs w:val="22"/>
        </w:rPr>
        <w:t>crossed a critical threshold</w:t>
      </w:r>
      <w:r w:rsidR="008F48D9" w:rsidRPr="003805EE">
        <w:rPr>
          <w:rFonts w:ascii="Helvetica" w:hAnsi="Helvetica" w:cs="Helvetica Neue"/>
          <w:sz w:val="22"/>
          <w:szCs w:val="22"/>
        </w:rPr>
        <w:t>.</w:t>
      </w:r>
      <w:r w:rsidR="00822189"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074268">
      <w:pPr>
        <w:ind w:firstLine="720"/>
        <w:rPr>
          <w:rFonts w:ascii="Helvetica" w:hAnsi="Helvetica"/>
          <w:b/>
          <w:sz w:val="22"/>
          <w:szCs w:val="22"/>
        </w:rPr>
      </w:pPr>
    </w:p>
    <w:p w14:paraId="02B9CF32" w14:textId="77777777" w:rsidR="007522A9" w:rsidRPr="003805EE" w:rsidRDefault="007522A9" w:rsidP="00074268">
      <w:pPr>
        <w:tabs>
          <w:tab w:val="left" w:pos="1240"/>
        </w:tabs>
        <w:rPr>
          <w:rFonts w:ascii="Helvetica" w:hAnsi="Helvetica"/>
          <w:b/>
          <w:sz w:val="22"/>
          <w:szCs w:val="22"/>
        </w:rPr>
      </w:pPr>
      <w:r w:rsidRPr="003805EE">
        <w:rPr>
          <w:rFonts w:ascii="Helvetica" w:hAnsi="Helvetica"/>
          <w:b/>
          <w:sz w:val="22"/>
          <w:szCs w:val="22"/>
        </w:rPr>
        <w:t>ACKNOWLEDGEMENTS</w:t>
      </w:r>
    </w:p>
    <w:p w14:paraId="2D4E6457" w14:textId="2FEA6DD2" w:rsidR="007522A9" w:rsidRPr="003805EE" w:rsidRDefault="007522A9" w:rsidP="000742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rsidP="00074268">
      <w:pPr>
        <w:tabs>
          <w:tab w:val="left" w:pos="1240"/>
        </w:tabs>
        <w:rPr>
          <w:rFonts w:ascii="Helvetica" w:hAnsi="Helvetica"/>
          <w:b/>
          <w:sz w:val="22"/>
          <w:szCs w:val="22"/>
        </w:rPr>
      </w:pPr>
    </w:p>
    <w:p w14:paraId="544C099B" w14:textId="2BE1B9FE" w:rsidR="00393682" w:rsidRDefault="00393682" w:rsidP="000742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0742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074268">
      <w:pPr>
        <w:rPr>
          <w:rFonts w:ascii="Helvetica" w:hAnsi="Helvetica"/>
          <w:b/>
          <w:sz w:val="22"/>
          <w:szCs w:val="22"/>
        </w:rPr>
      </w:pPr>
    </w:p>
    <w:p w14:paraId="59F11514" w14:textId="77777777" w:rsidR="002633A4" w:rsidRPr="003805EE" w:rsidRDefault="002633A4" w:rsidP="00074268">
      <w:pPr>
        <w:tabs>
          <w:tab w:val="left" w:pos="1240"/>
        </w:tabs>
        <w:rPr>
          <w:rFonts w:ascii="Helvetica" w:hAnsi="Helvetica"/>
          <w:b/>
          <w:sz w:val="22"/>
          <w:szCs w:val="22"/>
        </w:rPr>
      </w:pPr>
      <w:r w:rsidRPr="003805EE">
        <w:rPr>
          <w:rFonts w:ascii="Helvetica" w:hAnsi="Helvetica"/>
          <w:b/>
          <w:sz w:val="22"/>
          <w:szCs w:val="22"/>
        </w:rPr>
        <w:t>LITERATURE CITED</w:t>
      </w:r>
    </w:p>
    <w:p w14:paraId="52C51B3F" w14:textId="77777777" w:rsidR="00074268" w:rsidRPr="00074268" w:rsidRDefault="006C170D" w:rsidP="00074268">
      <w:pPr>
        <w:pStyle w:val="EndNoteBibliography"/>
        <w:spacing w:line="240" w:lineRule="auto"/>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074268" w:rsidRPr="00074268">
        <w:rPr>
          <w:noProof/>
        </w:rPr>
        <w:t>1</w:t>
      </w:r>
      <w:r w:rsidR="00074268" w:rsidRPr="00074268">
        <w:rPr>
          <w:noProof/>
        </w:rPr>
        <w:tab/>
        <w:t>Kates, R. W.</w:t>
      </w:r>
      <w:r w:rsidR="00074268" w:rsidRPr="00074268">
        <w:rPr>
          <w:i/>
          <w:noProof/>
        </w:rPr>
        <w:t xml:space="preserve"> et al.</w:t>
      </w:r>
      <w:r w:rsidR="00074268" w:rsidRPr="00074268">
        <w:rPr>
          <w:noProof/>
        </w:rPr>
        <w:t xml:space="preserve"> Sustainability Science. </w:t>
      </w:r>
      <w:r w:rsidR="00074268" w:rsidRPr="00074268">
        <w:rPr>
          <w:i/>
          <w:noProof/>
        </w:rPr>
        <w:t>Science</w:t>
      </w:r>
      <w:r w:rsidR="00074268" w:rsidRPr="00074268">
        <w:rPr>
          <w:noProof/>
        </w:rPr>
        <w:t xml:space="preserve"> </w:t>
      </w:r>
      <w:r w:rsidR="00074268" w:rsidRPr="00074268">
        <w:rPr>
          <w:b/>
          <w:noProof/>
        </w:rPr>
        <w:t>292</w:t>
      </w:r>
      <w:r w:rsidR="00074268" w:rsidRPr="00074268">
        <w:rPr>
          <w:noProof/>
        </w:rPr>
        <w:t>, 641-642, doi:10.1126/science.1059386 (2001).</w:t>
      </w:r>
    </w:p>
    <w:p w14:paraId="39DCE92D" w14:textId="77777777" w:rsidR="00074268" w:rsidRPr="00074268" w:rsidRDefault="00074268" w:rsidP="00074268">
      <w:pPr>
        <w:pStyle w:val="EndNoteBibliography"/>
        <w:spacing w:line="240" w:lineRule="auto"/>
        <w:rPr>
          <w:noProof/>
        </w:rPr>
      </w:pPr>
      <w:r w:rsidRPr="00074268">
        <w:rPr>
          <w:noProof/>
        </w:rPr>
        <w:t>2</w:t>
      </w:r>
      <w:r w:rsidRPr="00074268">
        <w:rPr>
          <w:noProof/>
        </w:rPr>
        <w:tab/>
        <w:t xml:space="preserve">Wintle, B. A., Runge, M. C. &amp; Bekessy, S. A. Allocating monitoring effort in the face of unknown unknowns. </w:t>
      </w:r>
      <w:r w:rsidRPr="00074268">
        <w:rPr>
          <w:i/>
          <w:noProof/>
        </w:rPr>
        <w:t>Ecology Letters</w:t>
      </w:r>
      <w:r w:rsidRPr="00074268">
        <w:rPr>
          <w:noProof/>
        </w:rPr>
        <w:t xml:space="preserve"> </w:t>
      </w:r>
      <w:r w:rsidRPr="00074268">
        <w:rPr>
          <w:b/>
          <w:noProof/>
        </w:rPr>
        <w:t>13</w:t>
      </w:r>
      <w:r w:rsidRPr="00074268">
        <w:rPr>
          <w:noProof/>
        </w:rPr>
        <w:t>, 1325-1337, doi:10.1111/j.1461-0248.2010.01514.x (2010).</w:t>
      </w:r>
    </w:p>
    <w:p w14:paraId="337A174E" w14:textId="77777777" w:rsidR="00074268" w:rsidRPr="00074268" w:rsidRDefault="00074268" w:rsidP="00074268">
      <w:pPr>
        <w:pStyle w:val="EndNoteBibliography"/>
        <w:spacing w:line="240" w:lineRule="auto"/>
        <w:rPr>
          <w:noProof/>
        </w:rPr>
      </w:pPr>
      <w:r w:rsidRPr="00074268">
        <w:rPr>
          <w:noProof/>
        </w:rPr>
        <w:t>3</w:t>
      </w:r>
      <w:r w:rsidRPr="00074268">
        <w:rPr>
          <w:noProof/>
        </w:rPr>
        <w:tab/>
        <w:t>McDonald-Madden, E.</w:t>
      </w:r>
      <w:r w:rsidRPr="00074268">
        <w:rPr>
          <w:i/>
          <w:noProof/>
        </w:rPr>
        <w:t xml:space="preserve"> et al.</w:t>
      </w:r>
      <w:r w:rsidRPr="00074268">
        <w:rPr>
          <w:noProof/>
        </w:rPr>
        <w:t xml:space="preserve"> Monitoring does not always count. </w:t>
      </w:r>
      <w:r w:rsidRPr="00074268">
        <w:rPr>
          <w:i/>
          <w:noProof/>
        </w:rPr>
        <w:t>Trends in Ecology &amp; Evolution</w:t>
      </w:r>
      <w:r w:rsidRPr="00074268">
        <w:rPr>
          <w:noProof/>
        </w:rPr>
        <w:t xml:space="preserve"> </w:t>
      </w:r>
      <w:r w:rsidRPr="00074268">
        <w:rPr>
          <w:b/>
          <w:noProof/>
        </w:rPr>
        <w:t>25</w:t>
      </w:r>
      <w:r w:rsidRPr="00074268">
        <w:rPr>
          <w:noProof/>
        </w:rPr>
        <w:t>, 547-550 (2010).</w:t>
      </w:r>
    </w:p>
    <w:p w14:paraId="405595CA" w14:textId="77777777" w:rsidR="00074268" w:rsidRPr="00074268" w:rsidRDefault="00074268" w:rsidP="00074268">
      <w:pPr>
        <w:pStyle w:val="EndNoteBibliography"/>
        <w:spacing w:line="240" w:lineRule="auto"/>
        <w:rPr>
          <w:noProof/>
        </w:rPr>
      </w:pPr>
      <w:r w:rsidRPr="00074268">
        <w:rPr>
          <w:noProof/>
        </w:rPr>
        <w:t>4</w:t>
      </w:r>
      <w:r w:rsidRPr="00074268">
        <w:rPr>
          <w:noProof/>
        </w:rPr>
        <w:tab/>
        <w:t xml:space="preserve">Courchamp, F., Clutton-Brock, T. &amp; Grenfell, B. Inverse density dependence and the Allee effect. </w:t>
      </w:r>
      <w:r w:rsidRPr="00074268">
        <w:rPr>
          <w:i/>
          <w:noProof/>
        </w:rPr>
        <w:t>Trends in Ecology &amp; Evolution</w:t>
      </w:r>
      <w:r w:rsidRPr="00074268">
        <w:rPr>
          <w:noProof/>
        </w:rPr>
        <w:t xml:space="preserve"> </w:t>
      </w:r>
      <w:r w:rsidRPr="00074268">
        <w:rPr>
          <w:b/>
          <w:noProof/>
        </w:rPr>
        <w:t>14</w:t>
      </w:r>
      <w:r w:rsidRPr="00074268">
        <w:rPr>
          <w:noProof/>
        </w:rPr>
        <w:t>, 405-410 (1999).</w:t>
      </w:r>
    </w:p>
    <w:p w14:paraId="3FD42220" w14:textId="77777777" w:rsidR="00074268" w:rsidRPr="00074268" w:rsidRDefault="00074268" w:rsidP="00074268">
      <w:pPr>
        <w:pStyle w:val="EndNoteBibliography"/>
        <w:spacing w:line="240" w:lineRule="auto"/>
        <w:rPr>
          <w:noProof/>
        </w:rPr>
      </w:pPr>
      <w:r w:rsidRPr="00074268">
        <w:rPr>
          <w:noProof/>
        </w:rPr>
        <w:t>5</w:t>
      </w:r>
      <w:r w:rsidRPr="00074268">
        <w:rPr>
          <w:noProof/>
        </w:rPr>
        <w:tab/>
        <w:t xml:space="preserve">Mangel, M. Irreducible uncertainties, sustainable fisheries and marine reserves. </w:t>
      </w:r>
      <w:r w:rsidRPr="00074268">
        <w:rPr>
          <w:i/>
          <w:noProof/>
        </w:rPr>
        <w:t>Evolutionary Ecology Research</w:t>
      </w:r>
      <w:r w:rsidRPr="00074268">
        <w:rPr>
          <w:noProof/>
        </w:rPr>
        <w:t xml:space="preserve"> </w:t>
      </w:r>
      <w:r w:rsidRPr="00074268">
        <w:rPr>
          <w:b/>
          <w:noProof/>
        </w:rPr>
        <w:t>2</w:t>
      </w:r>
      <w:r w:rsidRPr="00074268">
        <w:rPr>
          <w:noProof/>
        </w:rPr>
        <w:t>, 547-557 (2000).</w:t>
      </w:r>
    </w:p>
    <w:p w14:paraId="73EA7423" w14:textId="77777777" w:rsidR="00074268" w:rsidRPr="00074268" w:rsidRDefault="00074268" w:rsidP="00074268">
      <w:pPr>
        <w:pStyle w:val="EndNoteBibliography"/>
        <w:spacing w:line="240" w:lineRule="auto"/>
        <w:rPr>
          <w:noProof/>
        </w:rPr>
      </w:pPr>
      <w:r w:rsidRPr="00074268">
        <w:rPr>
          <w:noProof/>
        </w:rPr>
        <w:t>6</w:t>
      </w:r>
      <w:r w:rsidRPr="00074268">
        <w:rPr>
          <w:noProof/>
        </w:rPr>
        <w:tab/>
        <w:t xml:space="preserve">Legg, C. J. &amp; Nagy, L. Why most conservation monitoring is, but need not be, a waste of time. </w:t>
      </w:r>
      <w:r w:rsidRPr="00074268">
        <w:rPr>
          <w:i/>
          <w:noProof/>
        </w:rPr>
        <w:t>Journal of environmental management</w:t>
      </w:r>
      <w:r w:rsidRPr="00074268">
        <w:rPr>
          <w:noProof/>
        </w:rPr>
        <w:t xml:space="preserve"> </w:t>
      </w:r>
      <w:r w:rsidRPr="00074268">
        <w:rPr>
          <w:b/>
          <w:noProof/>
        </w:rPr>
        <w:t>78</w:t>
      </w:r>
      <w:r w:rsidRPr="00074268">
        <w:rPr>
          <w:noProof/>
        </w:rPr>
        <w:t>, 194-199 (2006).</w:t>
      </w:r>
    </w:p>
    <w:p w14:paraId="4A78FD3E" w14:textId="77777777" w:rsidR="00074268" w:rsidRPr="00074268" w:rsidRDefault="00074268" w:rsidP="00074268">
      <w:pPr>
        <w:pStyle w:val="EndNoteBibliography"/>
        <w:spacing w:line="240" w:lineRule="auto"/>
        <w:rPr>
          <w:noProof/>
        </w:rPr>
      </w:pPr>
      <w:r w:rsidRPr="00074268">
        <w:rPr>
          <w:noProof/>
        </w:rPr>
        <w:t>7</w:t>
      </w:r>
      <w:r w:rsidRPr="00074268">
        <w:rPr>
          <w:noProof/>
        </w:rPr>
        <w:tab/>
        <w:t>Chadès, I.</w:t>
      </w:r>
      <w:r w:rsidRPr="00074268">
        <w:rPr>
          <w:i/>
          <w:noProof/>
        </w:rPr>
        <w:t xml:space="preserve"> et al.</w:t>
      </w:r>
      <w:r w:rsidRPr="00074268">
        <w:rPr>
          <w:noProof/>
        </w:rPr>
        <w:t xml:space="preserve"> When to stop managing or surveying cryptic threatened species. </w:t>
      </w:r>
      <w:r w:rsidRPr="00074268">
        <w:rPr>
          <w:i/>
          <w:noProof/>
        </w:rPr>
        <w:t>Proceedings of the National Academy of Sciences</w:t>
      </w:r>
      <w:r w:rsidRPr="00074268">
        <w:rPr>
          <w:noProof/>
        </w:rPr>
        <w:t xml:space="preserve"> </w:t>
      </w:r>
      <w:r w:rsidRPr="00074268">
        <w:rPr>
          <w:b/>
          <w:noProof/>
        </w:rPr>
        <w:t>105</w:t>
      </w:r>
      <w:r w:rsidRPr="00074268">
        <w:rPr>
          <w:noProof/>
        </w:rPr>
        <w:t>, 13936-13940 (2008).</w:t>
      </w:r>
    </w:p>
    <w:p w14:paraId="0A09FD39" w14:textId="77777777" w:rsidR="00074268" w:rsidRPr="00074268" w:rsidRDefault="00074268" w:rsidP="00074268">
      <w:pPr>
        <w:pStyle w:val="EndNoteBibliography"/>
        <w:spacing w:line="240" w:lineRule="auto"/>
        <w:rPr>
          <w:noProof/>
        </w:rPr>
      </w:pPr>
      <w:r w:rsidRPr="00074268">
        <w:rPr>
          <w:noProof/>
        </w:rPr>
        <w:t>8</w:t>
      </w:r>
      <w:r w:rsidRPr="00074268">
        <w:rPr>
          <w:noProof/>
        </w:rPr>
        <w:tab/>
        <w:t xml:space="preserve">Smith, A. Management strategy evaluation: the light on the hill. </w:t>
      </w:r>
      <w:r w:rsidRPr="00074268">
        <w:rPr>
          <w:i/>
          <w:noProof/>
        </w:rPr>
        <w:t>Population dynamics for fisheries management</w:t>
      </w:r>
      <w:r w:rsidRPr="00074268">
        <w:rPr>
          <w:noProof/>
        </w:rPr>
        <w:t>, 249-253 (1994).</w:t>
      </w:r>
    </w:p>
    <w:p w14:paraId="1DDF44E7" w14:textId="77777777" w:rsidR="00074268" w:rsidRPr="00074268" w:rsidRDefault="00074268" w:rsidP="00074268">
      <w:pPr>
        <w:pStyle w:val="EndNoteBibliography"/>
        <w:spacing w:line="240" w:lineRule="auto"/>
        <w:rPr>
          <w:noProof/>
        </w:rPr>
      </w:pPr>
      <w:r w:rsidRPr="00074268">
        <w:rPr>
          <w:noProof/>
        </w:rPr>
        <w:t>9</w:t>
      </w:r>
      <w:r w:rsidRPr="00074268">
        <w:rPr>
          <w:noProof/>
        </w:rPr>
        <w:tab/>
        <w:t xml:space="preserve">Lewis, M. A. &amp; Kareiva, P. Allee dynamics and the spread of invading organisms. </w:t>
      </w:r>
      <w:r w:rsidRPr="00074268">
        <w:rPr>
          <w:i/>
          <w:noProof/>
        </w:rPr>
        <w:t>Theoretical Population Biology</w:t>
      </w:r>
      <w:r w:rsidRPr="00074268">
        <w:rPr>
          <w:noProof/>
        </w:rPr>
        <w:t xml:space="preserve"> </w:t>
      </w:r>
      <w:r w:rsidRPr="00074268">
        <w:rPr>
          <w:b/>
          <w:noProof/>
        </w:rPr>
        <w:t>43</w:t>
      </w:r>
      <w:r w:rsidRPr="00074268">
        <w:rPr>
          <w:noProof/>
        </w:rPr>
        <w:t>, 141-158 (1993).</w:t>
      </w:r>
    </w:p>
    <w:p w14:paraId="36EEB730" w14:textId="77777777" w:rsidR="00074268" w:rsidRPr="00074268" w:rsidRDefault="00074268" w:rsidP="00074268">
      <w:pPr>
        <w:pStyle w:val="EndNoteBibliography"/>
        <w:spacing w:line="240" w:lineRule="auto"/>
        <w:rPr>
          <w:noProof/>
        </w:rPr>
      </w:pPr>
      <w:r w:rsidRPr="00074268">
        <w:rPr>
          <w:noProof/>
        </w:rPr>
        <w:t>10</w:t>
      </w:r>
      <w:r w:rsidRPr="00074268">
        <w:rPr>
          <w:noProof/>
        </w:rPr>
        <w:tab/>
        <w:t xml:space="preserve">Hilborn, R., Maguire, J.-J., Parma, A. M. &amp; Rosenberg, A. A. The Precautionary Approach and risk management: can they increase the probability of successes in fishery management? </w:t>
      </w:r>
      <w:r w:rsidRPr="00074268">
        <w:rPr>
          <w:i/>
          <w:noProof/>
        </w:rPr>
        <w:t>Canadian Journal of Fisheries and Aquatic Sciences</w:t>
      </w:r>
      <w:r w:rsidRPr="00074268">
        <w:rPr>
          <w:noProof/>
        </w:rPr>
        <w:t xml:space="preserve"> </w:t>
      </w:r>
      <w:r w:rsidRPr="00074268">
        <w:rPr>
          <w:b/>
          <w:noProof/>
        </w:rPr>
        <w:t>58</w:t>
      </w:r>
      <w:r w:rsidRPr="00074268">
        <w:rPr>
          <w:noProof/>
        </w:rPr>
        <w:t>, 99-107, doi:10.1139/f00-225 (2001).</w:t>
      </w:r>
    </w:p>
    <w:p w14:paraId="6577C1A4" w14:textId="77777777" w:rsidR="00074268" w:rsidRPr="00074268" w:rsidRDefault="00074268" w:rsidP="00074268">
      <w:pPr>
        <w:pStyle w:val="EndNoteBibliography"/>
        <w:spacing w:line="240" w:lineRule="auto"/>
        <w:rPr>
          <w:noProof/>
        </w:rPr>
      </w:pPr>
      <w:r w:rsidRPr="00074268">
        <w:rPr>
          <w:noProof/>
        </w:rPr>
        <w:t>11</w:t>
      </w:r>
      <w:r w:rsidRPr="00074268">
        <w:rPr>
          <w:noProof/>
        </w:rPr>
        <w:tab/>
        <w:t>R: A Language and Environment fo Statistical Computing v. 3.5.1 (R Foundation for Statistical Computing, Vienna, Austria, 2018).</w:t>
      </w:r>
    </w:p>
    <w:p w14:paraId="1F185AFA" w14:textId="77777777" w:rsidR="00074268" w:rsidRPr="00074268" w:rsidRDefault="00074268" w:rsidP="00074268">
      <w:pPr>
        <w:pStyle w:val="EndNoteBibliography"/>
        <w:spacing w:line="240" w:lineRule="auto"/>
        <w:rPr>
          <w:noProof/>
        </w:rPr>
      </w:pPr>
      <w:r w:rsidRPr="00074268">
        <w:rPr>
          <w:noProof/>
        </w:rPr>
        <w:t>12</w:t>
      </w:r>
      <w:r w:rsidRPr="00074268">
        <w:rPr>
          <w:noProof/>
        </w:rPr>
        <w:tab/>
        <w:t xml:space="preserve">May, R. M. Thresholds and breakpoints in ecosystems with a multiplicity of stable states. </w:t>
      </w:r>
      <w:r w:rsidRPr="00074268">
        <w:rPr>
          <w:i/>
          <w:noProof/>
        </w:rPr>
        <w:t>Nature</w:t>
      </w:r>
      <w:r w:rsidRPr="00074268">
        <w:rPr>
          <w:noProof/>
        </w:rPr>
        <w:t xml:space="preserve"> </w:t>
      </w:r>
      <w:r w:rsidRPr="00074268">
        <w:rPr>
          <w:b/>
          <w:noProof/>
        </w:rPr>
        <w:t>269</w:t>
      </w:r>
      <w:r w:rsidRPr="00074268">
        <w:rPr>
          <w:noProof/>
        </w:rPr>
        <w:t>, 471-477 (1977).</w:t>
      </w:r>
    </w:p>
    <w:p w14:paraId="73ECE522" w14:textId="77777777" w:rsidR="00074268" w:rsidRPr="00074268" w:rsidRDefault="00074268" w:rsidP="00074268">
      <w:pPr>
        <w:pStyle w:val="EndNoteBibliography"/>
        <w:spacing w:line="240" w:lineRule="auto"/>
        <w:rPr>
          <w:noProof/>
        </w:rPr>
      </w:pPr>
      <w:r w:rsidRPr="00074268">
        <w:rPr>
          <w:noProof/>
        </w:rPr>
        <w:t>13</w:t>
      </w:r>
      <w:r w:rsidRPr="00074268">
        <w:rPr>
          <w:noProof/>
        </w:rPr>
        <w:tab/>
        <w:t xml:space="preserve">Scheffer, M., Carpenter, S., Foley, J. A., Folke, C. &amp; Walker, B. Catastrophic shifts in ecosystems. </w:t>
      </w:r>
      <w:r w:rsidRPr="00074268">
        <w:rPr>
          <w:i/>
          <w:noProof/>
        </w:rPr>
        <w:t>Nature</w:t>
      </w:r>
      <w:r w:rsidRPr="00074268">
        <w:rPr>
          <w:noProof/>
        </w:rPr>
        <w:t xml:space="preserve"> </w:t>
      </w:r>
      <w:r w:rsidRPr="00074268">
        <w:rPr>
          <w:b/>
          <w:noProof/>
        </w:rPr>
        <w:t>413</w:t>
      </w:r>
      <w:r w:rsidRPr="00074268">
        <w:rPr>
          <w:noProof/>
        </w:rPr>
        <w:t>, 591-596 (2001).</w:t>
      </w:r>
    </w:p>
    <w:p w14:paraId="7209B8D9" w14:textId="77777777" w:rsidR="00074268" w:rsidRPr="00074268" w:rsidRDefault="00074268" w:rsidP="00074268">
      <w:pPr>
        <w:pStyle w:val="EndNoteBibliography"/>
        <w:spacing w:line="240" w:lineRule="auto"/>
        <w:rPr>
          <w:noProof/>
        </w:rPr>
      </w:pPr>
      <w:r w:rsidRPr="00074268">
        <w:rPr>
          <w:noProof/>
        </w:rPr>
        <w:t>14</w:t>
      </w:r>
      <w:r w:rsidRPr="00074268">
        <w:rPr>
          <w:noProof/>
        </w:rPr>
        <w:tab/>
        <w:t xml:space="preserve">Choi, J., Frank, K., Petrie, B. &amp; Leggett, W. Integrated assessment of a large marine ecosystem: a case study of the devolution of the eastern Scotian Shelf, Canada. </w:t>
      </w:r>
      <w:r w:rsidRPr="00074268">
        <w:rPr>
          <w:i/>
          <w:noProof/>
        </w:rPr>
        <w:t>Oceanography and Marine Biology</w:t>
      </w:r>
      <w:r w:rsidRPr="00074268">
        <w:rPr>
          <w:noProof/>
        </w:rPr>
        <w:t xml:space="preserve"> </w:t>
      </w:r>
      <w:r w:rsidRPr="00074268">
        <w:rPr>
          <w:b/>
          <w:noProof/>
        </w:rPr>
        <w:t>43</w:t>
      </w:r>
      <w:r w:rsidRPr="00074268">
        <w:rPr>
          <w:noProof/>
        </w:rPr>
        <w:t>, 47 (2005).</w:t>
      </w:r>
    </w:p>
    <w:p w14:paraId="781524F6" w14:textId="77777777" w:rsidR="00074268" w:rsidRPr="00074268" w:rsidRDefault="00074268" w:rsidP="00074268">
      <w:pPr>
        <w:pStyle w:val="EndNoteBibliography"/>
        <w:spacing w:line="240" w:lineRule="auto"/>
        <w:rPr>
          <w:noProof/>
        </w:rPr>
      </w:pPr>
      <w:r w:rsidRPr="00074268">
        <w:rPr>
          <w:noProof/>
        </w:rPr>
        <w:lastRenderedPageBreak/>
        <w:t>15</w:t>
      </w:r>
      <w:r w:rsidRPr="00074268">
        <w:rPr>
          <w:noProof/>
        </w:rPr>
        <w:tab/>
        <w:t xml:space="preserve">Oguz, T. &amp; Gilbert, D. Abrupt transitions of the top-down controlled Black Sea pelagic ecosystem during 1960–2000: evidence for regime-shifts under strong fishery exploitation and nutrient enrichment modulated by climate-induced variations. </w:t>
      </w:r>
      <w:r w:rsidRPr="00074268">
        <w:rPr>
          <w:i/>
          <w:noProof/>
        </w:rPr>
        <w:t>Deep Sea Research Part I: Oceanographic Research Papers</w:t>
      </w:r>
      <w:r w:rsidRPr="00074268">
        <w:rPr>
          <w:noProof/>
        </w:rPr>
        <w:t xml:space="preserve"> </w:t>
      </w:r>
      <w:r w:rsidRPr="00074268">
        <w:rPr>
          <w:b/>
          <w:noProof/>
        </w:rPr>
        <w:t>54</w:t>
      </w:r>
      <w:r w:rsidRPr="00074268">
        <w:rPr>
          <w:noProof/>
        </w:rPr>
        <w:t>, 220-242 (2007).</w:t>
      </w:r>
    </w:p>
    <w:p w14:paraId="664DE0C5" w14:textId="77777777" w:rsidR="00074268" w:rsidRPr="00074268" w:rsidRDefault="00074268" w:rsidP="00074268">
      <w:pPr>
        <w:pStyle w:val="EndNoteBibliography"/>
        <w:spacing w:line="240" w:lineRule="auto"/>
        <w:rPr>
          <w:noProof/>
        </w:rPr>
      </w:pPr>
      <w:r w:rsidRPr="00074268">
        <w:rPr>
          <w:noProof/>
        </w:rPr>
        <w:t>16</w:t>
      </w:r>
      <w:r w:rsidRPr="00074268">
        <w:rPr>
          <w:noProof/>
        </w:rPr>
        <w:tab/>
        <w:t xml:space="preserve">Carpenter, S. R. &amp; Kinne, O. </w:t>
      </w:r>
      <w:r w:rsidRPr="00074268">
        <w:rPr>
          <w:i/>
          <w:noProof/>
        </w:rPr>
        <w:t>Regime shifts in lake ecosystems: pattern and variation</w:t>
      </w:r>
      <w:r w:rsidRPr="00074268">
        <w:rPr>
          <w:noProof/>
        </w:rPr>
        <w:t>. Vol. 15 (International Ecology Institute Oldendorf/Luhe, Germany, 2003).</w:t>
      </w:r>
    </w:p>
    <w:p w14:paraId="68359FD1" w14:textId="77777777" w:rsidR="00074268" w:rsidRPr="00074268" w:rsidRDefault="00074268" w:rsidP="00074268">
      <w:pPr>
        <w:pStyle w:val="EndNoteBibliography"/>
        <w:spacing w:line="240" w:lineRule="auto"/>
        <w:rPr>
          <w:noProof/>
        </w:rPr>
      </w:pPr>
      <w:r w:rsidRPr="00074268">
        <w:rPr>
          <w:noProof/>
        </w:rPr>
        <w:t>17</w:t>
      </w:r>
      <w:r w:rsidRPr="00074268">
        <w:rPr>
          <w:noProof/>
        </w:rPr>
        <w:tab/>
        <w:t xml:space="preserve">Cumming, G. S., Southworth, J., Rondon, X. J. &amp; Marsik, M. Spatial complexity in fragmenting Amazonian rainforests: Do feedbacks from edge effects push forests towards an ecological threshold? </w:t>
      </w:r>
      <w:r w:rsidRPr="00074268">
        <w:rPr>
          <w:i/>
          <w:noProof/>
        </w:rPr>
        <w:t>Ecological Complexity</w:t>
      </w:r>
      <w:r w:rsidRPr="00074268">
        <w:rPr>
          <w:noProof/>
        </w:rPr>
        <w:t xml:space="preserve"> </w:t>
      </w:r>
      <w:r w:rsidRPr="00074268">
        <w:rPr>
          <w:b/>
          <w:noProof/>
        </w:rPr>
        <w:t>11</w:t>
      </w:r>
      <w:r w:rsidRPr="00074268">
        <w:rPr>
          <w:noProof/>
        </w:rPr>
        <w:t>, 67-74 (2012).</w:t>
      </w:r>
    </w:p>
    <w:p w14:paraId="56A7DF34" w14:textId="77777777" w:rsidR="00074268" w:rsidRPr="00074268" w:rsidRDefault="00074268" w:rsidP="00074268">
      <w:pPr>
        <w:pStyle w:val="EndNoteBibliography"/>
        <w:spacing w:line="240" w:lineRule="auto"/>
        <w:rPr>
          <w:noProof/>
        </w:rPr>
      </w:pPr>
      <w:r w:rsidRPr="00074268">
        <w:rPr>
          <w:noProof/>
        </w:rPr>
        <w:t>18</w:t>
      </w:r>
      <w:r w:rsidRPr="00074268">
        <w:rPr>
          <w:noProof/>
        </w:rPr>
        <w:tab/>
        <w:t>van Ginkel, K. C. H.</w:t>
      </w:r>
      <w:r w:rsidRPr="00074268">
        <w:rPr>
          <w:i/>
          <w:noProof/>
        </w:rPr>
        <w:t xml:space="preserve"> et al.</w:t>
      </w:r>
      <w:r w:rsidRPr="00074268">
        <w:rPr>
          <w:noProof/>
        </w:rPr>
        <w:t xml:space="preserve"> Climate change induced socio-economic tipping points: review and stakeholder consultation for policy relevant research. </w:t>
      </w:r>
      <w:r w:rsidRPr="00074268">
        <w:rPr>
          <w:i/>
          <w:noProof/>
        </w:rPr>
        <w:t>Environmental Research Letters</w:t>
      </w:r>
      <w:r w:rsidRPr="00074268">
        <w:rPr>
          <w:noProof/>
        </w:rPr>
        <w:t xml:space="preserve"> </w:t>
      </w:r>
      <w:r w:rsidRPr="00074268">
        <w:rPr>
          <w:b/>
          <w:noProof/>
        </w:rPr>
        <w:t>15</w:t>
      </w:r>
      <w:r w:rsidRPr="00074268">
        <w:rPr>
          <w:noProof/>
        </w:rPr>
        <w:t>, doi:10.1088/1748-9326/ab6395 (2020).</w:t>
      </w:r>
    </w:p>
    <w:p w14:paraId="5E06D05E" w14:textId="77777777" w:rsidR="00074268" w:rsidRPr="00074268" w:rsidRDefault="00074268" w:rsidP="00074268">
      <w:pPr>
        <w:pStyle w:val="EndNoteBibliography"/>
        <w:spacing w:line="240" w:lineRule="auto"/>
        <w:rPr>
          <w:noProof/>
        </w:rPr>
      </w:pPr>
      <w:r w:rsidRPr="00074268">
        <w:rPr>
          <w:noProof/>
        </w:rPr>
        <w:t>19</w:t>
      </w:r>
      <w:r w:rsidRPr="00074268">
        <w:rPr>
          <w:noProof/>
        </w:rPr>
        <w:tab/>
        <w:t>Costello, C.</w:t>
      </w:r>
      <w:r w:rsidRPr="00074268">
        <w:rPr>
          <w:i/>
          <w:noProof/>
        </w:rPr>
        <w:t xml:space="preserve"> et al.</w:t>
      </w:r>
      <w:r w:rsidRPr="00074268">
        <w:rPr>
          <w:noProof/>
        </w:rPr>
        <w:t xml:space="preserve"> The value of spatial information in MPA network design. </w:t>
      </w:r>
      <w:r w:rsidRPr="00074268">
        <w:rPr>
          <w:i/>
          <w:noProof/>
        </w:rPr>
        <w:t>Proceedings of the National Academy of Sciences</w:t>
      </w:r>
      <w:r w:rsidRPr="00074268">
        <w:rPr>
          <w:noProof/>
        </w:rPr>
        <w:t xml:space="preserve"> </w:t>
      </w:r>
      <w:r w:rsidRPr="00074268">
        <w:rPr>
          <w:b/>
          <w:noProof/>
        </w:rPr>
        <w:t>107</w:t>
      </w:r>
      <w:r w:rsidRPr="00074268">
        <w:rPr>
          <w:noProof/>
        </w:rPr>
        <w:t>, 18294-18299 (2010).</w:t>
      </w:r>
    </w:p>
    <w:p w14:paraId="42D1E69C" w14:textId="77777777" w:rsidR="00074268" w:rsidRPr="00074268" w:rsidRDefault="00074268" w:rsidP="00074268">
      <w:pPr>
        <w:pStyle w:val="EndNoteBibliography"/>
        <w:spacing w:line="240" w:lineRule="auto"/>
        <w:rPr>
          <w:noProof/>
        </w:rPr>
      </w:pPr>
      <w:r w:rsidRPr="00074268">
        <w:rPr>
          <w:noProof/>
        </w:rPr>
        <w:t>20</w:t>
      </w:r>
      <w:r w:rsidRPr="00074268">
        <w:rPr>
          <w:noProof/>
        </w:rPr>
        <w:tab/>
        <w:t>Adams, R. M.</w:t>
      </w:r>
      <w:r w:rsidRPr="00074268">
        <w:rPr>
          <w:i/>
          <w:noProof/>
        </w:rPr>
        <w:t xml:space="preserve"> et al.</w:t>
      </w:r>
      <w:r w:rsidRPr="00074268">
        <w:rPr>
          <w:noProof/>
        </w:rPr>
        <w:t xml:space="preserve"> Value of Improved Long‐Range Weather Information. </w:t>
      </w:r>
      <w:r w:rsidRPr="00074268">
        <w:rPr>
          <w:i/>
          <w:noProof/>
        </w:rPr>
        <w:t>Contemporary Economic Policy</w:t>
      </w:r>
      <w:r w:rsidRPr="00074268">
        <w:rPr>
          <w:noProof/>
        </w:rPr>
        <w:t xml:space="preserve"> </w:t>
      </w:r>
      <w:r w:rsidRPr="00074268">
        <w:rPr>
          <w:b/>
          <w:noProof/>
        </w:rPr>
        <w:t>13</w:t>
      </w:r>
      <w:r w:rsidRPr="00074268">
        <w:rPr>
          <w:noProof/>
        </w:rPr>
        <w:t>, 10-19 (1995).</w:t>
      </w:r>
    </w:p>
    <w:p w14:paraId="5C763550" w14:textId="77777777" w:rsidR="00074268" w:rsidRPr="00074268" w:rsidRDefault="00074268" w:rsidP="00074268">
      <w:pPr>
        <w:pStyle w:val="EndNoteBibliography"/>
        <w:spacing w:line="240" w:lineRule="auto"/>
        <w:rPr>
          <w:noProof/>
        </w:rPr>
      </w:pPr>
      <w:r w:rsidRPr="00074268">
        <w:rPr>
          <w:noProof/>
        </w:rPr>
        <w:t>21</w:t>
      </w:r>
      <w:r w:rsidRPr="00074268">
        <w:rPr>
          <w:noProof/>
        </w:rPr>
        <w:tab/>
        <w:t xml:space="preserve">Lindenmayer, D. B. &amp; Likens, G. E. Adaptive monitoring: a new paradigm for long-term research and monitoring. </w:t>
      </w:r>
      <w:r w:rsidRPr="00074268">
        <w:rPr>
          <w:i/>
          <w:noProof/>
        </w:rPr>
        <w:t>Trends in ecology &amp; evolution</w:t>
      </w:r>
      <w:r w:rsidRPr="00074268">
        <w:rPr>
          <w:noProof/>
        </w:rPr>
        <w:t xml:space="preserve"> </w:t>
      </w:r>
      <w:r w:rsidRPr="00074268">
        <w:rPr>
          <w:b/>
          <w:noProof/>
        </w:rPr>
        <w:t>24</w:t>
      </w:r>
      <w:r w:rsidRPr="00074268">
        <w:rPr>
          <w:noProof/>
        </w:rPr>
        <w:t>, 482-486 (2009).</w:t>
      </w:r>
    </w:p>
    <w:p w14:paraId="7BCCE7E5" w14:textId="77777777" w:rsidR="00074268" w:rsidRPr="00074268" w:rsidRDefault="00074268" w:rsidP="00074268">
      <w:pPr>
        <w:pStyle w:val="EndNoteBibliography"/>
        <w:spacing w:line="240" w:lineRule="auto"/>
        <w:rPr>
          <w:noProof/>
        </w:rPr>
      </w:pPr>
      <w:r w:rsidRPr="00074268">
        <w:rPr>
          <w:noProof/>
        </w:rPr>
        <w:t>22</w:t>
      </w:r>
      <w:r w:rsidRPr="00074268">
        <w:rPr>
          <w:noProof/>
        </w:rPr>
        <w:tab/>
        <w:t xml:space="preserve">Rome, F. </w:t>
      </w:r>
      <w:r w:rsidRPr="00074268">
        <w:rPr>
          <w:i/>
          <w:noProof/>
        </w:rPr>
        <w:t>Precautionary approach to capture fisheries and species introductions</w:t>
      </w:r>
      <w:r w:rsidRPr="00074268">
        <w:rPr>
          <w:noProof/>
        </w:rPr>
        <w:t>.  (FAO Rome (Italy), 1996).</w:t>
      </w:r>
    </w:p>
    <w:p w14:paraId="54D2DF9B" w14:textId="77777777" w:rsidR="00074268" w:rsidRPr="00074268" w:rsidRDefault="00074268" w:rsidP="00074268">
      <w:pPr>
        <w:pStyle w:val="EndNoteBibliography"/>
        <w:spacing w:line="240" w:lineRule="auto"/>
        <w:rPr>
          <w:noProof/>
        </w:rPr>
      </w:pPr>
      <w:r w:rsidRPr="00074268">
        <w:rPr>
          <w:noProof/>
        </w:rPr>
        <w:t>23</w:t>
      </w:r>
      <w:r w:rsidRPr="00074268">
        <w:rPr>
          <w:noProof/>
        </w:rPr>
        <w:tab/>
        <w:t xml:space="preserve">Hölmstrom, B. Moral hazard and observability. </w:t>
      </w:r>
      <w:r w:rsidRPr="00074268">
        <w:rPr>
          <w:i/>
          <w:noProof/>
        </w:rPr>
        <w:t>The Bell journal of economics</w:t>
      </w:r>
      <w:r w:rsidRPr="00074268">
        <w:rPr>
          <w:noProof/>
        </w:rPr>
        <w:t>, 74-91 (1979).</w:t>
      </w:r>
    </w:p>
    <w:p w14:paraId="6E702E08" w14:textId="77777777" w:rsidR="00074268" w:rsidRPr="00074268" w:rsidRDefault="00074268" w:rsidP="00074268">
      <w:pPr>
        <w:pStyle w:val="EndNoteBibliography"/>
        <w:spacing w:line="240" w:lineRule="auto"/>
        <w:rPr>
          <w:noProof/>
        </w:rPr>
      </w:pPr>
      <w:r w:rsidRPr="00074268">
        <w:rPr>
          <w:noProof/>
        </w:rPr>
        <w:t>24</w:t>
      </w:r>
      <w:r w:rsidRPr="00074268">
        <w:rPr>
          <w:noProof/>
        </w:rPr>
        <w:tab/>
        <w:t xml:space="preserve">Cleary, J., Hawkshaw, S., Grinnell, M. H. &amp; Grandin, C. </w:t>
      </w:r>
      <w:r w:rsidRPr="00074268">
        <w:rPr>
          <w:i/>
          <w:noProof/>
        </w:rPr>
        <w:t>Status of BC Pacific Herring (Clupea pallasii) in 2017 and Forecasts for 2018</w:t>
      </w:r>
      <w:r w:rsidRPr="00074268">
        <w:rPr>
          <w:noProof/>
        </w:rPr>
        <w:t>.  (Canadian Science Advisory Secretariat, 2018).</w:t>
      </w:r>
    </w:p>
    <w:p w14:paraId="63267C51" w14:textId="77777777" w:rsidR="00074268" w:rsidRPr="00074268" w:rsidRDefault="00074268" w:rsidP="00074268">
      <w:pPr>
        <w:pStyle w:val="EndNoteBibliography"/>
        <w:spacing w:line="240" w:lineRule="auto"/>
        <w:rPr>
          <w:noProof/>
        </w:rPr>
      </w:pPr>
      <w:r w:rsidRPr="00074268">
        <w:rPr>
          <w:noProof/>
        </w:rPr>
        <w:t>25</w:t>
      </w:r>
      <w:r w:rsidRPr="00074268">
        <w:rPr>
          <w:noProof/>
        </w:rPr>
        <w:tab/>
        <w:t xml:space="preserve">Schrank, W. E., Arnason, R. &amp; Hannesson, R. </w:t>
      </w:r>
      <w:r w:rsidRPr="00074268">
        <w:rPr>
          <w:i/>
          <w:noProof/>
        </w:rPr>
        <w:t>The cost of fisheries management</w:t>
      </w:r>
      <w:r w:rsidRPr="00074268">
        <w:rPr>
          <w:noProof/>
        </w:rPr>
        <w:t>.  (Gower Publishing, Ltd., 2003).</w:t>
      </w:r>
    </w:p>
    <w:p w14:paraId="03AD016A" w14:textId="77777777" w:rsidR="00074268" w:rsidRPr="00074268" w:rsidRDefault="00074268" w:rsidP="00074268">
      <w:pPr>
        <w:pStyle w:val="EndNoteBibliography"/>
        <w:spacing w:line="240" w:lineRule="auto"/>
        <w:rPr>
          <w:noProof/>
        </w:rPr>
      </w:pPr>
      <w:r w:rsidRPr="00074268">
        <w:rPr>
          <w:noProof/>
        </w:rPr>
        <w:t>26</w:t>
      </w:r>
      <w:r w:rsidRPr="00074268">
        <w:rPr>
          <w:noProof/>
        </w:rPr>
        <w:tab/>
        <w:t>Berkes, F.</w:t>
      </w:r>
      <w:r w:rsidRPr="00074268">
        <w:rPr>
          <w:i/>
          <w:noProof/>
        </w:rPr>
        <w:t xml:space="preserve"> et al.</w:t>
      </w:r>
      <w:r w:rsidRPr="00074268">
        <w:rPr>
          <w:noProof/>
        </w:rPr>
        <w:t xml:space="preserve"> Globalization, Roving Bandits, and Marine Resources. </w:t>
      </w:r>
      <w:r w:rsidRPr="00074268">
        <w:rPr>
          <w:i/>
          <w:noProof/>
        </w:rPr>
        <w:t>Science</w:t>
      </w:r>
      <w:r w:rsidRPr="00074268">
        <w:rPr>
          <w:noProof/>
        </w:rPr>
        <w:t xml:space="preserve"> </w:t>
      </w:r>
      <w:r w:rsidRPr="00074268">
        <w:rPr>
          <w:b/>
          <w:noProof/>
        </w:rPr>
        <w:t>311</w:t>
      </w:r>
      <w:r w:rsidRPr="00074268">
        <w:rPr>
          <w:noProof/>
        </w:rPr>
        <w:t>, 1557-1558, doi:10.1126/science.1122804 (2006).</w:t>
      </w:r>
    </w:p>
    <w:p w14:paraId="0EF1F776" w14:textId="77777777" w:rsidR="00074268" w:rsidRPr="00074268" w:rsidRDefault="00074268" w:rsidP="00074268">
      <w:pPr>
        <w:pStyle w:val="EndNoteBibliography"/>
        <w:spacing w:line="240" w:lineRule="auto"/>
        <w:rPr>
          <w:noProof/>
        </w:rPr>
      </w:pPr>
      <w:r w:rsidRPr="00074268">
        <w:rPr>
          <w:noProof/>
        </w:rPr>
        <w:t>27</w:t>
      </w:r>
      <w:r w:rsidRPr="00074268">
        <w:rPr>
          <w:noProof/>
        </w:rPr>
        <w:tab/>
        <w:t>Cleary, J. S.     (Canadian Science Advisory Science Scretariate, 2014).</w:t>
      </w:r>
    </w:p>
    <w:p w14:paraId="501B8C92" w14:textId="77777777" w:rsidR="00074268" w:rsidRPr="00074268" w:rsidRDefault="00074268" w:rsidP="00074268">
      <w:pPr>
        <w:pStyle w:val="EndNoteBibliography"/>
        <w:spacing w:line="240" w:lineRule="auto"/>
        <w:rPr>
          <w:noProof/>
        </w:rPr>
      </w:pPr>
      <w:r w:rsidRPr="00074268">
        <w:rPr>
          <w:noProof/>
        </w:rPr>
        <w:t>28</w:t>
      </w:r>
      <w:r w:rsidRPr="00074268">
        <w:rPr>
          <w:noProof/>
        </w:rPr>
        <w:tab/>
        <w:t>Doak, D. F.</w:t>
      </w:r>
      <w:r w:rsidRPr="00074268">
        <w:rPr>
          <w:i/>
          <w:noProof/>
        </w:rPr>
        <w:t xml:space="preserve"> et al.</w:t>
      </w:r>
      <w:r w:rsidRPr="00074268">
        <w:rPr>
          <w:noProof/>
        </w:rPr>
        <w:t xml:space="preserve"> Understanding and predicting ecological dynamics: are major surprises inevitable. </w:t>
      </w:r>
      <w:r w:rsidRPr="00074268">
        <w:rPr>
          <w:i/>
          <w:noProof/>
        </w:rPr>
        <w:t>Ecology</w:t>
      </w:r>
      <w:r w:rsidRPr="00074268">
        <w:rPr>
          <w:noProof/>
        </w:rPr>
        <w:t xml:space="preserve"> </w:t>
      </w:r>
      <w:r w:rsidRPr="00074268">
        <w:rPr>
          <w:b/>
          <w:noProof/>
        </w:rPr>
        <w:t>89</w:t>
      </w:r>
      <w:r w:rsidRPr="00074268">
        <w:rPr>
          <w:noProof/>
        </w:rPr>
        <w:t>, 952-961 (2008).</w:t>
      </w:r>
    </w:p>
    <w:p w14:paraId="50C38C1F" w14:textId="77777777" w:rsidR="00074268" w:rsidRPr="00074268" w:rsidRDefault="00074268" w:rsidP="00074268">
      <w:pPr>
        <w:pStyle w:val="EndNoteBibliography"/>
        <w:spacing w:line="240" w:lineRule="auto"/>
        <w:rPr>
          <w:noProof/>
        </w:rPr>
      </w:pPr>
      <w:r w:rsidRPr="00074268">
        <w:rPr>
          <w:noProof/>
        </w:rPr>
        <w:t>29</w:t>
      </w:r>
      <w:r w:rsidRPr="00074268">
        <w:rPr>
          <w:noProof/>
        </w:rPr>
        <w:tab/>
        <w:t xml:space="preserve">Schindler, D. E. &amp; Hilborn, R. Prediction, precaution, and policy under global change. </w:t>
      </w:r>
      <w:r w:rsidRPr="00074268">
        <w:rPr>
          <w:i/>
          <w:noProof/>
        </w:rPr>
        <w:t>Science</w:t>
      </w:r>
      <w:r w:rsidRPr="00074268">
        <w:rPr>
          <w:noProof/>
        </w:rPr>
        <w:t xml:space="preserve"> </w:t>
      </w:r>
      <w:r w:rsidRPr="00074268">
        <w:rPr>
          <w:b/>
          <w:noProof/>
        </w:rPr>
        <w:t>347</w:t>
      </w:r>
      <w:r w:rsidRPr="00074268">
        <w:rPr>
          <w:noProof/>
        </w:rPr>
        <w:t>, 953-954 (2015).</w:t>
      </w:r>
    </w:p>
    <w:p w14:paraId="28618653" w14:textId="77777777" w:rsidR="00074268" w:rsidRPr="00074268" w:rsidRDefault="00074268" w:rsidP="00074268">
      <w:pPr>
        <w:pStyle w:val="EndNoteBibliography"/>
        <w:spacing w:line="240" w:lineRule="auto"/>
        <w:rPr>
          <w:noProof/>
        </w:rPr>
      </w:pPr>
      <w:r w:rsidRPr="00074268">
        <w:rPr>
          <w:noProof/>
        </w:rPr>
        <w:t>30</w:t>
      </w:r>
      <w:r w:rsidRPr="00074268">
        <w:rPr>
          <w:noProof/>
        </w:rPr>
        <w:tab/>
        <w:t xml:space="preserve">Cinner, J., Daw, T. &amp; McClanahan, T. Socioeconomic factors that affect artisanal fishers’ readiness to exit a declining fishery. </w:t>
      </w:r>
      <w:r w:rsidRPr="00074268">
        <w:rPr>
          <w:i/>
          <w:noProof/>
        </w:rPr>
        <w:t>Conservation Biology</w:t>
      </w:r>
      <w:r w:rsidRPr="00074268">
        <w:rPr>
          <w:noProof/>
        </w:rPr>
        <w:t xml:space="preserve"> </w:t>
      </w:r>
      <w:r w:rsidRPr="00074268">
        <w:rPr>
          <w:b/>
          <w:noProof/>
        </w:rPr>
        <w:t>23</w:t>
      </w:r>
      <w:r w:rsidRPr="00074268">
        <w:rPr>
          <w:noProof/>
        </w:rPr>
        <w:t>, 124-130 (2009).</w:t>
      </w:r>
    </w:p>
    <w:p w14:paraId="5FCA5EB3" w14:textId="77777777" w:rsidR="00074268" w:rsidRPr="00074268" w:rsidRDefault="00074268" w:rsidP="00074268">
      <w:pPr>
        <w:pStyle w:val="EndNoteBibliography"/>
        <w:spacing w:line="240" w:lineRule="auto"/>
        <w:rPr>
          <w:noProof/>
        </w:rPr>
      </w:pPr>
      <w:r w:rsidRPr="00074268">
        <w:rPr>
          <w:noProof/>
        </w:rPr>
        <w:t>31</w:t>
      </w:r>
      <w:r w:rsidRPr="00074268">
        <w:rPr>
          <w:noProof/>
        </w:rPr>
        <w:tab/>
        <w:t xml:space="preserve">Boettiger, C., Mangel, M. &amp; Munch, S. Avoiding tipping points in fisheries management through Gaussian process dynamic programming. </w:t>
      </w:r>
      <w:r w:rsidRPr="00074268">
        <w:rPr>
          <w:i/>
          <w:noProof/>
        </w:rPr>
        <w:t>Proc Biol Sci</w:t>
      </w:r>
      <w:r w:rsidRPr="00074268">
        <w:rPr>
          <w:noProof/>
        </w:rPr>
        <w:t xml:space="preserve"> </w:t>
      </w:r>
      <w:r w:rsidRPr="00074268">
        <w:rPr>
          <w:b/>
          <w:noProof/>
        </w:rPr>
        <w:t>282</w:t>
      </w:r>
      <w:r w:rsidRPr="00074268">
        <w:rPr>
          <w:noProof/>
        </w:rPr>
        <w:t>, 20141631, doi:10.1098/rspb.2014.1631 (2015).</w:t>
      </w:r>
    </w:p>
    <w:p w14:paraId="4E3463D5" w14:textId="77777777" w:rsidR="00074268" w:rsidRPr="00074268" w:rsidRDefault="00074268" w:rsidP="00074268">
      <w:pPr>
        <w:pStyle w:val="EndNoteBibliography"/>
        <w:spacing w:line="240" w:lineRule="auto"/>
        <w:rPr>
          <w:noProof/>
        </w:rPr>
      </w:pPr>
      <w:r w:rsidRPr="00074268">
        <w:rPr>
          <w:noProof/>
        </w:rPr>
        <w:t>32</w:t>
      </w:r>
      <w:r w:rsidRPr="00074268">
        <w:rPr>
          <w:noProof/>
        </w:rPr>
        <w:tab/>
        <w:t xml:space="preserve">Boettiger, C. Ecological management of stochastic systems with long transients. </w:t>
      </w:r>
      <w:r w:rsidRPr="00074268">
        <w:rPr>
          <w:i/>
          <w:noProof/>
        </w:rPr>
        <w:t>Theoretical Ecology</w:t>
      </w:r>
      <w:r w:rsidRPr="00074268">
        <w:rPr>
          <w:noProof/>
        </w:rPr>
        <w:t>, doi:10.1007/s12080-020-00477-4 (2020).</w:t>
      </w:r>
    </w:p>
    <w:p w14:paraId="3FADD14E" w14:textId="1B8EBEA4" w:rsidR="00A800CF" w:rsidRPr="003805EE" w:rsidRDefault="006C170D" w:rsidP="000742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rsidP="00074268">
      <w:pPr>
        <w:rPr>
          <w:rFonts w:ascii="Helvetica" w:hAnsi="Helvetica"/>
          <w:b/>
          <w:sz w:val="22"/>
          <w:szCs w:val="22"/>
        </w:rPr>
      </w:pPr>
      <w:r w:rsidRPr="003805EE">
        <w:rPr>
          <w:rFonts w:ascii="Helvetica" w:hAnsi="Helvetica"/>
          <w:b/>
          <w:sz w:val="22"/>
          <w:szCs w:val="22"/>
        </w:rPr>
        <w:lastRenderedPageBreak/>
        <w:t>FIGURES</w:t>
      </w:r>
    </w:p>
    <w:p w14:paraId="5A827EFB" w14:textId="2D25EC8B" w:rsidR="0038555B" w:rsidRDefault="00A74322" w:rsidP="00074268">
      <w:pPr>
        <w:rPr>
          <w:rFonts w:ascii="Helvetica" w:hAnsi="Helvetica"/>
          <w:b/>
          <w:sz w:val="22"/>
          <w:szCs w:val="22"/>
        </w:rPr>
      </w:pPr>
      <w:r>
        <w:rPr>
          <w:rFonts w:ascii="Helvetica" w:hAnsi="Helvetica"/>
          <w:b/>
          <w:noProof/>
          <w:sz w:val="22"/>
          <w:szCs w:val="22"/>
        </w:rPr>
        <w:drawing>
          <wp:inline distT="0" distB="0" distL="0" distR="0" wp14:anchorId="6E1E55F4" wp14:editId="4FEFA924">
            <wp:extent cx="5943600" cy="3396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stretch>
                      <a:fillRect/>
                    </a:stretch>
                  </pic:blipFill>
                  <pic:spPr>
                    <a:xfrm>
                      <a:off x="0" y="0"/>
                      <a:ext cx="5943600" cy="3396615"/>
                    </a:xfrm>
                    <a:prstGeom prst="rect">
                      <a:avLst/>
                    </a:prstGeom>
                  </pic:spPr>
                </pic:pic>
              </a:graphicData>
            </a:graphic>
          </wp:inline>
        </w:drawing>
      </w:r>
    </w:p>
    <w:p w14:paraId="2C1956A7" w14:textId="5A9E0BD0" w:rsidR="00BE4405" w:rsidRDefault="0038555B" w:rsidP="00074268">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074268">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074268">
      <w:pPr>
        <w:rPr>
          <w:rFonts w:ascii="Helvetica" w:hAnsi="Helvetica"/>
          <w:b/>
          <w:sz w:val="22"/>
          <w:szCs w:val="22"/>
        </w:rPr>
      </w:pPr>
    </w:p>
    <w:p w14:paraId="775BED48" w14:textId="0CA14618" w:rsidR="00CE0882" w:rsidRPr="003805EE" w:rsidRDefault="00094C25" w:rsidP="00074268">
      <w:pPr>
        <w:rPr>
          <w:rFonts w:ascii="Helvetica" w:hAnsi="Helvetica"/>
          <w:sz w:val="22"/>
          <w:szCs w:val="22"/>
        </w:rPr>
      </w:pPr>
      <w:r>
        <w:rPr>
          <w:rFonts w:ascii="Helvetica" w:hAnsi="Helvetica"/>
          <w:b/>
          <w:noProof/>
          <w:sz w:val="22"/>
          <w:szCs w:val="22"/>
        </w:rPr>
        <w:drawing>
          <wp:inline distT="0" distB="0" distL="0" distR="0" wp14:anchorId="46965FBC" wp14:editId="75A2A9F9">
            <wp:extent cx="59436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981200"/>
                    </a:xfrm>
                    <a:prstGeom prst="rect">
                      <a:avLst/>
                    </a:prstGeom>
                  </pic:spPr>
                </pic:pic>
              </a:graphicData>
            </a:graphic>
          </wp:inline>
        </w:drawing>
      </w:r>
    </w:p>
    <w:p w14:paraId="1CAAD08E" w14:textId="1537DE30" w:rsidR="00393873" w:rsidRPr="003805EE" w:rsidRDefault="00C80858" w:rsidP="00074268">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074268">
      <w:pPr>
        <w:ind w:firstLine="720"/>
        <w:rPr>
          <w:rFonts w:ascii="Helvetica" w:hAnsi="Helvetica"/>
          <w:sz w:val="22"/>
          <w:szCs w:val="22"/>
        </w:rPr>
      </w:pPr>
    </w:p>
    <w:p w14:paraId="5076298D" w14:textId="391535BE" w:rsidR="00992EEE" w:rsidRPr="003805EE" w:rsidRDefault="00992EEE" w:rsidP="00074268">
      <w:pPr>
        <w:rPr>
          <w:rFonts w:ascii="Helvetica" w:hAnsi="Helvetica"/>
          <w:sz w:val="22"/>
          <w:szCs w:val="22"/>
        </w:rPr>
      </w:pPr>
    </w:p>
    <w:p w14:paraId="4ECC67A9" w14:textId="580AF792" w:rsidR="003E2FCD" w:rsidRPr="003805EE" w:rsidRDefault="003E2FCD" w:rsidP="00074268">
      <w:pPr>
        <w:rPr>
          <w:rFonts w:ascii="Helvetica" w:hAnsi="Helvetica"/>
          <w:sz w:val="22"/>
          <w:szCs w:val="22"/>
        </w:rPr>
      </w:pPr>
    </w:p>
    <w:p w14:paraId="12B19577" w14:textId="77777777" w:rsidR="003D48B0" w:rsidRPr="003805EE" w:rsidRDefault="003D48B0" w:rsidP="00074268">
      <w:pPr>
        <w:rPr>
          <w:rFonts w:ascii="Helvetica" w:hAnsi="Helvetica"/>
          <w:sz w:val="22"/>
          <w:szCs w:val="22"/>
        </w:rPr>
      </w:pPr>
    </w:p>
    <w:p w14:paraId="41BFC342" w14:textId="4978218C" w:rsidR="000A71A6" w:rsidRDefault="000A71A6" w:rsidP="00074268">
      <w:pPr>
        <w:rPr>
          <w:rFonts w:ascii="Helvetica" w:hAnsi="Helvetica"/>
          <w:sz w:val="22"/>
          <w:szCs w:val="22"/>
        </w:rPr>
      </w:pPr>
    </w:p>
    <w:p w14:paraId="36729D72" w14:textId="77777777" w:rsidR="000A71A6" w:rsidRDefault="000A71A6" w:rsidP="00074268">
      <w:pPr>
        <w:rPr>
          <w:rFonts w:ascii="Helvetica" w:hAnsi="Helvetica"/>
          <w:sz w:val="22"/>
          <w:szCs w:val="22"/>
        </w:rPr>
      </w:pPr>
      <w:r>
        <w:rPr>
          <w:rFonts w:ascii="Helvetica" w:hAnsi="Helvetica"/>
          <w:sz w:val="22"/>
          <w:szCs w:val="22"/>
        </w:rPr>
        <w:br w:type="page"/>
      </w:r>
    </w:p>
    <w:p w14:paraId="15B3AF32" w14:textId="7E6DF22D" w:rsidR="003D48B0" w:rsidRPr="003805EE" w:rsidRDefault="000D1BA1" w:rsidP="00074268">
      <w:pPr>
        <w:rPr>
          <w:rFonts w:ascii="Helvetica" w:hAnsi="Helvetica"/>
          <w:sz w:val="22"/>
          <w:szCs w:val="22"/>
        </w:rPr>
      </w:pPr>
      <w:r>
        <w:rPr>
          <w:rFonts w:ascii="Helvetica" w:hAnsi="Helvetica"/>
          <w:noProof/>
          <w:sz w:val="22"/>
          <w:szCs w:val="22"/>
        </w:rPr>
        <w:lastRenderedPageBreak/>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a:fillRect/>
                    </a:stretch>
                  </pic:blipFill>
                  <pic:spPr>
                    <a:xfrm>
                      <a:off x="0" y="0"/>
                      <a:ext cx="5486400" cy="3657600"/>
                    </a:xfrm>
                    <a:prstGeom prst="rect">
                      <a:avLst/>
                    </a:prstGeom>
                  </pic:spPr>
                </pic:pic>
              </a:graphicData>
            </a:graphic>
          </wp:inline>
        </w:drawing>
      </w:r>
    </w:p>
    <w:p w14:paraId="74B28A53" w14:textId="3AB0FFBA" w:rsidR="00C80858" w:rsidRDefault="00894043" w:rsidP="00074268">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w:t>
      </w:r>
      <w:proofErr w:type="spellStart"/>
      <w:r w:rsidR="00AC16F6">
        <w:rPr>
          <w:rFonts w:ascii="Helvetica" w:hAnsi="Helvetica"/>
          <w:sz w:val="22"/>
          <w:szCs w:val="22"/>
        </w:rPr>
        <w:t>harves</w:t>
      </w:r>
      <w:proofErr w:type="spellEnd"/>
      <w:r w:rsidR="000A71A6">
        <w:rPr>
          <w:rFonts w:ascii="Helvetica" w:hAnsi="Helvetica"/>
          <w:sz w:val="22"/>
          <w:szCs w:val="22"/>
        </w:rPr>
        <w:t xml:space="preserve"> rates spend a larger fraction of their time classified as </w:t>
      </w:r>
      <w:proofErr w:type="spellStart"/>
      <w:r w:rsidR="00A46F3F">
        <w:rPr>
          <w:rFonts w:ascii="Helvetica" w:hAnsi="Helvetica"/>
          <w:sz w:val="22"/>
          <w:szCs w:val="22"/>
        </w:rPr>
        <w:t>ovrharvested</w:t>
      </w:r>
      <w:proofErr w:type="spellEnd"/>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r w:rsidR="000A71A6">
        <w:rPr>
          <w:rFonts w:ascii="Helvetica" w:hAnsi="Helvetica"/>
          <w:sz w:val="22"/>
          <w:szCs w:val="22"/>
        </w:rPr>
        <w:t xml:space="preserve">, 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rsidP="00074268">
      <w:pPr>
        <w:rPr>
          <w:rFonts w:ascii="Helvetica" w:hAnsi="Helvetica"/>
          <w:sz w:val="22"/>
          <w:szCs w:val="22"/>
        </w:rPr>
      </w:pPr>
      <w:r>
        <w:rPr>
          <w:rFonts w:ascii="Helvetica" w:hAnsi="Helvetica"/>
          <w:sz w:val="22"/>
          <w:szCs w:val="22"/>
        </w:rPr>
        <w:br w:type="page"/>
      </w:r>
    </w:p>
    <w:p w14:paraId="53CEB827" w14:textId="36FF1A9B" w:rsidR="00B57E8E" w:rsidRDefault="00B57E8E" w:rsidP="00074268">
      <w:pPr>
        <w:rPr>
          <w:rFonts w:ascii="Helvetica" w:hAnsi="Helvetica"/>
          <w:sz w:val="22"/>
          <w:szCs w:val="22"/>
        </w:rPr>
      </w:pPr>
      <w:r w:rsidRPr="003805EE">
        <w:rPr>
          <w:rFonts w:ascii="Helvetica" w:hAnsi="Helvetica"/>
          <w:sz w:val="22"/>
          <w:szCs w:val="22"/>
        </w:rPr>
        <w:lastRenderedPageBreak/>
        <w:t xml:space="preserve"> </w:t>
      </w:r>
      <w:r w:rsidR="00C44395">
        <w:rPr>
          <w:rFonts w:ascii="Helvetica" w:hAnsi="Helvetica"/>
          <w:noProof/>
          <w:sz w:val="22"/>
          <w:szCs w:val="22"/>
        </w:rPr>
        <w:drawing>
          <wp:inline distT="0" distB="0" distL="0" distR="0" wp14:anchorId="73AC8313" wp14:editId="3266F945">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stretch>
                      <a:fillRect/>
                    </a:stretch>
                  </pic:blipFill>
                  <pic:spPr>
                    <a:xfrm>
                      <a:off x="0" y="0"/>
                      <a:ext cx="4572000" cy="3657600"/>
                    </a:xfrm>
                    <a:prstGeom prst="rect">
                      <a:avLst/>
                    </a:prstGeom>
                  </pic:spPr>
                </pic:pic>
              </a:graphicData>
            </a:graphic>
          </wp:inline>
        </w:drawing>
      </w:r>
    </w:p>
    <w:p w14:paraId="3C7BA56E" w14:textId="77777777" w:rsidR="00B57E8E" w:rsidRDefault="00B57E8E" w:rsidP="00074268">
      <w:pPr>
        <w:rPr>
          <w:rFonts w:ascii="Helvetica" w:hAnsi="Helvetica"/>
          <w:sz w:val="22"/>
          <w:szCs w:val="22"/>
        </w:rPr>
      </w:pPr>
    </w:p>
    <w:p w14:paraId="6E865110" w14:textId="04AB9D61" w:rsidR="00B57E8E" w:rsidRPr="003805EE" w:rsidRDefault="00B57E8E" w:rsidP="00074268">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r w:rsidR="0091784A">
        <w:rPr>
          <w:rFonts w:ascii="Helvetica" w:hAnsi="Helvetica"/>
          <w:sz w:val="22"/>
          <w:szCs w:val="22"/>
        </w:rPr>
        <w:t xml:space="preserve"> </w:t>
      </w:r>
    </w:p>
    <w:p w14:paraId="57F8B695" w14:textId="33765DBC" w:rsidR="0062611B" w:rsidRDefault="0062611B" w:rsidP="00074268">
      <w:pPr>
        <w:rPr>
          <w:rFonts w:ascii="Helvetica" w:hAnsi="Helvetica"/>
          <w:sz w:val="22"/>
          <w:szCs w:val="22"/>
        </w:rPr>
      </w:pPr>
      <w:r>
        <w:rPr>
          <w:rFonts w:ascii="Helvetica" w:hAnsi="Helvetica"/>
          <w:sz w:val="22"/>
          <w:szCs w:val="22"/>
        </w:rPr>
        <w:br w:type="page"/>
      </w:r>
    </w:p>
    <w:p w14:paraId="5EF6C877" w14:textId="7F686D7B" w:rsidR="00C80858" w:rsidRDefault="0062611B" w:rsidP="00074268">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stretch>
                      <a:fillRect/>
                    </a:stretch>
                  </pic:blipFill>
                  <pic:spPr>
                    <a:xfrm>
                      <a:off x="0" y="0"/>
                      <a:ext cx="5943600" cy="5297170"/>
                    </a:xfrm>
                    <a:prstGeom prst="rect">
                      <a:avLst/>
                    </a:prstGeom>
                  </pic:spPr>
                </pic:pic>
              </a:graphicData>
            </a:graphic>
          </wp:inline>
        </w:drawing>
      </w:r>
    </w:p>
    <w:p w14:paraId="2329DDF3" w14:textId="41019DD7" w:rsidR="00C80858" w:rsidRDefault="00C80858" w:rsidP="00074268">
      <w:pPr>
        <w:rPr>
          <w:rFonts w:ascii="Helvetica" w:hAnsi="Helvetica"/>
          <w:b/>
          <w:sz w:val="22"/>
          <w:szCs w:val="22"/>
        </w:rPr>
      </w:pPr>
    </w:p>
    <w:p w14:paraId="5881F746" w14:textId="6F9536B5" w:rsidR="00C80858" w:rsidRPr="003805EE" w:rsidRDefault="00C80858" w:rsidP="00074268">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w:proofErr w:type="spellStart"/>
      <w:r w:rsidR="007A75F7" w:rsidRPr="007A75F7">
        <w:rPr>
          <w:rFonts w:ascii="Helvetica" w:hAnsi="Helvetica"/>
          <w:i/>
          <w:iCs/>
          <w:sz w:val="22"/>
          <w:szCs w:val="22"/>
        </w:rPr>
        <w:t>pH</w:t>
      </w:r>
      <w:r w:rsidR="007A75F7" w:rsidRPr="007A75F7">
        <w:rPr>
          <w:rFonts w:ascii="Helvetica" w:hAnsi="Helvetica"/>
          <w:i/>
          <w:iCs/>
          <w:sz w:val="22"/>
          <w:szCs w:val="22"/>
          <w:vertAlign w:val="subscript"/>
        </w:rPr>
        <w:t>msy</w:t>
      </w:r>
      <w:proofErr w:type="spellEnd"/>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074268">
      <w:pPr>
        <w:rPr>
          <w:rFonts w:ascii="Helvetica" w:hAnsi="Helvetica"/>
          <w:sz w:val="22"/>
          <w:szCs w:val="22"/>
        </w:rPr>
      </w:pPr>
    </w:p>
    <w:p w14:paraId="32062F75" w14:textId="5B3D86BF" w:rsidR="005458C6" w:rsidRDefault="00A800CF" w:rsidP="00074268">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074268">
      <w:pPr>
        <w:rPr>
          <w:rFonts w:ascii="Helvetica" w:hAnsi="Helvetica"/>
          <w:b/>
          <w:sz w:val="22"/>
          <w:szCs w:val="22"/>
        </w:rPr>
      </w:pPr>
    </w:p>
    <w:p w14:paraId="325778DE" w14:textId="49F49A56" w:rsidR="00A67FE0" w:rsidRPr="003805EE" w:rsidRDefault="00C13792" w:rsidP="00074268">
      <w:pPr>
        <w:rPr>
          <w:rFonts w:ascii="Helvetica" w:hAnsi="Helvetica"/>
          <w:b/>
          <w:sz w:val="22"/>
          <w:szCs w:val="22"/>
        </w:rPr>
      </w:pPr>
      <w:r>
        <w:rPr>
          <w:rFonts w:ascii="Helvetica" w:hAnsi="Helvetica"/>
          <w:b/>
          <w:noProof/>
          <w:sz w:val="22"/>
          <w:szCs w:val="22"/>
        </w:rPr>
        <w:drawing>
          <wp:inline distT="0" distB="0" distL="0" distR="0" wp14:anchorId="79B478EB" wp14:editId="717A9F09">
            <wp:extent cx="5943600" cy="4245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5943600" cy="4245610"/>
                    </a:xfrm>
                    <a:prstGeom prst="rect">
                      <a:avLst/>
                    </a:prstGeom>
                  </pic:spPr>
                </pic:pic>
              </a:graphicData>
            </a:graphic>
          </wp:inline>
        </w:drawing>
      </w:r>
    </w:p>
    <w:p w14:paraId="0FDD2871" w14:textId="65B2CC40" w:rsidR="00783ACA" w:rsidRDefault="00783ACA" w:rsidP="00074268">
      <w:pPr>
        <w:rPr>
          <w:rFonts w:ascii="Helvetica" w:hAnsi="Helvetica"/>
          <w:b/>
          <w:sz w:val="22"/>
          <w:szCs w:val="22"/>
        </w:rPr>
      </w:pPr>
    </w:p>
    <w:p w14:paraId="5879EF6B" w14:textId="668F33C7" w:rsidR="00C80858" w:rsidRPr="003805EE" w:rsidRDefault="00C80858" w:rsidP="0007426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w:t>
      </w:r>
      <w:proofErr w:type="gramStart"/>
      <w:r w:rsidRPr="003805EE">
        <w:rPr>
          <w:rFonts w:ascii="Helvetica" w:hAnsi="Helvetica"/>
          <w:sz w:val="22"/>
          <w:szCs w:val="22"/>
        </w:rPr>
        <w:t>i.e.</w:t>
      </w:r>
      <w:proofErr w:type="gramEnd"/>
      <w:r w:rsidRPr="003805EE">
        <w:rPr>
          <w:rFonts w:ascii="Helvetica" w:hAnsi="Helvetica"/>
          <w:sz w:val="22"/>
          <w:szCs w:val="22"/>
        </w:rPr>
        <w:t xml:space="preserv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27E02725" w:rsidR="00C80858" w:rsidRPr="003805EE" w:rsidRDefault="00C80858" w:rsidP="0007426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jameal samhouri" w:date="2021-02-02T13:30:00Z" w:initials="jfs">
    <w:p w14:paraId="7E103CFF" w14:textId="6774E2A4" w:rsidR="005E45A1" w:rsidRDefault="005E45A1">
      <w:pPr>
        <w:pStyle w:val="CommentText"/>
      </w:pPr>
      <w:r>
        <w:rPr>
          <w:rStyle w:val="CommentReference"/>
        </w:rPr>
        <w:annotationRef/>
      </w:r>
      <w:r>
        <w:t>Wondering if we need to refresh the literature cited here at all, especially Carl B’s stuff?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E103C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3D27B" w16cex:dateUtc="2021-02-02T2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E103CFF" w16cid:durableId="23C3D2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4BACC1" w14:textId="77777777" w:rsidR="00F8643A" w:rsidRDefault="00F8643A" w:rsidP="00135D5C">
      <w:r>
        <w:separator/>
      </w:r>
    </w:p>
  </w:endnote>
  <w:endnote w:type="continuationSeparator" w:id="0">
    <w:p w14:paraId="79EA7DF7" w14:textId="77777777" w:rsidR="00F8643A" w:rsidRDefault="00F8643A"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4A0D51" w14:textId="77777777" w:rsidR="00F8643A" w:rsidRDefault="00F8643A" w:rsidP="00135D5C">
      <w:r>
        <w:separator/>
      </w:r>
    </w:p>
  </w:footnote>
  <w:footnote w:type="continuationSeparator" w:id="0">
    <w:p w14:paraId="7F3660B0" w14:textId="77777777" w:rsidR="00F8643A" w:rsidRDefault="00F8643A"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1"/>
  </w:num>
  <w:num w:numId="4">
    <w:abstractNumId w:val="5"/>
  </w:num>
  <w:num w:numId="5">
    <w:abstractNumId w:val="12"/>
  </w:num>
  <w:num w:numId="6">
    <w:abstractNumId w:val="9"/>
  </w:num>
  <w:num w:numId="7">
    <w:abstractNumId w:val="15"/>
  </w:num>
  <w:num w:numId="8">
    <w:abstractNumId w:val="14"/>
  </w:num>
  <w:num w:numId="9">
    <w:abstractNumId w:val="16"/>
  </w:num>
  <w:num w:numId="10">
    <w:abstractNumId w:val="11"/>
  </w:num>
  <w:num w:numId="11">
    <w:abstractNumId w:val="2"/>
  </w:num>
  <w:num w:numId="12">
    <w:abstractNumId w:val="17"/>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ameal samhouri">
    <w15:presenceInfo w15:providerId="None" w15:userId="jameal samhouri"/>
  </w15:person>
  <w15:person w15:author="Megsie Siple">
    <w15:presenceInfo w15:providerId="None" w15:userId="Megsie Sip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3"/>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ENLayout&gt;"/>
    <w:docVar w:name="EN.Libraries" w:val="&lt;Libraries&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A3D"/>
    <w:rsid w:val="00013C23"/>
    <w:rsid w:val="000140F5"/>
    <w:rsid w:val="00014C60"/>
    <w:rsid w:val="00015507"/>
    <w:rsid w:val="00016096"/>
    <w:rsid w:val="00017065"/>
    <w:rsid w:val="000175B0"/>
    <w:rsid w:val="00017F4B"/>
    <w:rsid w:val="0002087A"/>
    <w:rsid w:val="00020C0F"/>
    <w:rsid w:val="0002156A"/>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54FD"/>
    <w:rsid w:val="00035AE1"/>
    <w:rsid w:val="00035B6B"/>
    <w:rsid w:val="00036BA2"/>
    <w:rsid w:val="00037ABE"/>
    <w:rsid w:val="00037C37"/>
    <w:rsid w:val="000418D3"/>
    <w:rsid w:val="00042E40"/>
    <w:rsid w:val="000437E9"/>
    <w:rsid w:val="00043C70"/>
    <w:rsid w:val="00044745"/>
    <w:rsid w:val="00045D2C"/>
    <w:rsid w:val="000460B4"/>
    <w:rsid w:val="000460D1"/>
    <w:rsid w:val="00051687"/>
    <w:rsid w:val="000524C2"/>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444E"/>
    <w:rsid w:val="00064856"/>
    <w:rsid w:val="000656D3"/>
    <w:rsid w:val="00067023"/>
    <w:rsid w:val="00067E88"/>
    <w:rsid w:val="00067FDC"/>
    <w:rsid w:val="0007003B"/>
    <w:rsid w:val="0007073E"/>
    <w:rsid w:val="00070772"/>
    <w:rsid w:val="000723C4"/>
    <w:rsid w:val="00072CB4"/>
    <w:rsid w:val="00072FC5"/>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43EF"/>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3A8"/>
    <w:rsid w:val="0014352A"/>
    <w:rsid w:val="00143673"/>
    <w:rsid w:val="00143BB8"/>
    <w:rsid w:val="00143C00"/>
    <w:rsid w:val="001446C8"/>
    <w:rsid w:val="00144DA7"/>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CD3"/>
    <w:rsid w:val="001838F7"/>
    <w:rsid w:val="00183C91"/>
    <w:rsid w:val="00183F68"/>
    <w:rsid w:val="001840A1"/>
    <w:rsid w:val="00185A27"/>
    <w:rsid w:val="0018626E"/>
    <w:rsid w:val="0018711C"/>
    <w:rsid w:val="001876E3"/>
    <w:rsid w:val="0019036C"/>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3B7C"/>
    <w:rsid w:val="002851F5"/>
    <w:rsid w:val="00285A53"/>
    <w:rsid w:val="00285A61"/>
    <w:rsid w:val="00285C11"/>
    <w:rsid w:val="00286628"/>
    <w:rsid w:val="00286797"/>
    <w:rsid w:val="00286FDA"/>
    <w:rsid w:val="00287C22"/>
    <w:rsid w:val="00291D0F"/>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6213"/>
    <w:rsid w:val="002B660E"/>
    <w:rsid w:val="002B68BD"/>
    <w:rsid w:val="002B753F"/>
    <w:rsid w:val="002B796A"/>
    <w:rsid w:val="002C01BB"/>
    <w:rsid w:val="002C038F"/>
    <w:rsid w:val="002C2049"/>
    <w:rsid w:val="002C23FC"/>
    <w:rsid w:val="002C2FC3"/>
    <w:rsid w:val="002C3A16"/>
    <w:rsid w:val="002C4E99"/>
    <w:rsid w:val="002C619E"/>
    <w:rsid w:val="002C66EF"/>
    <w:rsid w:val="002C6896"/>
    <w:rsid w:val="002C6D5D"/>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5CA4"/>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044"/>
    <w:rsid w:val="00312763"/>
    <w:rsid w:val="00312A7A"/>
    <w:rsid w:val="00312C20"/>
    <w:rsid w:val="00321EF4"/>
    <w:rsid w:val="00323101"/>
    <w:rsid w:val="003250F7"/>
    <w:rsid w:val="00325A3A"/>
    <w:rsid w:val="0032699A"/>
    <w:rsid w:val="0032791E"/>
    <w:rsid w:val="00327BAE"/>
    <w:rsid w:val="00330924"/>
    <w:rsid w:val="00331440"/>
    <w:rsid w:val="00331AE0"/>
    <w:rsid w:val="00331EB5"/>
    <w:rsid w:val="00331F4D"/>
    <w:rsid w:val="00332702"/>
    <w:rsid w:val="00334E47"/>
    <w:rsid w:val="00335F01"/>
    <w:rsid w:val="00336865"/>
    <w:rsid w:val="003375A7"/>
    <w:rsid w:val="00340075"/>
    <w:rsid w:val="00341AD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6A1A"/>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0CE7"/>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1DFD"/>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1F2"/>
    <w:rsid w:val="00447758"/>
    <w:rsid w:val="0045028A"/>
    <w:rsid w:val="00450605"/>
    <w:rsid w:val="004519BF"/>
    <w:rsid w:val="00452D57"/>
    <w:rsid w:val="004531BE"/>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130"/>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744"/>
    <w:rsid w:val="004B4748"/>
    <w:rsid w:val="004B4FF8"/>
    <w:rsid w:val="004B5027"/>
    <w:rsid w:val="004B5079"/>
    <w:rsid w:val="004B55C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7E2"/>
    <w:rsid w:val="004E3FD4"/>
    <w:rsid w:val="004E43F7"/>
    <w:rsid w:val="004E7ACF"/>
    <w:rsid w:val="004F1994"/>
    <w:rsid w:val="004F273B"/>
    <w:rsid w:val="004F2DF7"/>
    <w:rsid w:val="004F38C4"/>
    <w:rsid w:val="004F3ED7"/>
    <w:rsid w:val="004F44F9"/>
    <w:rsid w:val="004F45A2"/>
    <w:rsid w:val="004F51CB"/>
    <w:rsid w:val="004F5277"/>
    <w:rsid w:val="004F5553"/>
    <w:rsid w:val="004F58D1"/>
    <w:rsid w:val="004F5E69"/>
    <w:rsid w:val="004F62C8"/>
    <w:rsid w:val="004F63A4"/>
    <w:rsid w:val="004F6B19"/>
    <w:rsid w:val="004F6D9D"/>
    <w:rsid w:val="004F79E2"/>
    <w:rsid w:val="00500067"/>
    <w:rsid w:val="00500122"/>
    <w:rsid w:val="00501ED6"/>
    <w:rsid w:val="00502291"/>
    <w:rsid w:val="00502C4F"/>
    <w:rsid w:val="0050378A"/>
    <w:rsid w:val="0050441C"/>
    <w:rsid w:val="00505070"/>
    <w:rsid w:val="005053A5"/>
    <w:rsid w:val="005054B1"/>
    <w:rsid w:val="0050587B"/>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172B"/>
    <w:rsid w:val="00532CC0"/>
    <w:rsid w:val="00533EAD"/>
    <w:rsid w:val="005341A5"/>
    <w:rsid w:val="00534350"/>
    <w:rsid w:val="0053455E"/>
    <w:rsid w:val="005355A0"/>
    <w:rsid w:val="00535988"/>
    <w:rsid w:val="00540B48"/>
    <w:rsid w:val="005416A8"/>
    <w:rsid w:val="00541F1F"/>
    <w:rsid w:val="00542233"/>
    <w:rsid w:val="0054298A"/>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2AF"/>
    <w:rsid w:val="005763CB"/>
    <w:rsid w:val="00576B98"/>
    <w:rsid w:val="00576F85"/>
    <w:rsid w:val="005771FA"/>
    <w:rsid w:val="005776CF"/>
    <w:rsid w:val="00577B65"/>
    <w:rsid w:val="00580186"/>
    <w:rsid w:val="00580714"/>
    <w:rsid w:val="005807D5"/>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D02E3"/>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09BE"/>
    <w:rsid w:val="00651B44"/>
    <w:rsid w:val="00652020"/>
    <w:rsid w:val="00652914"/>
    <w:rsid w:val="006533A9"/>
    <w:rsid w:val="006536A6"/>
    <w:rsid w:val="00653F41"/>
    <w:rsid w:val="00654100"/>
    <w:rsid w:val="006542CC"/>
    <w:rsid w:val="00654636"/>
    <w:rsid w:val="00654A7D"/>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50A0"/>
    <w:rsid w:val="00665FA6"/>
    <w:rsid w:val="00666757"/>
    <w:rsid w:val="00672295"/>
    <w:rsid w:val="0067240A"/>
    <w:rsid w:val="00672F0A"/>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09"/>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9AB"/>
    <w:rsid w:val="00701617"/>
    <w:rsid w:val="00702CFB"/>
    <w:rsid w:val="00703C1A"/>
    <w:rsid w:val="00704500"/>
    <w:rsid w:val="007049B4"/>
    <w:rsid w:val="00704EFD"/>
    <w:rsid w:val="00705635"/>
    <w:rsid w:val="00707E8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17C45"/>
    <w:rsid w:val="00720779"/>
    <w:rsid w:val="00720D36"/>
    <w:rsid w:val="00721A27"/>
    <w:rsid w:val="00722241"/>
    <w:rsid w:val="00722ACF"/>
    <w:rsid w:val="007232ED"/>
    <w:rsid w:val="00723505"/>
    <w:rsid w:val="007245A7"/>
    <w:rsid w:val="00724C3C"/>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0555"/>
    <w:rsid w:val="0076102D"/>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293"/>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3658"/>
    <w:rsid w:val="007937E8"/>
    <w:rsid w:val="00793CBB"/>
    <w:rsid w:val="007950C7"/>
    <w:rsid w:val="007955D8"/>
    <w:rsid w:val="00795873"/>
    <w:rsid w:val="007959C4"/>
    <w:rsid w:val="0079618D"/>
    <w:rsid w:val="00796EE0"/>
    <w:rsid w:val="0079704C"/>
    <w:rsid w:val="00797335"/>
    <w:rsid w:val="0079739E"/>
    <w:rsid w:val="0079751B"/>
    <w:rsid w:val="0079773E"/>
    <w:rsid w:val="007A05B8"/>
    <w:rsid w:val="007A09A4"/>
    <w:rsid w:val="007A0F69"/>
    <w:rsid w:val="007A29AE"/>
    <w:rsid w:val="007A4B9E"/>
    <w:rsid w:val="007A57CC"/>
    <w:rsid w:val="007A57ED"/>
    <w:rsid w:val="007A6A18"/>
    <w:rsid w:val="007A744C"/>
    <w:rsid w:val="007A75F7"/>
    <w:rsid w:val="007B0093"/>
    <w:rsid w:val="007B04D3"/>
    <w:rsid w:val="007B0661"/>
    <w:rsid w:val="007B0895"/>
    <w:rsid w:val="007B162B"/>
    <w:rsid w:val="007B199D"/>
    <w:rsid w:val="007B24BD"/>
    <w:rsid w:val="007B3D8E"/>
    <w:rsid w:val="007B444D"/>
    <w:rsid w:val="007B4591"/>
    <w:rsid w:val="007B46BC"/>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904"/>
    <w:rsid w:val="007E4DA3"/>
    <w:rsid w:val="007E6BD4"/>
    <w:rsid w:val="007E6EA2"/>
    <w:rsid w:val="007E7F32"/>
    <w:rsid w:val="007F035A"/>
    <w:rsid w:val="007F159D"/>
    <w:rsid w:val="007F212E"/>
    <w:rsid w:val="007F21B2"/>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9B7"/>
    <w:rsid w:val="00834115"/>
    <w:rsid w:val="00834C39"/>
    <w:rsid w:val="00835072"/>
    <w:rsid w:val="0083507C"/>
    <w:rsid w:val="0083534E"/>
    <w:rsid w:val="008357DB"/>
    <w:rsid w:val="00835917"/>
    <w:rsid w:val="00835B29"/>
    <w:rsid w:val="0083661C"/>
    <w:rsid w:val="00836E1D"/>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2921"/>
    <w:rsid w:val="008535BC"/>
    <w:rsid w:val="0085398A"/>
    <w:rsid w:val="008555BA"/>
    <w:rsid w:val="008558B0"/>
    <w:rsid w:val="00857111"/>
    <w:rsid w:val="0085747B"/>
    <w:rsid w:val="008579C9"/>
    <w:rsid w:val="00857CA0"/>
    <w:rsid w:val="008607BB"/>
    <w:rsid w:val="00861B1D"/>
    <w:rsid w:val="008641E2"/>
    <w:rsid w:val="00864C6B"/>
    <w:rsid w:val="00864C8A"/>
    <w:rsid w:val="00865017"/>
    <w:rsid w:val="008653B4"/>
    <w:rsid w:val="0086650E"/>
    <w:rsid w:val="00866E6E"/>
    <w:rsid w:val="00867138"/>
    <w:rsid w:val="00870673"/>
    <w:rsid w:val="0087083D"/>
    <w:rsid w:val="00870D74"/>
    <w:rsid w:val="00871659"/>
    <w:rsid w:val="008717D1"/>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96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BCB"/>
    <w:rsid w:val="008B2153"/>
    <w:rsid w:val="008B2608"/>
    <w:rsid w:val="008B2ED7"/>
    <w:rsid w:val="008B3245"/>
    <w:rsid w:val="008B38E0"/>
    <w:rsid w:val="008B3DC5"/>
    <w:rsid w:val="008B569A"/>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F02"/>
    <w:rsid w:val="008F762F"/>
    <w:rsid w:val="008F7C25"/>
    <w:rsid w:val="008F7D9C"/>
    <w:rsid w:val="00900B16"/>
    <w:rsid w:val="0090182E"/>
    <w:rsid w:val="009018DE"/>
    <w:rsid w:val="00901DBA"/>
    <w:rsid w:val="0090229B"/>
    <w:rsid w:val="0090267C"/>
    <w:rsid w:val="00902FDF"/>
    <w:rsid w:val="00903261"/>
    <w:rsid w:val="0090347F"/>
    <w:rsid w:val="00904C9C"/>
    <w:rsid w:val="00905124"/>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E05"/>
    <w:rsid w:val="00924028"/>
    <w:rsid w:val="009242C5"/>
    <w:rsid w:val="00924566"/>
    <w:rsid w:val="00924D18"/>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9A1"/>
    <w:rsid w:val="009442F2"/>
    <w:rsid w:val="00944372"/>
    <w:rsid w:val="00944D13"/>
    <w:rsid w:val="00944FBA"/>
    <w:rsid w:val="0094522A"/>
    <w:rsid w:val="0094542B"/>
    <w:rsid w:val="00945667"/>
    <w:rsid w:val="009458F0"/>
    <w:rsid w:val="009473E6"/>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9D3"/>
    <w:rsid w:val="00967BD0"/>
    <w:rsid w:val="00967F09"/>
    <w:rsid w:val="009700E5"/>
    <w:rsid w:val="0097043F"/>
    <w:rsid w:val="009707F6"/>
    <w:rsid w:val="0097085C"/>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447D"/>
    <w:rsid w:val="009D5844"/>
    <w:rsid w:val="009D5E53"/>
    <w:rsid w:val="009D6837"/>
    <w:rsid w:val="009D6AEE"/>
    <w:rsid w:val="009D6B3E"/>
    <w:rsid w:val="009D6F0A"/>
    <w:rsid w:val="009D7096"/>
    <w:rsid w:val="009E0068"/>
    <w:rsid w:val="009E0D73"/>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F7F"/>
    <w:rsid w:val="00A0618F"/>
    <w:rsid w:val="00A065BA"/>
    <w:rsid w:val="00A06767"/>
    <w:rsid w:val="00A0799D"/>
    <w:rsid w:val="00A07EC9"/>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A84"/>
    <w:rsid w:val="00A31A4D"/>
    <w:rsid w:val="00A31E9E"/>
    <w:rsid w:val="00A32411"/>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46F3F"/>
    <w:rsid w:val="00A50037"/>
    <w:rsid w:val="00A50377"/>
    <w:rsid w:val="00A504A0"/>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800CF"/>
    <w:rsid w:val="00A8037E"/>
    <w:rsid w:val="00A80E95"/>
    <w:rsid w:val="00A8136F"/>
    <w:rsid w:val="00A82596"/>
    <w:rsid w:val="00A82A90"/>
    <w:rsid w:val="00A83B2E"/>
    <w:rsid w:val="00A84A99"/>
    <w:rsid w:val="00A84B35"/>
    <w:rsid w:val="00A851F4"/>
    <w:rsid w:val="00A8520D"/>
    <w:rsid w:val="00A85C7B"/>
    <w:rsid w:val="00A86133"/>
    <w:rsid w:val="00A86500"/>
    <w:rsid w:val="00A86ABB"/>
    <w:rsid w:val="00A90388"/>
    <w:rsid w:val="00A91BC5"/>
    <w:rsid w:val="00A920AE"/>
    <w:rsid w:val="00A926C7"/>
    <w:rsid w:val="00A927D8"/>
    <w:rsid w:val="00A92A7E"/>
    <w:rsid w:val="00A93091"/>
    <w:rsid w:val="00A93DA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B78E9"/>
    <w:rsid w:val="00AC0696"/>
    <w:rsid w:val="00AC137D"/>
    <w:rsid w:val="00AC16F6"/>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2421"/>
    <w:rsid w:val="00B62951"/>
    <w:rsid w:val="00B64BCB"/>
    <w:rsid w:val="00B64D13"/>
    <w:rsid w:val="00B65246"/>
    <w:rsid w:val="00B658D4"/>
    <w:rsid w:val="00B668C1"/>
    <w:rsid w:val="00B66B87"/>
    <w:rsid w:val="00B66E0E"/>
    <w:rsid w:val="00B67A88"/>
    <w:rsid w:val="00B67BC0"/>
    <w:rsid w:val="00B70217"/>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0B4E"/>
    <w:rsid w:val="00BA12C9"/>
    <w:rsid w:val="00BA1E09"/>
    <w:rsid w:val="00BA1E62"/>
    <w:rsid w:val="00BA1FBE"/>
    <w:rsid w:val="00BA33BA"/>
    <w:rsid w:val="00BA3468"/>
    <w:rsid w:val="00BA3612"/>
    <w:rsid w:val="00BA3AB3"/>
    <w:rsid w:val="00BA4901"/>
    <w:rsid w:val="00BA53EB"/>
    <w:rsid w:val="00BA55D3"/>
    <w:rsid w:val="00BA5E6E"/>
    <w:rsid w:val="00BA6B19"/>
    <w:rsid w:val="00BA74E8"/>
    <w:rsid w:val="00BA7A92"/>
    <w:rsid w:val="00BB041C"/>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4184"/>
    <w:rsid w:val="00BC4654"/>
    <w:rsid w:val="00BC55C7"/>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6321"/>
    <w:rsid w:val="00BF70DA"/>
    <w:rsid w:val="00BF77F3"/>
    <w:rsid w:val="00BF7BF0"/>
    <w:rsid w:val="00BF7C89"/>
    <w:rsid w:val="00BF7FB1"/>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4F51"/>
    <w:rsid w:val="00C35049"/>
    <w:rsid w:val="00C3551B"/>
    <w:rsid w:val="00C35712"/>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61B9"/>
    <w:rsid w:val="00C776FB"/>
    <w:rsid w:val="00C77B06"/>
    <w:rsid w:val="00C77FC4"/>
    <w:rsid w:val="00C80369"/>
    <w:rsid w:val="00C80858"/>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A3C"/>
    <w:rsid w:val="00CB64E0"/>
    <w:rsid w:val="00CB6E99"/>
    <w:rsid w:val="00CB757F"/>
    <w:rsid w:val="00CB7D32"/>
    <w:rsid w:val="00CC1E16"/>
    <w:rsid w:val="00CC1EDB"/>
    <w:rsid w:val="00CC1F9F"/>
    <w:rsid w:val="00CC2731"/>
    <w:rsid w:val="00CC296A"/>
    <w:rsid w:val="00CC3AF9"/>
    <w:rsid w:val="00CC4060"/>
    <w:rsid w:val="00CC4919"/>
    <w:rsid w:val="00CC59DD"/>
    <w:rsid w:val="00CC6BE8"/>
    <w:rsid w:val="00CC71CB"/>
    <w:rsid w:val="00CC7EF7"/>
    <w:rsid w:val="00CD0F89"/>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3C2D"/>
    <w:rsid w:val="00D04C9D"/>
    <w:rsid w:val="00D04E4A"/>
    <w:rsid w:val="00D05382"/>
    <w:rsid w:val="00D05888"/>
    <w:rsid w:val="00D0612A"/>
    <w:rsid w:val="00D0734C"/>
    <w:rsid w:val="00D102E9"/>
    <w:rsid w:val="00D106C7"/>
    <w:rsid w:val="00D10E87"/>
    <w:rsid w:val="00D122CA"/>
    <w:rsid w:val="00D12698"/>
    <w:rsid w:val="00D1291F"/>
    <w:rsid w:val="00D12CEC"/>
    <w:rsid w:val="00D13868"/>
    <w:rsid w:val="00D150C2"/>
    <w:rsid w:val="00D1605B"/>
    <w:rsid w:val="00D161CD"/>
    <w:rsid w:val="00D16468"/>
    <w:rsid w:val="00D176F1"/>
    <w:rsid w:val="00D20477"/>
    <w:rsid w:val="00D2118A"/>
    <w:rsid w:val="00D22C3A"/>
    <w:rsid w:val="00D23106"/>
    <w:rsid w:val="00D23591"/>
    <w:rsid w:val="00D248B2"/>
    <w:rsid w:val="00D251C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37CB"/>
    <w:rsid w:val="00D44095"/>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4AC"/>
    <w:rsid w:val="00D56AB3"/>
    <w:rsid w:val="00D56D5D"/>
    <w:rsid w:val="00D576C9"/>
    <w:rsid w:val="00D5784C"/>
    <w:rsid w:val="00D57F4D"/>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95F7D"/>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57A5"/>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C80"/>
    <w:rsid w:val="00E06FAF"/>
    <w:rsid w:val="00E076B2"/>
    <w:rsid w:val="00E076C2"/>
    <w:rsid w:val="00E105F4"/>
    <w:rsid w:val="00E10AB0"/>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E84"/>
    <w:rsid w:val="00E50F84"/>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00B"/>
    <w:rsid w:val="00EB2C1C"/>
    <w:rsid w:val="00EB37ED"/>
    <w:rsid w:val="00EB3D61"/>
    <w:rsid w:val="00EB45CE"/>
    <w:rsid w:val="00EB4914"/>
    <w:rsid w:val="00EB4D13"/>
    <w:rsid w:val="00EB538F"/>
    <w:rsid w:val="00EB5778"/>
    <w:rsid w:val="00EB5880"/>
    <w:rsid w:val="00EB5FC3"/>
    <w:rsid w:val="00EB6E02"/>
    <w:rsid w:val="00EB794C"/>
    <w:rsid w:val="00EC01C2"/>
    <w:rsid w:val="00EC1AB5"/>
    <w:rsid w:val="00EC2A4F"/>
    <w:rsid w:val="00EC2B9C"/>
    <w:rsid w:val="00EC31AB"/>
    <w:rsid w:val="00EC43CB"/>
    <w:rsid w:val="00EC463B"/>
    <w:rsid w:val="00EC4B68"/>
    <w:rsid w:val="00EC547D"/>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423"/>
    <w:rsid w:val="00EE5645"/>
    <w:rsid w:val="00EE58CA"/>
    <w:rsid w:val="00EE5999"/>
    <w:rsid w:val="00EE5B11"/>
    <w:rsid w:val="00EE634F"/>
    <w:rsid w:val="00EE6528"/>
    <w:rsid w:val="00EE6B88"/>
    <w:rsid w:val="00EE75FD"/>
    <w:rsid w:val="00EF18C9"/>
    <w:rsid w:val="00EF1924"/>
    <w:rsid w:val="00EF38CE"/>
    <w:rsid w:val="00EF3C36"/>
    <w:rsid w:val="00EF3D70"/>
    <w:rsid w:val="00EF6675"/>
    <w:rsid w:val="00EF6F5C"/>
    <w:rsid w:val="00F006EC"/>
    <w:rsid w:val="00F00964"/>
    <w:rsid w:val="00F00BF2"/>
    <w:rsid w:val="00F0621A"/>
    <w:rsid w:val="00F06987"/>
    <w:rsid w:val="00F1039E"/>
    <w:rsid w:val="00F13525"/>
    <w:rsid w:val="00F136F8"/>
    <w:rsid w:val="00F1394F"/>
    <w:rsid w:val="00F13BE1"/>
    <w:rsid w:val="00F141EE"/>
    <w:rsid w:val="00F1424F"/>
    <w:rsid w:val="00F14722"/>
    <w:rsid w:val="00F14E84"/>
    <w:rsid w:val="00F155C5"/>
    <w:rsid w:val="00F165BF"/>
    <w:rsid w:val="00F16D17"/>
    <w:rsid w:val="00F16D9D"/>
    <w:rsid w:val="00F1766A"/>
    <w:rsid w:val="00F2033D"/>
    <w:rsid w:val="00F20C88"/>
    <w:rsid w:val="00F21DC9"/>
    <w:rsid w:val="00F23AFB"/>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8EE"/>
    <w:rsid w:val="00F8643A"/>
    <w:rsid w:val="00F86AAB"/>
    <w:rsid w:val="00F876DD"/>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52E2"/>
    <w:rsid w:val="00FF5AF5"/>
    <w:rsid w:val="00FF5C65"/>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1.emf"/><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github.com/stier-lab/stier-2019-value-of-inform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3.emf"/><Relationship Id="rId28" Type="http://schemas.microsoft.com/office/2011/relationships/people" Target="people.xml"/><Relationship Id="rId10" Type="http://schemas.openxmlformats.org/officeDocument/2006/relationships/hyperlink" Target="mailto:essing@uw.edu"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255A0-6123-4CA4-BEC6-C867FB21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20</Pages>
  <Words>12642</Words>
  <Characters>72065</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130</cp:revision>
  <dcterms:created xsi:type="dcterms:W3CDTF">2021-02-05T20:47:00Z</dcterms:created>
  <dcterms:modified xsi:type="dcterms:W3CDTF">2021-02-12T00:06:00Z</dcterms:modified>
</cp:coreProperties>
</file>