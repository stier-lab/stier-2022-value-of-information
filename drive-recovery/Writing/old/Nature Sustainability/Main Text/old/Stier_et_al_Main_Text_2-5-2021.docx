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A588A0" w14:textId="73A7EA26" w:rsidR="006937E3" w:rsidRDefault="00264D87" w:rsidP="00BF01EC">
      <w:pPr>
        <w:pStyle w:val="CommentText"/>
        <w:rPr>
          <w:rFonts w:ascii="Helvetica" w:hAnsi="Helvetica"/>
          <w:b/>
          <w:sz w:val="22"/>
          <w:szCs w:val="22"/>
        </w:rPr>
      </w:pPr>
      <w:r>
        <w:rPr>
          <w:rFonts w:ascii="Helvetica" w:hAnsi="Helvetica"/>
          <w:b/>
          <w:sz w:val="22"/>
          <w:szCs w:val="22"/>
        </w:rPr>
        <w:t> </w:t>
      </w:r>
      <w:r w:rsidR="006937E3" w:rsidRPr="003805EE">
        <w:rPr>
          <w:rFonts w:ascii="Helvetica" w:hAnsi="Helvetica"/>
          <w:b/>
          <w:sz w:val="22"/>
          <w:szCs w:val="22"/>
        </w:rPr>
        <w:t xml:space="preserve">Avoiding </w:t>
      </w:r>
      <w:r w:rsidR="00BF01EC">
        <w:rPr>
          <w:rFonts w:ascii="Helvetica" w:hAnsi="Helvetica"/>
          <w:b/>
          <w:sz w:val="22"/>
          <w:szCs w:val="22"/>
        </w:rPr>
        <w:t>Critical Th</w:t>
      </w:r>
      <w:r w:rsidR="00201936">
        <w:rPr>
          <w:rFonts w:ascii="Helvetica" w:hAnsi="Helvetica"/>
          <w:b/>
          <w:sz w:val="22"/>
          <w:szCs w:val="22"/>
        </w:rPr>
        <w:t>r</w:t>
      </w:r>
      <w:r w:rsidR="00BF01EC">
        <w:rPr>
          <w:rFonts w:ascii="Helvetica" w:hAnsi="Helvetica"/>
          <w:b/>
          <w:sz w:val="22"/>
          <w:szCs w:val="22"/>
        </w:rPr>
        <w:t>esholds</w:t>
      </w:r>
      <w:r w:rsidR="006937E3" w:rsidRPr="003805EE">
        <w:rPr>
          <w:rFonts w:ascii="Helvetica" w:hAnsi="Helvetica"/>
          <w:b/>
          <w:sz w:val="22"/>
          <w:szCs w:val="22"/>
        </w:rPr>
        <w:t xml:space="preserve"> Through Effective Monitoring</w:t>
      </w:r>
    </w:p>
    <w:p w14:paraId="53822485" w14:textId="77777777" w:rsidR="00AA0FD2" w:rsidRPr="003805EE" w:rsidRDefault="00AA0FD2" w:rsidP="00D13868">
      <w:pPr>
        <w:pStyle w:val="CommentText"/>
        <w:rPr>
          <w:rFonts w:ascii="Helvetica" w:hAnsi="Helvetica"/>
          <w:b/>
          <w:sz w:val="22"/>
          <w:szCs w:val="22"/>
        </w:rPr>
      </w:pPr>
    </w:p>
    <w:p w14:paraId="65FE7E07" w14:textId="72AD9B74" w:rsidR="00903261" w:rsidRPr="003805EE" w:rsidRDefault="00903261" w:rsidP="00D13868">
      <w:pPr>
        <w:outlineLvl w:val="0"/>
        <w:rPr>
          <w:rFonts w:ascii="Helvetica" w:hAnsi="Helvetica"/>
          <w:b/>
          <w:bCs/>
          <w:sz w:val="22"/>
          <w:szCs w:val="22"/>
        </w:rPr>
      </w:pPr>
      <w:r w:rsidRPr="003805EE">
        <w:rPr>
          <w:rFonts w:ascii="Helvetica" w:hAnsi="Helvetica"/>
          <w:bCs/>
          <w:sz w:val="22"/>
          <w:szCs w:val="22"/>
        </w:rPr>
        <w:t>Adrian C. Stier</w:t>
      </w:r>
      <w:r w:rsidRPr="003805EE">
        <w:rPr>
          <w:rFonts w:ascii="Helvetica" w:hAnsi="Helvetica"/>
          <w:bCs/>
          <w:sz w:val="22"/>
          <w:szCs w:val="22"/>
          <w:vertAlign w:val="superscript"/>
        </w:rPr>
        <w:t>1*</w:t>
      </w:r>
      <w:r w:rsidRPr="003805EE">
        <w:rPr>
          <w:rFonts w:ascii="Helvetica" w:hAnsi="Helvetica"/>
          <w:bCs/>
          <w:sz w:val="22"/>
          <w:szCs w:val="22"/>
        </w:rPr>
        <w:t xml:space="preserve">, </w:t>
      </w:r>
      <w:r w:rsidR="00454793" w:rsidRPr="003805EE">
        <w:rPr>
          <w:rFonts w:ascii="Helvetica" w:hAnsi="Helvetica"/>
          <w:bCs/>
          <w:sz w:val="22"/>
          <w:szCs w:val="22"/>
        </w:rPr>
        <w:t xml:space="preserve">Timothy E. </w:t>
      </w:r>
      <w:r w:rsidR="00BB7440" w:rsidRPr="003805EE">
        <w:rPr>
          <w:rFonts w:ascii="Helvetica" w:hAnsi="Helvetica"/>
          <w:bCs/>
          <w:sz w:val="22"/>
          <w:szCs w:val="22"/>
        </w:rPr>
        <w:t>Essington</w:t>
      </w:r>
      <w:r w:rsidR="00BB7440">
        <w:rPr>
          <w:rFonts w:ascii="Helvetica" w:hAnsi="Helvetica"/>
          <w:bCs/>
          <w:sz w:val="22"/>
          <w:szCs w:val="22"/>
          <w:vertAlign w:val="superscript"/>
        </w:rPr>
        <w:t>2</w:t>
      </w:r>
      <w:r w:rsidR="00454793" w:rsidRPr="003805EE">
        <w:rPr>
          <w:rFonts w:ascii="Helvetica" w:hAnsi="Helvetica"/>
          <w:bCs/>
          <w:sz w:val="22"/>
          <w:szCs w:val="22"/>
        </w:rPr>
        <w:t xml:space="preserve">, </w:t>
      </w:r>
      <w:r w:rsidRPr="003805EE">
        <w:rPr>
          <w:rFonts w:ascii="Helvetica" w:hAnsi="Helvetica"/>
          <w:bCs/>
          <w:sz w:val="22"/>
          <w:szCs w:val="22"/>
        </w:rPr>
        <w:t xml:space="preserve">Jameal F. </w:t>
      </w:r>
      <w:r w:rsidR="00BB7440" w:rsidRPr="003805EE">
        <w:rPr>
          <w:rFonts w:ascii="Helvetica" w:hAnsi="Helvetica"/>
          <w:bCs/>
          <w:sz w:val="22"/>
          <w:szCs w:val="22"/>
        </w:rPr>
        <w:t>Samhouri</w:t>
      </w:r>
      <w:r w:rsidR="00BB7440">
        <w:rPr>
          <w:rFonts w:ascii="Helvetica" w:hAnsi="Helvetica"/>
          <w:bCs/>
          <w:sz w:val="22"/>
          <w:szCs w:val="22"/>
          <w:vertAlign w:val="superscript"/>
        </w:rPr>
        <w:t>3</w:t>
      </w:r>
      <w:r w:rsidR="00454793" w:rsidRPr="003805EE">
        <w:rPr>
          <w:rFonts w:ascii="Helvetica" w:hAnsi="Helvetica"/>
          <w:bCs/>
          <w:sz w:val="22"/>
          <w:szCs w:val="22"/>
        </w:rPr>
        <w:t>,</w:t>
      </w:r>
      <w:r w:rsidR="005A1766" w:rsidRPr="003805EE">
        <w:rPr>
          <w:rFonts w:ascii="Helvetica" w:hAnsi="Helvetica"/>
          <w:bCs/>
          <w:sz w:val="22"/>
          <w:szCs w:val="22"/>
        </w:rPr>
        <w:t xml:space="preserve"> </w:t>
      </w:r>
      <w:r w:rsidR="00BB7440">
        <w:rPr>
          <w:rFonts w:ascii="Helvetica" w:hAnsi="Helvetica"/>
          <w:bCs/>
          <w:sz w:val="22"/>
          <w:szCs w:val="22"/>
        </w:rPr>
        <w:t>Margaret C. Siple</w:t>
      </w:r>
      <w:r w:rsidR="00BB7440">
        <w:rPr>
          <w:rFonts w:ascii="Helvetica" w:hAnsi="Helvetica"/>
          <w:bCs/>
          <w:sz w:val="22"/>
          <w:szCs w:val="22"/>
          <w:vertAlign w:val="superscript"/>
        </w:rPr>
        <w:t>1</w:t>
      </w:r>
      <w:r w:rsidR="00BB7440">
        <w:rPr>
          <w:rFonts w:ascii="Helvetica" w:hAnsi="Helvetica"/>
          <w:bCs/>
          <w:sz w:val="22"/>
          <w:szCs w:val="22"/>
        </w:rPr>
        <w:t xml:space="preserve">, </w:t>
      </w:r>
      <w:r w:rsidR="005A1766" w:rsidRPr="003805EE">
        <w:rPr>
          <w:rFonts w:ascii="Helvetica" w:hAnsi="Helvetica"/>
          <w:bCs/>
          <w:sz w:val="22"/>
          <w:szCs w:val="22"/>
        </w:rPr>
        <w:t>Benjamin S. Halpern</w:t>
      </w:r>
      <w:r w:rsidR="00C315B9">
        <w:rPr>
          <w:rFonts w:ascii="Helvetica" w:hAnsi="Helvetica"/>
          <w:bCs/>
          <w:sz w:val="22"/>
          <w:szCs w:val="22"/>
          <w:vertAlign w:val="superscript"/>
        </w:rPr>
        <w:t>4,5</w:t>
      </w:r>
      <w:r w:rsidR="005A1766" w:rsidRPr="003805EE">
        <w:rPr>
          <w:rFonts w:ascii="Helvetica" w:hAnsi="Helvetica"/>
          <w:bCs/>
          <w:sz w:val="22"/>
          <w:szCs w:val="22"/>
          <w:vertAlign w:val="superscript"/>
        </w:rPr>
        <w:t>,6</w:t>
      </w:r>
      <w:r w:rsidR="005A1766" w:rsidRPr="003805EE">
        <w:rPr>
          <w:rFonts w:ascii="Helvetica" w:hAnsi="Helvetica"/>
          <w:bCs/>
          <w:sz w:val="22"/>
          <w:szCs w:val="22"/>
        </w:rPr>
        <w:t xml:space="preserve">, </w:t>
      </w:r>
      <w:r w:rsidR="00045D2C" w:rsidRPr="003805EE">
        <w:rPr>
          <w:rFonts w:ascii="Helvetica" w:hAnsi="Helvetica"/>
          <w:bCs/>
          <w:sz w:val="22"/>
          <w:szCs w:val="22"/>
        </w:rPr>
        <w:t>Crow</w:t>
      </w:r>
      <w:r w:rsidR="00FD6A66" w:rsidRPr="003805EE">
        <w:rPr>
          <w:rFonts w:ascii="Helvetica" w:hAnsi="Helvetica"/>
          <w:bCs/>
          <w:sz w:val="22"/>
          <w:szCs w:val="22"/>
        </w:rPr>
        <w:t xml:space="preserve"> </w:t>
      </w:r>
      <w:r w:rsidR="00045D2C" w:rsidRPr="003805EE">
        <w:rPr>
          <w:rFonts w:ascii="Helvetica" w:hAnsi="Helvetica"/>
          <w:bCs/>
          <w:sz w:val="22"/>
          <w:szCs w:val="22"/>
        </w:rPr>
        <w:t>White</w:t>
      </w:r>
      <w:r w:rsidR="002C23FC" w:rsidRPr="003805EE">
        <w:rPr>
          <w:rFonts w:ascii="Helvetica" w:hAnsi="Helvetica"/>
          <w:bCs/>
          <w:sz w:val="22"/>
          <w:szCs w:val="22"/>
          <w:vertAlign w:val="superscript"/>
        </w:rPr>
        <w:t>7</w:t>
      </w:r>
      <w:r w:rsidR="00045D2C" w:rsidRPr="003805EE">
        <w:rPr>
          <w:rFonts w:ascii="Helvetica" w:hAnsi="Helvetica"/>
          <w:bCs/>
          <w:sz w:val="22"/>
          <w:szCs w:val="22"/>
        </w:rPr>
        <w:t>, John M. Lynham</w:t>
      </w:r>
      <w:r w:rsidR="002C23FC" w:rsidRPr="003805EE">
        <w:rPr>
          <w:rFonts w:ascii="Helvetica" w:hAnsi="Helvetica" w:cs="Times"/>
          <w:sz w:val="22"/>
          <w:szCs w:val="22"/>
          <w:vertAlign w:val="superscript"/>
        </w:rPr>
        <w:t>8</w:t>
      </w:r>
      <w:r w:rsidR="00045D2C" w:rsidRPr="003805EE">
        <w:rPr>
          <w:rFonts w:ascii="Helvetica" w:hAnsi="Helvetica"/>
          <w:bCs/>
          <w:sz w:val="22"/>
          <w:szCs w:val="22"/>
        </w:rPr>
        <w:t xml:space="preserve">, </w:t>
      </w:r>
      <w:r w:rsidR="00D85320" w:rsidRPr="003805EE">
        <w:rPr>
          <w:rFonts w:ascii="Helvetica" w:hAnsi="Helvetica"/>
          <w:bCs/>
          <w:sz w:val="22"/>
          <w:szCs w:val="22"/>
        </w:rPr>
        <w:t xml:space="preserve">Anne K. </w:t>
      </w:r>
      <w:r w:rsidR="009C4EAB" w:rsidRPr="003805EE">
        <w:rPr>
          <w:rFonts w:ascii="Helvetica" w:hAnsi="Helvetica"/>
          <w:bCs/>
          <w:sz w:val="22"/>
          <w:szCs w:val="22"/>
        </w:rPr>
        <w:t>Salomon</w:t>
      </w:r>
      <w:r w:rsidR="002C23FC" w:rsidRPr="003805EE">
        <w:rPr>
          <w:rFonts w:ascii="Helvetica" w:hAnsi="Helvetica" w:cs="Times"/>
          <w:sz w:val="22"/>
          <w:szCs w:val="22"/>
          <w:vertAlign w:val="superscript"/>
        </w:rPr>
        <w:t>9</w:t>
      </w:r>
      <w:r w:rsidR="00D85320" w:rsidRPr="003805EE">
        <w:rPr>
          <w:rFonts w:ascii="Helvetica" w:hAnsi="Helvetica"/>
          <w:bCs/>
          <w:sz w:val="22"/>
          <w:szCs w:val="22"/>
        </w:rPr>
        <w:t xml:space="preserve">, </w:t>
      </w:r>
      <w:r w:rsidRPr="003805EE">
        <w:rPr>
          <w:rFonts w:ascii="Helvetica" w:hAnsi="Helvetica"/>
          <w:bCs/>
          <w:sz w:val="22"/>
          <w:szCs w:val="22"/>
        </w:rPr>
        <w:t>and Phil</w:t>
      </w:r>
      <w:r w:rsidR="00454793" w:rsidRPr="003805EE">
        <w:rPr>
          <w:rFonts w:ascii="Helvetica" w:hAnsi="Helvetica"/>
          <w:bCs/>
          <w:sz w:val="22"/>
          <w:szCs w:val="22"/>
        </w:rPr>
        <w:t>l</w:t>
      </w:r>
      <w:r w:rsidRPr="003805EE">
        <w:rPr>
          <w:rFonts w:ascii="Helvetica" w:hAnsi="Helvetica"/>
          <w:bCs/>
          <w:sz w:val="22"/>
          <w:szCs w:val="22"/>
        </w:rPr>
        <w:t>ip S. Levin</w:t>
      </w:r>
      <w:r w:rsidR="00C315B9">
        <w:rPr>
          <w:rFonts w:ascii="Helvetica" w:hAnsi="Helvetica"/>
          <w:bCs/>
          <w:sz w:val="22"/>
          <w:szCs w:val="22"/>
          <w:vertAlign w:val="superscript"/>
        </w:rPr>
        <w:t>10</w:t>
      </w:r>
      <w:r w:rsidR="00161963" w:rsidRPr="003805EE">
        <w:rPr>
          <w:rFonts w:ascii="Helvetica" w:hAnsi="Helvetica"/>
          <w:b/>
          <w:sz w:val="22"/>
          <w:szCs w:val="22"/>
        </w:rPr>
        <w:t xml:space="preserve"> </w:t>
      </w:r>
    </w:p>
    <w:p w14:paraId="466497CC" w14:textId="77777777" w:rsidR="00BB7440" w:rsidRDefault="00BB7440" w:rsidP="00BF01EC">
      <w:pPr>
        <w:widowControl w:val="0"/>
        <w:autoSpaceDE w:val="0"/>
        <w:autoSpaceDN w:val="0"/>
        <w:adjustRightInd w:val="0"/>
        <w:rPr>
          <w:rFonts w:ascii="Helvetica" w:hAnsi="Helvetica"/>
          <w:bCs/>
          <w:sz w:val="22"/>
          <w:szCs w:val="22"/>
          <w:vertAlign w:val="superscript"/>
        </w:rPr>
      </w:pPr>
    </w:p>
    <w:p w14:paraId="676F7498" w14:textId="73134C57" w:rsidR="00BE00F5" w:rsidRPr="00080397" w:rsidRDefault="00903261" w:rsidP="008F1BEB">
      <w:pPr>
        <w:widowControl w:val="0"/>
        <w:autoSpaceDE w:val="0"/>
        <w:autoSpaceDN w:val="0"/>
        <w:adjustRightInd w:val="0"/>
        <w:rPr>
          <w:rFonts w:ascii="Helvetica" w:hAnsi="Helvetica"/>
          <w:iCs/>
          <w:sz w:val="22"/>
          <w:szCs w:val="22"/>
        </w:rPr>
      </w:pPr>
      <w:r w:rsidRPr="003805EE">
        <w:rPr>
          <w:rFonts w:ascii="Helvetica" w:hAnsi="Helvetica"/>
          <w:bCs/>
          <w:sz w:val="22"/>
          <w:szCs w:val="22"/>
          <w:vertAlign w:val="superscript"/>
        </w:rPr>
        <w:t>1</w:t>
      </w:r>
      <w:r w:rsidR="00BE00F5" w:rsidRPr="003805EE">
        <w:rPr>
          <w:rFonts w:ascii="Helvetica" w:hAnsi="Helvetica"/>
          <w:sz w:val="22"/>
          <w:szCs w:val="22"/>
        </w:rPr>
        <w:t xml:space="preserve">Department of Ecology, </w:t>
      </w:r>
      <w:r w:rsidR="00BE00F5" w:rsidRPr="00BB7440">
        <w:rPr>
          <w:rFonts w:ascii="Helvetica" w:hAnsi="Helvetica"/>
          <w:sz w:val="22"/>
          <w:szCs w:val="22"/>
        </w:rPr>
        <w:t>Evolution, and Marine Biology, University of California, Santa Barbara, CA 93106 USA</w:t>
      </w:r>
      <w:r w:rsidR="00BE00F5" w:rsidRPr="00BF01EC" w:rsidDel="00BE00F5">
        <w:rPr>
          <w:rFonts w:ascii="Helvetica" w:hAnsi="Helvetica"/>
          <w:iCs/>
          <w:sz w:val="22"/>
          <w:szCs w:val="22"/>
        </w:rPr>
        <w:t xml:space="preserve"> </w:t>
      </w:r>
    </w:p>
    <w:p w14:paraId="3E60EAB4" w14:textId="322CD821" w:rsidR="00BB7440" w:rsidRPr="00080397" w:rsidRDefault="00BB7440" w:rsidP="00FF3E2D">
      <w:pPr>
        <w:widowControl w:val="0"/>
        <w:autoSpaceDE w:val="0"/>
        <w:autoSpaceDN w:val="0"/>
        <w:adjustRightInd w:val="0"/>
        <w:rPr>
          <w:rFonts w:ascii="Helvetica" w:hAnsi="Helvetica"/>
          <w:iCs/>
          <w:sz w:val="22"/>
          <w:szCs w:val="22"/>
        </w:rPr>
      </w:pPr>
    </w:p>
    <w:p w14:paraId="7765ED21" w14:textId="77777777" w:rsidR="00BB7440" w:rsidRPr="00D13868" w:rsidRDefault="00BB7440">
      <w:pPr>
        <w:rPr>
          <w:rFonts w:ascii="Helvetica" w:hAnsi="Helvetica"/>
          <w:sz w:val="22"/>
          <w:szCs w:val="22"/>
        </w:rPr>
      </w:pPr>
      <w:r w:rsidRPr="00D13868">
        <w:rPr>
          <w:rFonts w:ascii="Helvetica" w:hAnsi="Helvetica"/>
          <w:iCs/>
          <w:sz w:val="22"/>
          <w:szCs w:val="22"/>
          <w:vertAlign w:val="superscript"/>
        </w:rPr>
        <w:t>2</w:t>
      </w:r>
      <w:r w:rsidRPr="00D13868">
        <w:rPr>
          <w:rFonts w:ascii="Helvetica" w:hAnsi="Helvetica"/>
          <w:color w:val="000000"/>
          <w:sz w:val="22"/>
          <w:szCs w:val="22"/>
          <w:shd w:val="clear" w:color="auto" w:fill="FFFFFF"/>
        </w:rPr>
        <w:t>School</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Aquatic</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and</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Fishery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Sciences,</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University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Seattle,</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98195</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USA</w:t>
      </w:r>
    </w:p>
    <w:p w14:paraId="0599D487" w14:textId="77777777" w:rsidR="00BB7440" w:rsidRDefault="00BB7440">
      <w:pPr>
        <w:widowControl w:val="0"/>
        <w:autoSpaceDE w:val="0"/>
        <w:autoSpaceDN w:val="0"/>
        <w:adjustRightInd w:val="0"/>
        <w:rPr>
          <w:rFonts w:ascii="Helvetica" w:hAnsi="Helvetica"/>
          <w:bCs/>
          <w:sz w:val="22"/>
          <w:szCs w:val="22"/>
          <w:vertAlign w:val="superscript"/>
        </w:rPr>
      </w:pPr>
    </w:p>
    <w:p w14:paraId="7EBD42CC" w14:textId="0D0C2465" w:rsidR="00BB7440" w:rsidRPr="003805EE" w:rsidRDefault="00C315B9">
      <w:pPr>
        <w:widowControl w:val="0"/>
        <w:autoSpaceDE w:val="0"/>
        <w:autoSpaceDN w:val="0"/>
        <w:adjustRightInd w:val="0"/>
        <w:rPr>
          <w:rFonts w:ascii="Helvetica" w:hAnsi="Helvetica"/>
          <w:sz w:val="22"/>
          <w:szCs w:val="22"/>
        </w:rPr>
      </w:pPr>
      <w:r>
        <w:rPr>
          <w:rFonts w:ascii="Helvetica" w:hAnsi="Helvetica"/>
          <w:bCs/>
          <w:sz w:val="22"/>
          <w:szCs w:val="22"/>
          <w:vertAlign w:val="superscript"/>
        </w:rPr>
        <w:t>3</w:t>
      </w:r>
      <w:r w:rsidR="00BB7440" w:rsidRPr="003805EE">
        <w:rPr>
          <w:rFonts w:ascii="Helvetica" w:hAnsi="Helvetica"/>
          <w:sz w:val="22"/>
          <w:szCs w:val="22"/>
        </w:rPr>
        <w:t>Conservation Biology Division, Northwest Fisheries Science Center, National Marine Fisheries Service, National Oceanic and Atmospheric Administration, Seattle, Washington 98112, USA</w:t>
      </w:r>
    </w:p>
    <w:p w14:paraId="6F4BF683" w14:textId="77777777" w:rsidR="00454793" w:rsidRPr="00C315B9" w:rsidRDefault="00454793">
      <w:pPr>
        <w:widowControl w:val="0"/>
        <w:autoSpaceDE w:val="0"/>
        <w:autoSpaceDN w:val="0"/>
        <w:adjustRightInd w:val="0"/>
        <w:rPr>
          <w:rFonts w:ascii="Helvetica" w:hAnsi="Helvetica"/>
          <w:iCs/>
          <w:sz w:val="22"/>
          <w:szCs w:val="22"/>
        </w:rPr>
      </w:pPr>
    </w:p>
    <w:p w14:paraId="054C331E" w14:textId="757C1D29" w:rsidR="00BB7440" w:rsidRPr="003805EE" w:rsidRDefault="00C315B9">
      <w:pPr>
        <w:rPr>
          <w:rFonts w:ascii="Helvetica" w:hAnsi="Helvetica"/>
          <w:sz w:val="22"/>
          <w:szCs w:val="22"/>
          <w:vertAlign w:val="superscript"/>
        </w:rPr>
      </w:pPr>
      <w:r>
        <w:rPr>
          <w:rFonts w:ascii="Helvetica" w:hAnsi="Helvetica"/>
          <w:bCs/>
          <w:sz w:val="22"/>
          <w:szCs w:val="22"/>
          <w:vertAlign w:val="superscript"/>
        </w:rPr>
        <w:t>4</w:t>
      </w:r>
      <w:r w:rsidR="00BB7440" w:rsidRPr="003805EE">
        <w:rPr>
          <w:rFonts w:ascii="Helvetica" w:hAnsi="Helvetica"/>
          <w:iCs/>
          <w:sz w:val="22"/>
          <w:szCs w:val="22"/>
        </w:rPr>
        <w:t>National Center for Ecological Analysis and Synthesis, 735 State Street, Santa Barbara, California 93101 USA</w:t>
      </w:r>
      <w:r w:rsidR="00BB7440" w:rsidRPr="003805EE">
        <w:rPr>
          <w:rFonts w:ascii="Helvetica" w:hAnsi="Helvetica"/>
          <w:sz w:val="22"/>
          <w:szCs w:val="22"/>
          <w:vertAlign w:val="superscript"/>
        </w:rPr>
        <w:t xml:space="preserve"> </w:t>
      </w:r>
      <w:r w:rsidR="00BB7440">
        <w:rPr>
          <w:rFonts w:ascii="Helvetica" w:hAnsi="Helvetica"/>
          <w:sz w:val="22"/>
          <w:szCs w:val="22"/>
          <w:vertAlign w:val="superscript"/>
        </w:rPr>
        <w:t xml:space="preserve"> </w:t>
      </w:r>
    </w:p>
    <w:p w14:paraId="065137CF" w14:textId="77777777" w:rsidR="00BB7440" w:rsidRPr="003805EE" w:rsidRDefault="00BB7440">
      <w:pPr>
        <w:pStyle w:val="Header"/>
        <w:rPr>
          <w:rFonts w:ascii="Helvetica" w:hAnsi="Helvetica" w:cs="Times New Roman"/>
          <w:sz w:val="22"/>
          <w:szCs w:val="22"/>
          <w:vertAlign w:val="superscript"/>
        </w:rPr>
      </w:pPr>
    </w:p>
    <w:p w14:paraId="656FD6DA" w14:textId="08943ADF" w:rsidR="00903261" w:rsidRPr="003805EE" w:rsidRDefault="002C23FC">
      <w:pPr>
        <w:pStyle w:val="Header"/>
        <w:rPr>
          <w:rFonts w:ascii="Helvetica" w:hAnsi="Helvetica" w:cs="Times New Roman"/>
          <w:sz w:val="22"/>
          <w:szCs w:val="22"/>
        </w:rPr>
      </w:pPr>
      <w:r w:rsidRPr="003805EE">
        <w:rPr>
          <w:rFonts w:ascii="Helvetica" w:hAnsi="Helvetica" w:cs="Times New Roman"/>
          <w:sz w:val="22"/>
          <w:szCs w:val="22"/>
          <w:vertAlign w:val="superscript"/>
        </w:rPr>
        <w:t>5</w:t>
      </w:r>
      <w:r w:rsidR="00903261" w:rsidRPr="003805EE">
        <w:rPr>
          <w:rFonts w:ascii="Helvetica" w:hAnsi="Helvetica" w:cs="Times New Roman"/>
          <w:sz w:val="22"/>
          <w:szCs w:val="22"/>
        </w:rPr>
        <w:t>Bren School of Environmental Science and Management University of California, Santa Barbara, CA</w:t>
      </w:r>
    </w:p>
    <w:p w14:paraId="0E925878" w14:textId="77777777" w:rsidR="00E105F4" w:rsidRPr="003805EE" w:rsidRDefault="00E105F4">
      <w:pPr>
        <w:pStyle w:val="Header"/>
        <w:rPr>
          <w:rFonts w:ascii="Helvetica" w:hAnsi="Helvetica" w:cs="Times New Roman"/>
          <w:sz w:val="22"/>
          <w:szCs w:val="22"/>
          <w:vertAlign w:val="superscript"/>
        </w:rPr>
      </w:pPr>
    </w:p>
    <w:p w14:paraId="1F589CF5" w14:textId="10E3D59E" w:rsidR="00903261" w:rsidRPr="003805EE" w:rsidRDefault="002C23FC">
      <w:pPr>
        <w:pStyle w:val="Header"/>
        <w:rPr>
          <w:rFonts w:ascii="Helvetica" w:hAnsi="Helvetica" w:cs="Times New Roman"/>
          <w:sz w:val="22"/>
          <w:szCs w:val="22"/>
        </w:rPr>
      </w:pPr>
      <w:r w:rsidRPr="003805EE">
        <w:rPr>
          <w:rFonts w:ascii="Helvetica" w:hAnsi="Helvetica" w:cs="Times New Roman"/>
          <w:sz w:val="22"/>
          <w:szCs w:val="22"/>
          <w:vertAlign w:val="superscript"/>
        </w:rPr>
        <w:t>6</w:t>
      </w:r>
      <w:r w:rsidR="00903261" w:rsidRPr="003805EE">
        <w:rPr>
          <w:rFonts w:ascii="Helvetica" w:hAnsi="Helvetica" w:cs="Times New Roman"/>
          <w:sz w:val="22"/>
          <w:szCs w:val="22"/>
        </w:rPr>
        <w:t xml:space="preserve">Imperial College London, </w:t>
      </w:r>
      <w:proofErr w:type="spellStart"/>
      <w:r w:rsidR="00903261" w:rsidRPr="003805EE">
        <w:rPr>
          <w:rFonts w:ascii="Helvetica" w:hAnsi="Helvetica" w:cs="Times New Roman"/>
          <w:sz w:val="22"/>
          <w:szCs w:val="22"/>
        </w:rPr>
        <w:t>Silwood</w:t>
      </w:r>
      <w:proofErr w:type="spellEnd"/>
      <w:r w:rsidR="00903261" w:rsidRPr="003805EE">
        <w:rPr>
          <w:rFonts w:ascii="Helvetica" w:hAnsi="Helvetica" w:cs="Times New Roman"/>
          <w:sz w:val="22"/>
          <w:szCs w:val="22"/>
        </w:rPr>
        <w:t xml:space="preserve"> Park Campus, Ascot SL57PY, UK</w:t>
      </w:r>
    </w:p>
    <w:p w14:paraId="7B9D7707" w14:textId="77777777" w:rsidR="002C23FC" w:rsidRPr="003805EE" w:rsidRDefault="002C23FC">
      <w:pPr>
        <w:pStyle w:val="Header"/>
        <w:rPr>
          <w:rFonts w:ascii="Helvetica" w:hAnsi="Helvetica" w:cs="Times New Roman"/>
          <w:sz w:val="22"/>
          <w:szCs w:val="22"/>
        </w:rPr>
      </w:pPr>
    </w:p>
    <w:p w14:paraId="258A20AC" w14:textId="5EA84440" w:rsidR="00454793" w:rsidRPr="003805EE" w:rsidRDefault="002C23FC">
      <w:pPr>
        <w:widowControl w:val="0"/>
        <w:autoSpaceDE w:val="0"/>
        <w:autoSpaceDN w:val="0"/>
        <w:adjustRightInd w:val="0"/>
        <w:spacing w:after="240"/>
        <w:rPr>
          <w:rFonts w:ascii="Helvetica" w:hAnsi="Helvetica" w:cs="Times"/>
          <w:sz w:val="22"/>
          <w:szCs w:val="22"/>
        </w:rPr>
      </w:pPr>
      <w:r w:rsidRPr="003805EE">
        <w:rPr>
          <w:rFonts w:ascii="Helvetica" w:hAnsi="Helvetica"/>
          <w:bCs/>
          <w:sz w:val="22"/>
          <w:szCs w:val="22"/>
          <w:vertAlign w:val="superscript"/>
        </w:rPr>
        <w:t>7</w:t>
      </w:r>
      <w:r w:rsidRPr="003805EE">
        <w:rPr>
          <w:rFonts w:ascii="Helvetica" w:hAnsi="Helvetica" w:cs="Times"/>
          <w:sz w:val="22"/>
          <w:szCs w:val="22"/>
        </w:rPr>
        <w:t>Biological Sciences Department, California Polytechnic State University, San Luis Obispo, California 93407 USA </w:t>
      </w:r>
    </w:p>
    <w:p w14:paraId="3F142CC4" w14:textId="755744E0" w:rsidR="00A66A28" w:rsidRPr="003805EE" w:rsidRDefault="002C23FC">
      <w:pPr>
        <w:widowControl w:val="0"/>
        <w:autoSpaceDE w:val="0"/>
        <w:autoSpaceDN w:val="0"/>
        <w:adjustRightInd w:val="0"/>
        <w:spacing w:after="240"/>
        <w:rPr>
          <w:rFonts w:ascii="Helvetica" w:hAnsi="Helvetica" w:cs="Times"/>
          <w:sz w:val="22"/>
          <w:szCs w:val="22"/>
        </w:rPr>
      </w:pPr>
      <w:r w:rsidRPr="003805EE">
        <w:rPr>
          <w:rFonts w:ascii="Helvetica" w:hAnsi="Helvetica" w:cs="Times"/>
          <w:sz w:val="22"/>
          <w:szCs w:val="22"/>
          <w:vertAlign w:val="superscript"/>
        </w:rPr>
        <w:t>8</w:t>
      </w:r>
      <w:r w:rsidR="00A66A28" w:rsidRPr="003805EE">
        <w:rPr>
          <w:rFonts w:ascii="Helvetica" w:hAnsi="Helvetica" w:cs="Times"/>
          <w:sz w:val="22"/>
          <w:szCs w:val="22"/>
        </w:rPr>
        <w:t>Department of Economics</w:t>
      </w:r>
      <w:r w:rsidR="00DE64C6" w:rsidRPr="003805EE">
        <w:rPr>
          <w:rFonts w:ascii="Helvetica" w:hAnsi="Helvetica" w:cs="Times"/>
          <w:sz w:val="22"/>
          <w:szCs w:val="22"/>
        </w:rPr>
        <w:t xml:space="preserve"> &amp; UHERO</w:t>
      </w:r>
      <w:r w:rsidR="00A66A28" w:rsidRPr="003805EE">
        <w:rPr>
          <w:rFonts w:ascii="Helvetica" w:hAnsi="Helvetica" w:cs="Times"/>
          <w:sz w:val="22"/>
          <w:szCs w:val="22"/>
        </w:rPr>
        <w:t>, University of Hawaii at Manoa, Honolulu, Hawaii 96822 USA </w:t>
      </w:r>
    </w:p>
    <w:p w14:paraId="7F5B5F93" w14:textId="301D6A73" w:rsidR="00A66A28" w:rsidRDefault="002C23FC">
      <w:pPr>
        <w:widowControl w:val="0"/>
        <w:autoSpaceDE w:val="0"/>
        <w:autoSpaceDN w:val="0"/>
        <w:adjustRightInd w:val="0"/>
        <w:spacing w:after="240"/>
        <w:rPr>
          <w:rFonts w:ascii="Helvetica" w:hAnsi="Helvetica" w:cs="Times"/>
          <w:sz w:val="22"/>
          <w:szCs w:val="22"/>
        </w:rPr>
      </w:pPr>
      <w:r w:rsidRPr="003805EE">
        <w:rPr>
          <w:rFonts w:ascii="Helvetica" w:hAnsi="Helvetica" w:cs="Times"/>
          <w:sz w:val="22"/>
          <w:szCs w:val="22"/>
          <w:vertAlign w:val="superscript"/>
        </w:rPr>
        <w:t>9</w:t>
      </w:r>
      <w:r w:rsidR="001051F9" w:rsidRPr="003805EE">
        <w:rPr>
          <w:rFonts w:ascii="Helvetica" w:hAnsi="Helvetica" w:cs="Times"/>
          <w:sz w:val="22"/>
          <w:szCs w:val="22"/>
        </w:rPr>
        <w:t xml:space="preserve">School of Resource and Environmental Management, Simon Fraser University, Burnaby, British Columbia V5A 1S6 Canada </w:t>
      </w:r>
    </w:p>
    <w:p w14:paraId="73899451" w14:textId="21489DF6" w:rsidR="00C315B9" w:rsidRPr="003805EE" w:rsidRDefault="00C315B9">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10</w:t>
      </w:r>
      <w:r w:rsidRPr="00C315B9">
        <w:rPr>
          <w:rFonts w:ascii="Helvetica" w:hAnsi="Helvetica" w:cs="Times"/>
          <w:sz w:val="22"/>
          <w:szCs w:val="22"/>
        </w:rPr>
        <w:t xml:space="preserve">University of Washington, School of Environmental and </w:t>
      </w:r>
      <w:r w:rsidRPr="0060127E">
        <w:rPr>
          <w:rFonts w:ascii="Helvetica" w:hAnsi="Helvetica" w:cs="Times"/>
          <w:sz w:val="22"/>
          <w:szCs w:val="22"/>
        </w:rPr>
        <w:t>Sciences, Box 355020, Seattle, Washington 98195 USA, and The Nature Conservancy, 74 Wall St. Seattle</w:t>
      </w:r>
      <w:r w:rsidRPr="003805EE">
        <w:rPr>
          <w:rFonts w:ascii="Helvetica" w:hAnsi="Helvetica" w:cs="Times"/>
          <w:sz w:val="22"/>
          <w:szCs w:val="22"/>
        </w:rPr>
        <w:t>, WA USA</w:t>
      </w:r>
    </w:p>
    <w:p w14:paraId="6F6E904C" w14:textId="39CCE382" w:rsidR="00903261" w:rsidRPr="003805EE" w:rsidRDefault="00903261">
      <w:pPr>
        <w:widowControl w:val="0"/>
        <w:autoSpaceDE w:val="0"/>
        <w:autoSpaceDN w:val="0"/>
        <w:adjustRightInd w:val="0"/>
        <w:spacing w:after="240"/>
        <w:rPr>
          <w:rFonts w:ascii="Helvetica" w:hAnsi="Helvetica" w:cs="Times"/>
          <w:sz w:val="22"/>
          <w:szCs w:val="22"/>
        </w:rPr>
      </w:pPr>
      <w:r w:rsidRPr="003805EE">
        <w:rPr>
          <w:rFonts w:ascii="Helvetica" w:hAnsi="Helvetica"/>
          <w:b/>
          <w:sz w:val="22"/>
          <w:szCs w:val="22"/>
        </w:rPr>
        <w:t xml:space="preserve">*Correspondence: </w:t>
      </w:r>
      <w:r w:rsidRPr="003805EE">
        <w:rPr>
          <w:rFonts w:ascii="Helvetica" w:hAnsi="Helvetica"/>
          <w:sz w:val="22"/>
          <w:szCs w:val="22"/>
        </w:rPr>
        <w:t>Adrian Stie</w:t>
      </w:r>
      <w:r w:rsidR="007D28E5" w:rsidRPr="003805EE">
        <w:rPr>
          <w:rFonts w:ascii="Helvetica" w:hAnsi="Helvetica"/>
          <w:sz w:val="22"/>
          <w:szCs w:val="22"/>
        </w:rPr>
        <w:t xml:space="preserve">r, </w:t>
      </w:r>
      <w:r w:rsidR="00B9108F" w:rsidRPr="003805EE">
        <w:rPr>
          <w:rFonts w:ascii="Helvetica" w:hAnsi="Helvetica"/>
          <w:sz w:val="22"/>
          <w:szCs w:val="22"/>
        </w:rPr>
        <w:t>University of California Santa Barbara</w:t>
      </w:r>
      <w:r w:rsidR="007D28E5" w:rsidRPr="003805EE">
        <w:rPr>
          <w:rFonts w:ascii="Helvetica" w:hAnsi="Helvetica" w:cs="Times"/>
          <w:sz w:val="22"/>
          <w:szCs w:val="22"/>
        </w:rPr>
        <w:t xml:space="preserve">, </w:t>
      </w:r>
      <w:r w:rsidR="00B9108F" w:rsidRPr="003805EE">
        <w:rPr>
          <w:rFonts w:ascii="Helvetica" w:hAnsi="Helvetica" w:cs="Times"/>
          <w:sz w:val="22"/>
          <w:szCs w:val="22"/>
        </w:rPr>
        <w:t>Department of Ecology, Evolution, and Marine Biology, Santa Barbara, CA, 93106</w:t>
      </w:r>
      <w:r w:rsidR="004269F5" w:rsidRPr="003805EE">
        <w:rPr>
          <w:rFonts w:ascii="Helvetica" w:hAnsi="Helvetica" w:cs="Times"/>
          <w:sz w:val="22"/>
          <w:szCs w:val="22"/>
        </w:rPr>
        <w:t xml:space="preserve"> </w:t>
      </w:r>
      <w:r w:rsidRPr="003805EE">
        <w:rPr>
          <w:rFonts w:ascii="Helvetica" w:hAnsi="Helvetica"/>
          <w:sz w:val="22"/>
          <w:szCs w:val="22"/>
        </w:rPr>
        <w:t>USA. E-mail:</w:t>
      </w:r>
      <w:r w:rsidR="005C26EE">
        <w:rPr>
          <w:rFonts w:ascii="Helvetica" w:hAnsi="Helvetica"/>
          <w:sz w:val="22"/>
          <w:szCs w:val="22"/>
        </w:rPr>
        <w:t xml:space="preserve"> </w:t>
      </w:r>
      <w:hyperlink r:id="rId8" w:history="1">
        <w:r w:rsidR="005C26EE" w:rsidRPr="005E5106">
          <w:rPr>
            <w:rStyle w:val="Hyperlink"/>
            <w:rFonts w:ascii="Helvetica" w:hAnsi="Helvetica"/>
            <w:sz w:val="22"/>
            <w:szCs w:val="22"/>
          </w:rPr>
          <w:t>astier@ucsb.edu</w:t>
        </w:r>
      </w:hyperlink>
      <w:r w:rsidR="005C26EE">
        <w:rPr>
          <w:rFonts w:ascii="Helvetica" w:hAnsi="Helvetica"/>
          <w:sz w:val="22"/>
          <w:szCs w:val="22"/>
        </w:rPr>
        <w:t xml:space="preserve"> .</w:t>
      </w:r>
      <w:r w:rsidRPr="003805EE">
        <w:rPr>
          <w:rFonts w:ascii="Helvetica" w:hAnsi="Helvetica"/>
          <w:sz w:val="22"/>
          <w:szCs w:val="22"/>
        </w:rPr>
        <w:t xml:space="preserve"> Tel 203 241 8978. No Fax. </w:t>
      </w:r>
    </w:p>
    <w:p w14:paraId="1D831F36" w14:textId="77777777" w:rsidR="00903261" w:rsidRPr="003805EE" w:rsidRDefault="00903261">
      <w:pPr>
        <w:widowControl w:val="0"/>
        <w:autoSpaceDE w:val="0"/>
        <w:autoSpaceDN w:val="0"/>
        <w:adjustRightInd w:val="0"/>
        <w:rPr>
          <w:rFonts w:ascii="Helvetica" w:hAnsi="Helvetica"/>
          <w:i/>
          <w:sz w:val="22"/>
          <w:szCs w:val="22"/>
        </w:rPr>
      </w:pPr>
      <w:r w:rsidRPr="003805EE">
        <w:rPr>
          <w:rFonts w:ascii="Helvetica" w:hAnsi="Helvetica"/>
          <w:b/>
          <w:sz w:val="22"/>
          <w:szCs w:val="22"/>
        </w:rPr>
        <w:t xml:space="preserve">Short Title: </w:t>
      </w:r>
      <w:r w:rsidR="00913E3E" w:rsidRPr="003805EE">
        <w:rPr>
          <w:rFonts w:ascii="Helvetica" w:hAnsi="Helvetica"/>
          <w:i/>
          <w:sz w:val="22"/>
          <w:szCs w:val="22"/>
        </w:rPr>
        <w:t>Value of Information</w:t>
      </w:r>
    </w:p>
    <w:p w14:paraId="4A5121E0" w14:textId="77777777" w:rsidR="00CB1094" w:rsidRPr="003805EE" w:rsidRDefault="00CB1094">
      <w:pPr>
        <w:widowControl w:val="0"/>
        <w:autoSpaceDE w:val="0"/>
        <w:autoSpaceDN w:val="0"/>
        <w:adjustRightInd w:val="0"/>
        <w:rPr>
          <w:rFonts w:ascii="Helvetica" w:hAnsi="Helvetica"/>
          <w:b/>
          <w:sz w:val="22"/>
          <w:szCs w:val="22"/>
        </w:rPr>
      </w:pPr>
    </w:p>
    <w:p w14:paraId="413FF799" w14:textId="77777777" w:rsidR="00903261" w:rsidRPr="003805EE" w:rsidRDefault="00903261">
      <w:pPr>
        <w:outlineLvl w:val="0"/>
        <w:rPr>
          <w:rFonts w:ascii="Helvetica" w:hAnsi="Helvetica"/>
          <w:bCs/>
          <w:sz w:val="22"/>
          <w:szCs w:val="22"/>
        </w:rPr>
      </w:pPr>
      <w:r w:rsidRPr="003805EE">
        <w:rPr>
          <w:rFonts w:ascii="Helvetica" w:hAnsi="Helvetica"/>
          <w:bCs/>
          <w:sz w:val="22"/>
          <w:szCs w:val="22"/>
        </w:rPr>
        <w:t xml:space="preserve">Coauthor emails: </w:t>
      </w:r>
    </w:p>
    <w:p w14:paraId="4E0A91B5" w14:textId="77777777" w:rsidR="00903261" w:rsidRPr="003805EE" w:rsidRDefault="00903261">
      <w:pPr>
        <w:rPr>
          <w:rFonts w:ascii="Helvetica" w:hAnsi="Helvetica"/>
          <w:color w:val="222222"/>
          <w:sz w:val="22"/>
          <w:szCs w:val="22"/>
          <w:shd w:val="clear" w:color="auto" w:fill="FFFFFF"/>
        </w:rPr>
      </w:pPr>
      <w:r w:rsidRPr="003805EE">
        <w:rPr>
          <w:rFonts w:ascii="Helvetica" w:hAnsi="Helvetica"/>
          <w:bCs/>
          <w:sz w:val="22"/>
          <w:szCs w:val="22"/>
        </w:rPr>
        <w:t xml:space="preserve">Jameal F. Samhouri: </w:t>
      </w:r>
      <w:hyperlink r:id="rId9" w:history="1">
        <w:r w:rsidR="0001115B" w:rsidRPr="003805EE">
          <w:rPr>
            <w:rStyle w:val="Hyperlink"/>
            <w:rFonts w:ascii="Helvetica" w:hAnsi="Helvetica"/>
            <w:sz w:val="22"/>
            <w:szCs w:val="22"/>
            <w:shd w:val="clear" w:color="auto" w:fill="FFFFFF"/>
          </w:rPr>
          <w:t>Jameal.Samhouri@noaa.gov</w:t>
        </w:r>
      </w:hyperlink>
    </w:p>
    <w:p w14:paraId="0684A087" w14:textId="66E0C84B" w:rsidR="0001115B" w:rsidRDefault="0001115B">
      <w:pPr>
        <w:rPr>
          <w:rStyle w:val="Hyperlink"/>
          <w:rFonts w:ascii="Helvetica" w:hAnsi="Helvetica"/>
          <w:bCs/>
          <w:sz w:val="22"/>
          <w:szCs w:val="22"/>
        </w:rPr>
      </w:pPr>
      <w:r w:rsidRPr="003805EE">
        <w:rPr>
          <w:rFonts w:ascii="Helvetica" w:hAnsi="Helvetica"/>
          <w:bCs/>
          <w:sz w:val="22"/>
          <w:szCs w:val="22"/>
        </w:rPr>
        <w:t xml:space="preserve">Timothy E. Essington: </w:t>
      </w:r>
      <w:hyperlink r:id="rId10" w:history="1">
        <w:r w:rsidR="00952FA6" w:rsidRPr="003805EE">
          <w:rPr>
            <w:rStyle w:val="Hyperlink"/>
            <w:rFonts w:ascii="Helvetica" w:hAnsi="Helvetica"/>
            <w:bCs/>
            <w:sz w:val="22"/>
            <w:szCs w:val="22"/>
          </w:rPr>
          <w:t>essing@uw.edu</w:t>
        </w:r>
      </w:hyperlink>
    </w:p>
    <w:p w14:paraId="5870D82F" w14:textId="6695A544" w:rsidR="00074578" w:rsidRPr="003805EE" w:rsidRDefault="00074578">
      <w:pPr>
        <w:rPr>
          <w:rFonts w:ascii="Helvetica" w:hAnsi="Helvetica"/>
          <w:bCs/>
          <w:sz w:val="22"/>
          <w:szCs w:val="22"/>
        </w:rPr>
      </w:pPr>
      <w:r w:rsidRPr="00D13868">
        <w:rPr>
          <w:rStyle w:val="Hyperlink"/>
          <w:rFonts w:ascii="Helvetica" w:hAnsi="Helvetica"/>
          <w:bCs/>
          <w:sz w:val="22"/>
          <w:szCs w:val="22"/>
          <w:u w:val="none"/>
        </w:rPr>
        <w:t xml:space="preserve">Margaret C. Siple: </w:t>
      </w:r>
      <w:r>
        <w:rPr>
          <w:rStyle w:val="Hyperlink"/>
          <w:rFonts w:ascii="Helvetica" w:hAnsi="Helvetica"/>
          <w:bCs/>
          <w:sz w:val="22"/>
          <w:szCs w:val="22"/>
        </w:rPr>
        <w:t>Margaret.Siple@noaa.gov</w:t>
      </w:r>
    </w:p>
    <w:p w14:paraId="290F115E" w14:textId="77777777" w:rsidR="007F6AB8" w:rsidRPr="003805EE" w:rsidRDefault="002937D2">
      <w:pPr>
        <w:rPr>
          <w:rFonts w:ascii="Helvetica" w:hAnsi="Helvetica"/>
          <w:bCs/>
          <w:sz w:val="22"/>
          <w:szCs w:val="22"/>
        </w:rPr>
      </w:pPr>
      <w:r w:rsidRPr="003805EE">
        <w:rPr>
          <w:rFonts w:ascii="Helvetica" w:hAnsi="Helvetica"/>
          <w:bCs/>
          <w:sz w:val="22"/>
          <w:szCs w:val="22"/>
        </w:rPr>
        <w:t xml:space="preserve">Crow White: </w:t>
      </w:r>
      <w:hyperlink r:id="rId11" w:history="1">
        <w:r w:rsidR="00CB00AD" w:rsidRPr="003805EE">
          <w:rPr>
            <w:rStyle w:val="Hyperlink"/>
            <w:rFonts w:ascii="Helvetica" w:hAnsi="Helvetica"/>
            <w:bCs/>
            <w:sz w:val="22"/>
            <w:szCs w:val="22"/>
          </w:rPr>
          <w:t>cwhite31@calpoly.edu</w:t>
        </w:r>
      </w:hyperlink>
    </w:p>
    <w:p w14:paraId="421A1113" w14:textId="77777777" w:rsidR="00903261" w:rsidRPr="003805EE" w:rsidRDefault="00903261">
      <w:pPr>
        <w:rPr>
          <w:rFonts w:ascii="Helvetica" w:hAnsi="Helvetica"/>
          <w:color w:val="222222"/>
          <w:sz w:val="22"/>
          <w:szCs w:val="22"/>
          <w:shd w:val="clear" w:color="auto" w:fill="FFFFFF"/>
        </w:rPr>
      </w:pPr>
      <w:r w:rsidRPr="003805EE">
        <w:rPr>
          <w:rFonts w:ascii="Helvetica" w:hAnsi="Helvetica"/>
          <w:bCs/>
          <w:sz w:val="22"/>
          <w:szCs w:val="22"/>
        </w:rPr>
        <w:t xml:space="preserve">Benjamin S. Halpern: </w:t>
      </w:r>
      <w:hyperlink r:id="rId12" w:history="1">
        <w:r w:rsidR="00952FA6" w:rsidRPr="003805EE">
          <w:rPr>
            <w:rStyle w:val="Hyperlink"/>
            <w:rFonts w:ascii="Helvetica" w:hAnsi="Helvetica"/>
            <w:sz w:val="22"/>
            <w:szCs w:val="22"/>
            <w:shd w:val="clear" w:color="auto" w:fill="FFFFFF"/>
          </w:rPr>
          <w:t>halpern@bren.ucsb.edu</w:t>
        </w:r>
      </w:hyperlink>
    </w:p>
    <w:p w14:paraId="7D0DDC24" w14:textId="77777777" w:rsidR="009242C5" w:rsidRPr="003805EE" w:rsidRDefault="002937D2">
      <w:pPr>
        <w:rPr>
          <w:rStyle w:val="Hyperlink"/>
          <w:rFonts w:ascii="Helvetica" w:hAnsi="Helvetica"/>
          <w:bCs/>
          <w:sz w:val="22"/>
          <w:szCs w:val="22"/>
        </w:rPr>
      </w:pPr>
      <w:r w:rsidRPr="003805EE">
        <w:rPr>
          <w:rFonts w:ascii="Helvetica" w:hAnsi="Helvetica"/>
          <w:bCs/>
          <w:sz w:val="22"/>
          <w:szCs w:val="22"/>
        </w:rPr>
        <w:t xml:space="preserve">John M. </w:t>
      </w:r>
      <w:proofErr w:type="spellStart"/>
      <w:r w:rsidRPr="003805EE">
        <w:rPr>
          <w:rFonts w:ascii="Helvetica" w:hAnsi="Helvetica"/>
          <w:bCs/>
          <w:sz w:val="22"/>
          <w:szCs w:val="22"/>
        </w:rPr>
        <w:t>Lynham</w:t>
      </w:r>
      <w:proofErr w:type="spellEnd"/>
      <w:r w:rsidRPr="003805EE">
        <w:rPr>
          <w:rFonts w:ascii="Helvetica" w:hAnsi="Helvetica"/>
          <w:bCs/>
          <w:sz w:val="22"/>
          <w:szCs w:val="22"/>
        </w:rPr>
        <w:t xml:space="preserve">: </w:t>
      </w:r>
      <w:hyperlink r:id="rId13" w:history="1">
        <w:r w:rsidR="009242C5" w:rsidRPr="003805EE">
          <w:rPr>
            <w:rStyle w:val="Hyperlink"/>
            <w:rFonts w:ascii="Helvetica" w:hAnsi="Helvetica"/>
            <w:bCs/>
            <w:sz w:val="22"/>
            <w:szCs w:val="22"/>
          </w:rPr>
          <w:t>lynham@hawaii.edu</w:t>
        </w:r>
      </w:hyperlink>
    </w:p>
    <w:p w14:paraId="17C353E8" w14:textId="77777777" w:rsidR="00E306B2" w:rsidRPr="003805EE" w:rsidRDefault="00E306B2">
      <w:pPr>
        <w:tabs>
          <w:tab w:val="center" w:pos="4680"/>
        </w:tabs>
        <w:rPr>
          <w:rStyle w:val="Hyperlink"/>
          <w:rFonts w:ascii="Helvetica" w:hAnsi="Helvetica"/>
          <w:bCs/>
          <w:sz w:val="22"/>
          <w:szCs w:val="22"/>
          <w:u w:val="none"/>
        </w:rPr>
      </w:pPr>
      <w:r w:rsidRPr="003805EE">
        <w:rPr>
          <w:rStyle w:val="Hyperlink"/>
          <w:rFonts w:ascii="Helvetica" w:hAnsi="Helvetica"/>
          <w:bCs/>
          <w:sz w:val="22"/>
          <w:szCs w:val="22"/>
          <w:u w:val="none"/>
        </w:rPr>
        <w:t xml:space="preserve">Anne K. </w:t>
      </w:r>
      <w:r w:rsidR="009C4EAB" w:rsidRPr="003805EE">
        <w:rPr>
          <w:rStyle w:val="Hyperlink"/>
          <w:rFonts w:ascii="Helvetica" w:hAnsi="Helvetica"/>
          <w:bCs/>
          <w:sz w:val="22"/>
          <w:szCs w:val="22"/>
          <w:u w:val="none"/>
        </w:rPr>
        <w:t>Salomon</w:t>
      </w:r>
      <w:r w:rsidRPr="003805EE">
        <w:rPr>
          <w:rStyle w:val="Hyperlink"/>
          <w:rFonts w:ascii="Helvetica" w:hAnsi="Helvetica"/>
          <w:bCs/>
          <w:sz w:val="22"/>
          <w:szCs w:val="22"/>
          <w:u w:val="none"/>
        </w:rPr>
        <w:t xml:space="preserve">: </w:t>
      </w:r>
      <w:hyperlink r:id="rId14" w:history="1">
        <w:r w:rsidRPr="003805EE">
          <w:rPr>
            <w:rStyle w:val="Hyperlink"/>
            <w:rFonts w:ascii="Helvetica" w:hAnsi="Helvetica"/>
            <w:bCs/>
            <w:sz w:val="22"/>
            <w:szCs w:val="22"/>
          </w:rPr>
          <w:t>anne.salomon@sfu.ca</w:t>
        </w:r>
      </w:hyperlink>
    </w:p>
    <w:p w14:paraId="298E6E02" w14:textId="64AAD81D" w:rsidR="00302D43" w:rsidRDefault="00903261">
      <w:pPr>
        <w:rPr>
          <w:rStyle w:val="Hyperlink"/>
          <w:rFonts w:ascii="Helvetica" w:hAnsi="Helvetica"/>
          <w:sz w:val="22"/>
          <w:szCs w:val="22"/>
          <w:shd w:val="clear" w:color="auto" w:fill="FFFFFF"/>
        </w:rPr>
      </w:pPr>
      <w:r w:rsidRPr="003805EE">
        <w:rPr>
          <w:rFonts w:ascii="Helvetica" w:hAnsi="Helvetica"/>
          <w:bCs/>
          <w:sz w:val="22"/>
          <w:szCs w:val="22"/>
        </w:rPr>
        <w:t xml:space="preserve">Phillip S. Levin: </w:t>
      </w:r>
      <w:hyperlink r:id="rId15" w:history="1">
        <w:r w:rsidR="00A42233" w:rsidRPr="003805EE">
          <w:rPr>
            <w:rStyle w:val="Hyperlink"/>
            <w:rFonts w:ascii="Helvetica" w:hAnsi="Helvetica"/>
            <w:sz w:val="22"/>
            <w:szCs w:val="22"/>
          </w:rPr>
          <w:t>pslevin@</w:t>
        </w:r>
        <w:r w:rsidR="00A42233" w:rsidRPr="003805EE">
          <w:rPr>
            <w:rStyle w:val="Hyperlink"/>
            <w:rFonts w:ascii="Helvetica" w:hAnsi="Helvetica"/>
            <w:sz w:val="22"/>
            <w:szCs w:val="22"/>
            <w:shd w:val="clear" w:color="auto" w:fill="FFFFFF"/>
          </w:rPr>
          <w:t>uw.edu</w:t>
        </w:r>
      </w:hyperlink>
      <w:r w:rsidR="00302D43">
        <w:rPr>
          <w:rStyle w:val="Hyperlink"/>
          <w:rFonts w:ascii="Helvetica" w:hAnsi="Helvetica"/>
          <w:sz w:val="22"/>
          <w:szCs w:val="22"/>
          <w:shd w:val="clear" w:color="auto" w:fill="FFFFFF"/>
        </w:rPr>
        <w:br w:type="page"/>
      </w:r>
    </w:p>
    <w:p w14:paraId="0A134658" w14:textId="77777777" w:rsidR="00D81948" w:rsidRPr="003805EE" w:rsidRDefault="00D81948">
      <w:pPr>
        <w:rPr>
          <w:rFonts w:ascii="Helvetica" w:hAnsi="Helvetica"/>
          <w:sz w:val="22"/>
          <w:szCs w:val="22"/>
          <w:shd w:val="clear" w:color="auto" w:fill="FFFFFF"/>
        </w:rPr>
      </w:pPr>
    </w:p>
    <w:p w14:paraId="1A68D13C" w14:textId="67215336" w:rsidR="007B3D8E" w:rsidRDefault="00984E98" w:rsidP="00D13868">
      <w:pPr>
        <w:pStyle w:val="CommentText"/>
        <w:rPr>
          <w:rFonts w:ascii="Helvetica" w:hAnsi="Helvetica"/>
          <w:sz w:val="22"/>
          <w:szCs w:val="22"/>
        </w:rPr>
      </w:pPr>
      <w:r w:rsidRPr="003805EE">
        <w:rPr>
          <w:rFonts w:ascii="Helvetica" w:hAnsi="Helvetica" w:cs="Helvetica"/>
          <w:b/>
          <w:bCs/>
          <w:sz w:val="22"/>
          <w:szCs w:val="22"/>
        </w:rPr>
        <w:t>Abstract</w:t>
      </w:r>
      <w:r w:rsidRPr="003805EE">
        <w:rPr>
          <w:rFonts w:ascii="Helvetica" w:hAnsi="Helvetica" w:cs="Helvetica"/>
          <w:bCs/>
          <w:sz w:val="22"/>
          <w:szCs w:val="22"/>
        </w:rPr>
        <w:t xml:space="preserve">: </w:t>
      </w:r>
      <w:r w:rsidR="00442E9E" w:rsidRPr="003805EE">
        <w:rPr>
          <w:rFonts w:ascii="Helvetica" w:hAnsi="Helvetica"/>
          <w:sz w:val="22"/>
          <w:szCs w:val="22"/>
        </w:rPr>
        <w:t xml:space="preserve">A major </w:t>
      </w:r>
      <w:r w:rsidR="000A07BA" w:rsidRPr="003805EE">
        <w:rPr>
          <w:rFonts w:ascii="Helvetica" w:hAnsi="Helvetica"/>
          <w:sz w:val="22"/>
          <w:szCs w:val="22"/>
        </w:rPr>
        <w:t xml:space="preserve">challenge </w:t>
      </w:r>
      <w:r w:rsidR="00442E9E" w:rsidRPr="003805EE">
        <w:rPr>
          <w:rFonts w:ascii="Helvetica" w:hAnsi="Helvetica"/>
          <w:sz w:val="22"/>
          <w:szCs w:val="22"/>
        </w:rPr>
        <w:t xml:space="preserve">in sustainability science is how </w:t>
      </w:r>
      <w:r w:rsidR="000A07BA" w:rsidRPr="003805EE">
        <w:rPr>
          <w:rFonts w:ascii="Helvetica" w:hAnsi="Helvetica"/>
          <w:sz w:val="22"/>
          <w:szCs w:val="22"/>
        </w:rPr>
        <w:t>to</w:t>
      </w:r>
      <w:r w:rsidR="00442E9E" w:rsidRPr="003805EE">
        <w:rPr>
          <w:rFonts w:ascii="Helvetica" w:hAnsi="Helvetica"/>
          <w:sz w:val="22"/>
          <w:szCs w:val="22"/>
        </w:rPr>
        <w:t xml:space="preserve"> set meaningful boundaries that maximize delivery of ecosystem services while minimizing risk of pushing systems across critical thresholds</w:t>
      </w:r>
      <w:r w:rsidR="000A07BA" w:rsidRPr="003805EE">
        <w:rPr>
          <w:rFonts w:ascii="Helvetica" w:hAnsi="Helvetica"/>
          <w:sz w:val="22"/>
          <w:szCs w:val="22"/>
        </w:rPr>
        <w:t>.</w:t>
      </w:r>
      <w:r w:rsidR="00442E9E" w:rsidRPr="003805EE">
        <w:rPr>
          <w:rFonts w:ascii="Helvetica" w:hAnsi="Helvetica"/>
          <w:sz w:val="22"/>
          <w:szCs w:val="22"/>
        </w:rPr>
        <w:t xml:space="preserve"> </w:t>
      </w:r>
      <w:r w:rsidR="008A4116">
        <w:rPr>
          <w:rFonts w:ascii="Helvetica" w:hAnsi="Helvetica"/>
          <w:sz w:val="22"/>
          <w:szCs w:val="22"/>
        </w:rPr>
        <w:t xml:space="preserve">One such critical threshold is </w:t>
      </w:r>
      <w:r w:rsidR="00AA41AC">
        <w:rPr>
          <w:rFonts w:ascii="Helvetica" w:hAnsi="Helvetica"/>
          <w:sz w:val="22"/>
          <w:szCs w:val="22"/>
        </w:rPr>
        <w:t xml:space="preserve">the biomass at which </w:t>
      </w:r>
      <w:r w:rsidR="00BF01EC">
        <w:rPr>
          <w:rFonts w:ascii="Helvetica" w:hAnsi="Helvetica"/>
          <w:sz w:val="22"/>
          <w:szCs w:val="22"/>
        </w:rPr>
        <w:t>populations become so depleted that their population growth rates become negative</w:t>
      </w:r>
      <w:r w:rsidR="003C1DFD">
        <w:rPr>
          <w:rFonts w:ascii="Helvetica" w:hAnsi="Helvetica"/>
          <w:sz w:val="22"/>
          <w:szCs w:val="22"/>
        </w:rPr>
        <w:t xml:space="preserve"> – depensation</w:t>
      </w:r>
      <w:r w:rsidR="00AA41AC">
        <w:rPr>
          <w:rFonts w:ascii="Helvetica" w:hAnsi="Helvetica"/>
          <w:sz w:val="22"/>
          <w:szCs w:val="22"/>
        </w:rPr>
        <w:t>.</w:t>
      </w:r>
      <w:r w:rsidR="008A4116">
        <w:rPr>
          <w:rFonts w:ascii="Helvetica" w:hAnsi="Helvetica"/>
          <w:sz w:val="22"/>
          <w:szCs w:val="22"/>
        </w:rPr>
        <w:t xml:space="preserve"> </w:t>
      </w:r>
      <w:r w:rsidR="00442E9E" w:rsidRPr="003805EE">
        <w:rPr>
          <w:rFonts w:ascii="Helvetica" w:hAnsi="Helvetica" w:cs="Helvetica"/>
          <w:bCs/>
          <w:sz w:val="22"/>
          <w:szCs w:val="22"/>
        </w:rPr>
        <w:t xml:space="preserve">Here </w:t>
      </w:r>
      <w:r w:rsidRPr="003805EE">
        <w:rPr>
          <w:rFonts w:ascii="Helvetica" w:hAnsi="Helvetica" w:cs="Helvetica"/>
          <w:sz w:val="22"/>
          <w:szCs w:val="22"/>
        </w:rPr>
        <w:t xml:space="preserve">we demonstrate how monitoring information increases in value as </w:t>
      </w:r>
      <w:r w:rsidR="00BB3E78" w:rsidRPr="003805EE">
        <w:rPr>
          <w:rFonts w:ascii="Helvetica" w:hAnsi="Helvetica" w:cs="Helvetica"/>
          <w:sz w:val="22"/>
          <w:szCs w:val="22"/>
        </w:rPr>
        <w:t xml:space="preserve">a </w:t>
      </w:r>
      <w:r w:rsidRPr="003805EE">
        <w:rPr>
          <w:rFonts w:ascii="Helvetica" w:hAnsi="Helvetica" w:cs="Helvetica"/>
          <w:sz w:val="22"/>
          <w:szCs w:val="22"/>
        </w:rPr>
        <w:t xml:space="preserve">system </w:t>
      </w:r>
      <w:r w:rsidR="003C1DFD">
        <w:rPr>
          <w:rFonts w:ascii="Helvetica" w:hAnsi="Helvetica" w:cs="Helvetica"/>
          <w:sz w:val="22"/>
          <w:szCs w:val="22"/>
        </w:rPr>
        <w:t>spends more time near the critical</w:t>
      </w:r>
      <w:r w:rsidR="00AA41AC">
        <w:rPr>
          <w:rFonts w:ascii="Helvetica" w:hAnsi="Helvetica" w:cs="Helvetica"/>
          <w:sz w:val="22"/>
          <w:szCs w:val="22"/>
        </w:rPr>
        <w:t xml:space="preserve"> depensatory biomass threshold</w:t>
      </w:r>
      <w:r w:rsidR="00D45DB1" w:rsidRPr="003805EE">
        <w:rPr>
          <w:rFonts w:ascii="Helvetica" w:hAnsi="Helvetica" w:cs="Helvetica"/>
          <w:sz w:val="22"/>
          <w:szCs w:val="22"/>
        </w:rPr>
        <w:t xml:space="preserve">. </w:t>
      </w:r>
      <w:r w:rsidR="003C1DFD">
        <w:rPr>
          <w:rFonts w:ascii="Helvetica" w:hAnsi="Helvetica" w:cs="Helvetica"/>
          <w:sz w:val="22"/>
          <w:szCs w:val="22"/>
        </w:rPr>
        <w:t xml:space="preserve">This increase in monitoring value is economic because higher monitoring precision promotes higher yield, and biological, because more monitoring promotes the resilience of overharvested populations. Given the benefits of monitoring, we offer two </w:t>
      </w:r>
      <w:r w:rsidR="00BB4BDE">
        <w:rPr>
          <w:rFonts w:ascii="Helvetica" w:hAnsi="Helvetica" w:cs="Helvetica"/>
          <w:sz w:val="22"/>
          <w:szCs w:val="22"/>
        </w:rPr>
        <w:t>suggestions</w:t>
      </w:r>
      <w:r w:rsidR="003C1DFD">
        <w:rPr>
          <w:rFonts w:ascii="Helvetica" w:hAnsi="Helvetica" w:cs="Helvetica"/>
          <w:sz w:val="22"/>
          <w:szCs w:val="22"/>
        </w:rPr>
        <w:t xml:space="preserve"> for managers</w:t>
      </w:r>
      <w:r w:rsidR="00BB4BDE">
        <w:rPr>
          <w:rFonts w:ascii="Helvetica" w:hAnsi="Helvetica" w:cs="Helvetica"/>
          <w:sz w:val="22"/>
          <w:szCs w:val="22"/>
        </w:rPr>
        <w:t xml:space="preserve"> seeking strategies to avoid crossing a critical threshold.</w:t>
      </w:r>
      <w:r w:rsidR="003C1DFD">
        <w:rPr>
          <w:rFonts w:ascii="Helvetica" w:hAnsi="Helvetica" w:cs="Helvetica"/>
          <w:sz w:val="22"/>
          <w:szCs w:val="22"/>
        </w:rPr>
        <w:t xml:space="preserve"> First, </w:t>
      </w:r>
      <w:r w:rsidR="000723C4">
        <w:rPr>
          <w:rFonts w:ascii="Helvetica" w:hAnsi="Helvetica" w:cs="Helvetica"/>
          <w:sz w:val="22"/>
          <w:szCs w:val="22"/>
        </w:rPr>
        <w:t xml:space="preserve">present stakeholders with a series of monitoring and harvest options that define a </w:t>
      </w:r>
      <w:r w:rsidR="003C1DFD">
        <w:rPr>
          <w:rFonts w:ascii="Helvetica" w:hAnsi="Helvetica" w:cs="Helvetica"/>
          <w:sz w:val="22"/>
          <w:szCs w:val="22"/>
        </w:rPr>
        <w:t>safe operating space</w:t>
      </w:r>
      <w:r w:rsidR="000723C4">
        <w:rPr>
          <w:rFonts w:ascii="Helvetica" w:hAnsi="Helvetica" w:cs="Helvetica"/>
          <w:sz w:val="22"/>
          <w:szCs w:val="22"/>
        </w:rPr>
        <w:t xml:space="preserve"> where collapse is unlikely. Second, b</w:t>
      </w:r>
      <w:r w:rsidR="003C1DFD">
        <w:rPr>
          <w:rFonts w:ascii="Helvetica" w:hAnsi="Helvetica" w:cs="Helvetica"/>
          <w:sz w:val="22"/>
          <w:szCs w:val="22"/>
        </w:rPr>
        <w:t xml:space="preserve">ecause conducting high precision monitoring is often expensive, </w:t>
      </w:r>
      <w:r w:rsidR="000723C4">
        <w:rPr>
          <w:rFonts w:ascii="Helvetica" w:hAnsi="Helvetica" w:cs="Helvetica"/>
          <w:sz w:val="22"/>
          <w:szCs w:val="22"/>
        </w:rPr>
        <w:t>consider implementing</w:t>
      </w:r>
      <w:r w:rsidR="00D45DB1" w:rsidRPr="003805EE">
        <w:rPr>
          <w:rFonts w:ascii="Helvetica" w:hAnsi="Helvetica" w:cs="Helvetica"/>
          <w:sz w:val="22"/>
          <w:szCs w:val="22"/>
        </w:rPr>
        <w:t xml:space="preserve"> </w:t>
      </w:r>
      <w:del w:id="0" w:author="Megsie Siple" w:date="2021-02-04T11:36:00Z">
        <w:r w:rsidR="00D45DB1" w:rsidRPr="003805EE" w:rsidDel="000D43EF">
          <w:rPr>
            <w:rFonts w:ascii="Helvetica" w:hAnsi="Helvetica" w:cs="Helvetica"/>
            <w:sz w:val="22"/>
            <w:szCs w:val="22"/>
          </w:rPr>
          <w:delText>precautionary buffers</w:delText>
        </w:r>
        <w:r w:rsidR="009307CE" w:rsidRPr="003805EE" w:rsidDel="000D43EF">
          <w:rPr>
            <w:rFonts w:ascii="Helvetica" w:hAnsi="Helvetica" w:cs="Helvetica"/>
            <w:sz w:val="22"/>
            <w:szCs w:val="22"/>
          </w:rPr>
          <w:delText xml:space="preserve"> </w:delText>
        </w:r>
        <w:r w:rsidR="003C1DFD" w:rsidDel="000D43EF">
          <w:rPr>
            <w:rFonts w:ascii="Helvetica" w:hAnsi="Helvetica" w:cs="Helvetica"/>
            <w:sz w:val="22"/>
            <w:szCs w:val="22"/>
          </w:rPr>
          <w:delText>where monitoring</w:delText>
        </w:r>
      </w:del>
      <w:ins w:id="1" w:author="Megsie Siple" w:date="2021-02-04T11:36:00Z">
        <w:r w:rsidR="000D43EF">
          <w:rPr>
            <w:rFonts w:ascii="Helvetica" w:hAnsi="Helvetica" w:cs="Helvetica"/>
            <w:sz w:val="22"/>
            <w:szCs w:val="22"/>
          </w:rPr>
          <w:t xml:space="preserve">improvements in </w:t>
        </w:r>
        <w:commentRangeStart w:id="2"/>
        <w:r w:rsidR="000D43EF">
          <w:rPr>
            <w:rFonts w:ascii="Helvetica" w:hAnsi="Helvetica" w:cs="Helvetica"/>
            <w:sz w:val="22"/>
            <w:szCs w:val="22"/>
          </w:rPr>
          <w:t>monitoring</w:t>
        </w:r>
        <w:commentRangeEnd w:id="2"/>
        <w:r w:rsidR="000D43EF">
          <w:rPr>
            <w:rStyle w:val="CommentReference"/>
          </w:rPr>
          <w:commentReference w:id="2"/>
        </w:r>
      </w:ins>
      <w:r w:rsidR="003C1DFD">
        <w:rPr>
          <w:rFonts w:ascii="Helvetica" w:hAnsi="Helvetica" w:cs="Helvetica"/>
          <w:sz w:val="22"/>
          <w:szCs w:val="22"/>
        </w:rPr>
        <w:t xml:space="preserve"> precision </w:t>
      </w:r>
      <w:del w:id="3" w:author="Megsie Siple" w:date="2021-02-04T11:36:00Z">
        <w:r w:rsidR="003C1DFD" w:rsidDel="000D43EF">
          <w:rPr>
            <w:rFonts w:ascii="Helvetica" w:hAnsi="Helvetica" w:cs="Helvetica"/>
            <w:sz w:val="22"/>
            <w:szCs w:val="22"/>
          </w:rPr>
          <w:delText xml:space="preserve">increases </w:delText>
        </w:r>
      </w:del>
      <w:r w:rsidR="003C1DFD">
        <w:rPr>
          <w:rFonts w:ascii="Helvetica" w:hAnsi="Helvetica" w:cs="Helvetica"/>
          <w:sz w:val="22"/>
          <w:szCs w:val="22"/>
        </w:rPr>
        <w:t xml:space="preserve">as the resource levels decline, </w:t>
      </w:r>
      <w:r w:rsidR="000723C4">
        <w:rPr>
          <w:rFonts w:ascii="Helvetica" w:hAnsi="Helvetica" w:cs="Helvetica"/>
          <w:sz w:val="22"/>
          <w:szCs w:val="22"/>
        </w:rPr>
        <w:t>which can</w:t>
      </w:r>
      <w:r w:rsidR="003C1DFD">
        <w:rPr>
          <w:rFonts w:ascii="Helvetica" w:hAnsi="Helvetica" w:cs="Helvetica"/>
          <w:sz w:val="22"/>
          <w:szCs w:val="22"/>
        </w:rPr>
        <w:t xml:space="preserve"> </w:t>
      </w:r>
      <w:r w:rsidR="009307CE" w:rsidRPr="003805EE">
        <w:rPr>
          <w:rFonts w:ascii="Helvetica" w:hAnsi="Helvetica" w:cs="Helvetica"/>
          <w:sz w:val="22"/>
          <w:szCs w:val="22"/>
        </w:rPr>
        <w:t>effectively minimize monitoring costs, maximize profits</w:t>
      </w:r>
      <w:r w:rsidR="000A07BA" w:rsidRPr="003805EE">
        <w:rPr>
          <w:rFonts w:ascii="Helvetica" w:hAnsi="Helvetica" w:cs="Helvetica"/>
          <w:sz w:val="22"/>
          <w:szCs w:val="22"/>
        </w:rPr>
        <w:t>,</w:t>
      </w:r>
      <w:r w:rsidR="009307CE" w:rsidRPr="003805EE">
        <w:rPr>
          <w:rFonts w:ascii="Helvetica" w:hAnsi="Helvetica" w:cs="Helvetica"/>
          <w:sz w:val="22"/>
          <w:szCs w:val="22"/>
        </w:rPr>
        <w:t xml:space="preserve"> and prevent </w:t>
      </w:r>
      <w:r w:rsidR="00AA41AC">
        <w:rPr>
          <w:rFonts w:ascii="Helvetica" w:hAnsi="Helvetica" w:cs="Helvetica"/>
          <w:sz w:val="22"/>
          <w:szCs w:val="22"/>
        </w:rPr>
        <w:t>an exploited population</w:t>
      </w:r>
      <w:r w:rsidR="009307CE" w:rsidRPr="003805EE">
        <w:rPr>
          <w:rFonts w:ascii="Helvetica" w:hAnsi="Helvetica" w:cs="Helvetica"/>
          <w:sz w:val="22"/>
          <w:szCs w:val="22"/>
        </w:rPr>
        <w:t xml:space="preserve"> from </w:t>
      </w:r>
      <w:r w:rsidR="00AA41AC">
        <w:rPr>
          <w:rFonts w:ascii="Helvetica" w:hAnsi="Helvetica" w:cs="Helvetica"/>
          <w:sz w:val="22"/>
          <w:szCs w:val="22"/>
        </w:rPr>
        <w:t>declining to a density that will prevent or slow recovery</w:t>
      </w:r>
      <w:r w:rsidR="009307CE" w:rsidRPr="003805EE">
        <w:rPr>
          <w:rFonts w:ascii="Helvetica" w:hAnsi="Helvetica" w:cs="Helvetica"/>
          <w:sz w:val="22"/>
          <w:szCs w:val="22"/>
        </w:rPr>
        <w:t>.</w:t>
      </w:r>
      <w:r w:rsidRPr="003805EE">
        <w:rPr>
          <w:rFonts w:ascii="Helvetica" w:hAnsi="Helvetica" w:cs="Helvetica"/>
          <w:sz w:val="22"/>
          <w:szCs w:val="22"/>
        </w:rPr>
        <w:t xml:space="preserve"> I</w:t>
      </w:r>
      <w:r w:rsidR="00DE64C6" w:rsidRPr="003805EE">
        <w:rPr>
          <w:rFonts w:ascii="Helvetica" w:hAnsi="Helvetica" w:cs="Helvetica"/>
          <w:sz w:val="22"/>
          <w:szCs w:val="22"/>
        </w:rPr>
        <w:t>n a</w:t>
      </w:r>
      <w:r w:rsidR="000A07BA" w:rsidRPr="003805EE">
        <w:rPr>
          <w:rFonts w:ascii="Helvetica" w:hAnsi="Helvetica" w:cs="Helvetica"/>
          <w:sz w:val="22"/>
          <w:szCs w:val="22"/>
        </w:rPr>
        <w:t xml:space="preserve"> </w:t>
      </w:r>
      <w:r w:rsidR="00DE64C6" w:rsidRPr="003805EE">
        <w:rPr>
          <w:rFonts w:ascii="Helvetica" w:hAnsi="Helvetica" w:cs="Helvetica"/>
          <w:sz w:val="22"/>
          <w:szCs w:val="22"/>
        </w:rPr>
        <w:t>world</w:t>
      </w:r>
      <w:r w:rsidR="000A07BA" w:rsidRPr="003805EE">
        <w:rPr>
          <w:rFonts w:ascii="Helvetica" w:hAnsi="Helvetica" w:cs="Helvetica"/>
          <w:sz w:val="22"/>
          <w:szCs w:val="22"/>
        </w:rPr>
        <w:t xml:space="preserve"> of finite resources, i</w:t>
      </w:r>
      <w:r w:rsidRPr="003805EE">
        <w:rPr>
          <w:rFonts w:ascii="Helvetica" w:hAnsi="Helvetica" w:cs="Helvetica"/>
          <w:sz w:val="22"/>
          <w:szCs w:val="22"/>
        </w:rPr>
        <w:t xml:space="preserve">mproving our understanding of how </w:t>
      </w:r>
      <w:r w:rsidR="000723C4">
        <w:rPr>
          <w:rFonts w:ascii="Helvetica" w:hAnsi="Helvetica" w:cs="Helvetica"/>
          <w:sz w:val="22"/>
          <w:szCs w:val="22"/>
        </w:rPr>
        <w:t>system</w:t>
      </w:r>
      <w:r w:rsidR="000723C4" w:rsidRPr="003805EE">
        <w:rPr>
          <w:rFonts w:ascii="Helvetica" w:hAnsi="Helvetica" w:cs="Helvetica"/>
          <w:sz w:val="22"/>
          <w:szCs w:val="22"/>
        </w:rPr>
        <w:t xml:space="preserve"> </w:t>
      </w:r>
      <w:r w:rsidRPr="003805EE">
        <w:rPr>
          <w:rFonts w:ascii="Helvetica" w:hAnsi="Helvetica" w:cs="Helvetica"/>
          <w:sz w:val="22"/>
          <w:szCs w:val="22"/>
        </w:rPr>
        <w:t xml:space="preserve">characteristics dictate the trade-off between precision in </w:t>
      </w:r>
      <w:r w:rsidR="001B388D">
        <w:rPr>
          <w:rFonts w:ascii="Helvetica" w:hAnsi="Helvetica" w:cs="Helvetica"/>
          <w:sz w:val="22"/>
          <w:szCs w:val="22"/>
        </w:rPr>
        <w:t>estimates of population status</w:t>
      </w:r>
      <w:r w:rsidRPr="003805EE">
        <w:rPr>
          <w:rFonts w:ascii="Helvetica" w:hAnsi="Helvetica" w:cs="Helvetica"/>
          <w:sz w:val="22"/>
          <w:szCs w:val="22"/>
        </w:rPr>
        <w:t xml:space="preserve"> and the costs of mismanagement will benefit </w:t>
      </w:r>
      <w:r w:rsidR="007B3D8E" w:rsidRPr="003805EE">
        <w:rPr>
          <w:rFonts w:ascii="Helvetica" w:hAnsi="Helvetica"/>
          <w:sz w:val="22"/>
          <w:szCs w:val="22"/>
        </w:rPr>
        <w:t>resource agencies and the human communities that shoulder the burden of these economic or ecological costs.</w:t>
      </w:r>
    </w:p>
    <w:p w14:paraId="112FF56A" w14:textId="77777777" w:rsidR="00302D43" w:rsidRPr="003805EE" w:rsidRDefault="00302D43" w:rsidP="00D13868">
      <w:pPr>
        <w:pStyle w:val="CommentText"/>
        <w:rPr>
          <w:rFonts w:ascii="Helvetica" w:hAnsi="Helvetica"/>
          <w:sz w:val="22"/>
          <w:szCs w:val="22"/>
        </w:rPr>
      </w:pPr>
    </w:p>
    <w:p w14:paraId="5C1239BB" w14:textId="67A0BADF" w:rsidR="00F34D59" w:rsidRDefault="00302D43" w:rsidP="00D13868">
      <w:pPr>
        <w:widowControl w:val="0"/>
        <w:autoSpaceDE w:val="0"/>
        <w:autoSpaceDN w:val="0"/>
        <w:adjustRightInd w:val="0"/>
        <w:rPr>
          <w:rFonts w:ascii="Helvetica" w:hAnsi="Helvetica"/>
          <w:i/>
          <w:sz w:val="22"/>
          <w:szCs w:val="22"/>
        </w:rPr>
      </w:pPr>
      <w:r w:rsidRPr="003805EE">
        <w:rPr>
          <w:rFonts w:ascii="Helvetica" w:hAnsi="Helvetica"/>
          <w:b/>
          <w:sz w:val="22"/>
          <w:szCs w:val="22"/>
        </w:rPr>
        <w:t>Keywords</w:t>
      </w:r>
      <w:r w:rsidRPr="003805EE">
        <w:rPr>
          <w:rFonts w:ascii="Helvetica" w:hAnsi="Helvetica"/>
          <w:sz w:val="22"/>
          <w:szCs w:val="22"/>
        </w:rPr>
        <w:t>:</w:t>
      </w:r>
      <w:r w:rsidRPr="003805EE">
        <w:rPr>
          <w:rFonts w:ascii="Helvetica" w:hAnsi="Helvetica"/>
          <w:i/>
          <w:sz w:val="22"/>
          <w:szCs w:val="22"/>
        </w:rPr>
        <w:t xml:space="preserve"> value of information,</w:t>
      </w:r>
      <w:r w:rsidR="001500BA">
        <w:rPr>
          <w:rFonts w:ascii="Helvetica" w:hAnsi="Helvetica"/>
          <w:i/>
          <w:sz w:val="22"/>
          <w:szCs w:val="22"/>
        </w:rPr>
        <w:t xml:space="preserve"> tipping points,</w:t>
      </w:r>
      <w:r w:rsidRPr="003805EE">
        <w:rPr>
          <w:rFonts w:ascii="Helvetica" w:hAnsi="Helvetica"/>
          <w:i/>
          <w:sz w:val="22"/>
          <w:szCs w:val="22"/>
        </w:rPr>
        <w:t xml:space="preserve"> </w:t>
      </w:r>
      <w:r w:rsidR="001B388D">
        <w:rPr>
          <w:rFonts w:ascii="Helvetica" w:hAnsi="Helvetica"/>
          <w:i/>
          <w:sz w:val="22"/>
          <w:szCs w:val="22"/>
        </w:rPr>
        <w:t>a</w:t>
      </w:r>
      <w:r w:rsidR="001B388D" w:rsidRPr="003805EE">
        <w:rPr>
          <w:rFonts w:ascii="Helvetica" w:hAnsi="Helvetica"/>
          <w:i/>
          <w:sz w:val="22"/>
          <w:szCs w:val="22"/>
        </w:rPr>
        <w:t xml:space="preserve">daptive </w:t>
      </w:r>
      <w:r w:rsidR="001B388D">
        <w:rPr>
          <w:rFonts w:ascii="Helvetica" w:hAnsi="Helvetica"/>
          <w:i/>
          <w:sz w:val="22"/>
          <w:szCs w:val="22"/>
        </w:rPr>
        <w:t>m</w:t>
      </w:r>
      <w:r w:rsidR="001B388D" w:rsidRPr="003805EE">
        <w:rPr>
          <w:rFonts w:ascii="Helvetica" w:hAnsi="Helvetica"/>
          <w:i/>
          <w:sz w:val="22"/>
          <w:szCs w:val="22"/>
        </w:rPr>
        <w:t>anagement</w:t>
      </w:r>
      <w:r w:rsidRPr="003805EE">
        <w:rPr>
          <w:rFonts w:ascii="Helvetica" w:hAnsi="Helvetica"/>
          <w:i/>
          <w:sz w:val="22"/>
          <w:szCs w:val="22"/>
        </w:rPr>
        <w:t xml:space="preserve">; </w:t>
      </w:r>
      <w:r w:rsidR="001B388D">
        <w:rPr>
          <w:rFonts w:ascii="Helvetica" w:hAnsi="Helvetica"/>
          <w:i/>
          <w:sz w:val="22"/>
          <w:szCs w:val="22"/>
        </w:rPr>
        <w:t>p</w:t>
      </w:r>
      <w:r w:rsidR="001B388D" w:rsidRPr="003805EE">
        <w:rPr>
          <w:rFonts w:ascii="Helvetica" w:hAnsi="Helvetica"/>
          <w:i/>
          <w:sz w:val="22"/>
          <w:szCs w:val="22"/>
        </w:rPr>
        <w:t xml:space="preserve">recautionary </w:t>
      </w:r>
      <w:r w:rsidR="001B388D">
        <w:rPr>
          <w:rFonts w:ascii="Helvetica" w:hAnsi="Helvetica"/>
          <w:i/>
          <w:sz w:val="22"/>
          <w:szCs w:val="22"/>
        </w:rPr>
        <w:t>b</w:t>
      </w:r>
      <w:r w:rsidR="001B388D" w:rsidRPr="003805EE">
        <w:rPr>
          <w:rFonts w:ascii="Helvetica" w:hAnsi="Helvetica"/>
          <w:i/>
          <w:sz w:val="22"/>
          <w:szCs w:val="22"/>
        </w:rPr>
        <w:t>uffer</w:t>
      </w:r>
      <w:r w:rsidRPr="003805EE">
        <w:rPr>
          <w:rFonts w:ascii="Helvetica" w:hAnsi="Helvetica"/>
          <w:i/>
          <w:sz w:val="22"/>
          <w:szCs w:val="22"/>
        </w:rPr>
        <w:t xml:space="preserve">; </w:t>
      </w:r>
      <w:r w:rsidR="001B388D">
        <w:rPr>
          <w:rFonts w:ascii="Helvetica" w:hAnsi="Helvetica"/>
          <w:i/>
          <w:sz w:val="22"/>
          <w:szCs w:val="22"/>
        </w:rPr>
        <w:t>depensation</w:t>
      </w:r>
      <w:r w:rsidRPr="003805EE">
        <w:rPr>
          <w:rFonts w:ascii="Helvetica" w:hAnsi="Helvetica"/>
          <w:i/>
          <w:sz w:val="22"/>
          <w:szCs w:val="22"/>
        </w:rPr>
        <w:t xml:space="preserve">; </w:t>
      </w:r>
      <w:r w:rsidR="001B388D">
        <w:rPr>
          <w:rFonts w:ascii="Helvetica" w:hAnsi="Helvetica"/>
          <w:i/>
          <w:sz w:val="22"/>
          <w:szCs w:val="22"/>
        </w:rPr>
        <w:t>m</w:t>
      </w:r>
      <w:r w:rsidRPr="003805EE">
        <w:rPr>
          <w:rFonts w:ascii="Helvetica" w:hAnsi="Helvetica"/>
          <w:i/>
          <w:sz w:val="22"/>
          <w:szCs w:val="22"/>
        </w:rPr>
        <w:t xml:space="preserve">anagement </w:t>
      </w:r>
      <w:r w:rsidR="001B388D">
        <w:rPr>
          <w:rFonts w:ascii="Helvetica" w:hAnsi="Helvetica"/>
          <w:i/>
          <w:sz w:val="22"/>
          <w:szCs w:val="22"/>
        </w:rPr>
        <w:t>s</w:t>
      </w:r>
      <w:r w:rsidR="001B388D" w:rsidRPr="003805EE">
        <w:rPr>
          <w:rFonts w:ascii="Helvetica" w:hAnsi="Helvetica"/>
          <w:i/>
          <w:sz w:val="22"/>
          <w:szCs w:val="22"/>
        </w:rPr>
        <w:t xml:space="preserve">trategy </w:t>
      </w:r>
      <w:r w:rsidR="001B388D">
        <w:rPr>
          <w:rFonts w:ascii="Helvetica" w:hAnsi="Helvetica"/>
          <w:i/>
          <w:sz w:val="22"/>
          <w:szCs w:val="22"/>
        </w:rPr>
        <w:t>e</w:t>
      </w:r>
      <w:r w:rsidR="001B388D" w:rsidRPr="003805EE">
        <w:rPr>
          <w:rFonts w:ascii="Helvetica" w:hAnsi="Helvetica"/>
          <w:i/>
          <w:sz w:val="22"/>
          <w:szCs w:val="22"/>
        </w:rPr>
        <w:t>valuation</w:t>
      </w:r>
      <w:r w:rsidR="001B388D">
        <w:rPr>
          <w:rFonts w:ascii="Helvetica" w:hAnsi="Helvetica"/>
          <w:i/>
          <w:sz w:val="22"/>
          <w:szCs w:val="22"/>
        </w:rPr>
        <w:t>;</w:t>
      </w:r>
      <w:r w:rsidRPr="003805EE">
        <w:rPr>
          <w:rFonts w:ascii="Helvetica" w:hAnsi="Helvetica"/>
          <w:i/>
          <w:sz w:val="22"/>
          <w:szCs w:val="22"/>
        </w:rPr>
        <w:t xml:space="preserve"> </w:t>
      </w:r>
      <w:r w:rsidR="000723C4">
        <w:rPr>
          <w:rFonts w:ascii="Helvetica" w:hAnsi="Helvetica"/>
          <w:i/>
          <w:sz w:val="22"/>
          <w:szCs w:val="22"/>
        </w:rPr>
        <w:t xml:space="preserve">tipping point; </w:t>
      </w:r>
      <w:r w:rsidRPr="003805EE">
        <w:rPr>
          <w:rFonts w:ascii="Helvetica" w:hAnsi="Helvetica"/>
          <w:i/>
          <w:sz w:val="22"/>
          <w:szCs w:val="22"/>
        </w:rPr>
        <w:t>Allee effect</w:t>
      </w:r>
    </w:p>
    <w:p w14:paraId="449A8704" w14:textId="77777777" w:rsidR="00F34D59" w:rsidRDefault="00F34D59">
      <w:pPr>
        <w:rPr>
          <w:rFonts w:ascii="Helvetica" w:hAnsi="Helvetica"/>
          <w:i/>
          <w:sz w:val="22"/>
          <w:szCs w:val="22"/>
        </w:rPr>
      </w:pPr>
    </w:p>
    <w:p w14:paraId="01E65A67" w14:textId="77777777" w:rsidR="000B3150" w:rsidRDefault="000B3150">
      <w:pPr>
        <w:rPr>
          <w:rFonts w:ascii="Helvetica" w:hAnsi="Helvetica"/>
          <w:iCs/>
          <w:sz w:val="22"/>
          <w:szCs w:val="22"/>
        </w:rPr>
      </w:pPr>
    </w:p>
    <w:p w14:paraId="01367DF9" w14:textId="07490769" w:rsidR="0054533D" w:rsidRDefault="0054533D">
      <w:pPr>
        <w:rPr>
          <w:rFonts w:ascii="Helvetica" w:hAnsi="Helvetica"/>
          <w:iCs/>
          <w:sz w:val="22"/>
          <w:szCs w:val="22"/>
        </w:rPr>
      </w:pPr>
    </w:p>
    <w:p w14:paraId="17AE0E54" w14:textId="77777777" w:rsidR="000B3150" w:rsidRDefault="000B3150">
      <w:pPr>
        <w:rPr>
          <w:rFonts w:ascii="Helvetica" w:hAnsi="Helvetica"/>
          <w:iCs/>
          <w:sz w:val="22"/>
          <w:szCs w:val="22"/>
        </w:rPr>
      </w:pPr>
    </w:p>
    <w:p w14:paraId="4903C843" w14:textId="140205A1" w:rsidR="0054533D" w:rsidRDefault="00302D43">
      <w:pPr>
        <w:rPr>
          <w:rFonts w:ascii="Helvetica" w:hAnsi="Helvetica"/>
          <w:i/>
          <w:sz w:val="22"/>
          <w:szCs w:val="22"/>
        </w:rPr>
      </w:pPr>
      <w:r>
        <w:rPr>
          <w:rFonts w:ascii="Helvetica" w:hAnsi="Helvetica"/>
          <w:i/>
          <w:sz w:val="22"/>
          <w:szCs w:val="22"/>
        </w:rPr>
        <w:br w:type="page"/>
      </w:r>
    </w:p>
    <w:p w14:paraId="22FB9DCC" w14:textId="0E482BA3" w:rsidR="00EA4926" w:rsidRPr="003805EE" w:rsidRDefault="00EA4926" w:rsidP="00D13868">
      <w:pPr>
        <w:widowControl w:val="0"/>
        <w:autoSpaceDE w:val="0"/>
        <w:autoSpaceDN w:val="0"/>
        <w:adjustRightInd w:val="0"/>
        <w:rPr>
          <w:rFonts w:ascii="Helvetica" w:hAnsi="Helvetica"/>
          <w:b/>
          <w:sz w:val="22"/>
          <w:szCs w:val="22"/>
        </w:rPr>
      </w:pPr>
      <w:commentRangeStart w:id="4"/>
      <w:r w:rsidRPr="003805EE">
        <w:rPr>
          <w:rFonts w:ascii="Helvetica" w:hAnsi="Helvetica"/>
          <w:b/>
          <w:sz w:val="22"/>
          <w:szCs w:val="22"/>
        </w:rPr>
        <w:lastRenderedPageBreak/>
        <w:t>INTRODUCTION</w:t>
      </w:r>
      <w:commentRangeEnd w:id="4"/>
      <w:r w:rsidR="00253D88">
        <w:rPr>
          <w:rStyle w:val="CommentReference"/>
          <w:rFonts w:asciiTheme="minorHAnsi" w:eastAsiaTheme="minorEastAsia" w:hAnsiTheme="minorHAnsi" w:cstheme="minorBidi"/>
          <w:lang w:eastAsia="ja-JP"/>
        </w:rPr>
        <w:commentReference w:id="4"/>
      </w:r>
    </w:p>
    <w:p w14:paraId="2AE3240F" w14:textId="5208B60C" w:rsidR="005E722B" w:rsidRPr="003805EE" w:rsidRDefault="005E722B" w:rsidP="00D13868">
      <w:pPr>
        <w:rPr>
          <w:rFonts w:ascii="Helvetica" w:hAnsi="Helvetica"/>
          <w:sz w:val="22"/>
          <w:szCs w:val="22"/>
        </w:rPr>
      </w:pPr>
      <w:r w:rsidRPr="003805EE">
        <w:rPr>
          <w:rFonts w:ascii="Helvetica" w:hAnsi="Helvetica"/>
          <w:sz w:val="22"/>
          <w:szCs w:val="22"/>
        </w:rPr>
        <w:t xml:space="preserve">Decision-makers seeking to avoid the collapse of financial, medical, or military defense systems often rely on detailed information to manage risk. However, high precision monitoring of </w:t>
      </w:r>
      <w:r w:rsidR="00493D18">
        <w:rPr>
          <w:rFonts w:ascii="Helvetica" w:hAnsi="Helvetica"/>
          <w:sz w:val="22"/>
          <w:szCs w:val="22"/>
        </w:rPr>
        <w:t xml:space="preserve">these </w:t>
      </w:r>
      <w:r w:rsidRPr="003805EE">
        <w:rPr>
          <w:rFonts w:ascii="Helvetica" w:hAnsi="Helvetica"/>
          <w:sz w:val="22"/>
          <w:szCs w:val="22"/>
        </w:rPr>
        <w:t xml:space="preserve">systems is often costly, requires analysis and storage of massive datasets, and can delay decision making. In environmental management, a major question is how much monitoring is needed to maximize </w:t>
      </w:r>
      <w:r w:rsidR="00493D18">
        <w:rPr>
          <w:rFonts w:ascii="Helvetica" w:hAnsi="Helvetica"/>
          <w:sz w:val="22"/>
          <w:szCs w:val="22"/>
        </w:rPr>
        <w:t xml:space="preserve">the </w:t>
      </w:r>
      <w:r w:rsidRPr="003805EE">
        <w:rPr>
          <w:rFonts w:ascii="Helvetica" w:hAnsi="Helvetica"/>
          <w:sz w:val="22"/>
          <w:szCs w:val="22"/>
        </w:rPr>
        <w:t xml:space="preserve">delivery of ecosystem goods and services while minimizing </w:t>
      </w:r>
      <w:r w:rsidR="00F6763F" w:rsidRPr="003805EE">
        <w:rPr>
          <w:rFonts w:ascii="Helvetica" w:hAnsi="Helvetica"/>
          <w:sz w:val="22"/>
          <w:szCs w:val="22"/>
        </w:rPr>
        <w:t xml:space="preserve">the </w:t>
      </w:r>
      <w:r w:rsidRPr="003805EE">
        <w:rPr>
          <w:rFonts w:ascii="Helvetica" w:hAnsi="Helvetica"/>
          <w:sz w:val="22"/>
          <w:szCs w:val="22"/>
        </w:rPr>
        <w:t xml:space="preserve">risk of species or ecosystem collapse </w:t>
      </w:r>
      <w:r w:rsidR="000E0CF2" w:rsidRPr="003805EE">
        <w:rPr>
          <w:rFonts w:ascii="Helvetica" w:hAnsi="Helvetica"/>
          <w:sz w:val="22"/>
          <w:szCs w:val="22"/>
        </w:rPr>
        <w:fldChar w:fldCharType="begin">
          <w:fldData xml:space="preserve">PEVuZE5vdGU+PENpdGU+PEF1dGhvcj5LYXRlczwvQXV0aG9yPjxZZWFyPjIwMDE8L1llYXI+PFJl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bD48ZnVsbC10aXRsZT5UcmVuZHMgaW4gRWNvbG9neSAmYW1wOyBFdm9sdXRpb248L2Z1bGwtdGl0
bGU+PC9wZXJpb2RpY2FsPjxwYWdlcz41NDctNTUwPC9wYWdlcz48dm9sdW1lPjI1PC92b2x1bWU+
PG51bWJlcj4xMDwvbnVtYmVyPjxkYXRlcz48eWVhcj4yMDEwPC95ZWFyPjwvZGF0ZXM+PGlzYm4+
MDE2OS01MzQ3PC9pc2JuPjx1cmxzPjwvdXJscz48L3JlY29yZD48L0NpdGU+PC9FbmROb3RlPn==
</w:fldData>
        </w:fldChar>
      </w:r>
      <w:r w:rsidR="00685D99">
        <w:rPr>
          <w:rFonts w:ascii="Helvetica" w:hAnsi="Helvetica"/>
          <w:sz w:val="22"/>
          <w:szCs w:val="22"/>
        </w:rPr>
        <w:instrText xml:space="preserve"> ADDIN EN.CITE </w:instrText>
      </w:r>
      <w:r w:rsidR="00685D99">
        <w:rPr>
          <w:rFonts w:ascii="Helvetica" w:hAnsi="Helvetica"/>
          <w:sz w:val="22"/>
          <w:szCs w:val="22"/>
        </w:rPr>
        <w:fldChar w:fldCharType="begin">
          <w:fldData xml:space="preserve">PEVuZE5vdGU+PENpdGU+PEF1dGhvcj5LYXRlczwvQXV0aG9yPjxZZWFyPjIwMDE8L1llYXI+PFJl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bD48ZnVsbC10aXRsZT5UcmVuZHMgaW4gRWNvbG9neSAmYW1wOyBFdm9sdXRpb248L2Z1bGwtdGl0
bGU+PC9wZXJpb2RpY2FsPjxwYWdlcz41NDctNTUwPC9wYWdlcz48dm9sdW1lPjI1PC92b2x1bWU+
PG51bWJlcj4xMDwvbnVtYmVyPjxkYXRlcz48eWVhcj4yMDEwPC95ZWFyPjwvZGF0ZXM+PGlzYm4+
MDE2OS01MzQ3PC9pc2JuPjx1cmxzPjwvdXJscz48L3JlY29yZD48L0NpdGU+PC9FbmROb3RlPn==
</w:fldData>
        </w:fldChar>
      </w:r>
      <w:r w:rsidR="00685D99">
        <w:rPr>
          <w:rFonts w:ascii="Helvetica" w:hAnsi="Helvetica"/>
          <w:sz w:val="22"/>
          <w:szCs w:val="22"/>
        </w:rPr>
        <w:instrText xml:space="preserve"> ADDIN EN.CITE.DATA </w:instrText>
      </w:r>
      <w:r w:rsidR="00685D99">
        <w:rPr>
          <w:rFonts w:ascii="Helvetica" w:hAnsi="Helvetica"/>
          <w:sz w:val="22"/>
          <w:szCs w:val="22"/>
        </w:rPr>
      </w:r>
      <w:r w:rsidR="00685D99">
        <w:rPr>
          <w:rFonts w:ascii="Helvetica" w:hAnsi="Helvetica"/>
          <w:sz w:val="22"/>
          <w:szCs w:val="22"/>
        </w:rPr>
        <w:fldChar w:fldCharType="end"/>
      </w:r>
      <w:r w:rsidR="000E0CF2" w:rsidRPr="003805EE">
        <w:rPr>
          <w:rFonts w:ascii="Helvetica" w:hAnsi="Helvetica"/>
          <w:sz w:val="22"/>
          <w:szCs w:val="22"/>
        </w:rPr>
      </w:r>
      <w:r w:rsidR="000E0CF2" w:rsidRPr="003805EE">
        <w:rPr>
          <w:rFonts w:ascii="Helvetica" w:hAnsi="Helvetica"/>
          <w:sz w:val="22"/>
          <w:szCs w:val="22"/>
        </w:rPr>
        <w:fldChar w:fldCharType="separate"/>
      </w:r>
      <w:r w:rsidR="00685D99">
        <w:rPr>
          <w:rFonts w:ascii="Helvetica" w:hAnsi="Helvetica"/>
          <w:noProof/>
          <w:sz w:val="22"/>
          <w:szCs w:val="22"/>
        </w:rPr>
        <w:t>(1-3)</w:t>
      </w:r>
      <w:r w:rsidR="000E0CF2" w:rsidRPr="003805EE">
        <w:rPr>
          <w:rFonts w:ascii="Helvetica" w:hAnsi="Helvetica"/>
          <w:sz w:val="22"/>
          <w:szCs w:val="22"/>
        </w:rPr>
        <w:fldChar w:fldCharType="end"/>
      </w:r>
      <w:r w:rsidRPr="003805EE">
        <w:rPr>
          <w:rFonts w:ascii="Helvetica" w:hAnsi="Helvetica"/>
          <w:sz w:val="22"/>
          <w:szCs w:val="22"/>
        </w:rPr>
        <w:t>?</w:t>
      </w:r>
    </w:p>
    <w:p w14:paraId="15B46E01" w14:textId="3C85F055" w:rsidR="00C14DA4" w:rsidRPr="003805EE" w:rsidRDefault="008F57EE" w:rsidP="00D13868">
      <w:pPr>
        <w:ind w:firstLine="810"/>
        <w:rPr>
          <w:rFonts w:ascii="Helvetica" w:hAnsi="Helvetica"/>
          <w:color w:val="000000" w:themeColor="text1"/>
          <w:sz w:val="22"/>
          <w:szCs w:val="22"/>
        </w:rPr>
      </w:pPr>
      <w:r w:rsidRPr="003805EE">
        <w:rPr>
          <w:rFonts w:ascii="Helvetica" w:hAnsi="Helvetica"/>
          <w:sz w:val="22"/>
          <w:szCs w:val="22"/>
        </w:rPr>
        <w:t xml:space="preserve">In natural resource management, the status of a species </w:t>
      </w:r>
      <w:r w:rsidR="00F658A3" w:rsidRPr="003805EE">
        <w:rPr>
          <w:rFonts w:ascii="Helvetica" w:hAnsi="Helvetica"/>
          <w:sz w:val="22"/>
          <w:szCs w:val="22"/>
        </w:rPr>
        <w:t>or ecosystem</w:t>
      </w:r>
      <w:r w:rsidR="005F6D6D">
        <w:rPr>
          <w:rFonts w:ascii="Helvetica" w:hAnsi="Helvetica"/>
          <w:sz w:val="22"/>
          <w:szCs w:val="22"/>
        </w:rPr>
        <w:t xml:space="preserve"> is determined from monitoring or survey data, and assessed</w:t>
      </w:r>
      <w:r w:rsidR="00F658A3" w:rsidRPr="003805EE">
        <w:rPr>
          <w:rFonts w:ascii="Helvetica" w:hAnsi="Helvetica"/>
          <w:sz w:val="22"/>
          <w:szCs w:val="22"/>
        </w:rPr>
        <w:t xml:space="preserve"> </w:t>
      </w:r>
      <w:r w:rsidR="00604B57" w:rsidRPr="003805EE">
        <w:rPr>
          <w:rFonts w:ascii="Helvetica" w:hAnsi="Helvetica"/>
          <w:sz w:val="22"/>
          <w:szCs w:val="22"/>
        </w:rPr>
        <w:t>relative to one or more</w:t>
      </w:r>
      <w:r w:rsidR="00D13868">
        <w:rPr>
          <w:rFonts w:ascii="Helvetica" w:hAnsi="Helvetica"/>
          <w:sz w:val="22"/>
          <w:szCs w:val="22"/>
        </w:rPr>
        <w:t xml:space="preserve"> reference points</w:t>
      </w:r>
      <w:r w:rsidR="00FE78AB" w:rsidRPr="003805EE">
        <w:rPr>
          <w:rFonts w:ascii="Helvetica" w:hAnsi="Helvetica"/>
          <w:sz w:val="22"/>
          <w:szCs w:val="22"/>
        </w:rPr>
        <w:t>,</w:t>
      </w:r>
      <w:r w:rsidRPr="003805EE">
        <w:rPr>
          <w:rFonts w:ascii="Helvetica" w:hAnsi="Helvetica"/>
          <w:sz w:val="22"/>
          <w:szCs w:val="22"/>
        </w:rPr>
        <w:t xml:space="preserve"> below which the risk</w:t>
      </w:r>
      <w:r w:rsidR="00A82596" w:rsidRPr="003805EE">
        <w:rPr>
          <w:rFonts w:ascii="Helvetica" w:hAnsi="Helvetica"/>
          <w:sz w:val="22"/>
          <w:szCs w:val="22"/>
        </w:rPr>
        <w:t xml:space="preserve"> of </w:t>
      </w:r>
      <w:r w:rsidR="00604B57" w:rsidRPr="003805EE">
        <w:rPr>
          <w:rFonts w:ascii="Helvetica" w:hAnsi="Helvetica"/>
          <w:sz w:val="22"/>
          <w:szCs w:val="22"/>
        </w:rPr>
        <w:t xml:space="preserve">resource or socio-economic </w:t>
      </w:r>
      <w:r w:rsidR="00A82596" w:rsidRPr="003805EE">
        <w:rPr>
          <w:rFonts w:ascii="Helvetica" w:hAnsi="Helvetica"/>
          <w:sz w:val="22"/>
          <w:szCs w:val="22"/>
        </w:rPr>
        <w:t xml:space="preserve">collapse becomes high. For </w:t>
      </w:r>
      <w:r w:rsidR="003947CD" w:rsidRPr="003805EE">
        <w:rPr>
          <w:rFonts w:ascii="Helvetica" w:hAnsi="Helvetica"/>
          <w:sz w:val="22"/>
          <w:szCs w:val="22"/>
        </w:rPr>
        <w:t xml:space="preserve">example, in the </w:t>
      </w:r>
      <w:r w:rsidR="00A82596" w:rsidRPr="003805EE">
        <w:rPr>
          <w:rFonts w:ascii="Helvetica" w:hAnsi="Helvetica"/>
          <w:sz w:val="22"/>
          <w:szCs w:val="22"/>
        </w:rPr>
        <w:t xml:space="preserve">management of a single </w:t>
      </w:r>
      <w:r w:rsidRPr="003805EE">
        <w:rPr>
          <w:rFonts w:ascii="Helvetica" w:hAnsi="Helvetica"/>
          <w:sz w:val="22"/>
          <w:szCs w:val="22"/>
        </w:rPr>
        <w:t xml:space="preserve">resource </w:t>
      </w:r>
      <w:r w:rsidRPr="003805EE">
        <w:rPr>
          <w:rFonts w:ascii="Helvetica" w:hAnsi="Helvetica"/>
          <w:color w:val="000000" w:themeColor="text1"/>
          <w:sz w:val="22"/>
          <w:szCs w:val="22"/>
        </w:rPr>
        <w:t xml:space="preserve">like </w:t>
      </w:r>
      <w:r w:rsidR="00FE78AB" w:rsidRPr="003805EE">
        <w:rPr>
          <w:rFonts w:ascii="Helvetica" w:hAnsi="Helvetica"/>
          <w:color w:val="000000" w:themeColor="text1"/>
          <w:sz w:val="22"/>
          <w:szCs w:val="22"/>
        </w:rPr>
        <w:t xml:space="preserve">a </w:t>
      </w:r>
      <w:r w:rsidR="00354C4C">
        <w:rPr>
          <w:rFonts w:ascii="Helvetica" w:hAnsi="Helvetica"/>
          <w:color w:val="000000" w:themeColor="text1"/>
          <w:sz w:val="22"/>
          <w:szCs w:val="22"/>
        </w:rPr>
        <w:t>fishery</w:t>
      </w:r>
      <w:r w:rsidRPr="003805EE">
        <w:rPr>
          <w:rFonts w:ascii="Helvetica" w:hAnsi="Helvetica"/>
          <w:color w:val="000000" w:themeColor="text1"/>
          <w:sz w:val="22"/>
          <w:szCs w:val="22"/>
        </w:rPr>
        <w:t>, management strategies often include lower population limits below which harvest is suspended</w:t>
      </w:r>
      <w:r w:rsidR="003947CD" w:rsidRPr="003805EE">
        <w:rPr>
          <w:rFonts w:ascii="Helvetica" w:hAnsi="Helvetica"/>
          <w:color w:val="000000" w:themeColor="text1"/>
          <w:sz w:val="22"/>
          <w:szCs w:val="22"/>
        </w:rPr>
        <w:t xml:space="preserve"> (</w:t>
      </w:r>
      <w:proofErr w:type="gramStart"/>
      <w:r w:rsidR="003947CD" w:rsidRPr="003805EE">
        <w:rPr>
          <w:rFonts w:ascii="Helvetica" w:hAnsi="Helvetica"/>
          <w:color w:val="000000" w:themeColor="text1"/>
          <w:sz w:val="22"/>
          <w:szCs w:val="22"/>
        </w:rPr>
        <w:t>i.e.</w:t>
      </w:r>
      <w:proofErr w:type="gramEnd"/>
      <w:r w:rsidR="003947CD" w:rsidRPr="003805EE">
        <w:rPr>
          <w:rFonts w:ascii="Helvetica" w:hAnsi="Helvetica"/>
          <w:color w:val="000000" w:themeColor="text1"/>
          <w:sz w:val="22"/>
          <w:szCs w:val="22"/>
        </w:rPr>
        <w:t xml:space="preserve"> a ‘limit reference point’). This </w:t>
      </w:r>
      <w:r w:rsidR="00880D63">
        <w:rPr>
          <w:rFonts w:ascii="Helvetica" w:hAnsi="Helvetica"/>
          <w:color w:val="000000" w:themeColor="text1"/>
          <w:sz w:val="22"/>
          <w:szCs w:val="22"/>
        </w:rPr>
        <w:t xml:space="preserve">management </w:t>
      </w:r>
      <w:r w:rsidR="00F6763F" w:rsidRPr="003805EE">
        <w:rPr>
          <w:rFonts w:ascii="Helvetica" w:hAnsi="Helvetica"/>
          <w:color w:val="000000" w:themeColor="text1"/>
          <w:sz w:val="22"/>
          <w:szCs w:val="22"/>
        </w:rPr>
        <w:t xml:space="preserve">threshold </w:t>
      </w:r>
      <w:r w:rsidR="003947CD" w:rsidRPr="003805EE">
        <w:rPr>
          <w:rFonts w:ascii="Helvetica" w:hAnsi="Helvetica"/>
          <w:color w:val="000000" w:themeColor="text1"/>
          <w:sz w:val="22"/>
          <w:szCs w:val="22"/>
        </w:rPr>
        <w:t>is set</w:t>
      </w:r>
      <w:r w:rsidRPr="003805EE">
        <w:rPr>
          <w:rFonts w:ascii="Helvetica" w:hAnsi="Helvetica"/>
          <w:color w:val="000000" w:themeColor="text1"/>
          <w:sz w:val="22"/>
          <w:szCs w:val="22"/>
        </w:rPr>
        <w:t xml:space="preserve"> because</w:t>
      </w:r>
      <w:r w:rsidR="003947CD" w:rsidRPr="003805EE">
        <w:rPr>
          <w:rFonts w:ascii="Helvetica" w:hAnsi="Helvetica"/>
          <w:color w:val="000000" w:themeColor="text1"/>
          <w:sz w:val="22"/>
          <w:szCs w:val="22"/>
        </w:rPr>
        <w:t xml:space="preserve"> managers believe </w:t>
      </w:r>
      <w:r w:rsidR="005649C6">
        <w:rPr>
          <w:rFonts w:ascii="Helvetica" w:hAnsi="Helvetica"/>
          <w:color w:val="000000" w:themeColor="text1"/>
          <w:sz w:val="22"/>
          <w:szCs w:val="22"/>
        </w:rPr>
        <w:t xml:space="preserve">that when populations fall below this threshold </w:t>
      </w:r>
      <w:r w:rsidR="00900B16">
        <w:rPr>
          <w:rFonts w:ascii="Helvetica" w:hAnsi="Helvetica"/>
          <w:color w:val="000000" w:themeColor="text1"/>
          <w:sz w:val="22"/>
          <w:szCs w:val="22"/>
        </w:rPr>
        <w:t xml:space="preserve">that there is an elevated </w:t>
      </w:r>
      <w:r w:rsidR="00125F2B" w:rsidRPr="003805EE">
        <w:rPr>
          <w:rFonts w:ascii="Helvetica" w:hAnsi="Helvetica"/>
          <w:sz w:val="22"/>
          <w:szCs w:val="22"/>
        </w:rPr>
        <w:t>risk of serious or irreversible harm to populations, ecosystems, economies, and societies.</w:t>
      </w:r>
      <w:r w:rsidR="00A82596" w:rsidRPr="003805EE">
        <w:rPr>
          <w:rFonts w:ascii="Helvetica" w:hAnsi="Helvetica"/>
          <w:color w:val="000000" w:themeColor="text1"/>
          <w:sz w:val="22"/>
          <w:szCs w:val="22"/>
        </w:rPr>
        <w:t xml:space="preserve"> </w:t>
      </w:r>
      <w:r w:rsidR="00880D63">
        <w:rPr>
          <w:rFonts w:ascii="Helvetica" w:hAnsi="Helvetica"/>
          <w:color w:val="000000" w:themeColor="text1"/>
          <w:sz w:val="22"/>
          <w:szCs w:val="22"/>
        </w:rPr>
        <w:t>Typically, a</w:t>
      </w:r>
      <w:r w:rsidR="005763CB">
        <w:rPr>
          <w:rFonts w:ascii="Helvetica" w:hAnsi="Helvetica"/>
          <w:color w:val="000000" w:themeColor="text1"/>
          <w:sz w:val="22"/>
          <w:szCs w:val="22"/>
        </w:rPr>
        <w:t xml:space="preserve"> management</w:t>
      </w:r>
      <w:r w:rsidR="00C33441">
        <w:rPr>
          <w:rFonts w:ascii="Helvetica" w:hAnsi="Helvetica"/>
          <w:color w:val="000000" w:themeColor="text1"/>
          <w:sz w:val="22"/>
          <w:szCs w:val="22"/>
        </w:rPr>
        <w:t xml:space="preserve"> </w:t>
      </w:r>
      <w:r w:rsidR="00880D63">
        <w:rPr>
          <w:rFonts w:ascii="Helvetica" w:hAnsi="Helvetica"/>
          <w:color w:val="000000" w:themeColor="text1"/>
          <w:sz w:val="22"/>
          <w:szCs w:val="22"/>
        </w:rPr>
        <w:t>threshold</w:t>
      </w:r>
      <w:r w:rsidR="00C33441">
        <w:rPr>
          <w:rFonts w:ascii="Helvetica" w:hAnsi="Helvetica"/>
          <w:color w:val="000000" w:themeColor="text1"/>
          <w:sz w:val="22"/>
          <w:szCs w:val="22"/>
        </w:rPr>
        <w:t xml:space="preserve"> is designed to</w:t>
      </w:r>
      <w:r w:rsidR="005763CB">
        <w:rPr>
          <w:rFonts w:ascii="Helvetica" w:hAnsi="Helvetica"/>
          <w:color w:val="000000" w:themeColor="text1"/>
          <w:sz w:val="22"/>
          <w:szCs w:val="22"/>
        </w:rPr>
        <w:t xml:space="preserve"> promote sustainable harvest, but also to</w:t>
      </w:r>
      <w:r w:rsidR="00C33441">
        <w:rPr>
          <w:rFonts w:ascii="Helvetica" w:hAnsi="Helvetica"/>
          <w:color w:val="000000" w:themeColor="text1"/>
          <w:sz w:val="22"/>
          <w:szCs w:val="22"/>
        </w:rPr>
        <w:t xml:space="preserve"> prevent the population from crossing a biological </w:t>
      </w:r>
      <w:r w:rsidR="00825267">
        <w:rPr>
          <w:rFonts w:ascii="Helvetica" w:hAnsi="Helvetica"/>
          <w:color w:val="000000" w:themeColor="text1"/>
          <w:sz w:val="22"/>
          <w:szCs w:val="22"/>
        </w:rPr>
        <w:t>threshold</w:t>
      </w:r>
      <w:r w:rsidR="00752CA9" w:rsidRPr="003805EE">
        <w:rPr>
          <w:rFonts w:ascii="Helvetica" w:hAnsi="Helvetica"/>
          <w:color w:val="000000" w:themeColor="text1"/>
          <w:sz w:val="22"/>
          <w:szCs w:val="22"/>
        </w:rPr>
        <w:t>, below which irreversible harm can occur</w:t>
      </w:r>
      <w:r w:rsidR="00825267">
        <w:rPr>
          <w:rFonts w:ascii="Helvetica" w:hAnsi="Helvetica"/>
          <w:color w:val="000000" w:themeColor="text1"/>
          <w:sz w:val="22"/>
          <w:szCs w:val="22"/>
        </w:rPr>
        <w:t xml:space="preserve"> to a population. When populations are overharvested they can experience</w:t>
      </w:r>
      <w:r w:rsidR="00752CA9" w:rsidRPr="003805EE">
        <w:rPr>
          <w:rFonts w:ascii="Helvetica" w:hAnsi="Helvetica"/>
          <w:color w:val="000000" w:themeColor="text1"/>
          <w:sz w:val="22"/>
          <w:szCs w:val="22"/>
        </w:rPr>
        <w:t xml:space="preserve"> phenomena such as inbreeding depression</w:t>
      </w:r>
      <w:r w:rsidR="00A37982" w:rsidRPr="003805EE">
        <w:rPr>
          <w:rFonts w:ascii="Helvetica" w:hAnsi="Helvetica"/>
          <w:color w:val="000000" w:themeColor="text1"/>
          <w:sz w:val="22"/>
          <w:szCs w:val="22"/>
        </w:rPr>
        <w:t xml:space="preserve"> or mate limitation</w:t>
      </w:r>
      <w:r w:rsidR="00B369FD" w:rsidRPr="003805EE">
        <w:rPr>
          <w:rFonts w:ascii="Helvetica" w:hAnsi="Helvetica"/>
          <w:sz w:val="22"/>
          <w:szCs w:val="22"/>
        </w:rPr>
        <w:t xml:space="preserve"> </w:t>
      </w:r>
      <w:r w:rsidR="004C35D8" w:rsidRPr="003805EE">
        <w:rPr>
          <w:rFonts w:ascii="Helvetica" w:hAnsi="Helvetica"/>
          <w:color w:val="000000" w:themeColor="text1"/>
          <w:sz w:val="22"/>
          <w:szCs w:val="22"/>
        </w:rPr>
        <w:fldChar w:fldCharType="begin"/>
      </w:r>
      <w:r w:rsidR="00685D99">
        <w:rPr>
          <w:rFonts w:ascii="Helvetica" w:hAnsi="Helvetica"/>
          <w:color w:val="000000" w:themeColor="text1"/>
          <w:sz w:val="22"/>
          <w:szCs w:val="22"/>
        </w:rPr>
        <w:instrText xml:space="preserve"> ADDIN EN.CITE &lt;EndNote&gt;&lt;Cite&gt;&lt;Author&gt;Courchamp&lt;/Author&gt;&lt;Year&gt;1999&lt;/Year&gt;&lt;RecNum&gt;4246&lt;/RecNum&gt;&lt;DisplayText&gt;(4)&lt;/DisplayText&gt;&lt;record&gt;&lt;rec-number&gt;4246&lt;/rec-number&gt;&lt;foreign-keys&gt;&lt;key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3805EE">
        <w:rPr>
          <w:rFonts w:ascii="Helvetica" w:hAnsi="Helvetica"/>
          <w:color w:val="000000" w:themeColor="text1"/>
          <w:sz w:val="22"/>
          <w:szCs w:val="22"/>
        </w:rPr>
        <w:fldChar w:fldCharType="separate"/>
      </w:r>
      <w:r w:rsidR="00685D99">
        <w:rPr>
          <w:rFonts w:ascii="Helvetica" w:hAnsi="Helvetica"/>
          <w:noProof/>
          <w:color w:val="000000" w:themeColor="text1"/>
          <w:sz w:val="22"/>
          <w:szCs w:val="22"/>
        </w:rPr>
        <w:t>(4)</w:t>
      </w:r>
      <w:r w:rsidR="004C35D8" w:rsidRPr="003805EE">
        <w:rPr>
          <w:rFonts w:ascii="Helvetica" w:hAnsi="Helvetica"/>
          <w:color w:val="000000" w:themeColor="text1"/>
          <w:sz w:val="22"/>
          <w:szCs w:val="22"/>
        </w:rPr>
        <w:fldChar w:fldCharType="end"/>
      </w:r>
      <w:r w:rsidR="00900B16">
        <w:rPr>
          <w:rFonts w:ascii="Helvetica" w:hAnsi="Helvetica"/>
          <w:color w:val="000000" w:themeColor="text1"/>
          <w:sz w:val="22"/>
          <w:szCs w:val="22"/>
        </w:rPr>
        <w:t xml:space="preserve">, </w:t>
      </w:r>
      <w:r w:rsidR="005763CB">
        <w:rPr>
          <w:rFonts w:ascii="Helvetica" w:hAnsi="Helvetica"/>
          <w:color w:val="000000" w:themeColor="text1"/>
          <w:sz w:val="22"/>
          <w:szCs w:val="22"/>
        </w:rPr>
        <w:t>which at</w:t>
      </w:r>
      <w:r w:rsidR="00354C4C">
        <w:rPr>
          <w:rFonts w:ascii="Helvetica" w:hAnsi="Helvetica"/>
          <w:color w:val="000000" w:themeColor="text1"/>
          <w:sz w:val="22"/>
          <w:szCs w:val="22"/>
        </w:rPr>
        <w:t xml:space="preserve"> </w:t>
      </w:r>
      <w:r w:rsidR="0025117C">
        <w:rPr>
          <w:rFonts w:ascii="Helvetica" w:hAnsi="Helvetica"/>
          <w:color w:val="000000" w:themeColor="text1"/>
          <w:sz w:val="22"/>
          <w:szCs w:val="22"/>
        </w:rPr>
        <w:t>critically</w:t>
      </w:r>
      <w:r w:rsidR="005763CB">
        <w:rPr>
          <w:rFonts w:ascii="Helvetica" w:hAnsi="Helvetica"/>
          <w:color w:val="000000" w:themeColor="text1"/>
          <w:sz w:val="22"/>
          <w:szCs w:val="22"/>
        </w:rPr>
        <w:t xml:space="preserve"> low densities can lead to</w:t>
      </w:r>
      <w:r w:rsidR="00900B16">
        <w:rPr>
          <w:rFonts w:ascii="Helvetica" w:hAnsi="Helvetica"/>
          <w:color w:val="000000" w:themeColor="text1"/>
          <w:sz w:val="22"/>
          <w:szCs w:val="22"/>
        </w:rPr>
        <w:t xml:space="preserve"> population extinction</w:t>
      </w:r>
      <w:r w:rsidR="00825267">
        <w:rPr>
          <w:rFonts w:ascii="Helvetica" w:hAnsi="Helvetica"/>
          <w:color w:val="000000" w:themeColor="text1"/>
          <w:sz w:val="22"/>
          <w:szCs w:val="22"/>
        </w:rPr>
        <w:t>.</w:t>
      </w:r>
      <w:r w:rsidR="00880D63">
        <w:rPr>
          <w:rFonts w:ascii="Helvetica" w:hAnsi="Helvetica"/>
          <w:color w:val="000000" w:themeColor="text1"/>
          <w:sz w:val="22"/>
          <w:szCs w:val="22"/>
        </w:rPr>
        <w:t xml:space="preserve"> </w:t>
      </w:r>
    </w:p>
    <w:p w14:paraId="0B02ADA4" w14:textId="0E9E2741" w:rsidR="008F57EE" w:rsidRPr="003805EE" w:rsidRDefault="00CF10E3" w:rsidP="00D13868">
      <w:pPr>
        <w:pStyle w:val="p1"/>
        <w:ind w:firstLine="720"/>
        <w:rPr>
          <w:rFonts w:ascii="Helvetica" w:hAnsi="Helvetica"/>
          <w:color w:val="000000" w:themeColor="text1"/>
          <w:sz w:val="22"/>
          <w:szCs w:val="22"/>
        </w:rPr>
      </w:pPr>
      <w:r>
        <w:rPr>
          <w:rFonts w:ascii="Helvetica" w:hAnsi="Helvetica"/>
          <w:color w:val="000000" w:themeColor="text1"/>
          <w:sz w:val="22"/>
          <w:szCs w:val="22"/>
        </w:rPr>
        <w:t>High precision</w:t>
      </w:r>
      <w:r w:rsidR="008F57EE" w:rsidRPr="003805EE">
        <w:rPr>
          <w:rFonts w:ascii="Helvetica" w:hAnsi="Helvetica"/>
          <w:color w:val="000000" w:themeColor="text1"/>
          <w:sz w:val="22"/>
          <w:szCs w:val="22"/>
        </w:rPr>
        <w:t xml:space="preserve"> monitoring can </w:t>
      </w:r>
      <w:r w:rsidR="00354C4C">
        <w:rPr>
          <w:rFonts w:ascii="Helvetica" w:hAnsi="Helvetica"/>
          <w:color w:val="000000" w:themeColor="text1"/>
          <w:sz w:val="22"/>
          <w:szCs w:val="22"/>
        </w:rPr>
        <w:t>lower the risk</w:t>
      </w:r>
      <w:r w:rsidR="008F57EE" w:rsidRPr="003805EE">
        <w:rPr>
          <w:rFonts w:ascii="Helvetica" w:hAnsi="Helvetica"/>
          <w:color w:val="000000" w:themeColor="text1"/>
          <w:sz w:val="22"/>
          <w:szCs w:val="22"/>
        </w:rPr>
        <w:t xml:space="preserve"> of </w:t>
      </w:r>
      <w:r>
        <w:rPr>
          <w:rFonts w:ascii="Helvetica" w:hAnsi="Helvetica"/>
          <w:color w:val="000000" w:themeColor="text1"/>
          <w:sz w:val="22"/>
          <w:szCs w:val="22"/>
        </w:rPr>
        <w:t xml:space="preserve">crossing </w:t>
      </w:r>
      <w:r w:rsidR="005F6E63" w:rsidRPr="003805EE">
        <w:rPr>
          <w:rFonts w:ascii="Helvetica" w:hAnsi="Helvetica"/>
          <w:color w:val="000000" w:themeColor="text1"/>
          <w:sz w:val="22"/>
          <w:szCs w:val="22"/>
        </w:rPr>
        <w:t>critical thresholds</w:t>
      </w:r>
      <w:r w:rsidR="008F57EE" w:rsidRPr="003805EE">
        <w:rPr>
          <w:rFonts w:ascii="Helvetica" w:hAnsi="Helvetica"/>
          <w:color w:val="000000" w:themeColor="text1"/>
          <w:sz w:val="22"/>
          <w:szCs w:val="22"/>
        </w:rPr>
        <w:t xml:space="preserve"> and ensure the delivery of services</w:t>
      </w:r>
      <w:r w:rsidR="00F84D49" w:rsidRPr="003805EE">
        <w:rPr>
          <w:rFonts w:ascii="Helvetica" w:hAnsi="Helvetica"/>
          <w:color w:val="000000" w:themeColor="text1"/>
          <w:sz w:val="22"/>
          <w:szCs w:val="22"/>
        </w:rPr>
        <w:t>,</w:t>
      </w:r>
      <w:r w:rsidR="008F57EE" w:rsidRPr="003805EE">
        <w:rPr>
          <w:rFonts w:ascii="Helvetica" w:hAnsi="Helvetica"/>
          <w:color w:val="000000" w:themeColor="text1"/>
          <w:sz w:val="22"/>
          <w:szCs w:val="22"/>
        </w:rPr>
        <w:t xml:space="preserve"> but can </w:t>
      </w:r>
      <w:r w:rsidR="00002A0A" w:rsidRPr="003805EE">
        <w:rPr>
          <w:rFonts w:ascii="Helvetica" w:hAnsi="Helvetica"/>
          <w:color w:val="000000" w:themeColor="text1"/>
          <w:sz w:val="22"/>
          <w:szCs w:val="22"/>
        </w:rPr>
        <w:t xml:space="preserve">also </w:t>
      </w:r>
      <w:r w:rsidR="008F57EE" w:rsidRPr="003805EE">
        <w:rPr>
          <w:rFonts w:ascii="Helvetica" w:hAnsi="Helvetica"/>
          <w:color w:val="000000" w:themeColor="text1"/>
          <w:sz w:val="22"/>
          <w:szCs w:val="22"/>
        </w:rPr>
        <w:t>be very expensive</w:t>
      </w:r>
      <w:r w:rsidR="00E5771D" w:rsidRPr="003805EE">
        <w:rPr>
          <w:rFonts w:ascii="Helvetica" w:hAnsi="Helvetica"/>
          <w:color w:val="000000" w:themeColor="text1"/>
          <w:sz w:val="22"/>
          <w:szCs w:val="22"/>
        </w:rPr>
        <w:t xml:space="preserve"> </w: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ZWNOdW0+ODQ2MTwvUmVjTnVtPjxEaXNwbGF5VGV4dD4oMiwgMyk8L0Rpc3BsYXlUZXh0PjxyZWNv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</w:fldData>
        </w:fldChar>
      </w:r>
      <w:r w:rsidR="00685D99">
        <w:rPr>
          <w:rFonts w:ascii="Helvetica" w:hAnsi="Helvetica"/>
          <w:color w:val="000000" w:themeColor="text1"/>
          <w:sz w:val="22"/>
          <w:szCs w:val="22"/>
        </w:rPr>
        <w:instrText xml:space="preserve"> ADDIN EN.CITE </w:instrText>
      </w:r>
      <w:r w:rsidR="00685D99">
        <w:rPr>
          <w:rFonts w:ascii="Helvetica" w:hAnsi="Helvetica"/>
          <w:color w:val="000000" w:themeColor="text1"/>
          <w:sz w:val="22"/>
          <w:szCs w:val="22"/>
        </w:rPr>
        <w:fldChar w:fldCharType="begin">
          <w:fldData xml:space="preserve">PEVuZE5vdGU+PENpdGU+PEF1dGhvcj5XaW50bGU8L0F1dGhvcj48WWVhcj4yMDEwPC9ZZWFyPjxS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</w:fldData>
        </w:fldChar>
      </w:r>
      <w:r w:rsidR="00685D99">
        <w:rPr>
          <w:rFonts w:ascii="Helvetica" w:hAnsi="Helvetica"/>
          <w:color w:val="000000" w:themeColor="text1"/>
          <w:sz w:val="22"/>
          <w:szCs w:val="22"/>
        </w:rPr>
        <w:instrText xml:space="preserve"> ADDIN EN.CITE.DATA </w:instrText>
      </w:r>
      <w:r w:rsidR="00685D99">
        <w:rPr>
          <w:rFonts w:ascii="Helvetica" w:hAnsi="Helvetica"/>
          <w:color w:val="000000" w:themeColor="text1"/>
          <w:sz w:val="22"/>
          <w:szCs w:val="22"/>
        </w:rPr>
      </w:r>
      <w:r w:rsidR="00685D99">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r>
      <w:r w:rsidR="000E0CF2" w:rsidRPr="003805EE">
        <w:rPr>
          <w:rFonts w:ascii="Helvetica" w:hAnsi="Helvetica"/>
          <w:color w:val="000000" w:themeColor="text1"/>
          <w:sz w:val="22"/>
          <w:szCs w:val="22"/>
        </w:rPr>
        <w:fldChar w:fldCharType="separate"/>
      </w:r>
      <w:r w:rsidR="00685D99">
        <w:rPr>
          <w:rFonts w:ascii="Helvetica" w:hAnsi="Helvetica"/>
          <w:noProof/>
          <w:color w:val="000000" w:themeColor="text1"/>
          <w:sz w:val="22"/>
          <w:szCs w:val="22"/>
        </w:rPr>
        <w:t>(2, 3)</w: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Moreover, even with </w:t>
      </w:r>
      <w:r w:rsidR="00422FAC">
        <w:rPr>
          <w:rFonts w:ascii="Helvetica" w:hAnsi="Helvetica"/>
          <w:color w:val="000000" w:themeColor="text1"/>
          <w:sz w:val="22"/>
          <w:szCs w:val="22"/>
        </w:rPr>
        <w:t>consistent and intensive</w:t>
      </w:r>
      <w:r w:rsidR="00F84D49"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monitoring, managers will never have perfect knowledge </w:t>
      </w:r>
      <w:r w:rsidR="00C14DA4" w:rsidRPr="003805EE">
        <w:rPr>
          <w:rFonts w:ascii="Helvetica" w:hAnsi="Helvetica"/>
          <w:color w:val="000000" w:themeColor="text1"/>
          <w:sz w:val="22"/>
          <w:szCs w:val="22"/>
        </w:rPr>
        <w:t xml:space="preserve">of </w:t>
      </w:r>
      <w:r w:rsidR="008F57EE" w:rsidRPr="003805EE">
        <w:rPr>
          <w:rFonts w:ascii="Helvetica" w:hAnsi="Helvetica"/>
          <w:color w:val="000000" w:themeColor="text1"/>
          <w:sz w:val="22"/>
          <w:szCs w:val="22"/>
        </w:rPr>
        <w:t xml:space="preserve">how close a system is to crossing a </w:t>
      </w:r>
      <w:r w:rsidR="00223FC7">
        <w:rPr>
          <w:rFonts w:ascii="Helvetica" w:hAnsi="Helvetica"/>
          <w:color w:val="000000" w:themeColor="text1"/>
          <w:sz w:val="22"/>
          <w:szCs w:val="22"/>
        </w:rPr>
        <w:t>critical threshold</w:t>
      </w:r>
      <w:r w:rsidR="008F57EE" w:rsidRPr="003805EE">
        <w:rPr>
          <w:rFonts w:ascii="Helvetica" w:hAnsi="Helvetica"/>
          <w:color w:val="000000" w:themeColor="text1"/>
          <w:sz w:val="22"/>
          <w:szCs w:val="22"/>
        </w:rPr>
        <w:t xml:space="preserve">. Two factors underlie this </w:t>
      </w:r>
      <w:r w:rsidR="00F84D49" w:rsidRPr="003805EE">
        <w:rPr>
          <w:rFonts w:ascii="Helvetica" w:hAnsi="Helvetica"/>
          <w:color w:val="000000" w:themeColor="text1"/>
          <w:sz w:val="22"/>
          <w:szCs w:val="22"/>
        </w:rPr>
        <w:t xml:space="preserve">fundamental </w:t>
      </w:r>
      <w:r w:rsidR="008F57EE" w:rsidRPr="003805EE">
        <w:rPr>
          <w:rFonts w:ascii="Helvetica" w:hAnsi="Helvetica"/>
          <w:color w:val="000000" w:themeColor="text1"/>
          <w:sz w:val="22"/>
          <w:szCs w:val="22"/>
        </w:rPr>
        <w:t xml:space="preserve">uncertainty. First, </w:t>
      </w:r>
      <w:r w:rsidR="00422FAC">
        <w:rPr>
          <w:rFonts w:ascii="Helvetica" w:hAnsi="Helvetica"/>
          <w:color w:val="000000" w:themeColor="text1"/>
          <w:sz w:val="22"/>
          <w:szCs w:val="22"/>
        </w:rPr>
        <w:t>shifts</w:t>
      </w:r>
      <w:r w:rsidR="008F57EE" w:rsidRPr="003805EE">
        <w:rPr>
          <w:rFonts w:ascii="Helvetica" w:hAnsi="Helvetica"/>
          <w:color w:val="000000" w:themeColor="text1"/>
          <w:sz w:val="22"/>
          <w:szCs w:val="22"/>
        </w:rPr>
        <w:t xml:space="preserve"> in</w:t>
      </w:r>
      <w:r w:rsidR="00422FAC">
        <w:rPr>
          <w:rFonts w:ascii="Helvetica" w:hAnsi="Helvetica"/>
          <w:color w:val="000000" w:themeColor="text1"/>
          <w:sz w:val="22"/>
          <w:szCs w:val="22"/>
        </w:rPr>
        <w:t xml:space="preserve"> the</w:t>
      </w:r>
      <w:r w:rsidR="008F57EE" w:rsidRPr="003805EE">
        <w:rPr>
          <w:rFonts w:ascii="Helvetica" w:hAnsi="Helvetica"/>
          <w:color w:val="000000" w:themeColor="text1"/>
          <w:sz w:val="22"/>
          <w:szCs w:val="22"/>
        </w:rPr>
        <w:t xml:space="preserve"> external drivers</w:t>
      </w:r>
      <w:r w:rsidR="00422FAC">
        <w:rPr>
          <w:rFonts w:ascii="Helvetica" w:hAnsi="Helvetica"/>
          <w:color w:val="000000" w:themeColor="text1"/>
          <w:sz w:val="22"/>
          <w:szCs w:val="22"/>
        </w:rPr>
        <w:t xml:space="preserve"> that affect natural populations</w:t>
      </w:r>
      <w:r w:rsidR="002E6B2A">
        <w:rPr>
          <w:rFonts w:ascii="Helvetica" w:hAnsi="Helvetica"/>
          <w:color w:val="000000" w:themeColor="text1"/>
          <w:sz w:val="22"/>
          <w:szCs w:val="22"/>
        </w:rPr>
        <w:t xml:space="preserve"> (e.g. predators or the environment)</w:t>
      </w:r>
      <w:r w:rsidR="00422FAC">
        <w:rPr>
          <w:rFonts w:ascii="Helvetica" w:hAnsi="Helvetica"/>
          <w:color w:val="000000" w:themeColor="text1"/>
          <w:sz w:val="22"/>
          <w:szCs w:val="22"/>
        </w:rPr>
        <w:t xml:space="preserve"> are not always predictable</w:t>
      </w:r>
      <w:r w:rsidR="008F57EE" w:rsidRPr="003805EE">
        <w:rPr>
          <w:rFonts w:ascii="Helvetica" w:hAnsi="Helvetica"/>
          <w:color w:val="000000" w:themeColor="text1"/>
          <w:sz w:val="22"/>
          <w:szCs w:val="22"/>
        </w:rPr>
        <w:t xml:space="preserve">, which </w:t>
      </w:r>
      <w:r w:rsidR="00422FAC">
        <w:rPr>
          <w:rFonts w:ascii="Helvetica" w:hAnsi="Helvetica"/>
          <w:color w:val="000000" w:themeColor="text1"/>
          <w:sz w:val="22"/>
          <w:szCs w:val="22"/>
        </w:rPr>
        <w:t xml:space="preserve">means that </w:t>
      </w:r>
      <w:r w:rsidR="008F57EE" w:rsidRPr="003805EE">
        <w:rPr>
          <w:rFonts w:ascii="Helvetica" w:hAnsi="Helvetica"/>
          <w:color w:val="000000" w:themeColor="text1"/>
          <w:sz w:val="22"/>
          <w:szCs w:val="22"/>
        </w:rPr>
        <w:t xml:space="preserve">assessments </w:t>
      </w:r>
      <w:r w:rsidR="00422FAC">
        <w:rPr>
          <w:rFonts w:ascii="Helvetica" w:hAnsi="Helvetica"/>
          <w:color w:val="000000" w:themeColor="text1"/>
          <w:sz w:val="22"/>
          <w:szCs w:val="22"/>
        </w:rPr>
        <w:t>may not detect the</w:t>
      </w:r>
      <w:r w:rsidR="008F57EE" w:rsidRPr="003805EE">
        <w:rPr>
          <w:rFonts w:ascii="Helvetica" w:hAnsi="Helvetica"/>
          <w:color w:val="000000" w:themeColor="text1"/>
          <w:sz w:val="22"/>
          <w:szCs w:val="22"/>
        </w:rPr>
        <w:t xml:space="preserve"> location of a threshold before it is crossed </w:t>
      </w:r>
      <w:r w:rsidR="008F57EE" w:rsidRPr="003805EE">
        <w:rPr>
          <w:rFonts w:ascii="Helvetica" w:hAnsi="Helvetica"/>
          <w:color w:val="000000" w:themeColor="text1"/>
          <w:sz w:val="22"/>
          <w:szCs w:val="22"/>
        </w:rPr>
        <w:fldChar w:fldCharType="begin"/>
      </w:r>
      <w:r w:rsidR="00796EE0">
        <w:rPr>
          <w:rFonts w:ascii="Helvetica" w:hAnsi="Helvetica"/>
          <w:color w:val="000000" w:themeColor="text1"/>
          <w:sz w:val="22"/>
          <w:szCs w:val="22"/>
        </w:rPr>
        <w:instrText xml:space="preserve"> ADDIN EN.CITE &lt;EndNote&gt;&lt;Cite&gt;&lt;Author&gt;Mangel&lt;/Author&gt;&lt;Year&gt;2000&lt;/Year&gt;&lt;RecNum&gt;4361&lt;/RecNum&gt;&lt;DisplayText&gt;(5)&lt;/DisplayText&gt;&lt;record&gt;&lt;rec-number&gt;4361&lt;/rec-number&gt;&lt;foreign-keys&gt;&lt;key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3805EE">
        <w:rPr>
          <w:rFonts w:ascii="Helvetica" w:hAnsi="Helvetica"/>
          <w:color w:val="000000" w:themeColor="text1"/>
          <w:sz w:val="22"/>
          <w:szCs w:val="22"/>
        </w:rPr>
        <w:fldChar w:fldCharType="separate"/>
      </w:r>
      <w:r w:rsidR="00796EE0">
        <w:rPr>
          <w:rFonts w:ascii="Helvetica" w:hAnsi="Helvetica"/>
          <w:noProof/>
          <w:color w:val="000000" w:themeColor="text1"/>
          <w:sz w:val="22"/>
          <w:szCs w:val="22"/>
        </w:rPr>
        <w:t>(5)</w: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Second, </w:t>
      </w:r>
      <w:r w:rsidR="00422FAC">
        <w:rPr>
          <w:rFonts w:ascii="Helvetica" w:hAnsi="Helvetica"/>
          <w:color w:val="000000" w:themeColor="text1"/>
          <w:sz w:val="22"/>
          <w:szCs w:val="22"/>
        </w:rPr>
        <w:t>in any survey</w:t>
      </w:r>
      <w:r w:rsidR="008F57EE" w:rsidRPr="003805EE">
        <w:rPr>
          <w:rFonts w:ascii="Helvetica" w:hAnsi="Helvetica"/>
          <w:color w:val="000000" w:themeColor="text1"/>
          <w:sz w:val="22"/>
          <w:szCs w:val="22"/>
        </w:rPr>
        <w:t>, there is measurement error</w:t>
      </w:r>
      <w:r w:rsidR="00422FAC">
        <w:rPr>
          <w:rFonts w:ascii="Helvetica" w:hAnsi="Helvetica"/>
          <w:color w:val="000000" w:themeColor="text1"/>
          <w:sz w:val="22"/>
          <w:szCs w:val="22"/>
        </w:rPr>
        <w:t xml:space="preserve">, which even in well-studied systems can </w:t>
      </w:r>
      <w:r w:rsidR="00354C4C">
        <w:rPr>
          <w:rFonts w:ascii="Helvetica" w:hAnsi="Helvetica"/>
          <w:color w:val="000000" w:themeColor="text1"/>
          <w:sz w:val="22"/>
          <w:szCs w:val="22"/>
        </w:rPr>
        <w:t>be high</w:t>
      </w:r>
      <w:r w:rsidR="008F57EE" w:rsidRPr="003805EE">
        <w:rPr>
          <w:rFonts w:ascii="Helvetica" w:hAnsi="Helvetica"/>
          <w:color w:val="000000" w:themeColor="text1"/>
          <w:sz w:val="22"/>
          <w:szCs w:val="22"/>
        </w:rPr>
        <w:t xml:space="preserve">. Both of these sources of uncertainty </w:t>
      </w:r>
      <w:r w:rsidR="00422FAC">
        <w:rPr>
          <w:rFonts w:ascii="Helvetica" w:hAnsi="Helvetica"/>
          <w:color w:val="000000" w:themeColor="text1"/>
          <w:sz w:val="22"/>
          <w:szCs w:val="22"/>
        </w:rPr>
        <w:t>mean that</w:t>
      </w:r>
      <w:r w:rsidR="008F57EE" w:rsidRPr="003805EE">
        <w:rPr>
          <w:rFonts w:ascii="Helvetica" w:hAnsi="Helvetica"/>
          <w:color w:val="000000" w:themeColor="text1"/>
          <w:sz w:val="22"/>
          <w:szCs w:val="22"/>
        </w:rPr>
        <w:t xml:space="preserve"> an assessment might incorrectly categorize a system as being a “safe” distance from a threshold, when in reality the system is at or past a threshold beyond which it will take decades to recover. </w:t>
      </w:r>
      <w:r w:rsidR="00FA2610" w:rsidRPr="003805EE">
        <w:rPr>
          <w:rFonts w:ascii="Helvetica" w:hAnsi="Helvetica"/>
          <w:color w:val="000000" w:themeColor="text1"/>
          <w:sz w:val="22"/>
          <w:szCs w:val="22"/>
        </w:rPr>
        <w:t xml:space="preserve">Limited monitoring resources and an incomplete understanding of </w:t>
      </w:r>
      <w:r w:rsidR="00354C4C" w:rsidRPr="003805EE">
        <w:rPr>
          <w:rFonts w:ascii="Helvetica" w:hAnsi="Helvetica"/>
          <w:color w:val="000000" w:themeColor="text1"/>
          <w:sz w:val="22"/>
          <w:szCs w:val="22"/>
        </w:rPr>
        <w:t>ecosystem</w:t>
      </w:r>
      <w:r w:rsidR="00354C4C">
        <w:rPr>
          <w:rFonts w:ascii="Helvetica" w:hAnsi="Helvetica"/>
          <w:color w:val="000000" w:themeColor="text1"/>
          <w:sz w:val="22"/>
          <w:szCs w:val="22"/>
        </w:rPr>
        <w:t xml:space="preserve"> function</w:t>
      </w:r>
      <w:r w:rsidR="00354C4C" w:rsidRPr="003805EE">
        <w:rPr>
          <w:rFonts w:ascii="Helvetica" w:hAnsi="Helvetica"/>
          <w:color w:val="000000" w:themeColor="text1"/>
          <w:sz w:val="22"/>
          <w:szCs w:val="22"/>
        </w:rPr>
        <w:t xml:space="preserve"> </w:t>
      </w:r>
      <w:r w:rsidR="00FA2610" w:rsidRPr="003805EE">
        <w:rPr>
          <w:rFonts w:ascii="Helvetica" w:hAnsi="Helvetica"/>
          <w:color w:val="000000" w:themeColor="text1"/>
          <w:sz w:val="22"/>
          <w:szCs w:val="22"/>
        </w:rPr>
        <w:t>can restrict efforts to devise monitoring strategies that</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without crossing a threshold</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both maximize </w:t>
      </w:r>
      <w:r w:rsidR="00741AB5" w:rsidRPr="003805EE">
        <w:rPr>
          <w:rFonts w:ascii="Helvetica" w:hAnsi="Helvetica"/>
          <w:color w:val="000000" w:themeColor="text1"/>
          <w:sz w:val="22"/>
          <w:szCs w:val="22"/>
        </w:rPr>
        <w:t>ecosystem</w:t>
      </w:r>
      <w:r w:rsidR="00FA2610" w:rsidRPr="003805EE">
        <w:rPr>
          <w:rFonts w:ascii="Helvetica" w:hAnsi="Helvetica"/>
          <w:color w:val="000000" w:themeColor="text1"/>
          <w:sz w:val="22"/>
          <w:szCs w:val="22"/>
        </w:rPr>
        <w:t xml:space="preserve"> services and balance risk of harvesting across multiple stakeholders.</w:t>
      </w:r>
    </w:p>
    <w:p w14:paraId="5CA2BD05" w14:textId="622E884D" w:rsidR="009C366A" w:rsidRPr="003805EE" w:rsidRDefault="00BE073F" w:rsidP="00D13868">
      <w:pPr>
        <w:rPr>
          <w:rFonts w:ascii="Helvetica" w:hAnsi="Helvetica"/>
          <w:sz w:val="22"/>
          <w:szCs w:val="22"/>
        </w:rPr>
      </w:pPr>
      <w:r w:rsidRPr="003805EE">
        <w:rPr>
          <w:rFonts w:ascii="Helvetica" w:hAnsi="Helvetica"/>
          <w:b/>
          <w:color w:val="000000" w:themeColor="text1"/>
          <w:sz w:val="22"/>
          <w:szCs w:val="22"/>
        </w:rPr>
        <w:tab/>
      </w:r>
      <w:r w:rsidRPr="003805EE">
        <w:rPr>
          <w:rFonts w:ascii="Helvetica" w:hAnsi="Helvetica"/>
          <w:color w:val="000000" w:themeColor="text1"/>
          <w:sz w:val="22"/>
          <w:szCs w:val="22"/>
        </w:rPr>
        <w:t xml:space="preserve">Previous studies have emphasized </w:t>
      </w:r>
      <w:r w:rsidR="0032791E" w:rsidRPr="003805EE">
        <w:rPr>
          <w:rFonts w:ascii="Helvetica" w:hAnsi="Helvetica"/>
          <w:color w:val="000000" w:themeColor="text1"/>
          <w:sz w:val="22"/>
          <w:szCs w:val="22"/>
        </w:rPr>
        <w:t>that</w:t>
      </w:r>
      <w:r w:rsidR="003663AE" w:rsidRPr="003805EE">
        <w:rPr>
          <w:rFonts w:ascii="Helvetica" w:hAnsi="Helvetica"/>
          <w:color w:val="000000" w:themeColor="text1"/>
          <w:sz w:val="22"/>
          <w:szCs w:val="22"/>
        </w:rPr>
        <w:t xml:space="preserve"> intensive</w:t>
      </w:r>
      <w:r w:rsidR="0032791E" w:rsidRPr="003805EE">
        <w:rPr>
          <w:rFonts w:ascii="Helvetica" w:hAnsi="Helvetica"/>
          <w:color w:val="000000" w:themeColor="text1"/>
          <w:sz w:val="22"/>
          <w:szCs w:val="22"/>
        </w:rPr>
        <w:t xml:space="preserve"> </w:t>
      </w:r>
      <w:r w:rsidR="003663AE" w:rsidRPr="003805EE">
        <w:rPr>
          <w:rFonts w:ascii="Helvetica" w:hAnsi="Helvetica"/>
          <w:color w:val="000000" w:themeColor="text1"/>
          <w:sz w:val="22"/>
          <w:szCs w:val="22"/>
        </w:rPr>
        <w:t xml:space="preserve">monitoring is not always beneficial, particularly when </w:t>
      </w:r>
      <w:r w:rsidR="002141E4" w:rsidRPr="003805EE">
        <w:rPr>
          <w:rFonts w:ascii="Helvetica" w:hAnsi="Helvetica"/>
          <w:color w:val="000000" w:themeColor="text1"/>
          <w:sz w:val="22"/>
          <w:szCs w:val="22"/>
        </w:rPr>
        <w:t xml:space="preserve">such efforts incur </w:t>
      </w:r>
      <w:r w:rsidR="003663AE" w:rsidRPr="003805EE">
        <w:rPr>
          <w:rFonts w:ascii="Helvetica" w:hAnsi="Helvetica"/>
          <w:color w:val="000000" w:themeColor="text1"/>
          <w:sz w:val="22"/>
          <w:szCs w:val="22"/>
        </w:rPr>
        <w:t>high cost</w:t>
      </w:r>
      <w:r w:rsidR="002141E4" w:rsidRPr="003805EE">
        <w:rPr>
          <w:rFonts w:ascii="Helvetica" w:hAnsi="Helvetica"/>
          <w:color w:val="000000" w:themeColor="text1"/>
          <w:sz w:val="22"/>
          <w:szCs w:val="22"/>
        </w:rPr>
        <w:t>s</w:t>
      </w:r>
      <w:r w:rsidR="003663AE" w:rsidRPr="003805EE">
        <w:rPr>
          <w:rFonts w:ascii="Helvetica" w:hAnsi="Helvetica"/>
          <w:color w:val="000000" w:themeColor="text1"/>
          <w:sz w:val="22"/>
          <w:szCs w:val="22"/>
        </w:rPr>
        <w:t xml:space="preserve"> </w:t>
      </w:r>
      <w:r w:rsidR="002141E4" w:rsidRPr="003805EE">
        <w:rPr>
          <w:rFonts w:ascii="Helvetica" w:hAnsi="Helvetica"/>
          <w:color w:val="000000" w:themeColor="text1"/>
          <w:sz w:val="22"/>
          <w:szCs w:val="22"/>
        </w:rPr>
        <w:t xml:space="preserve">that </w:t>
      </w:r>
      <w:r w:rsidR="003663AE" w:rsidRPr="003805EE">
        <w:rPr>
          <w:rFonts w:ascii="Helvetica" w:hAnsi="Helvetica"/>
          <w:sz w:val="22"/>
          <w:szCs w:val="22"/>
        </w:rPr>
        <w:t xml:space="preserve">outweigh the management or conservation benefits </w:t>
      </w:r>
      <w:r w:rsidR="0032791E"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&lt;EndNote&gt;&lt;Cite&gt;&lt;Author&gt;Legg&lt;/Author&gt;&lt;Year&gt;2006&lt;/Year&gt;&lt;RecNum&gt;8543&lt;/RecNum&gt;&lt;DisplayText&gt;(6)&lt;/DisplayText&gt;&lt;record&gt;&lt;rec-number&gt;8543&lt;/rec-number&gt;&lt;foreign-keys&gt;&lt;key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sidRPr="003805EE">
        <w:rPr>
          <w:rFonts w:ascii="Helvetica" w:hAnsi="Helvetica"/>
          <w:sz w:val="22"/>
          <w:szCs w:val="22"/>
        </w:rPr>
        <w:fldChar w:fldCharType="separate"/>
      </w:r>
      <w:r w:rsidR="00796EE0">
        <w:rPr>
          <w:rFonts w:ascii="Helvetica" w:hAnsi="Helvetica"/>
          <w:noProof/>
          <w:sz w:val="22"/>
          <w:szCs w:val="22"/>
        </w:rPr>
        <w:t>(6)</w:t>
      </w:r>
      <w:r w:rsidR="0032791E" w:rsidRPr="003805EE">
        <w:rPr>
          <w:rFonts w:ascii="Helvetica" w:hAnsi="Helvetica"/>
          <w:sz w:val="22"/>
          <w:szCs w:val="22"/>
        </w:rPr>
        <w:fldChar w:fldCharType="end"/>
      </w:r>
      <w:r w:rsidR="00214262" w:rsidRPr="003805EE">
        <w:rPr>
          <w:rFonts w:ascii="Helvetica" w:hAnsi="Helvetica"/>
          <w:sz w:val="22"/>
          <w:szCs w:val="22"/>
        </w:rPr>
        <w:t>,</w:t>
      </w:r>
      <w:r w:rsidR="00183C91" w:rsidRPr="003805EE">
        <w:rPr>
          <w:rFonts w:ascii="Helvetica" w:hAnsi="Helvetica"/>
          <w:sz w:val="22"/>
          <w:szCs w:val="22"/>
        </w:rPr>
        <w:t xml:space="preserve"> such as monitoring extremely rare or cryptic </w:t>
      </w:r>
      <w:r w:rsidR="005136B0" w:rsidRPr="003805EE">
        <w:rPr>
          <w:rFonts w:ascii="Helvetica" w:hAnsi="Helvetica"/>
          <w:sz w:val="22"/>
          <w:szCs w:val="22"/>
        </w:rPr>
        <w:t xml:space="preserve">threatened </w:t>
      </w:r>
      <w:r w:rsidR="00183C91" w:rsidRPr="003805EE">
        <w:rPr>
          <w:rFonts w:ascii="Helvetica" w:hAnsi="Helvetica"/>
          <w:sz w:val="22"/>
          <w:szCs w:val="22"/>
        </w:rPr>
        <w:t>species</w:t>
      </w:r>
      <w:r w:rsidR="00BF525E">
        <w:rPr>
          <w:rFonts w:ascii="Helvetica" w:hAnsi="Helvetica"/>
          <w:sz w:val="22"/>
          <w:szCs w:val="22"/>
        </w:rPr>
        <w:t xml:space="preserve"> </w:t>
      </w:r>
      <w:r w:rsidR="005136B0"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&lt;EndNote&gt;&lt;Cite&gt;&lt;Author&gt;Chadès&lt;/Author&gt;&lt;Year&gt;2008&lt;/Year&gt;&lt;RecNum&gt;8545&lt;/RecNum&gt;&lt;DisplayText&gt;(7)&lt;/DisplayText&gt;&lt;record&gt;&lt;rec-number&gt;8545&lt;/rec-number&gt;&lt;foreign-keys&gt;&lt;key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3805EE">
        <w:rPr>
          <w:rFonts w:ascii="Helvetica" w:hAnsi="Helvetica"/>
          <w:sz w:val="22"/>
          <w:szCs w:val="22"/>
        </w:rPr>
        <w:fldChar w:fldCharType="separate"/>
      </w:r>
      <w:r w:rsidR="00796EE0">
        <w:rPr>
          <w:rFonts w:ascii="Helvetica" w:hAnsi="Helvetica"/>
          <w:noProof/>
          <w:sz w:val="22"/>
          <w:szCs w:val="22"/>
        </w:rPr>
        <w:t>(7)</w:t>
      </w:r>
      <w:r w:rsidR="005136B0" w:rsidRPr="003805EE">
        <w:rPr>
          <w:rFonts w:ascii="Helvetica" w:hAnsi="Helvetica"/>
          <w:sz w:val="22"/>
          <w:szCs w:val="22"/>
        </w:rPr>
        <w:fldChar w:fldCharType="end"/>
      </w:r>
      <w:r w:rsidR="009934BB" w:rsidRPr="003805EE">
        <w:rPr>
          <w:rFonts w:ascii="Helvetica" w:hAnsi="Helvetica"/>
          <w:sz w:val="22"/>
          <w:szCs w:val="22"/>
        </w:rPr>
        <w:t>,</w:t>
      </w:r>
      <w:r w:rsidR="005654D0">
        <w:rPr>
          <w:rFonts w:ascii="Helvetica" w:hAnsi="Helvetica"/>
          <w:sz w:val="22"/>
          <w:szCs w:val="22"/>
        </w:rPr>
        <w:t xml:space="preserve"> monitoring a proportion of the population that does not provide an accurate index of abundance,</w:t>
      </w:r>
      <w:r w:rsidR="009934BB" w:rsidRPr="003805EE">
        <w:rPr>
          <w:rFonts w:ascii="Helvetica" w:hAnsi="Helvetica"/>
          <w:sz w:val="22"/>
          <w:szCs w:val="22"/>
        </w:rPr>
        <w:t xml:space="preserve"> or in </w:t>
      </w:r>
      <w:r w:rsidR="00AA2A99" w:rsidRPr="003805EE">
        <w:rPr>
          <w:rFonts w:ascii="Helvetica" w:hAnsi="Helvetica"/>
          <w:sz w:val="22"/>
          <w:szCs w:val="22"/>
        </w:rPr>
        <w:t xml:space="preserve">reference to limitations of adaptive management </w:t>
      </w:r>
      <w:r w:rsidR="009934BB" w:rsidRPr="003805EE">
        <w:rPr>
          <w:rFonts w:ascii="Helvetica" w:hAnsi="Helvetica"/>
          <w:sz w:val="22"/>
          <w:szCs w:val="22"/>
        </w:rPr>
        <w:fldChar w:fldCharType="begin"/>
      </w:r>
      <w:r w:rsidR="00685D99">
        <w:rPr>
          <w:rFonts w:ascii="Helvetica" w:hAnsi="Helvetica"/>
          <w:sz w:val="22"/>
          <w:szCs w:val="22"/>
        </w:rPr>
        <w:instrText xml:space="preserve"> ADDIN EN.CITE &lt;EndNote&gt;&lt;Cite&gt;&lt;Author&gt;McDonald-Madden&lt;/Author&gt;&lt;Year&gt;2010&lt;/Year&gt;&lt;RecNum&gt;8462&lt;/RecNum&gt;&lt;DisplayText&gt;(3)&lt;/DisplayText&gt;&lt;record&gt;&lt;rec-number&gt;8462&lt;/rec-number&gt;&lt;foreign-keys&gt;&lt;key app="EN" db-id="dsrza9wtbra05fevxvw5svf8d0a9a0ptptvp" timestamp="1492992432"&gt;8462&lt;/key&gt;&lt;/foreign-keys&gt;&lt;ref-type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934BB" w:rsidRPr="003805EE">
        <w:rPr>
          <w:rFonts w:ascii="Helvetica" w:hAnsi="Helvetica"/>
          <w:sz w:val="22"/>
          <w:szCs w:val="22"/>
        </w:rPr>
        <w:fldChar w:fldCharType="separate"/>
      </w:r>
      <w:r w:rsidR="00685D99">
        <w:rPr>
          <w:rFonts w:ascii="Helvetica" w:hAnsi="Helvetica"/>
          <w:noProof/>
          <w:sz w:val="22"/>
          <w:szCs w:val="22"/>
        </w:rPr>
        <w:t>(3)</w:t>
      </w:r>
      <w:r w:rsidR="009934BB" w:rsidRPr="003805EE">
        <w:rPr>
          <w:rFonts w:ascii="Helvetica" w:hAnsi="Helvetica"/>
          <w:sz w:val="22"/>
          <w:szCs w:val="22"/>
        </w:rPr>
        <w:fldChar w:fldCharType="end"/>
      </w:r>
      <w:r w:rsidR="003663AE" w:rsidRPr="003805EE">
        <w:rPr>
          <w:rFonts w:ascii="Helvetica" w:hAnsi="Helvetica"/>
          <w:sz w:val="22"/>
          <w:szCs w:val="22"/>
        </w:rPr>
        <w:t xml:space="preserve">. </w:t>
      </w:r>
      <w:r w:rsidR="00602A5F" w:rsidRPr="003805EE">
        <w:rPr>
          <w:rFonts w:ascii="Helvetica" w:hAnsi="Helvetica"/>
          <w:sz w:val="22"/>
          <w:szCs w:val="22"/>
        </w:rPr>
        <w:t>Here,</w:t>
      </w:r>
      <w:r w:rsidR="00344157" w:rsidRPr="003805EE">
        <w:rPr>
          <w:rFonts w:ascii="Helvetica" w:hAnsi="Helvetica"/>
          <w:sz w:val="22"/>
          <w:szCs w:val="22"/>
        </w:rPr>
        <w:t xml:space="preserve"> we</w:t>
      </w:r>
      <w:r w:rsidR="003663AE" w:rsidRPr="003805EE">
        <w:rPr>
          <w:rFonts w:ascii="Helvetica" w:hAnsi="Helvetica"/>
          <w:sz w:val="22"/>
          <w:szCs w:val="22"/>
        </w:rPr>
        <w:t xml:space="preserve"> extend these studies by focusing on the value of monitoring information in systems with critical</w:t>
      </w:r>
      <w:r w:rsidR="00B62951">
        <w:rPr>
          <w:rFonts w:ascii="Helvetica" w:hAnsi="Helvetica"/>
          <w:sz w:val="22"/>
          <w:szCs w:val="22"/>
        </w:rPr>
        <w:t xml:space="preserve"> biological</w:t>
      </w:r>
      <w:r w:rsidR="003663AE" w:rsidRPr="003805EE">
        <w:rPr>
          <w:rFonts w:ascii="Helvetica" w:hAnsi="Helvetica"/>
          <w:sz w:val="22"/>
          <w:szCs w:val="22"/>
        </w:rPr>
        <w:t xml:space="preserve"> threshold</w:t>
      </w:r>
      <w:r w:rsidR="0085398A">
        <w:rPr>
          <w:rFonts w:ascii="Helvetica" w:hAnsi="Helvetica"/>
          <w:sz w:val="22"/>
          <w:szCs w:val="22"/>
        </w:rPr>
        <w:t>s</w:t>
      </w:r>
      <w:r w:rsidR="003663AE" w:rsidRPr="003805EE">
        <w:rPr>
          <w:rFonts w:ascii="Helvetica" w:hAnsi="Helvetica"/>
          <w:sz w:val="22"/>
          <w:szCs w:val="22"/>
        </w:rPr>
        <w:t>.</w:t>
      </w:r>
      <w:r w:rsidR="00763A42" w:rsidRPr="003805EE">
        <w:rPr>
          <w:rFonts w:ascii="Helvetica" w:hAnsi="Helvetica"/>
          <w:sz w:val="22"/>
          <w:szCs w:val="22"/>
        </w:rPr>
        <w:t xml:space="preserve"> </w:t>
      </w:r>
      <w:r w:rsidR="006533A9">
        <w:rPr>
          <w:rFonts w:ascii="Helvetica" w:hAnsi="Helvetica"/>
          <w:sz w:val="22"/>
          <w:szCs w:val="22"/>
        </w:rPr>
        <w:t xml:space="preserve">Our expectation is that the value of monitoring depends on system state, whereby a system </w:t>
      </w:r>
      <w:r w:rsidR="00B62951">
        <w:rPr>
          <w:rFonts w:ascii="Helvetica" w:hAnsi="Helvetica"/>
          <w:sz w:val="22"/>
          <w:szCs w:val="22"/>
        </w:rPr>
        <w:t xml:space="preserve">that spends more time </w:t>
      </w:r>
      <w:r w:rsidR="006533A9">
        <w:rPr>
          <w:rFonts w:ascii="Helvetica" w:hAnsi="Helvetica"/>
          <w:sz w:val="22"/>
          <w:szCs w:val="22"/>
        </w:rPr>
        <w:t xml:space="preserve">close to a </w:t>
      </w:r>
      <w:r w:rsidR="0016490E">
        <w:rPr>
          <w:rFonts w:ascii="Helvetica" w:hAnsi="Helvetica"/>
          <w:sz w:val="22"/>
          <w:szCs w:val="22"/>
        </w:rPr>
        <w:t>critical threshold</w:t>
      </w:r>
      <w:r w:rsidR="006533A9">
        <w:rPr>
          <w:rFonts w:ascii="Helvetica" w:hAnsi="Helvetica"/>
          <w:sz w:val="22"/>
          <w:szCs w:val="22"/>
        </w:rPr>
        <w:t xml:space="preserve"> benefits more from precise monitoring than one far from it</w:t>
      </w:r>
      <w:r w:rsidR="00C06DC7">
        <w:rPr>
          <w:rFonts w:ascii="Helvetica" w:hAnsi="Helvetica"/>
          <w:sz w:val="22"/>
          <w:szCs w:val="22"/>
        </w:rPr>
        <w:t xml:space="preserve"> and that precise monitoring will promote the resilience of degraded populations when they are overexploited.</w:t>
      </w:r>
      <w:r w:rsidR="006533A9">
        <w:rPr>
          <w:rFonts w:ascii="Helvetica" w:hAnsi="Helvetica"/>
          <w:sz w:val="22"/>
          <w:szCs w:val="22"/>
        </w:rPr>
        <w:t xml:space="preserve"> However, </w:t>
      </w:r>
      <w:r w:rsidR="00C06DC7">
        <w:rPr>
          <w:rFonts w:ascii="Helvetica" w:hAnsi="Helvetica"/>
          <w:sz w:val="22"/>
          <w:szCs w:val="22"/>
        </w:rPr>
        <w:t>these</w:t>
      </w:r>
      <w:r w:rsidR="006533A9">
        <w:rPr>
          <w:rFonts w:ascii="Helvetica" w:hAnsi="Helvetica"/>
          <w:sz w:val="22"/>
          <w:szCs w:val="22"/>
        </w:rPr>
        <w:t xml:space="preserve"> simple expectation</w:t>
      </w:r>
      <w:r w:rsidR="00C06DC7">
        <w:rPr>
          <w:rFonts w:ascii="Helvetica" w:hAnsi="Helvetica"/>
          <w:sz w:val="22"/>
          <w:szCs w:val="22"/>
        </w:rPr>
        <w:t>s</w:t>
      </w:r>
      <w:r w:rsidR="006533A9">
        <w:rPr>
          <w:rFonts w:ascii="Helvetica" w:hAnsi="Helvetica"/>
          <w:sz w:val="22"/>
          <w:szCs w:val="22"/>
        </w:rPr>
        <w:t xml:space="preserve"> may not be fully borne out in a dynamic system. Thus, we seek to explore when and where our expecta</w:t>
      </w:r>
      <w:r w:rsidR="001E691A">
        <w:rPr>
          <w:rFonts w:ascii="Helvetica" w:hAnsi="Helvetica"/>
          <w:sz w:val="22"/>
          <w:szCs w:val="22"/>
        </w:rPr>
        <w:t>t</w:t>
      </w:r>
      <w:r w:rsidR="006533A9">
        <w:rPr>
          <w:rFonts w:ascii="Helvetica" w:hAnsi="Helvetica"/>
          <w:sz w:val="22"/>
          <w:szCs w:val="22"/>
        </w:rPr>
        <w:t xml:space="preserve">ion holds, and what elements of a natural resource system </w:t>
      </w:r>
      <w:r w:rsidR="001E691A">
        <w:rPr>
          <w:rFonts w:ascii="Helvetica" w:hAnsi="Helvetica"/>
          <w:sz w:val="22"/>
          <w:szCs w:val="22"/>
        </w:rPr>
        <w:t>strengthen the benefit of state-dependent monitoring.  We do this by asking</w:t>
      </w:r>
      <w:r w:rsidR="00852921" w:rsidRPr="003805EE">
        <w:rPr>
          <w:rFonts w:ascii="Helvetica" w:hAnsi="Helvetica"/>
          <w:sz w:val="22"/>
          <w:szCs w:val="22"/>
        </w:rPr>
        <w:t xml:space="preserve"> </w:t>
      </w:r>
      <w:r w:rsidR="0067240A">
        <w:rPr>
          <w:rFonts w:ascii="Helvetica" w:hAnsi="Helvetica"/>
          <w:sz w:val="22"/>
          <w:szCs w:val="22"/>
        </w:rPr>
        <w:t>three</w:t>
      </w:r>
      <w:r w:rsidR="00BC60DA" w:rsidRPr="003805EE">
        <w:rPr>
          <w:rFonts w:ascii="Helvetica" w:hAnsi="Helvetica"/>
          <w:sz w:val="22"/>
          <w:szCs w:val="22"/>
        </w:rPr>
        <w:t xml:space="preserve"> </w:t>
      </w:r>
      <w:r w:rsidR="00852921" w:rsidRPr="003805EE">
        <w:rPr>
          <w:rFonts w:ascii="Helvetica" w:hAnsi="Helvetica"/>
          <w:sz w:val="22"/>
          <w:szCs w:val="22"/>
        </w:rPr>
        <w:t>questions:</w:t>
      </w:r>
    </w:p>
    <w:p w14:paraId="37D7C9B8" w14:textId="77777777" w:rsidR="00D92A66" w:rsidRPr="003805EE" w:rsidRDefault="00D92A66" w:rsidP="00D13868">
      <w:pPr>
        <w:ind w:firstLine="720"/>
        <w:rPr>
          <w:rFonts w:ascii="Helvetica" w:hAnsi="Helvetica"/>
          <w:sz w:val="22"/>
          <w:szCs w:val="22"/>
        </w:rPr>
      </w:pPr>
    </w:p>
    <w:p w14:paraId="6A3A57EF" w14:textId="3F0039A6" w:rsidR="00DB58A9" w:rsidRPr="003805EE" w:rsidRDefault="002D198C" w:rsidP="00D13868">
      <w:pPr>
        <w:pStyle w:val="ListParagraph"/>
        <w:numPr>
          <w:ilvl w:val="0"/>
          <w:numId w:val="12"/>
        </w:numPr>
        <w:ind w:left="360" w:hanging="360"/>
        <w:rPr>
          <w:rFonts w:ascii="Helvetica" w:hAnsi="Helvetica"/>
          <w:sz w:val="22"/>
          <w:szCs w:val="22"/>
        </w:rPr>
      </w:pPr>
      <w:r w:rsidRPr="003805EE">
        <w:rPr>
          <w:rFonts w:ascii="Helvetica" w:hAnsi="Helvetica"/>
          <w:sz w:val="22"/>
          <w:szCs w:val="22"/>
        </w:rPr>
        <w:t xml:space="preserve">How does return on monitoring investment </w:t>
      </w:r>
      <w:r w:rsidR="004972A1" w:rsidRPr="003805EE">
        <w:rPr>
          <w:rFonts w:ascii="Helvetica" w:hAnsi="Helvetica"/>
          <w:sz w:val="22"/>
          <w:szCs w:val="22"/>
        </w:rPr>
        <w:t xml:space="preserve">change </w:t>
      </w:r>
      <w:r w:rsidR="00C11316">
        <w:rPr>
          <w:rFonts w:ascii="Helvetica" w:hAnsi="Helvetica"/>
          <w:sz w:val="22"/>
          <w:szCs w:val="22"/>
        </w:rPr>
        <w:t>as populations approach a</w:t>
      </w:r>
      <w:r w:rsidR="00064856" w:rsidRPr="003805EE">
        <w:rPr>
          <w:rFonts w:ascii="Helvetica" w:hAnsi="Helvetica"/>
          <w:sz w:val="22"/>
          <w:szCs w:val="22"/>
        </w:rPr>
        <w:t xml:space="preserve"> </w:t>
      </w:r>
      <w:r w:rsidR="009442F2" w:rsidRPr="003805EE">
        <w:rPr>
          <w:rFonts w:ascii="Helvetica" w:eastAsia="Times New Roman" w:hAnsi="Helvetica" w:cs="Times New Roman"/>
          <w:sz w:val="22"/>
          <w:szCs w:val="22"/>
        </w:rPr>
        <w:t>critical threshold</w:t>
      </w:r>
      <w:r w:rsidR="00064856" w:rsidRPr="003805EE">
        <w:rPr>
          <w:rFonts w:ascii="Helvetica" w:hAnsi="Helvetica"/>
          <w:sz w:val="22"/>
          <w:szCs w:val="22"/>
        </w:rPr>
        <w:t>?</w:t>
      </w:r>
    </w:p>
    <w:p w14:paraId="105E6CC3" w14:textId="6A61EDC1" w:rsidR="00EE6B88" w:rsidRPr="00EE6B88" w:rsidRDefault="00DB6AF1" w:rsidP="00D13868">
      <w:pPr>
        <w:pStyle w:val="ListParagraph"/>
        <w:numPr>
          <w:ilvl w:val="0"/>
          <w:numId w:val="12"/>
        </w:numPr>
        <w:ind w:left="360" w:hanging="360"/>
        <w:rPr>
          <w:rFonts w:ascii="Helvetica" w:hAnsi="Helvetica"/>
          <w:sz w:val="22"/>
          <w:szCs w:val="22"/>
        </w:rPr>
      </w:pPr>
      <w:r>
        <w:rPr>
          <w:rFonts w:ascii="Helvetica" w:hAnsi="Helvetica"/>
          <w:sz w:val="22"/>
          <w:szCs w:val="22"/>
        </w:rPr>
        <w:t>Can</w:t>
      </w:r>
      <w:r w:rsidR="00F90AA6">
        <w:rPr>
          <w:rFonts w:ascii="Helvetica" w:hAnsi="Helvetica"/>
          <w:sz w:val="22"/>
          <w:szCs w:val="22"/>
        </w:rPr>
        <w:t xml:space="preserve"> </w:t>
      </w:r>
      <w:r w:rsidR="00B0485A">
        <w:rPr>
          <w:rFonts w:ascii="Helvetica" w:hAnsi="Helvetica"/>
          <w:sz w:val="22"/>
          <w:szCs w:val="22"/>
        </w:rPr>
        <w:t xml:space="preserve">precise </w:t>
      </w:r>
      <w:r w:rsidR="00F90AA6">
        <w:rPr>
          <w:rFonts w:ascii="Helvetica" w:hAnsi="Helvetica"/>
          <w:sz w:val="22"/>
          <w:szCs w:val="22"/>
        </w:rPr>
        <w:t xml:space="preserve">monitoring promote </w:t>
      </w:r>
      <w:r w:rsidR="00B0485A">
        <w:rPr>
          <w:rFonts w:ascii="Helvetica" w:hAnsi="Helvetica"/>
          <w:sz w:val="22"/>
          <w:szCs w:val="22"/>
        </w:rPr>
        <w:t xml:space="preserve">the </w:t>
      </w:r>
      <w:r w:rsidR="0097085C">
        <w:rPr>
          <w:rFonts w:ascii="Helvetica" w:hAnsi="Helvetica"/>
          <w:sz w:val="22"/>
          <w:szCs w:val="22"/>
        </w:rPr>
        <w:t>resilience</w:t>
      </w:r>
      <w:r w:rsidR="00F90AA6">
        <w:rPr>
          <w:rFonts w:ascii="Helvetica" w:hAnsi="Helvetica"/>
          <w:sz w:val="22"/>
          <w:szCs w:val="22"/>
        </w:rPr>
        <w:t xml:space="preserve"> </w:t>
      </w:r>
      <w:r>
        <w:rPr>
          <w:rFonts w:ascii="Helvetica" w:hAnsi="Helvetica"/>
          <w:sz w:val="22"/>
          <w:szCs w:val="22"/>
        </w:rPr>
        <w:t xml:space="preserve">of </w:t>
      </w:r>
      <w:r w:rsidR="00B62951">
        <w:rPr>
          <w:rFonts w:ascii="Helvetica" w:hAnsi="Helvetica"/>
          <w:sz w:val="22"/>
          <w:szCs w:val="22"/>
        </w:rPr>
        <w:t>over</w:t>
      </w:r>
      <w:r w:rsidR="0089131D">
        <w:rPr>
          <w:rFonts w:ascii="Helvetica" w:hAnsi="Helvetica"/>
          <w:sz w:val="22"/>
          <w:szCs w:val="22"/>
        </w:rPr>
        <w:t>harvested</w:t>
      </w:r>
      <w:r w:rsidR="00BC60DA">
        <w:rPr>
          <w:rFonts w:ascii="Helvetica" w:hAnsi="Helvetica"/>
          <w:sz w:val="22"/>
          <w:szCs w:val="22"/>
        </w:rPr>
        <w:t xml:space="preserve"> populations</w:t>
      </w:r>
      <w:ins w:id="5" w:author="Megsie Siple" w:date="2021-02-04T11:55:00Z">
        <w:r w:rsidR="00566EA7">
          <w:rPr>
            <w:rFonts w:ascii="Helvetica" w:hAnsi="Helvetica"/>
            <w:sz w:val="22"/>
            <w:szCs w:val="22"/>
          </w:rPr>
          <w:t>?</w:t>
        </w:r>
      </w:ins>
    </w:p>
    <w:p w14:paraId="2F25AEC4" w14:textId="798C08E0" w:rsidR="00EE6B88" w:rsidRPr="00D13868" w:rsidRDefault="00EE6B88" w:rsidP="00D13868">
      <w:pPr>
        <w:pStyle w:val="ListParagraph"/>
        <w:numPr>
          <w:ilvl w:val="0"/>
          <w:numId w:val="12"/>
        </w:numPr>
        <w:ind w:left="360" w:hanging="360"/>
        <w:rPr>
          <w:rFonts w:ascii="Helvetica" w:hAnsi="Helvetica"/>
          <w:i/>
          <w:iCs/>
          <w:sz w:val="22"/>
          <w:szCs w:val="22"/>
        </w:rPr>
      </w:pPr>
      <w:r w:rsidRPr="00D13868">
        <w:rPr>
          <w:rFonts w:ascii="Helvetica" w:hAnsi="Helvetica"/>
          <w:sz w:val="22"/>
          <w:szCs w:val="22"/>
        </w:rPr>
        <w:lastRenderedPageBreak/>
        <w:t>How can managers balance the costs and benefits of monitoring populations prone to collapse?</w:t>
      </w:r>
      <w:r w:rsidRPr="00D13868">
        <w:rPr>
          <w:rFonts w:ascii="Helvetica" w:hAnsi="Helvetica"/>
          <w:i/>
          <w:iCs/>
          <w:sz w:val="22"/>
          <w:szCs w:val="22"/>
        </w:rPr>
        <w:t xml:space="preserve"> </w:t>
      </w:r>
    </w:p>
    <w:p w14:paraId="6684C277" w14:textId="77777777" w:rsidR="00FB4775" w:rsidRPr="003805EE" w:rsidRDefault="00FB4775" w:rsidP="00D13868">
      <w:pPr>
        <w:rPr>
          <w:rFonts w:ascii="Helvetica" w:hAnsi="Helvetica"/>
          <w:b/>
          <w:sz w:val="22"/>
          <w:szCs w:val="22"/>
        </w:rPr>
      </w:pPr>
    </w:p>
    <w:p w14:paraId="0E253EA7" w14:textId="77777777" w:rsidR="002D7AB2" w:rsidRPr="003805EE" w:rsidRDefault="00F838F5" w:rsidP="00D13868">
      <w:pPr>
        <w:rPr>
          <w:rFonts w:ascii="Helvetica" w:hAnsi="Helvetica"/>
          <w:b/>
          <w:sz w:val="22"/>
          <w:szCs w:val="22"/>
        </w:rPr>
      </w:pPr>
      <w:r w:rsidRPr="003805EE">
        <w:rPr>
          <w:rFonts w:ascii="Helvetica" w:hAnsi="Helvetica"/>
          <w:b/>
          <w:sz w:val="22"/>
          <w:szCs w:val="22"/>
        </w:rPr>
        <w:t>METHODS</w:t>
      </w:r>
    </w:p>
    <w:p w14:paraId="20CE3169" w14:textId="77777777" w:rsidR="0079618D" w:rsidRPr="0079618D" w:rsidRDefault="0079618D">
      <w:pPr>
        <w:tabs>
          <w:tab w:val="left" w:pos="2760"/>
        </w:tabs>
        <w:rPr>
          <w:rFonts w:ascii="Helvetica" w:hAnsi="Helvetica"/>
          <w:iCs/>
          <w:sz w:val="22"/>
          <w:szCs w:val="22"/>
        </w:rPr>
      </w:pPr>
    </w:p>
    <w:p w14:paraId="6DF93684" w14:textId="6C051FE5" w:rsidR="0036192F" w:rsidRPr="00336865" w:rsidRDefault="0036192F" w:rsidP="00D13868">
      <w:pPr>
        <w:tabs>
          <w:tab w:val="left" w:pos="2760"/>
        </w:tabs>
        <w:rPr>
          <w:rFonts w:ascii="Helvetica" w:hAnsi="Helvetica"/>
          <w:i/>
          <w:sz w:val="22"/>
          <w:szCs w:val="22"/>
        </w:rPr>
      </w:pPr>
      <w:r w:rsidRPr="00336865">
        <w:rPr>
          <w:rFonts w:ascii="Helvetica" w:hAnsi="Helvetica"/>
          <w:i/>
          <w:sz w:val="22"/>
          <w:szCs w:val="22"/>
        </w:rPr>
        <w:t>Management Strategy Evaluation</w:t>
      </w:r>
      <w:r w:rsidR="003476B7" w:rsidRPr="00336865">
        <w:rPr>
          <w:rFonts w:ascii="Helvetica" w:hAnsi="Helvetica"/>
          <w:i/>
          <w:sz w:val="22"/>
          <w:szCs w:val="22"/>
        </w:rPr>
        <w:t xml:space="preserve"> Overview</w:t>
      </w:r>
    </w:p>
    <w:p w14:paraId="4AA24B29" w14:textId="467CB05E" w:rsidR="00C404D8" w:rsidRPr="003805EE" w:rsidRDefault="00730E93" w:rsidP="00D13868">
      <w:pPr>
        <w:tabs>
          <w:tab w:val="left" w:pos="2760"/>
        </w:tabs>
        <w:rPr>
          <w:rFonts w:ascii="Helvetica" w:hAnsi="Helvetica"/>
          <w:b/>
          <w:sz w:val="22"/>
          <w:szCs w:val="22"/>
        </w:rPr>
      </w:pPr>
      <w:r w:rsidRPr="003805EE">
        <w:rPr>
          <w:rFonts w:ascii="Helvetica" w:hAnsi="Helvetica"/>
          <w:sz w:val="22"/>
          <w:szCs w:val="22"/>
        </w:rPr>
        <w:t>We used m</w:t>
      </w:r>
      <w:r w:rsidR="003030A9" w:rsidRPr="003805EE">
        <w:rPr>
          <w:rFonts w:ascii="Helvetica" w:hAnsi="Helvetica"/>
          <w:sz w:val="22"/>
          <w:szCs w:val="22"/>
        </w:rPr>
        <w:t xml:space="preserve">anagement strategy evaluation </w:t>
      </w:r>
      <w:r w:rsidR="008324A7" w:rsidRPr="003805EE">
        <w:rPr>
          <w:rFonts w:ascii="Helvetica" w:hAnsi="Helvetica"/>
          <w:sz w:val="22"/>
          <w:szCs w:val="22"/>
        </w:rPr>
        <w:t>(MSE)</w:t>
      </w:r>
      <w:r w:rsidRPr="003805EE">
        <w:rPr>
          <w:rFonts w:ascii="Helvetica" w:hAnsi="Helvetica"/>
          <w:sz w:val="22"/>
          <w:szCs w:val="22"/>
        </w:rPr>
        <w:t xml:space="preserve">, </w:t>
      </w:r>
      <w:r w:rsidR="0079704C" w:rsidRPr="003805EE">
        <w:rPr>
          <w:rFonts w:ascii="Helvetica" w:hAnsi="Helvetica"/>
          <w:sz w:val="22"/>
          <w:szCs w:val="22"/>
        </w:rPr>
        <w:t xml:space="preserve">an analytical tool that </w:t>
      </w:r>
      <w:r w:rsidR="006533A9">
        <w:rPr>
          <w:rFonts w:ascii="Helvetica" w:hAnsi="Helvetica"/>
          <w:sz w:val="22"/>
          <w:szCs w:val="22"/>
        </w:rPr>
        <w:t>evaluates the likely consequence of applying a harvest strategy, given uncertainty in</w:t>
      </w:r>
      <w:r w:rsidR="00BE3AB7">
        <w:rPr>
          <w:rFonts w:ascii="Helvetica" w:hAnsi="Helvetica"/>
          <w:sz w:val="22"/>
          <w:szCs w:val="22"/>
        </w:rPr>
        <w:t xml:space="preserve"> a</w:t>
      </w:r>
      <w:r w:rsidR="006533A9">
        <w:rPr>
          <w:rFonts w:ascii="Helvetica" w:hAnsi="Helvetica"/>
          <w:sz w:val="22"/>
          <w:szCs w:val="22"/>
        </w:rPr>
        <w:t xml:space="preserve"> system</w:t>
      </w:r>
      <w:r w:rsidR="00BE3AB7">
        <w:rPr>
          <w:rFonts w:ascii="Helvetica" w:hAnsi="Helvetica"/>
          <w:sz w:val="22"/>
          <w:szCs w:val="22"/>
        </w:rPr>
        <w:t>’s dynamics</w:t>
      </w:r>
      <w:r w:rsidR="006533A9">
        <w:rPr>
          <w:rFonts w:ascii="Helvetica" w:hAnsi="Helvetica"/>
          <w:sz w:val="22"/>
          <w:szCs w:val="22"/>
        </w:rPr>
        <w:t xml:space="preserve"> </w:t>
      </w:r>
      <w:commentRangeStart w:id="6"/>
      <w:r w:rsidR="009442F2"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&lt;EndNote&gt;&lt;Cite&gt;&lt;Author&gt;Bunnefeld&lt;/Author&gt;&lt;Year&gt;2011&lt;/Year&gt;&lt;RecNum&gt;8370&lt;/RecNum&gt;&lt;DisplayText&gt;(8)&lt;/DisplayText&gt;&lt;record&gt;&lt;rec-number&gt;8370&lt;/rec-number&gt;&lt;foreign-keys&gt;&lt;key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442F2" w:rsidRPr="003805EE">
        <w:rPr>
          <w:rFonts w:ascii="Helvetica" w:hAnsi="Helvetica"/>
          <w:sz w:val="22"/>
          <w:szCs w:val="22"/>
        </w:rPr>
        <w:fldChar w:fldCharType="separate"/>
      </w:r>
      <w:r w:rsidR="00796EE0">
        <w:rPr>
          <w:rFonts w:ascii="Helvetica" w:hAnsi="Helvetica"/>
          <w:noProof/>
          <w:sz w:val="22"/>
          <w:szCs w:val="22"/>
        </w:rPr>
        <w:t>(8)</w:t>
      </w:r>
      <w:r w:rsidR="009442F2" w:rsidRPr="003805EE">
        <w:rPr>
          <w:rFonts w:ascii="Helvetica" w:hAnsi="Helvetica"/>
          <w:sz w:val="22"/>
          <w:szCs w:val="22"/>
        </w:rPr>
        <w:fldChar w:fldCharType="end"/>
      </w:r>
      <w:r w:rsidR="0079704C" w:rsidRPr="003805EE">
        <w:rPr>
          <w:rFonts w:ascii="Helvetica" w:hAnsi="Helvetica"/>
          <w:sz w:val="22"/>
          <w:szCs w:val="22"/>
        </w:rPr>
        <w:t>.</w:t>
      </w:r>
      <w:commentRangeEnd w:id="6"/>
      <w:r w:rsidR="008F68B7">
        <w:rPr>
          <w:rStyle w:val="CommentReference"/>
          <w:rFonts w:asciiTheme="minorHAnsi" w:eastAsiaTheme="minorEastAsia" w:hAnsiTheme="minorHAnsi" w:cstheme="minorBidi"/>
          <w:lang w:eastAsia="ja-JP"/>
        </w:rPr>
        <w:commentReference w:id="6"/>
      </w:r>
      <w:r w:rsidR="0079704C" w:rsidRPr="003805EE">
        <w:rPr>
          <w:rFonts w:ascii="Helvetica" w:hAnsi="Helvetica"/>
          <w:sz w:val="22"/>
          <w:szCs w:val="22"/>
        </w:rPr>
        <w:t xml:space="preserve"> MSE </w:t>
      </w:r>
      <w:r w:rsidR="008324A7" w:rsidRPr="003805EE">
        <w:rPr>
          <w:rFonts w:ascii="Helvetica" w:hAnsi="Helvetica"/>
          <w:sz w:val="22"/>
          <w:szCs w:val="22"/>
        </w:rPr>
        <w:t>is an</w:t>
      </w:r>
      <w:r w:rsidR="003030A9" w:rsidRPr="003805EE">
        <w:rPr>
          <w:rFonts w:ascii="Helvetica" w:hAnsi="Helvetica"/>
          <w:sz w:val="22"/>
          <w:szCs w:val="22"/>
        </w:rPr>
        <w:t xml:space="preserve"> </w:t>
      </w:r>
      <w:r w:rsidR="00F61749" w:rsidRPr="003805EE">
        <w:rPr>
          <w:rFonts w:ascii="Helvetica" w:hAnsi="Helvetica"/>
          <w:sz w:val="22"/>
          <w:szCs w:val="22"/>
        </w:rPr>
        <w:t>ideal</w:t>
      </w:r>
      <w:r w:rsidR="003030A9" w:rsidRPr="003805EE">
        <w:rPr>
          <w:rFonts w:ascii="Helvetica" w:hAnsi="Helvetica"/>
          <w:sz w:val="22"/>
          <w:szCs w:val="22"/>
        </w:rPr>
        <w:t xml:space="preserve"> tool to </w:t>
      </w:r>
      <w:r w:rsidR="008324A7" w:rsidRPr="003805EE">
        <w:rPr>
          <w:rFonts w:ascii="Helvetica" w:hAnsi="Helvetica"/>
          <w:sz w:val="22"/>
          <w:szCs w:val="22"/>
        </w:rPr>
        <w:t>explore the importance of variable monitoring effort in systems with</w:t>
      </w:r>
      <w:r w:rsidR="00DB7E29">
        <w:rPr>
          <w:rFonts w:ascii="Helvetica" w:hAnsi="Helvetica"/>
          <w:sz w:val="22"/>
          <w:szCs w:val="22"/>
        </w:rPr>
        <w:t xml:space="preserve"> critical thresholds</w:t>
      </w:r>
      <w:r w:rsidR="00F61749" w:rsidRPr="003805EE">
        <w:rPr>
          <w:rFonts w:ascii="Helvetica" w:hAnsi="Helvetica"/>
          <w:sz w:val="22"/>
          <w:szCs w:val="22"/>
        </w:rPr>
        <w:t xml:space="preserve">. </w:t>
      </w:r>
      <w:r w:rsidR="005341A5" w:rsidRPr="003805EE">
        <w:rPr>
          <w:rFonts w:ascii="Helvetica" w:hAnsi="Helvetica"/>
          <w:sz w:val="22"/>
          <w:szCs w:val="22"/>
        </w:rPr>
        <w:t>Specifically</w:t>
      </w:r>
      <w:r w:rsidR="00EA375D" w:rsidRPr="003805EE">
        <w:rPr>
          <w:rFonts w:ascii="Helvetica" w:hAnsi="Helvetica"/>
          <w:sz w:val="22"/>
          <w:szCs w:val="22"/>
        </w:rPr>
        <w:t>,</w:t>
      </w:r>
      <w:r w:rsidR="00F61749" w:rsidRPr="003805EE">
        <w:rPr>
          <w:rFonts w:ascii="Helvetica" w:hAnsi="Helvetica"/>
          <w:sz w:val="22"/>
          <w:szCs w:val="22"/>
        </w:rPr>
        <w:t xml:space="preserve"> </w:t>
      </w:r>
      <w:r w:rsidR="00825267">
        <w:rPr>
          <w:rFonts w:ascii="Helvetica" w:hAnsi="Helvetica"/>
          <w:sz w:val="22"/>
          <w:szCs w:val="22"/>
        </w:rPr>
        <w:t>our simulation</w:t>
      </w:r>
      <w:r w:rsidR="00F61749" w:rsidRPr="003805EE">
        <w:rPr>
          <w:rFonts w:ascii="Helvetica" w:hAnsi="Helvetica"/>
          <w:sz w:val="22"/>
          <w:szCs w:val="22"/>
        </w:rPr>
        <w:t xml:space="preserve"> </w:t>
      </w:r>
      <w:r w:rsidR="00DA7745" w:rsidRPr="003805EE">
        <w:rPr>
          <w:rFonts w:ascii="Helvetica" w:hAnsi="Helvetica"/>
          <w:sz w:val="22"/>
          <w:szCs w:val="22"/>
        </w:rPr>
        <w:t>allow</w:t>
      </w:r>
      <w:r w:rsidR="007770BC" w:rsidRPr="003805EE">
        <w:rPr>
          <w:rFonts w:ascii="Helvetica" w:hAnsi="Helvetica"/>
          <w:sz w:val="22"/>
          <w:szCs w:val="22"/>
        </w:rPr>
        <w:t>ed</w:t>
      </w:r>
      <w:r w:rsidR="00F61749" w:rsidRPr="003805EE">
        <w:rPr>
          <w:rFonts w:ascii="Helvetica" w:hAnsi="Helvetica"/>
          <w:sz w:val="22"/>
          <w:szCs w:val="22"/>
        </w:rPr>
        <w:t xml:space="preserve"> us to measure the consequences of </w:t>
      </w:r>
      <w:r w:rsidR="007D2E9C" w:rsidRPr="003805EE">
        <w:rPr>
          <w:rFonts w:ascii="Helvetica" w:hAnsi="Helvetica"/>
          <w:sz w:val="22"/>
          <w:szCs w:val="22"/>
        </w:rPr>
        <w:t xml:space="preserve">alternative levels of </w:t>
      </w:r>
      <w:r w:rsidR="00DA7745" w:rsidRPr="003805EE">
        <w:rPr>
          <w:rFonts w:ascii="Helvetica" w:hAnsi="Helvetica"/>
          <w:sz w:val="22"/>
          <w:szCs w:val="22"/>
        </w:rPr>
        <w:t>monitoring precision</w:t>
      </w:r>
      <w:r w:rsidR="00F61749" w:rsidRPr="003805EE">
        <w:rPr>
          <w:rFonts w:ascii="Helvetica" w:hAnsi="Helvetica"/>
          <w:sz w:val="22"/>
          <w:szCs w:val="22"/>
        </w:rPr>
        <w:t xml:space="preserve"> and resource extraction pressure</w:t>
      </w:r>
      <w:r w:rsidR="00DA3304" w:rsidRPr="003805EE">
        <w:rPr>
          <w:rFonts w:ascii="Helvetica" w:hAnsi="Helvetica"/>
          <w:sz w:val="22"/>
          <w:szCs w:val="22"/>
        </w:rPr>
        <w:t xml:space="preserve"> given an underlying </w:t>
      </w:r>
      <w:r w:rsidR="00BE3AB7">
        <w:rPr>
          <w:rFonts w:ascii="Helvetica" w:hAnsi="Helvetica"/>
          <w:sz w:val="22"/>
          <w:szCs w:val="22"/>
        </w:rPr>
        <w:t xml:space="preserve">set of heuristic </w:t>
      </w:r>
      <w:r w:rsidR="00DA3304" w:rsidRPr="003805EE">
        <w:rPr>
          <w:rFonts w:ascii="Helvetica" w:hAnsi="Helvetica"/>
          <w:sz w:val="22"/>
          <w:szCs w:val="22"/>
        </w:rPr>
        <w:t>biological</w:t>
      </w:r>
      <w:r w:rsidR="004531BE">
        <w:rPr>
          <w:rFonts w:ascii="Helvetica" w:hAnsi="Helvetica"/>
          <w:sz w:val="22"/>
          <w:szCs w:val="22"/>
        </w:rPr>
        <w:t>,</w:t>
      </w:r>
      <w:r w:rsidR="00DA3304" w:rsidRPr="003805EE">
        <w:rPr>
          <w:rFonts w:ascii="Helvetica" w:hAnsi="Helvetica"/>
          <w:sz w:val="22"/>
          <w:szCs w:val="22"/>
        </w:rPr>
        <w:t xml:space="preserve"> </w:t>
      </w:r>
      <w:r w:rsidR="000579E4">
        <w:rPr>
          <w:rFonts w:ascii="Helvetica" w:hAnsi="Helvetica"/>
          <w:sz w:val="22"/>
          <w:szCs w:val="22"/>
        </w:rPr>
        <w:t>monitoring</w:t>
      </w:r>
      <w:r w:rsidR="004531BE">
        <w:rPr>
          <w:rFonts w:ascii="Helvetica" w:hAnsi="Helvetica"/>
          <w:sz w:val="22"/>
          <w:szCs w:val="22"/>
        </w:rPr>
        <w:t>, and management</w:t>
      </w:r>
      <w:r w:rsidR="000579E4">
        <w:rPr>
          <w:rFonts w:ascii="Helvetica" w:hAnsi="Helvetica"/>
          <w:sz w:val="22"/>
          <w:szCs w:val="22"/>
        </w:rPr>
        <w:t xml:space="preserve"> </w:t>
      </w:r>
      <w:r w:rsidR="00DA3304" w:rsidRPr="003805EE">
        <w:rPr>
          <w:rFonts w:ascii="Helvetica" w:hAnsi="Helvetica"/>
          <w:sz w:val="22"/>
          <w:szCs w:val="22"/>
        </w:rPr>
        <w:t>model</w:t>
      </w:r>
      <w:r w:rsidR="00BE3AB7">
        <w:rPr>
          <w:rFonts w:ascii="Helvetica" w:hAnsi="Helvetica"/>
          <w:sz w:val="22"/>
          <w:szCs w:val="22"/>
        </w:rPr>
        <w:t>s</w:t>
      </w:r>
      <w:r w:rsidR="008324A7" w:rsidRPr="003805EE">
        <w:rPr>
          <w:rFonts w:ascii="Helvetica" w:hAnsi="Helvetica"/>
          <w:sz w:val="22"/>
          <w:szCs w:val="22"/>
        </w:rPr>
        <w:t>.</w:t>
      </w:r>
      <w:r w:rsidR="00DA7745" w:rsidRPr="003805EE">
        <w:rPr>
          <w:rFonts w:ascii="Helvetica" w:hAnsi="Helvetica"/>
          <w:sz w:val="22"/>
          <w:szCs w:val="22"/>
        </w:rPr>
        <w:t xml:space="preserve"> </w:t>
      </w:r>
      <w:r w:rsidR="009D7096" w:rsidRPr="003805EE">
        <w:rPr>
          <w:rFonts w:ascii="Helvetica" w:hAnsi="Helvetica"/>
          <w:sz w:val="22"/>
          <w:szCs w:val="22"/>
        </w:rPr>
        <w:t xml:space="preserve">The </w:t>
      </w:r>
      <w:r w:rsidR="00825267">
        <w:rPr>
          <w:rFonts w:ascii="Helvetica" w:hAnsi="Helvetica"/>
          <w:sz w:val="22"/>
          <w:szCs w:val="22"/>
        </w:rPr>
        <w:t>MSE</w:t>
      </w:r>
      <w:r w:rsidR="009D7096" w:rsidRPr="003805EE">
        <w:rPr>
          <w:rFonts w:ascii="Helvetica" w:hAnsi="Helvetica"/>
          <w:sz w:val="22"/>
          <w:szCs w:val="22"/>
        </w:rPr>
        <w:t xml:space="preserve"> proceeded in four steps</w:t>
      </w:r>
      <w:r w:rsidR="001777EA" w:rsidRPr="003805EE">
        <w:rPr>
          <w:rFonts w:ascii="Helvetica" w:hAnsi="Helvetica"/>
          <w:sz w:val="22"/>
          <w:szCs w:val="22"/>
        </w:rPr>
        <w:t xml:space="preserve">. First, </w:t>
      </w:r>
      <w:r w:rsidR="00DA7745" w:rsidRPr="003805EE">
        <w:rPr>
          <w:rFonts w:ascii="Helvetica" w:hAnsi="Helvetica"/>
          <w:sz w:val="22"/>
          <w:szCs w:val="22"/>
        </w:rPr>
        <w:t xml:space="preserve">we </w:t>
      </w:r>
      <w:r w:rsidR="003030A9" w:rsidRPr="003805EE">
        <w:rPr>
          <w:rFonts w:ascii="Helvetica" w:hAnsi="Helvetica"/>
          <w:sz w:val="22"/>
          <w:szCs w:val="22"/>
        </w:rPr>
        <w:t>simulate</w:t>
      </w:r>
      <w:r w:rsidR="007770BC" w:rsidRPr="003805EE">
        <w:rPr>
          <w:rFonts w:ascii="Helvetica" w:hAnsi="Helvetica"/>
          <w:sz w:val="22"/>
          <w:szCs w:val="22"/>
        </w:rPr>
        <w:t>d</w:t>
      </w:r>
      <w:r w:rsidR="003030A9" w:rsidRPr="003805EE">
        <w:rPr>
          <w:rFonts w:ascii="Helvetica" w:hAnsi="Helvetica"/>
          <w:sz w:val="22"/>
          <w:szCs w:val="22"/>
        </w:rPr>
        <w:t xml:space="preserve"> the biological dynamics of a</w:t>
      </w:r>
      <w:r w:rsidR="008324A7" w:rsidRPr="003805EE">
        <w:rPr>
          <w:rFonts w:ascii="Helvetica" w:hAnsi="Helvetica"/>
          <w:sz w:val="22"/>
          <w:szCs w:val="22"/>
        </w:rPr>
        <w:t xml:space="preserve"> system</w:t>
      </w:r>
      <w:r w:rsidR="001777EA" w:rsidRPr="003805EE">
        <w:rPr>
          <w:rFonts w:ascii="Helvetica" w:hAnsi="Helvetica"/>
          <w:sz w:val="22"/>
          <w:szCs w:val="22"/>
        </w:rPr>
        <w:t xml:space="preserve">. Second, we simulated </w:t>
      </w:r>
      <w:r w:rsidR="00DB7E29">
        <w:rPr>
          <w:rFonts w:ascii="Helvetica" w:hAnsi="Helvetica"/>
          <w:sz w:val="22"/>
          <w:szCs w:val="22"/>
        </w:rPr>
        <w:t xml:space="preserve">a </w:t>
      </w:r>
      <w:r w:rsidR="00810974">
        <w:rPr>
          <w:rFonts w:ascii="Helvetica" w:hAnsi="Helvetica"/>
          <w:sz w:val="22"/>
          <w:szCs w:val="22"/>
        </w:rPr>
        <w:t>monitoring</w:t>
      </w:r>
      <w:r w:rsidR="00DB7E29">
        <w:rPr>
          <w:rFonts w:ascii="Helvetica" w:hAnsi="Helvetica"/>
          <w:sz w:val="22"/>
          <w:szCs w:val="22"/>
        </w:rPr>
        <w:t xml:space="preserve"> process</w:t>
      </w:r>
      <w:r w:rsidR="001777EA" w:rsidRPr="003805EE">
        <w:rPr>
          <w:rFonts w:ascii="Helvetica" w:hAnsi="Helvetica"/>
          <w:sz w:val="22"/>
          <w:szCs w:val="22"/>
        </w:rPr>
        <w:t xml:space="preserve">, where the total biomass of the resource </w:t>
      </w:r>
      <w:r w:rsidR="00CA387C" w:rsidRPr="003805EE">
        <w:rPr>
          <w:rFonts w:ascii="Helvetica" w:hAnsi="Helvetica"/>
          <w:sz w:val="22"/>
          <w:szCs w:val="22"/>
        </w:rPr>
        <w:t xml:space="preserve">was </w:t>
      </w:r>
      <w:r w:rsidR="000579E4">
        <w:rPr>
          <w:rFonts w:ascii="Helvetica" w:hAnsi="Helvetica"/>
          <w:sz w:val="22"/>
          <w:szCs w:val="22"/>
        </w:rPr>
        <w:t>surveyed</w:t>
      </w:r>
      <w:r w:rsidR="000579E4" w:rsidRPr="003805EE">
        <w:rPr>
          <w:rFonts w:ascii="Helvetica" w:hAnsi="Helvetica"/>
          <w:sz w:val="22"/>
          <w:szCs w:val="22"/>
        </w:rPr>
        <w:t xml:space="preserve"> </w:t>
      </w:r>
      <w:r w:rsidR="000579E4">
        <w:rPr>
          <w:rFonts w:ascii="Helvetica" w:hAnsi="Helvetica"/>
          <w:sz w:val="22"/>
          <w:szCs w:val="22"/>
        </w:rPr>
        <w:t>with</w:t>
      </w:r>
      <w:r w:rsidR="000579E4" w:rsidRPr="003805EE">
        <w:rPr>
          <w:rFonts w:ascii="Helvetica" w:hAnsi="Helvetica"/>
          <w:sz w:val="22"/>
          <w:szCs w:val="22"/>
        </w:rPr>
        <w:t xml:space="preserve"> </w:t>
      </w:r>
      <w:r w:rsidR="001777EA" w:rsidRPr="003805EE">
        <w:rPr>
          <w:rFonts w:ascii="Helvetica" w:hAnsi="Helvetica"/>
          <w:sz w:val="22"/>
          <w:szCs w:val="22"/>
        </w:rPr>
        <w:t xml:space="preserve">some </w:t>
      </w:r>
      <w:r w:rsidR="00305441" w:rsidRPr="003805EE">
        <w:rPr>
          <w:rFonts w:ascii="Helvetica" w:hAnsi="Helvetica"/>
          <w:sz w:val="22"/>
          <w:szCs w:val="22"/>
        </w:rPr>
        <w:t>error</w:t>
      </w:r>
      <w:r w:rsidR="001777EA" w:rsidRPr="003805EE">
        <w:rPr>
          <w:rFonts w:ascii="Helvetica" w:hAnsi="Helvetica"/>
          <w:sz w:val="22"/>
          <w:szCs w:val="22"/>
        </w:rPr>
        <w:t>. Third,</w:t>
      </w:r>
      <w:r w:rsidR="00305441" w:rsidRPr="003805EE">
        <w:rPr>
          <w:rFonts w:ascii="Helvetica" w:hAnsi="Helvetica"/>
          <w:sz w:val="22"/>
          <w:szCs w:val="22"/>
        </w:rPr>
        <w:t xml:space="preserve"> </w:t>
      </w:r>
      <w:r w:rsidR="00CA387C" w:rsidRPr="003805EE">
        <w:rPr>
          <w:rFonts w:ascii="Helvetica" w:hAnsi="Helvetica"/>
          <w:sz w:val="22"/>
          <w:szCs w:val="22"/>
        </w:rPr>
        <w:t xml:space="preserve">we used an </w:t>
      </w:r>
      <w:r w:rsidR="00305441" w:rsidRPr="003805EE">
        <w:rPr>
          <w:rFonts w:ascii="Helvetica" w:hAnsi="Helvetica"/>
          <w:sz w:val="22"/>
          <w:szCs w:val="22"/>
        </w:rPr>
        <w:t xml:space="preserve">assessment model </w:t>
      </w:r>
      <w:r w:rsidR="00CA387C" w:rsidRPr="003805EE">
        <w:rPr>
          <w:rFonts w:ascii="Helvetica" w:hAnsi="Helvetica"/>
          <w:sz w:val="22"/>
          <w:szCs w:val="22"/>
        </w:rPr>
        <w:t xml:space="preserve">to </w:t>
      </w:r>
      <w:r w:rsidR="00CE5350">
        <w:rPr>
          <w:rFonts w:ascii="Helvetica" w:hAnsi="Helvetica"/>
          <w:sz w:val="22"/>
          <w:szCs w:val="22"/>
        </w:rPr>
        <w:t xml:space="preserve">simulate the estimation of system </w:t>
      </w:r>
      <w:r w:rsidR="00305441" w:rsidRPr="003805EE">
        <w:rPr>
          <w:rFonts w:ascii="Helvetica" w:hAnsi="Helvetica"/>
          <w:sz w:val="22"/>
          <w:szCs w:val="22"/>
        </w:rPr>
        <w:t xml:space="preserve">biomass </w:t>
      </w:r>
      <w:r w:rsidR="00445858">
        <w:rPr>
          <w:rFonts w:ascii="Helvetica" w:hAnsi="Helvetica"/>
          <w:sz w:val="22"/>
          <w:szCs w:val="22"/>
        </w:rPr>
        <w:t>based on</w:t>
      </w:r>
      <w:r w:rsidR="00445858" w:rsidRPr="003805EE">
        <w:rPr>
          <w:rFonts w:ascii="Helvetica" w:hAnsi="Helvetica"/>
          <w:sz w:val="22"/>
          <w:szCs w:val="22"/>
        </w:rPr>
        <w:t xml:space="preserve"> </w:t>
      </w:r>
      <w:r w:rsidR="00445858">
        <w:rPr>
          <w:rFonts w:ascii="Helvetica" w:hAnsi="Helvetica"/>
          <w:sz w:val="22"/>
          <w:szCs w:val="22"/>
        </w:rPr>
        <w:t xml:space="preserve">data from the </w:t>
      </w:r>
      <w:r w:rsidR="000579E4">
        <w:rPr>
          <w:rFonts w:ascii="Helvetica" w:hAnsi="Helvetica"/>
          <w:sz w:val="22"/>
          <w:szCs w:val="22"/>
        </w:rPr>
        <w:t>survey</w:t>
      </w:r>
      <w:r w:rsidR="00305441" w:rsidRPr="003805EE">
        <w:rPr>
          <w:rFonts w:ascii="Helvetica" w:hAnsi="Helvetica"/>
          <w:sz w:val="22"/>
          <w:szCs w:val="22"/>
        </w:rPr>
        <w:t xml:space="preserve">. </w:t>
      </w:r>
      <w:r w:rsidR="00CE5350">
        <w:rPr>
          <w:rFonts w:ascii="Helvetica" w:hAnsi="Helvetica"/>
          <w:sz w:val="22"/>
          <w:szCs w:val="22"/>
        </w:rPr>
        <w:t>F</w:t>
      </w:r>
      <w:r w:rsidR="00305441" w:rsidRPr="003805EE">
        <w:rPr>
          <w:rFonts w:ascii="Helvetica" w:hAnsi="Helvetica"/>
          <w:sz w:val="22"/>
          <w:szCs w:val="22"/>
        </w:rPr>
        <w:t xml:space="preserve">ourth, a management model </w:t>
      </w:r>
      <w:r w:rsidR="00CA387C" w:rsidRPr="003805EE">
        <w:rPr>
          <w:rFonts w:ascii="Helvetica" w:hAnsi="Helvetica"/>
          <w:sz w:val="22"/>
          <w:szCs w:val="22"/>
        </w:rPr>
        <w:t xml:space="preserve">determined </w:t>
      </w:r>
      <w:r w:rsidR="000D71E0" w:rsidRPr="003805EE">
        <w:rPr>
          <w:rFonts w:ascii="Helvetica" w:hAnsi="Helvetica"/>
          <w:sz w:val="22"/>
          <w:szCs w:val="22"/>
        </w:rPr>
        <w:t xml:space="preserve">the level </w:t>
      </w:r>
      <w:r w:rsidR="009D7096" w:rsidRPr="003805EE">
        <w:rPr>
          <w:rFonts w:ascii="Helvetica" w:hAnsi="Helvetica"/>
          <w:sz w:val="22"/>
          <w:szCs w:val="22"/>
        </w:rPr>
        <w:t xml:space="preserve">of </w:t>
      </w:r>
      <w:r w:rsidR="000D71E0" w:rsidRPr="003805EE">
        <w:rPr>
          <w:rFonts w:ascii="Helvetica" w:hAnsi="Helvetica"/>
          <w:sz w:val="22"/>
          <w:szCs w:val="22"/>
        </w:rPr>
        <w:t>resource</w:t>
      </w:r>
      <w:r w:rsidR="00305441" w:rsidRPr="003805EE">
        <w:rPr>
          <w:rFonts w:ascii="Helvetica" w:hAnsi="Helvetica"/>
          <w:sz w:val="22"/>
          <w:szCs w:val="22"/>
        </w:rPr>
        <w:t xml:space="preserve"> harvest </w:t>
      </w:r>
      <w:r w:rsidR="000D71E0" w:rsidRPr="003805EE">
        <w:rPr>
          <w:rFonts w:ascii="Helvetica" w:hAnsi="Helvetica"/>
          <w:sz w:val="22"/>
          <w:szCs w:val="22"/>
        </w:rPr>
        <w:t>given the estimated biomass.</w:t>
      </w:r>
      <w:r w:rsidR="00CC71CB">
        <w:rPr>
          <w:rFonts w:ascii="Helvetica" w:hAnsi="Helvetica"/>
          <w:sz w:val="22"/>
          <w:szCs w:val="22"/>
        </w:rPr>
        <w:t xml:space="preserve"> The harvest was taken out of the true population size each year.</w:t>
      </w:r>
      <w:r w:rsidR="009D7096" w:rsidRPr="003805EE">
        <w:rPr>
          <w:rFonts w:ascii="Helvetica" w:hAnsi="Helvetica"/>
          <w:sz w:val="22"/>
          <w:szCs w:val="22"/>
        </w:rPr>
        <w:t xml:space="preserve"> </w:t>
      </w:r>
      <w:r w:rsidR="00CE5350">
        <w:rPr>
          <w:rFonts w:ascii="Helvetica" w:hAnsi="Helvetica"/>
          <w:sz w:val="22"/>
          <w:szCs w:val="22"/>
        </w:rPr>
        <w:t>T</w:t>
      </w:r>
      <w:r w:rsidR="009D7096" w:rsidRPr="003805EE">
        <w:rPr>
          <w:rFonts w:ascii="Helvetica" w:hAnsi="Helvetica"/>
          <w:sz w:val="22"/>
          <w:szCs w:val="22"/>
        </w:rPr>
        <w:t xml:space="preserve">he entire process </w:t>
      </w:r>
      <w:r w:rsidR="00CA387C" w:rsidRPr="003805EE">
        <w:rPr>
          <w:rFonts w:ascii="Helvetica" w:hAnsi="Helvetica"/>
          <w:sz w:val="22"/>
          <w:szCs w:val="22"/>
        </w:rPr>
        <w:t>was</w:t>
      </w:r>
      <w:r w:rsidR="009D7096" w:rsidRPr="003805EE">
        <w:rPr>
          <w:rFonts w:ascii="Helvetica" w:hAnsi="Helvetica"/>
          <w:sz w:val="22"/>
          <w:szCs w:val="22"/>
        </w:rPr>
        <w:t xml:space="preserve"> repeated</w:t>
      </w:r>
      <w:r w:rsidR="00435071" w:rsidRPr="003805EE">
        <w:rPr>
          <w:rFonts w:ascii="Helvetica" w:hAnsi="Helvetica"/>
          <w:sz w:val="22"/>
          <w:szCs w:val="22"/>
        </w:rPr>
        <w:t xml:space="preserve"> for a </w:t>
      </w:r>
      <w:r w:rsidR="003659AD">
        <w:rPr>
          <w:rFonts w:ascii="Helvetica" w:hAnsi="Helvetica"/>
          <w:sz w:val="22"/>
          <w:szCs w:val="22"/>
        </w:rPr>
        <w:t>5</w:t>
      </w:r>
      <w:r w:rsidR="003659AD" w:rsidRPr="003805EE">
        <w:rPr>
          <w:rFonts w:ascii="Helvetica" w:hAnsi="Helvetica"/>
          <w:sz w:val="22"/>
          <w:szCs w:val="22"/>
        </w:rPr>
        <w:t>0</w:t>
      </w:r>
      <w:r w:rsidR="00286FDA" w:rsidRPr="003805EE">
        <w:rPr>
          <w:rFonts w:ascii="Helvetica" w:hAnsi="Helvetica"/>
          <w:sz w:val="22"/>
          <w:szCs w:val="22"/>
        </w:rPr>
        <w:t>-year</w:t>
      </w:r>
      <w:r w:rsidR="00435071" w:rsidRPr="003805EE">
        <w:rPr>
          <w:rFonts w:ascii="Helvetica" w:hAnsi="Helvetica"/>
          <w:sz w:val="22"/>
          <w:szCs w:val="22"/>
        </w:rPr>
        <w:t xml:space="preserve"> </w:t>
      </w:r>
      <w:r w:rsidR="00CE5350">
        <w:rPr>
          <w:rFonts w:ascii="Helvetica" w:hAnsi="Helvetica"/>
          <w:sz w:val="22"/>
          <w:szCs w:val="22"/>
        </w:rPr>
        <w:t>simulation</w:t>
      </w:r>
      <w:r w:rsidR="00A402BA">
        <w:rPr>
          <w:rFonts w:ascii="Helvetica" w:hAnsi="Helvetica"/>
          <w:sz w:val="22"/>
          <w:szCs w:val="22"/>
        </w:rPr>
        <w:t xml:space="preserve"> with 10,000 replicate iterations</w:t>
      </w:r>
      <w:r w:rsidR="00DB7E29">
        <w:rPr>
          <w:rFonts w:ascii="Helvetica" w:hAnsi="Helvetica"/>
          <w:sz w:val="22"/>
          <w:szCs w:val="22"/>
        </w:rPr>
        <w:t>.</w:t>
      </w:r>
    </w:p>
    <w:p w14:paraId="474B7BF5" w14:textId="77777777" w:rsidR="00A140A9" w:rsidRPr="003805EE" w:rsidRDefault="00A140A9" w:rsidP="00D13868">
      <w:pPr>
        <w:tabs>
          <w:tab w:val="left" w:pos="2760"/>
        </w:tabs>
        <w:rPr>
          <w:rFonts w:ascii="Helvetica" w:hAnsi="Helvetica"/>
          <w:sz w:val="22"/>
          <w:szCs w:val="22"/>
        </w:rPr>
      </w:pPr>
    </w:p>
    <w:p w14:paraId="5751637A" w14:textId="4C815887" w:rsidR="00B70217" w:rsidRPr="00336865" w:rsidRDefault="004C02ED" w:rsidP="00D13868">
      <w:pPr>
        <w:rPr>
          <w:rFonts w:ascii="Helvetica" w:hAnsi="Helvetica"/>
          <w:i/>
          <w:sz w:val="22"/>
          <w:szCs w:val="22"/>
        </w:rPr>
      </w:pPr>
      <w:r w:rsidRPr="00336865">
        <w:rPr>
          <w:rFonts w:ascii="Helvetica" w:hAnsi="Helvetica"/>
          <w:i/>
          <w:sz w:val="22"/>
          <w:szCs w:val="22"/>
        </w:rPr>
        <w:t xml:space="preserve">Modeling a Natural Resource with </w:t>
      </w:r>
      <w:r w:rsidR="0079618D" w:rsidRPr="00336865">
        <w:rPr>
          <w:rFonts w:ascii="Helvetica" w:hAnsi="Helvetica"/>
          <w:i/>
          <w:sz w:val="22"/>
          <w:szCs w:val="22"/>
        </w:rPr>
        <w:t>Critical Biological Threshold</w:t>
      </w:r>
      <w:r w:rsidRPr="00336865">
        <w:rPr>
          <w:rFonts w:ascii="Helvetica" w:hAnsi="Helvetica"/>
          <w:i/>
          <w:sz w:val="22"/>
          <w:szCs w:val="22"/>
        </w:rPr>
        <w:t xml:space="preserve"> </w:t>
      </w:r>
    </w:p>
    <w:p w14:paraId="3544369A" w14:textId="79E7D299" w:rsidR="00286FDA" w:rsidRPr="003805EE" w:rsidRDefault="00286FDA" w:rsidP="00D13868">
      <w:pPr>
        <w:rPr>
          <w:rFonts w:ascii="Helvetica" w:hAnsi="Helvetica"/>
          <w:sz w:val="22"/>
          <w:szCs w:val="22"/>
        </w:rPr>
      </w:pPr>
      <w:r w:rsidRPr="0079618D">
        <w:rPr>
          <w:rFonts w:ascii="Helvetica" w:hAnsi="Helvetica"/>
          <w:sz w:val="22"/>
          <w:szCs w:val="22"/>
        </w:rPr>
        <w:t>Biological Process Model</w:t>
      </w:r>
      <w:r w:rsidRPr="003805EE">
        <w:rPr>
          <w:rFonts w:ascii="Helvetica" w:hAnsi="Helvetica"/>
          <w:i/>
          <w:sz w:val="22"/>
          <w:szCs w:val="22"/>
        </w:rPr>
        <w:t xml:space="preserve">: </w:t>
      </w:r>
      <w:r w:rsidRPr="003805EE">
        <w:rPr>
          <w:rFonts w:ascii="Helvetica" w:hAnsi="Helvetica"/>
          <w:sz w:val="22"/>
          <w:szCs w:val="22"/>
        </w:rPr>
        <w:t>To describe how monitoring investment is related to thresholds we focus</w:t>
      </w:r>
      <w:r w:rsidR="00BE5502" w:rsidRPr="003805EE">
        <w:rPr>
          <w:rFonts w:ascii="Helvetica" w:hAnsi="Helvetica"/>
          <w:sz w:val="22"/>
          <w:szCs w:val="22"/>
        </w:rPr>
        <w:t>ed</w:t>
      </w:r>
      <w:r w:rsidRPr="003805EE">
        <w:rPr>
          <w:rFonts w:ascii="Helvetica" w:hAnsi="Helvetica"/>
          <w:sz w:val="22"/>
          <w:szCs w:val="22"/>
        </w:rPr>
        <w:t xml:space="preserve"> on a</w:t>
      </w:r>
      <w:r w:rsidR="001E691A">
        <w:rPr>
          <w:rFonts w:ascii="Helvetica" w:hAnsi="Helvetica"/>
          <w:sz w:val="22"/>
          <w:szCs w:val="22"/>
        </w:rPr>
        <w:t xml:space="preserve"> renewable natural resource system targeting a single species</w:t>
      </w:r>
      <w:r w:rsidR="008F3641">
        <w:rPr>
          <w:rFonts w:ascii="Helvetica" w:hAnsi="Helvetica"/>
          <w:sz w:val="22"/>
          <w:szCs w:val="22"/>
        </w:rPr>
        <w:t>, a</w:t>
      </w:r>
      <w:r w:rsidR="005416A8">
        <w:rPr>
          <w:rFonts w:ascii="Helvetica" w:hAnsi="Helvetica"/>
          <w:sz w:val="22"/>
          <w:szCs w:val="22"/>
        </w:rPr>
        <w:t xml:space="preserve"> management </w:t>
      </w:r>
      <w:r w:rsidR="008F3641">
        <w:rPr>
          <w:rFonts w:ascii="Helvetica" w:hAnsi="Helvetica"/>
          <w:sz w:val="22"/>
          <w:szCs w:val="22"/>
        </w:rPr>
        <w:t xml:space="preserve">system </w:t>
      </w:r>
      <w:r w:rsidR="005416A8">
        <w:rPr>
          <w:rFonts w:ascii="Helvetica" w:hAnsi="Helvetica"/>
          <w:sz w:val="22"/>
          <w:szCs w:val="22"/>
        </w:rPr>
        <w:t xml:space="preserve">inspired by </w:t>
      </w:r>
      <w:r w:rsidR="008F3641">
        <w:rPr>
          <w:rFonts w:ascii="Helvetica" w:hAnsi="Helvetica"/>
          <w:sz w:val="22"/>
          <w:szCs w:val="22"/>
        </w:rPr>
        <w:t>a fishery</w:t>
      </w:r>
      <w:r w:rsidRPr="003805EE">
        <w:rPr>
          <w:rFonts w:ascii="Helvetica" w:hAnsi="Helvetica"/>
          <w:sz w:val="22"/>
          <w:szCs w:val="22"/>
        </w:rPr>
        <w:t xml:space="preserve">. We specifically modeled species biomass through time using a </w:t>
      </w:r>
      <w:proofErr w:type="spellStart"/>
      <w:r w:rsidRPr="003805EE">
        <w:rPr>
          <w:rFonts w:ascii="Helvetica" w:hAnsi="Helvetica"/>
          <w:sz w:val="22"/>
          <w:szCs w:val="22"/>
        </w:rPr>
        <w:t>reparameterized</w:t>
      </w:r>
      <w:proofErr w:type="spellEnd"/>
      <w:r w:rsidRPr="003805EE">
        <w:rPr>
          <w:rFonts w:ascii="Helvetica" w:hAnsi="Helvetica"/>
          <w:sz w:val="22"/>
          <w:szCs w:val="22"/>
        </w:rPr>
        <w:t xml:space="preserve"> logistic model with an Allee effect and resource removal </w:t>
      </w:r>
      <w:commentRangeStart w:id="7"/>
      <w:r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&lt;EndNote&gt;&lt;Cite&gt;&lt;Author&gt;Morris&lt;/Author&gt;&lt;Year&gt;2002&lt;/Year&gt;&lt;RecNum&gt;8190&lt;/RecNum&gt;&lt;DisplayText&gt;(9)&lt;/DisplayText&gt;&lt;record&gt;&lt;rec-number&gt;8190&lt;/rec-number&gt;&lt;foreign-keys&gt;&lt;key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Pr="003805EE">
        <w:rPr>
          <w:rFonts w:ascii="Helvetica" w:hAnsi="Helvetica"/>
          <w:sz w:val="22"/>
          <w:szCs w:val="22"/>
        </w:rPr>
        <w:fldChar w:fldCharType="separate"/>
      </w:r>
      <w:r w:rsidR="00796EE0">
        <w:rPr>
          <w:rFonts w:ascii="Helvetica" w:hAnsi="Helvetica"/>
          <w:noProof/>
          <w:sz w:val="22"/>
          <w:szCs w:val="22"/>
        </w:rPr>
        <w:t>(9)</w:t>
      </w:r>
      <w:r w:rsidRPr="003805EE">
        <w:rPr>
          <w:rFonts w:ascii="Helvetica" w:hAnsi="Helvetica"/>
          <w:sz w:val="22"/>
          <w:szCs w:val="22"/>
        </w:rPr>
        <w:fldChar w:fldCharType="end"/>
      </w:r>
      <w:commentRangeEnd w:id="7"/>
      <w:r w:rsidR="001E691A">
        <w:rPr>
          <w:rStyle w:val="CommentReference"/>
        </w:rPr>
        <w:commentReference w:id="7"/>
      </w:r>
      <w:r w:rsidRPr="003805EE">
        <w:rPr>
          <w:rFonts w:ascii="Helvetica" w:hAnsi="Helvetica"/>
          <w:sz w:val="22"/>
          <w:szCs w:val="22"/>
        </w:rPr>
        <w:t>:</w:t>
      </w:r>
    </w:p>
    <w:p w14:paraId="14EF6FD7" w14:textId="77777777" w:rsidR="00286FDA" w:rsidRPr="003805EE" w:rsidRDefault="00286FDA" w:rsidP="00D13868">
      <w:pPr>
        <w:rPr>
          <w:rFonts w:ascii="Helvetica" w:hAnsi="Helvetica"/>
          <w:sz w:val="22"/>
          <w:szCs w:val="22"/>
        </w:rPr>
      </w:pPr>
    </w:p>
    <w:p w14:paraId="40A23FEE" w14:textId="2ACDA8A1" w:rsidR="00286FDA" w:rsidRPr="003805EE" w:rsidRDefault="00286FDA" w:rsidP="00D13868">
      <w:pPr>
        <w:tabs>
          <w:tab w:val="left" w:pos="8640"/>
        </w:tabs>
        <w:rPr>
          <w:rFonts w:ascii="Helvetica" w:hAnsi="Helvetica"/>
          <w:sz w:val="22"/>
          <w:szCs w:val="22"/>
        </w:rPr>
      </w:pPr>
      <w:r w:rsidRPr="003805EE">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w:t>
      </w:r>
      <w:r w:rsidRPr="003805EE">
        <w:rPr>
          <w:rFonts w:ascii="Helvetica" w:hAnsi="Helvetica"/>
          <w:sz w:val="22"/>
          <w:szCs w:val="22"/>
        </w:rPr>
        <w:tab/>
        <w:t>(1)</w:t>
      </w:r>
    </w:p>
    <w:p w14:paraId="2B7B6979" w14:textId="77777777" w:rsidR="00286FDA" w:rsidRPr="003805EE" w:rsidRDefault="00286FDA" w:rsidP="00D13868">
      <w:pPr>
        <w:rPr>
          <w:rFonts w:ascii="Helvetica" w:hAnsi="Helvetica"/>
          <w:sz w:val="22"/>
          <w:szCs w:val="22"/>
        </w:rPr>
      </w:pPr>
    </w:p>
    <w:p w14:paraId="388A22E5" w14:textId="2E25B066" w:rsidR="00286FDA" w:rsidRPr="006C7FC8" w:rsidRDefault="00286FDA" w:rsidP="00D13868">
      <w:pPr>
        <w:rPr>
          <w:rFonts w:ascii="Helvetica" w:hAnsi="Helvetica"/>
          <w:sz w:val="22"/>
          <w:szCs w:val="22"/>
        </w:rPr>
      </w:pPr>
      <w:r w:rsidRPr="003805EE">
        <w:rPr>
          <w:rFonts w:ascii="Helvetica" w:hAnsi="Helvetica"/>
          <w:sz w:val="22"/>
          <w:szCs w:val="22"/>
        </w:rPr>
        <w:t xml:space="preserve">where </w:t>
      </w:r>
      <w:r w:rsidRPr="003805EE">
        <w:rPr>
          <w:rFonts w:ascii="Helvetica" w:hAnsi="Helvetica"/>
          <w:i/>
          <w:sz w:val="22"/>
          <w:szCs w:val="22"/>
        </w:rPr>
        <w:t xml:space="preserve">r </w:t>
      </w:r>
      <w:r w:rsidR="00455D7C" w:rsidRPr="003805EE">
        <w:rPr>
          <w:rFonts w:ascii="Helvetica" w:hAnsi="Helvetica"/>
          <w:sz w:val="22"/>
          <w:szCs w:val="22"/>
        </w:rPr>
        <w:t>is</w:t>
      </w:r>
      <w:r w:rsidRPr="003805EE">
        <w:rPr>
          <w:rFonts w:ascii="Helvetica" w:hAnsi="Helvetica"/>
          <w:sz w:val="22"/>
          <w:szCs w:val="22"/>
        </w:rPr>
        <w:t xml:space="preserve"> the intrinsic rate of increase</w:t>
      </w:r>
      <w:r w:rsidRPr="003805EE">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resource biomass in year </w:t>
      </w:r>
      <w:r w:rsidRPr="003805EE">
        <w:rPr>
          <w:rFonts w:ascii="Helvetica" w:hAnsi="Helvetica"/>
          <w:i/>
          <w:sz w:val="22"/>
          <w:szCs w:val="22"/>
        </w:rPr>
        <w:t>t</w:t>
      </w:r>
      <w:r w:rsidRPr="003805EE">
        <w:rPr>
          <w:rFonts w:ascii="Helvetica" w:hAnsi="Helvetica"/>
          <w:sz w:val="22"/>
          <w:szCs w:val="22"/>
        </w:rPr>
        <w:t xml:space="preserve">, </w:t>
      </w:r>
      <w:r w:rsidRPr="003805EE">
        <w:rPr>
          <w:rFonts w:ascii="Helvetica" w:hAnsi="Helvetica"/>
          <w:i/>
          <w:sz w:val="22"/>
          <w:szCs w:val="22"/>
        </w:rPr>
        <w:t>K</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carrying capacity of the resource, and </w:t>
      </w:r>
      <w:r w:rsidRPr="003805EE">
        <w:rPr>
          <w:rFonts w:ascii="Helvetica" w:hAnsi="Helvetica"/>
          <w:i/>
          <w:sz w:val="22"/>
          <w:szCs w:val="22"/>
        </w:rPr>
        <w:t>A</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w:t>
      </w:r>
      <w:r w:rsidR="004716BC">
        <w:rPr>
          <w:rFonts w:ascii="Helvetica" w:hAnsi="Helvetica"/>
          <w:sz w:val="22"/>
          <w:szCs w:val="22"/>
        </w:rPr>
        <w:t xml:space="preserve">theoretical </w:t>
      </w:r>
      <w:r w:rsidRPr="003805EE">
        <w:rPr>
          <w:rFonts w:ascii="Helvetica" w:hAnsi="Helvetica"/>
          <w:sz w:val="22"/>
          <w:szCs w:val="22"/>
        </w:rPr>
        <w:t>biomass at which the population growth is negative (</w:t>
      </w:r>
      <w:proofErr w:type="gramStart"/>
      <w:r w:rsidRPr="003805EE">
        <w:rPr>
          <w:rFonts w:ascii="Helvetica" w:hAnsi="Helvetica"/>
          <w:sz w:val="22"/>
          <w:szCs w:val="22"/>
        </w:rPr>
        <w:t>i.e.</w:t>
      </w:r>
      <w:proofErr w:type="gramEnd"/>
      <w:r w:rsidRPr="003805EE">
        <w:rPr>
          <w:rFonts w:ascii="Helvetica" w:hAnsi="Helvetica"/>
          <w:sz w:val="22"/>
          <w:szCs w:val="22"/>
        </w:rPr>
        <w:t xml:space="preserve"> the </w:t>
      </w:r>
      <w:r w:rsidR="009576BA">
        <w:rPr>
          <w:rFonts w:ascii="Helvetica" w:hAnsi="Helvetica"/>
          <w:sz w:val="22"/>
          <w:szCs w:val="22"/>
        </w:rPr>
        <w:t>critical biological threshold</w:t>
      </w:r>
      <w:r w:rsidRPr="003805EE">
        <w:rPr>
          <w:rFonts w:ascii="Helvetica" w:hAnsi="Helvetica"/>
          <w:sz w:val="22"/>
          <w:szCs w:val="22"/>
        </w:rPr>
        <w:t>) as well as the strength of the Allee effect (Fig. S1). The strength of the Allee effect (</w:t>
      </w:r>
      <w:r w:rsidRPr="003805EE">
        <w:rPr>
          <w:rFonts w:ascii="Helvetica" w:hAnsi="Helvetica"/>
          <w:i/>
          <w:sz w:val="22"/>
          <w:szCs w:val="22"/>
        </w:rPr>
        <w:t>A</w:t>
      </w:r>
      <w:r w:rsidRPr="003805EE">
        <w:rPr>
          <w:rFonts w:ascii="Helvetica" w:hAnsi="Helvetica"/>
          <w:sz w:val="22"/>
          <w:szCs w:val="22"/>
        </w:rPr>
        <w:t xml:space="preserve">) can be set to </w:t>
      </w:r>
      <w:r w:rsidRPr="003805EE">
        <w:rPr>
          <w:rFonts w:ascii="Helvetica" w:hAnsi="Helvetica" w:cs="Helvetica"/>
          <w:sz w:val="22"/>
          <w:szCs w:val="22"/>
        </w:rPr>
        <w:t xml:space="preserve">≤ </w:t>
      </w:r>
      <w:r w:rsidRPr="003805EE">
        <w:rPr>
          <w:rFonts w:ascii="Helvetica" w:hAnsi="Helvetica"/>
          <w:sz w:val="22"/>
          <w:szCs w:val="22"/>
        </w:rPr>
        <w:t>0</w:t>
      </w:r>
      <w:r w:rsidR="00F0621A">
        <w:rPr>
          <w:rFonts w:ascii="Helvetica" w:hAnsi="Helvetica"/>
          <w:sz w:val="22"/>
          <w:szCs w:val="22"/>
        </w:rPr>
        <w:t xml:space="preserve"> to</w:t>
      </w:r>
      <w:r w:rsidR="00F0621A" w:rsidRPr="003805EE">
        <w:rPr>
          <w:rFonts w:ascii="Helvetica" w:hAnsi="Helvetica"/>
          <w:sz w:val="22"/>
          <w:szCs w:val="22"/>
        </w:rPr>
        <w:t xml:space="preserve"> generat</w:t>
      </w:r>
      <w:r w:rsidR="00F0621A">
        <w:rPr>
          <w:rFonts w:ascii="Helvetica" w:hAnsi="Helvetica"/>
          <w:sz w:val="22"/>
          <w:szCs w:val="22"/>
        </w:rPr>
        <w:t>e</w:t>
      </w:r>
      <w:r w:rsidR="00F0621A" w:rsidRPr="003805EE">
        <w:rPr>
          <w:rFonts w:ascii="Helvetica" w:hAnsi="Helvetica"/>
          <w:sz w:val="22"/>
          <w:szCs w:val="22"/>
        </w:rPr>
        <w:t xml:space="preserve"> </w:t>
      </w:r>
      <w:r w:rsidRPr="003805EE">
        <w:rPr>
          <w:rFonts w:ascii="Helvetica" w:hAnsi="Helvetica"/>
          <w:sz w:val="22"/>
          <w:szCs w:val="22"/>
        </w:rPr>
        <w:t xml:space="preserve">scenarios without </w:t>
      </w:r>
      <w:r w:rsidR="00AF7A41">
        <w:rPr>
          <w:rFonts w:ascii="Helvetica" w:hAnsi="Helvetica"/>
          <w:sz w:val="22"/>
          <w:szCs w:val="22"/>
        </w:rPr>
        <w:t>depensation</w:t>
      </w:r>
      <w:r w:rsidRPr="003805EE">
        <w:rPr>
          <w:rFonts w:ascii="Helvetica" w:hAnsi="Helvetica"/>
          <w:sz w:val="22"/>
          <w:szCs w:val="22"/>
        </w:rPr>
        <w:t xml:space="preserve">, but with a range of biomass levels where productivity becomes very low (but still positive). For </w:t>
      </w:r>
      <w:r w:rsidR="00BE5502" w:rsidRPr="003805EE">
        <w:rPr>
          <w:rFonts w:ascii="Helvetica" w:hAnsi="Helvetica"/>
          <w:sz w:val="22"/>
          <w:szCs w:val="22"/>
        </w:rPr>
        <w:t>example,</w:t>
      </w:r>
      <w:r w:rsidRPr="003805EE">
        <w:rPr>
          <w:rFonts w:ascii="Helvetica" w:hAnsi="Helvetica"/>
          <w:sz w:val="22"/>
          <w:szCs w:val="22"/>
        </w:rPr>
        <w:t xml:space="preserve"> when </w:t>
      </w:r>
      <m:oMath>
        <m:r>
          <w:rPr>
            <w:rFonts w:ascii="Cambria Math" w:hAnsi="Cambria Math"/>
            <w:sz w:val="22"/>
            <w:szCs w:val="22"/>
          </w:rPr>
          <m:t>A≅-500</m:t>
        </m:r>
      </m:oMath>
      <w:r w:rsidRPr="003805EE">
        <w:rPr>
          <w:rFonts w:ascii="Helvetica" w:hAnsi="Helvetica"/>
          <w:sz w:val="22"/>
          <w:szCs w:val="22"/>
        </w:rPr>
        <w:t xml:space="preserve"> the model closely resembles the </w:t>
      </w:r>
      <w:r w:rsidRPr="00844E3B">
        <w:rPr>
          <w:rFonts w:ascii="Helvetica" w:hAnsi="Helvetica"/>
          <w:sz w:val="22"/>
          <w:szCs w:val="22"/>
        </w:rPr>
        <w:t>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844E3B">
        <w:rPr>
          <w:rFonts w:ascii="Helvetica" w:hAnsi="Helvetica"/>
          <w:i/>
          <w:sz w:val="22"/>
          <w:szCs w:val="22"/>
        </w:rPr>
        <w:t xml:space="preserve"> </w:t>
      </w:r>
      <w:r w:rsidRPr="00844E3B">
        <w:rPr>
          <w:rFonts w:ascii="Helvetica" w:hAnsi="Helvetica"/>
          <w:sz w:val="22"/>
          <w:szCs w:val="22"/>
        </w:rPr>
        <w:t xml:space="preserve">is the yield of species biomass extracted in year </w:t>
      </w:r>
      <w:r w:rsidRPr="00844E3B">
        <w:rPr>
          <w:rFonts w:ascii="Helvetica" w:hAnsi="Helvetica"/>
          <w:i/>
          <w:sz w:val="22"/>
          <w:szCs w:val="22"/>
        </w:rPr>
        <w:t>t</w:t>
      </w:r>
      <w:r w:rsidRPr="00844E3B">
        <w:rPr>
          <w:rFonts w:ascii="Helvetica" w:hAnsi="Helvetica"/>
          <w:sz w:val="22"/>
          <w:szCs w:val="22"/>
        </w:rPr>
        <w:t>.</w:t>
      </w:r>
      <w:r w:rsidR="006C7FC8" w:rsidRPr="00844E3B">
        <w:rPr>
          <w:rFonts w:ascii="Helvetica" w:hAnsi="Helvetica"/>
          <w:sz w:val="22"/>
          <w:szCs w:val="22"/>
        </w:rPr>
        <w:t xml:space="preserve"> </w:t>
      </w:r>
      <w:r w:rsidR="00E34618">
        <w:rPr>
          <w:rFonts w:ascii="Helvetica" w:hAnsi="Helvetica"/>
          <w:sz w:val="22"/>
          <w:szCs w:val="22"/>
        </w:rPr>
        <w:t xml:space="preserve">To test the sensitivity of results to stochastic environmental variation, </w:t>
      </w:r>
      <w:r w:rsidR="001E6A4C" w:rsidRPr="00844E3B">
        <w:rPr>
          <w:rFonts w:ascii="Helvetica" w:hAnsi="Helvetica"/>
          <w:sz w:val="22"/>
          <w:szCs w:val="22"/>
        </w:rPr>
        <w:t>we incorporated e</w:t>
      </w:r>
      <w:r w:rsidR="006C7FC8" w:rsidRPr="00844E3B">
        <w:rPr>
          <w:rFonts w:ascii="Helvetica" w:hAnsi="Helvetica"/>
          <w:sz w:val="22"/>
          <w:szCs w:val="22"/>
        </w:rPr>
        <w:t xml:space="preserve">nvironmental variation </w:t>
      </w:r>
      <w:r w:rsidR="001E6A4C" w:rsidRPr="00844E3B">
        <w:rPr>
          <w:rFonts w:ascii="Helvetica" w:hAnsi="Helvetica"/>
          <w:sz w:val="22"/>
          <w:szCs w:val="22"/>
        </w:rPr>
        <w:t>into our model by examining the role of</w:t>
      </w:r>
      <w:r w:rsidR="006C7FC8" w:rsidRPr="00844E3B">
        <w:rPr>
          <w:rFonts w:ascii="Helvetica" w:hAnsi="Helvetica"/>
          <w:sz w:val="22"/>
          <w:szCs w:val="22"/>
        </w:rPr>
        <w:t xml:space="preserve"> </w:t>
      </w:r>
      <w:r w:rsidR="009576BA" w:rsidRPr="00844E3B">
        <w:rPr>
          <w:rFonts w:ascii="Helvetica" w:hAnsi="Helvetica"/>
          <w:sz w:val="22"/>
          <w:szCs w:val="22"/>
        </w:rPr>
        <w:t xml:space="preserve">random temporally uncorrelated </w:t>
      </w:r>
      <w:r w:rsidR="002E6B2A">
        <w:rPr>
          <w:rFonts w:ascii="Helvetica" w:hAnsi="Helvetica"/>
          <w:sz w:val="22"/>
          <w:szCs w:val="22"/>
        </w:rPr>
        <w:t xml:space="preserve">log-normal </w:t>
      </w:r>
      <w:r w:rsidR="006C7FC8" w:rsidRPr="00844E3B">
        <w:rPr>
          <w:rFonts w:ascii="Helvetica" w:hAnsi="Helvetica"/>
          <w:sz w:val="22"/>
          <w:szCs w:val="22"/>
        </w:rPr>
        <w:t xml:space="preserve">variation </w:t>
      </w:r>
      <w:r w:rsidR="001E6A4C" w:rsidRPr="00844E3B">
        <w:rPr>
          <w:rFonts w:ascii="Helvetica" w:hAnsi="Helvetica"/>
          <w:sz w:val="22"/>
          <w:szCs w:val="22"/>
        </w:rPr>
        <w:t>in</w:t>
      </w:r>
      <w:r w:rsidR="006C7FC8" w:rsidRPr="00844E3B">
        <w:rPr>
          <w:rFonts w:ascii="Helvetica" w:hAnsi="Helvetica"/>
          <w:sz w:val="22"/>
          <w:szCs w:val="22"/>
        </w:rPr>
        <w:t xml:space="preserve"> </w:t>
      </w:r>
      <w:r w:rsidR="006C7FC8" w:rsidRPr="00844E3B">
        <w:rPr>
          <w:rFonts w:ascii="Helvetica" w:hAnsi="Helvetica"/>
          <w:i/>
          <w:iCs/>
          <w:sz w:val="22"/>
          <w:szCs w:val="22"/>
        </w:rPr>
        <w:t>r</w:t>
      </w:r>
      <w:r w:rsidR="006C7FC8" w:rsidRPr="00844E3B">
        <w:rPr>
          <w:rFonts w:ascii="Helvetica" w:hAnsi="Helvetica"/>
          <w:sz w:val="22"/>
          <w:szCs w:val="22"/>
        </w:rPr>
        <w:t>.</w:t>
      </w:r>
    </w:p>
    <w:p w14:paraId="26698029" w14:textId="0CA03302" w:rsidR="00286FDA" w:rsidRPr="003805EE" w:rsidRDefault="00286FDA" w:rsidP="00D13868">
      <w:pPr>
        <w:rPr>
          <w:rFonts w:ascii="Helvetica" w:hAnsi="Helvetica"/>
          <w:sz w:val="22"/>
          <w:szCs w:val="22"/>
        </w:rPr>
      </w:pPr>
    </w:p>
    <w:p w14:paraId="75E88C98" w14:textId="77777777" w:rsidR="00336865" w:rsidRPr="00336865" w:rsidRDefault="004352AB" w:rsidP="00D13868">
      <w:pPr>
        <w:pStyle w:val="CommentText"/>
        <w:rPr>
          <w:rFonts w:ascii="Helvetica" w:hAnsi="Helvetica"/>
          <w:i/>
          <w:iCs/>
          <w:sz w:val="22"/>
          <w:szCs w:val="22"/>
        </w:rPr>
      </w:pPr>
      <w:r w:rsidRPr="00336865">
        <w:rPr>
          <w:rFonts w:ascii="Helvetica" w:hAnsi="Helvetica"/>
          <w:i/>
          <w:iCs/>
          <w:sz w:val="22"/>
          <w:szCs w:val="22"/>
        </w:rPr>
        <w:t>Monitoring Model</w:t>
      </w:r>
    </w:p>
    <w:p w14:paraId="1B96C9A5" w14:textId="6D8DD9C7" w:rsidR="004352AB" w:rsidRPr="003805EE" w:rsidRDefault="004352AB" w:rsidP="00D13868">
      <w:pPr>
        <w:pStyle w:val="CommentText"/>
        <w:rPr>
          <w:rFonts w:ascii="Helvetica" w:hAnsi="Helvetica"/>
          <w:sz w:val="22"/>
          <w:szCs w:val="22"/>
        </w:rPr>
      </w:pPr>
      <w:r w:rsidRPr="003805EE">
        <w:rPr>
          <w:rFonts w:ascii="Helvetica" w:hAnsi="Helvetica"/>
          <w:sz w:val="22"/>
          <w:szCs w:val="22"/>
        </w:rPr>
        <w:t xml:space="preserve">Ideally, natural resource managers would </w:t>
      </w:r>
      <w:r w:rsidR="006C7FC8">
        <w:rPr>
          <w:rFonts w:ascii="Helvetica" w:hAnsi="Helvetica"/>
          <w:sz w:val="22"/>
          <w:szCs w:val="22"/>
        </w:rPr>
        <w:t>have</w:t>
      </w:r>
      <w:r w:rsidRPr="003805EE">
        <w:rPr>
          <w:rFonts w:ascii="Helvetica" w:hAnsi="Helvetica"/>
          <w:sz w:val="22"/>
          <w:szCs w:val="22"/>
        </w:rPr>
        <w:t xml:space="preserve"> perfect </w:t>
      </w:r>
      <w:r w:rsidR="006C7FC8">
        <w:rPr>
          <w:rFonts w:ascii="Helvetica" w:hAnsi="Helvetica"/>
          <w:sz w:val="22"/>
          <w:szCs w:val="22"/>
        </w:rPr>
        <w:t xml:space="preserve">information about </w:t>
      </w:r>
      <w:r w:rsidRPr="003805EE">
        <w:rPr>
          <w:rFonts w:ascii="Helvetica" w:hAnsi="Helvetica"/>
          <w:sz w:val="22"/>
          <w:szCs w:val="22"/>
        </w:rPr>
        <w:t xml:space="preserve">resource biomass in a </w:t>
      </w:r>
      <w:r w:rsidR="006C7FC8">
        <w:rPr>
          <w:rFonts w:ascii="Helvetica" w:hAnsi="Helvetica"/>
          <w:sz w:val="22"/>
          <w:szCs w:val="22"/>
        </w:rPr>
        <w:t>given</w:t>
      </w:r>
      <w:r w:rsidR="006C7FC8" w:rsidRPr="003805EE">
        <w:rPr>
          <w:rFonts w:ascii="Helvetica" w:hAnsi="Helvetica"/>
          <w:sz w:val="22"/>
          <w:szCs w:val="22"/>
        </w:rPr>
        <w:t xml:space="preserve"> </w:t>
      </w:r>
      <w:r w:rsidRPr="003805EE">
        <w:rPr>
          <w:rFonts w:ascii="Helvetica" w:hAnsi="Helvetica"/>
          <w:sz w:val="22"/>
          <w:szCs w:val="22"/>
        </w:rPr>
        <w:t>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3805EE">
        <w:rPr>
          <w:rFonts w:ascii="Helvetica" w:hAnsi="Helvetica"/>
          <w:sz w:val="22"/>
          <w:szCs w:val="22"/>
        </w:rPr>
        <w:t xml:space="preserve">) </w:t>
      </w:r>
      <w:r w:rsidR="006C7FC8">
        <w:rPr>
          <w:rFonts w:ascii="Helvetica" w:hAnsi="Helvetica"/>
          <w:sz w:val="22"/>
          <w:szCs w:val="22"/>
        </w:rPr>
        <w:t>based on</w:t>
      </w:r>
      <w:r w:rsidR="006C7FC8" w:rsidRPr="003805EE">
        <w:rPr>
          <w:rFonts w:ascii="Helvetica" w:hAnsi="Helvetica"/>
          <w:sz w:val="22"/>
          <w:szCs w:val="22"/>
        </w:rPr>
        <w:t xml:space="preserve"> </w:t>
      </w:r>
      <w:r w:rsidRPr="003805EE">
        <w:rPr>
          <w:rFonts w:ascii="Helvetica" w:hAnsi="Helvetica"/>
          <w:sz w:val="22"/>
          <w:szCs w:val="22"/>
        </w:rPr>
        <w:t>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knowledge </w:t>
      </w:r>
      <w:r w:rsidR="006C7FC8">
        <w:rPr>
          <w:rFonts w:ascii="Helvetica" w:hAnsi="Helvetica"/>
          <w:sz w:val="22"/>
          <w:szCs w:val="22"/>
        </w:rPr>
        <w:t>about life history and productivity</w:t>
      </w:r>
      <w:r w:rsidRPr="003805EE">
        <w:rPr>
          <w:rFonts w:ascii="Helvetica" w:hAnsi="Helvetica"/>
          <w:sz w:val="22"/>
          <w:szCs w:val="22"/>
        </w:rPr>
        <w:t xml:space="preserve">, and </w:t>
      </w:r>
      <w:r w:rsidR="003E7E55">
        <w:rPr>
          <w:rFonts w:ascii="Helvetica" w:hAnsi="Helvetica"/>
          <w:sz w:val="22"/>
          <w:szCs w:val="22"/>
        </w:rPr>
        <w:t>some</w:t>
      </w:r>
      <w:r w:rsidR="003E7E55" w:rsidRPr="003805EE">
        <w:rPr>
          <w:rFonts w:ascii="Helvetica" w:hAnsi="Helvetica"/>
          <w:sz w:val="22"/>
          <w:szCs w:val="22"/>
        </w:rPr>
        <w:t xml:space="preserve"> </w:t>
      </w:r>
      <w:r w:rsidRPr="003805EE">
        <w:rPr>
          <w:rFonts w:ascii="Helvetica" w:hAnsi="Helvetica"/>
          <w:sz w:val="22"/>
          <w:szCs w:val="22"/>
        </w:rPr>
        <w:t>measure of 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 xml:space="preserve">). However, managers </w:t>
      </w:r>
      <w:r w:rsidR="006C7FC8">
        <w:rPr>
          <w:rFonts w:ascii="Helvetica" w:hAnsi="Helvetica"/>
          <w:sz w:val="22"/>
          <w:szCs w:val="22"/>
        </w:rPr>
        <w:t xml:space="preserve">rely on </w:t>
      </w:r>
      <w:r w:rsidR="003E7E55">
        <w:rPr>
          <w:rFonts w:ascii="Helvetica" w:hAnsi="Helvetica"/>
          <w:sz w:val="22"/>
          <w:szCs w:val="22"/>
        </w:rPr>
        <w:t xml:space="preserve">estimates of biomass (hereafter referred to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E7E55">
        <w:rPr>
          <w:rFonts w:ascii="Helvetica" w:hAnsi="Helvetica"/>
          <w:sz w:val="22"/>
          <w:szCs w:val="22"/>
        </w:rPr>
        <w:t>), and often have to make assumptions about the values</w:t>
      </w:r>
      <w:r w:rsidR="00810974">
        <w:rPr>
          <w:rFonts w:ascii="Helvetica" w:hAnsi="Helvetica"/>
          <w:sz w:val="22"/>
          <w:szCs w:val="22"/>
        </w:rPr>
        <w:t xml:space="preserve"> and uncertainty</w:t>
      </w:r>
      <w:r w:rsidR="003E7E55">
        <w:rPr>
          <w:rFonts w:ascii="Helvetica" w:hAnsi="Helvetica"/>
          <w:sz w:val="22"/>
          <w:szCs w:val="22"/>
        </w:rPr>
        <w:t xml:space="preserve"> of certain life history parameters</w:t>
      </w:r>
      <w:r w:rsidRPr="003805EE">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is a precise representation of the true resource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is determined by monitoring precision</w:t>
      </w:r>
      <w:r w:rsidR="002E6B2A">
        <w:rPr>
          <w:rFonts w:ascii="Helvetica" w:hAnsi="Helvetica"/>
          <w:sz w:val="22"/>
          <w:szCs w:val="22"/>
        </w:rPr>
        <w:t>.</w:t>
      </w:r>
      <w:r w:rsidR="00B15930">
        <w:rPr>
          <w:rFonts w:ascii="Helvetica" w:hAnsi="Helvetica"/>
          <w:sz w:val="22"/>
          <w:szCs w:val="22"/>
        </w:rPr>
        <w:t xml:space="preserve"> </w:t>
      </w:r>
      <w:r w:rsidRPr="003805EE">
        <w:rPr>
          <w:rFonts w:ascii="Helvetica" w:hAnsi="Helvetica"/>
          <w:sz w:val="22"/>
          <w:szCs w:val="22"/>
        </w:rPr>
        <w:t>We assume</w:t>
      </w:r>
      <w:r w:rsidR="003E4DCD" w:rsidRPr="003805EE">
        <w:rPr>
          <w:rFonts w:ascii="Helvetica" w:hAnsi="Helvetica"/>
          <w:sz w:val="22"/>
          <w:szCs w:val="22"/>
        </w:rPr>
        <w:t>d</w:t>
      </w:r>
      <w:r w:rsidRPr="003805EE">
        <w:rPr>
          <w:rFonts w:ascii="Helvetica" w:hAnsi="Helvetica"/>
          <w:sz w:val="22"/>
          <w:szCs w:val="22"/>
        </w:rPr>
        <w:t xml:space="preserve"> </w:t>
      </w:r>
      <w:r w:rsidR="00286628">
        <w:rPr>
          <w:rFonts w:ascii="Helvetica" w:hAnsi="Helvetica"/>
          <w:sz w:val="22"/>
          <w:szCs w:val="22"/>
        </w:rPr>
        <w:t xml:space="preserve">that </w:t>
      </w:r>
      <w:r w:rsidRPr="003805EE">
        <w:rPr>
          <w:rFonts w:ascii="Helvetica" w:hAnsi="Helvetica"/>
          <w:sz w:val="22"/>
          <w:szCs w:val="22"/>
        </w:rPr>
        <w:t xml:space="preserve">measurement error </w:t>
      </w:r>
      <w:r w:rsidR="00BF7FB1">
        <w:rPr>
          <w:rFonts w:ascii="Helvetica" w:hAnsi="Helvetica"/>
          <w:sz w:val="22"/>
          <w:szCs w:val="22"/>
        </w:rPr>
        <w:t>lowers precision</w:t>
      </w:r>
      <w:r w:rsidRPr="003805EE">
        <w:rPr>
          <w:rFonts w:ascii="Helvetica" w:hAnsi="Helvetica"/>
          <w:sz w:val="22"/>
          <w:szCs w:val="22"/>
        </w:rPr>
        <w:t xml:space="preserve"> but </w:t>
      </w:r>
      <w:r w:rsidR="00BF7FB1">
        <w:rPr>
          <w:rFonts w:ascii="Helvetica" w:hAnsi="Helvetica"/>
          <w:sz w:val="22"/>
          <w:szCs w:val="22"/>
        </w:rPr>
        <w:t>not</w:t>
      </w:r>
      <w:r w:rsidR="00BF7FB1" w:rsidRPr="003805EE">
        <w:rPr>
          <w:rFonts w:ascii="Helvetica" w:hAnsi="Helvetica"/>
          <w:sz w:val="22"/>
          <w:szCs w:val="22"/>
        </w:rPr>
        <w:t xml:space="preserve"> </w:t>
      </w:r>
      <w:r w:rsidRPr="003805EE">
        <w:rPr>
          <w:rFonts w:ascii="Helvetica" w:hAnsi="Helvetica"/>
          <w:sz w:val="22"/>
          <w:szCs w:val="22"/>
        </w:rPr>
        <w:t xml:space="preserve">accuracy, and modeled monitoring error as a log-normally distributed random variable with mean 0 and variance </w:t>
      </w:r>
      <m:oMath>
        <m:r>
          <w:rPr>
            <w:rFonts w:ascii="Cambria Math" w:hAnsi="Cambria Math"/>
            <w:sz w:val="22"/>
            <w:szCs w:val="22"/>
          </w:rPr>
          <m:t>ϕ</m:t>
        </m:r>
      </m:oMath>
      <w:r w:rsidRPr="003805EE">
        <w:rPr>
          <w:rFonts w:ascii="Helvetica" w:hAnsi="Helvetica"/>
          <w:sz w:val="22"/>
          <w:szCs w:val="22"/>
        </w:rPr>
        <w:t xml:space="preserve">. The degree of monitoring precision in any given system is generally based on the spatial extent, temporal extent, and degree to which monitoring samples are replicated. Therefore, at higher monitoring </w:t>
      </w:r>
      <w:r w:rsidRPr="003805EE">
        <w:rPr>
          <w:rFonts w:ascii="Helvetica" w:hAnsi="Helvetica"/>
          <w:sz w:val="22"/>
          <w:szCs w:val="22"/>
        </w:rPr>
        <w:lastRenderedPageBreak/>
        <w:t xml:space="preserve">precision (lower </w:t>
      </w:r>
      <m:oMath>
        <m:r>
          <w:rPr>
            <w:rFonts w:ascii="Cambria Math" w:hAnsi="Cambria Math"/>
            <w:sz w:val="22"/>
            <w:szCs w:val="22"/>
          </w:rPr>
          <m:t>ϕ</m:t>
        </m:r>
      </m:oMath>
      <w:r w:rsidRPr="003805EE">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that as monitoring becomes less precise, the deviation of the estimated biomass from the</w:t>
      </w:r>
      <w:r w:rsidR="003E4DCD" w:rsidRPr="003805EE">
        <w:rPr>
          <w:rFonts w:ascii="Helvetica" w:hAnsi="Helvetica"/>
          <w:sz w:val="22"/>
          <w:szCs w:val="22"/>
        </w:rPr>
        <w:t xml:space="preserve"> true biomass increase</w:t>
      </w:r>
      <w:r w:rsidR="009E0068" w:rsidRPr="003805EE">
        <w:rPr>
          <w:rFonts w:ascii="Helvetica" w:hAnsi="Helvetica"/>
          <w:sz w:val="22"/>
          <w:szCs w:val="22"/>
        </w:rPr>
        <w:t>s</w:t>
      </w:r>
      <w:r w:rsidRPr="003805EE">
        <w:rPr>
          <w:rFonts w:ascii="Helvetica" w:hAnsi="Helvetica"/>
          <w:sz w:val="22"/>
          <w:szCs w:val="22"/>
        </w:rPr>
        <w:t xml:space="preserve"> exponentially (</w:t>
      </w:r>
      <w:r w:rsidRPr="003805EE">
        <w:rPr>
          <w:rFonts w:ascii="Helvetica" w:hAnsi="Helvetica"/>
          <w:sz w:val="22"/>
          <w:szCs w:val="22"/>
          <w:highlight w:val="lightGray"/>
        </w:rPr>
        <w:t>Fig S1</w:t>
      </w:r>
      <w:r w:rsidRPr="003805EE">
        <w:rPr>
          <w:rFonts w:ascii="Helvetica" w:hAnsi="Helvetica"/>
          <w:sz w:val="22"/>
          <w:szCs w:val="22"/>
        </w:rPr>
        <w:t>). We also assume</w:t>
      </w:r>
      <w:r w:rsidR="003E4DCD" w:rsidRPr="003805EE">
        <w:rPr>
          <w:rFonts w:ascii="Helvetica" w:hAnsi="Helvetica"/>
          <w:sz w:val="22"/>
          <w:szCs w:val="22"/>
        </w:rPr>
        <w:t>d</w:t>
      </w:r>
      <w:r w:rsidRPr="003805EE">
        <w:rPr>
          <w:rFonts w:ascii="Helvetica" w:hAnsi="Helvetica"/>
          <w:sz w:val="22"/>
          <w:szCs w:val="22"/>
        </w:rPr>
        <w:t xml:space="preserve"> monitoring precision </w:t>
      </w:r>
      <w:r w:rsidR="003E4DCD" w:rsidRPr="003805EE">
        <w:rPr>
          <w:rFonts w:ascii="Helvetica" w:hAnsi="Helvetica"/>
          <w:sz w:val="22"/>
          <w:szCs w:val="22"/>
        </w:rPr>
        <w:t>was</w:t>
      </w:r>
      <w:r w:rsidRPr="003805EE">
        <w:rPr>
          <w:rFonts w:ascii="Helvetica" w:hAnsi="Helvetica"/>
          <w:sz w:val="22"/>
          <w:szCs w:val="22"/>
        </w:rPr>
        <w:t xml:space="preserve"> not autocorrelated and</w:t>
      </w:r>
      <w:r w:rsidR="003E4DCD" w:rsidRPr="003805EE">
        <w:rPr>
          <w:rFonts w:ascii="Helvetica" w:hAnsi="Helvetica"/>
          <w:sz w:val="22"/>
          <w:szCs w:val="22"/>
        </w:rPr>
        <w:t xml:space="preserve"> was</w:t>
      </w:r>
      <w:r w:rsidRPr="003805EE">
        <w:rPr>
          <w:rFonts w:ascii="Helvetica" w:hAnsi="Helvetica"/>
          <w:sz w:val="22"/>
          <w:szCs w:val="22"/>
        </w:rPr>
        <w:t xml:space="preserve"> only dependent upon the current year’s monitoring. </w:t>
      </w:r>
    </w:p>
    <w:p w14:paraId="02C27F3C" w14:textId="77777777" w:rsidR="004352AB" w:rsidRPr="003805EE" w:rsidRDefault="004352AB" w:rsidP="00D13868">
      <w:pPr>
        <w:ind w:firstLine="720"/>
        <w:rPr>
          <w:rFonts w:ascii="Helvetica" w:hAnsi="Helvetica"/>
          <w:sz w:val="22"/>
          <w:szCs w:val="22"/>
        </w:rPr>
      </w:pPr>
    </w:p>
    <w:p w14:paraId="5490F213" w14:textId="77777777" w:rsidR="00336865" w:rsidRPr="00336865" w:rsidRDefault="004352AB" w:rsidP="00D13868">
      <w:pPr>
        <w:rPr>
          <w:rFonts w:ascii="Helvetica" w:hAnsi="Helvetica"/>
          <w:i/>
          <w:iCs/>
          <w:sz w:val="22"/>
          <w:szCs w:val="22"/>
        </w:rPr>
      </w:pPr>
      <w:r w:rsidRPr="00336865">
        <w:rPr>
          <w:rFonts w:ascii="Helvetica" w:hAnsi="Helvetica"/>
          <w:i/>
          <w:iCs/>
          <w:sz w:val="22"/>
          <w:szCs w:val="22"/>
        </w:rPr>
        <w:t>Management Model</w:t>
      </w:r>
    </w:p>
    <w:p w14:paraId="7A97CE6D" w14:textId="6FA62972" w:rsidR="004352AB" w:rsidRPr="003805EE" w:rsidRDefault="004352AB" w:rsidP="00D13868">
      <w:pPr>
        <w:rPr>
          <w:rFonts w:ascii="Helvetica" w:hAnsi="Helvetica"/>
          <w:sz w:val="22"/>
          <w:szCs w:val="22"/>
        </w:rPr>
      </w:pPr>
      <w:r w:rsidRPr="003805EE">
        <w:rPr>
          <w:rFonts w:ascii="Helvetica" w:hAnsi="Helvetica"/>
          <w:sz w:val="22"/>
          <w:szCs w:val="22"/>
        </w:rPr>
        <w:t>When monitoring</w:t>
      </w:r>
      <w:r w:rsidR="008F2A30">
        <w:rPr>
          <w:rFonts w:ascii="Helvetica" w:hAnsi="Helvetica"/>
          <w:sz w:val="22"/>
          <w:szCs w:val="22"/>
        </w:rPr>
        <w:t xml:space="preserve"> data are low-resolution</w:t>
      </w:r>
      <w:r w:rsidRPr="003805EE">
        <w:rPr>
          <w:rFonts w:ascii="Helvetica" w:hAnsi="Helvetica"/>
          <w:sz w:val="22"/>
          <w:szCs w:val="22"/>
        </w:rPr>
        <w:t xml:space="preserve">, estimates of future biomass can be highly uncertain, </w:t>
      </w:r>
      <w:r w:rsidR="00A5376C" w:rsidRPr="003805EE">
        <w:rPr>
          <w:rFonts w:ascii="Helvetica" w:hAnsi="Helvetica"/>
          <w:sz w:val="22"/>
          <w:szCs w:val="22"/>
        </w:rPr>
        <w:t xml:space="preserve">which can lead to </w:t>
      </w:r>
      <w:r w:rsidRPr="003805EE">
        <w:rPr>
          <w:rFonts w:ascii="Helvetica" w:hAnsi="Helvetica"/>
          <w:sz w:val="22"/>
          <w:szCs w:val="22"/>
        </w:rPr>
        <w:t>under</w:t>
      </w:r>
      <w:r w:rsidR="00151A85" w:rsidRPr="003805EE">
        <w:rPr>
          <w:rFonts w:ascii="Helvetica" w:hAnsi="Helvetica"/>
          <w:sz w:val="22"/>
          <w:szCs w:val="22"/>
        </w:rPr>
        <w:t>-</w:t>
      </w:r>
      <w:r w:rsidRPr="003805EE">
        <w:rPr>
          <w:rFonts w:ascii="Helvetica" w:hAnsi="Helvetica"/>
          <w:sz w:val="22"/>
          <w:szCs w:val="22"/>
        </w:rPr>
        <w:t xml:space="preserve"> </w:t>
      </w:r>
      <w:r w:rsidR="00286628">
        <w:rPr>
          <w:rFonts w:ascii="Helvetica" w:hAnsi="Helvetica"/>
          <w:sz w:val="22"/>
          <w:szCs w:val="22"/>
        </w:rPr>
        <w:t>or</w:t>
      </w:r>
      <w:r w:rsidR="00286628" w:rsidRPr="003805EE">
        <w:rPr>
          <w:rFonts w:ascii="Helvetica" w:hAnsi="Helvetica"/>
          <w:sz w:val="22"/>
          <w:szCs w:val="22"/>
        </w:rPr>
        <w:t xml:space="preserve"> </w:t>
      </w:r>
      <w:r w:rsidRPr="003805EE">
        <w:rPr>
          <w:rFonts w:ascii="Helvetica" w:hAnsi="Helvetica"/>
          <w:sz w:val="22"/>
          <w:szCs w:val="22"/>
        </w:rPr>
        <w:t>over</w:t>
      </w:r>
      <w:r w:rsidR="00151A85" w:rsidRPr="003805EE">
        <w:rPr>
          <w:rFonts w:ascii="Helvetica" w:hAnsi="Helvetica"/>
          <w:sz w:val="22"/>
          <w:szCs w:val="22"/>
        </w:rPr>
        <w:t>-</w:t>
      </w:r>
      <w:r w:rsidRPr="003805EE">
        <w:rPr>
          <w:rFonts w:ascii="Helvetica" w:hAnsi="Helvetica"/>
          <w:sz w:val="22"/>
          <w:szCs w:val="22"/>
        </w:rPr>
        <w:t>harvesting. To simulate resource harvest in our 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where:</w:t>
      </w:r>
    </w:p>
    <w:p w14:paraId="2CD71D31" w14:textId="77777777" w:rsidR="004352AB" w:rsidRPr="003805EE" w:rsidRDefault="004352AB" w:rsidP="00D13868">
      <w:pPr>
        <w:rPr>
          <w:rFonts w:ascii="Helvetica" w:hAnsi="Helvetica"/>
          <w:sz w:val="22"/>
          <w:szCs w:val="22"/>
        </w:rPr>
      </w:pPr>
    </w:p>
    <w:p w14:paraId="5387B971" w14:textId="77777777" w:rsidR="004352AB" w:rsidRPr="003805EE" w:rsidRDefault="004352AB" w:rsidP="00D138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(2)</w:t>
      </w:r>
    </w:p>
    <w:p w14:paraId="18E1F952" w14:textId="77777777" w:rsidR="004352AB" w:rsidRPr="003805EE" w:rsidRDefault="004352AB" w:rsidP="00D13868">
      <w:pPr>
        <w:rPr>
          <w:rFonts w:ascii="Helvetica" w:hAnsi="Helvetica"/>
          <w:sz w:val="22"/>
          <w:szCs w:val="22"/>
        </w:rPr>
      </w:pPr>
    </w:p>
    <w:p w14:paraId="30268D64" w14:textId="069049EF" w:rsidR="004352AB" w:rsidRPr="003805EE" w:rsidRDefault="00693745" w:rsidP="00D13868">
      <w:pPr>
        <w:rPr>
          <w:rFonts w:ascii="Helvetica" w:hAnsi="Helvetica"/>
          <w:sz w:val="22"/>
          <w:szCs w:val="22"/>
        </w:rPr>
      </w:pPr>
      <w:r>
        <w:rPr>
          <w:rFonts w:ascii="Helvetica" w:hAnsi="Helvetica"/>
          <w:sz w:val="22"/>
          <w:szCs w:val="22"/>
        </w:rPr>
        <w:t xml:space="preserve">which is a deterministic solution for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B62951">
        <w:rPr>
          <w:rFonts w:ascii="Helvetica" w:hAnsi="Helvetica"/>
          <w:sz w:val="22"/>
          <w:szCs w:val="22"/>
        </w:rPr>
        <w:t xml:space="preserve"> </w:t>
      </w:r>
      <w:r>
        <w:rPr>
          <w:rFonts w:ascii="Helvetica" w:hAnsi="Helvetica"/>
          <w:sz w:val="22"/>
          <w:szCs w:val="22"/>
        </w:rPr>
        <w:t xml:space="preserve">under equilibrium conditions. </w:t>
      </w:r>
      <w:r w:rsidR="004352AB" w:rsidRPr="003805EE">
        <w:rPr>
          <w:rFonts w:ascii="Helvetica" w:hAnsi="Helvetica"/>
          <w:sz w:val="22"/>
          <w:szCs w:val="22"/>
        </w:rPr>
        <w:t>From that we then calculate</w:t>
      </w:r>
      <w:r w:rsidR="0082304F" w:rsidRPr="003805EE">
        <w:rPr>
          <w:rFonts w:ascii="Helvetica" w:hAnsi="Helvetica"/>
          <w:sz w:val="22"/>
          <w:szCs w:val="22"/>
        </w:rPr>
        <w:t>d</w:t>
      </w:r>
      <w:r w:rsidR="004352AB" w:rsidRPr="003805EE">
        <w:rPr>
          <w:rFonts w:ascii="Helvetica" w:hAnsi="Helvetica"/>
          <w:sz w:val="22"/>
          <w:szCs w:val="22"/>
        </w:rPr>
        <w:t xml:space="preserve"> the Maximum Sustainable Yield (MSY) as: </w:t>
      </w:r>
    </w:p>
    <w:p w14:paraId="520AFD8F" w14:textId="77777777" w:rsidR="004352AB" w:rsidRPr="003805EE" w:rsidRDefault="004352AB" w:rsidP="00D13868">
      <w:pPr>
        <w:rPr>
          <w:rFonts w:ascii="Helvetica" w:hAnsi="Helvetica"/>
          <w:sz w:val="22"/>
          <w:szCs w:val="22"/>
        </w:rPr>
      </w:pPr>
    </w:p>
    <w:p w14:paraId="0AAE34B0" w14:textId="77777777" w:rsidR="004352AB" w:rsidRPr="003805EE" w:rsidRDefault="004352AB" w:rsidP="00D13868">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(3)</w:t>
      </w:r>
    </w:p>
    <w:p w14:paraId="58280054" w14:textId="77777777" w:rsidR="004352AB" w:rsidRPr="003805EE" w:rsidRDefault="004352AB" w:rsidP="00D13868">
      <w:pPr>
        <w:rPr>
          <w:rFonts w:ascii="Helvetica" w:hAnsi="Helvetica"/>
          <w:sz w:val="22"/>
          <w:szCs w:val="22"/>
        </w:rPr>
      </w:pPr>
    </w:p>
    <w:p w14:paraId="646F54CC" w14:textId="77777777" w:rsidR="00555417" w:rsidRPr="003805EE" w:rsidRDefault="004352AB" w:rsidP="00D13868">
      <w:pPr>
        <w:rPr>
          <w:rFonts w:ascii="Helvetica" w:hAnsi="Helvetica"/>
          <w:sz w:val="22"/>
          <w:szCs w:val="22"/>
        </w:rPr>
      </w:pPr>
      <w:r w:rsidRPr="003805EE">
        <w:rPr>
          <w:rFonts w:ascii="Helvetica" w:hAnsi="Helvetica"/>
          <w:sz w:val="22"/>
          <w:szCs w:val="22"/>
        </w:rPr>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defined as</w:t>
      </w:r>
      <w:r w:rsidR="00555417" w:rsidRPr="003805EE">
        <w:rPr>
          <w:rFonts w:ascii="Helvetica" w:hAnsi="Helvetica"/>
          <w:sz w:val="22"/>
          <w:szCs w:val="22"/>
        </w:rPr>
        <w:t>:</w:t>
      </w:r>
    </w:p>
    <w:p w14:paraId="7DFBAC61" w14:textId="77777777" w:rsidR="00555417" w:rsidRPr="003805EE" w:rsidRDefault="00555417" w:rsidP="00D13868">
      <w:pPr>
        <w:rPr>
          <w:rFonts w:ascii="Helvetica" w:hAnsi="Helvetica"/>
          <w:sz w:val="22"/>
          <w:szCs w:val="22"/>
        </w:rPr>
      </w:pPr>
    </w:p>
    <w:p w14:paraId="524B5884" w14:textId="7ADA2D44" w:rsidR="00555417" w:rsidRPr="003805EE" w:rsidRDefault="00896D67" w:rsidP="00D138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xml:space="preserve">. </w:t>
      </w:r>
      <w:r w:rsidR="00555417" w:rsidRPr="003805EE">
        <w:rPr>
          <w:rFonts w:ascii="Helvetica" w:hAnsi="Helvetica"/>
          <w:sz w:val="22"/>
          <w:szCs w:val="22"/>
        </w:rPr>
        <w:tab/>
        <w:t>(4)</w:t>
      </w:r>
    </w:p>
    <w:p w14:paraId="28893F4C" w14:textId="77777777" w:rsidR="00555417" w:rsidRPr="003805EE" w:rsidRDefault="00555417" w:rsidP="00D13868">
      <w:pPr>
        <w:rPr>
          <w:rFonts w:ascii="Helvetica" w:hAnsi="Helvetica"/>
          <w:sz w:val="22"/>
          <w:szCs w:val="22"/>
        </w:rPr>
      </w:pPr>
    </w:p>
    <w:p w14:paraId="11A17FCB" w14:textId="0D5049B6" w:rsidR="004352AB" w:rsidRPr="003805EE" w:rsidRDefault="008F4F28" w:rsidP="00D13868">
      <w:pPr>
        <w:rPr>
          <w:rFonts w:ascii="Helvetica" w:hAnsi="Helvetica"/>
          <w:sz w:val="22"/>
          <w:szCs w:val="22"/>
        </w:rPr>
      </w:pPr>
      <w:r>
        <w:rPr>
          <w:rFonts w:ascii="Helvetica" w:hAnsi="Helvetica"/>
          <w:sz w:val="22"/>
          <w:szCs w:val="22"/>
        </w:rPr>
        <w:t>These estimates of</w:t>
      </w:r>
      <w:r w:rsidR="001E5FE7">
        <w:rPr>
          <w:rFonts w:ascii="Helvetica" w:hAnsi="Helvetica"/>
          <w:sz w:val="22"/>
          <w:szCs w:val="22"/>
        </w:rPr>
        <w:t xml:space="preserve"> </w:t>
      </w:r>
      <w:r w:rsidR="002E6B2A" w:rsidRPr="001E5FE7">
        <w:rPr>
          <w:rFonts w:ascii="Helvetica" w:hAnsi="Helvetica"/>
          <w:i/>
          <w:iCs/>
          <w:sz w:val="22"/>
          <w:szCs w:val="22"/>
        </w:rPr>
        <w:t>MSY</w:t>
      </w:r>
      <w:r w:rsidR="002E6B2A">
        <w:rPr>
          <w:rFonts w:ascii="Helvetica" w:hAnsi="Helvetica"/>
          <w:sz w:val="22"/>
          <w:szCs w:val="22"/>
        </w:rPr>
        <w:t xml:space="preserve"> and </w:t>
      </w:r>
      <w:r w:rsidR="002E6B2A" w:rsidRPr="003805EE">
        <w:rPr>
          <w:rFonts w:ascii="Helvetica" w:hAnsi="Helvetica"/>
          <w:i/>
          <w:sz w:val="22"/>
          <w:szCs w:val="22"/>
        </w:rPr>
        <w:t>B</w:t>
      </w:r>
      <w:r w:rsidR="002E6B2A" w:rsidRPr="003805EE">
        <w:rPr>
          <w:rFonts w:ascii="Helvetica" w:hAnsi="Helvetica"/>
          <w:i/>
          <w:sz w:val="22"/>
          <w:szCs w:val="22"/>
          <w:vertAlign w:val="subscript"/>
        </w:rPr>
        <w:t>MSY</w:t>
      </w:r>
      <w:r w:rsidR="002E6B2A" w:rsidRPr="003805EE">
        <w:rPr>
          <w:rFonts w:ascii="Helvetica" w:hAnsi="Helvetica"/>
          <w:sz w:val="22"/>
          <w:szCs w:val="22"/>
        </w:rPr>
        <w:t xml:space="preserve"> </w:t>
      </w:r>
      <w:r>
        <w:rPr>
          <w:rFonts w:ascii="Helvetica" w:hAnsi="Helvetica"/>
          <w:sz w:val="22"/>
          <w:szCs w:val="22"/>
        </w:rPr>
        <w:t>approximate common reference points in management as the long-term average yield and the biomass that produces it.</w:t>
      </w:r>
      <w:r w:rsidR="001E5FE7">
        <w:rPr>
          <w:rFonts w:ascii="Helvetica" w:hAnsi="Helvetica"/>
          <w:sz w:val="22"/>
          <w:szCs w:val="22"/>
        </w:rPr>
        <w:t xml:space="preserve"> </w:t>
      </w:r>
      <w:r w:rsidR="004352AB" w:rsidRPr="003805EE">
        <w:rPr>
          <w:rFonts w:ascii="Helvetica" w:hAnsi="Helvetica"/>
          <w:sz w:val="22"/>
          <w:szCs w:val="22"/>
        </w:rPr>
        <w:t>Our simulated management model implement</w:t>
      </w:r>
      <w:r w:rsidR="0082304F" w:rsidRPr="003805EE">
        <w:rPr>
          <w:rFonts w:ascii="Helvetica" w:hAnsi="Helvetica"/>
          <w:sz w:val="22"/>
          <w:szCs w:val="22"/>
        </w:rPr>
        <w:t>ed</w:t>
      </w:r>
      <w:r w:rsidR="004352AB" w:rsidRPr="003805EE">
        <w:rPr>
          <w:rFonts w:ascii="Helvetica" w:hAnsi="Helvetica"/>
          <w:sz w:val="22"/>
          <w:szCs w:val="22"/>
        </w:rPr>
        <w:t xml:space="preserve"> an adaptive policy whereby allowable removals are set </w:t>
      </w:r>
      <w:r w:rsidR="00693745">
        <w:rPr>
          <w:rFonts w:ascii="Helvetica" w:hAnsi="Helvetica"/>
          <w:sz w:val="22"/>
          <w:szCs w:val="22"/>
        </w:rPr>
        <w:t xml:space="preserve">annually </w:t>
      </w:r>
      <w:r w:rsidR="004352AB" w:rsidRPr="003805EE">
        <w:rPr>
          <w:rFonts w:ascii="Helvetica" w:hAnsi="Helvetica"/>
          <w:sz w:val="22"/>
          <w:szCs w:val="22"/>
        </w:rPr>
        <w:t>based on estimated population biomass.  Consistent with many such harvest rules, we introduce</w:t>
      </w:r>
      <w:r w:rsidR="00C64824" w:rsidRPr="003805EE">
        <w:rPr>
          <w:rFonts w:ascii="Helvetica" w:hAnsi="Helvetica"/>
          <w:sz w:val="22"/>
          <w:szCs w:val="22"/>
        </w:rPr>
        <w:t>d</w:t>
      </w:r>
      <w:r w:rsidR="004352AB" w:rsidRPr="003805EE">
        <w:rPr>
          <w:rFonts w:ascii="Helvetica" w:hAnsi="Helvetica"/>
          <w:sz w:val="22"/>
          <w:szCs w:val="22"/>
        </w:rPr>
        <w:t xml:space="preserve"> a minimum biomass level, here 0.25K, where no harvest is allowed (</w:t>
      </w:r>
      <w:proofErr w:type="gramStart"/>
      <w:r w:rsidR="004352AB" w:rsidRPr="003805EE">
        <w:rPr>
          <w:rFonts w:ascii="Helvetica" w:hAnsi="Helvetica"/>
          <w:sz w:val="22"/>
          <w:szCs w:val="22"/>
        </w:rPr>
        <w:t>i.e.</w:t>
      </w:r>
      <w:proofErr w:type="gramEnd"/>
      <w:r w:rsidR="004352AB" w:rsidRPr="003805EE">
        <w:rPr>
          <w:rFonts w:ascii="Helvetica" w:hAnsi="Helvetica"/>
          <w:sz w:val="22"/>
          <w:szCs w:val="22"/>
        </w:rPr>
        <w:t xml:space="preserve"> the limit reference point). When the estimated population </w:t>
      </w:r>
      <w:r w:rsidR="00C64824" w:rsidRPr="003805EE">
        <w:rPr>
          <w:rFonts w:ascii="Helvetica" w:hAnsi="Helvetica"/>
          <w:sz w:val="22"/>
          <w:szCs w:val="22"/>
        </w:rPr>
        <w:t>was</w:t>
      </w:r>
      <w:r w:rsidR="004352AB" w:rsidRPr="003805EE">
        <w:rPr>
          <w:rFonts w:ascii="Helvetica" w:hAnsi="Helvetica"/>
          <w:sz w:val="22"/>
          <w:szCs w:val="22"/>
        </w:rPr>
        <w:t xml:space="preserve"> at or above </w:t>
      </w:r>
      <w:r w:rsidR="004352AB" w:rsidRPr="003805EE">
        <w:rPr>
          <w:rFonts w:ascii="Helvetica" w:hAnsi="Helvetica"/>
          <w:i/>
          <w:sz w:val="22"/>
          <w:szCs w:val="22"/>
        </w:rPr>
        <w:t>B</w:t>
      </w:r>
      <w:r w:rsidR="004352AB" w:rsidRPr="003805EE">
        <w:rPr>
          <w:rFonts w:ascii="Helvetica" w:hAnsi="Helvetica"/>
          <w:i/>
          <w:sz w:val="22"/>
          <w:szCs w:val="22"/>
          <w:vertAlign w:val="subscript"/>
        </w:rPr>
        <w:t>MSY</w:t>
      </w:r>
      <w:r w:rsidR="004352AB" w:rsidRPr="003805EE">
        <w:rPr>
          <w:rFonts w:ascii="Helvetica" w:hAnsi="Helvetica"/>
          <w:sz w:val="22"/>
          <w:szCs w:val="22"/>
        </w:rPr>
        <w:t xml:space="preserve">, the population </w:t>
      </w:r>
      <w:r w:rsidR="001149C6" w:rsidRPr="003805EE">
        <w:rPr>
          <w:rFonts w:ascii="Helvetica" w:hAnsi="Helvetica"/>
          <w:sz w:val="22"/>
          <w:szCs w:val="22"/>
        </w:rPr>
        <w:t>was</w:t>
      </w:r>
      <w:r w:rsidR="004352AB" w:rsidRPr="003805EE">
        <w:rPr>
          <w:rFonts w:ascii="Helvetica" w:hAnsi="Helvetica"/>
          <w:sz w:val="22"/>
          <w:szCs w:val="22"/>
        </w:rPr>
        <w:t xml:space="preserve"> harvested at a maximum harvest mortality 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4352AB"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r w:rsidR="001149C6" w:rsidRPr="003805EE">
        <w:rPr>
          <w:rFonts w:ascii="Helvetica" w:hAnsi="Helvetica"/>
          <w:sz w:val="22"/>
          <w:szCs w:val="22"/>
        </w:rPr>
        <w:t>was</w:t>
      </w:r>
      <w:r w:rsidR="004352AB" w:rsidRPr="003805EE">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the rate of harvest increase</w:t>
      </w:r>
      <w:r w:rsidR="001149C6" w:rsidRPr="003805EE">
        <w:rPr>
          <w:rFonts w:ascii="Helvetica" w:hAnsi="Helvetica"/>
          <w:sz w:val="22"/>
          <w:szCs w:val="22"/>
        </w:rPr>
        <w:t>d</w:t>
      </w:r>
      <w:r w:rsidR="004352AB" w:rsidRPr="003805EE">
        <w:rPr>
          <w:rFonts w:ascii="Helvetica" w:hAnsi="Helvetica"/>
          <w:sz w:val="22"/>
          <w:szCs w:val="22"/>
        </w:rPr>
        <w:t xml:space="preserve"> 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p>
    <w:p w14:paraId="7BB04A16" w14:textId="77777777" w:rsidR="004352AB" w:rsidRPr="003805EE" w:rsidRDefault="004352AB" w:rsidP="00D13868">
      <w:pPr>
        <w:rPr>
          <w:rFonts w:ascii="Helvetica" w:hAnsi="Helvetica"/>
          <w:sz w:val="22"/>
          <w:szCs w:val="22"/>
        </w:rPr>
      </w:pPr>
    </w:p>
    <w:p w14:paraId="351728CD" w14:textId="4310B1B1" w:rsidR="004352AB" w:rsidRPr="003805EE" w:rsidRDefault="00896D67" w:rsidP="00D13868">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w:t>
      </w:r>
      <w:r w:rsidR="004352AB" w:rsidRPr="003805EE">
        <w:rPr>
          <w:rFonts w:ascii="Helvetica" w:hAnsi="Helvetica"/>
          <w:sz w:val="22"/>
          <w:szCs w:val="22"/>
        </w:rPr>
        <w:tab/>
        <w:t>(</w:t>
      </w:r>
      <w:r w:rsidR="00555417" w:rsidRPr="003805EE">
        <w:rPr>
          <w:rFonts w:ascii="Helvetica" w:hAnsi="Helvetica"/>
          <w:sz w:val="22"/>
          <w:szCs w:val="22"/>
        </w:rPr>
        <w:t>5</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702A52CD" w14:textId="77777777" w:rsidR="004352AB" w:rsidRPr="003805EE" w:rsidRDefault="004352AB" w:rsidP="00D13868">
      <w:pPr>
        <w:rPr>
          <w:rFonts w:ascii="Helvetica" w:hAnsi="Helvetica"/>
          <w:sz w:val="22"/>
          <w:szCs w:val="22"/>
        </w:rPr>
      </w:pPr>
      <w:r w:rsidRPr="003805EE">
        <w:rPr>
          <w:rFonts w:ascii="Helvetica" w:hAnsi="Helvetica"/>
          <w:sz w:val="22"/>
          <w:szCs w:val="22"/>
        </w:rPr>
        <w:t>where the rate of increase in harvest</w:t>
      </w:r>
    </w:p>
    <w:p w14:paraId="229BA9A5" w14:textId="77777777" w:rsidR="004352AB" w:rsidRPr="003805EE" w:rsidRDefault="004352AB" w:rsidP="00D13868">
      <w:pPr>
        <w:rPr>
          <w:rFonts w:ascii="Helvetica" w:hAnsi="Helvetica"/>
          <w:sz w:val="22"/>
          <w:szCs w:val="22"/>
        </w:rPr>
      </w:pPr>
    </w:p>
    <w:p w14:paraId="454BB25C" w14:textId="5F59C69C" w:rsidR="004352AB" w:rsidRPr="003805EE" w:rsidRDefault="004352AB" w:rsidP="00D138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6</w:t>
      </w:r>
      <w:r w:rsidRPr="003805EE">
        <w:rPr>
          <w:rFonts w:ascii="Helvetica" w:hAnsi="Helvetica"/>
          <w:sz w:val="22"/>
          <w:szCs w:val="22"/>
        </w:rPr>
        <w:t>)</w:t>
      </w:r>
    </w:p>
    <w:p w14:paraId="74686CB4" w14:textId="77777777" w:rsidR="004352AB" w:rsidRPr="003805EE" w:rsidRDefault="004352AB" w:rsidP="00D13868">
      <w:pPr>
        <w:rPr>
          <w:rFonts w:ascii="Helvetica" w:hAnsi="Helvetica"/>
          <w:sz w:val="22"/>
          <w:szCs w:val="22"/>
        </w:rPr>
      </w:pPr>
    </w:p>
    <w:p w14:paraId="0E27F355" w14:textId="77777777" w:rsidR="004352AB" w:rsidRPr="003805EE" w:rsidRDefault="004352AB" w:rsidP="00D13868">
      <w:pPr>
        <w:rPr>
          <w:rFonts w:ascii="Helvetica" w:hAnsi="Helvetica"/>
          <w:sz w:val="22"/>
          <w:szCs w:val="22"/>
        </w:rPr>
      </w:pPr>
      <w:r w:rsidRPr="003805EE">
        <w:rPr>
          <w:rFonts w:ascii="Helvetica" w:hAnsi="Helvetica"/>
          <w:sz w:val="22"/>
          <w:szCs w:val="22"/>
        </w:rPr>
        <w:t xml:space="preserve">and </w:t>
      </w:r>
    </w:p>
    <w:p w14:paraId="2651C774" w14:textId="77777777" w:rsidR="004352AB" w:rsidRPr="003805EE" w:rsidRDefault="004352AB" w:rsidP="00D13868">
      <w:pPr>
        <w:rPr>
          <w:rFonts w:ascii="Helvetica" w:hAnsi="Helvetica"/>
          <w:sz w:val="22"/>
          <w:szCs w:val="22"/>
        </w:rPr>
      </w:pPr>
    </w:p>
    <w:p w14:paraId="4B987766" w14:textId="7160E446" w:rsidR="004352AB" w:rsidRPr="003805EE" w:rsidRDefault="00896D67" w:rsidP="00D138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3805EE">
        <w:rPr>
          <w:rFonts w:ascii="Helvetica" w:hAnsi="Helvetica"/>
          <w:sz w:val="22"/>
          <w:szCs w:val="22"/>
        </w:rPr>
        <w:t xml:space="preserve">. </w:t>
      </w:r>
      <w:r w:rsidR="004352AB" w:rsidRPr="003805EE">
        <w:rPr>
          <w:rFonts w:ascii="Helvetica" w:hAnsi="Helvetica"/>
          <w:sz w:val="22"/>
          <w:szCs w:val="22"/>
        </w:rPr>
        <w:tab/>
        <w:t>(</w:t>
      </w:r>
      <w:r w:rsidR="00555417" w:rsidRPr="003805EE">
        <w:rPr>
          <w:rFonts w:ascii="Helvetica" w:hAnsi="Helvetica"/>
          <w:sz w:val="22"/>
          <w:szCs w:val="22"/>
        </w:rPr>
        <w:t>7</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21D1FD4B" w14:textId="2A1A6824" w:rsidR="004352AB" w:rsidRPr="003805EE" w:rsidRDefault="004352AB" w:rsidP="00D13868">
      <w:pPr>
        <w:rPr>
          <w:rFonts w:ascii="Helvetica" w:hAnsi="Helvetica"/>
          <w:sz w:val="22"/>
          <w:szCs w:val="22"/>
        </w:rPr>
      </w:pPr>
      <w:r w:rsidRPr="003805EE">
        <w:rPr>
          <w:rFonts w:ascii="Helvetica" w:hAnsi="Helvetica"/>
          <w:sz w:val="22"/>
          <w:szCs w:val="22"/>
        </w:rPr>
        <w:t xml:space="preserve">The total expected yield at time </w:t>
      </w:r>
      <w:proofErr w:type="spellStart"/>
      <w:r w:rsidRPr="003805EE">
        <w:rPr>
          <w:rFonts w:ascii="Helvetica" w:hAnsi="Helvetica"/>
          <w:i/>
          <w:sz w:val="22"/>
          <w:szCs w:val="22"/>
        </w:rPr>
        <w:t>t</w:t>
      </w:r>
      <w:proofErr w:type="spellEnd"/>
      <w:r w:rsidRPr="003805EE">
        <w:rPr>
          <w:rFonts w:ascii="Helvetica" w:hAnsi="Helvetica"/>
          <w:sz w:val="22"/>
          <w:szCs w:val="22"/>
        </w:rPr>
        <w:t xml:space="preserve"> </w:t>
      </w:r>
      <w:r w:rsidR="0073379F" w:rsidRPr="003805EE">
        <w:rPr>
          <w:rFonts w:ascii="Helvetica" w:hAnsi="Helvetica"/>
          <w:sz w:val="22"/>
          <w:szCs w:val="22"/>
        </w:rPr>
        <w:t>was</w:t>
      </w:r>
      <w:r w:rsidRPr="003805EE">
        <w:rPr>
          <w:rFonts w:ascii="Helvetica" w:hAnsi="Helvetica"/>
          <w:sz w:val="22"/>
          <w:szCs w:val="22"/>
        </w:rPr>
        <w:t xml:space="preserve"> therefore:</w:t>
      </w:r>
    </w:p>
    <w:p w14:paraId="21A9630A" w14:textId="77777777" w:rsidR="004352AB" w:rsidRPr="003805EE" w:rsidRDefault="004352AB" w:rsidP="00D13868">
      <w:pPr>
        <w:rPr>
          <w:rFonts w:ascii="Helvetica" w:hAnsi="Helvetica"/>
          <w:sz w:val="22"/>
          <w:szCs w:val="22"/>
        </w:rPr>
      </w:pPr>
    </w:p>
    <w:p w14:paraId="14114F33" w14:textId="0BDA30C0" w:rsidR="004352AB" w:rsidRPr="003805EE" w:rsidRDefault="004352AB" w:rsidP="00D138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8</w:t>
      </w:r>
      <w:r w:rsidRPr="003805EE">
        <w:rPr>
          <w:rFonts w:ascii="Helvetica" w:hAnsi="Helvetica"/>
          <w:sz w:val="22"/>
          <w:szCs w:val="22"/>
        </w:rPr>
        <w:t>)</w:t>
      </w:r>
    </w:p>
    <w:p w14:paraId="69BC3F2A" w14:textId="77777777" w:rsidR="004352AB" w:rsidRPr="003805EE" w:rsidRDefault="004352AB" w:rsidP="00D13868">
      <w:pPr>
        <w:tabs>
          <w:tab w:val="left" w:pos="8640"/>
        </w:tabs>
        <w:rPr>
          <w:rFonts w:ascii="Helvetica" w:hAnsi="Helvetica"/>
          <w:sz w:val="22"/>
          <w:szCs w:val="22"/>
        </w:rPr>
      </w:pPr>
    </w:p>
    <w:p w14:paraId="55C48EA9" w14:textId="1FFE3933" w:rsidR="004352AB" w:rsidRPr="003805EE" w:rsidRDefault="004352AB" w:rsidP="00D13868">
      <w:pPr>
        <w:rPr>
          <w:rFonts w:ascii="Helvetica" w:hAnsi="Helvetica"/>
          <w:sz w:val="22"/>
          <w:szCs w:val="22"/>
        </w:rPr>
      </w:pPr>
      <w:r w:rsidRPr="003805EE">
        <w:rPr>
          <w:rFonts w:ascii="Helvetica" w:hAnsi="Helvetica"/>
          <w:sz w:val="22"/>
          <w:szCs w:val="22"/>
        </w:rPr>
        <w:t xml:space="preserve">This yield </w:t>
      </w:r>
      <w:r w:rsidR="00E76774" w:rsidRPr="003805EE">
        <w:rPr>
          <w:rFonts w:ascii="Helvetica" w:hAnsi="Helvetica"/>
          <w:sz w:val="22"/>
          <w:szCs w:val="22"/>
        </w:rPr>
        <w:t>wa</w:t>
      </w:r>
      <w:r w:rsidRPr="003805EE">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3805EE">
        <w:rPr>
          <w:rFonts w:ascii="Helvetica" w:hAnsi="Helvetica"/>
          <w:sz w:val="22"/>
          <w:szCs w:val="22"/>
        </w:rPr>
        <w:t xml:space="preserve"> and the model continue</w:t>
      </w:r>
      <w:r w:rsidR="0073379F" w:rsidRPr="003805EE">
        <w:rPr>
          <w:rFonts w:ascii="Helvetica" w:hAnsi="Helvetica"/>
          <w:sz w:val="22"/>
          <w:szCs w:val="22"/>
        </w:rPr>
        <w:t>d</w:t>
      </w:r>
      <w:r w:rsidRPr="003805EE">
        <w:rPr>
          <w:rFonts w:ascii="Helvetica" w:hAnsi="Helvetica"/>
          <w:sz w:val="22"/>
          <w:szCs w:val="22"/>
        </w:rPr>
        <w:t xml:space="preserve"> for a </w:t>
      </w:r>
      <w:r w:rsidR="00E17B07">
        <w:rPr>
          <w:rFonts w:ascii="Helvetica" w:hAnsi="Helvetica"/>
          <w:sz w:val="22"/>
          <w:szCs w:val="22"/>
        </w:rPr>
        <w:t>50</w:t>
      </w:r>
      <w:r w:rsidR="0073379F" w:rsidRPr="003805EE">
        <w:rPr>
          <w:rFonts w:ascii="Helvetica" w:hAnsi="Helvetica"/>
          <w:sz w:val="22"/>
          <w:szCs w:val="22"/>
        </w:rPr>
        <w:t>-</w:t>
      </w:r>
      <w:r w:rsidRPr="003805EE">
        <w:rPr>
          <w:rFonts w:ascii="Helvetica" w:hAnsi="Helvetica"/>
          <w:sz w:val="22"/>
          <w:szCs w:val="22"/>
        </w:rPr>
        <w:t xml:space="preserve">year simulation. </w:t>
      </w:r>
      <w:r w:rsidR="00B60BD9" w:rsidRPr="003805EE">
        <w:rPr>
          <w:rFonts w:ascii="Helvetica" w:hAnsi="Helvetica"/>
          <w:sz w:val="22"/>
          <w:szCs w:val="22"/>
        </w:rPr>
        <w:t xml:space="preserve">For </w:t>
      </w:r>
      <w:r w:rsidR="00B60BD9" w:rsidRPr="003805EE">
        <w:rPr>
          <w:rFonts w:ascii="Helvetica" w:hAnsi="Helvetica"/>
          <w:sz w:val="22"/>
          <w:szCs w:val="22"/>
        </w:rPr>
        <w:lastRenderedPageBreak/>
        <w:t xml:space="preserve">graphical representation of the management model and examples of </w:t>
      </w:r>
      <w:r w:rsidR="00E17B07">
        <w:rPr>
          <w:rFonts w:ascii="Helvetica" w:hAnsi="Helvetica"/>
          <w:sz w:val="22"/>
          <w:szCs w:val="22"/>
        </w:rPr>
        <w:t>50</w:t>
      </w:r>
      <w:r w:rsidR="00B60BD9" w:rsidRPr="003805EE">
        <w:rPr>
          <w:rFonts w:ascii="Helvetica" w:hAnsi="Helvetica"/>
          <w:sz w:val="22"/>
          <w:szCs w:val="22"/>
        </w:rPr>
        <w:t xml:space="preserve">-year simulations with low and high uncertainty in estimated biomass see Figure S1. </w:t>
      </w:r>
    </w:p>
    <w:p w14:paraId="103D2771" w14:textId="77777777" w:rsidR="00175C87" w:rsidRPr="003805EE" w:rsidRDefault="00175C87" w:rsidP="00D13868">
      <w:pPr>
        <w:rPr>
          <w:rFonts w:ascii="Helvetica" w:hAnsi="Helvetica"/>
          <w:sz w:val="22"/>
          <w:szCs w:val="22"/>
        </w:rPr>
      </w:pPr>
    </w:p>
    <w:p w14:paraId="7D429598" w14:textId="77777777" w:rsidR="00336865" w:rsidRPr="00336865" w:rsidRDefault="007F61D2" w:rsidP="00D13868">
      <w:pPr>
        <w:rPr>
          <w:rFonts w:ascii="Helvetica" w:hAnsi="Helvetica"/>
          <w:i/>
          <w:iCs/>
          <w:sz w:val="22"/>
          <w:szCs w:val="22"/>
        </w:rPr>
      </w:pPr>
      <w:r w:rsidRPr="00336865">
        <w:rPr>
          <w:rFonts w:ascii="Helvetica" w:hAnsi="Helvetica"/>
          <w:i/>
          <w:iCs/>
          <w:sz w:val="22"/>
          <w:szCs w:val="22"/>
        </w:rPr>
        <w:t xml:space="preserve">Value of the </w:t>
      </w:r>
      <w:r w:rsidR="00FF6503" w:rsidRPr="00336865">
        <w:rPr>
          <w:rFonts w:ascii="Helvetica" w:hAnsi="Helvetica"/>
          <w:i/>
          <w:iCs/>
          <w:sz w:val="22"/>
          <w:szCs w:val="22"/>
        </w:rPr>
        <w:t>Resource</w:t>
      </w:r>
      <w:r w:rsidRPr="00336865">
        <w:rPr>
          <w:rFonts w:ascii="Helvetica" w:hAnsi="Helvetica"/>
          <w:i/>
          <w:iCs/>
          <w:sz w:val="22"/>
          <w:szCs w:val="22"/>
        </w:rPr>
        <w:t xml:space="preserve"> and Cost of Monitoring</w:t>
      </w:r>
    </w:p>
    <w:p w14:paraId="17B925CE" w14:textId="22CFCAEA" w:rsidR="00CD565E" w:rsidRPr="003805EE" w:rsidRDefault="000A75E1" w:rsidP="00D13868">
      <w:pPr>
        <w:rPr>
          <w:rFonts w:ascii="Helvetica" w:hAnsi="Helvetica"/>
          <w:sz w:val="22"/>
          <w:szCs w:val="22"/>
        </w:rPr>
      </w:pPr>
      <w:r w:rsidRPr="003805EE">
        <w:rPr>
          <w:rFonts w:ascii="Helvetica" w:hAnsi="Helvetica"/>
          <w:sz w:val="22"/>
          <w:szCs w:val="22"/>
        </w:rPr>
        <w:t>We estimate</w:t>
      </w:r>
      <w:r w:rsidR="008451D2" w:rsidRPr="003805EE">
        <w:rPr>
          <w:rFonts w:ascii="Helvetica" w:hAnsi="Helvetica"/>
          <w:sz w:val="22"/>
          <w:szCs w:val="22"/>
        </w:rPr>
        <w:t>d</w:t>
      </w:r>
      <w:r w:rsidRPr="003805EE">
        <w:rPr>
          <w:rFonts w:ascii="Helvetica" w:hAnsi="Helvetica"/>
          <w:sz w:val="22"/>
          <w:szCs w:val="22"/>
        </w:rPr>
        <w:t xml:space="preserve"> the</w:t>
      </w:r>
      <w:r w:rsidR="00127FEE" w:rsidRPr="003805EE">
        <w:rPr>
          <w:rFonts w:ascii="Helvetica" w:hAnsi="Helvetica"/>
          <w:sz w:val="22"/>
          <w:szCs w:val="22"/>
        </w:rPr>
        <w:t xml:space="preserve"> value of the </w:t>
      </w:r>
      <w:r w:rsidR="0090182E" w:rsidRPr="003805EE">
        <w:rPr>
          <w:rFonts w:ascii="Helvetica" w:hAnsi="Helvetica"/>
          <w:sz w:val="22"/>
          <w:szCs w:val="22"/>
        </w:rPr>
        <w:t>resource</w:t>
      </w:r>
      <w:r w:rsidR="007821E5" w:rsidRPr="003805EE">
        <w:rPr>
          <w:rFonts w:ascii="Helvetica" w:hAnsi="Helvetica"/>
          <w:sz w:val="22"/>
          <w:szCs w:val="22"/>
        </w:rPr>
        <w:t xml:space="preserve"> extracted</w:t>
      </w:r>
      <w:r w:rsidR="006B5E99" w:rsidRPr="003805EE">
        <w:rPr>
          <w:rFonts w:ascii="Helvetica" w:hAnsi="Helvetica"/>
          <w:sz w:val="22"/>
          <w:szCs w:val="22"/>
        </w:rPr>
        <w:t xml:space="preserve"> at time </w:t>
      </w:r>
      <w:r w:rsidR="006B5E99" w:rsidRPr="00D13868">
        <w:rPr>
          <w:rFonts w:ascii="Helvetica" w:hAnsi="Helvetica"/>
          <w:i/>
          <w:iCs/>
          <w:sz w:val="22"/>
          <w:szCs w:val="22"/>
        </w:rPr>
        <w:t>t</w:t>
      </w:r>
      <w:r w:rsidR="006B5E9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3805EE">
        <w:rPr>
          <w:rFonts w:ascii="Helvetica" w:hAnsi="Helvetica"/>
          <w:sz w:val="22"/>
          <w:szCs w:val="22"/>
        </w:rPr>
        <w:t>)</w:t>
      </w:r>
      <w:r w:rsidR="00127FEE" w:rsidRPr="003805EE">
        <w:rPr>
          <w:rFonts w:ascii="Helvetica" w:hAnsi="Helvetica"/>
          <w:sz w:val="22"/>
          <w:szCs w:val="22"/>
        </w:rPr>
        <w:t xml:space="preserve"> as</w:t>
      </w:r>
      <w:r w:rsidR="006B5E99" w:rsidRPr="003805EE">
        <w:rPr>
          <w:rFonts w:ascii="Helvetica" w:hAnsi="Helvetica"/>
          <w:sz w:val="22"/>
          <w:szCs w:val="22"/>
        </w:rPr>
        <w:t>:</w:t>
      </w:r>
    </w:p>
    <w:p w14:paraId="00F9AEF2" w14:textId="77777777" w:rsidR="00CD565E" w:rsidRPr="003805EE" w:rsidRDefault="00CD565E" w:rsidP="00D13868">
      <w:pPr>
        <w:rPr>
          <w:rFonts w:ascii="Helvetica" w:hAnsi="Helvetica"/>
          <w:sz w:val="22"/>
          <w:szCs w:val="22"/>
        </w:rPr>
      </w:pPr>
    </w:p>
    <w:p w14:paraId="68717DBD" w14:textId="780DFEFA" w:rsidR="00CD565E" w:rsidRPr="003805EE" w:rsidRDefault="006B5E99" w:rsidP="00D138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CD565E" w:rsidRPr="003805EE">
        <w:rPr>
          <w:rFonts w:ascii="Helvetica" w:hAnsi="Helvetica"/>
          <w:sz w:val="22"/>
          <w:szCs w:val="22"/>
        </w:rPr>
        <w:tab/>
        <w:t>(</w:t>
      </w:r>
      <w:r w:rsidR="00555417" w:rsidRPr="003805EE">
        <w:rPr>
          <w:rFonts w:ascii="Helvetica" w:hAnsi="Helvetica"/>
          <w:sz w:val="22"/>
          <w:szCs w:val="22"/>
        </w:rPr>
        <w:t>9</w:t>
      </w:r>
      <w:r w:rsidR="00CD565E" w:rsidRPr="003805EE">
        <w:rPr>
          <w:rFonts w:ascii="Helvetica" w:hAnsi="Helvetica"/>
          <w:sz w:val="22"/>
          <w:szCs w:val="22"/>
        </w:rPr>
        <w:t>)</w:t>
      </w:r>
    </w:p>
    <w:p w14:paraId="23508DDC" w14:textId="77777777" w:rsidR="00CD565E" w:rsidRPr="003805EE" w:rsidRDefault="00CD565E" w:rsidP="00D13868">
      <w:pPr>
        <w:rPr>
          <w:rFonts w:ascii="Helvetica" w:hAnsi="Helvetica"/>
          <w:sz w:val="22"/>
          <w:szCs w:val="22"/>
        </w:rPr>
      </w:pPr>
    </w:p>
    <w:p w14:paraId="598787DC" w14:textId="0DFD1227" w:rsidR="004F6D9D" w:rsidRPr="003805EE" w:rsidRDefault="006B5E99" w:rsidP="00D13868">
      <w:pPr>
        <w:rPr>
          <w:rFonts w:ascii="Helvetica" w:hAnsi="Helvetica"/>
          <w:sz w:val="22"/>
          <w:szCs w:val="22"/>
        </w:rPr>
      </w:pPr>
      <w:r w:rsidRPr="003805EE">
        <w:rPr>
          <w:rFonts w:ascii="Helvetica" w:hAnsi="Helvetica"/>
          <w:sz w:val="22"/>
          <w:szCs w:val="22"/>
        </w:rPr>
        <w:t xml:space="preserve">where </w:t>
      </w:r>
      <m:oMath>
        <m:r>
          <w:rPr>
            <w:rFonts w:ascii="Cambria Math" w:hAnsi="Cambria Math"/>
            <w:sz w:val="22"/>
            <w:szCs w:val="22"/>
          </w:rPr>
          <m:t>p</m:t>
        </m:r>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unit price of the resource</w:t>
      </w:r>
      <w:r w:rsidR="00D437CB">
        <w:rPr>
          <w:rFonts w:ascii="Helvetica" w:hAnsi="Helvetica"/>
          <w:sz w:val="22"/>
          <w:szCs w:val="22"/>
        </w:rPr>
        <w:t>,</w:t>
      </w:r>
      <w:r w:rsidR="009E4C2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3805EE">
        <w:rPr>
          <w:rFonts w:ascii="Helvetica" w:hAnsi="Helvetica"/>
          <w:sz w:val="22"/>
          <w:szCs w:val="22"/>
        </w:rPr>
        <w:t xml:space="preserve"> </w:t>
      </w:r>
      <w:r w:rsidR="00D437CB">
        <w:rPr>
          <w:rFonts w:ascii="Helvetica" w:hAnsi="Helvetica"/>
          <w:sz w:val="22"/>
          <w:szCs w:val="22"/>
        </w:rPr>
        <w:t>is the</w:t>
      </w:r>
      <w:r w:rsidR="009E4C29" w:rsidRPr="003805EE">
        <w:rPr>
          <w:rFonts w:ascii="Helvetica" w:hAnsi="Helvetica"/>
          <w:sz w:val="22"/>
          <w:szCs w:val="22"/>
        </w:rPr>
        <w:t xml:space="preserve"> 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w:t>
      </w:r>
      <w:r w:rsidR="00BA3612" w:rsidRPr="003805EE">
        <w:rPr>
          <w:rFonts w:ascii="Helvetica" w:hAnsi="Helvetica"/>
          <w:sz w:val="22"/>
          <w:szCs w:val="22"/>
        </w:rPr>
        <w:t xml:space="preserve">total </w:t>
      </w:r>
      <w:r w:rsidR="009E4C29" w:rsidRPr="003805EE">
        <w:rPr>
          <w:rFonts w:ascii="Helvetica" w:hAnsi="Helvetica"/>
          <w:sz w:val="22"/>
          <w:szCs w:val="22"/>
        </w:rPr>
        <w:t xml:space="preserve">biomass of the resource at time </w:t>
      </w:r>
      <w:proofErr w:type="gramStart"/>
      <w:r w:rsidR="009E4C29" w:rsidRPr="00D13868">
        <w:rPr>
          <w:rFonts w:ascii="Helvetica" w:hAnsi="Helvetica"/>
          <w:i/>
          <w:iCs/>
          <w:sz w:val="22"/>
          <w:szCs w:val="22"/>
        </w:rPr>
        <w:t>t</w:t>
      </w:r>
      <w:r w:rsidR="009E4C29" w:rsidRPr="003805EE">
        <w:rPr>
          <w:rFonts w:ascii="Helvetica" w:hAnsi="Helvetica"/>
          <w:sz w:val="22"/>
          <w:szCs w:val="22"/>
        </w:rPr>
        <w:t>.</w:t>
      </w:r>
      <w:proofErr w:type="gramEnd"/>
      <w:r w:rsidR="008A6BA1" w:rsidRPr="003805EE">
        <w:rPr>
          <w:rFonts w:ascii="Helvetica" w:hAnsi="Helvetica"/>
          <w:sz w:val="22"/>
          <w:szCs w:val="22"/>
        </w:rPr>
        <w:t xml:space="preserve"> If the costs and </w:t>
      </w:r>
      <w:r w:rsidR="00756CE0" w:rsidRPr="003805EE">
        <w:rPr>
          <w:rFonts w:ascii="Helvetica" w:hAnsi="Helvetica"/>
          <w:sz w:val="22"/>
          <w:szCs w:val="22"/>
        </w:rPr>
        <w:t>benefits are born</w:t>
      </w:r>
      <w:r w:rsidR="00D437CB">
        <w:rPr>
          <w:rFonts w:ascii="Helvetica" w:hAnsi="Helvetica"/>
          <w:sz w:val="22"/>
          <w:szCs w:val="22"/>
        </w:rPr>
        <w:t>e</w:t>
      </w:r>
      <w:r w:rsidR="00756CE0" w:rsidRPr="003805EE">
        <w:rPr>
          <w:rFonts w:ascii="Helvetica" w:hAnsi="Helvetica"/>
          <w:sz w:val="22"/>
          <w:szCs w:val="22"/>
        </w:rPr>
        <w:t xml:space="preserve"> by the same party then</w:t>
      </w:r>
      <w:r w:rsidR="008A6BA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3805EE">
        <w:rPr>
          <w:rFonts w:ascii="Helvetica" w:hAnsi="Helvetica"/>
          <w:sz w:val="22"/>
          <w:szCs w:val="22"/>
        </w:rPr>
        <w:t xml:space="preserve"> represents profit, but since we consider the costs of monitoring being born</w:t>
      </w:r>
      <w:r w:rsidR="00D437CB">
        <w:rPr>
          <w:rFonts w:ascii="Helvetica" w:hAnsi="Helvetica"/>
          <w:sz w:val="22"/>
          <w:szCs w:val="22"/>
        </w:rPr>
        <w:t>e</w:t>
      </w:r>
      <w:r w:rsidR="00756CE0" w:rsidRPr="003805EE">
        <w:rPr>
          <w:rFonts w:ascii="Helvetica" w:hAnsi="Helvetica"/>
          <w:sz w:val="22"/>
          <w:szCs w:val="22"/>
        </w:rPr>
        <w:t xml:space="preserve"> by the same and different </w:t>
      </w:r>
      <w:r w:rsidR="00693745" w:rsidRPr="003805EE">
        <w:rPr>
          <w:rFonts w:ascii="Helvetica" w:hAnsi="Helvetica"/>
          <w:sz w:val="22"/>
          <w:szCs w:val="22"/>
        </w:rPr>
        <w:t>part</w:t>
      </w:r>
      <w:r w:rsidR="00693745">
        <w:rPr>
          <w:rFonts w:ascii="Helvetica" w:hAnsi="Helvetica"/>
          <w:sz w:val="22"/>
          <w:szCs w:val="22"/>
        </w:rPr>
        <w:t>ies</w:t>
      </w:r>
      <w:r w:rsidR="00693745" w:rsidRPr="003805EE">
        <w:rPr>
          <w:rFonts w:ascii="Helvetica" w:hAnsi="Helvetica"/>
          <w:sz w:val="22"/>
          <w:szCs w:val="22"/>
        </w:rPr>
        <w:t xml:space="preserve"> </w:t>
      </w:r>
      <w:r w:rsidR="00756CE0" w:rsidRPr="003805EE">
        <w:rPr>
          <w:rFonts w:ascii="Helvetica" w:hAnsi="Helvetica"/>
          <w:sz w:val="22"/>
          <w:szCs w:val="22"/>
        </w:rPr>
        <w:t>below</w:t>
      </w:r>
      <w:r w:rsidR="00693745">
        <w:rPr>
          <w:rFonts w:ascii="Helvetica" w:hAnsi="Helvetica"/>
          <w:sz w:val="22"/>
          <w:szCs w:val="22"/>
        </w:rPr>
        <w:t>,</w:t>
      </w:r>
      <w:r w:rsidR="00756CE0" w:rsidRPr="003805EE">
        <w:rPr>
          <w:rFonts w:ascii="Helvetica" w:hAnsi="Helvetica"/>
          <w:sz w:val="22"/>
          <w:szCs w:val="22"/>
        </w:rPr>
        <w:t xml:space="preserve"> we refer to this loosely as value. </w:t>
      </w:r>
      <w:r w:rsidR="00AC375B" w:rsidRPr="003805EE">
        <w:rPr>
          <w:rFonts w:ascii="Helvetica" w:hAnsi="Helvetica"/>
          <w:sz w:val="22"/>
          <w:szCs w:val="22"/>
        </w:rPr>
        <w:t xml:space="preserve">We </w:t>
      </w:r>
      <w:r w:rsidR="00580186" w:rsidRPr="003805EE">
        <w:rPr>
          <w:rFonts w:ascii="Helvetica" w:hAnsi="Helvetica"/>
          <w:sz w:val="22"/>
          <w:szCs w:val="22"/>
        </w:rPr>
        <w:t>estimated the n</w:t>
      </w:r>
      <w:r w:rsidR="00E61DE3" w:rsidRPr="003805EE">
        <w:rPr>
          <w:rFonts w:ascii="Helvetica" w:hAnsi="Helvetica"/>
          <w:sz w:val="22"/>
          <w:szCs w:val="22"/>
        </w:rPr>
        <w:t xml:space="preserve">et </w:t>
      </w:r>
      <w:r w:rsidR="00580186" w:rsidRPr="003805EE">
        <w:rPr>
          <w:rFonts w:ascii="Helvetica" w:hAnsi="Helvetica"/>
          <w:sz w:val="22"/>
          <w:szCs w:val="22"/>
        </w:rPr>
        <w:t>p</w:t>
      </w:r>
      <w:r w:rsidR="00E61DE3" w:rsidRPr="003805EE">
        <w:rPr>
          <w:rFonts w:ascii="Helvetica" w:hAnsi="Helvetica"/>
          <w:sz w:val="22"/>
          <w:szCs w:val="22"/>
        </w:rPr>
        <w:t xml:space="preserve">resent </w:t>
      </w:r>
      <w:r w:rsidR="00580186" w:rsidRPr="003805EE">
        <w:rPr>
          <w:rFonts w:ascii="Helvetica" w:hAnsi="Helvetica"/>
          <w:sz w:val="22"/>
          <w:szCs w:val="22"/>
        </w:rPr>
        <w:t>v</w:t>
      </w:r>
      <w:r w:rsidR="00E61DE3" w:rsidRPr="003805EE">
        <w:rPr>
          <w:rFonts w:ascii="Helvetica" w:hAnsi="Helvetica"/>
          <w:sz w:val="22"/>
          <w:szCs w:val="22"/>
        </w:rPr>
        <w:t>alue</w:t>
      </w:r>
      <w:r w:rsidR="00580186" w:rsidRPr="003805EE">
        <w:rPr>
          <w:rFonts w:ascii="Helvetica" w:hAnsi="Helvetica"/>
          <w:sz w:val="22"/>
          <w:szCs w:val="22"/>
        </w:rPr>
        <w:t xml:space="preserve"> (NPV)</w:t>
      </w:r>
      <w:r w:rsidR="00E61DE3" w:rsidRPr="003805EE">
        <w:rPr>
          <w:rFonts w:ascii="Helvetica" w:hAnsi="Helvetica"/>
          <w:sz w:val="22"/>
          <w:szCs w:val="22"/>
        </w:rPr>
        <w:t xml:space="preserve"> of the resource </w:t>
      </w:r>
      <w:r w:rsidR="00693745">
        <w:rPr>
          <w:rFonts w:ascii="Helvetica" w:hAnsi="Helvetica"/>
          <w:sz w:val="22"/>
          <w:szCs w:val="22"/>
        </w:rPr>
        <w:t>across</w:t>
      </w:r>
      <w:r w:rsidR="00693745" w:rsidRPr="003805EE">
        <w:rPr>
          <w:rFonts w:ascii="Helvetica" w:hAnsi="Helvetica"/>
          <w:sz w:val="22"/>
          <w:szCs w:val="22"/>
        </w:rPr>
        <w:t xml:space="preserve"> </w:t>
      </w:r>
      <w:r w:rsidR="00B60AEC" w:rsidRPr="003805EE">
        <w:rPr>
          <w:rFonts w:ascii="Helvetica" w:hAnsi="Helvetica"/>
          <w:sz w:val="22"/>
          <w:szCs w:val="22"/>
        </w:rPr>
        <w:t>the full duration of the simulation as</w:t>
      </w:r>
      <w:r w:rsidR="004F6D9D" w:rsidRPr="003805EE">
        <w:rPr>
          <w:rFonts w:ascii="Helvetica" w:hAnsi="Helvetica"/>
          <w:sz w:val="22"/>
          <w:szCs w:val="22"/>
        </w:rPr>
        <w:t>:</w:t>
      </w:r>
    </w:p>
    <w:p w14:paraId="20D8A491" w14:textId="77777777" w:rsidR="004F6D9D" w:rsidRPr="003805EE" w:rsidRDefault="004F6D9D" w:rsidP="00D13868">
      <w:pPr>
        <w:rPr>
          <w:rFonts w:ascii="Helvetica" w:hAnsi="Helvetica"/>
          <w:sz w:val="22"/>
          <w:szCs w:val="22"/>
        </w:rPr>
      </w:pPr>
    </w:p>
    <w:p w14:paraId="1B047948" w14:textId="3E686897" w:rsidR="004F6D9D" w:rsidRPr="003805EE" w:rsidRDefault="00B60AEC" w:rsidP="00D138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3805EE">
        <w:rPr>
          <w:rFonts w:ascii="Helvetica" w:hAnsi="Helvetica"/>
          <w:sz w:val="22"/>
          <w:szCs w:val="22"/>
        </w:rPr>
        <w:t>,</w:t>
      </w:r>
      <w:r w:rsidR="004F6D9D" w:rsidRPr="003805EE">
        <w:rPr>
          <w:rFonts w:ascii="Helvetica" w:hAnsi="Helvetica"/>
          <w:sz w:val="22"/>
          <w:szCs w:val="22"/>
        </w:rPr>
        <w:tab/>
        <w:t>(</w:t>
      </w:r>
      <w:r w:rsidR="00555417" w:rsidRPr="003805EE">
        <w:rPr>
          <w:rFonts w:ascii="Helvetica" w:hAnsi="Helvetica"/>
          <w:sz w:val="22"/>
          <w:szCs w:val="22"/>
        </w:rPr>
        <w:t>10</w:t>
      </w:r>
      <w:r w:rsidR="004F6D9D" w:rsidRPr="003805EE">
        <w:rPr>
          <w:rFonts w:ascii="Helvetica" w:hAnsi="Helvetica"/>
          <w:sz w:val="22"/>
          <w:szCs w:val="22"/>
        </w:rPr>
        <w:t>)</w:t>
      </w:r>
    </w:p>
    <w:p w14:paraId="02838321" w14:textId="77777777" w:rsidR="004F6D9D" w:rsidRPr="003805EE" w:rsidRDefault="004F6D9D" w:rsidP="00D13868">
      <w:pPr>
        <w:rPr>
          <w:rFonts w:ascii="Helvetica" w:hAnsi="Helvetica"/>
          <w:sz w:val="22"/>
          <w:szCs w:val="22"/>
        </w:rPr>
      </w:pPr>
    </w:p>
    <w:p w14:paraId="5389506E" w14:textId="5781FAA4" w:rsidR="002621A5" w:rsidRPr="003805EE" w:rsidRDefault="00103088" w:rsidP="00D13868">
      <w:pPr>
        <w:rPr>
          <w:rFonts w:ascii="Helvetica" w:hAnsi="Helvetica"/>
          <w:sz w:val="22"/>
          <w:szCs w:val="22"/>
        </w:rPr>
      </w:pPr>
      <w:r w:rsidRPr="003805EE">
        <w:rPr>
          <w:rFonts w:ascii="Helvetica" w:hAnsi="Helvetica"/>
          <w:sz w:val="22"/>
          <w:szCs w:val="22"/>
        </w:rPr>
        <w:t xml:space="preserve">where the discount </w:t>
      </w:r>
      <w:r w:rsidR="00476BB8" w:rsidRPr="003805EE">
        <w:rPr>
          <w:rFonts w:ascii="Helvetica" w:hAnsi="Helvetica"/>
          <w:sz w:val="22"/>
          <w:szCs w:val="22"/>
        </w:rPr>
        <w:t>coefficient</w:t>
      </w:r>
      <w:r w:rsidRPr="003805EE">
        <w:rPr>
          <w:rFonts w:ascii="Helvetica" w:hAnsi="Helvetica"/>
          <w:sz w:val="22"/>
          <w:szCs w:val="22"/>
        </w:rPr>
        <w:t xml:space="preserve"> </w:t>
      </w:r>
      <w:r w:rsidR="00D37D10" w:rsidRPr="003805EE">
        <w:rPr>
          <w:rFonts w:ascii="Helvetica" w:hAnsi="Helvetica"/>
          <w:sz w:val="22"/>
          <w:szCs w:val="22"/>
        </w:rPr>
        <w:t>(</w:t>
      </w:r>
      <w:r w:rsidR="00D37D10" w:rsidRPr="003805EE">
        <w:rPr>
          <w:rFonts w:ascii="Helvetica" w:hAnsi="Helvetica"/>
          <w:i/>
          <w:sz w:val="22"/>
          <w:szCs w:val="22"/>
        </w:rPr>
        <w:t>d</w:t>
      </w:r>
      <w:r w:rsidR="00D37D10" w:rsidRPr="003805EE">
        <w:rPr>
          <w:rFonts w:ascii="Helvetica" w:hAnsi="Helvetica"/>
          <w:sz w:val="22"/>
          <w:szCs w:val="22"/>
        </w:rPr>
        <w:t xml:space="preserve">) decreases </w:t>
      </w:r>
      <w:r w:rsidR="00EE5B11" w:rsidRPr="003805EE">
        <w:rPr>
          <w:rFonts w:ascii="Helvetica" w:hAnsi="Helvetica"/>
          <w:sz w:val="22"/>
          <w:szCs w:val="22"/>
        </w:rPr>
        <w:t>through time following the</w:t>
      </w:r>
      <w:r w:rsidR="00D37D10" w:rsidRPr="003805EE">
        <w:rPr>
          <w:rFonts w:ascii="Helvetica" w:hAnsi="Helvetica"/>
          <w:sz w:val="22"/>
          <w:szCs w:val="22"/>
        </w:rPr>
        <w:t xml:space="preserve"> function:</w:t>
      </w:r>
    </w:p>
    <w:p w14:paraId="4C6E017D" w14:textId="77777777" w:rsidR="002621A5" w:rsidRPr="003805EE" w:rsidRDefault="002621A5" w:rsidP="00D13868">
      <w:pPr>
        <w:rPr>
          <w:rFonts w:ascii="Helvetica" w:hAnsi="Helvetica"/>
          <w:sz w:val="22"/>
          <w:szCs w:val="22"/>
        </w:rPr>
      </w:pPr>
    </w:p>
    <w:p w14:paraId="50E6A94A" w14:textId="0D8EF9D4" w:rsidR="002621A5" w:rsidRPr="003805EE" w:rsidRDefault="00D37D10" w:rsidP="00D138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3805EE">
        <w:rPr>
          <w:rFonts w:ascii="Helvetica" w:hAnsi="Helvetica"/>
          <w:sz w:val="22"/>
          <w:szCs w:val="22"/>
        </w:rPr>
        <w:t xml:space="preserve"> </w:t>
      </w:r>
      <w:r w:rsidR="002621A5" w:rsidRPr="003805EE">
        <w:rPr>
          <w:rFonts w:ascii="Helvetica" w:hAnsi="Helvetica"/>
          <w:sz w:val="22"/>
          <w:szCs w:val="22"/>
        </w:rPr>
        <w:t xml:space="preserve">, </w:t>
      </w:r>
      <w:r w:rsidR="002621A5" w:rsidRPr="003805EE">
        <w:rPr>
          <w:rFonts w:ascii="Helvetica" w:hAnsi="Helvetica"/>
          <w:sz w:val="22"/>
          <w:szCs w:val="22"/>
        </w:rPr>
        <w:tab/>
        <w:t>(</w:t>
      </w:r>
      <w:r w:rsidR="004F6D9D" w:rsidRPr="003805EE">
        <w:rPr>
          <w:rFonts w:ascii="Helvetica" w:hAnsi="Helvetica"/>
          <w:sz w:val="22"/>
          <w:szCs w:val="22"/>
        </w:rPr>
        <w:t>1</w:t>
      </w:r>
      <w:r w:rsidR="00555417" w:rsidRPr="003805EE">
        <w:rPr>
          <w:rFonts w:ascii="Helvetica" w:hAnsi="Helvetica"/>
          <w:sz w:val="22"/>
          <w:szCs w:val="22"/>
        </w:rPr>
        <w:t>1</w:t>
      </w:r>
      <w:r w:rsidR="002621A5" w:rsidRPr="003805EE">
        <w:rPr>
          <w:rFonts w:ascii="Helvetica" w:hAnsi="Helvetica"/>
          <w:sz w:val="22"/>
          <w:szCs w:val="22"/>
        </w:rPr>
        <w:t>)</w:t>
      </w:r>
      <w:r w:rsidR="00615385" w:rsidRPr="003805EE">
        <w:rPr>
          <w:rFonts w:ascii="Helvetica" w:hAnsi="Helvetica"/>
          <w:sz w:val="22"/>
          <w:szCs w:val="22"/>
        </w:rPr>
        <w:t xml:space="preserve"> </w:t>
      </w:r>
    </w:p>
    <w:p w14:paraId="4212AE6F" w14:textId="77777777" w:rsidR="002621A5" w:rsidRPr="003805EE" w:rsidRDefault="002621A5" w:rsidP="00D13868">
      <w:pPr>
        <w:rPr>
          <w:rFonts w:ascii="Helvetica" w:hAnsi="Helvetica"/>
          <w:sz w:val="22"/>
          <w:szCs w:val="22"/>
        </w:rPr>
      </w:pPr>
    </w:p>
    <w:p w14:paraId="7D70D97A" w14:textId="317D399F" w:rsidR="002621A5" w:rsidRDefault="00615385" w:rsidP="00D13868">
      <w:pPr>
        <w:rPr>
          <w:rFonts w:ascii="Helvetica" w:hAnsi="Helvetica"/>
          <w:sz w:val="22"/>
          <w:szCs w:val="22"/>
        </w:rPr>
      </w:pPr>
      <w:r w:rsidRPr="003805EE">
        <w:rPr>
          <w:rFonts w:ascii="Helvetica" w:hAnsi="Helvetica"/>
          <w:sz w:val="22"/>
          <w:szCs w:val="22"/>
        </w:rPr>
        <w:t xml:space="preserve">and </w:t>
      </w:r>
      <m:oMath>
        <m:r>
          <w:rPr>
            <w:rFonts w:ascii="Cambria Math" w:hAnsi="Cambria Math"/>
            <w:sz w:val="22"/>
            <w:szCs w:val="22"/>
          </w:rPr>
          <m:t>δ</m:t>
        </m:r>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a value between 0 and 1</w:t>
      </w:r>
      <w:r w:rsidR="00B05FC4">
        <w:rPr>
          <w:rFonts w:ascii="Helvetica" w:hAnsi="Helvetica"/>
          <w:sz w:val="22"/>
          <w:szCs w:val="22"/>
        </w:rPr>
        <w:t xml:space="preserve"> that represents the rate at which </w:t>
      </w:r>
      <w:r w:rsidR="00804B7F">
        <w:rPr>
          <w:rFonts w:ascii="Helvetica" w:hAnsi="Helvetica"/>
          <w:sz w:val="22"/>
          <w:szCs w:val="22"/>
        </w:rPr>
        <w:t>the discount changes through time</w:t>
      </w:r>
      <w:r w:rsidR="000B15BE" w:rsidRPr="003805EE">
        <w:rPr>
          <w:rFonts w:ascii="Helvetica" w:hAnsi="Helvetica"/>
          <w:sz w:val="22"/>
          <w:szCs w:val="22"/>
        </w:rPr>
        <w:t xml:space="preserve">. </w:t>
      </w:r>
      <w:r w:rsidR="0087797E" w:rsidRPr="003805EE">
        <w:rPr>
          <w:rFonts w:ascii="Helvetica" w:hAnsi="Helvetica"/>
          <w:sz w:val="22"/>
          <w:szCs w:val="22"/>
        </w:rPr>
        <w:t>We assume</w:t>
      </w:r>
      <w:r w:rsidR="0073379F" w:rsidRPr="003805EE">
        <w:rPr>
          <w:rFonts w:ascii="Helvetica" w:hAnsi="Helvetica"/>
          <w:sz w:val="22"/>
          <w:szCs w:val="22"/>
        </w:rPr>
        <w:t>d</w:t>
      </w:r>
      <w:r w:rsidR="0087797E" w:rsidRPr="003805EE">
        <w:rPr>
          <w:rFonts w:ascii="Helvetica" w:hAnsi="Helvetica"/>
          <w:sz w:val="22"/>
          <w:szCs w:val="22"/>
        </w:rPr>
        <w:t xml:space="preserve"> that </w:t>
      </w:r>
      <w:r w:rsidR="007821E5" w:rsidRPr="003805EE">
        <w:rPr>
          <w:rFonts w:ascii="Helvetica" w:hAnsi="Helvetica"/>
          <w:sz w:val="22"/>
          <w:szCs w:val="22"/>
        </w:rPr>
        <w:t xml:space="preserve">the marginal cost of increasing precision </w:t>
      </w:r>
      <w:r w:rsidR="0073379F" w:rsidRPr="003805EE">
        <w:rPr>
          <w:rFonts w:ascii="Helvetica" w:hAnsi="Helvetica"/>
          <w:sz w:val="22"/>
          <w:szCs w:val="22"/>
        </w:rPr>
        <w:t>was</w:t>
      </w:r>
      <w:r w:rsidR="007821E5" w:rsidRPr="003805EE">
        <w:rPr>
          <w:rFonts w:ascii="Helvetica" w:hAnsi="Helvetica"/>
          <w:sz w:val="22"/>
          <w:szCs w:val="22"/>
        </w:rPr>
        <w:t xml:space="preserve"> always positive</w:t>
      </w:r>
      <w:r w:rsidR="00711595" w:rsidRPr="003805EE">
        <w:rPr>
          <w:rFonts w:ascii="Helvetica" w:hAnsi="Helvetica"/>
          <w:sz w:val="22"/>
          <w:szCs w:val="22"/>
        </w:rPr>
        <w:t>,</w:t>
      </w:r>
      <w:r w:rsidR="007821E5" w:rsidRPr="003805EE">
        <w:rPr>
          <w:rFonts w:ascii="Helvetica" w:hAnsi="Helvetica"/>
          <w:sz w:val="22"/>
          <w:szCs w:val="22"/>
        </w:rPr>
        <w:t xml:space="preserve"> such that there </w:t>
      </w:r>
      <w:r w:rsidR="0073379F" w:rsidRPr="003805EE">
        <w:rPr>
          <w:rFonts w:ascii="Helvetica" w:hAnsi="Helvetica"/>
          <w:sz w:val="22"/>
          <w:szCs w:val="22"/>
        </w:rPr>
        <w:t>was</w:t>
      </w:r>
      <w:r w:rsidR="007821E5" w:rsidRPr="003805EE">
        <w:rPr>
          <w:rFonts w:ascii="Helvetica" w:hAnsi="Helvetica"/>
          <w:sz w:val="22"/>
          <w:szCs w:val="22"/>
        </w:rPr>
        <w:t xml:space="preserve"> lower cost to move from low to moderate information than from moderate to high information</w:t>
      </w:r>
      <w:r w:rsidR="00DA46F5" w:rsidRPr="003805EE">
        <w:rPr>
          <w:rFonts w:ascii="Helvetica" w:hAnsi="Helvetica"/>
          <w:sz w:val="22"/>
          <w:szCs w:val="22"/>
        </w:rPr>
        <w:t xml:space="preserve">. </w:t>
      </w:r>
      <w:r w:rsidR="00234E8E" w:rsidRPr="003805EE">
        <w:rPr>
          <w:rFonts w:ascii="Helvetica" w:hAnsi="Helvetica"/>
          <w:sz w:val="22"/>
          <w:szCs w:val="22"/>
        </w:rPr>
        <w:t>N</w:t>
      </w:r>
      <w:r w:rsidR="00580186" w:rsidRPr="003805EE">
        <w:rPr>
          <w:rFonts w:ascii="Helvetica" w:hAnsi="Helvetica"/>
          <w:sz w:val="22"/>
          <w:szCs w:val="22"/>
        </w:rPr>
        <w:t>et present v</w:t>
      </w:r>
      <w:r w:rsidR="00AC137D" w:rsidRPr="003805EE">
        <w:rPr>
          <w:rFonts w:ascii="Helvetica" w:hAnsi="Helvetica"/>
          <w:sz w:val="22"/>
          <w:szCs w:val="22"/>
        </w:rPr>
        <w:t>alue</w:t>
      </w:r>
      <w:r w:rsidR="00234E8E" w:rsidRPr="003805EE">
        <w:rPr>
          <w:rFonts w:ascii="Helvetica" w:hAnsi="Helvetica"/>
          <w:sz w:val="22"/>
          <w:szCs w:val="22"/>
        </w:rPr>
        <w:t xml:space="preserve"> is assessed independent of cost of monitoring. </w:t>
      </w:r>
      <w:r w:rsidR="00DE7101">
        <w:rPr>
          <w:rFonts w:ascii="Helvetica" w:hAnsi="Helvetica"/>
          <w:sz w:val="22"/>
          <w:szCs w:val="22"/>
        </w:rPr>
        <w:t>The c</w:t>
      </w:r>
      <w:r w:rsidR="00DE7101" w:rsidRPr="003805EE">
        <w:rPr>
          <w:rFonts w:ascii="Helvetica" w:hAnsi="Helvetica"/>
          <w:sz w:val="22"/>
          <w:szCs w:val="22"/>
        </w:rPr>
        <w:t xml:space="preserve">ost </w:t>
      </w:r>
      <w:r w:rsidR="00DA46F5" w:rsidRPr="003805EE">
        <w:rPr>
          <w:rFonts w:ascii="Helvetica" w:hAnsi="Helvetica"/>
          <w:sz w:val="22"/>
          <w:szCs w:val="22"/>
        </w:rPr>
        <w:t xml:space="preserve">of monitoring </w:t>
      </w:r>
      <w:r w:rsidR="00D04C9D"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3805EE">
        <w:rPr>
          <w:rFonts w:ascii="Helvetica" w:hAnsi="Helvetica"/>
          <w:sz w:val="22"/>
          <w:szCs w:val="22"/>
        </w:rPr>
        <w:t xml:space="preserve">) </w:t>
      </w:r>
      <w:r w:rsidR="0073379F" w:rsidRPr="003805EE">
        <w:rPr>
          <w:rFonts w:ascii="Helvetica" w:hAnsi="Helvetica"/>
          <w:sz w:val="22"/>
          <w:szCs w:val="22"/>
        </w:rPr>
        <w:t>was</w:t>
      </w:r>
      <w:r w:rsidR="00DA46F5" w:rsidRPr="003805EE">
        <w:rPr>
          <w:rFonts w:ascii="Helvetica" w:hAnsi="Helvetica"/>
          <w:sz w:val="22"/>
          <w:szCs w:val="22"/>
        </w:rPr>
        <w:t xml:space="preserve"> dictated by two parameters </w:t>
      </w:r>
      <w:r w:rsidR="007B46BC" w:rsidRPr="003805EE">
        <w:rPr>
          <w:rFonts w:ascii="Helvetica" w:hAnsi="Helvetica"/>
          <w:sz w:val="22"/>
          <w:szCs w:val="22"/>
        </w:rPr>
        <w:t xml:space="preserve">in the monitoring cost function: </w:t>
      </w:r>
    </w:p>
    <w:p w14:paraId="407C0501" w14:textId="77777777" w:rsidR="00E5387B" w:rsidRPr="003805EE" w:rsidRDefault="00E5387B" w:rsidP="00D13868">
      <w:pPr>
        <w:rPr>
          <w:rFonts w:ascii="Helvetica" w:hAnsi="Helvetica"/>
          <w:sz w:val="22"/>
          <w:szCs w:val="22"/>
        </w:rPr>
      </w:pPr>
    </w:p>
    <w:p w14:paraId="4FDA4DE7" w14:textId="2A3A603D" w:rsidR="002621A5" w:rsidRPr="003805EE" w:rsidRDefault="00896D67" w:rsidP="00D13868">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50</m:t>
            </m:r>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3805EE">
        <w:rPr>
          <w:rFonts w:ascii="Helvetica" w:hAnsi="Helvetica"/>
          <w:sz w:val="22"/>
          <w:szCs w:val="22"/>
        </w:rPr>
        <w:t>,</w:t>
      </w:r>
      <w:r w:rsidR="002621A5" w:rsidRPr="003805EE">
        <w:rPr>
          <w:rFonts w:ascii="Helvetica" w:hAnsi="Helvetica"/>
          <w:sz w:val="22"/>
          <w:szCs w:val="22"/>
        </w:rPr>
        <w:tab/>
        <w:t>(1</w:t>
      </w:r>
      <w:r w:rsidR="00555417" w:rsidRPr="003805EE">
        <w:rPr>
          <w:rFonts w:ascii="Helvetica" w:hAnsi="Helvetica"/>
          <w:sz w:val="22"/>
          <w:szCs w:val="22"/>
        </w:rPr>
        <w:t>2</w:t>
      </w:r>
      <w:r w:rsidR="002621A5" w:rsidRPr="003805EE">
        <w:rPr>
          <w:rFonts w:ascii="Helvetica" w:hAnsi="Helvetica"/>
          <w:sz w:val="22"/>
          <w:szCs w:val="22"/>
        </w:rPr>
        <w:t>)</w:t>
      </w:r>
      <w:r w:rsidR="002621A5" w:rsidRPr="003805EE">
        <w:rPr>
          <w:rFonts w:ascii="Helvetica" w:hAnsi="Helvetica"/>
          <w:sz w:val="22"/>
          <w:szCs w:val="22"/>
        </w:rPr>
        <w:br/>
      </w:r>
    </w:p>
    <w:p w14:paraId="64D969D4" w14:textId="77777777" w:rsidR="00A56584" w:rsidRDefault="00F9417D" w:rsidP="00D13868">
      <w:pPr>
        <w:rPr>
          <w:rFonts w:ascii="Helvetica" w:hAnsi="Helvetica"/>
          <w:sz w:val="22"/>
          <w:szCs w:val="22"/>
        </w:rPr>
      </w:pPr>
      <w:r w:rsidRPr="003805EE">
        <w:rPr>
          <w:rFonts w:ascii="Helvetica" w:hAnsi="Helvetica"/>
          <w:sz w:val="22"/>
          <w:szCs w:val="22"/>
        </w:rPr>
        <w:t>where</w:t>
      </w:r>
      <w:r w:rsidR="000E5EE2">
        <w:rPr>
          <w:rFonts w:ascii="Helvetica" w:hAnsi="Helvetica"/>
          <w:sz w:val="22"/>
          <w:szCs w:val="22"/>
        </w:rPr>
        <w:t xml:space="preserve"> monitoring costs for the duration of the </w:t>
      </w:r>
      <w:r w:rsidR="00E17B07">
        <w:rPr>
          <w:rFonts w:ascii="Helvetica" w:hAnsi="Helvetica"/>
          <w:sz w:val="22"/>
          <w:szCs w:val="22"/>
        </w:rPr>
        <w:t>5</w:t>
      </w:r>
      <w:r w:rsidR="00C20BAA">
        <w:rPr>
          <w:rFonts w:ascii="Helvetica" w:hAnsi="Helvetica"/>
          <w:sz w:val="22"/>
          <w:szCs w:val="22"/>
        </w:rPr>
        <w:t>0-year</w:t>
      </w:r>
      <w:r w:rsidR="00DC59EB">
        <w:rPr>
          <w:rFonts w:ascii="Helvetica" w:hAnsi="Helvetica"/>
          <w:sz w:val="22"/>
          <w:szCs w:val="22"/>
        </w:rPr>
        <w:t xml:space="preserve"> simulation are determined by the parameters </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DC59EB">
        <w:rPr>
          <w:rFonts w:ascii="Helvetica" w:hAnsi="Helvetica"/>
          <w:sz w:val="22"/>
          <w:szCs w:val="22"/>
        </w:rPr>
        <w:t xml:space="preserve">, which </w:t>
      </w:r>
      <w:r w:rsidR="00DE7101">
        <w:rPr>
          <w:rFonts w:ascii="Helvetica" w:hAnsi="Helvetica"/>
          <w:sz w:val="22"/>
          <w:szCs w:val="22"/>
        </w:rPr>
        <w:t>describe</w:t>
      </w:r>
      <w:r w:rsidR="00DE7101" w:rsidRPr="003805EE">
        <w:rPr>
          <w:rFonts w:ascii="Helvetica" w:hAnsi="Helvetica"/>
          <w:sz w:val="22"/>
          <w:szCs w:val="22"/>
        </w:rPr>
        <w:t xml:space="preserve"> </w:t>
      </w:r>
      <w:r w:rsidR="00FE30FB" w:rsidRPr="003805EE">
        <w:rPr>
          <w:rFonts w:ascii="Helvetica" w:hAnsi="Helvetica"/>
          <w:sz w:val="22"/>
          <w:szCs w:val="22"/>
        </w:rPr>
        <w:t>the slope and intercept of the cost function</w:t>
      </w:r>
      <w:r w:rsidR="00AD3FB0" w:rsidRPr="003805EE">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3805EE">
        <w:rPr>
          <w:rFonts w:ascii="Helvetica" w:hAnsi="Helvetica"/>
          <w:sz w:val="22"/>
          <w:szCs w:val="22"/>
        </w:rPr>
        <w:t xml:space="preserve"> </w:t>
      </w:r>
      <w:r w:rsidR="0082304F" w:rsidRPr="003805EE">
        <w:rPr>
          <w:rFonts w:ascii="Helvetica" w:hAnsi="Helvetica"/>
          <w:sz w:val="22"/>
          <w:szCs w:val="22"/>
        </w:rPr>
        <w:t>is</w:t>
      </w:r>
      <w:r w:rsidR="00C9375F" w:rsidRPr="003805EE">
        <w:rPr>
          <w:rFonts w:ascii="Helvetica" w:hAnsi="Helvetica"/>
          <w:sz w:val="22"/>
          <w:szCs w:val="22"/>
        </w:rPr>
        <w:t xml:space="preserve"> the CV of monitoring at time </w:t>
      </w:r>
      <w:r w:rsidR="00C9375F" w:rsidRPr="003805EE">
        <w:rPr>
          <w:rFonts w:ascii="Helvetica" w:hAnsi="Helvetica"/>
          <w:i/>
          <w:sz w:val="22"/>
          <w:szCs w:val="22"/>
        </w:rPr>
        <w:t>t</w:t>
      </w:r>
      <w:r w:rsidR="000B54F0" w:rsidRPr="003805EE">
        <w:rPr>
          <w:rFonts w:ascii="Helvetica" w:hAnsi="Helvetica"/>
          <w:sz w:val="22"/>
          <w:szCs w:val="22"/>
        </w:rPr>
        <w:t xml:space="preserve">. </w:t>
      </w:r>
      <w:r w:rsidR="00FE30FB" w:rsidRPr="003805EE">
        <w:rPr>
          <w:rFonts w:ascii="Helvetica" w:hAnsi="Helvetica"/>
          <w:sz w:val="22"/>
          <w:szCs w:val="22"/>
        </w:rPr>
        <w:t xml:space="preserve"> </w:t>
      </w:r>
      <w:r w:rsidR="00403E71" w:rsidRPr="003805EE">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3805EE">
        <w:rPr>
          <w:rFonts w:ascii="Helvetica" w:hAnsi="Helvetica"/>
          <w:sz w:val="22"/>
          <w:szCs w:val="22"/>
        </w:rPr>
        <w:t xml:space="preserve">, the cost function </w:t>
      </w:r>
      <w:r w:rsidR="002548A8" w:rsidRPr="003805EE">
        <w:rPr>
          <w:rFonts w:ascii="Helvetica" w:hAnsi="Helvetica"/>
          <w:sz w:val="22"/>
          <w:szCs w:val="22"/>
        </w:rPr>
        <w:t>is</w:t>
      </w:r>
      <w:r w:rsidR="00403E71" w:rsidRPr="003805EE">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3805EE">
        <w:rPr>
          <w:rFonts w:ascii="Helvetica" w:hAnsi="Helvetica"/>
          <w:sz w:val="22"/>
          <w:szCs w:val="22"/>
        </w:rPr>
        <w:t xml:space="preserve"> the cost of monitorin</w:t>
      </w:r>
      <w:r w:rsidR="00A352EA" w:rsidRPr="003805EE">
        <w:rPr>
          <w:rFonts w:ascii="Helvetica" w:hAnsi="Helvetica"/>
          <w:sz w:val="22"/>
          <w:szCs w:val="22"/>
        </w:rPr>
        <w:t xml:space="preserve">g </w:t>
      </w:r>
      <w:r w:rsidR="002548A8" w:rsidRPr="003805EE">
        <w:rPr>
          <w:rFonts w:ascii="Helvetica" w:hAnsi="Helvetica"/>
          <w:sz w:val="22"/>
          <w:szCs w:val="22"/>
        </w:rPr>
        <w:t>is</w:t>
      </w:r>
      <w:r w:rsidR="00A352EA" w:rsidRPr="003805EE">
        <w:rPr>
          <w:rFonts w:ascii="Helvetica" w:hAnsi="Helvetica"/>
          <w:sz w:val="22"/>
          <w:szCs w:val="22"/>
        </w:rPr>
        <w:t xml:space="preserve"> an exponential function.</w:t>
      </w:r>
      <w:r w:rsidR="00DB75DE" w:rsidRPr="003805EE">
        <w:rPr>
          <w:rFonts w:ascii="Helvetica" w:hAnsi="Helvetica"/>
          <w:sz w:val="22"/>
          <w:szCs w:val="22"/>
        </w:rPr>
        <w:t xml:space="preserve"> </w:t>
      </w:r>
      <w:r w:rsidR="00EB5880" w:rsidRPr="003805EE">
        <w:rPr>
          <w:rFonts w:ascii="Helvetica" w:hAnsi="Helvetica"/>
          <w:sz w:val="22"/>
          <w:szCs w:val="22"/>
        </w:rPr>
        <w:t xml:space="preserve">Because our model is heuristic, the </w:t>
      </w:r>
      <w:r w:rsidR="00D94C0B" w:rsidRPr="003805EE">
        <w:rPr>
          <w:rFonts w:ascii="Helvetica" w:hAnsi="Helvetica"/>
          <w:sz w:val="22"/>
          <w:szCs w:val="22"/>
        </w:rPr>
        <w:t xml:space="preserve">absolute </w:t>
      </w:r>
      <w:r w:rsidR="00EB5880" w:rsidRPr="003805EE">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3805EE">
        <w:rPr>
          <w:rFonts w:ascii="Helvetica" w:hAnsi="Helvetica"/>
          <w:sz w:val="22"/>
          <w:szCs w:val="22"/>
        </w:rPr>
        <w:t xml:space="preserve"> </w:t>
      </w:r>
      <w:r w:rsidR="0011581A" w:rsidRPr="003805EE">
        <w:rPr>
          <w:rFonts w:ascii="Helvetica" w:hAnsi="Helvetica"/>
          <w:sz w:val="22"/>
          <w:szCs w:val="22"/>
        </w:rPr>
        <w:t>can be varied without losing generality</w:t>
      </w:r>
      <w:r w:rsidR="00D94C0B" w:rsidRPr="003805EE">
        <w:rPr>
          <w:rFonts w:ascii="Helvetica" w:hAnsi="Helvetica"/>
          <w:sz w:val="22"/>
          <w:szCs w:val="22"/>
        </w:rPr>
        <w:t>; therefore</w:t>
      </w:r>
      <w:r w:rsidR="00F80AF2" w:rsidRPr="003805EE">
        <w:rPr>
          <w:rFonts w:ascii="Helvetica" w:hAnsi="Helvetica"/>
          <w:sz w:val="22"/>
          <w:szCs w:val="22"/>
        </w:rPr>
        <w:t>,</w:t>
      </w:r>
      <w:r w:rsidR="00D94C0B" w:rsidRPr="003805EE">
        <w:rPr>
          <w:rFonts w:ascii="Helvetica" w:hAnsi="Helvetica"/>
          <w:sz w:val="22"/>
          <w:szCs w:val="22"/>
        </w:rPr>
        <w:t xml:space="preserve"> in examining the </w:t>
      </w:r>
      <w:r w:rsidR="00EF1924" w:rsidRPr="003805EE">
        <w:rPr>
          <w:rFonts w:ascii="Helvetica" w:hAnsi="Helvetica"/>
          <w:sz w:val="22"/>
          <w:szCs w:val="22"/>
        </w:rPr>
        <w:t xml:space="preserve">economic </w:t>
      </w:r>
      <w:r w:rsidR="00D94C0B" w:rsidRPr="003805EE">
        <w:rPr>
          <w:rFonts w:ascii="Helvetica" w:hAnsi="Helvetica"/>
          <w:sz w:val="22"/>
          <w:szCs w:val="22"/>
        </w:rPr>
        <w:t xml:space="preserve">costs and benefits of different </w:t>
      </w:r>
      <w:r w:rsidR="00EF1924" w:rsidRPr="003805EE">
        <w:rPr>
          <w:rFonts w:ascii="Helvetica" w:hAnsi="Helvetica"/>
          <w:sz w:val="22"/>
          <w:szCs w:val="22"/>
        </w:rPr>
        <w:t>harvest rates and monitoring efforts, we focus</w:t>
      </w:r>
      <w:r w:rsidR="0073379F" w:rsidRPr="003805EE">
        <w:rPr>
          <w:rFonts w:ascii="Helvetica" w:hAnsi="Helvetica"/>
          <w:sz w:val="22"/>
          <w:szCs w:val="22"/>
        </w:rPr>
        <w:t>ed</w:t>
      </w:r>
      <w:r w:rsidR="00EF1924" w:rsidRPr="003805EE">
        <w:rPr>
          <w:rFonts w:ascii="Helvetica" w:hAnsi="Helvetica"/>
          <w:sz w:val="22"/>
          <w:szCs w:val="22"/>
        </w:rPr>
        <w:t xml:space="preserve"> on the relative financial costs </w:t>
      </w:r>
      <w:r w:rsidR="00D10E87" w:rsidRPr="003805EE">
        <w:rPr>
          <w:rFonts w:ascii="Helvetica" w:hAnsi="Helvetica"/>
          <w:sz w:val="22"/>
          <w:szCs w:val="22"/>
        </w:rPr>
        <w:t xml:space="preserve">and </w:t>
      </w:r>
      <w:r w:rsidR="00EF1924" w:rsidRPr="003805EE">
        <w:rPr>
          <w:rFonts w:ascii="Helvetica" w:hAnsi="Helvetica"/>
          <w:sz w:val="22"/>
          <w:szCs w:val="22"/>
        </w:rPr>
        <w:t>benefits.</w:t>
      </w:r>
      <w:r w:rsidR="00A92A7E">
        <w:rPr>
          <w:rFonts w:ascii="Helvetica" w:hAnsi="Helvetica"/>
          <w:sz w:val="22"/>
          <w:szCs w:val="22"/>
        </w:rPr>
        <w:t xml:space="preserve"> </w:t>
      </w:r>
    </w:p>
    <w:p w14:paraId="74250B00" w14:textId="77777777" w:rsidR="00A56584" w:rsidRDefault="00A56584" w:rsidP="00D13868">
      <w:pPr>
        <w:rPr>
          <w:rFonts w:ascii="Helvetica" w:hAnsi="Helvetica"/>
          <w:sz w:val="22"/>
          <w:szCs w:val="22"/>
        </w:rPr>
      </w:pPr>
    </w:p>
    <w:p w14:paraId="05716C75" w14:textId="5DECE2F2" w:rsidR="00A56584" w:rsidRDefault="00A56584" w:rsidP="00A56584">
      <w:pPr>
        <w:rPr>
          <w:rFonts w:ascii="Helvetica" w:hAnsi="Helvetica"/>
          <w:iCs/>
          <w:sz w:val="22"/>
          <w:szCs w:val="22"/>
        </w:rPr>
      </w:pPr>
      <w:r>
        <w:rPr>
          <w:rFonts w:ascii="Helvetica" w:hAnsi="Helvetica"/>
          <w:sz w:val="22"/>
          <w:szCs w:val="22"/>
        </w:rPr>
        <w:t xml:space="preserve">We explored a series of management </w:t>
      </w:r>
      <w:r w:rsidR="00336865">
        <w:rPr>
          <w:rFonts w:ascii="Helvetica" w:hAnsi="Helvetica"/>
          <w:sz w:val="22"/>
          <w:szCs w:val="22"/>
        </w:rPr>
        <w:t>scenario</w:t>
      </w:r>
      <w:r>
        <w:rPr>
          <w:rFonts w:ascii="Helvetica" w:hAnsi="Helvetica"/>
          <w:sz w:val="22"/>
          <w:szCs w:val="22"/>
        </w:rPr>
        <w:t>s using our model. In these scenarios</w:t>
      </w:r>
      <w:r w:rsidR="00A92A7E">
        <w:rPr>
          <w:rFonts w:ascii="Helvetica" w:hAnsi="Helvetica"/>
          <w:sz w:val="22"/>
          <w:szCs w:val="22"/>
        </w:rPr>
        <w:t>,</w:t>
      </w:r>
      <w:r w:rsidR="00EF1924" w:rsidRPr="003805EE">
        <w:rPr>
          <w:rFonts w:ascii="Helvetica" w:hAnsi="Helvetica"/>
          <w:sz w:val="22"/>
          <w:szCs w:val="22"/>
        </w:rPr>
        <w:t xml:space="preserve"> </w:t>
      </w:r>
      <w:r w:rsidR="00A92A7E">
        <w:rPr>
          <w:rFonts w:ascii="Helvetica" w:hAnsi="Helvetica"/>
          <w:sz w:val="22"/>
          <w:szCs w:val="22"/>
        </w:rPr>
        <w:t>w</w:t>
      </w:r>
      <w:r w:rsidR="00EE58CA" w:rsidRPr="003805EE">
        <w:rPr>
          <w:rFonts w:ascii="Helvetica" w:hAnsi="Helvetica"/>
          <w:sz w:val="22"/>
          <w:szCs w:val="22"/>
        </w:rPr>
        <w:t>e first ignore</w:t>
      </w:r>
      <w:r w:rsidR="0073379F" w:rsidRPr="003805EE">
        <w:rPr>
          <w:rFonts w:ascii="Helvetica" w:hAnsi="Helvetica"/>
          <w:sz w:val="22"/>
          <w:szCs w:val="22"/>
        </w:rPr>
        <w:t>d</w:t>
      </w:r>
      <w:r w:rsidR="00EE58CA" w:rsidRPr="003805EE">
        <w:rPr>
          <w:rFonts w:ascii="Helvetica" w:hAnsi="Helvetica"/>
          <w:sz w:val="22"/>
          <w:szCs w:val="22"/>
        </w:rPr>
        <w:t xml:space="preserve"> the monitoring costs to reveal the basic properties of the coupled resource-management system under different levels of uncertainty. Then, we incorporate</w:t>
      </w:r>
      <w:r w:rsidR="0073379F" w:rsidRPr="003805EE">
        <w:rPr>
          <w:rFonts w:ascii="Helvetica" w:hAnsi="Helvetica"/>
          <w:sz w:val="22"/>
          <w:szCs w:val="22"/>
        </w:rPr>
        <w:t>d</w:t>
      </w:r>
      <w:r w:rsidR="00EE58CA" w:rsidRPr="003805EE">
        <w:rPr>
          <w:rFonts w:ascii="Helvetica" w:hAnsi="Helvetica"/>
          <w:sz w:val="22"/>
          <w:szCs w:val="22"/>
        </w:rPr>
        <w:t xml:space="preserve"> monitoring costs to explore the economic benefits</w:t>
      </w:r>
      <w:r w:rsidR="00F77F41" w:rsidRPr="003805EE">
        <w:rPr>
          <w:rFonts w:ascii="Helvetica" w:hAnsi="Helvetica"/>
          <w:sz w:val="22"/>
          <w:szCs w:val="22"/>
        </w:rPr>
        <w:t xml:space="preserve">, specifically the return on the investment of alternative monitoring </w:t>
      </w:r>
      <w:r w:rsidR="00AE17D9">
        <w:rPr>
          <w:rFonts w:ascii="Helvetica" w:hAnsi="Helvetica"/>
          <w:sz w:val="22"/>
          <w:szCs w:val="22"/>
        </w:rPr>
        <w:t xml:space="preserve">precision </w:t>
      </w:r>
      <w:r w:rsidR="00F77F41" w:rsidRPr="003805EE">
        <w:rPr>
          <w:rFonts w:ascii="Helvetica" w:hAnsi="Helvetica"/>
          <w:sz w:val="22"/>
          <w:szCs w:val="22"/>
        </w:rPr>
        <w:t>scenarios</w:t>
      </w:r>
      <w:r w:rsidR="0093715D">
        <w:rPr>
          <w:rFonts w:ascii="Helvetica" w:hAnsi="Helvetica"/>
          <w:sz w:val="22"/>
          <w:szCs w:val="22"/>
        </w:rPr>
        <w:t xml:space="preserve"> (ranging from CV = 0.1 to CV = 0.5)</w:t>
      </w:r>
      <w:r w:rsidR="00F77F41" w:rsidRPr="003805EE">
        <w:rPr>
          <w:rFonts w:ascii="Helvetica" w:hAnsi="Helvetica"/>
          <w:sz w:val="22"/>
          <w:szCs w:val="22"/>
        </w:rPr>
        <w:t>,</w:t>
      </w:r>
      <w:r w:rsidR="00EE58CA" w:rsidRPr="003805EE">
        <w:rPr>
          <w:rFonts w:ascii="Helvetica" w:hAnsi="Helvetica"/>
          <w:sz w:val="22"/>
          <w:szCs w:val="22"/>
        </w:rPr>
        <w:t xml:space="preserve"> </w:t>
      </w:r>
      <w:r w:rsidR="00752E40" w:rsidRPr="003805EE">
        <w:rPr>
          <w:rFonts w:ascii="Helvetica" w:hAnsi="Helvetica"/>
          <w:sz w:val="22"/>
          <w:szCs w:val="22"/>
        </w:rPr>
        <w:t xml:space="preserve">as well as the </w:t>
      </w:r>
      <w:r w:rsidR="00EE58CA" w:rsidRPr="003805EE">
        <w:rPr>
          <w:rFonts w:ascii="Helvetica" w:hAnsi="Helvetica"/>
          <w:sz w:val="22"/>
          <w:szCs w:val="22"/>
        </w:rPr>
        <w:t>consequences</w:t>
      </w:r>
      <w:r w:rsidR="00AE17D9">
        <w:rPr>
          <w:rFonts w:ascii="Helvetica" w:hAnsi="Helvetica"/>
          <w:sz w:val="22"/>
          <w:szCs w:val="22"/>
        </w:rPr>
        <w:t xml:space="preserve">. </w:t>
      </w:r>
      <w:r>
        <w:rPr>
          <w:rFonts w:ascii="Helvetica" w:hAnsi="Helvetica"/>
          <w:sz w:val="22"/>
          <w:szCs w:val="22"/>
        </w:rPr>
        <w:t xml:space="preserve">In these scenarios, </w:t>
      </w:r>
      <w:r w:rsidR="00357162" w:rsidRPr="003805EE">
        <w:rPr>
          <w:rFonts w:ascii="Helvetica" w:hAnsi="Helvetica"/>
          <w:sz w:val="22"/>
          <w:szCs w:val="22"/>
        </w:rPr>
        <w:t>we measured a series of response variables</w:t>
      </w:r>
      <w:r>
        <w:rPr>
          <w:rFonts w:ascii="Helvetica" w:hAnsi="Helvetica"/>
          <w:sz w:val="22"/>
          <w:szCs w:val="22"/>
        </w:rPr>
        <w:t xml:space="preserve"> to characterize model behavior</w:t>
      </w:r>
      <w:r w:rsidR="008A5938" w:rsidRPr="003805EE">
        <w:rPr>
          <w:rFonts w:ascii="Helvetica" w:hAnsi="Helvetica"/>
          <w:sz w:val="22"/>
          <w:szCs w:val="22"/>
        </w:rPr>
        <w:t>: (</w:t>
      </w:r>
      <w:r>
        <w:rPr>
          <w:rFonts w:ascii="Helvetica" w:hAnsi="Helvetica"/>
          <w:sz w:val="22"/>
          <w:szCs w:val="22"/>
        </w:rPr>
        <w:t>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spawning stock</w:t>
      </w:r>
      <w:r w:rsidR="0064383B" w:rsidRPr="003805EE">
        <w:rPr>
          <w:rFonts w:ascii="Helvetica" w:hAnsi="Helvetica"/>
          <w:sz w:val="22"/>
          <w:szCs w:val="22"/>
        </w:rPr>
        <w:t xml:space="preserve"> biomass </w:t>
      </w:r>
      <w:r w:rsidR="00883AC3" w:rsidRPr="003805EE">
        <w:rPr>
          <w:rFonts w:ascii="Helvetica" w:hAnsi="Helvetica"/>
          <w:sz w:val="22"/>
          <w:szCs w:val="22"/>
        </w:rPr>
        <w:t xml:space="preserve">for the </w:t>
      </w:r>
      <w:r w:rsidR="00E17B07">
        <w:rPr>
          <w:rFonts w:ascii="Helvetica" w:hAnsi="Helvetica"/>
          <w:sz w:val="22"/>
          <w:szCs w:val="22"/>
        </w:rPr>
        <w:t>5</w:t>
      </w:r>
      <w:r w:rsidR="00883AC3" w:rsidRPr="003805EE">
        <w:rPr>
          <w:rFonts w:ascii="Helvetica" w:hAnsi="Helvetica"/>
          <w:sz w:val="22"/>
          <w:szCs w:val="22"/>
        </w:rPr>
        <w:t xml:space="preserve">0-year time horizon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N</w:t>
      </w:r>
      <w:r w:rsidR="00FD40EA">
        <w:rPr>
          <w:rFonts w:ascii="Helvetica" w:hAnsi="Helvetica"/>
          <w:sz w:val="22"/>
          <w:szCs w:val="22"/>
        </w:rPr>
        <w:t xml:space="preserve">et Present Value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c</w:t>
      </w:r>
      <w:r w:rsidR="00DE7101" w:rsidRPr="003805EE">
        <w:rPr>
          <w:rFonts w:ascii="Helvetica" w:hAnsi="Helvetica"/>
          <w:sz w:val="22"/>
          <w:szCs w:val="22"/>
        </w:rPr>
        <w:t xml:space="preserve">ost </w:t>
      </w:r>
      <w:r w:rsidR="0064383B" w:rsidRPr="003805EE">
        <w:rPr>
          <w:rFonts w:ascii="Helvetica" w:hAnsi="Helvetica"/>
          <w:sz w:val="22"/>
          <w:szCs w:val="22"/>
        </w:rPr>
        <w:t>of monitoring across iterations</w:t>
      </w:r>
      <w:r w:rsidR="008A5938" w:rsidRPr="003805EE">
        <w:rPr>
          <w:rFonts w:ascii="Helvetica" w:hAnsi="Helvetica"/>
          <w:sz w:val="22"/>
          <w:szCs w:val="22"/>
        </w:rPr>
        <w:t>, (</w:t>
      </w:r>
      <w:r>
        <w:rPr>
          <w:rFonts w:ascii="Helvetica" w:hAnsi="Helvetica"/>
          <w:sz w:val="22"/>
          <w:szCs w:val="22"/>
        </w:rPr>
        <w:t>iv</w:t>
      </w:r>
      <w:r w:rsidR="008A5938" w:rsidRPr="003805EE">
        <w:rPr>
          <w:rFonts w:ascii="Helvetica" w:hAnsi="Helvetica"/>
          <w:sz w:val="22"/>
          <w:szCs w:val="22"/>
        </w:rPr>
        <w:t>)</w:t>
      </w:r>
      <w:r w:rsidR="00DF7568" w:rsidRPr="003805EE">
        <w:rPr>
          <w:rFonts w:ascii="Helvetica" w:hAnsi="Helvetica"/>
          <w:sz w:val="22"/>
          <w:szCs w:val="22"/>
        </w:rPr>
        <w:t xml:space="preserve"> Frequency of crossing a management </w:t>
      </w:r>
      <w:r w:rsidR="00FD40EA">
        <w:rPr>
          <w:rFonts w:ascii="Helvetica" w:hAnsi="Helvetica"/>
          <w:sz w:val="22"/>
          <w:szCs w:val="22"/>
        </w:rPr>
        <w:t>threshold</w:t>
      </w:r>
      <w:r w:rsidR="00DF7568" w:rsidRPr="003805EE">
        <w:rPr>
          <w:rFonts w:ascii="Helvetica" w:hAnsi="Helvetica"/>
          <w:sz w:val="22"/>
          <w:szCs w:val="22"/>
        </w:rPr>
        <w:t xml:space="preserve"> (limit reference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F1613" w:rsidRPr="003805EE">
        <w:rPr>
          <w:rFonts w:ascii="Helvetica" w:hAnsi="Helvetica"/>
          <w:sz w:val="22"/>
          <w:szCs w:val="22"/>
        </w:rPr>
        <w:t>,</w:t>
      </w:r>
      <w:r w:rsidR="0039320C" w:rsidRPr="003805EE">
        <w:rPr>
          <w:rFonts w:ascii="Helvetica" w:hAnsi="Helvetica"/>
          <w:sz w:val="22"/>
          <w:szCs w:val="22"/>
        </w:rPr>
        <w:t xml:space="preserve"> </w:t>
      </w:r>
      <w:r w:rsidR="001968EB" w:rsidRPr="003805EE">
        <w:rPr>
          <w:rFonts w:ascii="Helvetica" w:hAnsi="Helvetica"/>
          <w:sz w:val="22"/>
          <w:szCs w:val="22"/>
        </w:rPr>
        <w:t>(</w:t>
      </w:r>
      <w:r>
        <w:rPr>
          <w:rFonts w:ascii="Helvetica" w:hAnsi="Helvetica"/>
          <w:sz w:val="22"/>
          <w:szCs w:val="22"/>
        </w:rPr>
        <w:t>v</w:t>
      </w:r>
      <w:r w:rsidR="001968EB" w:rsidRPr="003805EE">
        <w:rPr>
          <w:rFonts w:ascii="Helvetica" w:hAnsi="Helvetica"/>
          <w:sz w:val="22"/>
          <w:szCs w:val="22"/>
        </w:rPr>
        <w:t xml:space="preserve">) </w:t>
      </w:r>
      <w:r w:rsidR="00DF7568" w:rsidRPr="003805EE">
        <w:rPr>
          <w:rFonts w:ascii="Helvetica" w:hAnsi="Helvetica"/>
          <w:sz w:val="22"/>
          <w:szCs w:val="22"/>
        </w:rPr>
        <w:t xml:space="preserve">Frequency of crossing a </w:t>
      </w:r>
      <w:r>
        <w:rPr>
          <w:rFonts w:ascii="Helvetica" w:hAnsi="Helvetica"/>
          <w:sz w:val="22"/>
          <w:szCs w:val="22"/>
        </w:rPr>
        <w:t xml:space="preserve">critical </w:t>
      </w:r>
      <w:r w:rsidR="00DF7568" w:rsidRPr="003805EE">
        <w:rPr>
          <w:rFonts w:ascii="Helvetica" w:hAnsi="Helvetica"/>
          <w:sz w:val="22"/>
          <w:szCs w:val="22"/>
        </w:rPr>
        <w:t xml:space="preserve">biological </w:t>
      </w:r>
      <w:r w:rsidR="00FD40EA">
        <w:rPr>
          <w:rFonts w:ascii="Helvetica" w:hAnsi="Helvetica"/>
          <w:sz w:val="22"/>
          <w:szCs w:val="22"/>
        </w:rPr>
        <w:t>threshold</w:t>
      </w:r>
      <w:r w:rsidR="00DF7568" w:rsidRPr="003805EE">
        <w:rPr>
          <w:rFonts w:ascii="Helvetica" w:hAnsi="Helvetica"/>
          <w:sz w:val="22"/>
          <w:szCs w:val="22"/>
        </w:rPr>
        <w:t xml:space="preserve">: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DE7101">
        <w:rPr>
          <w:rFonts w:ascii="Helvetica" w:hAnsi="Helvetica"/>
          <w:sz w:val="22"/>
          <w:szCs w:val="22"/>
        </w:rPr>
        <w:t xml:space="preserve"> and (</w:t>
      </w:r>
      <w:r>
        <w:rPr>
          <w:rFonts w:ascii="Helvetica" w:hAnsi="Helvetica"/>
          <w:sz w:val="22"/>
          <w:szCs w:val="22"/>
        </w:rPr>
        <w:t>vi</w:t>
      </w:r>
      <w:r w:rsidR="00DE7101">
        <w:rPr>
          <w:rFonts w:ascii="Helvetica" w:hAnsi="Helvetica"/>
          <w:sz w:val="22"/>
          <w:szCs w:val="22"/>
        </w:rPr>
        <w:t xml:space="preserve">) Time spent </w:t>
      </w:r>
      <w:r w:rsidR="008027B7">
        <w:rPr>
          <w:rFonts w:ascii="Helvetica" w:hAnsi="Helvetica"/>
          <w:sz w:val="22"/>
          <w:szCs w:val="22"/>
        </w:rPr>
        <w:t>overharvested</w:t>
      </w:r>
      <w:r>
        <w:rPr>
          <w:rFonts w:ascii="Helvetica" w:hAnsi="Helvetica"/>
          <w:sz w:val="22"/>
          <w:szCs w:val="22"/>
        </w:rPr>
        <w:t xml:space="preserve">, which we refer to </w:t>
      </w:r>
      <w:r>
        <w:rPr>
          <w:rFonts w:ascii="Helvetica" w:hAnsi="Helvetica"/>
          <w:sz w:val="22"/>
          <w:szCs w:val="22"/>
        </w:rPr>
        <w:lastRenderedPageBreak/>
        <w:t xml:space="preserve">as the “danger zone” </w:t>
      </w:r>
      <w:r w:rsidR="008027B7">
        <w:rPr>
          <w:rFonts w:ascii="Helvetica" w:hAnsi="Helvetica"/>
          <w:sz w:val="22"/>
          <w:szCs w:val="22"/>
        </w:rPr>
        <w:t xml:space="preserve">defined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Pr>
          <w:rFonts w:ascii="Helvetica" w:hAnsi="Helvetica"/>
          <w:iCs/>
          <w:sz w:val="22"/>
          <w:szCs w:val="22"/>
        </w:rPr>
        <w:t xml:space="preserve">following the food and agriculture definition of overfished. </w:t>
      </w:r>
    </w:p>
    <w:p w14:paraId="4767035E" w14:textId="41277185" w:rsidR="00995761" w:rsidRPr="003805EE" w:rsidRDefault="00995761" w:rsidP="00D13868">
      <w:pPr>
        <w:tabs>
          <w:tab w:val="left" w:pos="2760"/>
        </w:tabs>
        <w:rPr>
          <w:rFonts w:ascii="Helvetica" w:hAnsi="Helvetica"/>
          <w:i/>
          <w:sz w:val="22"/>
          <w:szCs w:val="22"/>
        </w:rPr>
      </w:pPr>
    </w:p>
    <w:p w14:paraId="3AE184EC" w14:textId="77777777" w:rsidR="00A56584" w:rsidRDefault="00A56584" w:rsidP="00A56584">
      <w:pPr>
        <w:rPr>
          <w:rFonts w:ascii="Helvetica" w:hAnsi="Helvetica"/>
          <w:bCs/>
          <w:i/>
          <w:iCs/>
          <w:sz w:val="22"/>
          <w:szCs w:val="22"/>
        </w:rPr>
      </w:pPr>
      <w:r w:rsidRPr="0079618D">
        <w:rPr>
          <w:rFonts w:ascii="Helvetica" w:hAnsi="Helvetica"/>
          <w:bCs/>
          <w:i/>
          <w:iCs/>
          <w:sz w:val="22"/>
          <w:szCs w:val="22"/>
        </w:rPr>
        <w:t>Scenario Analysis</w:t>
      </w:r>
    </w:p>
    <w:p w14:paraId="78B52ECB" w14:textId="6C94020E" w:rsidR="00A56584" w:rsidRDefault="00A56584" w:rsidP="00A56584">
      <w:pPr>
        <w:rPr>
          <w:rFonts w:ascii="Helvetica" w:hAnsi="Helvetica"/>
          <w:iCs/>
          <w:sz w:val="22"/>
          <w:szCs w:val="22"/>
        </w:rPr>
      </w:pPr>
    </w:p>
    <w:p w14:paraId="051FB2C6" w14:textId="1F2377C1" w:rsidR="00A56584" w:rsidRDefault="00A56584" w:rsidP="00A56584">
      <w:pPr>
        <w:rPr>
          <w:rFonts w:ascii="Helvetica" w:hAnsi="Helvetica"/>
          <w:iCs/>
          <w:sz w:val="22"/>
          <w:szCs w:val="22"/>
          <w:u w:val="single"/>
        </w:rPr>
      </w:pPr>
      <w:r w:rsidRPr="00A56584">
        <w:rPr>
          <w:rFonts w:ascii="Helvetica" w:hAnsi="Helvetica"/>
          <w:iCs/>
          <w:sz w:val="22"/>
          <w:szCs w:val="22"/>
          <w:u w:val="single"/>
        </w:rPr>
        <w:t xml:space="preserve">How do monitoring precision and harvest rate affect the value of a resource and the risk of collapse?  </w:t>
      </w:r>
    </w:p>
    <w:p w14:paraId="2EB5E528" w14:textId="77777777" w:rsidR="003601E3" w:rsidRPr="00A56584" w:rsidRDefault="003601E3" w:rsidP="00A56584">
      <w:pPr>
        <w:rPr>
          <w:rFonts w:ascii="Helvetica" w:hAnsi="Helvetica"/>
          <w:iCs/>
          <w:sz w:val="22"/>
          <w:szCs w:val="22"/>
          <w:u w:val="single"/>
        </w:rPr>
      </w:pPr>
    </w:p>
    <w:p w14:paraId="4C4CB928" w14:textId="1DCC9D5F" w:rsidR="003601E3" w:rsidRDefault="003601E3" w:rsidP="003601E3">
      <w:pPr>
        <w:rPr>
          <w:rFonts w:ascii="Helvetica" w:hAnsi="Helvetica"/>
          <w:iCs/>
          <w:sz w:val="22"/>
          <w:szCs w:val="22"/>
        </w:rPr>
      </w:pPr>
      <w:del w:id="8" w:author="Megsie Siple" w:date="2021-02-04T16:58:00Z">
        <w:r w:rsidRPr="003805EE" w:rsidDel="00E218EF">
          <w:rPr>
            <w:rFonts w:ascii="Helvetica" w:hAnsi="Helvetica"/>
            <w:sz w:val="22"/>
            <w:szCs w:val="22"/>
            <w:u w:val="single"/>
          </w:rPr>
          <w:delText>:</w:delText>
        </w:r>
      </w:del>
      <w:r w:rsidR="00864C8A">
        <w:rPr>
          <w:rFonts w:ascii="Helvetica" w:hAnsi="Helvetica"/>
          <w:sz w:val="22"/>
          <w:szCs w:val="22"/>
        </w:rPr>
        <w:t xml:space="preserve">We quantified how changes in monitoring precision and harvest rate affected the Net Present Value and risk of population collapse by simulating </w:t>
      </w:r>
      <w:r>
        <w:rPr>
          <w:rFonts w:ascii="Helvetica" w:hAnsi="Helvetica"/>
          <w:sz w:val="22"/>
          <w:szCs w:val="22"/>
        </w:rPr>
        <w:t xml:space="preserve">10,000 iterations of 50-year simulations </w:t>
      </w:r>
      <w:r w:rsidRPr="003805EE">
        <w:rPr>
          <w:rFonts w:ascii="Helvetica" w:hAnsi="Helvetica"/>
          <w:sz w:val="22"/>
          <w:szCs w:val="22"/>
        </w:rPr>
        <w:t xml:space="preserve">for a range of monitoring investment (CV of </w:t>
      </w:r>
      <w:r>
        <w:rPr>
          <w:rFonts w:ascii="Helvetica" w:hAnsi="Helvetica"/>
          <w:sz w:val="22"/>
          <w:szCs w:val="22"/>
        </w:rPr>
        <w:t>b</w:t>
      </w:r>
      <w:r w:rsidRPr="003805EE">
        <w:rPr>
          <w:rFonts w:ascii="Helvetica" w:hAnsi="Helvetica"/>
          <w:sz w:val="22"/>
          <w:szCs w:val="22"/>
        </w:rPr>
        <w:t xml:space="preserve">iomass: 0.0 – 0.5) and a proportion of maximum </w:t>
      </w:r>
      <w:r w:rsidR="00E10AB0">
        <w:rPr>
          <w:rFonts w:ascii="Helvetica" w:hAnsi="Helvetica"/>
          <w:sz w:val="22"/>
          <w:szCs w:val="22"/>
        </w:rPr>
        <w:t>harvest</w:t>
      </w:r>
      <w:r w:rsidRPr="003805EE">
        <w:rPr>
          <w:rFonts w:ascii="Helvetica" w:hAnsi="Helvetica"/>
          <w:sz w:val="22"/>
          <w:szCs w:val="22"/>
        </w:rPr>
        <w:t xml:space="preserve">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r w:rsidR="00864C8A">
        <w:rPr>
          <w:rFonts w:ascii="Helvetica" w:hAnsi="Helvetica"/>
          <w:sz w:val="22"/>
          <w:szCs w:val="22"/>
        </w:rPr>
        <w:t>. Here, the proportion of maximum exploitation rate (</w:t>
      </w:r>
      <m:oMath>
        <m:r>
          <w:rPr>
            <w:rFonts w:ascii="Cambria Math" w:hAnsi="Cambria Math"/>
            <w:sz w:val="22"/>
            <w:szCs w:val="22"/>
          </w:rPr>
          <m:t>p</m:t>
        </m:r>
      </m:oMath>
      <w:r w:rsidR="00864C8A">
        <w:rPr>
          <w:rFonts w:ascii="Helvetica" w:hAnsi="Helvetica"/>
          <w:sz w:val="22"/>
          <w:szCs w:val="22"/>
        </w:rPr>
        <w:t>)</w:t>
      </w:r>
      <w:r w:rsidRPr="003805EE">
        <w:rPr>
          <w:rFonts w:ascii="Helvetica" w:hAnsi="Helvetica"/>
          <w:sz w:val="22"/>
          <w:szCs w:val="22"/>
        </w:rPr>
        <w:t xml:space="preserve"> was explored from 0.0 – 2.0 starting a</w:t>
      </w:r>
      <w:r>
        <w:rPr>
          <w:rFonts w:ascii="Helvetica" w:hAnsi="Helvetica"/>
          <w:sz w:val="22"/>
          <w:szCs w:val="22"/>
        </w:rPr>
        <w:t xml:space="preserve">t population carrying capacity. </w:t>
      </w:r>
      <w:r w:rsidR="00D251C2">
        <w:rPr>
          <w:rFonts w:ascii="Helvetica" w:hAnsi="Helvetica"/>
          <w:sz w:val="22"/>
          <w:szCs w:val="22"/>
        </w:rPr>
        <w:t>To</w:t>
      </w:r>
      <w:r w:rsidRPr="003805EE">
        <w:rPr>
          <w:rFonts w:ascii="Helvetica" w:hAnsi="Helvetica"/>
          <w:sz w:val="22"/>
          <w:szCs w:val="22"/>
        </w:rPr>
        <w:t xml:space="preserve"> </w:t>
      </w:r>
      <w:r w:rsidR="00D251C2">
        <w:rPr>
          <w:rFonts w:ascii="Helvetica" w:hAnsi="Helvetica"/>
          <w:sz w:val="22"/>
          <w:szCs w:val="22"/>
        </w:rPr>
        <w:t xml:space="preserve">visualize the </w:t>
      </w:r>
      <w:r w:rsidR="00C37543">
        <w:rPr>
          <w:rFonts w:ascii="Helvetica" w:hAnsi="Helvetica"/>
          <w:sz w:val="22"/>
          <w:szCs w:val="22"/>
        </w:rPr>
        <w:t xml:space="preserve">model and dynamics at the extreme ends of monitoring precision, we extracted example time series from </w:t>
      </w:r>
      <w:r w:rsidR="00E50E84">
        <w:rPr>
          <w:rFonts w:ascii="Helvetica" w:hAnsi="Helvetica"/>
          <w:sz w:val="22"/>
          <w:szCs w:val="22"/>
        </w:rPr>
        <w:t>low precision (CV = 0.5) and high precision monitoring (CV = 0.1)</w:t>
      </w:r>
      <w:r w:rsidR="00B351B2">
        <w:rPr>
          <w:rFonts w:ascii="Helvetica" w:hAnsi="Helvetica"/>
          <w:sz w:val="22"/>
          <w:szCs w:val="22"/>
        </w:rPr>
        <w:t xml:space="preserve"> fished at </w:t>
      </w:r>
      <w:r w:rsidR="00B351B2">
        <w:rPr>
          <w:rFonts w:ascii="Helvetica" w:hAnsi="Helvetica"/>
          <w:i/>
          <w:iCs/>
          <w:sz w:val="22"/>
          <w:szCs w:val="22"/>
        </w:rPr>
        <w:t>p = 1</w:t>
      </w:r>
      <w:r w:rsidR="00B351B2">
        <w:rPr>
          <w:rFonts w:ascii="Helvetica" w:hAnsi="Helvetica"/>
          <w:sz w:val="22"/>
          <w:szCs w:val="22"/>
        </w:rPr>
        <w:t xml:space="preserve">. We then </w:t>
      </w:r>
      <w:r w:rsidR="006E0813">
        <w:rPr>
          <w:rFonts w:ascii="Helvetica" w:hAnsi="Helvetica"/>
          <w:sz w:val="22"/>
          <w:szCs w:val="22"/>
        </w:rPr>
        <w:t xml:space="preserve">estimated the </w:t>
      </w:r>
      <w:r w:rsidR="00E10AB0">
        <w:rPr>
          <w:rFonts w:ascii="Helvetica" w:hAnsi="Helvetica"/>
          <w:sz w:val="22"/>
          <w:szCs w:val="22"/>
        </w:rPr>
        <w:t xml:space="preserve">median </w:t>
      </w:r>
      <w:r w:rsidR="006E0813">
        <w:rPr>
          <w:rFonts w:ascii="Helvetica" w:hAnsi="Helvetica"/>
          <w:sz w:val="22"/>
          <w:szCs w:val="22"/>
        </w:rPr>
        <w:t xml:space="preserve">Net Present Value and </w:t>
      </w:r>
      <w:r w:rsidR="00E10AB0">
        <w:rPr>
          <w:rFonts w:ascii="Helvetica" w:hAnsi="Helvetica"/>
          <w:sz w:val="22"/>
          <w:szCs w:val="22"/>
        </w:rPr>
        <w:t xml:space="preserve">the probability of </w:t>
      </w:r>
      <w:r w:rsidR="006E0813">
        <w:rPr>
          <w:rFonts w:ascii="Helvetica" w:hAnsi="Helvetica"/>
          <w:sz w:val="22"/>
          <w:szCs w:val="22"/>
        </w:rPr>
        <w:t xml:space="preserve">population collapse </w:t>
      </w:r>
      <w:r w:rsidR="00E10AB0">
        <w:rPr>
          <w:rFonts w:ascii="Helvetica" w:hAnsi="Helvetica"/>
          <w:sz w:val="22"/>
          <w:szCs w:val="22"/>
        </w:rPr>
        <w:t xml:space="preserve">for a range of </w:t>
      </w:r>
      <w:r w:rsidR="00896D67">
        <w:rPr>
          <w:rFonts w:ascii="Helvetica" w:hAnsi="Helvetica"/>
          <w:sz w:val="22"/>
          <w:szCs w:val="22"/>
        </w:rPr>
        <w:t>combinations</w:t>
      </w:r>
      <w:r w:rsidR="00E10AB0">
        <w:rPr>
          <w:rFonts w:ascii="Helvetica" w:hAnsi="Helvetica"/>
          <w:sz w:val="22"/>
          <w:szCs w:val="22"/>
        </w:rPr>
        <w:t xml:space="preserve"> of monitoring precision and maximum harvest rates.</w:t>
      </w:r>
    </w:p>
    <w:p w14:paraId="038E93A6" w14:textId="77777777" w:rsidR="00A56584" w:rsidRPr="00D13868" w:rsidRDefault="00A56584" w:rsidP="00A56584">
      <w:pPr>
        <w:rPr>
          <w:rFonts w:ascii="Helvetica" w:hAnsi="Helvetica"/>
          <w:iCs/>
          <w:sz w:val="22"/>
          <w:szCs w:val="22"/>
        </w:rPr>
      </w:pPr>
    </w:p>
    <w:p w14:paraId="59D11283" w14:textId="77777777" w:rsidR="00A56584" w:rsidRPr="0079618D" w:rsidRDefault="00A56584" w:rsidP="00A56584">
      <w:pPr>
        <w:rPr>
          <w:rFonts w:ascii="Helvetica" w:hAnsi="Helvetica"/>
          <w:iCs/>
          <w:sz w:val="22"/>
          <w:szCs w:val="22"/>
          <w:u w:val="single"/>
        </w:rPr>
      </w:pPr>
      <w:r w:rsidRPr="0079618D">
        <w:rPr>
          <w:rFonts w:ascii="Helvetica" w:hAnsi="Helvetica"/>
          <w:iCs/>
          <w:sz w:val="22"/>
          <w:szCs w:val="22"/>
          <w:u w:val="single"/>
        </w:rPr>
        <w:t>Does the value of monitoring increase with higher proximity to a critical threshold? If not, why?</w:t>
      </w:r>
    </w:p>
    <w:p w14:paraId="5343EE80" w14:textId="77777777" w:rsidR="00D437CB" w:rsidRDefault="00D437CB" w:rsidP="00BF01EC">
      <w:pPr>
        <w:rPr>
          <w:ins w:id="9" w:author="Megsie Siple" w:date="2021-02-04T16:38:00Z"/>
          <w:rFonts w:ascii="Helvetica" w:hAnsi="Helvetica"/>
          <w:b/>
          <w:sz w:val="22"/>
          <w:szCs w:val="22"/>
        </w:rPr>
      </w:pPr>
    </w:p>
    <w:p w14:paraId="55E50D9D" w14:textId="648E6018" w:rsidR="00EB4914" w:rsidRDefault="00E10AB0">
      <w:pPr>
        <w:rPr>
          <w:rFonts w:ascii="Helvetica" w:hAnsi="Helvetica"/>
          <w:sz w:val="22"/>
          <w:szCs w:val="22"/>
        </w:rPr>
      </w:pPr>
      <w:r>
        <w:rPr>
          <w:rFonts w:ascii="Helvetica" w:hAnsi="Helvetica"/>
          <w:sz w:val="22"/>
          <w:szCs w:val="22"/>
        </w:rPr>
        <w:t xml:space="preserve">We hypothesized that populations spending higher amounts of time close to a critical threshold would benefit most from high precision monitoring. To test this we </w:t>
      </w:r>
      <w:commentRangeStart w:id="10"/>
      <w:r>
        <w:rPr>
          <w:rFonts w:ascii="Helvetica" w:hAnsi="Helvetica"/>
          <w:sz w:val="22"/>
          <w:szCs w:val="22"/>
        </w:rPr>
        <w:t>compared</w:t>
      </w:r>
      <w:r w:rsidR="00E17B39">
        <w:rPr>
          <w:rFonts w:ascii="Helvetica" w:hAnsi="Helvetica"/>
          <w:sz w:val="22"/>
          <w:szCs w:val="22"/>
        </w:rPr>
        <w:t xml:space="preserve"> how the amount of time a simulated population spent in the danger zone affected </w:t>
      </w:r>
      <w:r>
        <w:rPr>
          <w:rFonts w:ascii="Helvetica" w:hAnsi="Helvetica"/>
          <w:sz w:val="22"/>
          <w:szCs w:val="22"/>
        </w:rPr>
        <w:t>the N</w:t>
      </w:r>
      <w:r w:rsidR="005B18AC">
        <w:rPr>
          <w:rFonts w:ascii="Helvetica" w:hAnsi="Helvetica"/>
          <w:sz w:val="22"/>
          <w:szCs w:val="22"/>
        </w:rPr>
        <w:t xml:space="preserve">et </w:t>
      </w:r>
      <w:r>
        <w:rPr>
          <w:rFonts w:ascii="Helvetica" w:hAnsi="Helvetica"/>
          <w:sz w:val="22"/>
          <w:szCs w:val="22"/>
        </w:rPr>
        <w:t>P</w:t>
      </w:r>
      <w:r w:rsidR="005B18AC">
        <w:rPr>
          <w:rFonts w:ascii="Helvetica" w:hAnsi="Helvetica"/>
          <w:sz w:val="22"/>
          <w:szCs w:val="22"/>
        </w:rPr>
        <w:t xml:space="preserve">resent </w:t>
      </w:r>
      <w:r>
        <w:rPr>
          <w:rFonts w:ascii="Helvetica" w:hAnsi="Helvetica"/>
          <w:sz w:val="22"/>
          <w:szCs w:val="22"/>
        </w:rPr>
        <w:t>V</w:t>
      </w:r>
      <w:r w:rsidR="005B18AC">
        <w:rPr>
          <w:rFonts w:ascii="Helvetica" w:hAnsi="Helvetica"/>
          <w:sz w:val="22"/>
          <w:szCs w:val="22"/>
        </w:rPr>
        <w:t xml:space="preserve">alue </w:t>
      </w:r>
      <w:r w:rsidR="00E17B39">
        <w:rPr>
          <w:rFonts w:ascii="Helvetica" w:hAnsi="Helvetica"/>
          <w:sz w:val="22"/>
          <w:szCs w:val="22"/>
        </w:rPr>
        <w:t xml:space="preserve">of populations for </w:t>
      </w:r>
      <w:r>
        <w:rPr>
          <w:rFonts w:ascii="Helvetica" w:hAnsi="Helvetica"/>
          <w:sz w:val="22"/>
          <w:szCs w:val="22"/>
        </w:rPr>
        <w:t>simulations with</w:t>
      </w:r>
      <w:r w:rsidR="00A334EA">
        <w:rPr>
          <w:rFonts w:ascii="Helvetica" w:hAnsi="Helvetica"/>
          <w:sz w:val="22"/>
          <w:szCs w:val="22"/>
        </w:rPr>
        <w:t xml:space="preserve"> high and low monitoring precision</w:t>
      </w:r>
      <w:r w:rsidR="004449E9">
        <w:rPr>
          <w:rFonts w:ascii="Helvetica" w:hAnsi="Helvetica"/>
          <w:sz w:val="22"/>
          <w:szCs w:val="22"/>
        </w:rPr>
        <w:t>.</w:t>
      </w:r>
      <w:r w:rsidR="008C7A77">
        <w:rPr>
          <w:rFonts w:ascii="Helvetica" w:hAnsi="Helvetica"/>
          <w:sz w:val="22"/>
          <w:szCs w:val="22"/>
        </w:rPr>
        <w:t xml:space="preserve"> </w:t>
      </w:r>
      <w:r w:rsidR="00A334EA">
        <w:rPr>
          <w:rFonts w:ascii="Helvetica" w:hAnsi="Helvetica"/>
          <w:sz w:val="22"/>
          <w:szCs w:val="22"/>
        </w:rPr>
        <w:t xml:space="preserve">To simulate populations where the resource spent increasingly more time close to the critical threshold, we conducted simulations across a range of harvest ratees. </w:t>
      </w:r>
      <w:r w:rsidR="008C7A77">
        <w:rPr>
          <w:rFonts w:ascii="Helvetica" w:hAnsi="Helvetica"/>
          <w:sz w:val="22"/>
          <w:szCs w:val="22"/>
        </w:rPr>
        <w:t>Higher harvest rates tend to drive the resource down in biomass and cause the resource to spend an increasingly frequent amount of time near the critical threshold.</w:t>
      </w:r>
      <w:r w:rsidR="004449E9">
        <w:rPr>
          <w:rFonts w:ascii="Helvetica" w:hAnsi="Helvetica"/>
          <w:sz w:val="22"/>
          <w:szCs w:val="22"/>
        </w:rPr>
        <w:t xml:space="preserve"> </w:t>
      </w:r>
      <w:commentRangeEnd w:id="10"/>
      <w:r w:rsidR="00312763">
        <w:rPr>
          <w:rStyle w:val="CommentReference"/>
          <w:rFonts w:asciiTheme="minorHAnsi" w:eastAsiaTheme="minorEastAsia" w:hAnsiTheme="minorHAnsi" w:cstheme="minorBidi"/>
          <w:lang w:eastAsia="ja-JP"/>
        </w:rPr>
        <w:commentReference w:id="10"/>
      </w:r>
      <w:r w:rsidR="004449E9">
        <w:rPr>
          <w:rFonts w:ascii="Helvetica" w:hAnsi="Helvetica"/>
          <w:sz w:val="22"/>
          <w:szCs w:val="22"/>
        </w:rPr>
        <w:t>Therefore</w:t>
      </w:r>
      <w:r w:rsidR="00C060B5">
        <w:rPr>
          <w:rFonts w:ascii="Helvetica" w:hAnsi="Helvetica"/>
          <w:sz w:val="22"/>
          <w:szCs w:val="22"/>
        </w:rPr>
        <w:t>,</w:t>
      </w:r>
      <w:r w:rsidR="004449E9">
        <w:rPr>
          <w:rFonts w:ascii="Helvetica" w:hAnsi="Helvetica"/>
          <w:sz w:val="22"/>
          <w:szCs w:val="22"/>
        </w:rPr>
        <w:t xml:space="preserve"> we examined how the difference in NPV between high precision (CV = 0.1) </w:t>
      </w:r>
      <w:r w:rsidR="00C060B5">
        <w:rPr>
          <w:rFonts w:ascii="Helvetica" w:hAnsi="Helvetica"/>
          <w:sz w:val="22"/>
          <w:szCs w:val="22"/>
        </w:rPr>
        <w:t>and</w:t>
      </w:r>
      <w:r w:rsidR="004449E9">
        <w:rPr>
          <w:rFonts w:ascii="Helvetica" w:hAnsi="Helvetica"/>
          <w:sz w:val="22"/>
          <w:szCs w:val="22"/>
        </w:rPr>
        <w:t xml:space="preserve"> low precision (CV = 0.5) monitoring</w:t>
      </w:r>
      <w:ins w:id="11" w:author="jameal samhouri" w:date="2021-02-02T12:49:00Z">
        <w:r w:rsidR="006C3388">
          <w:rPr>
            <w:rFonts w:ascii="Helvetica" w:hAnsi="Helvetica"/>
            <w:sz w:val="22"/>
            <w:szCs w:val="22"/>
          </w:rPr>
          <w:t xml:space="preserve"> (</w:t>
        </w:r>
        <w:commentRangeStart w:id="12"/>
        <w:r w:rsidR="006C3388">
          <w:rPr>
            <w:rFonts w:ascii="Helvetica" w:hAnsi="Helvetica"/>
            <w:sz w:val="22"/>
            <w:szCs w:val="22"/>
          </w:rPr>
          <w:t>the benefits of monitoring</w:t>
        </w:r>
        <w:commentRangeEnd w:id="12"/>
        <w:r w:rsidR="006C3388">
          <w:rPr>
            <w:rStyle w:val="CommentReference"/>
            <w:rFonts w:asciiTheme="minorHAnsi" w:eastAsiaTheme="minorEastAsia" w:hAnsiTheme="minorHAnsi" w:cstheme="minorBidi"/>
            <w:lang w:eastAsia="ja-JP"/>
          </w:rPr>
          <w:commentReference w:id="12"/>
        </w:r>
        <w:r w:rsidR="006C3388">
          <w:rPr>
            <w:rFonts w:ascii="Helvetica" w:hAnsi="Helvetica"/>
            <w:sz w:val="22"/>
            <w:szCs w:val="22"/>
          </w:rPr>
          <w:t>)</w:t>
        </w:r>
      </w:ins>
      <w:r w:rsidR="004449E9">
        <w:rPr>
          <w:rFonts w:ascii="Helvetica" w:hAnsi="Helvetica"/>
          <w:sz w:val="22"/>
          <w:szCs w:val="22"/>
        </w:rPr>
        <w:t xml:space="preserve"> changed as harvest rates</w:t>
      </w:r>
      <w:r w:rsidR="00C060B5">
        <w:rPr>
          <w:rFonts w:ascii="Helvetica" w:hAnsi="Helvetica"/>
          <w:sz w:val="22"/>
          <w:szCs w:val="22"/>
        </w:rPr>
        <w:t xml:space="preserve"> increase and populations spent increasingly higher amounts of time near the critical threshold</w:t>
      </w:r>
      <w:r w:rsidR="004449E9">
        <w:rPr>
          <w:rFonts w:ascii="Helvetica" w:hAnsi="Helvetica"/>
          <w:sz w:val="22"/>
          <w:szCs w:val="22"/>
        </w:rPr>
        <w:t>. We conducted these simulations similarly as above, with 10</w:t>
      </w:r>
      <w:r w:rsidR="00F82FC2" w:rsidRPr="003805EE">
        <w:rPr>
          <w:rFonts w:ascii="Helvetica" w:hAnsi="Helvetica"/>
          <w:sz w:val="22"/>
          <w:szCs w:val="22"/>
        </w:rPr>
        <w:t xml:space="preserve">,000 iterations of </w:t>
      </w:r>
      <w:r w:rsidR="00E17B07">
        <w:rPr>
          <w:rFonts w:ascii="Helvetica" w:hAnsi="Helvetica"/>
          <w:sz w:val="22"/>
          <w:szCs w:val="22"/>
        </w:rPr>
        <w:t>5</w:t>
      </w:r>
      <w:r w:rsidR="00B234AC" w:rsidRPr="003805EE">
        <w:rPr>
          <w:rFonts w:ascii="Helvetica" w:hAnsi="Helvetica"/>
          <w:sz w:val="22"/>
          <w:szCs w:val="22"/>
        </w:rPr>
        <w:t>0-year</w:t>
      </w:r>
      <w:r w:rsidR="00F82FC2" w:rsidRPr="003805EE">
        <w:rPr>
          <w:rFonts w:ascii="Helvetica" w:hAnsi="Helvetica"/>
          <w:sz w:val="22"/>
          <w:szCs w:val="22"/>
        </w:rPr>
        <w:t xml:space="preserve"> simulations</w:t>
      </w:r>
      <w:r w:rsidR="00DF03B8" w:rsidRPr="003805EE">
        <w:rPr>
          <w:rFonts w:ascii="Helvetica" w:hAnsi="Helvetica"/>
          <w:sz w:val="22"/>
          <w:szCs w:val="22"/>
        </w:rPr>
        <w:t xml:space="preserve">, </w:t>
      </w:r>
      <w:r w:rsidR="00C060B5">
        <w:rPr>
          <w:rFonts w:ascii="Helvetica" w:hAnsi="Helvetica"/>
          <w:sz w:val="22"/>
          <w:szCs w:val="22"/>
        </w:rPr>
        <w:t xml:space="preserve">with a starting biomass at carrying capacity, a biological threshold of A = 10, and a limit reference point 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sidRPr="003805EE">
        <w:rPr>
          <w:rFonts w:ascii="Helvetica" w:hAnsi="Helvetica"/>
          <w:sz w:val="22"/>
          <w:szCs w:val="22"/>
        </w:rPr>
        <w:t xml:space="preserve">. </w:t>
      </w:r>
      <w:r w:rsidR="00C060B5">
        <w:rPr>
          <w:rFonts w:ascii="Helvetica" w:hAnsi="Helvetica"/>
          <w:sz w:val="22"/>
          <w:szCs w:val="22"/>
        </w:rPr>
        <w:t xml:space="preserve">Then for each simulation we calculated the fraction of the time series where the population was categorized as </w:t>
      </w:r>
      <w:r w:rsidR="00796EE0">
        <w:rPr>
          <w:rFonts w:ascii="Helvetica" w:hAnsi="Helvetica"/>
          <w:sz w:val="22"/>
          <w:szCs w:val="22"/>
        </w:rPr>
        <w:t>overharvested</w:t>
      </w:r>
      <w:r w:rsidR="00C060B5">
        <w:rPr>
          <w:rFonts w:ascii="Helvetica" w:hAnsi="Helvetica"/>
          <w:sz w:val="22"/>
          <w:szCs w:val="22"/>
        </w:rPr>
        <w:t xml:space="preserve"> (0.8*</w:t>
      </w:r>
      <w:proofErr w:type="spellStart"/>
      <w:r w:rsidR="00C060B5">
        <w:rPr>
          <w:rFonts w:ascii="Helvetica" w:hAnsi="Helvetica"/>
          <w:sz w:val="22"/>
          <w:szCs w:val="22"/>
        </w:rPr>
        <w:t>B</w:t>
      </w:r>
      <w:r w:rsidR="00C060B5" w:rsidRPr="00D13868">
        <w:rPr>
          <w:rFonts w:ascii="Helvetica" w:hAnsi="Helvetica"/>
          <w:sz w:val="22"/>
          <w:szCs w:val="22"/>
          <w:vertAlign w:val="subscript"/>
        </w:rPr>
        <w:t>msy</w:t>
      </w:r>
      <w:proofErr w:type="spellEnd"/>
      <w:r w:rsidR="00C060B5">
        <w:rPr>
          <w:rFonts w:ascii="Helvetica" w:hAnsi="Helvetica"/>
          <w:sz w:val="22"/>
          <w:szCs w:val="22"/>
        </w:rPr>
        <w:t>)</w:t>
      </w:r>
      <w:r w:rsidR="00A334EA">
        <w:rPr>
          <w:rFonts w:ascii="Helvetica" w:hAnsi="Helvetica"/>
          <w:sz w:val="22"/>
          <w:szCs w:val="22"/>
        </w:rPr>
        <w:t xml:space="preserve"> and correlated </w:t>
      </w:r>
      <w:r w:rsidR="0047475C">
        <w:rPr>
          <w:rFonts w:ascii="Helvetica" w:hAnsi="Helvetica"/>
          <w:sz w:val="22"/>
          <w:szCs w:val="22"/>
        </w:rPr>
        <w:t xml:space="preserve">the benefits of monitoring to the median </w:t>
      </w:r>
      <w:r w:rsidR="00A334EA">
        <w:rPr>
          <w:rFonts w:ascii="Helvetica" w:hAnsi="Helvetica"/>
          <w:sz w:val="22"/>
          <w:szCs w:val="22"/>
        </w:rPr>
        <w:t>fraction of time</w:t>
      </w:r>
      <w:r w:rsidR="0047475C">
        <w:rPr>
          <w:rFonts w:ascii="Helvetica" w:hAnsi="Helvetica"/>
          <w:sz w:val="22"/>
          <w:szCs w:val="22"/>
        </w:rPr>
        <w:t xml:space="preserve"> a population spent categorized as overharvested.</w:t>
      </w:r>
    </w:p>
    <w:p w14:paraId="2F026844" w14:textId="77777777" w:rsidR="00B57E8E" w:rsidRPr="003805EE" w:rsidRDefault="00B57E8E" w:rsidP="00D13868">
      <w:pPr>
        <w:rPr>
          <w:rFonts w:ascii="Helvetica" w:hAnsi="Helvetica"/>
          <w:sz w:val="22"/>
          <w:szCs w:val="22"/>
        </w:rPr>
      </w:pPr>
    </w:p>
    <w:p w14:paraId="525E5B01" w14:textId="1255960D" w:rsidR="005D5A46" w:rsidRPr="0079618D" w:rsidRDefault="00B57E8E" w:rsidP="00B57E8E">
      <w:pPr>
        <w:rPr>
          <w:rFonts w:ascii="Helvetica" w:hAnsi="Helvetica"/>
          <w:sz w:val="22"/>
          <w:szCs w:val="22"/>
          <w:u w:val="single"/>
        </w:rPr>
      </w:pPr>
      <w:commentRangeStart w:id="13"/>
      <w:r w:rsidRPr="0079618D">
        <w:rPr>
          <w:rFonts w:ascii="Helvetica" w:hAnsi="Helvetica"/>
          <w:sz w:val="22"/>
          <w:szCs w:val="22"/>
          <w:u w:val="single"/>
        </w:rPr>
        <w:t xml:space="preserve">Can monitoring </w:t>
      </w:r>
      <w:r w:rsidR="006C3388" w:rsidRPr="0079618D">
        <w:rPr>
          <w:rFonts w:ascii="Helvetica" w:hAnsi="Helvetica"/>
          <w:sz w:val="22"/>
          <w:szCs w:val="22"/>
          <w:u w:val="single"/>
        </w:rPr>
        <w:t>allow</w:t>
      </w:r>
      <w:r w:rsidR="00B446F7" w:rsidRPr="0079618D">
        <w:rPr>
          <w:rFonts w:ascii="Helvetica" w:hAnsi="Helvetica"/>
          <w:sz w:val="22"/>
          <w:szCs w:val="22"/>
          <w:u w:val="single"/>
        </w:rPr>
        <w:t xml:space="preserve"> harvested </w:t>
      </w:r>
      <w:r w:rsidRPr="0079618D">
        <w:rPr>
          <w:rFonts w:ascii="Helvetica" w:hAnsi="Helvetica"/>
          <w:sz w:val="22"/>
          <w:szCs w:val="22"/>
          <w:u w:val="single"/>
        </w:rPr>
        <w:t>populations</w:t>
      </w:r>
      <w:r w:rsidR="006C3388" w:rsidRPr="0079618D">
        <w:rPr>
          <w:rFonts w:ascii="Helvetica" w:hAnsi="Helvetica"/>
          <w:sz w:val="22"/>
          <w:szCs w:val="22"/>
          <w:u w:val="single"/>
        </w:rPr>
        <w:t xml:space="preserve"> to recover from dangerously low levels</w:t>
      </w:r>
      <w:r w:rsidR="00B446F7" w:rsidRPr="0079618D">
        <w:rPr>
          <w:rFonts w:ascii="Helvetica" w:hAnsi="Helvetica"/>
          <w:sz w:val="22"/>
          <w:szCs w:val="22"/>
          <w:u w:val="single"/>
        </w:rPr>
        <w:t>?</w:t>
      </w:r>
      <w:commentRangeEnd w:id="13"/>
      <w:r w:rsidR="006C3388" w:rsidRPr="0079618D">
        <w:rPr>
          <w:rStyle w:val="CommentReference"/>
          <w:rFonts w:asciiTheme="minorHAnsi" w:eastAsiaTheme="minorEastAsia" w:hAnsiTheme="minorHAnsi" w:cstheme="minorBidi"/>
          <w:u w:val="single"/>
          <w:lang w:eastAsia="ja-JP"/>
        </w:rPr>
        <w:commentReference w:id="13"/>
      </w:r>
    </w:p>
    <w:p w14:paraId="388C1500" w14:textId="13D2A620" w:rsidR="00B57E8E" w:rsidRDefault="005D5A46" w:rsidP="0067240A">
      <w:pPr>
        <w:rPr>
          <w:rFonts w:ascii="Helvetica" w:hAnsi="Helvetica"/>
          <w:iCs/>
          <w:sz w:val="22"/>
          <w:szCs w:val="22"/>
        </w:rPr>
      </w:pPr>
      <w:r w:rsidRPr="00D13868">
        <w:rPr>
          <w:rFonts w:ascii="Helvetica" w:hAnsi="Helvetica"/>
          <w:sz w:val="22"/>
          <w:szCs w:val="22"/>
        </w:rPr>
        <w:t xml:space="preserve">We evaluated </w:t>
      </w:r>
      <w:r>
        <w:rPr>
          <w:rFonts w:ascii="Helvetica" w:hAnsi="Helvetica"/>
          <w:sz w:val="22"/>
          <w:szCs w:val="22"/>
        </w:rPr>
        <w:t xml:space="preserve">how increased monitoring precision can promote </w:t>
      </w:r>
      <w:commentRangeStart w:id="14"/>
      <w:r w:rsidR="00506BD9">
        <w:rPr>
          <w:rFonts w:ascii="Helvetica" w:hAnsi="Helvetica"/>
          <w:sz w:val="22"/>
          <w:szCs w:val="22"/>
        </w:rPr>
        <w:t xml:space="preserve">resilience </w:t>
      </w:r>
      <w:commentRangeEnd w:id="14"/>
      <w:r w:rsidR="006C3388">
        <w:rPr>
          <w:rStyle w:val="CommentReference"/>
          <w:rFonts w:asciiTheme="minorHAnsi" w:eastAsiaTheme="minorEastAsia" w:hAnsiTheme="minorHAnsi" w:cstheme="minorBidi"/>
          <w:lang w:eastAsia="ja-JP"/>
        </w:rPr>
        <w:commentReference w:id="14"/>
      </w:r>
      <w:r w:rsidR="0067240A">
        <w:rPr>
          <w:rFonts w:ascii="Helvetica" w:hAnsi="Helvetica"/>
          <w:sz w:val="22"/>
          <w:szCs w:val="22"/>
        </w:rPr>
        <w:t xml:space="preserve">by </w:t>
      </w:r>
      <w:r w:rsidR="00506BD9">
        <w:rPr>
          <w:rFonts w:ascii="Helvetica" w:hAnsi="Helvetica"/>
          <w:sz w:val="22"/>
          <w:szCs w:val="22"/>
        </w:rPr>
        <w:t>determin</w:t>
      </w:r>
      <w:r w:rsidR="0067240A">
        <w:rPr>
          <w:rFonts w:ascii="Helvetica" w:hAnsi="Helvetica"/>
          <w:sz w:val="22"/>
          <w:szCs w:val="22"/>
        </w:rPr>
        <w:t xml:space="preserve">ing </w:t>
      </w:r>
      <w:r w:rsidR="00506BD9">
        <w:rPr>
          <w:rFonts w:ascii="Helvetica" w:hAnsi="Helvetica"/>
          <w:sz w:val="22"/>
          <w:szCs w:val="22"/>
        </w:rPr>
        <w:t xml:space="preserve">what combination of monitoring precision and harvest pressure maximized the </w:t>
      </w:r>
      <w:commentRangeStart w:id="15"/>
      <w:r w:rsidR="00506BD9">
        <w:rPr>
          <w:rFonts w:ascii="Helvetica" w:hAnsi="Helvetica"/>
          <w:sz w:val="22"/>
          <w:szCs w:val="22"/>
        </w:rPr>
        <w:t xml:space="preserve">recovery potential </w:t>
      </w:r>
      <w:commentRangeEnd w:id="15"/>
      <w:r w:rsidR="006C3388">
        <w:rPr>
          <w:rStyle w:val="CommentReference"/>
          <w:rFonts w:asciiTheme="minorHAnsi" w:eastAsiaTheme="minorEastAsia" w:hAnsiTheme="minorHAnsi" w:cstheme="minorBidi"/>
          <w:lang w:eastAsia="ja-JP"/>
        </w:rPr>
        <w:commentReference w:id="15"/>
      </w:r>
      <w:r w:rsidR="00506BD9">
        <w:rPr>
          <w:rFonts w:ascii="Helvetica" w:hAnsi="Helvetica"/>
          <w:sz w:val="22"/>
          <w:szCs w:val="22"/>
        </w:rPr>
        <w:t xml:space="preserve">of overharvested populations. </w:t>
      </w:r>
      <w:r w:rsidR="0067240A">
        <w:rPr>
          <w:rFonts w:ascii="Helvetica" w:hAnsi="Helvetica"/>
          <w:iCs/>
          <w:sz w:val="22"/>
          <w:szCs w:val="22"/>
        </w:rPr>
        <w:t xml:space="preserve">High monitoring precision can allow managers to quickly identify when populations are overharvested and reduce or stop harvest until the population has recovered. </w:t>
      </w:r>
      <w:r w:rsidR="00B54C8D">
        <w:rPr>
          <w:rFonts w:ascii="Helvetica" w:hAnsi="Helvetica"/>
          <w:iCs/>
          <w:sz w:val="22"/>
          <w:szCs w:val="22"/>
        </w:rPr>
        <w:t>To</w:t>
      </w:r>
      <w:r w:rsidR="00B57E8E">
        <w:rPr>
          <w:rFonts w:ascii="Helvetica" w:hAnsi="Helvetica"/>
          <w:iCs/>
          <w:sz w:val="22"/>
          <w:szCs w:val="22"/>
        </w:rPr>
        <w:t xml:space="preserve"> examine how increased monitoring effort can correct overharvesting and recover populations that are precariously close to their depensation threshold, we examined the </w:t>
      </w:r>
      <w:r w:rsidR="0044350E">
        <w:rPr>
          <w:rFonts w:ascii="Helvetica" w:hAnsi="Helvetica"/>
          <w:iCs/>
          <w:sz w:val="22"/>
          <w:szCs w:val="22"/>
        </w:rPr>
        <w:t>frequency of population recovery after it is</w:t>
      </w:r>
      <w:r w:rsidR="0047475C">
        <w:rPr>
          <w:rFonts w:ascii="Helvetica" w:hAnsi="Helvetica"/>
          <w:iCs/>
          <w:sz w:val="22"/>
          <w:szCs w:val="22"/>
        </w:rPr>
        <w:t xml:space="preserve"> overharvested (0.8*</w:t>
      </w:r>
      <w:proofErr w:type="spellStart"/>
      <w:r w:rsidR="0047475C" w:rsidRPr="00D13868">
        <w:rPr>
          <w:rFonts w:ascii="Helvetica" w:hAnsi="Helvetica"/>
          <w:i/>
          <w:sz w:val="22"/>
          <w:szCs w:val="22"/>
        </w:rPr>
        <w:t>B</w:t>
      </w:r>
      <w:r w:rsidR="0047475C" w:rsidRPr="00D13868">
        <w:rPr>
          <w:rFonts w:ascii="Helvetica" w:hAnsi="Helvetica"/>
          <w:i/>
          <w:sz w:val="22"/>
          <w:szCs w:val="22"/>
          <w:vertAlign w:val="subscript"/>
        </w:rPr>
        <w:t>msy</w:t>
      </w:r>
      <w:proofErr w:type="spellEnd"/>
      <w:r w:rsidR="0047475C">
        <w:rPr>
          <w:rFonts w:ascii="Helvetica" w:hAnsi="Helvetica"/>
          <w:iCs/>
          <w:sz w:val="22"/>
          <w:szCs w:val="22"/>
        </w:rPr>
        <w:t>)</w:t>
      </w:r>
      <w:r w:rsidR="0044350E">
        <w:rPr>
          <w:rFonts w:ascii="Helvetica" w:hAnsi="Helvetica"/>
          <w:iCs/>
          <w:sz w:val="22"/>
          <w:szCs w:val="22"/>
        </w:rPr>
        <w:t xml:space="preserve"> across replicate time series</w:t>
      </w:r>
      <w:r w:rsidR="00B57E8E">
        <w:rPr>
          <w:rFonts w:ascii="Helvetica" w:hAnsi="Helvetica"/>
          <w:iCs/>
          <w:sz w:val="22"/>
          <w:szCs w:val="22"/>
        </w:rPr>
        <w:t xml:space="preserve">. </w:t>
      </w:r>
      <w:r w:rsidR="0047475C">
        <w:rPr>
          <w:rFonts w:ascii="Helvetica" w:hAnsi="Helvetica"/>
          <w:iCs/>
          <w:sz w:val="22"/>
          <w:szCs w:val="22"/>
        </w:rPr>
        <w:t>Similar to the previous scenario, w</w:t>
      </w:r>
      <w:r w:rsidR="00B57E8E">
        <w:rPr>
          <w:rFonts w:ascii="Helvetica" w:hAnsi="Helvetica"/>
          <w:iCs/>
          <w:sz w:val="22"/>
          <w:szCs w:val="22"/>
        </w:rPr>
        <w:t xml:space="preserve">e then ran 10,000 50-year simulations of our management strategy </w:t>
      </w:r>
      <w:r w:rsidR="006C3388">
        <w:rPr>
          <w:rFonts w:ascii="Helvetica" w:hAnsi="Helvetica"/>
          <w:iCs/>
          <w:sz w:val="22"/>
          <w:szCs w:val="22"/>
        </w:rPr>
        <w:t xml:space="preserve">evaluation </w:t>
      </w:r>
      <w:r w:rsidR="00B57E8E">
        <w:rPr>
          <w:rFonts w:ascii="Helvetica" w:hAnsi="Helvetica"/>
          <w:iCs/>
          <w:sz w:val="22"/>
          <w:szCs w:val="22"/>
        </w:rPr>
        <w:t xml:space="preserve">model for a range of different </w:t>
      </w:r>
      <w:r w:rsidR="0047475C">
        <w:rPr>
          <w:rFonts w:ascii="Helvetica" w:hAnsi="Helvetica"/>
          <w:iCs/>
          <w:sz w:val="22"/>
          <w:szCs w:val="22"/>
        </w:rPr>
        <w:t>harvest</w:t>
      </w:r>
      <w:r w:rsidR="00B57E8E">
        <w:rPr>
          <w:rFonts w:ascii="Helvetica" w:hAnsi="Helvetica"/>
          <w:iCs/>
          <w:sz w:val="22"/>
          <w:szCs w:val="22"/>
        </w:rPr>
        <w:t xml:space="preserve"> and monitoring efforts. For each simulation of a combination of monitoring and fishing efforts, we estimated the </w:t>
      </w:r>
      <w:r w:rsidR="0044350E">
        <w:rPr>
          <w:rFonts w:ascii="Helvetica" w:hAnsi="Helvetica"/>
          <w:iCs/>
          <w:sz w:val="22"/>
          <w:szCs w:val="22"/>
        </w:rPr>
        <w:t>number</w:t>
      </w:r>
      <w:r w:rsidR="00B57E8E">
        <w:rPr>
          <w:rFonts w:ascii="Helvetica" w:hAnsi="Helvetica"/>
          <w:iCs/>
          <w:sz w:val="22"/>
          <w:szCs w:val="22"/>
        </w:rPr>
        <w:t xml:space="preserve"> of times </w:t>
      </w:r>
      <w:r w:rsidR="00B57E8E">
        <w:rPr>
          <w:rFonts w:ascii="Helvetica" w:hAnsi="Helvetica"/>
          <w:iCs/>
          <w:sz w:val="22"/>
          <w:szCs w:val="22"/>
        </w:rPr>
        <w:lastRenderedPageBreak/>
        <w:t xml:space="preserve">a population </w:t>
      </w:r>
      <w:commentRangeStart w:id="16"/>
      <w:r w:rsidR="00B57E8E">
        <w:rPr>
          <w:rFonts w:ascii="Helvetica" w:hAnsi="Helvetica"/>
          <w:iCs/>
          <w:sz w:val="22"/>
          <w:szCs w:val="22"/>
        </w:rPr>
        <w:t xml:space="preserve">recovered </w:t>
      </w:r>
      <w:commentRangeEnd w:id="16"/>
      <w:r w:rsidR="006C3388">
        <w:rPr>
          <w:rStyle w:val="CommentReference"/>
          <w:rFonts w:asciiTheme="minorHAnsi" w:eastAsiaTheme="minorEastAsia" w:hAnsiTheme="minorHAnsi" w:cstheme="minorBidi"/>
          <w:lang w:eastAsia="ja-JP"/>
        </w:rPr>
        <w:commentReference w:id="16"/>
      </w:r>
      <w:r w:rsidR="00B57E8E">
        <w:rPr>
          <w:rFonts w:ascii="Helvetica" w:hAnsi="Helvetica"/>
          <w:iCs/>
          <w:sz w:val="22"/>
          <w:szCs w:val="22"/>
        </w:rPr>
        <w:t xml:space="preserve">after dipping into the </w:t>
      </w:r>
      <w:r w:rsidR="00796EE0">
        <w:rPr>
          <w:rFonts w:ascii="Helvetica" w:hAnsi="Helvetica"/>
          <w:iCs/>
          <w:sz w:val="22"/>
          <w:szCs w:val="22"/>
        </w:rPr>
        <w:t>overharvested</w:t>
      </w:r>
      <w:r w:rsidR="00B57E8E">
        <w:rPr>
          <w:rFonts w:ascii="Helvetica" w:hAnsi="Helvetica"/>
          <w:iCs/>
          <w:sz w:val="22"/>
          <w:szCs w:val="22"/>
        </w:rPr>
        <w:t xml:space="preserve"> category, and then averaged this fraction across the 10,000 iterations.</w:t>
      </w:r>
    </w:p>
    <w:p w14:paraId="7F904AD8" w14:textId="77777777" w:rsidR="004E37E2" w:rsidRDefault="004E37E2" w:rsidP="004E37E2">
      <w:pPr>
        <w:rPr>
          <w:rFonts w:ascii="Helvetica" w:hAnsi="Helvetica"/>
          <w:iCs/>
          <w:sz w:val="22"/>
          <w:szCs w:val="22"/>
        </w:rPr>
      </w:pPr>
    </w:p>
    <w:p w14:paraId="2DDCA842" w14:textId="3AE0DF47" w:rsidR="004E37E2" w:rsidRPr="0079618D" w:rsidRDefault="00EE6B88" w:rsidP="0067240A">
      <w:pPr>
        <w:rPr>
          <w:rFonts w:ascii="Helvetica" w:hAnsi="Helvetica"/>
          <w:sz w:val="22"/>
          <w:szCs w:val="22"/>
          <w:u w:val="single"/>
        </w:rPr>
      </w:pPr>
      <w:r w:rsidRPr="0079618D">
        <w:rPr>
          <w:rFonts w:ascii="Helvetica" w:hAnsi="Helvetica"/>
          <w:sz w:val="22"/>
          <w:szCs w:val="22"/>
          <w:u w:val="single"/>
        </w:rPr>
        <w:t xml:space="preserve">How can managers balance the costs and benefits of monitoring populations prone to collapse? </w:t>
      </w:r>
    </w:p>
    <w:p w14:paraId="74705A4C" w14:textId="0BE1A24A" w:rsidR="0058332D" w:rsidRPr="003805EE" w:rsidRDefault="00506BD9" w:rsidP="00D13868">
      <w:pPr>
        <w:rPr>
          <w:rFonts w:ascii="Helvetica" w:hAnsi="Helvetica"/>
          <w:i/>
          <w:sz w:val="22"/>
          <w:szCs w:val="22"/>
        </w:rPr>
      </w:pPr>
      <w:r>
        <w:rPr>
          <w:rFonts w:ascii="Helvetica" w:hAnsi="Helvetica"/>
          <w:i/>
          <w:sz w:val="22"/>
          <w:szCs w:val="22"/>
        </w:rPr>
        <w:tab/>
      </w:r>
      <w:r w:rsidR="004E37E2">
        <w:rPr>
          <w:rFonts w:ascii="Helvetica" w:hAnsi="Helvetica"/>
          <w:iCs/>
          <w:sz w:val="22"/>
          <w:szCs w:val="22"/>
        </w:rPr>
        <w:t>M</w:t>
      </w:r>
      <w:r w:rsidR="00A23577" w:rsidRPr="004E37E2">
        <w:rPr>
          <w:rFonts w:ascii="Helvetica" w:hAnsi="Helvetica"/>
          <w:iCs/>
          <w:sz w:val="22"/>
          <w:szCs w:val="22"/>
        </w:rPr>
        <w:t>anagers</w:t>
      </w:r>
      <w:r w:rsidR="00A23577">
        <w:rPr>
          <w:rFonts w:ascii="Helvetica" w:hAnsi="Helvetica"/>
          <w:sz w:val="22"/>
          <w:szCs w:val="22"/>
        </w:rPr>
        <w:t xml:space="preserve"> are presented with </w:t>
      </w:r>
      <w:r w:rsidR="009A7B94">
        <w:rPr>
          <w:rFonts w:ascii="Helvetica" w:hAnsi="Helvetica"/>
          <w:sz w:val="22"/>
          <w:szCs w:val="22"/>
        </w:rPr>
        <w:t xml:space="preserve">a challenge of </w:t>
      </w:r>
      <w:r w:rsidR="00E04399">
        <w:rPr>
          <w:rFonts w:ascii="Helvetica" w:hAnsi="Helvetica"/>
          <w:sz w:val="22"/>
          <w:szCs w:val="22"/>
        </w:rPr>
        <w:t xml:space="preserve">determining </w:t>
      </w:r>
      <w:r w:rsidR="009A7B94">
        <w:rPr>
          <w:rFonts w:ascii="Helvetica" w:hAnsi="Helvetica"/>
          <w:sz w:val="22"/>
          <w:szCs w:val="22"/>
        </w:rPr>
        <w:t xml:space="preserve">what combination of harvest rates and monitoring investment </w:t>
      </w:r>
      <w:r w:rsidR="00E04399">
        <w:rPr>
          <w:rFonts w:ascii="Helvetica" w:hAnsi="Helvetica"/>
          <w:sz w:val="22"/>
          <w:szCs w:val="22"/>
        </w:rPr>
        <w:t>are</w:t>
      </w:r>
      <w:r w:rsidR="009A7B94">
        <w:rPr>
          <w:rFonts w:ascii="Helvetica" w:hAnsi="Helvetica"/>
          <w:sz w:val="22"/>
          <w:szCs w:val="22"/>
        </w:rPr>
        <w:t xml:space="preserve"> appropriate </w:t>
      </w:r>
      <w:r w:rsidR="00E04399">
        <w:rPr>
          <w:rFonts w:ascii="Helvetica" w:hAnsi="Helvetica"/>
          <w:sz w:val="22"/>
          <w:szCs w:val="22"/>
        </w:rPr>
        <w:t xml:space="preserve">for a given system </w:t>
      </w:r>
      <w:r w:rsidR="009A7B94">
        <w:rPr>
          <w:rFonts w:ascii="Helvetica" w:hAnsi="Helvetica"/>
          <w:sz w:val="22"/>
          <w:szCs w:val="22"/>
        </w:rPr>
        <w:t xml:space="preserve">given the </w:t>
      </w:r>
      <w:r w:rsidR="00913EEE">
        <w:rPr>
          <w:rFonts w:ascii="Helvetica" w:hAnsi="Helvetica"/>
          <w:sz w:val="22"/>
          <w:szCs w:val="22"/>
        </w:rPr>
        <w:t>costs of improving</w:t>
      </w:r>
      <w:r w:rsidR="009A7B94">
        <w:rPr>
          <w:rFonts w:ascii="Helvetica" w:hAnsi="Helvetica"/>
          <w:sz w:val="22"/>
          <w:szCs w:val="22"/>
        </w:rPr>
        <w:t xml:space="preserve"> monitoring precision and the negative economic consequences of fishing </w:t>
      </w:r>
      <w:commentRangeStart w:id="17"/>
      <w:r w:rsidR="009A7B94">
        <w:rPr>
          <w:rFonts w:ascii="Helvetica" w:hAnsi="Helvetica"/>
          <w:sz w:val="22"/>
          <w:szCs w:val="22"/>
        </w:rPr>
        <w:t>moderately</w:t>
      </w:r>
      <w:commentRangeEnd w:id="17"/>
      <w:r w:rsidR="00913EEE">
        <w:rPr>
          <w:rStyle w:val="CommentReference"/>
          <w:rFonts w:asciiTheme="minorHAnsi" w:eastAsiaTheme="minorEastAsia" w:hAnsiTheme="minorHAnsi" w:cstheme="minorBidi"/>
          <w:lang w:eastAsia="ja-JP"/>
        </w:rPr>
        <w:commentReference w:id="17"/>
      </w:r>
      <w:r w:rsidR="006A1964">
        <w:rPr>
          <w:rFonts w:ascii="Helvetica" w:hAnsi="Helvetica"/>
          <w:sz w:val="22"/>
          <w:szCs w:val="22"/>
        </w:rPr>
        <w:t xml:space="preserve">. </w:t>
      </w:r>
      <w:r w:rsidR="004E37E2">
        <w:rPr>
          <w:rFonts w:ascii="Helvetica" w:hAnsi="Helvetica"/>
          <w:sz w:val="22"/>
          <w:szCs w:val="22"/>
        </w:rPr>
        <w:t>The appropriate solution for a</w:t>
      </w:r>
      <w:r w:rsidR="0002706E">
        <w:rPr>
          <w:rFonts w:ascii="Helvetica" w:hAnsi="Helvetica"/>
          <w:sz w:val="22"/>
          <w:szCs w:val="22"/>
        </w:rPr>
        <w:t xml:space="preserve">ny given manager or set of stakeholders </w:t>
      </w:r>
      <w:r w:rsidR="00913EEE">
        <w:rPr>
          <w:rFonts w:ascii="Helvetica" w:hAnsi="Helvetica"/>
          <w:sz w:val="22"/>
          <w:szCs w:val="22"/>
        </w:rPr>
        <w:t>will</w:t>
      </w:r>
      <w:r w:rsidR="0002706E">
        <w:rPr>
          <w:rFonts w:ascii="Helvetica" w:hAnsi="Helvetica"/>
          <w:sz w:val="22"/>
          <w:szCs w:val="22"/>
        </w:rPr>
        <w:t xml:space="preserve"> </w:t>
      </w:r>
      <w:r w:rsidR="004E37E2">
        <w:rPr>
          <w:rFonts w:ascii="Helvetica" w:hAnsi="Helvetica"/>
          <w:sz w:val="22"/>
          <w:szCs w:val="22"/>
        </w:rPr>
        <w:t>depend on</w:t>
      </w:r>
      <w:r w:rsidR="0002706E">
        <w:rPr>
          <w:rFonts w:ascii="Helvetica" w:hAnsi="Helvetica"/>
          <w:sz w:val="22"/>
          <w:szCs w:val="22"/>
        </w:rPr>
        <w:t xml:space="preserve"> their tolerance to risk of population collapse</w:t>
      </w:r>
      <w:r w:rsidR="004E37E2">
        <w:rPr>
          <w:rFonts w:ascii="Helvetica" w:hAnsi="Helvetica"/>
          <w:sz w:val="22"/>
          <w:szCs w:val="22"/>
        </w:rPr>
        <w:t xml:space="preserve"> and </w:t>
      </w:r>
      <w:r w:rsidR="00913EEE">
        <w:rPr>
          <w:rFonts w:ascii="Helvetica" w:hAnsi="Helvetica"/>
          <w:sz w:val="22"/>
          <w:szCs w:val="22"/>
        </w:rPr>
        <w:t xml:space="preserve">their </w:t>
      </w:r>
      <w:r w:rsidR="004E37E2">
        <w:rPr>
          <w:rFonts w:ascii="Helvetica" w:hAnsi="Helvetica"/>
          <w:sz w:val="22"/>
          <w:szCs w:val="22"/>
        </w:rPr>
        <w:t>access to</w:t>
      </w:r>
      <w:r w:rsidR="00913EEE">
        <w:rPr>
          <w:rFonts w:ascii="Helvetica" w:hAnsi="Helvetica"/>
          <w:sz w:val="22"/>
          <w:szCs w:val="22"/>
        </w:rPr>
        <w:t xml:space="preserve"> monitoring</w:t>
      </w:r>
      <w:r w:rsidR="004E37E2">
        <w:rPr>
          <w:rFonts w:ascii="Helvetica" w:hAnsi="Helvetica"/>
          <w:sz w:val="22"/>
          <w:szCs w:val="22"/>
        </w:rPr>
        <w:t xml:space="preserve"> resources. O</w:t>
      </w:r>
      <w:r w:rsidR="0002706E">
        <w:rPr>
          <w:rFonts w:ascii="Helvetica" w:hAnsi="Helvetica"/>
          <w:sz w:val="22"/>
          <w:szCs w:val="22"/>
        </w:rPr>
        <w:t xml:space="preserve">ne option </w:t>
      </w:r>
      <w:r w:rsidR="004E37E2">
        <w:rPr>
          <w:rFonts w:ascii="Helvetica" w:hAnsi="Helvetica"/>
          <w:sz w:val="22"/>
          <w:szCs w:val="22"/>
        </w:rPr>
        <w:t xml:space="preserve">is to bring stakeholders to the table and present how </w:t>
      </w:r>
      <w:r w:rsidR="006C3388">
        <w:rPr>
          <w:rFonts w:ascii="Helvetica" w:hAnsi="Helvetica"/>
          <w:sz w:val="22"/>
          <w:szCs w:val="22"/>
        </w:rPr>
        <w:t xml:space="preserve">“safe” </w:t>
      </w:r>
      <w:r w:rsidR="004E37E2">
        <w:rPr>
          <w:rFonts w:ascii="Helvetica" w:hAnsi="Helvetica"/>
          <w:sz w:val="22"/>
          <w:szCs w:val="22"/>
        </w:rPr>
        <w:t xml:space="preserve">different combinations of monitoring </w:t>
      </w:r>
      <w:r w:rsidR="007F6B81" w:rsidRPr="003805EE">
        <w:rPr>
          <w:rFonts w:ascii="Helvetica" w:hAnsi="Helvetica"/>
          <w:sz w:val="22"/>
          <w:szCs w:val="22"/>
        </w:rPr>
        <w:t>precision and resource extraction rates</w:t>
      </w:r>
      <w:r w:rsidR="004E37E2">
        <w:rPr>
          <w:rFonts w:ascii="Helvetica" w:hAnsi="Helvetica"/>
          <w:sz w:val="22"/>
          <w:szCs w:val="22"/>
        </w:rPr>
        <w:t xml:space="preserve"> </w:t>
      </w:r>
      <w:r w:rsidR="00F756E1">
        <w:rPr>
          <w:rFonts w:ascii="Helvetica" w:hAnsi="Helvetica"/>
          <w:sz w:val="22"/>
          <w:szCs w:val="22"/>
        </w:rPr>
        <w:t>are</w:t>
      </w:r>
      <w:r w:rsidR="006C3388">
        <w:rPr>
          <w:rFonts w:ascii="Helvetica" w:hAnsi="Helvetica"/>
          <w:sz w:val="22"/>
          <w:szCs w:val="22"/>
        </w:rPr>
        <w:t>,</w:t>
      </w:r>
      <w:r w:rsidR="00F756E1">
        <w:rPr>
          <w:rFonts w:ascii="Helvetica" w:hAnsi="Helvetica"/>
          <w:sz w:val="22"/>
          <w:szCs w:val="22"/>
        </w:rPr>
        <w:t xml:space="preserve"> </w:t>
      </w:r>
      <w:r w:rsidR="004F3ED7">
        <w:rPr>
          <w:rFonts w:ascii="Helvetica" w:hAnsi="Helvetica"/>
          <w:sz w:val="22"/>
          <w:szCs w:val="22"/>
        </w:rPr>
        <w:t xml:space="preserve">given a willingness to accept some probability of population </w:t>
      </w:r>
      <w:commentRangeStart w:id="18"/>
      <w:r w:rsidR="004F3ED7">
        <w:rPr>
          <w:rFonts w:ascii="Helvetica" w:hAnsi="Helvetica"/>
          <w:sz w:val="22"/>
          <w:szCs w:val="22"/>
        </w:rPr>
        <w:t>collapse</w:t>
      </w:r>
      <w:commentRangeEnd w:id="18"/>
      <w:r w:rsidR="00913EEE">
        <w:rPr>
          <w:rStyle w:val="CommentReference"/>
          <w:rFonts w:asciiTheme="minorHAnsi" w:eastAsiaTheme="minorEastAsia" w:hAnsiTheme="minorHAnsi" w:cstheme="minorBidi"/>
          <w:lang w:eastAsia="ja-JP"/>
        </w:rPr>
        <w:commentReference w:id="18"/>
      </w:r>
      <w:r w:rsidR="00F756E1">
        <w:rPr>
          <w:rFonts w:ascii="Helvetica" w:hAnsi="Helvetica"/>
          <w:sz w:val="22"/>
          <w:szCs w:val="22"/>
        </w:rPr>
        <w:t xml:space="preserve">. </w:t>
      </w:r>
      <w:r w:rsidR="004F3ED7">
        <w:rPr>
          <w:rFonts w:ascii="Helvetica" w:hAnsi="Helvetica"/>
          <w:sz w:val="22"/>
          <w:szCs w:val="22"/>
        </w:rPr>
        <w:t>Thus a “safe operating space” that includes a suite of different monitoring and harvest levels can be defined for a given risk tolerance. Here we provide an example of this type of safe operating space for a range of</w:t>
      </w:r>
      <w:r w:rsidR="00E90DFE">
        <w:rPr>
          <w:rFonts w:ascii="Helvetica" w:hAnsi="Helvetica"/>
          <w:sz w:val="22"/>
          <w:szCs w:val="22"/>
        </w:rPr>
        <w:t xml:space="preserve"> risk tolerance</w:t>
      </w:r>
      <w:r w:rsidR="00CB5A3C">
        <w:rPr>
          <w:rFonts w:ascii="Helvetica" w:hAnsi="Helvetica"/>
          <w:sz w:val="22"/>
          <w:szCs w:val="22"/>
        </w:rPr>
        <w:t xml:space="preserve"> levels</w:t>
      </w:r>
      <w:r w:rsidR="004F3ED7">
        <w:rPr>
          <w:rFonts w:ascii="Helvetica" w:hAnsi="Helvetica"/>
          <w:sz w:val="22"/>
          <w:szCs w:val="22"/>
        </w:rPr>
        <w:t xml:space="preserve"> defined by a </w:t>
      </w:r>
      <w:r w:rsidR="0087421F">
        <w:rPr>
          <w:rFonts w:ascii="Helvetica" w:hAnsi="Helvetica"/>
          <w:sz w:val="22"/>
          <w:szCs w:val="22"/>
        </w:rPr>
        <w:t xml:space="preserve">willingness to accept a </w:t>
      </w:r>
      <w:r w:rsidR="00785E21">
        <w:rPr>
          <w:rFonts w:ascii="Helvetica" w:hAnsi="Helvetica"/>
          <w:sz w:val="22"/>
          <w:szCs w:val="22"/>
        </w:rPr>
        <w:t>20%</w:t>
      </w:r>
      <w:r w:rsidR="00E90DFE">
        <w:rPr>
          <w:rFonts w:ascii="Helvetica" w:hAnsi="Helvetica"/>
          <w:sz w:val="22"/>
          <w:szCs w:val="22"/>
        </w:rPr>
        <w:t xml:space="preserve">, 10%, 5%, </w:t>
      </w:r>
      <w:r w:rsidR="0087421F">
        <w:rPr>
          <w:rFonts w:ascii="Helvetica" w:hAnsi="Helvetica"/>
          <w:sz w:val="22"/>
          <w:szCs w:val="22"/>
        </w:rPr>
        <w:t>or</w:t>
      </w:r>
      <w:r w:rsidR="00E90DFE">
        <w:rPr>
          <w:rFonts w:ascii="Helvetica" w:hAnsi="Helvetica"/>
          <w:sz w:val="22"/>
          <w:szCs w:val="22"/>
        </w:rPr>
        <w:t xml:space="preserve"> 1% probability of </w:t>
      </w:r>
      <w:r w:rsidR="0087421F">
        <w:rPr>
          <w:rFonts w:ascii="Helvetica" w:hAnsi="Helvetica"/>
          <w:sz w:val="22"/>
          <w:szCs w:val="22"/>
        </w:rPr>
        <w:t xml:space="preserve">population </w:t>
      </w:r>
      <w:r w:rsidR="00E90DFE">
        <w:rPr>
          <w:rFonts w:ascii="Helvetica" w:hAnsi="Helvetica"/>
          <w:sz w:val="22"/>
          <w:szCs w:val="22"/>
        </w:rPr>
        <w:t>collapse</w:t>
      </w:r>
      <w:r w:rsidR="0073602F" w:rsidRPr="003805EE">
        <w:rPr>
          <w:rFonts w:ascii="Helvetica" w:hAnsi="Helvetica"/>
          <w:sz w:val="22"/>
          <w:szCs w:val="22"/>
        </w:rPr>
        <w:t xml:space="preserve">. </w:t>
      </w:r>
      <w:r w:rsidR="007F6B81" w:rsidRPr="003805EE">
        <w:rPr>
          <w:rFonts w:ascii="Helvetica" w:hAnsi="Helvetica"/>
          <w:sz w:val="22"/>
          <w:szCs w:val="22"/>
        </w:rPr>
        <w:t xml:space="preserve">To </w:t>
      </w:r>
      <w:r w:rsidR="0073602F" w:rsidRPr="003805EE">
        <w:rPr>
          <w:rFonts w:ascii="Helvetica" w:hAnsi="Helvetica"/>
          <w:sz w:val="22"/>
          <w:szCs w:val="22"/>
        </w:rPr>
        <w:t xml:space="preserve">determine the </w:t>
      </w:r>
      <w:r w:rsidR="00801D1A">
        <w:rPr>
          <w:rFonts w:ascii="Helvetica" w:hAnsi="Helvetica"/>
          <w:sz w:val="22"/>
          <w:szCs w:val="22"/>
        </w:rPr>
        <w:t>safe operating space</w:t>
      </w:r>
      <w:r w:rsidR="0073602F" w:rsidRPr="003805EE">
        <w:rPr>
          <w:rFonts w:ascii="Helvetica" w:hAnsi="Helvetica"/>
          <w:sz w:val="22"/>
          <w:szCs w:val="22"/>
        </w:rPr>
        <w:t xml:space="preserve">, </w:t>
      </w:r>
      <w:r w:rsidR="007F6B81" w:rsidRPr="003805EE">
        <w:rPr>
          <w:rFonts w:ascii="Helvetica" w:hAnsi="Helvetica"/>
          <w:sz w:val="22"/>
          <w:szCs w:val="22"/>
        </w:rPr>
        <w:t>we</w:t>
      </w:r>
      <w:r w:rsidR="001D12B4">
        <w:rPr>
          <w:rFonts w:ascii="Helvetica" w:hAnsi="Helvetica"/>
          <w:sz w:val="22"/>
          <w:szCs w:val="22"/>
        </w:rPr>
        <w:t xml:space="preserve"> conducted a suite of 50</w:t>
      </w:r>
      <w:r w:rsidR="0094147C">
        <w:rPr>
          <w:rFonts w:ascii="Helvetica" w:hAnsi="Helvetica"/>
          <w:sz w:val="22"/>
          <w:szCs w:val="22"/>
        </w:rPr>
        <w:t>-</w:t>
      </w:r>
      <w:r w:rsidR="001D12B4">
        <w:rPr>
          <w:rFonts w:ascii="Helvetica" w:hAnsi="Helvetica"/>
          <w:sz w:val="22"/>
          <w:szCs w:val="22"/>
        </w:rPr>
        <w:t xml:space="preserve">year simulations with </w:t>
      </w:r>
      <w:r w:rsidR="001D12B4" w:rsidRPr="003805EE">
        <w:rPr>
          <w:rFonts w:ascii="Helvetica" w:hAnsi="Helvetica"/>
          <w:sz w:val="22"/>
          <w:szCs w:val="22"/>
        </w:rPr>
        <w:t>10,000 iterations</w:t>
      </w:r>
      <w:r w:rsidR="001D12B4">
        <w:rPr>
          <w:rFonts w:ascii="Helvetica" w:hAnsi="Helvetica"/>
          <w:sz w:val="22"/>
          <w:szCs w:val="22"/>
        </w:rPr>
        <w:t xml:space="preserve"> with the same parameter combinations detailed above, and</w:t>
      </w:r>
      <w:r w:rsidR="007F6B81" w:rsidRPr="003805EE">
        <w:rPr>
          <w:rFonts w:ascii="Helvetica" w:hAnsi="Helvetica"/>
          <w:sz w:val="22"/>
          <w:szCs w:val="22"/>
        </w:rPr>
        <w:t xml:space="preserve"> calculated the minimum precision (</w:t>
      </w:r>
      <w:r w:rsidR="00067E88">
        <w:rPr>
          <w:rFonts w:ascii="Helvetica" w:hAnsi="Helvetica"/>
          <w:sz w:val="22"/>
          <w:szCs w:val="22"/>
        </w:rPr>
        <w:t>m</w:t>
      </w:r>
      <w:r w:rsidR="00067E88" w:rsidRPr="003805EE">
        <w:rPr>
          <w:rFonts w:ascii="Helvetica" w:hAnsi="Helvetica"/>
          <w:sz w:val="22"/>
          <w:szCs w:val="22"/>
        </w:rPr>
        <w:t xml:space="preserve">ax </w:t>
      </w:r>
      <w:r w:rsidR="007F6B81" w:rsidRPr="003805EE">
        <w:rPr>
          <w:rFonts w:ascii="Helvetica" w:hAnsi="Helvetica"/>
          <w:sz w:val="22"/>
          <w:szCs w:val="22"/>
        </w:rPr>
        <w:t>CV in estimated biomass) needed to avoid crossing a tipping point given a resource extraction rate</w:t>
      </w:r>
      <w:r w:rsidR="00E90DFE">
        <w:rPr>
          <w:rFonts w:ascii="Helvetica" w:hAnsi="Helvetica"/>
          <w:sz w:val="22"/>
          <w:szCs w:val="22"/>
        </w:rPr>
        <w:t xml:space="preserve"> and risk tolerance. </w:t>
      </w:r>
      <w:r w:rsidR="00B174CD">
        <w:rPr>
          <w:rFonts w:ascii="Helvetica" w:hAnsi="Helvetica"/>
          <w:sz w:val="22"/>
          <w:szCs w:val="22"/>
        </w:rPr>
        <w:t xml:space="preserve">We then plotted the combinations of </w:t>
      </w:r>
      <w:r w:rsidR="00A31A4D">
        <w:rPr>
          <w:rFonts w:ascii="Helvetica" w:hAnsi="Helvetica"/>
          <w:sz w:val="22"/>
          <w:szCs w:val="22"/>
        </w:rPr>
        <w:t>monitoring and harvest rates that afford a certain level of risk for crossing the biological or management critical threshold.</w:t>
      </w:r>
      <w:ins w:id="19" w:author="Megsie Siple" w:date="2021-02-04T17:06:00Z">
        <w:r w:rsidR="00BA4901">
          <w:rPr>
            <w:rFonts w:ascii="Helvetica" w:hAnsi="Helvetica"/>
            <w:sz w:val="22"/>
            <w:szCs w:val="22"/>
          </w:rPr>
          <w:t xml:space="preserve"> </w:t>
        </w:r>
      </w:ins>
    </w:p>
    <w:p w14:paraId="6059DCB2" w14:textId="3D459AD9" w:rsidR="000879F4" w:rsidRDefault="00BC68A6" w:rsidP="00D13868">
      <w:pPr>
        <w:rPr>
          <w:rFonts w:ascii="Helvetica" w:hAnsi="Helvetica"/>
          <w:sz w:val="22"/>
          <w:szCs w:val="22"/>
        </w:rPr>
      </w:pPr>
      <w:r>
        <w:rPr>
          <w:rFonts w:ascii="Helvetica" w:hAnsi="Helvetica"/>
          <w:i/>
          <w:sz w:val="22"/>
          <w:szCs w:val="22"/>
        </w:rPr>
        <w:tab/>
      </w:r>
      <w:r w:rsidR="002E41F8">
        <w:rPr>
          <w:rFonts w:ascii="Helvetica" w:hAnsi="Helvetica"/>
          <w:iCs/>
          <w:sz w:val="22"/>
          <w:szCs w:val="22"/>
        </w:rPr>
        <w:t xml:space="preserve">The evaluation of basic model dynamics clearly show that high precision monitoring will always offer greater </w:t>
      </w:r>
      <w:r w:rsidR="006C3388">
        <w:rPr>
          <w:rFonts w:ascii="Helvetica" w:hAnsi="Helvetica"/>
          <w:iCs/>
          <w:sz w:val="22"/>
          <w:szCs w:val="22"/>
        </w:rPr>
        <w:t>long-term</w:t>
      </w:r>
      <w:r w:rsidR="00124B10">
        <w:rPr>
          <w:rFonts w:ascii="Helvetica" w:hAnsi="Helvetica"/>
          <w:iCs/>
          <w:sz w:val="22"/>
          <w:szCs w:val="22"/>
        </w:rPr>
        <w:t xml:space="preserve"> value compared to</w:t>
      </w:r>
      <w:r w:rsidR="002E41F8">
        <w:rPr>
          <w:rFonts w:ascii="Helvetica" w:hAnsi="Helvetica"/>
          <w:iCs/>
          <w:sz w:val="22"/>
          <w:szCs w:val="22"/>
        </w:rPr>
        <w:t xml:space="preserve"> low</w:t>
      </w:r>
      <w:r w:rsidR="006C3388">
        <w:rPr>
          <w:rFonts w:ascii="Helvetica" w:hAnsi="Helvetica"/>
          <w:iCs/>
          <w:sz w:val="22"/>
          <w:szCs w:val="22"/>
        </w:rPr>
        <w:t>-</w:t>
      </w:r>
      <w:r w:rsidR="002E41F8">
        <w:rPr>
          <w:rFonts w:ascii="Helvetica" w:hAnsi="Helvetica"/>
          <w:iCs/>
          <w:sz w:val="22"/>
          <w:szCs w:val="22"/>
        </w:rPr>
        <w:t>precision monitoring</w:t>
      </w:r>
      <w:r>
        <w:rPr>
          <w:rFonts w:ascii="Helvetica" w:hAnsi="Helvetica"/>
          <w:iCs/>
          <w:sz w:val="22"/>
          <w:szCs w:val="22"/>
        </w:rPr>
        <w:t xml:space="preserve"> (Fig. 2)</w:t>
      </w:r>
      <w:r w:rsidR="002E41F8">
        <w:rPr>
          <w:rFonts w:ascii="Helvetica" w:hAnsi="Helvetica"/>
          <w:iCs/>
          <w:sz w:val="22"/>
          <w:szCs w:val="22"/>
        </w:rPr>
        <w:t>. But high</w:t>
      </w:r>
      <w:r w:rsidR="006C3388">
        <w:rPr>
          <w:rFonts w:ascii="Helvetica" w:hAnsi="Helvetica"/>
          <w:iCs/>
          <w:sz w:val="22"/>
          <w:szCs w:val="22"/>
        </w:rPr>
        <w:t>-</w:t>
      </w:r>
      <w:r w:rsidR="002E41F8">
        <w:rPr>
          <w:rFonts w:ascii="Helvetica" w:hAnsi="Helvetica"/>
          <w:iCs/>
          <w:sz w:val="22"/>
          <w:szCs w:val="22"/>
        </w:rPr>
        <w:t xml:space="preserve">precision monitoring is often expensive. Therefore, </w:t>
      </w:r>
      <w:r>
        <w:rPr>
          <w:rFonts w:ascii="Helvetica" w:hAnsi="Helvetica"/>
          <w:iCs/>
          <w:sz w:val="22"/>
          <w:szCs w:val="22"/>
        </w:rPr>
        <w:t xml:space="preserve">in addition to managing for a given risk tolerance level, </w:t>
      </w:r>
      <w:r w:rsidR="002E41F8">
        <w:rPr>
          <w:rFonts w:ascii="Helvetica" w:hAnsi="Helvetica"/>
          <w:sz w:val="22"/>
          <w:szCs w:val="22"/>
        </w:rPr>
        <w:t>a</w:t>
      </w:r>
      <w:r w:rsidR="00E76BD0" w:rsidRPr="003805EE">
        <w:rPr>
          <w:rFonts w:ascii="Helvetica" w:hAnsi="Helvetica"/>
          <w:sz w:val="22"/>
          <w:szCs w:val="22"/>
        </w:rPr>
        <w:t xml:space="preserve"> key determinate of the chosen combination of monitoring precision and </w:t>
      </w:r>
      <w:r w:rsidR="00905124">
        <w:rPr>
          <w:rFonts w:ascii="Helvetica" w:hAnsi="Helvetica"/>
          <w:sz w:val="22"/>
          <w:szCs w:val="22"/>
        </w:rPr>
        <w:t>harvest</w:t>
      </w:r>
      <w:r w:rsidR="00905124" w:rsidRPr="003805EE">
        <w:rPr>
          <w:rFonts w:ascii="Helvetica" w:hAnsi="Helvetica"/>
          <w:sz w:val="22"/>
          <w:szCs w:val="22"/>
        </w:rPr>
        <w:t xml:space="preserve"> </w:t>
      </w:r>
      <w:r w:rsidR="00E76BD0" w:rsidRPr="003805EE">
        <w:rPr>
          <w:rFonts w:ascii="Helvetica" w:hAnsi="Helvetica"/>
          <w:sz w:val="22"/>
          <w:szCs w:val="22"/>
        </w:rPr>
        <w:t xml:space="preserve">pressure will be the cost of monitoring relative to the </w:t>
      </w:r>
      <w:r w:rsidR="005C0883" w:rsidRPr="003805EE">
        <w:rPr>
          <w:rFonts w:ascii="Helvetica" w:hAnsi="Helvetica"/>
          <w:sz w:val="22"/>
          <w:szCs w:val="22"/>
        </w:rPr>
        <w:t xml:space="preserve">revenue from </w:t>
      </w:r>
      <w:r w:rsidR="00E76BD0" w:rsidRPr="003805EE">
        <w:rPr>
          <w:rFonts w:ascii="Helvetica" w:hAnsi="Helvetica"/>
          <w:sz w:val="22"/>
          <w:szCs w:val="22"/>
        </w:rPr>
        <w:t xml:space="preserve">the resource after it is collected (i.e., NPV). One approach that might mitigate the cost of monitoring is a precautionary </w:t>
      </w:r>
      <w:r w:rsidR="00785E21">
        <w:rPr>
          <w:rFonts w:ascii="Helvetica" w:hAnsi="Helvetica"/>
          <w:sz w:val="22"/>
          <w:szCs w:val="22"/>
        </w:rPr>
        <w:t>biomass level</w:t>
      </w:r>
      <w:r w:rsidR="00785E21" w:rsidRPr="003805EE">
        <w:rPr>
          <w:rFonts w:ascii="Helvetica" w:hAnsi="Helvetica"/>
          <w:sz w:val="22"/>
          <w:szCs w:val="22"/>
        </w:rPr>
        <w:t xml:space="preserve"> </w:t>
      </w:r>
      <w:r w:rsidR="00BA4901">
        <w:rPr>
          <w:rFonts w:ascii="Helvetica" w:hAnsi="Helvetica"/>
          <w:sz w:val="22"/>
          <w:szCs w:val="22"/>
        </w:rPr>
        <w:t>below</w:t>
      </w:r>
      <w:r w:rsidR="00BA4901" w:rsidRPr="003805EE">
        <w:rPr>
          <w:rFonts w:ascii="Helvetica" w:hAnsi="Helvetica"/>
          <w:sz w:val="22"/>
          <w:szCs w:val="22"/>
        </w:rPr>
        <w:t xml:space="preserve"> </w:t>
      </w:r>
      <w:r w:rsidR="00E76BD0" w:rsidRPr="003805EE">
        <w:rPr>
          <w:rFonts w:ascii="Helvetica" w:hAnsi="Helvetica"/>
          <w:sz w:val="22"/>
          <w:szCs w:val="22"/>
        </w:rPr>
        <w:t xml:space="preserve">which monitoring is </w:t>
      </w:r>
      <w:r w:rsidR="007B7A2A" w:rsidRPr="003805EE">
        <w:rPr>
          <w:rFonts w:ascii="Helvetica" w:hAnsi="Helvetica"/>
          <w:sz w:val="22"/>
          <w:szCs w:val="22"/>
        </w:rPr>
        <w:t xml:space="preserve">conducted with </w:t>
      </w:r>
      <w:r w:rsidR="00E76BD0" w:rsidRPr="003805EE">
        <w:rPr>
          <w:rFonts w:ascii="Helvetica" w:hAnsi="Helvetica"/>
          <w:sz w:val="22"/>
          <w:szCs w:val="22"/>
        </w:rPr>
        <w:t>high</w:t>
      </w:r>
      <w:r w:rsidR="003A0CE7">
        <w:rPr>
          <w:rFonts w:ascii="Helvetica" w:hAnsi="Helvetica"/>
          <w:sz w:val="22"/>
          <w:szCs w:val="22"/>
        </w:rPr>
        <w:t xml:space="preserve"> </w:t>
      </w:r>
      <w:r w:rsidR="00E76BD0" w:rsidRPr="003805EE">
        <w:rPr>
          <w:rFonts w:ascii="Helvetica" w:hAnsi="Helvetica"/>
          <w:sz w:val="22"/>
          <w:szCs w:val="22"/>
        </w:rPr>
        <w:t xml:space="preserve">precision and </w:t>
      </w:r>
      <w:r w:rsidR="00BA4901">
        <w:rPr>
          <w:rFonts w:ascii="Helvetica" w:hAnsi="Helvetica"/>
          <w:sz w:val="22"/>
          <w:szCs w:val="22"/>
        </w:rPr>
        <w:t>above</w:t>
      </w:r>
      <w:r w:rsidR="00BA4901" w:rsidRPr="003805EE">
        <w:rPr>
          <w:rFonts w:ascii="Helvetica" w:hAnsi="Helvetica"/>
          <w:sz w:val="22"/>
          <w:szCs w:val="22"/>
        </w:rPr>
        <w:t xml:space="preserve"> </w:t>
      </w:r>
      <w:r w:rsidR="00E76BD0" w:rsidRPr="003805EE">
        <w:rPr>
          <w:rFonts w:ascii="Helvetica" w:hAnsi="Helvetica"/>
          <w:sz w:val="22"/>
          <w:szCs w:val="22"/>
        </w:rPr>
        <w:t xml:space="preserve">which </w:t>
      </w:r>
      <w:r w:rsidR="007B7A2A" w:rsidRPr="003805EE">
        <w:rPr>
          <w:rFonts w:ascii="Helvetica" w:hAnsi="Helvetica"/>
          <w:sz w:val="22"/>
          <w:szCs w:val="22"/>
        </w:rPr>
        <w:t>low</w:t>
      </w:r>
      <w:r w:rsidR="006C3388">
        <w:rPr>
          <w:rFonts w:ascii="Helvetica" w:hAnsi="Helvetica"/>
          <w:sz w:val="22"/>
          <w:szCs w:val="22"/>
        </w:rPr>
        <w:t>-</w:t>
      </w:r>
      <w:r w:rsidR="007B7A2A" w:rsidRPr="003805EE">
        <w:rPr>
          <w:rFonts w:ascii="Helvetica" w:hAnsi="Helvetica"/>
          <w:sz w:val="22"/>
          <w:szCs w:val="22"/>
        </w:rPr>
        <w:t xml:space="preserve">precision </w:t>
      </w:r>
      <w:r w:rsidR="00E76BD0" w:rsidRPr="003805EE">
        <w:rPr>
          <w:rFonts w:ascii="Helvetica" w:hAnsi="Helvetica"/>
          <w:sz w:val="22"/>
          <w:szCs w:val="22"/>
        </w:rPr>
        <w:t xml:space="preserve">monitoring is </w:t>
      </w:r>
      <w:r w:rsidR="007B7A2A" w:rsidRPr="003805EE">
        <w:rPr>
          <w:rFonts w:ascii="Helvetica" w:hAnsi="Helvetica"/>
          <w:sz w:val="22"/>
          <w:szCs w:val="22"/>
        </w:rPr>
        <w:t>implemented</w:t>
      </w:r>
      <w:r w:rsidR="00E76BD0" w:rsidRPr="003805EE">
        <w:rPr>
          <w:rFonts w:ascii="Helvetica" w:hAnsi="Helvetica"/>
          <w:sz w:val="22"/>
          <w:szCs w:val="22"/>
        </w:rPr>
        <w:t xml:space="preserve">. Precautionary buffers are an established principle in risk management of natural resources </w:t>
      </w:r>
      <w:r w:rsidR="006C170D"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&lt;EndNote&gt;&lt;Cite&gt;&lt;Author&gt;Hilborn&lt;/Author&gt;&lt;Year&gt;2001&lt;/Year&gt;&lt;RecNum&gt;8132&lt;/RecNum&gt;&lt;DisplayText&gt;(10)&lt;/DisplayText&gt;&lt;record&gt;&lt;rec-number&gt;8132&lt;/rec-number&gt;&lt;foreign-keys&gt;&lt;key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3805EE">
        <w:rPr>
          <w:rFonts w:ascii="Helvetica" w:hAnsi="Helvetica"/>
          <w:sz w:val="22"/>
          <w:szCs w:val="22"/>
        </w:rPr>
        <w:fldChar w:fldCharType="separate"/>
      </w:r>
      <w:r w:rsidR="00796EE0">
        <w:rPr>
          <w:rFonts w:ascii="Helvetica" w:hAnsi="Helvetica"/>
          <w:noProof/>
          <w:sz w:val="22"/>
          <w:szCs w:val="22"/>
        </w:rPr>
        <w:t>(10)</w:t>
      </w:r>
      <w:r w:rsidR="006C170D" w:rsidRPr="003805EE">
        <w:rPr>
          <w:rFonts w:ascii="Helvetica" w:hAnsi="Helvetica"/>
          <w:sz w:val="22"/>
          <w:szCs w:val="22"/>
        </w:rPr>
        <w:fldChar w:fldCharType="end"/>
      </w:r>
      <w:r w:rsidR="00E76BD0" w:rsidRPr="003805EE">
        <w:rPr>
          <w:rFonts w:ascii="Helvetica" w:hAnsi="Helvetica"/>
          <w:sz w:val="22"/>
          <w:szCs w:val="22"/>
        </w:rPr>
        <w:t xml:space="preserve"> and in the presence of </w:t>
      </w:r>
      <w:r w:rsidR="000C7E99">
        <w:rPr>
          <w:rFonts w:ascii="Helvetica" w:hAnsi="Helvetica"/>
          <w:sz w:val="22"/>
          <w:szCs w:val="22"/>
        </w:rPr>
        <w:t>critical thresholds</w:t>
      </w:r>
      <w:r w:rsidR="00E76BD0" w:rsidRPr="003805EE">
        <w:rPr>
          <w:rFonts w:ascii="Helvetica" w:hAnsi="Helvetica"/>
          <w:sz w:val="22"/>
          <w:szCs w:val="22"/>
        </w:rPr>
        <w:t xml:space="preserve"> may be beneficial</w:t>
      </w:r>
      <w:r w:rsidR="00B25961" w:rsidRPr="003805EE">
        <w:rPr>
          <w:rFonts w:ascii="Helvetica" w:hAnsi="Helvetica"/>
          <w:sz w:val="22"/>
          <w:szCs w:val="22"/>
        </w:rPr>
        <w:t xml:space="preserve"> </w:t>
      </w:r>
      <w:r w:rsidR="00571557" w:rsidRPr="003805EE">
        <w:rPr>
          <w:rFonts w:ascii="Helvetica" w:hAnsi="Helvetica"/>
          <w:sz w:val="22"/>
          <w:szCs w:val="22"/>
        </w:rPr>
        <w:t xml:space="preserve">by </w:t>
      </w:r>
      <w:r w:rsidR="00B25961" w:rsidRPr="003805EE">
        <w:rPr>
          <w:rFonts w:ascii="Helvetica" w:hAnsi="Helvetica"/>
          <w:sz w:val="22"/>
          <w:szCs w:val="22"/>
        </w:rPr>
        <w:t xml:space="preserve">minimizing monitoring costs while remaining at a low probability of crossing into a </w:t>
      </w:r>
      <w:r w:rsidR="000460D1">
        <w:rPr>
          <w:rFonts w:ascii="Helvetica" w:hAnsi="Helvetica"/>
          <w:sz w:val="22"/>
          <w:szCs w:val="22"/>
        </w:rPr>
        <w:t>denuded</w:t>
      </w:r>
      <w:r w:rsidR="000C7E99">
        <w:rPr>
          <w:rFonts w:ascii="Helvetica" w:hAnsi="Helvetica"/>
          <w:sz w:val="22"/>
          <w:szCs w:val="22"/>
        </w:rPr>
        <w:t xml:space="preserve"> population</w:t>
      </w:r>
      <w:r w:rsidR="00B25961" w:rsidRPr="003805EE">
        <w:rPr>
          <w:rFonts w:ascii="Helvetica" w:hAnsi="Helvetica"/>
          <w:sz w:val="22"/>
          <w:szCs w:val="22"/>
        </w:rPr>
        <w:t xml:space="preserve"> state</w:t>
      </w:r>
      <w:r w:rsidR="00E76BD0" w:rsidRPr="003805EE">
        <w:rPr>
          <w:rFonts w:ascii="Helvetica" w:hAnsi="Helvetica"/>
          <w:sz w:val="22"/>
          <w:szCs w:val="22"/>
        </w:rPr>
        <w:t xml:space="preserve">. To demonstrate </w:t>
      </w:r>
      <w:r w:rsidR="006C3388" w:rsidRPr="003805EE">
        <w:rPr>
          <w:rFonts w:ascii="Helvetica" w:hAnsi="Helvetica"/>
          <w:sz w:val="22"/>
          <w:szCs w:val="22"/>
        </w:rPr>
        <w:t>th</w:t>
      </w:r>
      <w:r w:rsidR="006C3388">
        <w:rPr>
          <w:rFonts w:ascii="Helvetica" w:hAnsi="Helvetica"/>
          <w:sz w:val="22"/>
          <w:szCs w:val="22"/>
        </w:rPr>
        <w:t>e</w:t>
      </w:r>
      <w:r w:rsidR="006C3388" w:rsidRPr="003805EE">
        <w:rPr>
          <w:rFonts w:ascii="Helvetica" w:hAnsi="Helvetica"/>
          <w:sz w:val="22"/>
          <w:szCs w:val="22"/>
        </w:rPr>
        <w:t xml:space="preserve"> </w:t>
      </w:r>
      <w:r w:rsidR="00571557" w:rsidRPr="003805EE">
        <w:rPr>
          <w:rFonts w:ascii="Helvetica" w:hAnsi="Helvetica"/>
          <w:sz w:val="22"/>
          <w:szCs w:val="22"/>
        </w:rPr>
        <w:t>utility of precautionary buffers</w:t>
      </w:r>
      <w:r w:rsidR="00E76BD0" w:rsidRPr="003805EE">
        <w:rPr>
          <w:rFonts w:ascii="Helvetica" w:hAnsi="Helvetica"/>
          <w:sz w:val="22"/>
          <w:szCs w:val="22"/>
        </w:rPr>
        <w:t xml:space="preserve">, we quantified the </w:t>
      </w:r>
      <w:r w:rsidR="007E284B" w:rsidRPr="003805EE">
        <w:rPr>
          <w:rFonts w:ascii="Helvetica" w:hAnsi="Helvetica"/>
          <w:sz w:val="22"/>
          <w:szCs w:val="22"/>
        </w:rPr>
        <w:t>NPV</w:t>
      </w:r>
      <w:r w:rsidR="00E76BD0" w:rsidRPr="003805EE">
        <w:rPr>
          <w:rFonts w:ascii="Helvetica" w:hAnsi="Helvetica"/>
          <w:sz w:val="22"/>
          <w:szCs w:val="22"/>
        </w:rPr>
        <w:t xml:space="preserve">, the probability of </w:t>
      </w:r>
      <w:r w:rsidR="000460D1">
        <w:rPr>
          <w:rFonts w:ascii="Helvetica" w:hAnsi="Helvetica"/>
          <w:sz w:val="22"/>
          <w:szCs w:val="22"/>
        </w:rPr>
        <w:t>crossing a critical threshold</w:t>
      </w:r>
      <w:r w:rsidR="00E76BD0" w:rsidRPr="003805EE">
        <w:rPr>
          <w:rFonts w:ascii="Helvetica" w:hAnsi="Helvetica"/>
          <w:sz w:val="22"/>
          <w:szCs w:val="22"/>
        </w:rPr>
        <w:t>, and the cost of the resource given three monitoring approaches: 1) high precision (CV = 0.1), 2) low precision (CV = 0.5), and 3) a</w:t>
      </w:r>
      <w:r w:rsidR="00BD120B">
        <w:rPr>
          <w:rFonts w:ascii="Helvetica" w:hAnsi="Helvetica"/>
          <w:sz w:val="22"/>
          <w:szCs w:val="22"/>
        </w:rPr>
        <w:t>n adaptive approach</w:t>
      </w:r>
      <w:r w:rsidR="00E76BD0" w:rsidRPr="003805EE">
        <w:rPr>
          <w:rFonts w:ascii="Helvetica" w:hAnsi="Helvetica"/>
          <w:sz w:val="22"/>
          <w:szCs w:val="22"/>
        </w:rPr>
        <w:t xml:space="preserve"> where monitoring precision </w:t>
      </w:r>
      <w:r w:rsidR="00BD120B">
        <w:rPr>
          <w:rFonts w:ascii="Helvetica" w:hAnsi="Helvetica"/>
          <w:sz w:val="22"/>
          <w:szCs w:val="22"/>
        </w:rPr>
        <w:t xml:space="preserve">changes every year based on estimated biomass (precision is </w:t>
      </w:r>
      <w:r w:rsidR="00E76BD0" w:rsidRPr="003805EE">
        <w:rPr>
          <w:rFonts w:ascii="Helvetica" w:hAnsi="Helvetica"/>
          <w:sz w:val="22"/>
          <w:szCs w:val="22"/>
        </w:rPr>
        <w:t>low</w:t>
      </w:r>
      <w:r w:rsidR="00AE7FDA">
        <w:rPr>
          <w:rFonts w:ascii="Helvetica" w:hAnsi="Helvetica"/>
          <w:sz w:val="22"/>
          <w:szCs w:val="22"/>
        </w:rPr>
        <w:t xml:space="preserve"> (CV = 0.5)</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76BD0" w:rsidRPr="003805EE">
        <w:rPr>
          <w:rFonts w:ascii="Helvetica" w:hAnsi="Helvetica"/>
          <w:sz w:val="22"/>
          <w:szCs w:val="22"/>
        </w:rPr>
        <w:t>and is high</w:t>
      </w:r>
      <w:r w:rsidR="00AE7FDA">
        <w:rPr>
          <w:rFonts w:ascii="Helvetica" w:hAnsi="Helvetica"/>
          <w:sz w:val="22"/>
          <w:szCs w:val="22"/>
        </w:rPr>
        <w:t xml:space="preserve"> (CV = 0.1)</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D120B">
        <w:rPr>
          <w:rFonts w:ascii="Helvetica" w:hAnsi="Helvetica"/>
          <w:sz w:val="22"/>
          <w:szCs w:val="22"/>
        </w:rPr>
        <w:t>)</w:t>
      </w:r>
      <w:r w:rsidR="00E76BD0" w:rsidRPr="003805EE">
        <w:rPr>
          <w:rFonts w:ascii="Helvetica" w:hAnsi="Helvetica"/>
          <w:sz w:val="22"/>
          <w:szCs w:val="22"/>
        </w:rPr>
        <w:t xml:space="preserve">. </w:t>
      </w:r>
      <w:r w:rsidR="000879F4" w:rsidRPr="003805EE">
        <w:rPr>
          <w:rFonts w:ascii="Helvetica" w:hAnsi="Helvetica"/>
          <w:sz w:val="22"/>
          <w:szCs w:val="22"/>
        </w:rPr>
        <w:t>Depending on the ecosystem type and management organization, the cost of monitoring may be born</w:t>
      </w:r>
      <w:r w:rsidR="000D2B66" w:rsidRPr="003805EE">
        <w:rPr>
          <w:rFonts w:ascii="Helvetica" w:hAnsi="Helvetica"/>
          <w:sz w:val="22"/>
          <w:szCs w:val="22"/>
        </w:rPr>
        <w:t>e</w:t>
      </w:r>
      <w:r w:rsidR="000879F4" w:rsidRPr="003805EE">
        <w:rPr>
          <w:rFonts w:ascii="Helvetica" w:hAnsi="Helvetica"/>
          <w:sz w:val="22"/>
          <w:szCs w:val="22"/>
        </w:rPr>
        <w:t xml:space="preserve"> by the industry or by the government. </w:t>
      </w:r>
      <w:r w:rsidR="007D4DF9" w:rsidRPr="003805EE">
        <w:rPr>
          <w:rFonts w:ascii="Helvetica" w:hAnsi="Helvetica"/>
          <w:sz w:val="22"/>
          <w:szCs w:val="22"/>
        </w:rPr>
        <w:t>Because we us</w:t>
      </w:r>
      <w:r w:rsidR="00FB2CC7" w:rsidRPr="003805EE">
        <w:rPr>
          <w:rFonts w:ascii="Helvetica" w:hAnsi="Helvetica"/>
          <w:sz w:val="22"/>
          <w:szCs w:val="22"/>
        </w:rPr>
        <w:t>e</w:t>
      </w:r>
      <w:r w:rsidR="007D4DF9" w:rsidRPr="003805EE">
        <w:rPr>
          <w:rFonts w:ascii="Helvetica" w:hAnsi="Helvetica"/>
          <w:sz w:val="22"/>
          <w:szCs w:val="22"/>
        </w:rPr>
        <w:t xml:space="preserve"> a </w:t>
      </w:r>
      <w:r w:rsidR="00FB50B2" w:rsidRPr="003805EE">
        <w:rPr>
          <w:rFonts w:ascii="Helvetica" w:hAnsi="Helvetica"/>
          <w:sz w:val="22"/>
          <w:szCs w:val="22"/>
        </w:rPr>
        <w:t xml:space="preserve">heuristic </w:t>
      </w:r>
      <w:r w:rsidR="007D4DF9" w:rsidRPr="003805EE">
        <w:rPr>
          <w:rFonts w:ascii="Helvetica" w:hAnsi="Helvetica"/>
          <w:sz w:val="22"/>
          <w:szCs w:val="22"/>
        </w:rPr>
        <w:t>model, the exact monetary cost from increased monitoring or profit from increased harvest effort is arbitrary. Therefore, we explore the</w:t>
      </w:r>
      <w:r w:rsidR="00171A5E" w:rsidRPr="003805EE">
        <w:rPr>
          <w:rFonts w:ascii="Helvetica" w:hAnsi="Helvetica"/>
          <w:sz w:val="22"/>
          <w:szCs w:val="22"/>
        </w:rPr>
        <w:t xml:space="preserve"> relative </w:t>
      </w:r>
      <w:r w:rsidR="000879F4" w:rsidRPr="003805EE">
        <w:rPr>
          <w:rFonts w:ascii="Helvetica" w:hAnsi="Helvetica"/>
          <w:sz w:val="22"/>
          <w:szCs w:val="22"/>
        </w:rPr>
        <w:t xml:space="preserve">cost of monitoring </w:t>
      </w:r>
      <w:r w:rsidR="00171A5E" w:rsidRPr="003805EE">
        <w:rPr>
          <w:rFonts w:ascii="Helvetica" w:hAnsi="Helvetica"/>
          <w:sz w:val="22"/>
          <w:szCs w:val="22"/>
        </w:rPr>
        <w:t xml:space="preserve">and profit from harvest by plotting the ratio of </w:t>
      </w:r>
      <w:r w:rsidR="00DF478A" w:rsidRPr="003805EE">
        <w:rPr>
          <w:rFonts w:ascii="Helvetica" w:hAnsi="Helvetica"/>
          <w:sz w:val="22"/>
          <w:szCs w:val="22"/>
        </w:rPr>
        <w:t>NPV</w:t>
      </w:r>
      <w:r w:rsidR="00171A5E" w:rsidRPr="003805EE">
        <w:rPr>
          <w:rFonts w:ascii="Helvetica" w:hAnsi="Helvetica"/>
          <w:sz w:val="22"/>
          <w:szCs w:val="22"/>
        </w:rPr>
        <w:t xml:space="preserve"> to monitoring costs for a range of maximum harvest efforts. </w:t>
      </w:r>
    </w:p>
    <w:p w14:paraId="4A4B47BC" w14:textId="77777777" w:rsidR="004744AB" w:rsidRPr="004744AB" w:rsidRDefault="004744AB" w:rsidP="00D13868">
      <w:pPr>
        <w:rPr>
          <w:rFonts w:ascii="Helvetica" w:hAnsi="Helvetica"/>
          <w:sz w:val="22"/>
          <w:szCs w:val="22"/>
        </w:rPr>
      </w:pPr>
    </w:p>
    <w:p w14:paraId="1EB618B1" w14:textId="1247480D" w:rsidR="004744AB" w:rsidRPr="00D13868" w:rsidRDefault="004744AB" w:rsidP="00BF01EC">
      <w:pPr>
        <w:rPr>
          <w:rFonts w:ascii="Helvetica" w:hAnsi="Helvetica"/>
          <w:sz w:val="22"/>
          <w:szCs w:val="22"/>
        </w:rPr>
      </w:pPr>
      <w:r w:rsidRPr="004744AB">
        <w:rPr>
          <w:rFonts w:ascii="Helvetica" w:hAnsi="Helvetica"/>
          <w:sz w:val="22"/>
          <w:szCs w:val="22"/>
        </w:rPr>
        <w:t>A</w:t>
      </w:r>
      <w:r w:rsidRPr="00F533ED">
        <w:rPr>
          <w:rFonts w:ascii="Helvetica" w:hAnsi="Helvetica"/>
          <w:sz w:val="22"/>
          <w:szCs w:val="22"/>
        </w:rPr>
        <w:t>ll mod</w:t>
      </w:r>
      <w:r w:rsidRPr="004744AB">
        <w:rPr>
          <w:rFonts w:ascii="Helvetica" w:hAnsi="Helvetica"/>
          <w:sz w:val="22"/>
          <w:szCs w:val="22"/>
        </w:rPr>
        <w:t xml:space="preserve">eling was conducted in R </w:t>
      </w:r>
      <w:r w:rsidR="00A55FBE">
        <w:rPr>
          <w:rFonts w:ascii="Helvetica" w:hAnsi="Helvetica"/>
          <w:sz w:val="22"/>
          <w:szCs w:val="22"/>
        </w:rPr>
        <w:t>4.0.3</w:t>
      </w:r>
      <w:r w:rsidRPr="004744AB">
        <w:rPr>
          <w:rFonts w:ascii="Helvetica" w:hAnsi="Helvetica"/>
          <w:sz w:val="22"/>
          <w:szCs w:val="22"/>
        </w:rPr>
        <w:t xml:space="preserve"> </w:t>
      </w:r>
      <w:r w:rsidR="00685D99">
        <w:rPr>
          <w:rFonts w:ascii="Helvetica" w:hAnsi="Helvetica"/>
          <w:sz w:val="22"/>
          <w:szCs w:val="22"/>
        </w:rPr>
        <w:fldChar w:fldCharType="begin"/>
      </w:r>
      <w:r w:rsidR="00796EE0">
        <w:rPr>
          <w:rFonts w:ascii="Helvetica" w:hAnsi="Helvetica"/>
          <w:sz w:val="22"/>
          <w:szCs w:val="22"/>
        </w:rPr>
        <w:instrText xml:space="preserve"> ADDIN EN.CITE &lt;EndNote&gt;&lt;Cite&gt;&lt;Author&gt;R Development Core Team&lt;/Author&gt;&lt;Year&gt;2018&lt;/Year&gt;&lt;IDText&gt;R: A Language and Environment fo Statistical Computing&lt;/IDText&gt;&lt;DisplayText&gt;(11)&lt;/DisplayText&gt;&lt;record&gt;&lt;urls&gt;&lt;related-urls&gt;&lt;url&gt;&lt;style face="underline" font="default" size="100%"&gt;http:// www.R-project.org&lt;/style&gt;&lt;/url&gt;&lt;/related-urls&gt;&lt;/urls&gt;&lt;isbn&gt;3-900051-07-0&lt;/isbn&gt;&lt;titles&gt;&lt;title&gt;R: A Language and Environment fo Statistical Computing&lt;/title&gt;&lt;/titles&gt;&lt;contributors&gt;&lt;authors&gt;&lt;author&gt;R Development Core Team,&lt;/author&gt;&lt;/authors&gt;&lt;/contributors&gt;&lt;edition&gt;3.5.1&lt;/edition&gt;&lt;added-date format="utc"&gt;1588112790&lt;/added-date&gt;&lt;pub-location&gt;Vienna, Austria&lt;/pub-location&gt;&lt;ref-type name="Computer Program"&gt;9&lt;/ref-type&gt;&lt;dates&gt;&lt;year&gt;2018&lt;/year&gt;&lt;/dates&gt;&lt;rec-number&gt;4604&lt;/rec-number&gt;&lt;publisher&gt;R Foundation for Statistical Computing&lt;/publisher&gt;&lt;last-updated-date format="utc"&gt;1588112790&lt;/last-updated-date&gt;&lt;/record&gt;&lt;/Cite&gt;&lt;/EndNote&gt;</w:instrText>
      </w:r>
      <w:r w:rsidR="00685D99">
        <w:rPr>
          <w:rFonts w:ascii="Helvetica" w:hAnsi="Helvetica"/>
          <w:sz w:val="22"/>
          <w:szCs w:val="22"/>
        </w:rPr>
        <w:fldChar w:fldCharType="separate"/>
      </w:r>
      <w:r w:rsidR="00796EE0">
        <w:rPr>
          <w:rFonts w:ascii="Helvetica" w:hAnsi="Helvetica"/>
          <w:noProof/>
          <w:sz w:val="22"/>
          <w:szCs w:val="22"/>
        </w:rPr>
        <w:t>(11)</w:t>
      </w:r>
      <w:r w:rsidR="00685D99">
        <w:rPr>
          <w:rFonts w:ascii="Helvetica" w:hAnsi="Helvetica"/>
          <w:sz w:val="22"/>
          <w:szCs w:val="22"/>
        </w:rPr>
        <w:fldChar w:fldCharType="end"/>
      </w:r>
      <w:r w:rsidRPr="004744AB">
        <w:rPr>
          <w:rFonts w:ascii="Helvetica" w:hAnsi="Helvetica"/>
          <w:sz w:val="22"/>
          <w:szCs w:val="22"/>
        </w:rPr>
        <w:t xml:space="preserve">, and all code is available through a public </w:t>
      </w:r>
      <w:r w:rsidR="00F533ED" w:rsidRPr="004744AB">
        <w:rPr>
          <w:rFonts w:ascii="Helvetica" w:hAnsi="Helvetica"/>
          <w:sz w:val="22"/>
          <w:szCs w:val="22"/>
        </w:rPr>
        <w:t>GitHub</w:t>
      </w:r>
      <w:r w:rsidRPr="004744AB">
        <w:rPr>
          <w:rFonts w:ascii="Helvetica" w:hAnsi="Helvetica"/>
          <w:sz w:val="22"/>
          <w:szCs w:val="22"/>
        </w:rPr>
        <w:t xml:space="preserve"> repository here: </w:t>
      </w:r>
      <w:hyperlink r:id="rId20" w:history="1">
        <w:r w:rsidRPr="00D13868">
          <w:rPr>
            <w:rStyle w:val="Hyperlink"/>
            <w:rFonts w:ascii="Helvetica" w:hAnsi="Helvetica"/>
            <w:sz w:val="22"/>
            <w:szCs w:val="22"/>
          </w:rPr>
          <w:t>https://github.com/stier-lab/stier-2019-value-of-information</w:t>
        </w:r>
      </w:hyperlink>
      <w:r w:rsidR="00F533ED">
        <w:rPr>
          <w:rFonts w:ascii="Helvetica" w:hAnsi="Helvetica"/>
          <w:sz w:val="22"/>
          <w:szCs w:val="22"/>
        </w:rPr>
        <w:t xml:space="preserve"> .</w:t>
      </w:r>
    </w:p>
    <w:p w14:paraId="78063448" w14:textId="77777777" w:rsidR="00BA3468" w:rsidRPr="003805EE" w:rsidRDefault="00BA3468" w:rsidP="00D13868">
      <w:pPr>
        <w:rPr>
          <w:rFonts w:ascii="Helvetica" w:hAnsi="Helvetica"/>
          <w:b/>
          <w:sz w:val="22"/>
          <w:szCs w:val="22"/>
        </w:rPr>
      </w:pPr>
    </w:p>
    <w:p w14:paraId="2110B268" w14:textId="5A057EDF" w:rsidR="00767630" w:rsidRDefault="001477DE">
      <w:pPr>
        <w:rPr>
          <w:rFonts w:ascii="Helvetica" w:hAnsi="Helvetica"/>
          <w:b/>
          <w:sz w:val="22"/>
          <w:szCs w:val="22"/>
        </w:rPr>
      </w:pPr>
      <w:r w:rsidRPr="003805EE">
        <w:rPr>
          <w:rFonts w:ascii="Helvetica" w:hAnsi="Helvetica"/>
          <w:b/>
          <w:sz w:val="22"/>
          <w:szCs w:val="22"/>
        </w:rPr>
        <w:t>SCENARIO</w:t>
      </w:r>
      <w:r w:rsidR="00173FA2" w:rsidRPr="003805EE">
        <w:rPr>
          <w:rFonts w:ascii="Helvetica" w:hAnsi="Helvetica"/>
          <w:b/>
          <w:sz w:val="22"/>
          <w:szCs w:val="22"/>
        </w:rPr>
        <w:t xml:space="preserve"> RESULT</w:t>
      </w:r>
      <w:r w:rsidRPr="003805EE">
        <w:rPr>
          <w:rFonts w:ascii="Helvetica" w:hAnsi="Helvetica"/>
          <w:b/>
          <w:sz w:val="22"/>
          <w:szCs w:val="22"/>
        </w:rPr>
        <w:t>S</w:t>
      </w:r>
      <w:r w:rsidR="006F314B" w:rsidRPr="003805EE">
        <w:rPr>
          <w:rFonts w:ascii="Helvetica" w:hAnsi="Helvetica"/>
          <w:b/>
          <w:sz w:val="22"/>
          <w:szCs w:val="22"/>
        </w:rPr>
        <w:t xml:space="preserve"> </w:t>
      </w:r>
      <w:r w:rsidR="00995761" w:rsidRPr="003805EE">
        <w:rPr>
          <w:rFonts w:ascii="Helvetica" w:hAnsi="Helvetica"/>
          <w:b/>
          <w:sz w:val="22"/>
          <w:szCs w:val="22"/>
        </w:rPr>
        <w:t xml:space="preserve"> </w:t>
      </w:r>
    </w:p>
    <w:p w14:paraId="1FE10682" w14:textId="428B7A1F" w:rsidR="0079618D" w:rsidRDefault="0079618D">
      <w:pPr>
        <w:rPr>
          <w:rFonts w:ascii="Helvetica" w:hAnsi="Helvetica"/>
          <w:b/>
          <w:sz w:val="22"/>
          <w:szCs w:val="22"/>
        </w:rPr>
      </w:pPr>
    </w:p>
    <w:p w14:paraId="0397E305" w14:textId="50470696" w:rsidR="0079618D" w:rsidRDefault="0079618D" w:rsidP="0079618D">
      <w:pPr>
        <w:tabs>
          <w:tab w:val="left" w:pos="2760"/>
        </w:tabs>
        <w:rPr>
          <w:rFonts w:ascii="Helvetica" w:hAnsi="Helvetica"/>
          <w:i/>
          <w:sz w:val="22"/>
          <w:szCs w:val="22"/>
        </w:rPr>
      </w:pPr>
      <w:commentRangeStart w:id="20"/>
      <w:del w:id="21" w:author="Megsie Siple" w:date="2021-02-04T16:58:00Z">
        <w:r w:rsidRPr="003805EE" w:rsidDel="00E218EF">
          <w:rPr>
            <w:rFonts w:ascii="Helvetica" w:hAnsi="Helvetica"/>
            <w:i/>
            <w:sz w:val="22"/>
            <w:szCs w:val="22"/>
          </w:rPr>
          <w:delText>Basic Model Dynamics</w:delText>
        </w:r>
      </w:del>
      <w:ins w:id="22" w:author="jameal samhouri" w:date="2021-02-02T12:39:00Z">
        <w:del w:id="23" w:author="Megsie Siple" w:date="2021-02-04T16:58:00Z">
          <w:r w:rsidDel="00E218EF">
            <w:rPr>
              <w:rFonts w:ascii="Helvetica" w:hAnsi="Helvetica"/>
              <w:i/>
              <w:sz w:val="22"/>
              <w:szCs w:val="22"/>
            </w:rPr>
            <w:delText>--</w:delText>
          </w:r>
        </w:del>
      </w:ins>
      <w:ins w:id="24" w:author="Megsie Siple" w:date="2021-02-04T16:58:00Z">
        <w:r>
          <w:rPr>
            <w:rFonts w:ascii="Helvetica" w:hAnsi="Helvetica"/>
            <w:i/>
            <w:sz w:val="22"/>
            <w:szCs w:val="22"/>
          </w:rPr>
          <w:t>Simulation</w:t>
        </w:r>
      </w:ins>
      <w:ins w:id="25" w:author="jameal samhouri" w:date="2021-02-02T12:39:00Z">
        <w:r>
          <w:rPr>
            <w:rFonts w:ascii="Helvetica" w:hAnsi="Helvetica"/>
            <w:i/>
            <w:sz w:val="22"/>
            <w:szCs w:val="22"/>
          </w:rPr>
          <w:t xml:space="preserve"> </w:t>
        </w:r>
        <w:commentRangeStart w:id="26"/>
        <w:r>
          <w:rPr>
            <w:rFonts w:ascii="Helvetica" w:hAnsi="Helvetica"/>
            <w:i/>
            <w:sz w:val="22"/>
            <w:szCs w:val="22"/>
          </w:rPr>
          <w:t>Results</w:t>
        </w:r>
        <w:commentRangeEnd w:id="20"/>
        <w:r>
          <w:rPr>
            <w:rStyle w:val="CommentReference"/>
            <w:rFonts w:asciiTheme="minorHAnsi" w:eastAsiaTheme="minorEastAsia" w:hAnsiTheme="minorHAnsi" w:cstheme="minorBidi"/>
            <w:lang w:eastAsia="ja-JP"/>
          </w:rPr>
          <w:commentReference w:id="20"/>
        </w:r>
      </w:ins>
      <w:commentRangeEnd w:id="26"/>
      <w:r>
        <w:rPr>
          <w:rStyle w:val="CommentReference"/>
          <w:rFonts w:asciiTheme="minorHAnsi" w:eastAsiaTheme="minorEastAsia" w:hAnsiTheme="minorHAnsi" w:cstheme="minorBidi"/>
          <w:lang w:eastAsia="ja-JP"/>
        </w:rPr>
        <w:commentReference w:id="26"/>
      </w:r>
    </w:p>
    <w:p w14:paraId="4FD48088" w14:textId="77777777" w:rsidR="00A2253D" w:rsidDel="00E218EF" w:rsidRDefault="00A2253D" w:rsidP="0079618D">
      <w:pPr>
        <w:tabs>
          <w:tab w:val="left" w:pos="2760"/>
        </w:tabs>
        <w:rPr>
          <w:del w:id="27" w:author="Megsie Siple" w:date="2021-02-04T16:58:00Z"/>
          <w:rFonts w:ascii="Helvetica" w:hAnsi="Helvetica"/>
          <w:i/>
          <w:sz w:val="22"/>
          <w:szCs w:val="22"/>
        </w:rPr>
      </w:pPr>
    </w:p>
    <w:p w14:paraId="74ECF335" w14:textId="77777777" w:rsidR="0079618D" w:rsidRPr="003805EE" w:rsidRDefault="0079618D" w:rsidP="0079618D">
      <w:pPr>
        <w:tabs>
          <w:tab w:val="left" w:pos="2760"/>
        </w:tabs>
        <w:rPr>
          <w:rFonts w:ascii="Helvetica" w:hAnsi="Helvetica"/>
          <w:i/>
          <w:sz w:val="22"/>
          <w:szCs w:val="22"/>
        </w:rPr>
      </w:pPr>
    </w:p>
    <w:p w14:paraId="7BD8D345" w14:textId="4272749C" w:rsidR="0079618D" w:rsidRPr="00A2253D" w:rsidRDefault="0079618D">
      <w:pPr>
        <w:rPr>
          <w:rFonts w:ascii="Helvetica" w:hAnsi="Helvetica"/>
          <w:sz w:val="22"/>
          <w:szCs w:val="22"/>
        </w:rPr>
      </w:pPr>
      <w:r>
        <w:rPr>
          <w:rFonts w:ascii="Helvetica" w:hAnsi="Helvetica"/>
          <w:sz w:val="22"/>
          <w:szCs w:val="22"/>
        </w:rPr>
        <w:lastRenderedPageBreak/>
        <w:t>Populations with lower monitoring precision are more volatile through time and more likely to spend time at low biomass and categorized as “overfished” (Fig. 1). Th</w:t>
      </w:r>
      <w:del w:id="28" w:author="jameal samhouri" w:date="2021-02-02T12:45:00Z">
        <w:r w:rsidDel="00312763">
          <w:rPr>
            <w:rFonts w:ascii="Helvetica" w:hAnsi="Helvetica"/>
            <w:sz w:val="22"/>
            <w:szCs w:val="22"/>
          </w:rPr>
          <w:delText>is is</w:delText>
        </w:r>
      </w:del>
      <w:ins w:id="29" w:author="jameal samhouri" w:date="2021-02-02T12:45:00Z">
        <w:r>
          <w:rPr>
            <w:rFonts w:ascii="Helvetica" w:hAnsi="Helvetica"/>
            <w:sz w:val="22"/>
            <w:szCs w:val="22"/>
          </w:rPr>
          <w:t>ese conditions arise</w:t>
        </w:r>
      </w:ins>
      <w:r>
        <w:rPr>
          <w:rFonts w:ascii="Helvetica" w:hAnsi="Helvetica"/>
          <w:sz w:val="22"/>
          <w:szCs w:val="22"/>
        </w:rPr>
        <w:t xml:space="preserve"> because low monitoring effort leads to imprecise estimates of true biomass</w:t>
      </w:r>
      <w:ins w:id="30" w:author="jameal samhouri" w:date="2021-02-02T12:45:00Z">
        <w:r>
          <w:rPr>
            <w:rFonts w:ascii="Helvetica" w:hAnsi="Helvetica"/>
            <w:sz w:val="22"/>
            <w:szCs w:val="22"/>
          </w:rPr>
          <w:t>,</w:t>
        </w:r>
      </w:ins>
      <w:r>
        <w:rPr>
          <w:rFonts w:ascii="Helvetica" w:hAnsi="Helvetica"/>
          <w:sz w:val="22"/>
          <w:szCs w:val="22"/>
        </w:rPr>
        <w:t xml:space="preserve"> which causes the population to experience frequent under</w:t>
      </w:r>
      <w:ins w:id="31" w:author="jameal samhouri" w:date="2021-02-02T12:40:00Z">
        <w:r>
          <w:rPr>
            <w:rFonts w:ascii="Helvetica" w:hAnsi="Helvetica"/>
            <w:sz w:val="22"/>
            <w:szCs w:val="22"/>
          </w:rPr>
          <w:t>-</w:t>
        </w:r>
      </w:ins>
      <w:r>
        <w:rPr>
          <w:rFonts w:ascii="Helvetica" w:hAnsi="Helvetica"/>
          <w:sz w:val="22"/>
          <w:szCs w:val="22"/>
        </w:rPr>
        <w:t xml:space="preserve"> and </w:t>
      </w:r>
      <w:del w:id="32" w:author="jameal samhouri" w:date="2021-02-02T12:40:00Z">
        <w:r w:rsidDel="00312763">
          <w:rPr>
            <w:rFonts w:ascii="Helvetica" w:hAnsi="Helvetica"/>
            <w:sz w:val="22"/>
            <w:szCs w:val="22"/>
          </w:rPr>
          <w:delText xml:space="preserve">over </w:delText>
        </w:r>
      </w:del>
      <w:ins w:id="33" w:author="jameal samhouri" w:date="2021-02-02T12:40:00Z">
        <w:r>
          <w:rPr>
            <w:rFonts w:ascii="Helvetica" w:hAnsi="Helvetica"/>
            <w:sz w:val="22"/>
            <w:szCs w:val="22"/>
          </w:rPr>
          <w:t>over-</w:t>
        </w:r>
      </w:ins>
      <w:r>
        <w:rPr>
          <w:rFonts w:ascii="Helvetica" w:hAnsi="Helvetica"/>
          <w:sz w:val="22"/>
          <w:szCs w:val="22"/>
        </w:rPr>
        <w:t>harvesting. As a consequence, t</w:t>
      </w:r>
      <w:r w:rsidRPr="003805EE">
        <w:rPr>
          <w:rFonts w:ascii="Helvetica" w:hAnsi="Helvetica"/>
          <w:sz w:val="22"/>
          <w:szCs w:val="22"/>
        </w:rPr>
        <w:t xml:space="preserve">he resource </w:t>
      </w:r>
      <w:commentRangeStart w:id="34"/>
      <w:r w:rsidRPr="003805EE">
        <w:rPr>
          <w:rFonts w:ascii="Helvetica" w:hAnsi="Helvetica"/>
          <w:sz w:val="22"/>
          <w:szCs w:val="22"/>
        </w:rPr>
        <w:t xml:space="preserve">was </w:t>
      </w:r>
      <w:commentRangeEnd w:id="34"/>
      <w:r>
        <w:rPr>
          <w:rStyle w:val="CommentReference"/>
          <w:rFonts w:asciiTheme="minorHAnsi" w:eastAsiaTheme="minorEastAsia" w:hAnsiTheme="minorHAnsi" w:cstheme="minorBidi"/>
          <w:lang w:eastAsia="ja-JP"/>
        </w:rPr>
        <w:commentReference w:id="34"/>
      </w:r>
      <w:r w:rsidRPr="003805EE">
        <w:rPr>
          <w:rFonts w:ascii="Helvetica" w:hAnsi="Helvetica"/>
          <w:sz w:val="22"/>
          <w:szCs w:val="22"/>
        </w:rPr>
        <w:t xml:space="preserve">most likely to cross </w:t>
      </w:r>
      <w:r>
        <w:rPr>
          <w:rFonts w:ascii="Helvetica" w:hAnsi="Helvetica"/>
          <w:sz w:val="22"/>
          <w:szCs w:val="22"/>
        </w:rPr>
        <w:t>a critical threshold</w:t>
      </w:r>
      <w:r w:rsidRPr="003805EE">
        <w:rPr>
          <w:rFonts w:ascii="Helvetica" w:hAnsi="Helvetica"/>
          <w:sz w:val="22"/>
          <w:szCs w:val="22"/>
        </w:rPr>
        <w:t xml:space="preserve"> at high harvest rates and under low monitoring precision</w:t>
      </w:r>
      <w:r>
        <w:rPr>
          <w:rFonts w:ascii="Helvetica" w:hAnsi="Helvetica"/>
          <w:sz w:val="22"/>
          <w:szCs w:val="22"/>
        </w:rPr>
        <w:t xml:space="preserve"> (Fig 2a)</w:t>
      </w:r>
      <w:r w:rsidRPr="003805EE">
        <w:rPr>
          <w:rFonts w:ascii="Helvetica" w:hAnsi="Helvetica"/>
          <w:sz w:val="22"/>
          <w:szCs w:val="22"/>
        </w:rPr>
        <w:t xml:space="preserve">. Furthermore, </w:t>
      </w:r>
      <w:del w:id="35" w:author="jameal samhouri" w:date="2021-02-02T12:46:00Z">
        <w:r w:rsidDel="00312763">
          <w:rPr>
            <w:rFonts w:ascii="Helvetica" w:hAnsi="Helvetica"/>
            <w:sz w:val="22"/>
            <w:szCs w:val="22"/>
          </w:rPr>
          <w:delText xml:space="preserve">these </w:delText>
        </w:r>
      </w:del>
      <w:r>
        <w:rPr>
          <w:rFonts w:ascii="Helvetica" w:hAnsi="Helvetica"/>
          <w:sz w:val="22"/>
          <w:szCs w:val="22"/>
        </w:rPr>
        <w:t>over</w:t>
      </w:r>
      <w:ins w:id="36" w:author="jameal samhouri" w:date="2021-02-02T12:46:00Z">
        <w:r>
          <w:rPr>
            <w:rFonts w:ascii="Helvetica" w:hAnsi="Helvetica"/>
            <w:sz w:val="22"/>
            <w:szCs w:val="22"/>
          </w:rPr>
          <w:t>-</w:t>
        </w:r>
      </w:ins>
      <w:r>
        <w:rPr>
          <w:rFonts w:ascii="Helvetica" w:hAnsi="Helvetica"/>
          <w:sz w:val="22"/>
          <w:szCs w:val="22"/>
        </w:rPr>
        <w:t xml:space="preserve"> and under</w:t>
      </w:r>
      <w:ins w:id="37" w:author="jameal samhouri" w:date="2021-02-02T12:46:00Z">
        <w:r>
          <w:rPr>
            <w:rFonts w:ascii="Helvetica" w:hAnsi="Helvetica"/>
            <w:sz w:val="22"/>
            <w:szCs w:val="22"/>
          </w:rPr>
          <w:t>-</w:t>
        </w:r>
      </w:ins>
      <w:r>
        <w:rPr>
          <w:rFonts w:ascii="Helvetica" w:hAnsi="Helvetica"/>
          <w:sz w:val="22"/>
          <w:szCs w:val="22"/>
        </w:rPr>
        <w:t xml:space="preserve">estimates of the resource abundance </w:t>
      </w:r>
      <w:ins w:id="38" w:author="jameal samhouri" w:date="2021-02-02T12:46:00Z">
        <w:r>
          <w:rPr>
            <w:rFonts w:ascii="Helvetica" w:hAnsi="Helvetica"/>
            <w:sz w:val="22"/>
            <w:szCs w:val="22"/>
          </w:rPr>
          <w:t xml:space="preserve">due to low monitoring precision (CV = 0.5) </w:t>
        </w:r>
      </w:ins>
      <w:r>
        <w:rPr>
          <w:rFonts w:ascii="Helvetica" w:hAnsi="Helvetica"/>
          <w:sz w:val="22"/>
          <w:szCs w:val="22"/>
        </w:rPr>
        <w:t>lead to economic inefficiencies</w:t>
      </w:r>
      <w:del w:id="39" w:author="jameal samhouri" w:date="2021-02-02T12:46:00Z">
        <w:r w:rsidDel="00312763">
          <w:rPr>
            <w:rFonts w:ascii="Helvetica" w:hAnsi="Helvetica"/>
            <w:sz w:val="22"/>
            <w:szCs w:val="22"/>
          </w:rPr>
          <w:delText xml:space="preserve">, where </w:delText>
        </w:r>
        <w:r w:rsidRPr="003805EE" w:rsidDel="00312763">
          <w:rPr>
            <w:rFonts w:ascii="Helvetica" w:hAnsi="Helvetica"/>
            <w:sz w:val="22"/>
            <w:szCs w:val="22"/>
          </w:rPr>
          <w:delText>the n</w:delText>
        </w:r>
      </w:del>
      <w:ins w:id="40" w:author="jameal samhouri" w:date="2021-02-02T12:46:00Z">
        <w:r>
          <w:rPr>
            <w:rFonts w:ascii="Helvetica" w:hAnsi="Helvetica"/>
            <w:sz w:val="22"/>
            <w:szCs w:val="22"/>
          </w:rPr>
          <w:t>. N</w:t>
        </w:r>
      </w:ins>
      <w:r w:rsidRPr="003805EE">
        <w:rPr>
          <w:rFonts w:ascii="Helvetica" w:hAnsi="Helvetica"/>
          <w:sz w:val="22"/>
          <w:szCs w:val="22"/>
        </w:rPr>
        <w:t xml:space="preserve">et present value of a resource </w:t>
      </w:r>
      <w:r>
        <w:rPr>
          <w:rFonts w:ascii="Helvetica" w:hAnsi="Helvetica"/>
          <w:sz w:val="22"/>
          <w:szCs w:val="22"/>
        </w:rPr>
        <w:t>is</w:t>
      </w:r>
      <w:r w:rsidRPr="003805EE">
        <w:rPr>
          <w:rFonts w:ascii="Helvetica" w:hAnsi="Helvetica"/>
          <w:sz w:val="22"/>
          <w:szCs w:val="22"/>
        </w:rPr>
        <w:t xml:space="preserve"> highest when monitoring precision </w:t>
      </w:r>
      <w:r>
        <w:rPr>
          <w:rFonts w:ascii="Helvetica" w:hAnsi="Helvetica"/>
          <w:sz w:val="22"/>
          <w:szCs w:val="22"/>
        </w:rPr>
        <w:t>is</w:t>
      </w:r>
      <w:r w:rsidRPr="003805EE">
        <w:rPr>
          <w:rFonts w:ascii="Helvetica" w:hAnsi="Helvetica"/>
          <w:sz w:val="22"/>
          <w:szCs w:val="22"/>
        </w:rPr>
        <w:t xml:space="preserve"> high</w:t>
      </w:r>
      <w:r>
        <w:rPr>
          <w:rFonts w:ascii="Helvetica" w:hAnsi="Helvetica"/>
          <w:sz w:val="22"/>
          <w:szCs w:val="22"/>
        </w:rPr>
        <w:t xml:space="preserve"> (CV = 0.1)</w:t>
      </w:r>
      <w:r w:rsidRPr="003805EE">
        <w:rPr>
          <w:rFonts w:ascii="Helvetica" w:hAnsi="Helvetica"/>
          <w:sz w:val="22"/>
          <w:szCs w:val="22"/>
        </w:rPr>
        <w:t xml:space="preserve">, and harvest pressure </w:t>
      </w:r>
      <w:r>
        <w:rPr>
          <w:rFonts w:ascii="Helvetica" w:hAnsi="Helvetica"/>
          <w:sz w:val="22"/>
          <w:szCs w:val="22"/>
        </w:rPr>
        <w:t>is</w:t>
      </w:r>
      <w:r w:rsidRPr="003805EE">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(Fig 2b)</w:t>
      </w:r>
      <w:r w:rsidRPr="003805EE">
        <w:rPr>
          <w:rFonts w:ascii="Helvetica" w:hAnsi="Helvetica"/>
          <w:sz w:val="22"/>
          <w:szCs w:val="22"/>
        </w:rPr>
        <w:t xml:space="preserve">. </w:t>
      </w:r>
      <w:del w:id="41" w:author="jameal samhouri" w:date="2021-02-02T12:46:00Z">
        <w:r w:rsidRPr="003805EE" w:rsidDel="00312763">
          <w:rPr>
            <w:rFonts w:ascii="Helvetica" w:hAnsi="Helvetica"/>
            <w:sz w:val="22"/>
            <w:szCs w:val="22"/>
          </w:rPr>
          <w:delText>This was because h</w:delText>
        </w:r>
      </w:del>
      <w:ins w:id="42" w:author="jameal samhouri" w:date="2021-02-02T12:46:00Z">
        <w:r>
          <w:rPr>
            <w:rFonts w:ascii="Helvetica" w:hAnsi="Helvetica"/>
            <w:sz w:val="22"/>
            <w:szCs w:val="22"/>
          </w:rPr>
          <w:t>H</w:t>
        </w:r>
      </w:ins>
      <w:r w:rsidRPr="003805EE">
        <w:rPr>
          <w:rFonts w:ascii="Helvetica" w:hAnsi="Helvetica"/>
          <w:sz w:val="22"/>
          <w:szCs w:val="22"/>
        </w:rPr>
        <w:t>igh</w:t>
      </w:r>
      <w:ins w:id="43" w:author="Megsie Siple" w:date="2021-02-04T16:58:00Z">
        <w:r>
          <w:rPr>
            <w:rFonts w:ascii="Helvetica" w:hAnsi="Helvetica"/>
            <w:sz w:val="22"/>
            <w:szCs w:val="22"/>
          </w:rPr>
          <w:t>-</w:t>
        </w:r>
      </w:ins>
      <w:del w:id="44" w:author="Megsie Siple" w:date="2021-02-04T16:58:00Z">
        <w:r w:rsidRPr="003805EE" w:rsidDel="00E218EF">
          <w:rPr>
            <w:rFonts w:ascii="Helvetica" w:hAnsi="Helvetica"/>
            <w:sz w:val="22"/>
            <w:szCs w:val="22"/>
          </w:rPr>
          <w:delText xml:space="preserve"> </w:delText>
        </w:r>
      </w:del>
      <w:r w:rsidRPr="003805EE">
        <w:rPr>
          <w:rFonts w:ascii="Helvetica" w:hAnsi="Helvetica"/>
          <w:sz w:val="22"/>
          <w:szCs w:val="22"/>
        </w:rPr>
        <w:t xml:space="preserve">precision monitoring allowed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which maximized population growth and yield. The benefits of high monitoring precision (i.e., CV = 0.1 relative to CV = 0.5) were minimal when the maximum harvest rate was low, but increased as harvest rate exceeded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xml:space="preserve">. The benefits of high monitoring precision increased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3805EE">
        <w:rPr>
          <w:rFonts w:ascii="Helvetica" w:hAnsi="Helvetica"/>
          <w:sz w:val="22"/>
          <w:szCs w:val="22"/>
        </w:rPr>
        <w:t xml:space="preserve"> and stabilized but remained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w:t>
      </w:r>
      <w:r w:rsidRPr="003805EE">
        <w:rPr>
          <w:rFonts w:ascii="Helvetica" w:hAnsi="Helvetica"/>
          <w:sz w:val="22"/>
          <w:szCs w:val="22"/>
        </w:rPr>
        <w:t xml:space="preserve"> </w:t>
      </w:r>
    </w:p>
    <w:p w14:paraId="5C066073" w14:textId="77777777" w:rsidR="000B362E" w:rsidRPr="003805EE" w:rsidRDefault="000B362E" w:rsidP="00D13868">
      <w:pPr>
        <w:rPr>
          <w:rFonts w:ascii="Helvetica" w:hAnsi="Helvetica"/>
          <w:b/>
          <w:sz w:val="22"/>
          <w:szCs w:val="22"/>
        </w:rPr>
      </w:pPr>
    </w:p>
    <w:p w14:paraId="42289513" w14:textId="3D40DAA6" w:rsidR="00726D79" w:rsidRPr="003805EE" w:rsidRDefault="00D40542" w:rsidP="00D13868">
      <w:pPr>
        <w:rPr>
          <w:rFonts w:ascii="Helvetica" w:hAnsi="Helvetica"/>
          <w:i/>
          <w:sz w:val="22"/>
          <w:szCs w:val="22"/>
        </w:rPr>
      </w:pPr>
      <w:r w:rsidRPr="003805EE">
        <w:rPr>
          <w:rFonts w:ascii="Helvetica" w:hAnsi="Helvetica"/>
          <w:i/>
          <w:sz w:val="22"/>
          <w:szCs w:val="22"/>
        </w:rPr>
        <w:t xml:space="preserve">Does the value of monitoring increase with </w:t>
      </w:r>
      <w:r w:rsidR="00541F1F">
        <w:rPr>
          <w:rFonts w:ascii="Helvetica" w:hAnsi="Helvetica"/>
          <w:i/>
          <w:sz w:val="22"/>
          <w:szCs w:val="22"/>
        </w:rPr>
        <w:t xml:space="preserve">higher </w:t>
      </w:r>
      <w:r w:rsidRPr="003805EE">
        <w:rPr>
          <w:rFonts w:ascii="Helvetica" w:hAnsi="Helvetica"/>
          <w:i/>
          <w:sz w:val="22"/>
          <w:szCs w:val="22"/>
        </w:rPr>
        <w:t>proximity to</w:t>
      </w:r>
      <w:r w:rsidR="00963D6B" w:rsidRPr="003805EE">
        <w:rPr>
          <w:rFonts w:ascii="Helvetica" w:hAnsi="Helvetica"/>
          <w:i/>
          <w:sz w:val="22"/>
          <w:szCs w:val="22"/>
        </w:rPr>
        <w:t xml:space="preserve"> a</w:t>
      </w:r>
      <w:r w:rsidRPr="003805EE">
        <w:rPr>
          <w:rFonts w:ascii="Helvetica" w:hAnsi="Helvetica"/>
          <w:i/>
          <w:sz w:val="22"/>
          <w:szCs w:val="22"/>
        </w:rPr>
        <w:t xml:space="preserve"> tipping point</w:t>
      </w:r>
      <w:r w:rsidR="00726D79" w:rsidRPr="003805EE">
        <w:rPr>
          <w:rFonts w:ascii="Helvetica" w:hAnsi="Helvetica"/>
          <w:i/>
          <w:sz w:val="22"/>
          <w:szCs w:val="22"/>
        </w:rPr>
        <w:t>?</w:t>
      </w:r>
      <w:r w:rsidR="00D67085">
        <w:rPr>
          <w:rFonts w:ascii="Helvetica" w:hAnsi="Helvetica"/>
          <w:i/>
          <w:sz w:val="22"/>
          <w:szCs w:val="22"/>
        </w:rPr>
        <w:t xml:space="preserve"> If not, why?</w:t>
      </w:r>
    </w:p>
    <w:p w14:paraId="57D369EF" w14:textId="55D0F13B" w:rsidR="00BF53CA" w:rsidRPr="003805EE" w:rsidRDefault="006B7FDF" w:rsidP="00D13868">
      <w:pPr>
        <w:rPr>
          <w:rFonts w:ascii="Helvetica" w:hAnsi="Helvetica"/>
          <w:sz w:val="22"/>
          <w:szCs w:val="22"/>
        </w:rPr>
      </w:pPr>
      <w:r w:rsidRPr="003805EE">
        <w:rPr>
          <w:rFonts w:ascii="Helvetica" w:hAnsi="Helvetica"/>
          <w:sz w:val="22"/>
          <w:szCs w:val="22"/>
        </w:rPr>
        <w:t xml:space="preserve">Our results suggest </w:t>
      </w:r>
      <w:r w:rsidR="00E53A8D">
        <w:rPr>
          <w:rFonts w:ascii="Helvetica" w:hAnsi="Helvetica"/>
          <w:sz w:val="22"/>
          <w:szCs w:val="22"/>
        </w:rPr>
        <w:t xml:space="preserve">higher </w:t>
      </w:r>
      <w:r w:rsidR="0055202A">
        <w:rPr>
          <w:rFonts w:ascii="Helvetica" w:hAnsi="Helvetica"/>
          <w:sz w:val="22"/>
          <w:szCs w:val="22"/>
        </w:rPr>
        <w:t xml:space="preserve">monitoring </w:t>
      </w:r>
      <w:r w:rsidR="00E53A8D">
        <w:rPr>
          <w:rFonts w:ascii="Helvetica" w:hAnsi="Helvetica"/>
          <w:sz w:val="22"/>
          <w:szCs w:val="22"/>
        </w:rPr>
        <w:t>precision always leads to higher economic value</w:t>
      </w:r>
      <w:r w:rsidR="00B066A7">
        <w:rPr>
          <w:rFonts w:ascii="Helvetica" w:hAnsi="Helvetica"/>
          <w:sz w:val="22"/>
          <w:szCs w:val="22"/>
        </w:rPr>
        <w:t xml:space="preserve"> </w:t>
      </w:r>
      <w:r w:rsidR="00AA4820">
        <w:rPr>
          <w:rFonts w:ascii="Helvetica" w:hAnsi="Helvetica"/>
          <w:sz w:val="22"/>
          <w:szCs w:val="22"/>
        </w:rPr>
        <w:t xml:space="preserve">than low precision monitoring </w:t>
      </w:r>
      <w:r w:rsidR="00B066A7">
        <w:rPr>
          <w:rFonts w:ascii="Helvetica" w:hAnsi="Helvetica"/>
          <w:sz w:val="22"/>
          <w:szCs w:val="22"/>
        </w:rPr>
        <w:t xml:space="preserve">(Fig. </w:t>
      </w:r>
      <w:r w:rsidR="00E56DF6">
        <w:rPr>
          <w:rFonts w:ascii="Helvetica" w:hAnsi="Helvetica"/>
          <w:sz w:val="22"/>
          <w:szCs w:val="22"/>
        </w:rPr>
        <w:t>3</w:t>
      </w:r>
      <w:r w:rsidR="00B066A7">
        <w:rPr>
          <w:rFonts w:ascii="Helvetica" w:hAnsi="Helvetica"/>
          <w:sz w:val="22"/>
          <w:szCs w:val="22"/>
        </w:rPr>
        <w:t>)</w:t>
      </w:r>
      <w:r w:rsidR="00E53A8D">
        <w:rPr>
          <w:rFonts w:ascii="Helvetica" w:hAnsi="Helvetica"/>
          <w:sz w:val="22"/>
          <w:szCs w:val="22"/>
        </w:rPr>
        <w:t xml:space="preserve">. However, the return on very precise monitoring investment is low when harvest rates are very low, because low harvest rates are </w:t>
      </w:r>
      <w:r w:rsidR="00B066A7">
        <w:rPr>
          <w:rFonts w:ascii="Helvetica" w:hAnsi="Helvetica"/>
          <w:sz w:val="22"/>
          <w:szCs w:val="22"/>
        </w:rPr>
        <w:t>typically associated with very high biomass</w:t>
      </w:r>
      <w:r w:rsidR="00E56DF6">
        <w:rPr>
          <w:rFonts w:ascii="Helvetica" w:hAnsi="Helvetica"/>
          <w:sz w:val="22"/>
          <w:szCs w:val="22"/>
        </w:rPr>
        <w:t>.</w:t>
      </w:r>
      <w:r w:rsidR="00B066A7">
        <w:rPr>
          <w:rFonts w:ascii="Helvetica" w:hAnsi="Helvetica"/>
          <w:sz w:val="22"/>
          <w:szCs w:val="22"/>
        </w:rPr>
        <w:t xml:space="preserve"> </w:t>
      </w:r>
      <w:r w:rsidR="00E56DF6">
        <w:rPr>
          <w:rFonts w:ascii="Helvetica" w:hAnsi="Helvetica"/>
          <w:sz w:val="22"/>
          <w:szCs w:val="22"/>
        </w:rPr>
        <w:t>E</w:t>
      </w:r>
      <w:r w:rsidR="00B066A7">
        <w:rPr>
          <w:rFonts w:ascii="Helvetica" w:hAnsi="Helvetica"/>
          <w:sz w:val="22"/>
          <w:szCs w:val="22"/>
        </w:rPr>
        <w:t xml:space="preserve">ven when monitoring is imprecise, </w:t>
      </w:r>
      <w:r w:rsidR="00E56DF6">
        <w:rPr>
          <w:rFonts w:ascii="Helvetica" w:hAnsi="Helvetica"/>
          <w:sz w:val="22"/>
          <w:szCs w:val="22"/>
        </w:rPr>
        <w:t xml:space="preserve">very </w:t>
      </w:r>
      <w:r w:rsidR="00B066A7">
        <w:rPr>
          <w:rFonts w:ascii="Helvetica" w:hAnsi="Helvetica"/>
          <w:sz w:val="22"/>
          <w:szCs w:val="22"/>
        </w:rPr>
        <w:t xml:space="preserve">conservative harvest rates </w:t>
      </w:r>
      <w:r w:rsidR="00E56DF6">
        <w:rPr>
          <w:rFonts w:ascii="Helvetica" w:hAnsi="Helvetica"/>
          <w:sz w:val="22"/>
          <w:szCs w:val="22"/>
        </w:rPr>
        <w:t xml:space="preserve">still </w:t>
      </w:r>
      <w:r w:rsidR="00B066A7">
        <w:rPr>
          <w:rFonts w:ascii="Helvetica" w:hAnsi="Helvetica"/>
          <w:sz w:val="22"/>
          <w:szCs w:val="22"/>
        </w:rPr>
        <w:t>lead to very high relative resource biomass through time. The value of precise monitoring</w:t>
      </w:r>
      <w:r w:rsidR="00E56DF6">
        <w:rPr>
          <w:rFonts w:ascii="Helvetica" w:hAnsi="Helvetica"/>
          <w:sz w:val="22"/>
          <w:szCs w:val="22"/>
        </w:rPr>
        <w:t xml:space="preserve"> increases substantially </w:t>
      </w:r>
      <w:r w:rsidR="001818F9">
        <w:rPr>
          <w:rFonts w:ascii="Helvetica" w:hAnsi="Helvetica"/>
          <w:sz w:val="22"/>
          <w:szCs w:val="22"/>
        </w:rPr>
        <w:t xml:space="preserve">as </w:t>
      </w:r>
      <w:r w:rsidR="003A4121">
        <w:rPr>
          <w:rFonts w:ascii="Helvetica" w:hAnsi="Helvetica"/>
          <w:sz w:val="22"/>
          <w:szCs w:val="22"/>
        </w:rPr>
        <w:t>the resource</w:t>
      </w:r>
      <w:r w:rsidR="001818F9">
        <w:rPr>
          <w:rFonts w:ascii="Helvetica" w:hAnsi="Helvetica"/>
          <w:sz w:val="22"/>
          <w:szCs w:val="22"/>
        </w:rPr>
        <w:t xml:space="preserve"> </w:t>
      </w:r>
      <w:r w:rsidR="003A4121">
        <w:rPr>
          <w:rFonts w:ascii="Helvetica" w:hAnsi="Helvetica"/>
          <w:sz w:val="22"/>
          <w:szCs w:val="22"/>
        </w:rPr>
        <w:t>spends increasing amount of time at low biomass and at higher risk of collapse</w:t>
      </w:r>
      <w:r w:rsidR="00E56DF6">
        <w:rPr>
          <w:rFonts w:ascii="Helvetica" w:hAnsi="Helvetica"/>
          <w:sz w:val="22"/>
          <w:szCs w:val="22"/>
        </w:rPr>
        <w:t xml:space="preserve">. </w:t>
      </w:r>
      <w:r w:rsidR="001818F9">
        <w:rPr>
          <w:rFonts w:ascii="Helvetica" w:hAnsi="Helvetica"/>
          <w:sz w:val="22"/>
          <w:szCs w:val="22"/>
        </w:rPr>
        <w:t xml:space="preserve">However, the </w:t>
      </w:r>
      <w:r w:rsidR="00310006">
        <w:rPr>
          <w:rFonts w:ascii="Helvetica" w:hAnsi="Helvetica"/>
          <w:sz w:val="22"/>
          <w:szCs w:val="22"/>
        </w:rPr>
        <w:t xml:space="preserve">relative </w:t>
      </w:r>
      <w:r w:rsidR="001818F9">
        <w:rPr>
          <w:rFonts w:ascii="Helvetica" w:hAnsi="Helvetica"/>
          <w:sz w:val="22"/>
          <w:szCs w:val="22"/>
        </w:rPr>
        <w:t xml:space="preserve">benefits of heavy monitoring decline </w:t>
      </w:r>
      <w:r w:rsidR="00310006">
        <w:rPr>
          <w:rFonts w:ascii="Helvetica" w:hAnsi="Helvetica"/>
          <w:sz w:val="22"/>
          <w:szCs w:val="22"/>
        </w:rPr>
        <w:t xml:space="preserve">somewhat </w:t>
      </w:r>
      <w:r w:rsidR="001818F9">
        <w:rPr>
          <w:rFonts w:ascii="Helvetica" w:hAnsi="Helvetica"/>
          <w:sz w:val="22"/>
          <w:szCs w:val="22"/>
        </w:rPr>
        <w:t xml:space="preserve">as populations spend increasingly high amounts of time </w:t>
      </w:r>
      <w:r w:rsidR="003A4121">
        <w:rPr>
          <w:rFonts w:ascii="Helvetica" w:hAnsi="Helvetica"/>
          <w:sz w:val="22"/>
          <w:szCs w:val="22"/>
        </w:rPr>
        <w:t>overharvested</w:t>
      </w:r>
      <w:r w:rsidR="00310006">
        <w:rPr>
          <w:rFonts w:ascii="Helvetica" w:hAnsi="Helvetica"/>
          <w:sz w:val="22"/>
          <w:szCs w:val="22"/>
        </w:rPr>
        <w:t xml:space="preserve"> at very high harvest rates &gt;1.0*</w:t>
      </w:r>
      <w:proofErr w:type="spellStart"/>
      <w:r w:rsidR="00310006">
        <w:rPr>
          <w:rFonts w:ascii="Helvetica" w:hAnsi="Helvetica"/>
          <w:i/>
          <w:iCs/>
          <w:sz w:val="22"/>
          <w:szCs w:val="22"/>
        </w:rPr>
        <w:t>H</w:t>
      </w:r>
      <w:r w:rsidR="00310006" w:rsidRPr="00D13868">
        <w:rPr>
          <w:rFonts w:ascii="Helvetica" w:hAnsi="Helvetica"/>
          <w:i/>
          <w:iCs/>
          <w:sz w:val="22"/>
          <w:szCs w:val="22"/>
          <w:vertAlign w:val="subscript"/>
        </w:rPr>
        <w:t>msy</w:t>
      </w:r>
      <w:proofErr w:type="spellEnd"/>
      <w:r w:rsidR="003A4121" w:rsidRPr="00D13868">
        <w:rPr>
          <w:rFonts w:ascii="Helvetica" w:hAnsi="Helvetica"/>
          <w:sz w:val="22"/>
          <w:szCs w:val="22"/>
          <w:vertAlign w:val="subscript"/>
        </w:rPr>
        <w:t>.</w:t>
      </w:r>
      <w:r w:rsidR="003A4121">
        <w:rPr>
          <w:rFonts w:ascii="Helvetica" w:hAnsi="Helvetica"/>
          <w:sz w:val="22"/>
          <w:szCs w:val="22"/>
        </w:rPr>
        <w:t xml:space="preserve"> Thus</w:t>
      </w:r>
      <w:r w:rsidR="00310006">
        <w:rPr>
          <w:rFonts w:ascii="Helvetica" w:hAnsi="Helvetica"/>
          <w:sz w:val="22"/>
          <w:szCs w:val="22"/>
        </w:rPr>
        <w:t>,</w:t>
      </w:r>
      <w:r w:rsidR="00A15F36" w:rsidRPr="003805EE">
        <w:rPr>
          <w:rFonts w:ascii="Helvetica" w:hAnsi="Helvetica"/>
          <w:sz w:val="22"/>
          <w:szCs w:val="22"/>
        </w:rPr>
        <w:t xml:space="preserve"> </w:t>
      </w:r>
      <w:r w:rsidR="00A15F36" w:rsidRPr="00BC2061">
        <w:rPr>
          <w:rFonts w:ascii="Helvetica" w:hAnsi="Helvetica"/>
          <w:sz w:val="22"/>
          <w:szCs w:val="22"/>
          <w:highlight w:val="yellow"/>
        </w:rPr>
        <w:t xml:space="preserve">heavy harvest rates increase </w:t>
      </w:r>
      <w:r w:rsidR="003A0CE7">
        <w:rPr>
          <w:rFonts w:ascii="Helvetica" w:hAnsi="Helvetica"/>
          <w:sz w:val="22"/>
          <w:szCs w:val="22"/>
          <w:highlight w:val="yellow"/>
        </w:rPr>
        <w:t xml:space="preserve">the </w:t>
      </w:r>
      <w:r w:rsidR="003A0CE7">
        <w:rPr>
          <w:rFonts w:ascii="Helvetica" w:hAnsi="Helvetica"/>
          <w:sz w:val="22"/>
          <w:szCs w:val="22"/>
        </w:rPr>
        <w:t>risk of collapse</w:t>
      </w:r>
      <w:r w:rsidR="00310006">
        <w:rPr>
          <w:rFonts w:ascii="Helvetica" w:hAnsi="Helvetica"/>
          <w:sz w:val="22"/>
          <w:szCs w:val="22"/>
        </w:rPr>
        <w:t xml:space="preserve">, but </w:t>
      </w:r>
      <w:r w:rsidR="00A15F36" w:rsidRPr="003805EE">
        <w:rPr>
          <w:rFonts w:ascii="Helvetica" w:hAnsi="Helvetica"/>
          <w:sz w:val="22"/>
          <w:szCs w:val="22"/>
        </w:rPr>
        <w:t xml:space="preserve">can </w:t>
      </w:r>
      <w:r w:rsidR="003A0CE7">
        <w:rPr>
          <w:rFonts w:ascii="Helvetica" w:hAnsi="Helvetica"/>
          <w:sz w:val="22"/>
          <w:szCs w:val="22"/>
        </w:rPr>
        <w:t>be</w:t>
      </w:r>
      <w:r w:rsidR="003A0CE7" w:rsidRPr="003805EE">
        <w:rPr>
          <w:rFonts w:ascii="Helvetica" w:hAnsi="Helvetica"/>
          <w:sz w:val="22"/>
          <w:szCs w:val="22"/>
        </w:rPr>
        <w:t xml:space="preserve"> </w:t>
      </w:r>
      <w:r w:rsidR="00A15F36" w:rsidRPr="003805EE">
        <w:rPr>
          <w:rFonts w:ascii="Helvetica" w:hAnsi="Helvetica"/>
          <w:sz w:val="22"/>
          <w:szCs w:val="22"/>
        </w:rPr>
        <w:t xml:space="preserve">profitable if the ecosystem is </w:t>
      </w:r>
      <w:r w:rsidR="003A0CE7" w:rsidRPr="003805EE">
        <w:rPr>
          <w:rFonts w:ascii="Helvetica" w:hAnsi="Helvetica"/>
          <w:sz w:val="22"/>
          <w:szCs w:val="22"/>
        </w:rPr>
        <w:t xml:space="preserve">carefully </w:t>
      </w:r>
      <w:r w:rsidR="00A15F36" w:rsidRPr="003805EE">
        <w:rPr>
          <w:rFonts w:ascii="Helvetica" w:hAnsi="Helvetica"/>
          <w:sz w:val="22"/>
          <w:szCs w:val="22"/>
        </w:rPr>
        <w:t>monitored.</w:t>
      </w:r>
      <w:r w:rsidR="00310006">
        <w:rPr>
          <w:rFonts w:ascii="Helvetica" w:hAnsi="Helvetica"/>
          <w:sz w:val="22"/>
          <w:szCs w:val="22"/>
        </w:rPr>
        <w:t xml:space="preserve"> </w:t>
      </w:r>
    </w:p>
    <w:p w14:paraId="013DC04B" w14:textId="77777777" w:rsidR="00402051" w:rsidRDefault="00402051" w:rsidP="00402051">
      <w:pPr>
        <w:rPr>
          <w:rFonts w:ascii="Helvetica" w:hAnsi="Helvetica"/>
          <w:i/>
          <w:iCs/>
          <w:sz w:val="22"/>
          <w:szCs w:val="22"/>
        </w:rPr>
      </w:pPr>
    </w:p>
    <w:p w14:paraId="1A632E64" w14:textId="2C5121DB" w:rsidR="00506BD9" w:rsidRDefault="00506BD9" w:rsidP="00506BD9">
      <w:pPr>
        <w:rPr>
          <w:rFonts w:ascii="Helvetica" w:hAnsi="Helvetica"/>
          <w:i/>
          <w:iCs/>
          <w:sz w:val="22"/>
          <w:szCs w:val="22"/>
        </w:rPr>
      </w:pPr>
      <w:r w:rsidRPr="00BE1C34">
        <w:rPr>
          <w:rFonts w:ascii="Helvetica" w:hAnsi="Helvetica"/>
          <w:i/>
          <w:iCs/>
          <w:sz w:val="22"/>
          <w:szCs w:val="22"/>
        </w:rPr>
        <w:t xml:space="preserve">Can monitoring promote </w:t>
      </w:r>
      <w:r>
        <w:rPr>
          <w:rFonts w:ascii="Helvetica" w:hAnsi="Helvetica"/>
          <w:i/>
          <w:iCs/>
          <w:sz w:val="22"/>
          <w:szCs w:val="22"/>
        </w:rPr>
        <w:t xml:space="preserve">resilience of harvested </w:t>
      </w:r>
      <w:r w:rsidRPr="00BE1C34">
        <w:rPr>
          <w:rFonts w:ascii="Helvetica" w:hAnsi="Helvetica"/>
          <w:i/>
          <w:iCs/>
          <w:sz w:val="22"/>
          <w:szCs w:val="22"/>
        </w:rPr>
        <w:t>populations</w:t>
      </w:r>
      <w:r>
        <w:rPr>
          <w:rFonts w:ascii="Helvetica" w:hAnsi="Helvetica"/>
          <w:i/>
          <w:iCs/>
          <w:sz w:val="22"/>
          <w:szCs w:val="22"/>
        </w:rPr>
        <w:t>?</w:t>
      </w:r>
    </w:p>
    <w:p w14:paraId="3F8C96F1" w14:textId="77777777" w:rsidR="00506BD9" w:rsidRDefault="00506BD9" w:rsidP="00506BD9">
      <w:pPr>
        <w:rPr>
          <w:rFonts w:ascii="Helvetica" w:hAnsi="Helvetica"/>
          <w:i/>
          <w:iCs/>
          <w:sz w:val="22"/>
          <w:szCs w:val="22"/>
        </w:rPr>
      </w:pPr>
    </w:p>
    <w:p w14:paraId="51151351" w14:textId="1510D52F" w:rsidR="00402051" w:rsidRDefault="00402051" w:rsidP="00402051">
      <w:pPr>
        <w:rPr>
          <w:rFonts w:ascii="Helvetica" w:hAnsi="Helvetica"/>
          <w:sz w:val="22"/>
          <w:szCs w:val="22"/>
        </w:rPr>
      </w:pPr>
      <w:r>
        <w:rPr>
          <w:rFonts w:ascii="Helvetica" w:hAnsi="Helvetica"/>
          <w:sz w:val="22"/>
          <w:szCs w:val="22"/>
        </w:rPr>
        <w:t xml:space="preserve">Populations that are poorly monitored </w:t>
      </w:r>
      <w:r w:rsidR="0091784A">
        <w:rPr>
          <w:rFonts w:ascii="Helvetica" w:hAnsi="Helvetica"/>
          <w:sz w:val="22"/>
          <w:szCs w:val="22"/>
        </w:rPr>
        <w:t xml:space="preserve">and heavily harvested </w:t>
      </w:r>
      <w:r>
        <w:rPr>
          <w:rFonts w:ascii="Helvetica" w:hAnsi="Helvetica"/>
          <w:sz w:val="22"/>
          <w:szCs w:val="22"/>
        </w:rPr>
        <w:t>tend to regularly dip into the danger zone. This effect of poor monitoring</w:t>
      </w:r>
      <w:r w:rsidR="0091784A">
        <w:rPr>
          <w:rFonts w:ascii="Helvetica" w:hAnsi="Helvetica"/>
          <w:sz w:val="22"/>
          <w:szCs w:val="22"/>
        </w:rPr>
        <w:t xml:space="preserve"> precision</w:t>
      </w:r>
      <w:r>
        <w:rPr>
          <w:rFonts w:ascii="Helvetica" w:hAnsi="Helvetica"/>
          <w:sz w:val="22"/>
          <w:szCs w:val="22"/>
        </w:rPr>
        <w:t xml:space="preserve"> is exacerbated by heavy </w:t>
      </w:r>
      <w:r w:rsidR="0091784A">
        <w:rPr>
          <w:rFonts w:ascii="Helvetica" w:hAnsi="Helvetica"/>
          <w:sz w:val="22"/>
          <w:szCs w:val="22"/>
        </w:rPr>
        <w:t xml:space="preserve">harvest </w:t>
      </w:r>
      <w:r>
        <w:rPr>
          <w:rFonts w:ascii="Helvetica" w:hAnsi="Helvetica"/>
          <w:sz w:val="22"/>
          <w:szCs w:val="22"/>
        </w:rPr>
        <w:t>pressure, which can lead to rapid dips in population biomass in short periods of time when populations are incorrectly estimated as healthy</w:t>
      </w:r>
      <w:r w:rsidR="0091784A">
        <w:rPr>
          <w:rFonts w:ascii="Helvetica" w:hAnsi="Helvetica"/>
          <w:sz w:val="22"/>
          <w:szCs w:val="22"/>
        </w:rPr>
        <w:t xml:space="preserve"> and subsequently overharvested</w:t>
      </w:r>
      <w:r>
        <w:rPr>
          <w:rFonts w:ascii="Helvetica" w:hAnsi="Helvetica"/>
          <w:sz w:val="22"/>
          <w:szCs w:val="22"/>
        </w:rPr>
        <w:t xml:space="preserve">. </w:t>
      </w:r>
      <w:r w:rsidR="00E56DF6">
        <w:rPr>
          <w:rFonts w:ascii="Helvetica" w:hAnsi="Helvetica"/>
          <w:sz w:val="22"/>
          <w:szCs w:val="22"/>
        </w:rPr>
        <w:t>However</w:t>
      </w:r>
      <w:r>
        <w:rPr>
          <w:rFonts w:ascii="Helvetica" w:hAnsi="Helvetica"/>
          <w:sz w:val="22"/>
          <w:szCs w:val="22"/>
        </w:rPr>
        <w:t xml:space="preserve">, careful monitoring and modest fishing pressure </w:t>
      </w:r>
      <w:r w:rsidR="0091784A">
        <w:rPr>
          <w:rFonts w:ascii="Helvetica" w:hAnsi="Helvetica"/>
          <w:sz w:val="22"/>
          <w:szCs w:val="22"/>
        </w:rPr>
        <w:t>increases</w:t>
      </w:r>
      <w:r>
        <w:rPr>
          <w:rFonts w:ascii="Helvetica" w:hAnsi="Helvetica"/>
          <w:sz w:val="22"/>
          <w:szCs w:val="22"/>
        </w:rPr>
        <w:t xml:space="preserve"> population </w:t>
      </w:r>
      <w:commentRangeStart w:id="45"/>
      <w:r>
        <w:rPr>
          <w:rFonts w:ascii="Helvetica" w:hAnsi="Helvetica"/>
          <w:sz w:val="22"/>
          <w:szCs w:val="22"/>
        </w:rPr>
        <w:t>resilience</w:t>
      </w:r>
      <w:r w:rsidR="00E56DF6">
        <w:rPr>
          <w:rFonts w:ascii="Helvetica" w:hAnsi="Helvetica"/>
          <w:sz w:val="22"/>
          <w:szCs w:val="22"/>
        </w:rPr>
        <w:t xml:space="preserve"> </w:t>
      </w:r>
      <w:commentRangeEnd w:id="45"/>
      <w:r w:rsidR="00BE3AB7">
        <w:rPr>
          <w:rStyle w:val="CommentReference"/>
          <w:rFonts w:asciiTheme="minorHAnsi" w:eastAsiaTheme="minorEastAsia" w:hAnsiTheme="minorHAnsi" w:cstheme="minorBidi"/>
          <w:lang w:eastAsia="ja-JP"/>
        </w:rPr>
        <w:commentReference w:id="45"/>
      </w:r>
      <w:r w:rsidR="00E56DF6">
        <w:rPr>
          <w:rFonts w:ascii="Helvetica" w:hAnsi="Helvetica"/>
          <w:sz w:val="22"/>
          <w:szCs w:val="22"/>
        </w:rPr>
        <w:t>(Fig. 4)</w:t>
      </w:r>
      <w:r>
        <w:rPr>
          <w:rFonts w:ascii="Helvetica" w:hAnsi="Helvetica"/>
          <w:sz w:val="22"/>
          <w:szCs w:val="22"/>
        </w:rPr>
        <w:t xml:space="preserve">. </w:t>
      </w:r>
      <w:r w:rsidR="003A0CE7">
        <w:rPr>
          <w:rFonts w:ascii="Helvetica" w:hAnsi="Helvetica"/>
          <w:sz w:val="22"/>
          <w:szCs w:val="22"/>
        </w:rPr>
        <w:t>Carefully monitored p</w:t>
      </w:r>
      <w:r>
        <w:rPr>
          <w:rFonts w:ascii="Helvetica" w:hAnsi="Helvetica"/>
          <w:sz w:val="22"/>
          <w:szCs w:val="22"/>
        </w:rPr>
        <w:t xml:space="preserve">opulations with high fishing pressure still </w:t>
      </w:r>
      <w:r w:rsidR="00506BD9">
        <w:rPr>
          <w:rFonts w:ascii="Helvetica" w:hAnsi="Helvetica"/>
          <w:sz w:val="22"/>
          <w:szCs w:val="22"/>
        </w:rPr>
        <w:t>occasionally</w:t>
      </w:r>
      <w:r>
        <w:rPr>
          <w:rFonts w:ascii="Helvetica" w:hAnsi="Helvetica"/>
          <w:sz w:val="22"/>
          <w:szCs w:val="22"/>
        </w:rPr>
        <w:t xml:space="preserve"> </w:t>
      </w:r>
      <w:r w:rsidR="00506BD9">
        <w:rPr>
          <w:rFonts w:ascii="Helvetica" w:hAnsi="Helvetica"/>
          <w:sz w:val="22"/>
          <w:szCs w:val="22"/>
        </w:rPr>
        <w:t xml:space="preserve">become </w:t>
      </w:r>
      <w:r w:rsidR="0091784A">
        <w:rPr>
          <w:rFonts w:ascii="Helvetica" w:hAnsi="Helvetica"/>
          <w:sz w:val="22"/>
          <w:szCs w:val="22"/>
        </w:rPr>
        <w:t>o</w:t>
      </w:r>
      <w:r w:rsidR="00506BD9">
        <w:rPr>
          <w:rFonts w:ascii="Helvetica" w:hAnsi="Helvetica"/>
          <w:sz w:val="22"/>
          <w:szCs w:val="22"/>
        </w:rPr>
        <w:t>verharvested</w:t>
      </w:r>
      <w:r>
        <w:rPr>
          <w:rFonts w:ascii="Helvetica" w:hAnsi="Helvetica"/>
          <w:sz w:val="22"/>
          <w:szCs w:val="22"/>
        </w:rPr>
        <w:t xml:space="preserve"> and approach </w:t>
      </w:r>
      <w:r w:rsidR="003A0CE7">
        <w:rPr>
          <w:rFonts w:ascii="Helvetica" w:hAnsi="Helvetica"/>
          <w:sz w:val="22"/>
          <w:szCs w:val="22"/>
        </w:rPr>
        <w:t xml:space="preserve">a </w:t>
      </w:r>
      <w:r>
        <w:rPr>
          <w:rFonts w:ascii="Helvetica" w:hAnsi="Helvetica"/>
          <w:sz w:val="22"/>
          <w:szCs w:val="22"/>
        </w:rPr>
        <w:t xml:space="preserve">critical threshold, but have a much higher </w:t>
      </w:r>
      <w:r w:rsidR="0091784A">
        <w:rPr>
          <w:rFonts w:ascii="Helvetica" w:hAnsi="Helvetica"/>
          <w:sz w:val="22"/>
          <w:szCs w:val="22"/>
        </w:rPr>
        <w:t>frequency</w:t>
      </w:r>
      <w:r>
        <w:rPr>
          <w:rFonts w:ascii="Helvetica" w:hAnsi="Helvetica"/>
          <w:sz w:val="22"/>
          <w:szCs w:val="22"/>
        </w:rPr>
        <w:t xml:space="preserve"> of recovery back to a biomass that will maximize yield</w:t>
      </w:r>
      <w:r w:rsidR="00506BD9">
        <w:rPr>
          <w:rFonts w:ascii="Helvetica" w:hAnsi="Helvetica"/>
          <w:sz w:val="22"/>
          <w:szCs w:val="22"/>
        </w:rPr>
        <w:t xml:space="preserve"> compared to populations with less monitoring</w:t>
      </w:r>
      <w:r>
        <w:rPr>
          <w:rFonts w:ascii="Helvetica" w:hAnsi="Helvetica"/>
          <w:sz w:val="22"/>
          <w:szCs w:val="22"/>
        </w:rPr>
        <w:t xml:space="preserve">. This increased resilience afforded by monitoring is a critical complement to the economic benefits that maximize return on investment. </w:t>
      </w:r>
    </w:p>
    <w:p w14:paraId="1696E08E" w14:textId="353172BD" w:rsidR="00BC68A6" w:rsidRDefault="00BC68A6" w:rsidP="00402051">
      <w:pPr>
        <w:rPr>
          <w:rFonts w:ascii="Helvetica" w:hAnsi="Helvetica"/>
          <w:sz w:val="22"/>
          <w:szCs w:val="22"/>
        </w:rPr>
      </w:pPr>
    </w:p>
    <w:p w14:paraId="2EB9A32C" w14:textId="180403FF" w:rsidR="00BC68A6" w:rsidRPr="00C11EA0" w:rsidRDefault="00BC68A6" w:rsidP="00BC68A6">
      <w:pPr>
        <w:rPr>
          <w:rFonts w:ascii="Helvetica" w:hAnsi="Helvetica"/>
          <w:i/>
          <w:iCs/>
          <w:sz w:val="22"/>
          <w:szCs w:val="22"/>
        </w:rPr>
      </w:pPr>
      <w:r w:rsidRPr="00C11EA0">
        <w:rPr>
          <w:rFonts w:ascii="Helvetica" w:hAnsi="Helvetica"/>
          <w:i/>
          <w:iCs/>
          <w:sz w:val="22"/>
          <w:szCs w:val="22"/>
        </w:rPr>
        <w:t xml:space="preserve">How can managers balance the costs and benefits of monitoring populations prone to collapse? </w:t>
      </w:r>
    </w:p>
    <w:p w14:paraId="450B9D9E" w14:textId="77777777" w:rsidR="00BC68A6" w:rsidRDefault="00BC68A6" w:rsidP="00402051">
      <w:pPr>
        <w:rPr>
          <w:rFonts w:ascii="Helvetica" w:hAnsi="Helvetica"/>
          <w:sz w:val="22"/>
          <w:szCs w:val="22"/>
        </w:rPr>
      </w:pPr>
    </w:p>
    <w:p w14:paraId="7D4A3249" w14:textId="6B8ED3D7" w:rsidR="001C5532" w:rsidRPr="003805EE" w:rsidRDefault="00506BD9" w:rsidP="00D13868">
      <w:pPr>
        <w:rPr>
          <w:rFonts w:ascii="Helvetica" w:hAnsi="Helvetica"/>
          <w:sz w:val="22"/>
          <w:szCs w:val="22"/>
        </w:rPr>
      </w:pPr>
      <w:r>
        <w:rPr>
          <w:rFonts w:ascii="Helvetica" w:hAnsi="Helvetica"/>
          <w:i/>
          <w:sz w:val="22"/>
          <w:szCs w:val="22"/>
        </w:rPr>
        <w:tab/>
      </w:r>
      <w:r>
        <w:rPr>
          <w:rFonts w:ascii="Helvetica" w:hAnsi="Helvetica"/>
          <w:iCs/>
          <w:sz w:val="22"/>
          <w:szCs w:val="22"/>
        </w:rPr>
        <w:t xml:space="preserve">This higher resilience of heavily monitored populations can be actualized for a </w:t>
      </w:r>
      <w:r w:rsidR="00501ED6">
        <w:rPr>
          <w:rFonts w:ascii="Helvetica" w:hAnsi="Helvetica"/>
          <w:iCs/>
          <w:sz w:val="22"/>
          <w:szCs w:val="22"/>
        </w:rPr>
        <w:t>manager</w:t>
      </w:r>
      <w:r>
        <w:rPr>
          <w:rFonts w:ascii="Helvetica" w:hAnsi="Helvetica"/>
          <w:iCs/>
          <w:sz w:val="22"/>
          <w:szCs w:val="22"/>
        </w:rPr>
        <w:t xml:space="preserve"> interested in balancing risk and economic gain in a population. </w:t>
      </w:r>
      <w:r w:rsidR="00A0799D" w:rsidRPr="003805EE">
        <w:rPr>
          <w:rFonts w:ascii="Helvetica" w:hAnsi="Helvetica"/>
          <w:sz w:val="22"/>
          <w:szCs w:val="22"/>
        </w:rPr>
        <w:t xml:space="preserve">Higher exploitation rates and lower monitoring investment increase </w:t>
      </w:r>
      <w:r w:rsidR="00BD120B">
        <w:rPr>
          <w:rFonts w:ascii="Helvetica" w:hAnsi="Helvetica"/>
          <w:sz w:val="22"/>
          <w:szCs w:val="22"/>
        </w:rPr>
        <w:t xml:space="preserve">the </w:t>
      </w:r>
      <w:r w:rsidR="00A0799D" w:rsidRPr="003805EE">
        <w:rPr>
          <w:rFonts w:ascii="Helvetica" w:hAnsi="Helvetica"/>
          <w:sz w:val="22"/>
          <w:szCs w:val="22"/>
        </w:rPr>
        <w:t>risk</w:t>
      </w:r>
      <w:r w:rsidR="00BD120B">
        <w:rPr>
          <w:rFonts w:ascii="Helvetica" w:hAnsi="Helvetica"/>
          <w:sz w:val="22"/>
          <w:szCs w:val="22"/>
        </w:rPr>
        <w:t xml:space="preserve"> that a resource’s biomass will fall below a</w:t>
      </w:r>
      <w:r w:rsidR="00A0799D" w:rsidRPr="003805EE">
        <w:rPr>
          <w:rFonts w:ascii="Helvetica" w:hAnsi="Helvetica"/>
          <w:sz w:val="22"/>
          <w:szCs w:val="22"/>
        </w:rPr>
        <w:t xml:space="preserve"> </w:t>
      </w:r>
      <w:r w:rsidR="00BD120B">
        <w:rPr>
          <w:rFonts w:ascii="Helvetica" w:hAnsi="Helvetica"/>
          <w:sz w:val="22"/>
          <w:szCs w:val="22"/>
        </w:rPr>
        <w:t>critical threshold</w:t>
      </w:r>
      <w:r w:rsidR="00A0799D" w:rsidRPr="003805EE">
        <w:rPr>
          <w:rFonts w:ascii="Helvetica" w:hAnsi="Helvetica"/>
          <w:sz w:val="22"/>
          <w:szCs w:val="22"/>
        </w:rPr>
        <w:t>. Increasing risk aversion narrows the feasible range of harvest rates and levels of monitoring investment</w:t>
      </w:r>
      <w:r w:rsidR="00A86ABB" w:rsidRPr="003805EE">
        <w:rPr>
          <w:rFonts w:ascii="Helvetica" w:hAnsi="Helvetica"/>
          <w:sz w:val="22"/>
          <w:szCs w:val="22"/>
        </w:rPr>
        <w:t xml:space="preserve">. </w:t>
      </w:r>
      <w:r w:rsidR="00CA4F64" w:rsidRPr="003805EE">
        <w:rPr>
          <w:rFonts w:ascii="Helvetica" w:hAnsi="Helvetica"/>
          <w:sz w:val="22"/>
          <w:szCs w:val="22"/>
        </w:rPr>
        <w:t xml:space="preserve">We defined a </w:t>
      </w:r>
      <w:r w:rsidR="00933791" w:rsidRPr="003805EE">
        <w:rPr>
          <w:rFonts w:ascii="Helvetica" w:hAnsi="Helvetica"/>
          <w:sz w:val="22"/>
          <w:szCs w:val="22"/>
        </w:rPr>
        <w:t xml:space="preserve">safe operating space </w:t>
      </w:r>
      <w:r w:rsidR="00CA4F64" w:rsidRPr="003805EE">
        <w:rPr>
          <w:rFonts w:ascii="Helvetica" w:hAnsi="Helvetica"/>
          <w:sz w:val="22"/>
          <w:szCs w:val="22"/>
        </w:rPr>
        <w:t>as</w:t>
      </w:r>
      <w:r w:rsidR="00933791" w:rsidRPr="003805EE">
        <w:rPr>
          <w:rFonts w:ascii="Helvetica" w:hAnsi="Helvetica"/>
          <w:sz w:val="22"/>
          <w:szCs w:val="22"/>
        </w:rPr>
        <w:t xml:space="preserve"> </w:t>
      </w:r>
      <w:r w:rsidR="00D707B4" w:rsidRPr="003805EE">
        <w:rPr>
          <w:rFonts w:ascii="Helvetica" w:hAnsi="Helvetica"/>
          <w:sz w:val="22"/>
          <w:szCs w:val="22"/>
        </w:rPr>
        <w:t xml:space="preserve">a </w:t>
      </w:r>
      <w:r w:rsidR="00933791" w:rsidRPr="003805EE">
        <w:rPr>
          <w:rFonts w:ascii="Helvetica" w:hAnsi="Helvetica"/>
          <w:sz w:val="22"/>
          <w:szCs w:val="22"/>
        </w:rPr>
        <w:t>combination of exploitation effort and the minimum precision required to avoid crossing a tipping point</w:t>
      </w:r>
      <w:r w:rsidR="003E5486" w:rsidRPr="003805EE">
        <w:rPr>
          <w:rFonts w:ascii="Helvetica" w:hAnsi="Helvetica"/>
          <w:sz w:val="22"/>
          <w:szCs w:val="22"/>
        </w:rPr>
        <w:t xml:space="preserve"> or </w:t>
      </w:r>
      <w:r w:rsidR="008F3894" w:rsidRPr="003805EE">
        <w:rPr>
          <w:rFonts w:ascii="Helvetica" w:hAnsi="Helvetica"/>
          <w:sz w:val="22"/>
          <w:szCs w:val="22"/>
        </w:rPr>
        <w:t>limit reference point</w:t>
      </w:r>
      <w:r w:rsidR="00CA4F64" w:rsidRPr="003805EE">
        <w:rPr>
          <w:rFonts w:ascii="Helvetica" w:hAnsi="Helvetica"/>
          <w:sz w:val="22"/>
          <w:szCs w:val="22"/>
        </w:rPr>
        <w:t xml:space="preserve">. The </w:t>
      </w:r>
      <w:r w:rsidR="00211620" w:rsidRPr="003805EE">
        <w:rPr>
          <w:rFonts w:ascii="Helvetica" w:hAnsi="Helvetica"/>
          <w:sz w:val="22"/>
          <w:szCs w:val="22"/>
        </w:rPr>
        <w:t xml:space="preserve">operating space </w:t>
      </w:r>
      <w:r w:rsidR="00CA4F64" w:rsidRPr="003805EE">
        <w:rPr>
          <w:rFonts w:ascii="Helvetica" w:hAnsi="Helvetica"/>
          <w:sz w:val="22"/>
          <w:szCs w:val="22"/>
        </w:rPr>
        <w:t xml:space="preserve">defined as “safe” </w:t>
      </w:r>
      <w:r w:rsidR="00B16D69" w:rsidRPr="003805EE">
        <w:rPr>
          <w:rFonts w:ascii="Helvetica" w:hAnsi="Helvetica"/>
          <w:sz w:val="22"/>
          <w:szCs w:val="22"/>
        </w:rPr>
        <w:t xml:space="preserve">becomes </w:t>
      </w:r>
      <w:r w:rsidR="00B3069E" w:rsidRPr="003805EE">
        <w:rPr>
          <w:rFonts w:ascii="Helvetica" w:hAnsi="Helvetica"/>
          <w:sz w:val="22"/>
          <w:szCs w:val="22"/>
        </w:rPr>
        <w:t xml:space="preserve">narrower </w:t>
      </w:r>
      <w:r w:rsidR="00B16D69" w:rsidRPr="003805EE">
        <w:rPr>
          <w:rFonts w:ascii="Helvetica" w:hAnsi="Helvetica"/>
          <w:sz w:val="22"/>
          <w:szCs w:val="22"/>
        </w:rPr>
        <w:t xml:space="preserve">as the manager or stakeholder’s aversion to risk increases </w:t>
      </w:r>
      <w:r w:rsidR="00CD6FF0" w:rsidRPr="003805EE">
        <w:rPr>
          <w:rFonts w:ascii="Helvetica" w:hAnsi="Helvetica"/>
          <w:sz w:val="22"/>
          <w:szCs w:val="22"/>
        </w:rPr>
        <w:t xml:space="preserve">(Fig. </w:t>
      </w:r>
      <w:r>
        <w:rPr>
          <w:rFonts w:ascii="Helvetica" w:hAnsi="Helvetica"/>
          <w:sz w:val="22"/>
          <w:szCs w:val="22"/>
        </w:rPr>
        <w:t>5</w:t>
      </w:r>
      <w:r w:rsidR="00CD6FF0" w:rsidRPr="003805EE">
        <w:rPr>
          <w:rFonts w:ascii="Helvetica" w:hAnsi="Helvetica"/>
          <w:sz w:val="22"/>
          <w:szCs w:val="22"/>
        </w:rPr>
        <w:t>)</w:t>
      </w:r>
      <w:r w:rsidR="00CA4F64" w:rsidRPr="003805EE">
        <w:rPr>
          <w:rFonts w:ascii="Helvetica" w:hAnsi="Helvetica"/>
          <w:sz w:val="22"/>
          <w:szCs w:val="22"/>
        </w:rPr>
        <w:t>. In other words,</w:t>
      </w:r>
      <w:r w:rsidR="00D7486C" w:rsidRPr="003805EE">
        <w:rPr>
          <w:rFonts w:ascii="Helvetica" w:hAnsi="Helvetica"/>
          <w:sz w:val="22"/>
          <w:szCs w:val="22"/>
        </w:rPr>
        <w:t xml:space="preserve"> risk</w:t>
      </w:r>
      <w:r w:rsidR="00211620" w:rsidRPr="003805EE">
        <w:rPr>
          <w:rFonts w:ascii="Helvetica" w:hAnsi="Helvetica"/>
          <w:sz w:val="22"/>
          <w:szCs w:val="22"/>
        </w:rPr>
        <w:t>-</w:t>
      </w:r>
      <w:r w:rsidR="00D7486C" w:rsidRPr="003805EE">
        <w:rPr>
          <w:rFonts w:ascii="Helvetica" w:hAnsi="Helvetica"/>
          <w:sz w:val="22"/>
          <w:szCs w:val="22"/>
        </w:rPr>
        <w:t xml:space="preserve">averse </w:t>
      </w:r>
      <w:r w:rsidR="00351415" w:rsidRPr="003805EE">
        <w:rPr>
          <w:rFonts w:ascii="Helvetica" w:hAnsi="Helvetica"/>
          <w:sz w:val="22"/>
          <w:szCs w:val="22"/>
        </w:rPr>
        <w:t xml:space="preserve">managers or </w:t>
      </w:r>
      <w:r w:rsidR="00351415" w:rsidRPr="003805EE">
        <w:rPr>
          <w:rFonts w:ascii="Helvetica" w:hAnsi="Helvetica"/>
          <w:sz w:val="22"/>
          <w:szCs w:val="22"/>
        </w:rPr>
        <w:lastRenderedPageBreak/>
        <w:t xml:space="preserve">stakeholders </w:t>
      </w:r>
      <w:r w:rsidR="00D7486C" w:rsidRPr="003805EE">
        <w:rPr>
          <w:rFonts w:ascii="Helvetica" w:hAnsi="Helvetica"/>
          <w:sz w:val="22"/>
          <w:szCs w:val="22"/>
        </w:rPr>
        <w:t xml:space="preserve">will benefit from a </w:t>
      </w:r>
      <w:r w:rsidR="00CA4F64" w:rsidRPr="003805EE">
        <w:rPr>
          <w:rFonts w:ascii="Helvetica" w:hAnsi="Helvetica"/>
          <w:sz w:val="22"/>
          <w:szCs w:val="22"/>
        </w:rPr>
        <w:t xml:space="preserve">precautionary approach </w:t>
      </w:r>
      <w:r w:rsidR="00D7486C" w:rsidRPr="003805EE">
        <w:rPr>
          <w:rFonts w:ascii="Helvetica" w:hAnsi="Helvetica"/>
          <w:sz w:val="22"/>
          <w:szCs w:val="22"/>
        </w:rPr>
        <w:t>with</w:t>
      </w:r>
      <w:r w:rsidR="00CA4F64" w:rsidRPr="003805EE">
        <w:rPr>
          <w:rFonts w:ascii="Helvetica" w:hAnsi="Helvetica"/>
          <w:sz w:val="22"/>
          <w:szCs w:val="22"/>
        </w:rPr>
        <w:t xml:space="preserve"> lower harvest rates and higher monitoring precision</w:t>
      </w:r>
      <w:r w:rsidR="00CD6FF0" w:rsidRPr="003805EE">
        <w:rPr>
          <w:rFonts w:ascii="Helvetica" w:hAnsi="Helvetica"/>
          <w:sz w:val="22"/>
          <w:szCs w:val="22"/>
        </w:rPr>
        <w:t>.</w:t>
      </w:r>
      <w:r w:rsidR="00A53D50" w:rsidRPr="003805EE">
        <w:rPr>
          <w:rFonts w:ascii="Helvetica" w:hAnsi="Helvetica"/>
          <w:sz w:val="22"/>
          <w:szCs w:val="22"/>
        </w:rPr>
        <w:t xml:space="preserve"> Because the biomass for the </w:t>
      </w:r>
      <w:r w:rsidR="008F3894" w:rsidRPr="003805EE">
        <w:rPr>
          <w:rFonts w:ascii="Helvetica" w:hAnsi="Helvetica"/>
          <w:sz w:val="22"/>
          <w:szCs w:val="22"/>
        </w:rPr>
        <w:t xml:space="preserve">limit reference point </w:t>
      </w:r>
      <w:r w:rsidR="00A53D50"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3805EE">
        <w:rPr>
          <w:rFonts w:ascii="Helvetica" w:hAnsi="Helvetica"/>
          <w:sz w:val="22"/>
          <w:szCs w:val="22"/>
        </w:rPr>
        <w:t xml:space="preserve">) is greater than the biomass at the biological threshold, the </w:t>
      </w:r>
      <w:r w:rsidR="00466793" w:rsidRPr="003805EE">
        <w:rPr>
          <w:rFonts w:ascii="Helvetica" w:hAnsi="Helvetica"/>
          <w:sz w:val="22"/>
          <w:szCs w:val="22"/>
        </w:rPr>
        <w:t xml:space="preserve">combinations of maximum harvest rates and monitoring precision that define the </w:t>
      </w:r>
      <w:r w:rsidR="00A53D50" w:rsidRPr="003805EE">
        <w:rPr>
          <w:rFonts w:ascii="Helvetica" w:hAnsi="Helvetica"/>
          <w:sz w:val="22"/>
          <w:szCs w:val="22"/>
        </w:rPr>
        <w:t>safe operating space is narrower to avoid</w:t>
      </w:r>
      <w:r w:rsidR="00F21DC9" w:rsidRPr="003805EE">
        <w:rPr>
          <w:rFonts w:ascii="Helvetica" w:hAnsi="Helvetica"/>
          <w:sz w:val="22"/>
          <w:szCs w:val="22"/>
        </w:rPr>
        <w:t xml:space="preserve"> a</w:t>
      </w:r>
      <w:r w:rsidR="00A53D50" w:rsidRPr="003805EE">
        <w:rPr>
          <w:rFonts w:ascii="Helvetica" w:hAnsi="Helvetica"/>
          <w:sz w:val="22"/>
          <w:szCs w:val="22"/>
        </w:rPr>
        <w:t xml:space="preserve"> </w:t>
      </w:r>
      <w:r w:rsidR="008F3894" w:rsidRPr="003805EE">
        <w:rPr>
          <w:rFonts w:ascii="Helvetica" w:hAnsi="Helvetica"/>
          <w:sz w:val="22"/>
          <w:szCs w:val="22"/>
        </w:rPr>
        <w:t xml:space="preserve">limit reference point </w:t>
      </w:r>
      <w:r w:rsidR="00A53D50" w:rsidRPr="003805EE">
        <w:rPr>
          <w:rFonts w:ascii="Helvetica" w:hAnsi="Helvetica"/>
          <w:sz w:val="22"/>
          <w:szCs w:val="22"/>
        </w:rPr>
        <w:t>than it is to avoid</w:t>
      </w:r>
      <w:r w:rsidR="00F21DC9" w:rsidRPr="003805EE">
        <w:rPr>
          <w:rFonts w:ascii="Helvetica" w:hAnsi="Helvetica"/>
          <w:sz w:val="22"/>
          <w:szCs w:val="22"/>
        </w:rPr>
        <w:t xml:space="preserve"> a biological</w:t>
      </w:r>
      <w:r w:rsidR="00A53D50" w:rsidRPr="003805EE">
        <w:rPr>
          <w:rFonts w:ascii="Helvetica" w:hAnsi="Helvetica"/>
          <w:sz w:val="22"/>
          <w:szCs w:val="22"/>
        </w:rPr>
        <w:t xml:space="preserve"> tipp</w:t>
      </w:r>
      <w:r w:rsidR="001C5532" w:rsidRPr="003805EE">
        <w:rPr>
          <w:rFonts w:ascii="Helvetica" w:hAnsi="Helvetica"/>
          <w:sz w:val="22"/>
          <w:szCs w:val="22"/>
        </w:rPr>
        <w:t xml:space="preserve">ing point. </w:t>
      </w:r>
    </w:p>
    <w:p w14:paraId="33C718E5" w14:textId="6E256349" w:rsidR="00741A2F" w:rsidRDefault="007C6756" w:rsidP="00B955A5">
      <w:pPr>
        <w:rPr>
          <w:rFonts w:ascii="Helvetica" w:hAnsi="Helvetica"/>
          <w:sz w:val="22"/>
          <w:szCs w:val="22"/>
        </w:rPr>
      </w:pPr>
      <w:r>
        <w:rPr>
          <w:rFonts w:ascii="Helvetica" w:hAnsi="Helvetica"/>
          <w:iCs/>
          <w:sz w:val="22"/>
          <w:szCs w:val="22"/>
        </w:rPr>
        <w:tab/>
      </w:r>
      <w:r w:rsidR="00B955A5">
        <w:rPr>
          <w:rFonts w:ascii="Helvetica" w:hAnsi="Helvetica"/>
          <w:iCs/>
          <w:sz w:val="22"/>
          <w:szCs w:val="22"/>
        </w:rPr>
        <w:t>P</w:t>
      </w:r>
      <w:r w:rsidR="008474FE">
        <w:rPr>
          <w:rFonts w:ascii="Helvetica" w:hAnsi="Helvetica"/>
          <w:iCs/>
          <w:sz w:val="22"/>
          <w:szCs w:val="22"/>
        </w:rPr>
        <w:t xml:space="preserve">recautionary buffers </w:t>
      </w:r>
      <w:r w:rsidR="00B955A5">
        <w:rPr>
          <w:rFonts w:ascii="Helvetica" w:hAnsi="Helvetica"/>
          <w:iCs/>
          <w:sz w:val="22"/>
          <w:szCs w:val="22"/>
        </w:rPr>
        <w:t>offer a clear opportunity for</w:t>
      </w:r>
      <w:r w:rsidR="008474FE">
        <w:rPr>
          <w:rFonts w:ascii="Helvetica" w:hAnsi="Helvetica"/>
          <w:iCs/>
          <w:sz w:val="22"/>
          <w:szCs w:val="22"/>
        </w:rPr>
        <w:t xml:space="preserve"> managers to maintain high profits</w:t>
      </w:r>
      <w:r w:rsidR="00B955A5">
        <w:rPr>
          <w:rFonts w:ascii="Helvetica" w:hAnsi="Helvetica"/>
          <w:iCs/>
          <w:sz w:val="22"/>
          <w:szCs w:val="22"/>
        </w:rPr>
        <w:t xml:space="preserve">, </w:t>
      </w:r>
      <w:r w:rsidR="00124B10">
        <w:rPr>
          <w:rFonts w:ascii="Helvetica" w:hAnsi="Helvetica"/>
          <w:iCs/>
          <w:sz w:val="22"/>
          <w:szCs w:val="22"/>
        </w:rPr>
        <w:t>reduce</w:t>
      </w:r>
      <w:r w:rsidR="00B955A5">
        <w:rPr>
          <w:rFonts w:ascii="Helvetica" w:hAnsi="Helvetica"/>
          <w:iCs/>
          <w:sz w:val="22"/>
          <w:szCs w:val="22"/>
        </w:rPr>
        <w:t xml:space="preserve"> monitoring costs, and</w:t>
      </w:r>
      <w:r w:rsidR="008474FE">
        <w:rPr>
          <w:rFonts w:ascii="Helvetica" w:hAnsi="Helvetica"/>
          <w:iCs/>
          <w:sz w:val="22"/>
          <w:szCs w:val="22"/>
        </w:rPr>
        <w:t xml:space="preserve"> significantly reduc</w:t>
      </w:r>
      <w:r w:rsidR="00B955A5">
        <w:rPr>
          <w:rFonts w:ascii="Helvetica" w:hAnsi="Helvetica"/>
          <w:iCs/>
          <w:sz w:val="22"/>
          <w:szCs w:val="22"/>
        </w:rPr>
        <w:t>e the risk of</w:t>
      </w:r>
      <w:r w:rsidR="008474FE">
        <w:rPr>
          <w:rFonts w:ascii="Helvetica" w:hAnsi="Helvetica"/>
          <w:iCs/>
          <w:sz w:val="22"/>
          <w:szCs w:val="22"/>
        </w:rPr>
        <w:t xml:space="preserve"> population collapse.</w:t>
      </w:r>
      <w:r w:rsidRPr="007C6756">
        <w:rPr>
          <w:rFonts w:ascii="Helvetica" w:hAnsi="Helvetica"/>
          <w:sz w:val="22"/>
          <w:szCs w:val="22"/>
        </w:rPr>
        <w:t xml:space="preserve"> </w:t>
      </w:r>
      <w:r>
        <w:rPr>
          <w:rFonts w:ascii="Helvetica" w:hAnsi="Helvetica"/>
          <w:sz w:val="22"/>
          <w:szCs w:val="22"/>
        </w:rPr>
        <w:t xml:space="preserve">The cheapest monitoring option where monitoring precision is always low (CV = 0.5) offers the </w:t>
      </w:r>
      <w:r w:rsidR="002F5A6E">
        <w:rPr>
          <w:rFonts w:ascii="Helvetica" w:hAnsi="Helvetica"/>
          <w:sz w:val="22"/>
          <w:szCs w:val="22"/>
        </w:rPr>
        <w:t xml:space="preserve">highest relative value to cost ratio but </w:t>
      </w:r>
      <w:r w:rsidR="00124B10">
        <w:rPr>
          <w:rFonts w:ascii="Helvetica" w:hAnsi="Helvetica"/>
          <w:sz w:val="22"/>
          <w:szCs w:val="22"/>
        </w:rPr>
        <w:t>is risky, with</w:t>
      </w:r>
      <w:r w:rsidR="002F5A6E">
        <w:rPr>
          <w:rFonts w:ascii="Helvetica" w:hAnsi="Helvetica"/>
          <w:sz w:val="22"/>
          <w:szCs w:val="22"/>
        </w:rPr>
        <w:t xml:space="preserve"> the </w:t>
      </w:r>
      <w:r>
        <w:rPr>
          <w:rFonts w:ascii="Helvetica" w:hAnsi="Helvetica"/>
          <w:sz w:val="22"/>
          <w:szCs w:val="22"/>
        </w:rPr>
        <w:t xml:space="preserve">highest </w:t>
      </w:r>
      <w:r w:rsidRPr="003805EE">
        <w:rPr>
          <w:rFonts w:ascii="Helvetica" w:hAnsi="Helvetica"/>
          <w:sz w:val="22"/>
          <w:szCs w:val="22"/>
        </w:rPr>
        <w:t xml:space="preserve">probability of tipping. </w:t>
      </w:r>
      <w:r>
        <w:rPr>
          <w:rFonts w:ascii="Helvetica" w:hAnsi="Helvetica"/>
          <w:sz w:val="22"/>
          <w:szCs w:val="22"/>
        </w:rPr>
        <w:t xml:space="preserve">In contrast, the most expensive </w:t>
      </w:r>
      <w:r w:rsidR="00124B10">
        <w:rPr>
          <w:rFonts w:ascii="Helvetica" w:hAnsi="Helvetica"/>
          <w:sz w:val="22"/>
          <w:szCs w:val="22"/>
        </w:rPr>
        <w:t>monitoring option of always monitoring with</w:t>
      </w:r>
      <w:r>
        <w:rPr>
          <w:rFonts w:ascii="Helvetica" w:hAnsi="Helvetica"/>
          <w:sz w:val="22"/>
          <w:szCs w:val="22"/>
        </w:rPr>
        <w:t xml:space="preserve"> </w:t>
      </w:r>
      <w:r w:rsidR="00124B10">
        <w:rPr>
          <w:rFonts w:ascii="Helvetica" w:hAnsi="Helvetica"/>
          <w:sz w:val="22"/>
          <w:szCs w:val="22"/>
        </w:rPr>
        <w:t xml:space="preserve">high </w:t>
      </w:r>
      <w:r>
        <w:rPr>
          <w:rFonts w:ascii="Helvetica" w:hAnsi="Helvetica"/>
          <w:sz w:val="22"/>
          <w:szCs w:val="22"/>
        </w:rPr>
        <w:t>precision (CV = 0.1)</w:t>
      </w:r>
      <w:r w:rsidR="00124B10">
        <w:rPr>
          <w:rFonts w:ascii="Helvetica" w:hAnsi="Helvetica"/>
          <w:sz w:val="22"/>
          <w:szCs w:val="22"/>
        </w:rPr>
        <w:t xml:space="preserve"> </w:t>
      </w:r>
      <w:r w:rsidR="00C776FB">
        <w:rPr>
          <w:rFonts w:ascii="Helvetica" w:hAnsi="Helvetica"/>
          <w:sz w:val="22"/>
          <w:szCs w:val="22"/>
        </w:rPr>
        <w:t xml:space="preserve">offers the highest </w:t>
      </w:r>
      <w:r w:rsidR="003B24E6" w:rsidRPr="003805EE">
        <w:rPr>
          <w:rFonts w:ascii="Helvetica" w:hAnsi="Helvetica"/>
          <w:sz w:val="22"/>
          <w:szCs w:val="22"/>
        </w:rPr>
        <w:t xml:space="preserve">net present value </w:t>
      </w:r>
      <w:r w:rsidR="00C776FB">
        <w:rPr>
          <w:rFonts w:ascii="Helvetica" w:hAnsi="Helvetica"/>
          <w:sz w:val="22"/>
          <w:szCs w:val="22"/>
        </w:rPr>
        <w:t xml:space="preserve">and the lowest </w:t>
      </w:r>
      <w:r w:rsidR="00B82848" w:rsidRPr="003805EE">
        <w:rPr>
          <w:rFonts w:ascii="Helvetica" w:hAnsi="Helvetica"/>
          <w:sz w:val="22"/>
          <w:szCs w:val="22"/>
        </w:rPr>
        <w:t xml:space="preserve">probability of </w:t>
      </w:r>
      <w:r w:rsidR="00C776FB">
        <w:rPr>
          <w:rFonts w:ascii="Helvetica" w:hAnsi="Helvetica"/>
          <w:sz w:val="22"/>
          <w:szCs w:val="22"/>
        </w:rPr>
        <w:t>crossing a critical threshold</w:t>
      </w:r>
      <w:r w:rsidR="008D0105">
        <w:rPr>
          <w:rFonts w:ascii="Helvetica" w:hAnsi="Helvetica"/>
          <w:sz w:val="22"/>
          <w:szCs w:val="22"/>
        </w:rPr>
        <w:t xml:space="preserve"> (Fig. 6)</w:t>
      </w:r>
      <w:r w:rsidR="00B16D69" w:rsidRPr="003805EE">
        <w:rPr>
          <w:rFonts w:ascii="Helvetica" w:hAnsi="Helvetica"/>
          <w:sz w:val="22"/>
          <w:szCs w:val="22"/>
        </w:rPr>
        <w:t>.</w:t>
      </w:r>
      <w:r w:rsidR="0002780B">
        <w:rPr>
          <w:rFonts w:ascii="Helvetica" w:hAnsi="Helvetica"/>
          <w:sz w:val="22"/>
          <w:szCs w:val="22"/>
        </w:rPr>
        <w:t xml:space="preserve"> </w:t>
      </w:r>
      <w:r w:rsidR="00DE4DC0" w:rsidRPr="003805EE">
        <w:rPr>
          <w:rFonts w:ascii="Helvetica" w:hAnsi="Helvetica"/>
          <w:sz w:val="22"/>
          <w:szCs w:val="22"/>
        </w:rPr>
        <w:t xml:space="preserve"> </w:t>
      </w:r>
      <w:r w:rsidR="00B16D69" w:rsidRPr="003805EE">
        <w:rPr>
          <w:rFonts w:ascii="Helvetica" w:hAnsi="Helvetica"/>
          <w:sz w:val="22"/>
          <w:szCs w:val="22"/>
        </w:rPr>
        <w:t>H</w:t>
      </w:r>
      <w:r w:rsidR="00DE4DC0" w:rsidRPr="003805EE">
        <w:rPr>
          <w:rFonts w:ascii="Helvetica" w:hAnsi="Helvetica"/>
          <w:sz w:val="22"/>
          <w:szCs w:val="22"/>
        </w:rPr>
        <w:t>owever</w:t>
      </w:r>
      <w:r w:rsidR="000D0034" w:rsidRPr="003805EE">
        <w:rPr>
          <w:rFonts w:ascii="Helvetica" w:hAnsi="Helvetica"/>
          <w:sz w:val="22"/>
          <w:szCs w:val="22"/>
        </w:rPr>
        <w:t>,</w:t>
      </w:r>
      <w:r w:rsidR="00DE4DC0" w:rsidRPr="003805EE">
        <w:rPr>
          <w:rFonts w:ascii="Helvetica" w:hAnsi="Helvetica"/>
          <w:sz w:val="22"/>
          <w:szCs w:val="22"/>
        </w:rPr>
        <w:t xml:space="preserve"> </w:t>
      </w:r>
      <w:r>
        <w:rPr>
          <w:rFonts w:ascii="Helvetica" w:hAnsi="Helvetica"/>
          <w:sz w:val="22"/>
          <w:szCs w:val="22"/>
        </w:rPr>
        <w:t xml:space="preserve">always maintaining </w:t>
      </w:r>
      <w:r w:rsidR="008474FE">
        <w:rPr>
          <w:rFonts w:ascii="Helvetica" w:hAnsi="Helvetica"/>
          <w:sz w:val="22"/>
          <w:szCs w:val="22"/>
        </w:rPr>
        <w:t>high precision</w:t>
      </w:r>
      <w:r>
        <w:rPr>
          <w:rFonts w:ascii="Helvetica" w:hAnsi="Helvetica"/>
          <w:sz w:val="22"/>
          <w:szCs w:val="22"/>
        </w:rPr>
        <w:t xml:space="preserve"> monitoring</w:t>
      </w:r>
      <w:r w:rsidR="008474FE">
        <w:rPr>
          <w:rFonts w:ascii="Helvetica" w:hAnsi="Helvetica"/>
          <w:sz w:val="22"/>
          <w:szCs w:val="22"/>
        </w:rPr>
        <w:t xml:space="preserve"> may be unattainable given the </w:t>
      </w:r>
      <w:r>
        <w:rPr>
          <w:rFonts w:ascii="Helvetica" w:hAnsi="Helvetica"/>
          <w:sz w:val="22"/>
          <w:szCs w:val="22"/>
        </w:rPr>
        <w:t>high cost</w:t>
      </w:r>
      <w:commentRangeStart w:id="46"/>
      <w:r>
        <w:rPr>
          <w:rFonts w:ascii="Helvetica" w:hAnsi="Helvetica"/>
          <w:sz w:val="22"/>
          <w:szCs w:val="22"/>
        </w:rPr>
        <w:t>.</w:t>
      </w:r>
      <w:commentRangeEnd w:id="46"/>
      <w:r w:rsidR="005D12EC">
        <w:rPr>
          <w:rStyle w:val="CommentReference"/>
          <w:rFonts w:asciiTheme="minorHAnsi" w:eastAsiaTheme="minorEastAsia" w:hAnsiTheme="minorHAnsi" w:cstheme="minorBidi"/>
          <w:lang w:eastAsia="ja-JP"/>
        </w:rPr>
        <w:commentReference w:id="46"/>
      </w:r>
      <w:r>
        <w:rPr>
          <w:rFonts w:ascii="Helvetica" w:hAnsi="Helvetica"/>
          <w:sz w:val="22"/>
          <w:szCs w:val="22"/>
        </w:rPr>
        <w:t xml:space="preserve"> </w:t>
      </w:r>
      <w:r w:rsidR="00392FF0">
        <w:rPr>
          <w:rFonts w:ascii="Helvetica" w:hAnsi="Helvetica"/>
          <w:sz w:val="22"/>
          <w:szCs w:val="22"/>
        </w:rPr>
        <w:t>A</w:t>
      </w:r>
      <w:r w:rsidR="00B0670C" w:rsidRPr="003805EE">
        <w:rPr>
          <w:rFonts w:ascii="Helvetica" w:hAnsi="Helvetica"/>
          <w:sz w:val="22"/>
          <w:szCs w:val="22"/>
        </w:rPr>
        <w:t xml:space="preserve"> precautionary buffer offers an intermediate solution where</w:t>
      </w:r>
      <w:r w:rsidR="004968F5">
        <w:rPr>
          <w:rFonts w:ascii="Helvetica" w:hAnsi="Helvetica"/>
          <w:sz w:val="22"/>
          <w:szCs w:val="22"/>
        </w:rPr>
        <w:t xml:space="preserve"> the cost of monitoring is substantially reduced,</w:t>
      </w:r>
      <w:r w:rsidR="00B0670C" w:rsidRPr="003805EE">
        <w:rPr>
          <w:rFonts w:ascii="Helvetica" w:hAnsi="Helvetica"/>
          <w:sz w:val="22"/>
          <w:szCs w:val="22"/>
        </w:rPr>
        <w:t xml:space="preserve"> </w:t>
      </w:r>
      <w:r w:rsidR="004968F5">
        <w:rPr>
          <w:rFonts w:ascii="Helvetica" w:hAnsi="Helvetica"/>
          <w:sz w:val="22"/>
          <w:szCs w:val="22"/>
        </w:rPr>
        <w:t xml:space="preserve">in exchange for minor reductions in </w:t>
      </w:r>
      <w:r w:rsidR="00B0670C" w:rsidRPr="003805EE">
        <w:rPr>
          <w:rFonts w:ascii="Helvetica" w:hAnsi="Helvetica"/>
          <w:sz w:val="22"/>
          <w:szCs w:val="22"/>
        </w:rPr>
        <w:t>NPV</w:t>
      </w:r>
      <w:r w:rsidR="0002780B">
        <w:rPr>
          <w:rFonts w:ascii="Helvetica" w:hAnsi="Helvetica"/>
          <w:sz w:val="22"/>
          <w:szCs w:val="22"/>
        </w:rPr>
        <w:t xml:space="preserve"> and</w:t>
      </w:r>
      <w:r w:rsidR="00B0670C" w:rsidRPr="003805EE">
        <w:rPr>
          <w:rFonts w:ascii="Helvetica" w:hAnsi="Helvetica"/>
          <w:sz w:val="22"/>
          <w:szCs w:val="22"/>
        </w:rPr>
        <w:t xml:space="preserve"> </w:t>
      </w:r>
      <w:r w:rsidR="00573CAA">
        <w:rPr>
          <w:rFonts w:ascii="Helvetica" w:hAnsi="Helvetica"/>
          <w:sz w:val="22"/>
          <w:szCs w:val="22"/>
        </w:rPr>
        <w:t>a modest increase in risk of collapse</w:t>
      </w:r>
      <w:commentRangeStart w:id="47"/>
      <w:r w:rsidR="004968F5">
        <w:rPr>
          <w:rFonts w:ascii="Helvetica" w:hAnsi="Helvetica"/>
          <w:sz w:val="22"/>
          <w:szCs w:val="22"/>
        </w:rPr>
        <w:t>.</w:t>
      </w:r>
      <w:commentRangeEnd w:id="47"/>
      <w:r w:rsidR="005D12EC">
        <w:rPr>
          <w:rStyle w:val="CommentReference"/>
          <w:rFonts w:asciiTheme="minorHAnsi" w:eastAsiaTheme="minorEastAsia" w:hAnsiTheme="minorHAnsi" w:cstheme="minorBidi"/>
          <w:lang w:eastAsia="ja-JP"/>
        </w:rPr>
        <w:commentReference w:id="47"/>
      </w:r>
      <w:r w:rsidR="004968F5">
        <w:rPr>
          <w:rFonts w:ascii="Helvetica" w:hAnsi="Helvetica"/>
          <w:sz w:val="22"/>
          <w:szCs w:val="22"/>
        </w:rPr>
        <w:t xml:space="preserve"> </w:t>
      </w:r>
      <w:r w:rsidR="00B0670C" w:rsidRPr="003805EE">
        <w:rPr>
          <w:rFonts w:ascii="Helvetica" w:hAnsi="Helvetica"/>
          <w:sz w:val="22"/>
          <w:szCs w:val="22"/>
        </w:rPr>
        <w:t>Therefore, a precautionary buffer may be an effective approach for balancing these tradeoffs by maintaining relatively high profits while minimizing monitoring</w:t>
      </w:r>
      <w:r w:rsidR="00404708">
        <w:rPr>
          <w:rFonts w:ascii="Helvetica" w:hAnsi="Helvetica"/>
          <w:sz w:val="22"/>
          <w:szCs w:val="22"/>
        </w:rPr>
        <w:t xml:space="preserve">. Naturally, the costs and benefits of any given strategy will potentially change </w:t>
      </w:r>
      <w:r w:rsidR="007C22C3">
        <w:rPr>
          <w:rFonts w:ascii="Helvetica" w:hAnsi="Helvetica"/>
          <w:sz w:val="22"/>
          <w:szCs w:val="22"/>
        </w:rPr>
        <w:t xml:space="preserve">for any given system </w:t>
      </w:r>
      <w:r w:rsidR="00404708">
        <w:rPr>
          <w:rFonts w:ascii="Helvetica" w:hAnsi="Helvetica"/>
          <w:sz w:val="22"/>
          <w:szCs w:val="22"/>
        </w:rPr>
        <w:t xml:space="preserve">depending on the </w:t>
      </w:r>
      <w:r w:rsidR="00E70D27">
        <w:rPr>
          <w:rFonts w:ascii="Helvetica" w:hAnsi="Helvetica"/>
          <w:sz w:val="22"/>
          <w:szCs w:val="22"/>
        </w:rPr>
        <w:t>specific</w:t>
      </w:r>
      <w:r w:rsidR="00404708">
        <w:rPr>
          <w:rFonts w:ascii="Helvetica" w:hAnsi="Helvetica"/>
          <w:sz w:val="22"/>
          <w:szCs w:val="22"/>
        </w:rPr>
        <w:t xml:space="preserve"> costs and benefits of monitoring</w:t>
      </w:r>
      <w:r w:rsidR="00E70D27">
        <w:rPr>
          <w:rFonts w:ascii="Helvetica" w:hAnsi="Helvetica"/>
          <w:sz w:val="22"/>
          <w:szCs w:val="22"/>
        </w:rPr>
        <w:t xml:space="preserve">. </w:t>
      </w:r>
    </w:p>
    <w:p w14:paraId="11B4AE30" w14:textId="77777777" w:rsidR="006D7463" w:rsidRDefault="006D7463">
      <w:pPr>
        <w:rPr>
          <w:rFonts w:ascii="Helvetica" w:hAnsi="Helvetica"/>
          <w:sz w:val="22"/>
          <w:szCs w:val="22"/>
        </w:rPr>
      </w:pPr>
    </w:p>
    <w:p w14:paraId="7812C7AE" w14:textId="240156E6" w:rsidR="005B7365" w:rsidRPr="003805EE" w:rsidRDefault="005B7365" w:rsidP="00D13868">
      <w:pPr>
        <w:rPr>
          <w:rFonts w:ascii="Helvetica" w:hAnsi="Helvetica"/>
          <w:sz w:val="22"/>
          <w:szCs w:val="22"/>
        </w:rPr>
      </w:pPr>
    </w:p>
    <w:p w14:paraId="03834AC9" w14:textId="5FD9CD8E" w:rsidR="00A21B6D" w:rsidRDefault="001915FF">
      <w:pPr>
        <w:rPr>
          <w:rFonts w:ascii="Helvetica" w:hAnsi="Helvetica"/>
          <w:b/>
          <w:sz w:val="22"/>
          <w:szCs w:val="22"/>
        </w:rPr>
      </w:pPr>
      <w:r w:rsidRPr="003805EE">
        <w:rPr>
          <w:rFonts w:ascii="Helvetica" w:hAnsi="Helvetica"/>
          <w:b/>
          <w:sz w:val="22"/>
          <w:szCs w:val="22"/>
        </w:rPr>
        <w:t xml:space="preserve">DISCUSSION </w:t>
      </w:r>
    </w:p>
    <w:p w14:paraId="5B1307B0" w14:textId="29DF8ECB" w:rsidR="00F9071C" w:rsidRDefault="00E85D06">
      <w:pPr>
        <w:rPr>
          <w:ins w:id="48" w:author="jameal samhouri" w:date="2021-02-02T13:16:00Z"/>
          <w:rFonts w:ascii="Helvetica" w:hAnsi="Helvetica" w:cs="Helvetica"/>
          <w:sz w:val="22"/>
          <w:szCs w:val="22"/>
        </w:rPr>
      </w:pPr>
      <w:r>
        <w:rPr>
          <w:rFonts w:ascii="Helvetica" w:hAnsi="Helvetica"/>
          <w:sz w:val="22"/>
          <w:szCs w:val="22"/>
        </w:rPr>
        <w:t>The</w:t>
      </w:r>
      <w:r w:rsidRPr="003805EE">
        <w:rPr>
          <w:rFonts w:ascii="Helvetica" w:hAnsi="Helvetica"/>
          <w:sz w:val="22"/>
          <w:szCs w:val="22"/>
        </w:rPr>
        <w:t xml:space="preserve"> </w:t>
      </w:r>
      <w:r w:rsidR="00A352EA" w:rsidRPr="003805EE">
        <w:rPr>
          <w:rFonts w:ascii="Helvetica" w:hAnsi="Helvetica"/>
          <w:sz w:val="22"/>
          <w:szCs w:val="22"/>
        </w:rPr>
        <w:t>monitoring</w:t>
      </w:r>
      <w:r>
        <w:rPr>
          <w:rFonts w:ascii="Helvetica" w:hAnsi="Helvetica"/>
          <w:sz w:val="22"/>
          <w:szCs w:val="22"/>
        </w:rPr>
        <w:t xml:space="preserve"> of biological systems</w:t>
      </w:r>
      <w:r w:rsidR="004C5771" w:rsidRPr="003805EE">
        <w:rPr>
          <w:rFonts w:ascii="Helvetica" w:hAnsi="Helvetica"/>
          <w:sz w:val="22"/>
          <w:szCs w:val="22"/>
        </w:rPr>
        <w:t xml:space="preserve"> is </w:t>
      </w:r>
      <w:r w:rsidR="000D0034" w:rsidRPr="003805EE">
        <w:rPr>
          <w:rFonts w:ascii="Helvetica" w:hAnsi="Helvetica"/>
          <w:sz w:val="22"/>
          <w:szCs w:val="22"/>
        </w:rPr>
        <w:t xml:space="preserve">typically constrained by </w:t>
      </w:r>
      <w:r w:rsidR="004C5771" w:rsidRPr="003805EE">
        <w:rPr>
          <w:rFonts w:ascii="Helvetica" w:hAnsi="Helvetica"/>
          <w:sz w:val="22"/>
          <w:szCs w:val="22"/>
        </w:rPr>
        <w:t>financial and logistical</w:t>
      </w:r>
      <w:r w:rsidR="000D0034" w:rsidRPr="003805EE">
        <w:rPr>
          <w:rFonts w:ascii="Helvetica" w:hAnsi="Helvetica"/>
          <w:sz w:val="22"/>
          <w:szCs w:val="22"/>
        </w:rPr>
        <w:t xml:space="preserve"> resources</w:t>
      </w:r>
      <w:r w:rsidR="004C5771" w:rsidRPr="003805EE">
        <w:rPr>
          <w:rFonts w:ascii="Helvetica" w:hAnsi="Helvetica"/>
          <w:sz w:val="22"/>
          <w:szCs w:val="22"/>
        </w:rPr>
        <w:t xml:space="preserve">. </w:t>
      </w:r>
      <w:r w:rsidR="00F312BB" w:rsidRPr="003805EE">
        <w:rPr>
          <w:rFonts w:ascii="Helvetica" w:hAnsi="Helvetica"/>
          <w:sz w:val="22"/>
          <w:szCs w:val="22"/>
        </w:rPr>
        <w:t xml:space="preserve">Our </w:t>
      </w:r>
      <w:r w:rsidR="00A65A95" w:rsidRPr="003805EE">
        <w:rPr>
          <w:rFonts w:ascii="Helvetica" w:hAnsi="Helvetica"/>
          <w:sz w:val="22"/>
          <w:szCs w:val="22"/>
        </w:rPr>
        <w:t>results</w:t>
      </w:r>
      <w:r w:rsidR="00511F8E" w:rsidRPr="003805EE">
        <w:rPr>
          <w:rFonts w:ascii="Helvetica" w:hAnsi="Helvetica"/>
          <w:sz w:val="22"/>
          <w:szCs w:val="22"/>
        </w:rPr>
        <w:t xml:space="preserve"> demonstrate</w:t>
      </w:r>
      <w:r w:rsidR="00F312BB" w:rsidRPr="003805EE">
        <w:rPr>
          <w:rFonts w:ascii="Helvetica" w:hAnsi="Helvetica"/>
          <w:sz w:val="22"/>
          <w:szCs w:val="22"/>
        </w:rPr>
        <w:t xml:space="preserve"> that </w:t>
      </w:r>
      <w:r w:rsidR="005B06D5">
        <w:rPr>
          <w:rFonts w:ascii="Helvetica" w:hAnsi="Helvetica"/>
          <w:sz w:val="22"/>
          <w:szCs w:val="22"/>
        </w:rPr>
        <w:t xml:space="preserve">high precision monitoring can promote the resilience of overharvested population and maximize the value of a resource. However, </w:t>
      </w:r>
      <w:r w:rsidR="00F312BB" w:rsidRPr="003805EE">
        <w:rPr>
          <w:rFonts w:ascii="Helvetica" w:hAnsi="Helvetica"/>
          <w:sz w:val="22"/>
          <w:szCs w:val="22"/>
        </w:rPr>
        <w:t xml:space="preserve">not </w:t>
      </w:r>
      <w:r w:rsidR="00A65A95" w:rsidRPr="003805EE">
        <w:rPr>
          <w:rFonts w:ascii="Helvetica" w:hAnsi="Helvetica"/>
          <w:sz w:val="22"/>
          <w:szCs w:val="22"/>
        </w:rPr>
        <w:t xml:space="preserve">all </w:t>
      </w:r>
      <w:r w:rsidR="00F312BB" w:rsidRPr="003805EE">
        <w:rPr>
          <w:rFonts w:ascii="Helvetica" w:hAnsi="Helvetica"/>
          <w:sz w:val="22"/>
          <w:szCs w:val="22"/>
        </w:rPr>
        <w:t>monitoring information is equally valuable</w:t>
      </w:r>
      <w:r w:rsidR="00A352EA" w:rsidRPr="003805EE">
        <w:rPr>
          <w:rFonts w:ascii="Helvetica" w:hAnsi="Helvetica"/>
          <w:sz w:val="22"/>
          <w:szCs w:val="22"/>
        </w:rPr>
        <w:t>.</w:t>
      </w:r>
      <w:r w:rsidR="00F312BB" w:rsidRPr="003805EE">
        <w:rPr>
          <w:rFonts w:ascii="Helvetica" w:hAnsi="Helvetica" w:cs="Helvetica Neue"/>
          <w:sz w:val="22"/>
          <w:szCs w:val="22"/>
        </w:rPr>
        <w:t xml:space="preserve"> </w:t>
      </w:r>
      <w:r w:rsidR="00400B8E" w:rsidRPr="003805EE">
        <w:rPr>
          <w:rFonts w:ascii="Helvetica" w:hAnsi="Helvetica" w:cs="Helvetica Neue"/>
          <w:sz w:val="22"/>
          <w:szCs w:val="22"/>
        </w:rPr>
        <w:t xml:space="preserve">Rather, </w:t>
      </w:r>
      <w:r w:rsidR="00F312BB" w:rsidRPr="003805EE">
        <w:rPr>
          <w:rFonts w:ascii="Helvetica" w:hAnsi="Helvetica" w:cs="Helvetica Neue"/>
          <w:sz w:val="22"/>
          <w:szCs w:val="22"/>
        </w:rPr>
        <w:t>as resource</w:t>
      </w:r>
      <w:r w:rsidR="000D0034" w:rsidRPr="003805EE">
        <w:rPr>
          <w:rFonts w:ascii="Helvetica" w:hAnsi="Helvetica" w:cs="Helvetica Neue"/>
          <w:sz w:val="22"/>
          <w:szCs w:val="22"/>
        </w:rPr>
        <w:t xml:space="preserve"> exploitation </w:t>
      </w:r>
      <w:r>
        <w:rPr>
          <w:rFonts w:ascii="Helvetica" w:hAnsi="Helvetica" w:cs="Helvetica Neue"/>
          <w:sz w:val="22"/>
          <w:szCs w:val="22"/>
        </w:rPr>
        <w:t xml:space="preserve">rates </w:t>
      </w:r>
      <w:r w:rsidR="000D0034" w:rsidRPr="003805EE">
        <w:rPr>
          <w:rFonts w:ascii="Helvetica" w:hAnsi="Helvetica" w:cs="Helvetica Neue"/>
          <w:sz w:val="22"/>
          <w:szCs w:val="22"/>
        </w:rPr>
        <w:t xml:space="preserve">increase </w:t>
      </w:r>
      <w:r w:rsidR="00F312BB" w:rsidRPr="003805EE">
        <w:rPr>
          <w:rFonts w:ascii="Helvetica" w:hAnsi="Helvetica" w:cs="Helvetica Neue"/>
          <w:sz w:val="22"/>
          <w:szCs w:val="22"/>
        </w:rPr>
        <w:t xml:space="preserve">and </w:t>
      </w:r>
      <w:r w:rsidR="000D0034" w:rsidRPr="003805EE">
        <w:rPr>
          <w:rFonts w:ascii="Helvetica" w:hAnsi="Helvetica" w:cs="Helvetica Neue"/>
          <w:sz w:val="22"/>
          <w:szCs w:val="22"/>
        </w:rPr>
        <w:t xml:space="preserve">the system </w:t>
      </w:r>
      <w:r w:rsidR="00F312BB" w:rsidRPr="003805EE">
        <w:rPr>
          <w:rFonts w:ascii="Helvetica" w:hAnsi="Helvetica" w:cs="Helvetica Neue"/>
          <w:sz w:val="22"/>
          <w:szCs w:val="22"/>
        </w:rPr>
        <w:t>approach</w:t>
      </w:r>
      <w:r w:rsidR="000D0034" w:rsidRPr="003805EE">
        <w:rPr>
          <w:rFonts w:ascii="Helvetica" w:hAnsi="Helvetica" w:cs="Helvetica Neue"/>
          <w:sz w:val="22"/>
          <w:szCs w:val="22"/>
        </w:rPr>
        <w:t xml:space="preserve">es </w:t>
      </w:r>
      <w:r w:rsidR="00407FED" w:rsidRPr="003805EE">
        <w:rPr>
          <w:rFonts w:ascii="Helvetica" w:hAnsi="Helvetica" w:cs="Helvetica Neue"/>
          <w:sz w:val="22"/>
          <w:szCs w:val="22"/>
        </w:rPr>
        <w:t>a</w:t>
      </w:r>
      <w:r w:rsidR="004758C3" w:rsidRPr="003805EE">
        <w:rPr>
          <w:rFonts w:ascii="Helvetica" w:hAnsi="Helvetica" w:cs="Helvetica Neue"/>
          <w:sz w:val="22"/>
          <w:szCs w:val="22"/>
        </w:rPr>
        <w:t xml:space="preserve"> </w:t>
      </w:r>
      <w:r>
        <w:rPr>
          <w:rFonts w:ascii="Helvetica" w:hAnsi="Helvetica" w:cs="Helvetica Neue"/>
          <w:sz w:val="22"/>
          <w:szCs w:val="22"/>
        </w:rPr>
        <w:t>critical threshold</w:t>
      </w:r>
      <w:r w:rsidR="00B20B34" w:rsidRPr="003805EE">
        <w:rPr>
          <w:rFonts w:ascii="Helvetica" w:hAnsi="Helvetica" w:cs="Helvetica Neue"/>
          <w:sz w:val="22"/>
          <w:szCs w:val="22"/>
        </w:rPr>
        <w:t>,</w:t>
      </w:r>
      <w:r w:rsidR="005F40F4" w:rsidRPr="003805EE">
        <w:rPr>
          <w:rFonts w:ascii="Helvetica" w:hAnsi="Helvetica" w:cs="Helvetica Neue"/>
          <w:sz w:val="22"/>
          <w:szCs w:val="22"/>
        </w:rPr>
        <w:t xml:space="preserve"> </w:t>
      </w:r>
      <w:r w:rsidR="000C29F3">
        <w:rPr>
          <w:rFonts w:ascii="Helvetica" w:hAnsi="Helvetica" w:cs="Helvetica Neue"/>
          <w:sz w:val="22"/>
          <w:szCs w:val="22"/>
        </w:rPr>
        <w:t xml:space="preserve">the </w:t>
      </w:r>
      <w:r w:rsidR="005F40F4" w:rsidRPr="003805EE">
        <w:rPr>
          <w:rFonts w:ascii="Helvetica" w:hAnsi="Helvetica" w:cs="Helvetica Neue"/>
          <w:sz w:val="22"/>
          <w:szCs w:val="22"/>
        </w:rPr>
        <w:t>risk</w:t>
      </w:r>
      <w:r w:rsidR="000C29F3">
        <w:rPr>
          <w:rFonts w:ascii="Helvetica" w:hAnsi="Helvetica" w:cs="Helvetica Neue"/>
          <w:sz w:val="22"/>
          <w:szCs w:val="22"/>
        </w:rPr>
        <w:t xml:space="preserve"> of </w:t>
      </w:r>
      <w:commentRangeStart w:id="49"/>
      <w:r w:rsidR="000C29F3">
        <w:rPr>
          <w:rFonts w:ascii="Helvetica" w:hAnsi="Helvetica" w:cs="Helvetica Neue"/>
          <w:sz w:val="22"/>
          <w:szCs w:val="22"/>
        </w:rPr>
        <w:t>collapse</w:t>
      </w:r>
      <w:commentRangeEnd w:id="49"/>
      <w:r w:rsidR="006509BE">
        <w:rPr>
          <w:rStyle w:val="CommentReference"/>
          <w:rFonts w:asciiTheme="minorHAnsi" w:eastAsiaTheme="minorEastAsia" w:hAnsiTheme="minorHAnsi" w:cstheme="minorBidi"/>
          <w:lang w:eastAsia="ja-JP"/>
        </w:rPr>
        <w:commentReference w:id="49"/>
      </w:r>
      <w:r w:rsidR="005F40F4" w:rsidRPr="003805EE">
        <w:rPr>
          <w:rFonts w:ascii="Helvetica" w:hAnsi="Helvetica" w:cs="Helvetica Neue"/>
          <w:sz w:val="22"/>
          <w:szCs w:val="22"/>
        </w:rPr>
        <w:t xml:space="preserve"> increases. Consequently, </w:t>
      </w:r>
      <w:r w:rsidR="00B20B34" w:rsidRPr="003805EE">
        <w:rPr>
          <w:rFonts w:ascii="Helvetica" w:hAnsi="Helvetica" w:cs="Helvetica Neue"/>
          <w:sz w:val="22"/>
          <w:szCs w:val="22"/>
        </w:rPr>
        <w:t xml:space="preserve">the value of monitoring information </w:t>
      </w:r>
      <w:r w:rsidR="005F40F4" w:rsidRPr="003805EE">
        <w:rPr>
          <w:rFonts w:ascii="Helvetica" w:hAnsi="Helvetica" w:cs="Helvetica Neue"/>
          <w:sz w:val="22"/>
          <w:szCs w:val="22"/>
        </w:rPr>
        <w:t xml:space="preserve">also </w:t>
      </w:r>
      <w:r w:rsidR="00B20B34" w:rsidRPr="003805EE">
        <w:rPr>
          <w:rFonts w:ascii="Helvetica" w:hAnsi="Helvetica" w:cs="Helvetica Neue"/>
          <w:sz w:val="22"/>
          <w:szCs w:val="22"/>
        </w:rPr>
        <w:t>increases</w:t>
      </w:r>
      <w:r>
        <w:rPr>
          <w:rFonts w:ascii="Helvetica" w:hAnsi="Helvetica" w:cs="Helvetica Neue"/>
          <w:sz w:val="22"/>
          <w:szCs w:val="22"/>
        </w:rPr>
        <w:t xml:space="preserve"> the more time a resource spends time at low biomass</w:t>
      </w:r>
      <w:ins w:id="50" w:author="jameal samhouri" w:date="2021-02-02T13:13:00Z">
        <w:r w:rsidR="00177BCB">
          <w:rPr>
            <w:rFonts w:ascii="Helvetica" w:hAnsi="Helvetica" w:cs="Helvetica Neue"/>
            <w:sz w:val="22"/>
            <w:szCs w:val="22"/>
          </w:rPr>
          <w:t xml:space="preserve"> in proximity to </w:t>
        </w:r>
      </w:ins>
      <w:ins w:id="51" w:author="jameal samhouri" w:date="2021-02-02T13:14:00Z">
        <w:r w:rsidR="00177BCB">
          <w:rPr>
            <w:rFonts w:ascii="Helvetica" w:hAnsi="Helvetica" w:cs="Helvetica Neue"/>
            <w:sz w:val="22"/>
            <w:szCs w:val="22"/>
          </w:rPr>
          <w:t>a tipping point beyond which recovery is not possible</w:t>
        </w:r>
      </w:ins>
      <w:r w:rsidR="00C92046" w:rsidRPr="003805EE">
        <w:rPr>
          <w:rFonts w:ascii="Helvetica" w:hAnsi="Helvetica" w:cs="Helvetica Neue"/>
          <w:sz w:val="22"/>
          <w:szCs w:val="22"/>
        </w:rPr>
        <w:t xml:space="preserve">. </w:t>
      </w:r>
      <w:r w:rsidR="00B20B34" w:rsidRPr="003805EE">
        <w:rPr>
          <w:rFonts w:ascii="Helvetica" w:hAnsi="Helvetica" w:cs="Helvetica Neue"/>
          <w:sz w:val="22"/>
          <w:szCs w:val="22"/>
        </w:rPr>
        <w:t>While t</w:t>
      </w:r>
      <w:r w:rsidR="00927ED3" w:rsidRPr="003805EE">
        <w:rPr>
          <w:rFonts w:ascii="Helvetica" w:hAnsi="Helvetica" w:cs="Helvetica Neue"/>
          <w:sz w:val="22"/>
          <w:szCs w:val="22"/>
        </w:rPr>
        <w:t xml:space="preserve">he </w:t>
      </w:r>
      <w:r w:rsidR="0064319D" w:rsidRPr="003805EE">
        <w:rPr>
          <w:rFonts w:ascii="Helvetica" w:hAnsi="Helvetica" w:cs="Helvetica Neue"/>
          <w:sz w:val="22"/>
          <w:szCs w:val="22"/>
        </w:rPr>
        <w:t>notion</w:t>
      </w:r>
      <w:r w:rsidR="00927ED3" w:rsidRPr="003805EE">
        <w:rPr>
          <w:rFonts w:ascii="Helvetica" w:hAnsi="Helvetica" w:cs="Helvetica Neue"/>
          <w:sz w:val="22"/>
          <w:szCs w:val="22"/>
        </w:rPr>
        <w:t xml:space="preserve"> that </w:t>
      </w:r>
      <w:r w:rsidR="00433F41" w:rsidRPr="003805EE">
        <w:rPr>
          <w:rFonts w:ascii="Helvetica" w:hAnsi="Helvetica" w:cs="Helvetica Neue"/>
          <w:sz w:val="22"/>
          <w:szCs w:val="22"/>
        </w:rPr>
        <w:t xml:space="preserve">the value of information </w:t>
      </w:r>
      <w:r w:rsidR="00B20B34" w:rsidRPr="003805EE">
        <w:rPr>
          <w:rFonts w:ascii="Helvetica" w:hAnsi="Helvetica" w:cs="Helvetica Neue"/>
          <w:sz w:val="22"/>
          <w:szCs w:val="22"/>
        </w:rPr>
        <w:t xml:space="preserve">changes </w:t>
      </w:r>
      <w:r w:rsidR="002A360C" w:rsidRPr="003805EE">
        <w:rPr>
          <w:rFonts w:ascii="Helvetica" w:hAnsi="Helvetica" w:cs="Helvetica Neue"/>
          <w:sz w:val="22"/>
          <w:szCs w:val="22"/>
        </w:rPr>
        <w:t xml:space="preserve">is </w:t>
      </w:r>
      <w:r w:rsidR="00433F41" w:rsidRPr="003805EE">
        <w:rPr>
          <w:rFonts w:ascii="Helvetica" w:hAnsi="Helvetica" w:cs="Helvetica Neue"/>
          <w:sz w:val="22"/>
          <w:szCs w:val="22"/>
        </w:rPr>
        <w:t>intuitive</w:t>
      </w:r>
      <w:r w:rsidR="000C103C" w:rsidRPr="003805EE">
        <w:rPr>
          <w:rFonts w:ascii="Helvetica" w:hAnsi="Helvetica" w:cs="Helvetica Neue"/>
          <w:sz w:val="22"/>
          <w:szCs w:val="22"/>
        </w:rPr>
        <w:t xml:space="preserve"> and has been used in resource management (e.g., the design of protected areas </w:t>
      </w:r>
      <w:r w:rsidR="000F7161" w:rsidRPr="003805EE">
        <w:rPr>
          <w:rFonts w:ascii="Helvetica" w:hAnsi="Helvetica" w:cs="Helvetica Neue"/>
          <w:sz w:val="22"/>
          <w:szCs w:val="22"/>
        </w:rPr>
        <w:fldChar w:fldCharType="begin"/>
      </w:r>
      <w:r w:rsidR="00796EE0">
        <w:rPr>
          <w:rFonts w:ascii="Helvetica" w:hAnsi="Helvetica" w:cs="Helvetica Neue"/>
          <w:sz w:val="22"/>
          <w:szCs w:val="22"/>
        </w:rPr>
        <w:instrText xml:space="preserve"> ADDIN EN.CITE &lt;EndNote&gt;&lt;Cite&gt;&lt;Author&gt;Costello&lt;/Author&gt;&lt;Year&gt;2010&lt;/Year&gt;&lt;RecNum&gt;8466&lt;/RecNum&gt;&lt;DisplayText&gt;(12)&lt;/DisplayText&gt;&lt;record&gt;&lt;rec-number&gt;8466&lt;/rec-number&gt;&lt;foreign-keys&gt;&lt;key app="EN" db-id="dsrza9wtbra05fevxvw5svf8d0a9a0ptptvp" timestamp="1493249771"&gt;8466&lt;/key&gt;&lt;/foreign-keys&gt;&lt;ref-type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3805EE">
        <w:rPr>
          <w:rFonts w:ascii="Helvetica" w:hAnsi="Helvetica" w:cs="Helvetica Neue"/>
          <w:sz w:val="22"/>
          <w:szCs w:val="22"/>
        </w:rPr>
        <w:fldChar w:fldCharType="separate"/>
      </w:r>
      <w:r w:rsidR="00796EE0">
        <w:rPr>
          <w:rFonts w:ascii="Helvetica" w:hAnsi="Helvetica" w:cs="Helvetica Neue"/>
          <w:noProof/>
          <w:sz w:val="22"/>
          <w:szCs w:val="22"/>
        </w:rPr>
        <w:t>(12)</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 xml:space="preserve">, or linking weather to agriculture forecasting </w:t>
      </w:r>
      <w:r w:rsidR="000F7161" w:rsidRPr="003805EE">
        <w:rPr>
          <w:rFonts w:ascii="Helvetica" w:hAnsi="Helvetica" w:cs="Helvetica Neue"/>
          <w:sz w:val="22"/>
          <w:szCs w:val="22"/>
        </w:rPr>
        <w:fldChar w:fldCharType="begin"/>
      </w:r>
      <w:r w:rsidR="00796EE0">
        <w:rPr>
          <w:rFonts w:ascii="Helvetica" w:hAnsi="Helvetica" w:cs="Helvetica Neue"/>
          <w:sz w:val="22"/>
          <w:szCs w:val="22"/>
        </w:rPr>
        <w:instrText xml:space="preserve"> ADDIN EN.CITE &lt;EndNote&gt;&lt;Cite&gt;&lt;Author&gt;Adams&lt;/Author&gt;&lt;Year&gt;1995&lt;/Year&gt;&lt;RecNum&gt;8467&lt;/RecNum&gt;&lt;DisplayText&gt;(13)&lt;/DisplayText&gt;&lt;record&gt;&lt;rec-number&gt;8467&lt;/rec-number&gt;&lt;foreign-keys&gt;&lt;key app="EN" db-id="dsrza9wtbra05fevxvw5svf8d0a9a0ptptvp" timestamp="1493249973"&gt;8467&lt;/key&gt;&lt;/foreign-keys&gt;&lt;ref-type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3805EE">
        <w:rPr>
          <w:rFonts w:ascii="Helvetica" w:hAnsi="Helvetica" w:cs="Helvetica Neue"/>
          <w:sz w:val="22"/>
          <w:szCs w:val="22"/>
        </w:rPr>
        <w:fldChar w:fldCharType="separate"/>
      </w:r>
      <w:r w:rsidR="00796EE0">
        <w:rPr>
          <w:rFonts w:ascii="Helvetica" w:hAnsi="Helvetica" w:cs="Helvetica Neue"/>
          <w:noProof/>
          <w:sz w:val="22"/>
          <w:szCs w:val="22"/>
        </w:rPr>
        <w:t>(13)</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w:t>
      </w:r>
      <w:r w:rsidR="00433F41" w:rsidRPr="003805EE">
        <w:rPr>
          <w:rFonts w:ascii="Helvetica" w:hAnsi="Helvetica" w:cs="Helvetica Neue"/>
          <w:sz w:val="22"/>
          <w:szCs w:val="22"/>
        </w:rPr>
        <w:t>, it i</w:t>
      </w:r>
      <w:r w:rsidR="002A360C" w:rsidRPr="003805EE">
        <w:rPr>
          <w:rFonts w:ascii="Helvetica" w:hAnsi="Helvetica" w:cs="Helvetica Neue"/>
          <w:sz w:val="22"/>
          <w:szCs w:val="22"/>
        </w:rPr>
        <w:t xml:space="preserve">s rarely used </w:t>
      </w:r>
      <w:r w:rsidR="0094542B" w:rsidRPr="003805EE">
        <w:rPr>
          <w:rFonts w:ascii="Helvetica" w:hAnsi="Helvetica" w:cs="Helvetica Neue"/>
          <w:sz w:val="22"/>
          <w:szCs w:val="22"/>
        </w:rPr>
        <w:t xml:space="preserve">in </w:t>
      </w:r>
      <w:r w:rsidR="00965095" w:rsidRPr="003805EE">
        <w:rPr>
          <w:rFonts w:ascii="Helvetica" w:hAnsi="Helvetica" w:cs="Helvetica Neue"/>
          <w:sz w:val="22"/>
          <w:szCs w:val="22"/>
        </w:rPr>
        <w:t xml:space="preserve">resource </w:t>
      </w:r>
      <w:r w:rsidR="0094542B" w:rsidRPr="003805EE">
        <w:rPr>
          <w:rFonts w:ascii="Helvetica" w:hAnsi="Helvetica" w:cs="Helvetica Neue"/>
          <w:sz w:val="22"/>
          <w:szCs w:val="22"/>
        </w:rPr>
        <w:t>management to</w:t>
      </w:r>
      <w:r w:rsidR="002A360C" w:rsidRPr="003805EE">
        <w:rPr>
          <w:rFonts w:ascii="Helvetica" w:hAnsi="Helvetica" w:cs="Helvetica Neue"/>
          <w:sz w:val="22"/>
          <w:szCs w:val="22"/>
        </w:rPr>
        <w:t xml:space="preserve"> justify </w:t>
      </w:r>
      <w:r w:rsidR="0077253E" w:rsidRPr="003805EE">
        <w:rPr>
          <w:rFonts w:ascii="Helvetica" w:hAnsi="Helvetica" w:cs="Helvetica Neue"/>
          <w:sz w:val="22"/>
          <w:szCs w:val="22"/>
        </w:rPr>
        <w:t xml:space="preserve">a change in </w:t>
      </w:r>
      <w:r w:rsidR="002A360C" w:rsidRPr="003805EE">
        <w:rPr>
          <w:rFonts w:ascii="Helvetica" w:hAnsi="Helvetica" w:cs="Helvetica Neue"/>
          <w:sz w:val="22"/>
          <w:szCs w:val="22"/>
        </w:rPr>
        <w:t xml:space="preserve">monitoring </w:t>
      </w:r>
      <w:r w:rsidR="00382C09" w:rsidRPr="003805EE">
        <w:rPr>
          <w:rFonts w:ascii="Helvetica" w:hAnsi="Helvetica" w:cs="Helvetica Neue"/>
          <w:sz w:val="22"/>
          <w:szCs w:val="22"/>
        </w:rPr>
        <w:t>effort</w:t>
      </w:r>
      <w:r w:rsidR="002A360C" w:rsidRPr="003805EE">
        <w:rPr>
          <w:rFonts w:ascii="Helvetica" w:hAnsi="Helvetica" w:cs="Helvetica Neue"/>
          <w:sz w:val="22"/>
          <w:szCs w:val="22"/>
        </w:rPr>
        <w:t>. Instead</w:t>
      </w:r>
      <w:r w:rsidR="005355A0" w:rsidRPr="003805EE">
        <w:rPr>
          <w:rFonts w:ascii="Helvetica" w:hAnsi="Helvetica" w:cs="Helvetica Neue"/>
          <w:sz w:val="22"/>
          <w:szCs w:val="22"/>
        </w:rPr>
        <w:t>,</w:t>
      </w:r>
      <w:r w:rsidR="002A360C" w:rsidRPr="003805EE">
        <w:rPr>
          <w:rFonts w:ascii="Helvetica" w:hAnsi="Helvetica" w:cs="Helvetica Neue"/>
          <w:sz w:val="22"/>
          <w:szCs w:val="22"/>
        </w:rPr>
        <w:t xml:space="preserve"> </w:t>
      </w:r>
      <w:r w:rsidR="007D3A17" w:rsidRPr="003805EE">
        <w:rPr>
          <w:rFonts w:ascii="Helvetica" w:hAnsi="Helvetica" w:cs="Helvetica Neue"/>
          <w:sz w:val="22"/>
          <w:szCs w:val="22"/>
        </w:rPr>
        <w:t>monitoring investment often is a product of funding</w:t>
      </w:r>
      <w:r w:rsidR="00B14689" w:rsidRPr="003805EE">
        <w:rPr>
          <w:rFonts w:ascii="Helvetica" w:hAnsi="Helvetica" w:cs="Helvetica Neue"/>
          <w:sz w:val="22"/>
          <w:szCs w:val="22"/>
        </w:rPr>
        <w:t>,</w:t>
      </w:r>
      <w:r w:rsidR="007D3A17" w:rsidRPr="003805EE">
        <w:rPr>
          <w:rFonts w:ascii="Helvetica" w:hAnsi="Helvetica" w:cs="Helvetica Neue"/>
          <w:sz w:val="22"/>
          <w:szCs w:val="22"/>
        </w:rPr>
        <w:t xml:space="preserve"> </w:t>
      </w:r>
      <w:r w:rsidR="002A360C" w:rsidRPr="003805EE">
        <w:rPr>
          <w:rFonts w:ascii="Helvetica" w:hAnsi="Helvetica" w:cs="Helvetica Neue"/>
          <w:sz w:val="22"/>
          <w:szCs w:val="22"/>
        </w:rPr>
        <w:t>availability of tec</w:t>
      </w:r>
      <w:r w:rsidR="00926543" w:rsidRPr="003805EE">
        <w:rPr>
          <w:rFonts w:ascii="Helvetica" w:hAnsi="Helvetica" w:cs="Helvetica Neue"/>
          <w:sz w:val="22"/>
          <w:szCs w:val="22"/>
        </w:rPr>
        <w:t>hnolog</w:t>
      </w:r>
      <w:r w:rsidR="005F40F4" w:rsidRPr="003805EE">
        <w:rPr>
          <w:rFonts w:ascii="Helvetica" w:hAnsi="Helvetica" w:cs="Helvetica Neue"/>
          <w:sz w:val="22"/>
          <w:szCs w:val="22"/>
        </w:rPr>
        <w:t>y</w:t>
      </w:r>
      <w:r w:rsidR="00926543" w:rsidRPr="003805EE">
        <w:rPr>
          <w:rFonts w:ascii="Helvetica" w:hAnsi="Helvetica" w:cs="Helvetica Neue"/>
          <w:sz w:val="22"/>
          <w:szCs w:val="22"/>
        </w:rPr>
        <w:t xml:space="preserve">, personnel logistics, </w:t>
      </w:r>
      <w:r w:rsidR="002A360C" w:rsidRPr="003805EE">
        <w:rPr>
          <w:rFonts w:ascii="Helvetica" w:hAnsi="Helvetica" w:cs="Helvetica Neue"/>
          <w:sz w:val="22"/>
          <w:szCs w:val="22"/>
        </w:rPr>
        <w:t xml:space="preserve">and </w:t>
      </w:r>
      <w:r w:rsidR="00717073" w:rsidRPr="003805EE">
        <w:rPr>
          <w:rFonts w:ascii="Helvetica" w:hAnsi="Helvetica" w:cs="Helvetica Neue"/>
          <w:sz w:val="22"/>
          <w:szCs w:val="22"/>
        </w:rPr>
        <w:t>perceptions of risk among managers</w:t>
      </w:r>
      <w:r w:rsidR="00B20B34" w:rsidRPr="003805EE">
        <w:rPr>
          <w:rFonts w:ascii="Helvetica" w:hAnsi="Helvetica" w:cs="Helvetica Neue"/>
          <w:sz w:val="22"/>
          <w:szCs w:val="22"/>
        </w:rPr>
        <w:t xml:space="preserve"> and resource users</w:t>
      </w:r>
      <w:r w:rsidR="009233A8" w:rsidRPr="003805EE">
        <w:rPr>
          <w:rFonts w:ascii="Helvetica" w:hAnsi="Helvetica" w:cs="Helvetica Neue"/>
          <w:sz w:val="22"/>
          <w:szCs w:val="22"/>
        </w:rPr>
        <w:t xml:space="preserve">. </w:t>
      </w:r>
      <w:del w:id="52" w:author="jameal samhouri" w:date="2021-02-02T13:17:00Z">
        <w:r w:rsidR="009233A8" w:rsidRPr="003805EE" w:rsidDel="00177BCB">
          <w:rPr>
            <w:rFonts w:ascii="Helvetica" w:hAnsi="Helvetica" w:cs="Helvetica"/>
            <w:sz w:val="22"/>
            <w:szCs w:val="22"/>
          </w:rPr>
          <w:delText>We demonstrated how</w:delText>
        </w:r>
        <w:r w:rsidR="005F40F4" w:rsidRPr="003805EE" w:rsidDel="00177BCB">
          <w:rPr>
            <w:rFonts w:ascii="Helvetica" w:hAnsi="Helvetica" w:cs="Helvetica"/>
            <w:sz w:val="22"/>
            <w:szCs w:val="22"/>
          </w:rPr>
          <w:delText xml:space="preserve"> a</w:delText>
        </w:r>
        <w:r w:rsidR="00B14689" w:rsidRPr="003805EE" w:rsidDel="00177BCB">
          <w:rPr>
            <w:rFonts w:ascii="Helvetica" w:hAnsi="Helvetica" w:cs="Helvetica"/>
            <w:sz w:val="22"/>
            <w:szCs w:val="22"/>
          </w:rPr>
          <w:delText xml:space="preserve"> </w:delText>
        </w:r>
        <w:r w:rsidR="005F40F4" w:rsidRPr="003805EE" w:rsidDel="00177BCB">
          <w:rPr>
            <w:rFonts w:ascii="Helvetica" w:hAnsi="Helvetica" w:cs="Helvetica"/>
            <w:sz w:val="22"/>
            <w:szCs w:val="22"/>
          </w:rPr>
          <w:delText xml:space="preserve">monitoring program that </w:delText>
        </w:r>
        <w:commentRangeStart w:id="53"/>
        <w:commentRangeStart w:id="54"/>
        <w:commentRangeStart w:id="55"/>
        <w:r w:rsidR="005F40F4" w:rsidRPr="003805EE" w:rsidDel="00177BCB">
          <w:rPr>
            <w:rFonts w:ascii="Helvetica" w:hAnsi="Helvetica" w:cs="Helvetica"/>
            <w:sz w:val="22"/>
            <w:szCs w:val="22"/>
          </w:rPr>
          <w:delText xml:space="preserve">takes </w:delText>
        </w:r>
        <w:r w:rsidR="00B14689" w:rsidRPr="003805EE" w:rsidDel="00177BCB">
          <w:rPr>
            <w:rFonts w:ascii="Helvetica" w:hAnsi="Helvetica" w:cs="Helvetica"/>
            <w:sz w:val="22"/>
            <w:szCs w:val="22"/>
          </w:rPr>
          <w:delText>advantage</w:delText>
        </w:r>
        <w:r w:rsidR="005F40F4" w:rsidRPr="003805EE" w:rsidDel="00177BCB">
          <w:rPr>
            <w:rFonts w:ascii="Helvetica" w:hAnsi="Helvetica" w:cs="Helvetica"/>
            <w:sz w:val="22"/>
            <w:szCs w:val="22"/>
          </w:rPr>
          <w:delText xml:space="preserve"> of</w:delText>
        </w:r>
        <w:r w:rsidR="009233A8" w:rsidRPr="003805EE" w:rsidDel="00177BCB">
          <w:rPr>
            <w:rFonts w:ascii="Helvetica" w:hAnsi="Helvetica" w:cs="Helvetica"/>
            <w:sz w:val="22"/>
            <w:szCs w:val="22"/>
          </w:rPr>
          <w:delText xml:space="preserve"> precautionary buffers can minimize costs</w:delText>
        </w:r>
        <w:commentRangeEnd w:id="53"/>
        <w:r w:rsidR="00B658D4" w:rsidDel="00177BCB">
          <w:rPr>
            <w:rStyle w:val="CommentReference"/>
          </w:rPr>
          <w:commentReference w:id="53"/>
        </w:r>
        <w:commentRangeEnd w:id="54"/>
        <w:r w:rsidR="00E2709C" w:rsidDel="00177BCB">
          <w:rPr>
            <w:rStyle w:val="CommentReference"/>
            <w:rFonts w:asciiTheme="minorHAnsi" w:eastAsiaTheme="minorEastAsia" w:hAnsiTheme="minorHAnsi" w:cstheme="minorBidi"/>
            <w:lang w:eastAsia="ja-JP"/>
          </w:rPr>
          <w:commentReference w:id="54"/>
        </w:r>
        <w:commentRangeEnd w:id="55"/>
        <w:r w:rsidR="00177BCB" w:rsidDel="00177BCB">
          <w:rPr>
            <w:rStyle w:val="CommentReference"/>
            <w:rFonts w:asciiTheme="minorHAnsi" w:eastAsiaTheme="minorEastAsia" w:hAnsiTheme="minorHAnsi" w:cstheme="minorBidi"/>
            <w:lang w:eastAsia="ja-JP"/>
          </w:rPr>
          <w:commentReference w:id="55"/>
        </w:r>
        <w:r w:rsidR="00B22036" w:rsidRPr="003805EE" w:rsidDel="00177BCB">
          <w:rPr>
            <w:rFonts w:ascii="Helvetica" w:hAnsi="Helvetica" w:cs="Helvetica"/>
            <w:sz w:val="22"/>
            <w:szCs w:val="22"/>
          </w:rPr>
          <w:delText>, maximize profits</w:delText>
        </w:r>
        <w:r w:rsidR="00B14689" w:rsidRPr="003805EE" w:rsidDel="00177BCB">
          <w:rPr>
            <w:rFonts w:ascii="Helvetica" w:hAnsi="Helvetica" w:cs="Helvetica"/>
            <w:sz w:val="22"/>
            <w:szCs w:val="22"/>
          </w:rPr>
          <w:delText>,</w:delText>
        </w:r>
        <w:r w:rsidR="00B22036" w:rsidRPr="003805EE" w:rsidDel="00177BCB">
          <w:rPr>
            <w:rFonts w:ascii="Helvetica" w:hAnsi="Helvetica" w:cs="Helvetica"/>
            <w:sz w:val="22"/>
            <w:szCs w:val="22"/>
          </w:rPr>
          <w:delText xml:space="preserve"> and prevent</w:delText>
        </w:r>
        <w:r w:rsidR="009233A8" w:rsidRPr="003805EE" w:rsidDel="00177BCB">
          <w:rPr>
            <w:rFonts w:ascii="Helvetica" w:hAnsi="Helvetica" w:cs="Helvetica"/>
            <w:sz w:val="22"/>
            <w:szCs w:val="22"/>
          </w:rPr>
          <w:delText xml:space="preserve"> a system from tipping into a</w:delText>
        </w:r>
        <w:r w:rsidDel="00177BCB">
          <w:rPr>
            <w:rFonts w:ascii="Helvetica" w:hAnsi="Helvetica" w:cs="Helvetica"/>
            <w:sz w:val="22"/>
            <w:szCs w:val="22"/>
          </w:rPr>
          <w:delText xml:space="preserve"> collapsed </w:delText>
        </w:r>
        <w:r w:rsidR="009233A8" w:rsidRPr="003805EE" w:rsidDel="00177BCB">
          <w:rPr>
            <w:rFonts w:ascii="Helvetica" w:hAnsi="Helvetica" w:cs="Helvetica"/>
            <w:sz w:val="22"/>
            <w:szCs w:val="22"/>
          </w:rPr>
          <w:delText xml:space="preserve">state. </w:delText>
        </w:r>
      </w:del>
      <w:r w:rsidR="009233A8" w:rsidRPr="003805EE">
        <w:rPr>
          <w:rFonts w:ascii="Helvetica" w:hAnsi="Helvetica" w:cs="Helvetica"/>
          <w:sz w:val="22"/>
          <w:szCs w:val="22"/>
        </w:rPr>
        <w:t xml:space="preserve">Improving our understanding of how ecosystem characteristics dictate the trade-off between precision in </w:t>
      </w:r>
      <w:r w:rsidR="005F40F4" w:rsidRPr="003805EE">
        <w:rPr>
          <w:rFonts w:ascii="Helvetica" w:hAnsi="Helvetica" w:cs="Helvetica"/>
          <w:sz w:val="22"/>
          <w:szCs w:val="22"/>
        </w:rPr>
        <w:t xml:space="preserve">estimates of </w:t>
      </w:r>
      <w:r w:rsidR="00026C58">
        <w:rPr>
          <w:rFonts w:ascii="Helvetica" w:hAnsi="Helvetica" w:cs="Helvetica"/>
          <w:sz w:val="22"/>
          <w:szCs w:val="22"/>
        </w:rPr>
        <w:t xml:space="preserve">population status </w:t>
      </w:r>
      <w:r w:rsidR="009233A8" w:rsidRPr="003805EE">
        <w:rPr>
          <w:rFonts w:ascii="Helvetica" w:hAnsi="Helvetica" w:cs="Helvetica"/>
          <w:sz w:val="22"/>
          <w:szCs w:val="22"/>
        </w:rPr>
        <w:t xml:space="preserve">and the costs of mismanagement will benefit </w:t>
      </w:r>
      <w:r w:rsidR="005F40F4" w:rsidRPr="003805EE">
        <w:rPr>
          <w:rFonts w:ascii="Helvetica" w:hAnsi="Helvetica" w:cs="Helvetica"/>
          <w:sz w:val="22"/>
          <w:szCs w:val="22"/>
        </w:rPr>
        <w:t xml:space="preserve">both stakeholders and </w:t>
      </w:r>
      <w:r w:rsidR="0077253E" w:rsidRPr="003805EE">
        <w:rPr>
          <w:rFonts w:ascii="Helvetica" w:hAnsi="Helvetica" w:cs="Helvetica"/>
          <w:sz w:val="22"/>
          <w:szCs w:val="22"/>
        </w:rPr>
        <w:t xml:space="preserve">managers who are working with </w:t>
      </w:r>
      <w:r w:rsidR="009233A8" w:rsidRPr="003805EE">
        <w:rPr>
          <w:rFonts w:ascii="Helvetica" w:hAnsi="Helvetica" w:cs="Helvetica"/>
          <w:sz w:val="22"/>
          <w:szCs w:val="22"/>
        </w:rPr>
        <w:t>finite resources.</w:t>
      </w:r>
    </w:p>
    <w:p w14:paraId="2D611667" w14:textId="39D5332D" w:rsidR="00177BCB" w:rsidRDefault="00177BCB">
      <w:pPr>
        <w:rPr>
          <w:ins w:id="56" w:author="jameal samhouri" w:date="2021-02-02T13:16:00Z"/>
          <w:rFonts w:ascii="Helvetica" w:hAnsi="Helvetica" w:cs="Helvetica"/>
          <w:sz w:val="22"/>
          <w:szCs w:val="22"/>
        </w:rPr>
      </w:pPr>
    </w:p>
    <w:p w14:paraId="4319282E" w14:textId="26B6AA0D" w:rsidR="00177BCB" w:rsidRDefault="00177BCB">
      <w:pPr>
        <w:rPr>
          <w:ins w:id="57" w:author="jameal samhouri" w:date="2021-02-02T13:17:00Z"/>
          <w:rFonts w:ascii="Helvetica" w:hAnsi="Helvetica" w:cs="Helvetica"/>
          <w:sz w:val="22"/>
          <w:szCs w:val="22"/>
        </w:rPr>
      </w:pPr>
      <w:ins w:id="58" w:author="jameal samhouri" w:date="2021-02-02T13:16:00Z">
        <w:r>
          <w:rPr>
            <w:rFonts w:ascii="Helvetica" w:hAnsi="Helvetica" w:cs="Helvetica"/>
            <w:sz w:val="22"/>
            <w:szCs w:val="22"/>
          </w:rPr>
          <w:t xml:space="preserve">I think we need one more paragraph here </w:t>
        </w:r>
      </w:ins>
      <w:ins w:id="59" w:author="jameal samhouri" w:date="2021-02-02T13:18:00Z">
        <w:r>
          <w:rPr>
            <w:rFonts w:ascii="Helvetica" w:hAnsi="Helvetica" w:cs="Helvetica"/>
            <w:sz w:val="22"/>
            <w:szCs w:val="22"/>
          </w:rPr>
          <w:t xml:space="preserve">summarizing and </w:t>
        </w:r>
      </w:ins>
      <w:ins w:id="60" w:author="jameal samhouri" w:date="2021-02-02T13:16:00Z">
        <w:r>
          <w:rPr>
            <w:rFonts w:ascii="Helvetica" w:hAnsi="Helvetica" w:cs="Helvetica"/>
            <w:sz w:val="22"/>
            <w:szCs w:val="22"/>
          </w:rPr>
          <w:t>discussing the results of our specific simulations</w:t>
        </w:r>
      </w:ins>
      <w:ins w:id="61" w:author="jameal samhouri" w:date="2021-02-02T13:17:00Z">
        <w:r>
          <w:rPr>
            <w:rFonts w:ascii="Helvetica" w:hAnsi="Helvetica" w:cs="Helvetica"/>
            <w:sz w:val="22"/>
            <w:szCs w:val="22"/>
          </w:rPr>
          <w:t xml:space="preserve"> and scenar</w:t>
        </w:r>
      </w:ins>
      <w:ins w:id="62" w:author="jameal samhouri" w:date="2021-02-02T13:18:00Z">
        <w:r>
          <w:rPr>
            <w:rFonts w:ascii="Helvetica" w:hAnsi="Helvetica" w:cs="Helvetica"/>
            <w:sz w:val="22"/>
            <w:szCs w:val="22"/>
          </w:rPr>
          <w:t>ios</w:t>
        </w:r>
      </w:ins>
      <w:ins w:id="63" w:author="jameal samhouri" w:date="2021-02-02T13:19:00Z">
        <w:r>
          <w:rPr>
            <w:rFonts w:ascii="Helvetica" w:hAnsi="Helvetica" w:cs="Helvetica"/>
            <w:sz w:val="22"/>
            <w:szCs w:val="22"/>
          </w:rPr>
          <w:t>. I think you can draw from some of our exchanges on Slack. I imagine the focal point for Discussion here is about striking a balance between monitoring investment</w:t>
        </w:r>
      </w:ins>
      <w:ins w:id="64" w:author="jameal samhouri" w:date="2021-02-02T13:20:00Z">
        <w:r>
          <w:rPr>
            <w:rFonts w:ascii="Helvetica" w:hAnsi="Helvetica" w:cs="Helvetica"/>
            <w:sz w:val="22"/>
            <w:szCs w:val="22"/>
          </w:rPr>
          <w:t>, yield/value, and risk tolerance</w:t>
        </w:r>
      </w:ins>
      <w:ins w:id="65" w:author="jameal samhouri" w:date="2021-02-02T13:26:00Z">
        <w:r w:rsidR="005D12EC">
          <w:rPr>
            <w:rFonts w:ascii="Helvetica" w:hAnsi="Helvetica" w:cs="Helvetica"/>
            <w:sz w:val="22"/>
            <w:szCs w:val="22"/>
          </w:rPr>
          <w:t xml:space="preserve"> (defined multiple ways, including via rescues)</w:t>
        </w:r>
      </w:ins>
      <w:ins w:id="66" w:author="jameal samhouri" w:date="2021-02-02T13:20:00Z">
        <w:r>
          <w:rPr>
            <w:rFonts w:ascii="Helvetica" w:hAnsi="Helvetica" w:cs="Helvetica"/>
            <w:sz w:val="22"/>
            <w:szCs w:val="22"/>
          </w:rPr>
          <w:t>. That will tee up the stakeholder section below.</w:t>
        </w:r>
      </w:ins>
    </w:p>
    <w:p w14:paraId="0B48359E" w14:textId="587D7209" w:rsidR="00177BCB" w:rsidRDefault="00177BCB">
      <w:pPr>
        <w:rPr>
          <w:ins w:id="67" w:author="jameal samhouri" w:date="2021-02-02T13:17:00Z"/>
          <w:rFonts w:ascii="Helvetica" w:hAnsi="Helvetica" w:cs="Helvetica"/>
          <w:sz w:val="22"/>
          <w:szCs w:val="22"/>
        </w:rPr>
      </w:pPr>
    </w:p>
    <w:p w14:paraId="5F8CA13B" w14:textId="5893EB4D" w:rsidR="00177BCB" w:rsidRDefault="00177BCB">
      <w:pPr>
        <w:rPr>
          <w:rFonts w:ascii="Helvetica" w:hAnsi="Helvetica" w:cs="Helvetica"/>
          <w:sz w:val="22"/>
          <w:szCs w:val="22"/>
        </w:rPr>
      </w:pPr>
      <w:commentRangeStart w:id="68"/>
      <w:ins w:id="69" w:author="jameal samhouri" w:date="2021-02-02T13:17:00Z">
        <w:r w:rsidRPr="003805EE">
          <w:rPr>
            <w:rFonts w:ascii="Helvetica" w:hAnsi="Helvetica" w:cs="Helvetica"/>
            <w:sz w:val="22"/>
            <w:szCs w:val="22"/>
          </w:rPr>
          <w:t xml:space="preserve">We </w:t>
        </w:r>
        <w:commentRangeEnd w:id="68"/>
        <w:r>
          <w:rPr>
            <w:rStyle w:val="CommentReference"/>
            <w:rFonts w:asciiTheme="minorHAnsi" w:eastAsiaTheme="minorEastAsia" w:hAnsiTheme="minorHAnsi" w:cstheme="minorBidi"/>
            <w:lang w:eastAsia="ja-JP"/>
          </w:rPr>
          <w:commentReference w:id="68"/>
        </w:r>
        <w:r w:rsidRPr="003805EE">
          <w:rPr>
            <w:rFonts w:ascii="Helvetica" w:hAnsi="Helvetica" w:cs="Helvetica"/>
            <w:sz w:val="22"/>
            <w:szCs w:val="22"/>
          </w:rPr>
          <w:t>demonstrated how a</w:t>
        </w:r>
        <w:r>
          <w:rPr>
            <w:rFonts w:ascii="Helvetica" w:hAnsi="Helvetica" w:cs="Helvetica"/>
            <w:sz w:val="22"/>
            <w:szCs w:val="22"/>
          </w:rPr>
          <w:t>n adaptive</w:t>
        </w:r>
        <w:r w:rsidRPr="003805EE">
          <w:rPr>
            <w:rFonts w:ascii="Helvetica" w:hAnsi="Helvetica" w:cs="Helvetica"/>
            <w:sz w:val="22"/>
            <w:szCs w:val="22"/>
          </w:rPr>
          <w:t xml:space="preserve"> monitoring program that </w:t>
        </w:r>
        <w:commentRangeStart w:id="70"/>
        <w:commentRangeStart w:id="71"/>
        <w:commentRangeStart w:id="72"/>
        <w:commentRangeStart w:id="73"/>
        <w:r w:rsidRPr="003805EE">
          <w:rPr>
            <w:rFonts w:ascii="Helvetica" w:hAnsi="Helvetica" w:cs="Helvetica"/>
            <w:sz w:val="22"/>
            <w:szCs w:val="22"/>
          </w:rPr>
          <w:t xml:space="preserve">takes advantage of precautionary buffers </w:t>
        </w:r>
        <w:r>
          <w:rPr>
            <w:rFonts w:ascii="Helvetica" w:hAnsi="Helvetica" w:cs="Helvetica"/>
            <w:sz w:val="22"/>
            <w:szCs w:val="22"/>
          </w:rPr>
          <w:t xml:space="preserve">but does not track changes intensively when population biomass is high </w:t>
        </w:r>
        <w:r w:rsidRPr="003805EE">
          <w:rPr>
            <w:rFonts w:ascii="Helvetica" w:hAnsi="Helvetica" w:cs="Helvetica"/>
            <w:sz w:val="22"/>
            <w:szCs w:val="22"/>
          </w:rPr>
          <w:t>can minimize costs</w:t>
        </w:r>
        <w:commentRangeEnd w:id="70"/>
        <w:r>
          <w:rPr>
            <w:rStyle w:val="CommentReference"/>
          </w:rPr>
          <w:commentReference w:id="70"/>
        </w:r>
        <w:commentRangeEnd w:id="71"/>
        <w:r>
          <w:rPr>
            <w:rStyle w:val="CommentReference"/>
            <w:rFonts w:asciiTheme="minorHAnsi" w:eastAsiaTheme="minorEastAsia" w:hAnsiTheme="minorHAnsi" w:cstheme="minorBidi"/>
            <w:lang w:eastAsia="ja-JP"/>
          </w:rPr>
          <w:commentReference w:id="71"/>
        </w:r>
        <w:commentRangeEnd w:id="72"/>
        <w:r>
          <w:rPr>
            <w:rStyle w:val="CommentReference"/>
            <w:rFonts w:asciiTheme="minorHAnsi" w:eastAsiaTheme="minorEastAsia" w:hAnsiTheme="minorHAnsi" w:cstheme="minorBidi"/>
            <w:lang w:eastAsia="ja-JP"/>
          </w:rPr>
          <w:commentReference w:id="72"/>
        </w:r>
      </w:ins>
      <w:commentRangeEnd w:id="73"/>
      <w:r w:rsidR="00D437CB">
        <w:rPr>
          <w:rStyle w:val="CommentReference"/>
          <w:rFonts w:asciiTheme="minorHAnsi" w:eastAsiaTheme="minorEastAsia" w:hAnsiTheme="minorHAnsi" w:cstheme="minorBidi"/>
          <w:lang w:eastAsia="ja-JP"/>
        </w:rPr>
        <w:commentReference w:id="73"/>
      </w:r>
      <w:ins w:id="74" w:author="jameal samhouri" w:date="2021-02-02T13:17:00Z">
        <w:r w:rsidRPr="003805EE">
          <w:rPr>
            <w:rFonts w:ascii="Helvetica" w:hAnsi="Helvetica" w:cs="Helvetica"/>
            <w:sz w:val="22"/>
            <w:szCs w:val="22"/>
          </w:rPr>
          <w:t>, maximize profits, and prevent a system from tipping into a</w:t>
        </w:r>
        <w:r>
          <w:rPr>
            <w:rFonts w:ascii="Helvetica" w:hAnsi="Helvetica" w:cs="Helvetica"/>
            <w:sz w:val="22"/>
            <w:szCs w:val="22"/>
          </w:rPr>
          <w:t xml:space="preserve"> collapsed </w:t>
        </w:r>
        <w:r w:rsidRPr="003805EE">
          <w:rPr>
            <w:rFonts w:ascii="Helvetica" w:hAnsi="Helvetica" w:cs="Helvetica"/>
            <w:sz w:val="22"/>
            <w:szCs w:val="22"/>
          </w:rPr>
          <w:t>state.</w:t>
        </w:r>
      </w:ins>
    </w:p>
    <w:p w14:paraId="1E475B6C" w14:textId="33B90C3F" w:rsidR="000C476C" w:rsidRDefault="000C476C">
      <w:pPr>
        <w:rPr>
          <w:rFonts w:ascii="Helvetica" w:hAnsi="Helvetica" w:cs="Helvetica"/>
          <w:sz w:val="22"/>
          <w:szCs w:val="22"/>
        </w:rPr>
      </w:pPr>
    </w:p>
    <w:p w14:paraId="5D17A587" w14:textId="7EE75A98" w:rsidR="000C476C" w:rsidRDefault="000C476C">
      <w:pPr>
        <w:rPr>
          <w:rFonts w:ascii="Helvetica" w:hAnsi="Helvetica" w:cs="Helvetica"/>
          <w:sz w:val="22"/>
          <w:szCs w:val="22"/>
        </w:rPr>
      </w:pPr>
      <w:r>
        <w:rPr>
          <w:rFonts w:ascii="Helvetica" w:hAnsi="Helvetica"/>
          <w:i/>
          <w:sz w:val="22"/>
          <w:szCs w:val="22"/>
        </w:rPr>
        <w:t xml:space="preserve">Applying the same principles to ecosystem management </w:t>
      </w:r>
    </w:p>
    <w:p w14:paraId="4729EDA3" w14:textId="600860F6" w:rsidR="00000F6D" w:rsidRDefault="000C476C" w:rsidP="000C476C">
      <w:pPr>
        <w:ind w:firstLine="720"/>
        <w:rPr>
          <w:rFonts w:ascii="Helvetica" w:hAnsi="Helvetica"/>
          <w:color w:val="000000" w:themeColor="text1"/>
          <w:sz w:val="22"/>
          <w:szCs w:val="22"/>
        </w:rPr>
      </w:pPr>
      <w:r>
        <w:rPr>
          <w:rFonts w:ascii="Helvetica" w:hAnsi="Helvetica"/>
          <w:color w:val="000000" w:themeColor="text1"/>
          <w:sz w:val="22"/>
          <w:szCs w:val="22"/>
        </w:rPr>
        <w:lastRenderedPageBreak/>
        <w:t>Our case study in the value of monitoring focused on modeling a single species with a limit reference point and a critical biological threshold at low biomass. However,  limit r</w:t>
      </w:r>
      <w:r w:rsidRPr="003805EE">
        <w:rPr>
          <w:rFonts w:ascii="Helvetica" w:hAnsi="Helvetica"/>
          <w:color w:val="000000" w:themeColor="text1"/>
          <w:sz w:val="22"/>
          <w:szCs w:val="22"/>
        </w:rPr>
        <w:t>eference points and biological tipping points also exist at the ecosystem level</w:t>
      </w:r>
      <w:r>
        <w:rPr>
          <w:rFonts w:ascii="Helvetica" w:hAnsi="Helvetica"/>
          <w:color w:val="000000" w:themeColor="text1"/>
          <w:sz w:val="22"/>
          <w:szCs w:val="22"/>
        </w:rPr>
        <w:t xml:space="preserve"> where multiple species are harvested and human impacts can cause</w:t>
      </w:r>
      <w:r w:rsidRPr="000C476C">
        <w:rPr>
          <w:rFonts w:ascii="Helvetica" w:hAnsi="Helvetica"/>
          <w:color w:val="000000" w:themeColor="text1"/>
          <w:sz w:val="22"/>
          <w:szCs w:val="22"/>
        </w:rPr>
        <w:t xml:space="preserve"> </w:t>
      </w:r>
      <w:r>
        <w:rPr>
          <w:rFonts w:ascii="Helvetica" w:hAnsi="Helvetica"/>
          <w:color w:val="000000" w:themeColor="text1"/>
          <w:sz w:val="22"/>
          <w:szCs w:val="22"/>
        </w:rPr>
        <w:t>rapid switches in ecosystem state that cause</w:t>
      </w:r>
      <w:r w:rsidRPr="003805EE">
        <w:rPr>
          <w:rFonts w:ascii="Helvetica" w:hAnsi="Helvetica"/>
          <w:color w:val="000000" w:themeColor="text1"/>
          <w:sz w:val="22"/>
          <w:szCs w:val="22"/>
        </w:rPr>
        <w:t xml:space="preserve"> demonstrable shifts in ecosystem structure and function that precipitate ecological and socio-economic disruptions </w:t>
      </w:r>
      <w:r w:rsidRPr="003805EE">
        <w:rPr>
          <w:rFonts w:ascii="Helvetica" w:hAnsi="Helvetica"/>
          <w:color w:val="000000" w:themeColor="text1"/>
          <w:sz w:val="22"/>
          <w:szCs w:val="22"/>
        </w:rPr>
        <w:fldChar w:fldCharType="begin"/>
      </w:r>
      <w:r w:rsidR="00796EE0">
        <w:rPr>
          <w:rFonts w:ascii="Helvetica" w:hAnsi="Helvetica"/>
          <w:color w:val="000000" w:themeColor="text1"/>
          <w:sz w:val="22"/>
          <w:szCs w:val="22"/>
        </w:rPr>
        <w:instrText xml:space="preserve"> ADDIN EN.CITE &lt;EndNote&gt;&lt;Cite&gt;&lt;Author&gt;May&lt;/Author&gt;&lt;Year&gt;1977&lt;/Year&gt;&lt;RecNum&gt;8128&lt;/RecNum&gt;&lt;DisplayText&gt;(14, 15)&lt;/DisplayText&gt;&lt;record&gt;&lt;rec-number&gt;8128&lt;/rec-number&gt;&lt;foreign-keys&gt;&lt;key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Pr="003805EE">
        <w:rPr>
          <w:rFonts w:ascii="Helvetica" w:hAnsi="Helvetica"/>
          <w:color w:val="000000" w:themeColor="text1"/>
          <w:sz w:val="22"/>
          <w:szCs w:val="22"/>
        </w:rPr>
        <w:fldChar w:fldCharType="separate"/>
      </w:r>
      <w:r w:rsidR="00796EE0">
        <w:rPr>
          <w:rFonts w:ascii="Helvetica" w:hAnsi="Helvetica"/>
          <w:noProof/>
          <w:color w:val="000000" w:themeColor="text1"/>
          <w:sz w:val="22"/>
          <w:szCs w:val="22"/>
        </w:rPr>
        <w:t>(14, 15)</w:t>
      </w:r>
      <w:r w:rsidRPr="003805EE">
        <w:rPr>
          <w:rFonts w:ascii="Helvetica" w:hAnsi="Helvetica"/>
          <w:color w:val="000000" w:themeColor="text1"/>
          <w:sz w:val="22"/>
          <w:szCs w:val="22"/>
        </w:rPr>
        <w:fldChar w:fldCharType="end"/>
      </w:r>
      <w:r w:rsidRPr="003805EE">
        <w:rPr>
          <w:rFonts w:ascii="Helvetica" w:hAnsi="Helvetica"/>
          <w:color w:val="000000" w:themeColor="text1"/>
          <w:sz w:val="22"/>
          <w:szCs w:val="22"/>
        </w:rPr>
        <w:t>.</w:t>
      </w:r>
      <w:r>
        <w:rPr>
          <w:rFonts w:ascii="Helvetica" w:hAnsi="Helvetica"/>
          <w:color w:val="000000" w:themeColor="text1"/>
          <w:sz w:val="22"/>
          <w:szCs w:val="22"/>
        </w:rPr>
        <w:t xml:space="preserve"> For example, e</w:t>
      </w:r>
      <w:r w:rsidRPr="003805EE">
        <w:rPr>
          <w:rFonts w:ascii="Helvetica" w:hAnsi="Helvetica"/>
          <w:color w:val="000000" w:themeColor="text1"/>
          <w:sz w:val="22"/>
          <w:szCs w:val="22"/>
        </w:rPr>
        <w:t xml:space="preserve">cosystem-level tipping points and accompanying regime shifts have been associated with combinations of drivers including resource exploitation </w:t>
      </w:r>
      <w:r w:rsidRPr="003805EE">
        <w:rPr>
          <w:rFonts w:ascii="Helvetica" w:hAnsi="Helvetica"/>
          <w:color w:val="000000" w:themeColor="text1"/>
          <w:sz w:val="22"/>
          <w:szCs w:val="22"/>
        </w:rPr>
        <w:fldChar w:fldCharType="begin"/>
      </w:r>
      <w:r w:rsidR="00796EE0">
        <w:rPr>
          <w:rFonts w:ascii="Helvetica" w:hAnsi="Helvetica"/>
          <w:color w:val="000000" w:themeColor="text1"/>
          <w:sz w:val="22"/>
          <w:szCs w:val="22"/>
        </w:rPr>
        <w:instrText xml:space="preserve"> ADDIN EN.CITE &lt;EndNote&gt;&lt;Cite&gt;&lt;Author&gt;Choi&lt;/Author&gt;&lt;Year&gt;2005&lt;/Year&gt;&lt;RecNum&gt;8455&lt;/RecNum&gt;&lt;Prefix&gt;overfishing`; &lt;/Prefix&gt;&lt;DisplayText&gt;(overfishing; 16, 17)&lt;/DisplayText&gt;&lt;record&gt;&lt;rec-number&gt;8455&lt;/rec-number&gt;&lt;foreign-keys&gt;&lt;key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Pr="003805EE">
        <w:rPr>
          <w:rFonts w:ascii="Helvetica" w:hAnsi="Helvetica"/>
          <w:color w:val="000000" w:themeColor="text1"/>
          <w:sz w:val="22"/>
          <w:szCs w:val="22"/>
        </w:rPr>
        <w:fldChar w:fldCharType="separate"/>
      </w:r>
      <w:r w:rsidR="00796EE0">
        <w:rPr>
          <w:rFonts w:ascii="Helvetica" w:hAnsi="Helvetica"/>
          <w:noProof/>
          <w:color w:val="000000" w:themeColor="text1"/>
          <w:sz w:val="22"/>
          <w:szCs w:val="22"/>
        </w:rPr>
        <w:t>(overfishing; 16, 17)</w:t>
      </w:r>
      <w:r w:rsidRPr="003805EE">
        <w:rPr>
          <w:rFonts w:ascii="Helvetica" w:hAnsi="Helvetica"/>
          <w:color w:val="000000" w:themeColor="text1"/>
          <w:sz w:val="22"/>
          <w:szCs w:val="22"/>
        </w:rPr>
        <w:fldChar w:fldCharType="end"/>
      </w:r>
      <w:r w:rsidRPr="003805EE">
        <w:rPr>
          <w:rFonts w:ascii="Helvetica" w:hAnsi="Helvetica"/>
          <w:color w:val="000000" w:themeColor="text1"/>
          <w:sz w:val="22"/>
          <w:szCs w:val="22"/>
        </w:rPr>
        <w:t xml:space="preserve">, </w:t>
      </w:r>
      <w:r>
        <w:rPr>
          <w:rFonts w:ascii="Helvetica" w:hAnsi="Helvetica"/>
          <w:color w:val="000000" w:themeColor="text1"/>
          <w:sz w:val="22"/>
          <w:szCs w:val="22"/>
        </w:rPr>
        <w:t xml:space="preserve">nutrient limitation </w:t>
      </w:r>
      <w:r>
        <w:rPr>
          <w:rFonts w:ascii="Helvetica" w:hAnsi="Helvetica"/>
          <w:color w:val="000000" w:themeColor="text1"/>
          <w:sz w:val="22"/>
          <w:szCs w:val="22"/>
        </w:rPr>
        <w:fldChar w:fldCharType="begin"/>
      </w:r>
      <w:r w:rsidR="00796EE0">
        <w:rPr>
          <w:rFonts w:ascii="Helvetica" w:hAnsi="Helvetica"/>
          <w:color w:val="000000" w:themeColor="text1"/>
          <w:sz w:val="22"/>
          <w:szCs w:val="22"/>
        </w:rPr>
        <w:instrText xml:space="preserve"> ADDIN EN.CITE &lt;EndNote&gt;&lt;Cite&gt;&lt;Author&gt;Carpenter&lt;/Author&gt;&lt;Year&gt;2003&lt;/Year&gt;&lt;IDText&gt;Regime shifts in lake ecosystems: pattern and variation&lt;/IDText&gt;&lt;DisplayText&gt;(18)&lt;/DisplayText&gt;&lt;record&gt;&lt;titles&gt;&lt;title&gt;Regime shifts in lake ecosystems: pattern and variation&lt;/title&gt;&lt;/titles&gt;&lt;contributors&gt;&lt;authors&gt;&lt;author&gt;Carpenter, Stephen R&lt;/author&gt;&lt;author&gt;Kinne, Otto&lt;/author&gt;&lt;/authors&gt;&lt;/contributors&gt;&lt;added-date format="utc"&gt;1588112858&lt;/added-date&gt;&lt;ref-type name="Book"&gt;6&lt;/ref-type&gt;&lt;dates&gt;&lt;year&gt;2003&lt;/year&gt;&lt;/dates&gt;&lt;rec-number&gt;6402&lt;/rec-number&gt;&lt;publisher&gt;International Ecology Institute Oldendorf/Luhe, Germany&lt;/publisher&gt;&lt;last-updated-date format="utc"&gt;1588112858&lt;/last-updated-date&gt;&lt;volume&gt;15&lt;/volume&gt;&lt;/record&gt;&lt;/Cite&gt;&lt;/EndNote&gt;</w:instrText>
      </w:r>
      <w:r>
        <w:rPr>
          <w:rFonts w:ascii="Helvetica" w:hAnsi="Helvetica"/>
          <w:color w:val="000000" w:themeColor="text1"/>
          <w:sz w:val="22"/>
          <w:szCs w:val="22"/>
        </w:rPr>
        <w:fldChar w:fldCharType="separate"/>
      </w:r>
      <w:r w:rsidR="00796EE0">
        <w:rPr>
          <w:rFonts w:ascii="Helvetica" w:hAnsi="Helvetica"/>
          <w:noProof/>
          <w:color w:val="000000" w:themeColor="text1"/>
          <w:sz w:val="22"/>
          <w:szCs w:val="22"/>
        </w:rPr>
        <w:t>(18)</w:t>
      </w:r>
      <w:r>
        <w:rPr>
          <w:rFonts w:ascii="Helvetica" w:hAnsi="Helvetica"/>
          <w:color w:val="000000" w:themeColor="text1"/>
          <w:sz w:val="22"/>
          <w:szCs w:val="22"/>
        </w:rPr>
        <w:fldChar w:fldCharType="end"/>
      </w:r>
      <w:r>
        <w:rPr>
          <w:rFonts w:ascii="Helvetica" w:hAnsi="Helvetica"/>
          <w:color w:val="000000" w:themeColor="text1"/>
          <w:sz w:val="22"/>
          <w:szCs w:val="22"/>
        </w:rPr>
        <w:t xml:space="preserve">, </w:t>
      </w:r>
      <w:r w:rsidRPr="003805EE">
        <w:rPr>
          <w:rFonts w:ascii="Helvetica" w:hAnsi="Helvetica"/>
          <w:color w:val="000000" w:themeColor="text1"/>
          <w:sz w:val="22"/>
          <w:szCs w:val="22"/>
        </w:rPr>
        <w:t xml:space="preserve">and habitat fragmentation </w:t>
      </w:r>
      <w:r>
        <w:rPr>
          <w:rFonts w:ascii="Helvetica" w:hAnsi="Helvetica"/>
          <w:color w:val="000000" w:themeColor="text1"/>
          <w:sz w:val="22"/>
          <w:szCs w:val="22"/>
        </w:rPr>
        <w:fldChar w:fldCharType="begin"/>
      </w:r>
      <w:r w:rsidR="00796EE0">
        <w:rPr>
          <w:rFonts w:ascii="Helvetica" w:hAnsi="Helvetica"/>
          <w:color w:val="000000" w:themeColor="text1"/>
          <w:sz w:val="22"/>
          <w:szCs w:val="22"/>
        </w:rPr>
        <w:instrText xml:space="preserve"> ADDIN EN.CITE &lt;EndNote&gt;&lt;Cite&gt;&lt;Author&gt;Cumming&lt;/Author&gt;&lt;Year&gt;2012&lt;/Year&gt;&lt;IDText&gt;Spatial complexity in fragmenting Amazonian rainforests: Do feedbacks from edge effects push forests towards an ecological threshold?&lt;/IDText&gt;&lt;Prefix&gt;deforestation`; &lt;/Prefix&gt;&lt;DisplayText&gt;(deforestation; 19)&lt;/DisplayText&gt;&lt;record&gt;&lt;isbn&gt;1476-945X&lt;/isbn&gt;&lt;titles&gt;&lt;title&gt;Spatial complexity in fragmenting Amazonian rainforests: Do feedbacks from edge effects push forests towards an ecological threshold?&lt;/title&gt;&lt;secondary-title&gt;Ecological Complexity&lt;/secondary-title&gt;&lt;/titles&gt;&lt;pages&gt;67-74&lt;/pages&gt;&lt;contributors&gt;&lt;authors&gt;&lt;author&gt;Cumming, Graeme S&lt;/author&gt;&lt;author&gt;Southworth, Jane&lt;/author&gt;&lt;author&gt;Rondon, Xanic J&lt;/author&gt;&lt;author&gt;Marsik, Matthew&lt;/author&gt;&lt;/authors&gt;&lt;/contributors&gt;&lt;added-date format="utc"&gt;1588112856&lt;/added-date&gt;&lt;ref-type name="Journal Article"&gt;17&lt;/ref-type&gt;&lt;dates&gt;&lt;year&gt;2012&lt;/year&gt;&lt;/dates&gt;&lt;rec-number&gt;6332&lt;/rec-number&gt;&lt;last-updated-date format="utc"&gt;1588112856&lt;/last-updated-date&gt;&lt;volume&gt;11&lt;/volume&gt;&lt;/record&gt;&lt;/Cite&gt;&lt;/EndNote&gt;</w:instrText>
      </w:r>
      <w:r>
        <w:rPr>
          <w:rFonts w:ascii="Helvetica" w:hAnsi="Helvetica"/>
          <w:color w:val="000000" w:themeColor="text1"/>
          <w:sz w:val="22"/>
          <w:szCs w:val="22"/>
        </w:rPr>
        <w:fldChar w:fldCharType="separate"/>
      </w:r>
      <w:r w:rsidR="00796EE0">
        <w:rPr>
          <w:rFonts w:ascii="Helvetica" w:hAnsi="Helvetica"/>
          <w:noProof/>
          <w:color w:val="000000" w:themeColor="text1"/>
          <w:sz w:val="22"/>
          <w:szCs w:val="22"/>
        </w:rPr>
        <w:t>(deforestation; 19)</w:t>
      </w:r>
      <w:r>
        <w:rPr>
          <w:rFonts w:ascii="Helvetica" w:hAnsi="Helvetica"/>
          <w:color w:val="000000" w:themeColor="text1"/>
          <w:sz w:val="22"/>
          <w:szCs w:val="22"/>
        </w:rPr>
        <w:fldChar w:fldCharType="end"/>
      </w:r>
      <w:r w:rsidRPr="003805EE">
        <w:rPr>
          <w:rFonts w:ascii="Helvetica" w:hAnsi="Helvetica"/>
          <w:color w:val="000000" w:themeColor="text1"/>
          <w:sz w:val="22"/>
          <w:szCs w:val="22"/>
        </w:rPr>
        <w:t>.</w:t>
      </w:r>
      <w:r>
        <w:rPr>
          <w:rFonts w:ascii="Helvetica" w:hAnsi="Helvetica"/>
          <w:color w:val="000000" w:themeColor="text1"/>
          <w:sz w:val="22"/>
          <w:szCs w:val="22"/>
        </w:rPr>
        <w:t xml:space="preserve"> Our </w:t>
      </w:r>
    </w:p>
    <w:p w14:paraId="332413E9" w14:textId="6D723C5D" w:rsidR="000C476C" w:rsidRPr="003805EE" w:rsidRDefault="000C476C" w:rsidP="00D13868">
      <w:pPr>
        <w:rPr>
          <w:rFonts w:ascii="Helvetica" w:hAnsi="Helvetica"/>
          <w:color w:val="000000" w:themeColor="text1"/>
          <w:sz w:val="22"/>
          <w:szCs w:val="22"/>
        </w:rPr>
      </w:pPr>
      <w:r>
        <w:rPr>
          <w:rFonts w:ascii="Helvetica" w:hAnsi="Helvetica"/>
          <w:color w:val="000000" w:themeColor="text1"/>
          <w:sz w:val="22"/>
          <w:szCs w:val="22"/>
        </w:rPr>
        <w:t>results are generally applicable to managers at the ecosystem level. Managers seeking to avoid crossing tipping points</w:t>
      </w:r>
      <w:r w:rsidR="009A66B0">
        <w:rPr>
          <w:rFonts w:ascii="Helvetica" w:hAnsi="Helvetica"/>
          <w:color w:val="000000" w:themeColor="text1"/>
          <w:sz w:val="22"/>
          <w:szCs w:val="22"/>
        </w:rPr>
        <w:t>, recover from overharvest,</w:t>
      </w:r>
      <w:r>
        <w:rPr>
          <w:rFonts w:ascii="Helvetica" w:hAnsi="Helvetica"/>
          <w:color w:val="000000" w:themeColor="text1"/>
          <w:sz w:val="22"/>
          <w:szCs w:val="22"/>
        </w:rPr>
        <w:t xml:space="preserve"> </w:t>
      </w:r>
      <w:r w:rsidR="009A66B0">
        <w:rPr>
          <w:rFonts w:ascii="Helvetica" w:hAnsi="Helvetica"/>
          <w:color w:val="000000" w:themeColor="text1"/>
          <w:sz w:val="22"/>
          <w:szCs w:val="22"/>
        </w:rPr>
        <w:t xml:space="preserve">and maximize ecosystem yield, </w:t>
      </w:r>
      <w:r>
        <w:rPr>
          <w:rFonts w:ascii="Helvetica" w:hAnsi="Helvetica"/>
          <w:color w:val="000000" w:themeColor="text1"/>
          <w:sz w:val="22"/>
          <w:szCs w:val="22"/>
        </w:rPr>
        <w:t>will</w:t>
      </w:r>
      <w:r w:rsidR="009A66B0">
        <w:rPr>
          <w:rFonts w:ascii="Helvetica" w:hAnsi="Helvetica"/>
          <w:color w:val="000000" w:themeColor="text1"/>
          <w:sz w:val="22"/>
          <w:szCs w:val="22"/>
        </w:rPr>
        <w:t xml:space="preserve"> increasingly</w:t>
      </w:r>
      <w:r>
        <w:rPr>
          <w:rFonts w:ascii="Helvetica" w:hAnsi="Helvetica"/>
          <w:color w:val="000000" w:themeColor="text1"/>
          <w:sz w:val="22"/>
          <w:szCs w:val="22"/>
        </w:rPr>
        <w:t xml:space="preserve"> benefit from high precision monitoring </w:t>
      </w:r>
      <w:r w:rsidR="009A66B0">
        <w:rPr>
          <w:rFonts w:ascii="Helvetica" w:hAnsi="Helvetica"/>
          <w:color w:val="000000" w:themeColor="text1"/>
          <w:sz w:val="22"/>
          <w:szCs w:val="22"/>
        </w:rPr>
        <w:t>as systems spend more time near their critical threshold.</w:t>
      </w:r>
      <w:r w:rsidRPr="003805EE">
        <w:rPr>
          <w:rFonts w:ascii="Helvetica" w:hAnsi="Helvetica"/>
          <w:color w:val="000000" w:themeColor="text1"/>
          <w:sz w:val="22"/>
          <w:szCs w:val="22"/>
        </w:rPr>
        <w:t xml:space="preserve"> </w:t>
      </w:r>
    </w:p>
    <w:p w14:paraId="69390084" w14:textId="77777777" w:rsidR="00787E3F" w:rsidRPr="003805EE" w:rsidRDefault="00787E3F" w:rsidP="00D13868">
      <w:pPr>
        <w:rPr>
          <w:rFonts w:ascii="Helvetica" w:hAnsi="Helvetica"/>
          <w:i/>
          <w:sz w:val="22"/>
          <w:szCs w:val="22"/>
        </w:rPr>
      </w:pPr>
    </w:p>
    <w:p w14:paraId="0530466F" w14:textId="50C53DCB" w:rsidR="00787E3F" w:rsidRPr="003805EE" w:rsidRDefault="00787E3F" w:rsidP="00D13868">
      <w:pPr>
        <w:rPr>
          <w:rFonts w:ascii="Helvetica" w:hAnsi="Helvetica"/>
          <w:i/>
          <w:sz w:val="22"/>
          <w:szCs w:val="22"/>
        </w:rPr>
      </w:pPr>
      <w:r w:rsidRPr="003805EE">
        <w:rPr>
          <w:rFonts w:ascii="Helvetica" w:hAnsi="Helvetica"/>
          <w:i/>
          <w:sz w:val="22"/>
          <w:szCs w:val="22"/>
        </w:rPr>
        <w:t>Consideration of Moral Hazards in the Context of Resource Monitoring</w:t>
      </w:r>
    </w:p>
    <w:p w14:paraId="280ABC4F" w14:textId="55EB2382" w:rsidR="00787E3F" w:rsidRPr="003805EE" w:rsidRDefault="00787E3F" w:rsidP="00D13868">
      <w:pPr>
        <w:ind w:firstLine="720"/>
        <w:rPr>
          <w:rFonts w:ascii="Helvetica" w:hAnsi="Helvetica"/>
          <w:sz w:val="22"/>
          <w:szCs w:val="22"/>
        </w:rPr>
      </w:pPr>
      <w:r w:rsidRPr="003805EE">
        <w:rPr>
          <w:rFonts w:ascii="Helvetica" w:hAnsi="Helvetica"/>
          <w:sz w:val="22"/>
          <w:szCs w:val="22"/>
        </w:rPr>
        <w:t>Our examination of the relative costs and benefits of different monitoring strategies suggests that high precision monitoring is always the most effective way to maximize yield and avoid crossing a limit reference point</w:t>
      </w:r>
      <w:r w:rsidR="00AF7A41">
        <w:rPr>
          <w:rFonts w:ascii="Helvetica" w:hAnsi="Helvetica"/>
          <w:sz w:val="22"/>
          <w:szCs w:val="22"/>
        </w:rPr>
        <w:t xml:space="preserve"> or critical biological threshold</w:t>
      </w:r>
      <w:r w:rsidRPr="003805EE">
        <w:rPr>
          <w:rFonts w:ascii="Helvetica" w:hAnsi="Helvetica"/>
          <w:sz w:val="22"/>
          <w:szCs w:val="22"/>
        </w:rPr>
        <w:t>. However, high monitoring precision can be extremely expensive, and the feasibility of payment depends on the state of the system and the resources that industry, stakeholders</w:t>
      </w:r>
      <w:r w:rsidR="00BB189E" w:rsidRPr="003805EE">
        <w:rPr>
          <w:rFonts w:ascii="Helvetica" w:hAnsi="Helvetica"/>
          <w:sz w:val="22"/>
          <w:szCs w:val="22"/>
        </w:rPr>
        <w:t xml:space="preserve">, </w:t>
      </w:r>
      <w:r w:rsidR="00422C92" w:rsidRPr="003805EE">
        <w:rPr>
          <w:rFonts w:ascii="Helvetica" w:hAnsi="Helvetica"/>
          <w:sz w:val="22"/>
          <w:szCs w:val="22"/>
        </w:rPr>
        <w:t xml:space="preserve">non-governmental organizations, </w:t>
      </w:r>
      <w:r w:rsidRPr="003805EE">
        <w:rPr>
          <w:rFonts w:ascii="Helvetica" w:hAnsi="Helvetica"/>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3805EE">
        <w:rPr>
          <w:rFonts w:ascii="Helvetica" w:hAnsi="Helvetica"/>
          <w:sz w:val="22"/>
          <w:szCs w:val="22"/>
        </w:rPr>
        <w:t xml:space="preserve"> </w:t>
      </w:r>
      <w:r w:rsidR="000F7161"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&lt;EndNote&gt;&lt;Cite&gt;&lt;Author&gt;Hölmstrom&lt;/Author&gt;&lt;Year&gt;1979&lt;/Year&gt;&lt;RecNum&gt;8468&lt;/RecNum&gt;&lt;DisplayText&gt;(10, 20)&lt;/DisplayText&gt;&lt;record&gt;&lt;rec-number&gt;8468&lt;/rec-number&gt;&lt;foreign-keys&gt;&lt;key app="EN" db-id="dsrza9wtbra05fevxvw5svf8d0a9a0ptptvp" timestamp="1493250019"&gt;8468&lt;/key&gt;&lt;/foreign-keys&gt;&lt;ref-type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3805EE">
        <w:rPr>
          <w:rFonts w:ascii="Helvetica" w:hAnsi="Helvetica"/>
          <w:sz w:val="22"/>
          <w:szCs w:val="22"/>
        </w:rPr>
        <w:fldChar w:fldCharType="separate"/>
      </w:r>
      <w:r w:rsidR="00796EE0">
        <w:rPr>
          <w:rFonts w:ascii="Helvetica" w:hAnsi="Helvetica"/>
          <w:noProof/>
          <w:sz w:val="22"/>
          <w:szCs w:val="22"/>
        </w:rPr>
        <w:t>(10, 20)</w:t>
      </w:r>
      <w:r w:rsidR="000F7161" w:rsidRPr="003805EE">
        <w:rPr>
          <w:rFonts w:ascii="Helvetica" w:hAnsi="Helvetica"/>
          <w:sz w:val="22"/>
          <w:szCs w:val="22"/>
        </w:rPr>
        <w:fldChar w:fldCharType="end"/>
      </w:r>
      <w:r w:rsidRPr="003805EE">
        <w:rPr>
          <w:rFonts w:ascii="Helvetica" w:hAnsi="Helvetica"/>
          <w:sz w:val="22"/>
          <w:szCs w:val="22"/>
        </w:rPr>
        <w:t>. When contracts are initially based on payoff alone and intensive monitoring is cost prohibitive, lower precision of monitoring combined with shared risk among multiple parties is a common solution applied to moral hazards.</w:t>
      </w:r>
    </w:p>
    <w:p w14:paraId="5194A5E5" w14:textId="30E04225" w:rsidR="00874D07" w:rsidRPr="003805EE" w:rsidRDefault="00FE0BB8" w:rsidP="00D13868">
      <w:pPr>
        <w:ind w:firstLine="720"/>
        <w:rPr>
          <w:rFonts w:ascii="Helvetica" w:hAnsi="Helvetica"/>
          <w:sz w:val="22"/>
          <w:szCs w:val="22"/>
        </w:rPr>
      </w:pPr>
      <w:r w:rsidRPr="003805EE">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sidRPr="003805EE">
        <w:rPr>
          <w:rFonts w:ascii="Helvetica" w:hAnsi="Helvetica"/>
          <w:sz w:val="22"/>
          <w:szCs w:val="22"/>
        </w:rPr>
        <w:t>do</w:t>
      </w:r>
      <w:r w:rsidRPr="003805EE">
        <w:rPr>
          <w:rFonts w:ascii="Helvetica" w:hAnsi="Helvetica"/>
          <w:sz w:val="22"/>
          <w:szCs w:val="22"/>
        </w:rPr>
        <w:t xml:space="preserve"> not always </w:t>
      </w:r>
      <w:r w:rsidR="00A02010" w:rsidRPr="003805EE">
        <w:rPr>
          <w:rFonts w:ascii="Helvetica" w:hAnsi="Helvetica"/>
          <w:sz w:val="22"/>
          <w:szCs w:val="22"/>
        </w:rPr>
        <w:t xml:space="preserve">align </w:t>
      </w:r>
      <w:r w:rsidRPr="003805EE">
        <w:rPr>
          <w:rFonts w:ascii="Helvetica" w:hAnsi="Helvetica"/>
          <w:sz w:val="22"/>
          <w:szCs w:val="22"/>
        </w:rPr>
        <w:t xml:space="preserve">with economic incentives. </w:t>
      </w:r>
      <w:r w:rsidR="00FA68C5" w:rsidRPr="003805EE">
        <w:rPr>
          <w:rFonts w:ascii="Helvetica" w:hAnsi="Helvetica"/>
          <w:sz w:val="22"/>
          <w:szCs w:val="22"/>
        </w:rPr>
        <w:t>For example</w:t>
      </w:r>
      <w:r w:rsidRPr="003805EE">
        <w:rPr>
          <w:rFonts w:ascii="Helvetica" w:hAnsi="Helvetica"/>
          <w:sz w:val="22"/>
          <w:szCs w:val="22"/>
        </w:rPr>
        <w:t>,</w:t>
      </w:r>
      <w:r w:rsidR="007E4DA3" w:rsidRPr="003805EE">
        <w:rPr>
          <w:rFonts w:ascii="Helvetica" w:hAnsi="Helvetica"/>
          <w:sz w:val="22"/>
          <w:szCs w:val="22"/>
        </w:rPr>
        <w:t xml:space="preserve"> </w:t>
      </w:r>
      <w:r w:rsidR="00BC5AA5" w:rsidRPr="003805EE">
        <w:rPr>
          <w:rFonts w:ascii="Helvetica" w:hAnsi="Helvetica"/>
          <w:sz w:val="22"/>
          <w:szCs w:val="22"/>
        </w:rPr>
        <w:t>our model suggests</w:t>
      </w:r>
      <w:r w:rsidR="007E4DA3" w:rsidRPr="003805EE">
        <w:rPr>
          <w:rFonts w:ascii="Helvetica" w:hAnsi="Helvetica"/>
          <w:sz w:val="22"/>
          <w:szCs w:val="22"/>
        </w:rPr>
        <w:t xml:space="preserve"> </w:t>
      </w:r>
      <w:r w:rsidR="00DB4CE5" w:rsidRPr="003805EE">
        <w:rPr>
          <w:rFonts w:ascii="Helvetica" w:hAnsi="Helvetica"/>
          <w:sz w:val="22"/>
          <w:szCs w:val="22"/>
        </w:rPr>
        <w:t xml:space="preserve">that </w:t>
      </w:r>
      <w:r w:rsidR="006803F7" w:rsidRPr="003805EE">
        <w:rPr>
          <w:rFonts w:ascii="Helvetica" w:hAnsi="Helvetica"/>
          <w:sz w:val="22"/>
          <w:szCs w:val="22"/>
        </w:rPr>
        <w:t xml:space="preserve">an </w:t>
      </w:r>
      <w:r w:rsidR="007E4DA3" w:rsidRPr="003805EE">
        <w:rPr>
          <w:rFonts w:ascii="Helvetica" w:hAnsi="Helvetica"/>
          <w:sz w:val="22"/>
          <w:szCs w:val="22"/>
        </w:rPr>
        <w:t xml:space="preserve">economic incentive </w:t>
      </w:r>
      <w:r w:rsidR="00BC5AA5" w:rsidRPr="003805EE">
        <w:rPr>
          <w:rFonts w:ascii="Helvetica" w:hAnsi="Helvetica"/>
          <w:sz w:val="22"/>
          <w:szCs w:val="22"/>
        </w:rPr>
        <w:t>exists for</w:t>
      </w:r>
      <w:r w:rsidR="007E4DA3" w:rsidRPr="003805EE">
        <w:rPr>
          <w:rFonts w:ascii="Helvetica" w:hAnsi="Helvetica"/>
          <w:sz w:val="22"/>
          <w:szCs w:val="22"/>
        </w:rPr>
        <w:t xml:space="preserve"> </w:t>
      </w:r>
      <w:r w:rsidR="00E331DD" w:rsidRPr="003805EE">
        <w:rPr>
          <w:rFonts w:ascii="Helvetica" w:hAnsi="Helvetica"/>
          <w:sz w:val="22"/>
          <w:szCs w:val="22"/>
        </w:rPr>
        <w:t>an organization</w:t>
      </w:r>
      <w:r w:rsidR="007E4DA3" w:rsidRPr="003805EE">
        <w:rPr>
          <w:rFonts w:ascii="Helvetica" w:hAnsi="Helvetica"/>
          <w:sz w:val="22"/>
          <w:szCs w:val="22"/>
        </w:rPr>
        <w:t xml:space="preserve"> to support increased monitoring as long as the expected financial benefit exceeds the financial cost.</w:t>
      </w:r>
      <w:r w:rsidRPr="003805EE">
        <w:rPr>
          <w:rFonts w:ascii="Helvetica" w:hAnsi="Helvetica"/>
          <w:sz w:val="22"/>
          <w:szCs w:val="22"/>
        </w:rPr>
        <w:t xml:space="preserve"> </w:t>
      </w:r>
      <w:r w:rsidR="00FA68C5" w:rsidRPr="003805EE">
        <w:rPr>
          <w:rFonts w:ascii="Helvetica" w:hAnsi="Helvetica"/>
          <w:sz w:val="22"/>
          <w:szCs w:val="22"/>
        </w:rPr>
        <w:t xml:space="preserve">In contrast, agencies are incentivized to keep the ecosystem healthy but to minimize costs to taxpayers. This asymmetry </w:t>
      </w:r>
      <w:r w:rsidR="00C94671" w:rsidRPr="003805EE">
        <w:rPr>
          <w:rFonts w:ascii="Helvetica" w:hAnsi="Helvetica"/>
          <w:sz w:val="22"/>
          <w:szCs w:val="22"/>
        </w:rPr>
        <w:t xml:space="preserve">in incentives </w:t>
      </w:r>
      <w:r w:rsidR="00604D51" w:rsidRPr="003805EE">
        <w:rPr>
          <w:rFonts w:ascii="Helvetica" w:hAnsi="Helvetica"/>
          <w:sz w:val="22"/>
          <w:szCs w:val="22"/>
        </w:rPr>
        <w:t xml:space="preserve">for different stakeholders </w:t>
      </w:r>
      <w:r w:rsidR="00C94671" w:rsidRPr="003805EE">
        <w:rPr>
          <w:rFonts w:ascii="Helvetica" w:hAnsi="Helvetica"/>
          <w:sz w:val="22"/>
          <w:szCs w:val="22"/>
        </w:rPr>
        <w:t>poses a challenge,</w:t>
      </w:r>
      <w:r w:rsidR="00FA68C5" w:rsidRPr="003805EE">
        <w:rPr>
          <w:rFonts w:ascii="Helvetica" w:hAnsi="Helvetica"/>
          <w:sz w:val="22"/>
          <w:szCs w:val="22"/>
        </w:rPr>
        <w:t xml:space="preserve"> because agencies often have limited resources to provide high precision monitoring, while the industry is often incentivized to </w:t>
      </w:r>
      <w:r w:rsidR="00C94671" w:rsidRPr="003805EE">
        <w:rPr>
          <w:rFonts w:ascii="Helvetica" w:hAnsi="Helvetica"/>
          <w:sz w:val="22"/>
          <w:szCs w:val="22"/>
        </w:rPr>
        <w:t>harvest as much of the resource</w:t>
      </w:r>
      <w:r w:rsidR="00FA68C5" w:rsidRPr="003805EE">
        <w:rPr>
          <w:rFonts w:ascii="Helvetica" w:hAnsi="Helvetica"/>
          <w:sz w:val="22"/>
          <w:szCs w:val="22"/>
        </w:rPr>
        <w:t xml:space="preserve"> as possible at the lowest cost.</w:t>
      </w:r>
      <w:r w:rsidR="00C94671" w:rsidRPr="003805EE">
        <w:rPr>
          <w:rFonts w:ascii="Helvetica" w:hAnsi="Helvetica"/>
          <w:sz w:val="22"/>
          <w:szCs w:val="22"/>
        </w:rPr>
        <w:t xml:space="preserve"> </w:t>
      </w:r>
      <w:r w:rsidR="00272A37" w:rsidRPr="003805EE">
        <w:rPr>
          <w:rFonts w:ascii="Helvetica" w:hAnsi="Helvetica"/>
          <w:sz w:val="22"/>
          <w:szCs w:val="22"/>
        </w:rPr>
        <w:t xml:space="preserve">Thus, context-appropriate solutions that are </w:t>
      </w:r>
      <w:r w:rsidR="00F9071C" w:rsidRPr="003805EE">
        <w:rPr>
          <w:rFonts w:ascii="Helvetica" w:hAnsi="Helvetica"/>
          <w:sz w:val="22"/>
          <w:szCs w:val="22"/>
        </w:rPr>
        <w:t>economically viable</w:t>
      </w:r>
      <w:r w:rsidR="00272A37" w:rsidRPr="003805EE">
        <w:rPr>
          <w:rFonts w:ascii="Helvetica" w:hAnsi="Helvetica"/>
          <w:sz w:val="22"/>
          <w:szCs w:val="22"/>
        </w:rPr>
        <w:t>, cost-effective, and that incentivize environmental protection</w:t>
      </w:r>
      <w:r w:rsidR="00E42600" w:rsidRPr="003805EE">
        <w:rPr>
          <w:rFonts w:ascii="Helvetica" w:hAnsi="Helvetica"/>
          <w:sz w:val="22"/>
          <w:szCs w:val="22"/>
        </w:rPr>
        <w:t xml:space="preserve"> are critical</w:t>
      </w:r>
      <w:r w:rsidR="00F9071C" w:rsidRPr="003805EE">
        <w:rPr>
          <w:rFonts w:ascii="Helvetica" w:hAnsi="Helvetica"/>
          <w:sz w:val="22"/>
          <w:szCs w:val="22"/>
        </w:rPr>
        <w:t xml:space="preserve">. </w:t>
      </w:r>
    </w:p>
    <w:p w14:paraId="473B18BE" w14:textId="185C74DF" w:rsidR="00644B5F" w:rsidRPr="003805EE" w:rsidRDefault="00F9071C" w:rsidP="00D13868">
      <w:pPr>
        <w:rPr>
          <w:rFonts w:ascii="Helvetica" w:hAnsi="Helvetica"/>
          <w:sz w:val="22"/>
          <w:szCs w:val="22"/>
        </w:rPr>
      </w:pPr>
      <w:r w:rsidRPr="003805EE">
        <w:rPr>
          <w:rFonts w:ascii="Helvetica" w:hAnsi="Helvetica"/>
          <w:sz w:val="22"/>
          <w:szCs w:val="22"/>
        </w:rPr>
        <w:tab/>
      </w:r>
      <w:r w:rsidR="00272A37" w:rsidRPr="003805EE">
        <w:rPr>
          <w:rFonts w:ascii="Helvetica" w:hAnsi="Helvetica"/>
          <w:sz w:val="22"/>
          <w:szCs w:val="22"/>
        </w:rPr>
        <w:t>C</w:t>
      </w:r>
      <w:r w:rsidRPr="003805EE">
        <w:rPr>
          <w:rFonts w:ascii="Helvetica" w:hAnsi="Helvetica"/>
          <w:sz w:val="22"/>
          <w:szCs w:val="22"/>
        </w:rPr>
        <w:t xml:space="preserve">ommercial fisheries offer an interesting case study in placing the burden of monitoring costs on the industry versus the government. For example, in Canada and Australia, </w:t>
      </w:r>
      <w:r w:rsidR="00B658D4">
        <w:rPr>
          <w:rFonts w:ascii="Helvetica" w:hAnsi="Helvetica"/>
          <w:sz w:val="22"/>
          <w:szCs w:val="22"/>
        </w:rPr>
        <w:t xml:space="preserve">the fishing </w:t>
      </w:r>
      <w:r w:rsidRPr="003805EE">
        <w:rPr>
          <w:rFonts w:ascii="Helvetica" w:hAnsi="Helvetica"/>
          <w:sz w:val="22"/>
          <w:szCs w:val="22"/>
        </w:rPr>
        <w:t xml:space="preserve">industry is primarily responsible for monitoring costs, with the philosophy that the burden of proof for sustainability is on the stakeholder interested in exploiting the system </w:t>
      </w:r>
      <w:r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&lt;EndNote&gt;&lt;Cite&gt;&lt;Author&gt;Hilborn&lt;/Author&gt;&lt;Year&gt;2001&lt;/Year&gt;&lt;RecNum&gt;8132&lt;/RecNum&gt;&lt;DisplayText&gt;(10)&lt;/DisplayText&gt;&lt;record&gt;&lt;rec-number&gt;8132&lt;/rec-number&gt;&lt;foreign-keys&gt;&lt;key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3805EE">
        <w:rPr>
          <w:rFonts w:ascii="Helvetica" w:hAnsi="Helvetica"/>
          <w:sz w:val="22"/>
          <w:szCs w:val="22"/>
        </w:rPr>
        <w:fldChar w:fldCharType="separate"/>
      </w:r>
      <w:r w:rsidR="00796EE0">
        <w:rPr>
          <w:rFonts w:ascii="Helvetica" w:hAnsi="Helvetica"/>
          <w:noProof/>
          <w:sz w:val="22"/>
          <w:szCs w:val="22"/>
        </w:rPr>
        <w:t>(10)</w:t>
      </w:r>
      <w:r w:rsidRPr="003805EE">
        <w:rPr>
          <w:rFonts w:ascii="Helvetica" w:hAnsi="Helvetica"/>
          <w:sz w:val="22"/>
          <w:szCs w:val="22"/>
        </w:rPr>
        <w:fldChar w:fldCharType="end"/>
      </w:r>
      <w:r w:rsidRPr="003805EE">
        <w:rPr>
          <w:rFonts w:ascii="Helvetica" w:hAnsi="Helvetica"/>
          <w:sz w:val="22"/>
          <w:szCs w:val="22"/>
        </w:rPr>
        <w:t xml:space="preserve">. An </w:t>
      </w:r>
      <w:r w:rsidR="00644B5F" w:rsidRPr="003805EE">
        <w:rPr>
          <w:rFonts w:ascii="Helvetica" w:hAnsi="Helvetica"/>
          <w:sz w:val="22"/>
          <w:szCs w:val="22"/>
        </w:rPr>
        <w:t xml:space="preserve">example of this is the commercial Pacific herring fishery in the </w:t>
      </w:r>
      <w:r w:rsidR="002B2772" w:rsidRPr="003805EE">
        <w:rPr>
          <w:rFonts w:ascii="Helvetica" w:hAnsi="Helvetica"/>
          <w:sz w:val="22"/>
          <w:szCs w:val="22"/>
        </w:rPr>
        <w:t>Canadian North Pacific</w:t>
      </w:r>
      <w:r w:rsidR="00644B5F" w:rsidRPr="003805EE">
        <w:rPr>
          <w:rFonts w:ascii="Helvetica" w:hAnsi="Helvetica"/>
          <w:sz w:val="22"/>
          <w:szCs w:val="22"/>
        </w:rPr>
        <w:t xml:space="preserve">, where monitoring of spring herring spawns </w:t>
      </w:r>
      <w:r w:rsidR="00B658D4" w:rsidRPr="003805EE">
        <w:rPr>
          <w:rFonts w:ascii="Helvetica" w:hAnsi="Helvetica"/>
          <w:sz w:val="22"/>
          <w:szCs w:val="22"/>
        </w:rPr>
        <w:t>w</w:t>
      </w:r>
      <w:r w:rsidR="00B658D4">
        <w:rPr>
          <w:rFonts w:ascii="Helvetica" w:hAnsi="Helvetica"/>
          <w:sz w:val="22"/>
          <w:szCs w:val="22"/>
        </w:rPr>
        <w:t>as</w:t>
      </w:r>
      <w:r w:rsidR="00B658D4" w:rsidRPr="003805EE">
        <w:rPr>
          <w:rFonts w:ascii="Helvetica" w:hAnsi="Helvetica"/>
          <w:sz w:val="22"/>
          <w:szCs w:val="22"/>
        </w:rPr>
        <w:t xml:space="preserve"> </w:t>
      </w:r>
      <w:r w:rsidR="008A4DE4" w:rsidRPr="003805EE">
        <w:rPr>
          <w:rFonts w:ascii="Helvetica" w:hAnsi="Helvetica"/>
          <w:sz w:val="22"/>
          <w:szCs w:val="22"/>
        </w:rPr>
        <w:t>historically</w:t>
      </w:r>
      <w:r w:rsidR="00644B5F" w:rsidRPr="003805EE">
        <w:rPr>
          <w:rFonts w:ascii="Helvetica" w:hAnsi="Helvetica"/>
          <w:sz w:val="22"/>
          <w:szCs w:val="22"/>
        </w:rPr>
        <w:t xml:space="preserve"> funded by one of several stakeholders, the fishing industry. However, the fishery crossed a limit reference point over a decade ago and has not fully recovered</w:t>
      </w:r>
      <w:r w:rsidR="00AF7A41">
        <w:rPr>
          <w:rFonts w:ascii="Helvetica" w:hAnsi="Helvetica"/>
          <w:sz w:val="22"/>
          <w:szCs w:val="22"/>
        </w:rPr>
        <w:t xml:space="preserve"> (</w:t>
      </w:r>
      <w:r w:rsidR="00AF7A41" w:rsidRPr="00067E88">
        <w:rPr>
          <w:rFonts w:ascii="Helvetica" w:hAnsi="Helvetica"/>
          <w:sz w:val="22"/>
          <w:szCs w:val="22"/>
          <w:highlight w:val="yellow"/>
          <w:rPrChange w:id="75" w:author="Megsie Siple" w:date="2021-02-04T17:25:00Z">
            <w:rPr>
              <w:rFonts w:ascii="Helvetica" w:hAnsi="Helvetica"/>
              <w:sz w:val="22"/>
              <w:szCs w:val="22"/>
            </w:rPr>
          </w:rPrChange>
        </w:rPr>
        <w:t>CITE</w:t>
      </w:r>
      <w:r w:rsidR="00AF7A41">
        <w:rPr>
          <w:rFonts w:ascii="Helvetica" w:hAnsi="Helvetica"/>
          <w:sz w:val="22"/>
          <w:szCs w:val="22"/>
        </w:rPr>
        <w:t>)</w:t>
      </w:r>
      <w:r w:rsidR="00644B5F" w:rsidRPr="003805EE">
        <w:rPr>
          <w:rFonts w:ascii="Helvetica" w:hAnsi="Helvetica"/>
          <w:sz w:val="22"/>
          <w:szCs w:val="22"/>
        </w:rPr>
        <w:t xml:space="preserve">. As a consequence, </w:t>
      </w:r>
      <w:r w:rsidR="006B6333" w:rsidRPr="003805EE">
        <w:rPr>
          <w:rFonts w:ascii="Helvetica" w:hAnsi="Helvetica"/>
          <w:sz w:val="22"/>
          <w:szCs w:val="22"/>
        </w:rPr>
        <w:t>monitoring effort has declined</w:t>
      </w:r>
      <w:r w:rsidR="00644B5F" w:rsidRPr="003805EE">
        <w:rPr>
          <w:rFonts w:ascii="Helvetica" w:hAnsi="Helvetica"/>
          <w:sz w:val="22"/>
          <w:szCs w:val="22"/>
        </w:rPr>
        <w:t xml:space="preserve">, which impacts the precision of biomass estimates, and may prolong closures. This case highlights a key consideration in monitoring programs: if information is most valuable as a fishery approaches </w:t>
      </w:r>
      <w:r w:rsidR="00394C34" w:rsidRPr="003805EE">
        <w:rPr>
          <w:rFonts w:ascii="Helvetica" w:hAnsi="Helvetica"/>
          <w:sz w:val="22"/>
          <w:szCs w:val="22"/>
        </w:rPr>
        <w:t xml:space="preserve">and recovers from </w:t>
      </w:r>
      <w:r w:rsidR="00644B5F" w:rsidRPr="003805EE">
        <w:rPr>
          <w:rFonts w:ascii="Helvetica" w:hAnsi="Helvetica"/>
          <w:sz w:val="22"/>
          <w:szCs w:val="22"/>
        </w:rPr>
        <w:t xml:space="preserve">collapse, it may be best to ensure that funding for monitoring is independent from stock size. </w:t>
      </w:r>
    </w:p>
    <w:p w14:paraId="4E73E6B6" w14:textId="77777777" w:rsidR="00FC5856" w:rsidRPr="003805EE" w:rsidRDefault="00FC5856" w:rsidP="00D13868">
      <w:pPr>
        <w:rPr>
          <w:rFonts w:ascii="Helvetica" w:hAnsi="Helvetica"/>
          <w:i/>
          <w:sz w:val="22"/>
          <w:szCs w:val="22"/>
        </w:rPr>
      </w:pPr>
    </w:p>
    <w:p w14:paraId="6CFFB7E9" w14:textId="26D60871" w:rsidR="0056105D" w:rsidRPr="003805EE" w:rsidRDefault="00976D8B" w:rsidP="00D13868">
      <w:pPr>
        <w:rPr>
          <w:rFonts w:ascii="Helvetica" w:hAnsi="Helvetica"/>
          <w:i/>
          <w:sz w:val="22"/>
          <w:szCs w:val="22"/>
        </w:rPr>
      </w:pPr>
      <w:r w:rsidRPr="003805EE">
        <w:rPr>
          <w:rFonts w:ascii="Helvetica" w:hAnsi="Helvetica"/>
          <w:i/>
          <w:sz w:val="22"/>
          <w:szCs w:val="22"/>
        </w:rPr>
        <w:t>The Value of Monitoring Depends on the Stakeholder</w:t>
      </w:r>
    </w:p>
    <w:p w14:paraId="1B549306" w14:textId="57E82C7F" w:rsidR="0021032B" w:rsidRPr="003805EE" w:rsidRDefault="00017F4B" w:rsidP="00D13868">
      <w:pPr>
        <w:ind w:firstLine="720"/>
        <w:rPr>
          <w:rFonts w:ascii="Helvetica" w:hAnsi="Helvetica" w:cs="Helvetica Neue"/>
          <w:sz w:val="22"/>
          <w:szCs w:val="22"/>
        </w:rPr>
      </w:pPr>
      <w:r w:rsidRPr="003805EE">
        <w:rPr>
          <w:rFonts w:ascii="Helvetica" w:hAnsi="Helvetica" w:cs="Helvetica Neue"/>
          <w:sz w:val="22"/>
          <w:szCs w:val="22"/>
        </w:rPr>
        <w:lastRenderedPageBreak/>
        <w:t>Determining the</w:t>
      </w:r>
      <w:r w:rsidR="00C949EB" w:rsidRPr="003805EE">
        <w:rPr>
          <w:rFonts w:ascii="Helvetica" w:hAnsi="Helvetica" w:cs="Helvetica Neue"/>
          <w:sz w:val="22"/>
          <w:szCs w:val="22"/>
        </w:rPr>
        <w:t xml:space="preserve"> value of </w:t>
      </w:r>
      <w:r w:rsidRPr="003805EE">
        <w:rPr>
          <w:rFonts w:ascii="Helvetica" w:hAnsi="Helvetica" w:cs="Helvetica Neue"/>
          <w:sz w:val="22"/>
          <w:szCs w:val="22"/>
        </w:rPr>
        <w:t>monitoring</w:t>
      </w:r>
      <w:r w:rsidR="00C949EB" w:rsidRPr="003805EE">
        <w:rPr>
          <w:rFonts w:ascii="Helvetica" w:hAnsi="Helvetica" w:cs="Helvetica Neue"/>
          <w:sz w:val="22"/>
          <w:szCs w:val="22"/>
        </w:rPr>
        <w:t xml:space="preserve"> information </w:t>
      </w:r>
      <w:r w:rsidR="00C55C0B" w:rsidRPr="003805EE">
        <w:rPr>
          <w:rFonts w:ascii="Helvetica" w:hAnsi="Helvetica" w:cs="Helvetica Neue"/>
          <w:sz w:val="22"/>
          <w:szCs w:val="22"/>
        </w:rPr>
        <w:t>also likely extends beyond the organization bearing the</w:t>
      </w:r>
      <w:r w:rsidR="006E5F41" w:rsidRPr="003805EE">
        <w:rPr>
          <w:rFonts w:ascii="Helvetica" w:hAnsi="Helvetica" w:cs="Helvetica Neue"/>
          <w:sz w:val="22"/>
          <w:szCs w:val="22"/>
        </w:rPr>
        <w:t xml:space="preserve"> </w:t>
      </w:r>
      <w:r w:rsidR="009E0D73" w:rsidRPr="003805EE">
        <w:rPr>
          <w:rFonts w:ascii="Helvetica" w:hAnsi="Helvetica" w:cs="Helvetica Neue"/>
          <w:sz w:val="22"/>
          <w:szCs w:val="22"/>
        </w:rPr>
        <w:t xml:space="preserve">monitoring </w:t>
      </w:r>
      <w:r w:rsidR="006E5F41" w:rsidRPr="003805EE">
        <w:rPr>
          <w:rFonts w:ascii="Helvetica" w:hAnsi="Helvetica" w:cs="Helvetica Neue"/>
          <w:sz w:val="22"/>
          <w:szCs w:val="22"/>
        </w:rPr>
        <w:t xml:space="preserve">costs to include the </w:t>
      </w:r>
      <w:r w:rsidR="00C55CC4" w:rsidRPr="003805EE">
        <w:rPr>
          <w:rFonts w:ascii="Helvetica" w:hAnsi="Helvetica" w:cs="Helvetica Neue"/>
          <w:sz w:val="22"/>
          <w:szCs w:val="22"/>
        </w:rPr>
        <w:t xml:space="preserve">value to </w:t>
      </w:r>
      <w:r w:rsidR="00F20C88" w:rsidRPr="003805EE">
        <w:rPr>
          <w:rFonts w:ascii="Helvetica" w:hAnsi="Helvetica" w:cs="Helvetica Neue"/>
          <w:sz w:val="22"/>
          <w:szCs w:val="22"/>
        </w:rPr>
        <w:t>other</w:t>
      </w:r>
      <w:r w:rsidR="006E5F41" w:rsidRPr="003805EE">
        <w:rPr>
          <w:rFonts w:ascii="Helvetica" w:hAnsi="Helvetica" w:cs="Helvetica Neue"/>
          <w:sz w:val="22"/>
          <w:szCs w:val="22"/>
        </w:rPr>
        <w:t xml:space="preserve"> stakeholders</w:t>
      </w:r>
      <w:r w:rsidR="00F20C88" w:rsidRPr="003805EE">
        <w:rPr>
          <w:rFonts w:ascii="Helvetica" w:hAnsi="Helvetica" w:cs="Helvetica Neue"/>
          <w:sz w:val="22"/>
          <w:szCs w:val="22"/>
        </w:rPr>
        <w:t>.</w:t>
      </w:r>
      <w:r w:rsidR="006E5F41" w:rsidRPr="003805EE">
        <w:rPr>
          <w:rFonts w:ascii="Helvetica" w:hAnsi="Helvetica" w:cs="Helvetica Neue"/>
          <w:sz w:val="22"/>
          <w:szCs w:val="22"/>
        </w:rPr>
        <w:t xml:space="preserve"> </w:t>
      </w:r>
      <w:r w:rsidR="00574730" w:rsidRPr="003805EE">
        <w:rPr>
          <w:rFonts w:ascii="Helvetica" w:hAnsi="Helvetica" w:cs="Helvetica Neue"/>
          <w:sz w:val="22"/>
          <w:szCs w:val="22"/>
        </w:rPr>
        <w:t>The high volatility that emerges from low monitoring investment may be particularly challenging</w:t>
      </w:r>
      <w:r w:rsidR="00CB5799" w:rsidRPr="003805EE">
        <w:rPr>
          <w:rFonts w:ascii="Helvetica" w:hAnsi="Helvetica" w:cs="Helvetica Neue"/>
          <w:sz w:val="22"/>
          <w:szCs w:val="22"/>
        </w:rPr>
        <w:t xml:space="preserve"> </w:t>
      </w:r>
      <w:r w:rsidR="006803F7" w:rsidRPr="003805EE">
        <w:rPr>
          <w:rFonts w:ascii="Helvetica" w:hAnsi="Helvetica" w:cs="Helvetica Neue"/>
          <w:sz w:val="22"/>
          <w:szCs w:val="22"/>
        </w:rPr>
        <w:t xml:space="preserve">to </w:t>
      </w:r>
      <w:r w:rsidR="00CB5799" w:rsidRPr="003805EE">
        <w:rPr>
          <w:rFonts w:ascii="Helvetica" w:hAnsi="Helvetica" w:cs="Helvetica Neue"/>
          <w:sz w:val="22"/>
          <w:szCs w:val="22"/>
        </w:rPr>
        <w:t xml:space="preserve">some stakeholders while others might be less affected.  For instance, </w:t>
      </w:r>
      <w:r w:rsidR="00574730" w:rsidRPr="003805EE">
        <w:rPr>
          <w:rFonts w:ascii="Helvetica" w:hAnsi="Helvetica" w:cs="Helvetica Neue"/>
          <w:sz w:val="22"/>
          <w:szCs w:val="22"/>
        </w:rPr>
        <w:t>subsistence harvesters and small businesses</w:t>
      </w:r>
      <w:r w:rsidR="002738FD" w:rsidRPr="003805EE">
        <w:rPr>
          <w:rFonts w:ascii="Helvetica" w:hAnsi="Helvetica" w:cs="Helvetica Neue"/>
          <w:sz w:val="22"/>
          <w:szCs w:val="22"/>
        </w:rPr>
        <w:t xml:space="preserve"> often have relatively lower mobility and limited capacity to take advantage of “boom” years, or adapt to harvesting a new resource in “bust” years. </w:t>
      </w:r>
      <w:r w:rsidR="00CB5799" w:rsidRPr="003805EE">
        <w:rPr>
          <w:rFonts w:ascii="Helvetica" w:hAnsi="Helvetica" w:cs="Helvetica Neue"/>
          <w:sz w:val="22"/>
          <w:szCs w:val="22"/>
        </w:rPr>
        <w:t>S</w:t>
      </w:r>
      <w:r w:rsidR="002738FD" w:rsidRPr="003805EE">
        <w:rPr>
          <w:rFonts w:ascii="Helvetica" w:hAnsi="Helvetica" w:cs="Helvetica Neue"/>
          <w:sz w:val="22"/>
          <w:szCs w:val="22"/>
        </w:rPr>
        <w:t xml:space="preserve">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002738FD"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&lt;EndNote&gt;&lt;Cite&gt;&lt;Author&gt;Schrank&lt;/Author&gt;&lt;Year&gt;2003&lt;/Year&gt;&lt;RecNum&gt;8199&lt;/RecNum&gt;&lt;DisplayText&gt;(21)&lt;/DisplayText&gt;&lt;record&gt;&lt;rec-number&gt;8199&lt;/rec-number&gt;&lt;foreign-keys&gt;&lt;key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2738FD" w:rsidRPr="003805EE">
        <w:rPr>
          <w:rFonts w:ascii="Helvetica" w:hAnsi="Helvetica"/>
          <w:sz w:val="22"/>
          <w:szCs w:val="22"/>
        </w:rPr>
        <w:fldChar w:fldCharType="separate"/>
      </w:r>
      <w:r w:rsidR="00796EE0">
        <w:rPr>
          <w:rFonts w:ascii="Helvetica" w:hAnsi="Helvetica"/>
          <w:noProof/>
          <w:sz w:val="22"/>
          <w:szCs w:val="22"/>
        </w:rPr>
        <w:t>(21)</w:t>
      </w:r>
      <w:r w:rsidR="002738FD" w:rsidRPr="003805EE">
        <w:rPr>
          <w:rFonts w:ascii="Helvetica" w:hAnsi="Helvetica"/>
          <w:sz w:val="22"/>
          <w:szCs w:val="22"/>
        </w:rPr>
        <w:fldChar w:fldCharType="end"/>
      </w:r>
      <w:r w:rsidR="002738FD" w:rsidRPr="003805EE">
        <w:rPr>
          <w:rFonts w:ascii="Helvetica" w:hAnsi="Helvetica" w:cs="Helvetica Neue"/>
          <w:sz w:val="22"/>
          <w:szCs w:val="22"/>
        </w:rPr>
        <w:t>. In contrast, large industrial fishing operations may have higher travel capacity to harvest in another location where the resource remains plentiful</w:t>
      </w:r>
      <w:r w:rsidR="006803F7" w:rsidRPr="003805EE">
        <w:rPr>
          <w:rFonts w:ascii="Helvetica" w:hAnsi="Helvetica" w:cs="Helvetica Neue"/>
          <w:sz w:val="22"/>
          <w:szCs w:val="22"/>
        </w:rPr>
        <w:t>,</w:t>
      </w:r>
      <w:r w:rsidR="002738FD" w:rsidRPr="003805EE">
        <w:rPr>
          <w:rFonts w:ascii="Helvetica" w:hAnsi="Helvetica" w:cs="Helvetica Neue"/>
          <w:sz w:val="22"/>
          <w:szCs w:val="22"/>
        </w:rPr>
        <w:t xml:space="preserve"> or are capable of investing in the gear and infrastructure needed to switch to harvesting a different </w:t>
      </w:r>
      <w:r w:rsidR="002738FD" w:rsidRPr="00A11EE7">
        <w:rPr>
          <w:rFonts w:ascii="Helvetica" w:hAnsi="Helvetica" w:cs="Helvetica Neue"/>
          <w:sz w:val="22"/>
          <w:szCs w:val="22"/>
        </w:rPr>
        <w:t>resource</w:t>
      </w:r>
      <w:r w:rsidR="00E804E7" w:rsidRPr="00A11EE7">
        <w:rPr>
          <w:rFonts w:ascii="Helvetica" w:hAnsi="Helvetica"/>
          <w:sz w:val="22"/>
          <w:szCs w:val="22"/>
        </w:rPr>
        <w:t xml:space="preserve"> </w:t>
      </w:r>
      <w:r w:rsidR="000E0CF2" w:rsidRPr="00A11EE7">
        <w:rPr>
          <w:rFonts w:ascii="Helvetica" w:hAnsi="Helvetica" w:cs="Helvetica Neue"/>
          <w:sz w:val="22"/>
          <w:szCs w:val="22"/>
        </w:rPr>
        <w:fldChar w:fldCharType="begin"/>
      </w:r>
      <w:r w:rsidR="00796EE0">
        <w:rPr>
          <w:rFonts w:ascii="Helvetica" w:hAnsi="Helvetica" w:cs="Helvetica Neue"/>
          <w:sz w:val="22"/>
          <w:szCs w:val="22"/>
        </w:rPr>
        <w:instrText xml:space="preserve"> ADDIN EN.CITE &lt;EndNote&gt;&lt;Cite&gt;&lt;Author&gt;Berkes&lt;/Author&gt;&lt;Year&gt;2006&lt;/Year&gt;&lt;RecNum&gt;8463&lt;/RecNum&gt;&lt;DisplayText&gt;(22)&lt;/DisplayText&gt;&lt;record&gt;&lt;rec-number&gt;8463&lt;/rec-number&gt;&lt;foreign-keys&gt;&lt;key app="EN" db-id="dsrza9wtbra05fevxvw5svf8d0a9a0ptptvp" timestamp="1492994097"&gt;8463&lt;/key&gt;&lt;/foreign-keys&gt;&lt;ref-type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000E0CF2" w:rsidRPr="00A11EE7">
        <w:rPr>
          <w:rFonts w:ascii="Helvetica" w:hAnsi="Helvetica" w:cs="Helvetica Neue"/>
          <w:sz w:val="22"/>
          <w:szCs w:val="22"/>
        </w:rPr>
        <w:fldChar w:fldCharType="separate"/>
      </w:r>
      <w:r w:rsidR="00796EE0">
        <w:rPr>
          <w:rFonts w:ascii="Helvetica" w:hAnsi="Helvetica" w:cs="Helvetica Neue"/>
          <w:noProof/>
          <w:sz w:val="22"/>
          <w:szCs w:val="22"/>
        </w:rPr>
        <w:t>(22)</w:t>
      </w:r>
      <w:r w:rsidR="000E0CF2" w:rsidRPr="00A11EE7">
        <w:rPr>
          <w:rFonts w:ascii="Helvetica" w:hAnsi="Helvetica" w:cs="Helvetica Neue"/>
          <w:sz w:val="22"/>
          <w:szCs w:val="22"/>
        </w:rPr>
        <w:fldChar w:fldCharType="end"/>
      </w:r>
      <w:r w:rsidR="002738FD" w:rsidRPr="00A11EE7">
        <w:rPr>
          <w:rFonts w:ascii="Helvetica" w:hAnsi="Helvetica" w:cs="Helvetica Neue"/>
          <w:sz w:val="22"/>
          <w:szCs w:val="22"/>
        </w:rPr>
        <w:t>.</w:t>
      </w:r>
      <w:r w:rsidR="00DB4CE5" w:rsidRPr="00A11EE7">
        <w:rPr>
          <w:rFonts w:ascii="Helvetica" w:hAnsi="Helvetica" w:cs="Helvetica Neue"/>
          <w:sz w:val="22"/>
          <w:szCs w:val="22"/>
        </w:rPr>
        <w:t xml:space="preserve"> </w:t>
      </w:r>
      <w:r w:rsidR="00143673" w:rsidRPr="00A11EE7">
        <w:rPr>
          <w:rFonts w:ascii="Helvetica" w:hAnsi="Helvetica" w:cs="Helvetica Neue"/>
          <w:sz w:val="22"/>
          <w:szCs w:val="22"/>
        </w:rPr>
        <w:t>To achieve equity among stakeholders, management will need to account</w:t>
      </w:r>
      <w:r w:rsidR="00E11175" w:rsidRPr="00A11EE7">
        <w:rPr>
          <w:rFonts w:ascii="Helvetica" w:hAnsi="Helvetica"/>
          <w:sz w:val="22"/>
          <w:szCs w:val="22"/>
        </w:rPr>
        <w:t xml:space="preserve"> </w:t>
      </w:r>
      <w:r w:rsidR="0021032B" w:rsidRPr="00A11EE7">
        <w:rPr>
          <w:rFonts w:ascii="Helvetica" w:hAnsi="Helvetica"/>
          <w:sz w:val="22"/>
          <w:szCs w:val="22"/>
        </w:rPr>
        <w:t xml:space="preserve">for variable levels of risk </w:t>
      </w:r>
      <w:r w:rsidR="00EB5FC3" w:rsidRPr="00A11EE7">
        <w:rPr>
          <w:rFonts w:ascii="Helvetica" w:hAnsi="Helvetica"/>
          <w:sz w:val="22"/>
          <w:szCs w:val="22"/>
        </w:rPr>
        <w:t xml:space="preserve">aversion </w:t>
      </w:r>
      <w:r w:rsidR="0021032B" w:rsidRPr="00A11EE7">
        <w:rPr>
          <w:rFonts w:ascii="Helvetica" w:hAnsi="Helvetica"/>
          <w:sz w:val="22"/>
          <w:szCs w:val="22"/>
        </w:rPr>
        <w:t xml:space="preserve">among </w:t>
      </w:r>
      <w:r w:rsidR="00FC5856" w:rsidRPr="00A11EE7">
        <w:rPr>
          <w:rFonts w:ascii="Helvetica" w:hAnsi="Helvetica"/>
          <w:sz w:val="22"/>
          <w:szCs w:val="22"/>
        </w:rPr>
        <w:t>stakeholders, which</w:t>
      </w:r>
      <w:r w:rsidR="00E11175" w:rsidRPr="00A11EE7">
        <w:rPr>
          <w:rFonts w:ascii="Helvetica" w:hAnsi="Helvetica"/>
          <w:sz w:val="22"/>
          <w:szCs w:val="22"/>
        </w:rPr>
        <w:t xml:space="preserve"> in turn </w:t>
      </w:r>
      <w:r w:rsidR="0021032B" w:rsidRPr="00A11EE7">
        <w:rPr>
          <w:rFonts w:ascii="Helvetica" w:hAnsi="Helvetica"/>
          <w:sz w:val="22"/>
          <w:szCs w:val="22"/>
        </w:rPr>
        <w:t xml:space="preserve">will be a critical step in </w:t>
      </w:r>
      <w:r w:rsidR="00E11175" w:rsidRPr="00A11EE7">
        <w:rPr>
          <w:rFonts w:ascii="Helvetica" w:hAnsi="Helvetica"/>
          <w:sz w:val="22"/>
          <w:szCs w:val="22"/>
        </w:rPr>
        <w:t xml:space="preserve">integrating </w:t>
      </w:r>
      <w:r w:rsidR="0021032B" w:rsidRPr="00A11EE7">
        <w:rPr>
          <w:rFonts w:ascii="Helvetica" w:hAnsi="Helvetica"/>
          <w:sz w:val="22"/>
          <w:szCs w:val="22"/>
        </w:rPr>
        <w:t>the value of information as a d</w:t>
      </w:r>
      <w:r w:rsidR="00466369" w:rsidRPr="00A11EE7">
        <w:rPr>
          <w:rFonts w:ascii="Helvetica" w:hAnsi="Helvetica"/>
          <w:sz w:val="22"/>
          <w:szCs w:val="22"/>
        </w:rPr>
        <w:t>river of monitoring investment.</w:t>
      </w:r>
    </w:p>
    <w:p w14:paraId="1ADBBF78" w14:textId="77777777" w:rsidR="00EE4CEA" w:rsidRPr="003805EE" w:rsidRDefault="00EE4CEA" w:rsidP="00D13868">
      <w:pPr>
        <w:rPr>
          <w:rFonts w:ascii="Helvetica" w:hAnsi="Helvetica"/>
          <w:i/>
          <w:sz w:val="22"/>
          <w:szCs w:val="22"/>
        </w:rPr>
      </w:pPr>
    </w:p>
    <w:p w14:paraId="42AB159A" w14:textId="2C4ED633" w:rsidR="00DB4CE5" w:rsidRPr="003805EE" w:rsidRDefault="00EE4CEA" w:rsidP="00D13868">
      <w:pPr>
        <w:rPr>
          <w:rFonts w:ascii="Helvetica" w:hAnsi="Helvetica"/>
          <w:i/>
          <w:sz w:val="22"/>
          <w:szCs w:val="22"/>
        </w:rPr>
      </w:pPr>
      <w:r w:rsidRPr="003805EE">
        <w:rPr>
          <w:rFonts w:ascii="Helvetica" w:hAnsi="Helvetica"/>
          <w:i/>
          <w:sz w:val="22"/>
          <w:szCs w:val="22"/>
        </w:rPr>
        <w:t xml:space="preserve">What if the </w:t>
      </w:r>
      <w:r w:rsidR="00DB4CE5" w:rsidRPr="003805EE">
        <w:rPr>
          <w:rFonts w:ascii="Helvetica" w:hAnsi="Helvetica"/>
          <w:i/>
          <w:sz w:val="22"/>
          <w:szCs w:val="22"/>
        </w:rPr>
        <w:t xml:space="preserve">Existence </w:t>
      </w:r>
      <w:r w:rsidRPr="003805EE">
        <w:rPr>
          <w:rFonts w:ascii="Helvetica" w:hAnsi="Helvetica"/>
          <w:i/>
          <w:sz w:val="22"/>
          <w:szCs w:val="22"/>
        </w:rPr>
        <w:t xml:space="preserve">or </w:t>
      </w:r>
      <w:r w:rsidR="00DB4CE5" w:rsidRPr="003805EE">
        <w:rPr>
          <w:rFonts w:ascii="Helvetica" w:hAnsi="Helvetica"/>
          <w:i/>
          <w:sz w:val="22"/>
          <w:szCs w:val="22"/>
        </w:rPr>
        <w:t xml:space="preserve">Location </w:t>
      </w:r>
      <w:r w:rsidRPr="003805EE">
        <w:rPr>
          <w:rFonts w:ascii="Helvetica" w:hAnsi="Helvetica"/>
          <w:i/>
          <w:sz w:val="22"/>
          <w:szCs w:val="22"/>
        </w:rPr>
        <w:t xml:space="preserve">of the </w:t>
      </w:r>
      <w:r w:rsidR="00DB4CE5" w:rsidRPr="003805EE">
        <w:rPr>
          <w:rFonts w:ascii="Helvetica" w:hAnsi="Helvetica"/>
          <w:i/>
          <w:sz w:val="22"/>
          <w:szCs w:val="22"/>
        </w:rPr>
        <w:t xml:space="preserve">Tipping Point </w:t>
      </w:r>
      <w:r w:rsidRPr="003805EE">
        <w:rPr>
          <w:rFonts w:ascii="Helvetica" w:hAnsi="Helvetica"/>
          <w:i/>
          <w:sz w:val="22"/>
          <w:szCs w:val="22"/>
        </w:rPr>
        <w:t xml:space="preserve">is </w:t>
      </w:r>
      <w:r w:rsidR="00DB4CE5" w:rsidRPr="003805EE">
        <w:rPr>
          <w:rFonts w:ascii="Helvetica" w:hAnsi="Helvetica"/>
          <w:i/>
          <w:sz w:val="22"/>
          <w:szCs w:val="22"/>
        </w:rPr>
        <w:t>Ambiguous</w:t>
      </w:r>
      <w:r w:rsidRPr="003805EE">
        <w:rPr>
          <w:rFonts w:ascii="Helvetica" w:hAnsi="Helvetica"/>
          <w:i/>
          <w:sz w:val="22"/>
          <w:szCs w:val="22"/>
        </w:rPr>
        <w:t xml:space="preserve">? </w:t>
      </w:r>
    </w:p>
    <w:p w14:paraId="70E65A7D" w14:textId="3B2945AC" w:rsidR="006049ED" w:rsidRPr="003805EE" w:rsidRDefault="006049ED" w:rsidP="00D13868">
      <w:pPr>
        <w:ind w:firstLine="720"/>
        <w:rPr>
          <w:rFonts w:ascii="Helvetica" w:hAnsi="Helvetica"/>
          <w:sz w:val="22"/>
          <w:szCs w:val="22"/>
        </w:rPr>
      </w:pPr>
      <w:r w:rsidRPr="003805EE">
        <w:rPr>
          <w:rFonts w:ascii="Helvetica" w:hAnsi="Helvetica"/>
          <w:sz w:val="22"/>
          <w:szCs w:val="22"/>
        </w:rPr>
        <w:t xml:space="preserve">In systems with tipping points, decision makers are rarely fortunate enough to have perfect knowledge of biological thresholds until after the threshold has been crossed </w:t>
      </w:r>
      <w:r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&lt;EndNote&gt;&lt;Cite&gt;&lt;Author&gt;Cleary&lt;/Author&gt;&lt;Year&gt;2014&lt;/Year&gt;&lt;RecNum&gt;8026&lt;/RecNum&gt;&lt;DisplayText&gt;(23)&lt;/DisplayText&gt;&lt;record&gt;&lt;rec-number&gt;8026&lt;/rec-number&gt;&lt;foreign-keys&gt;&lt;key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3805EE">
        <w:rPr>
          <w:rFonts w:ascii="Helvetica" w:hAnsi="Helvetica"/>
          <w:sz w:val="22"/>
          <w:szCs w:val="22"/>
        </w:rPr>
        <w:fldChar w:fldCharType="separate"/>
      </w:r>
      <w:r w:rsidR="00796EE0">
        <w:rPr>
          <w:rFonts w:ascii="Helvetica" w:hAnsi="Helvetica"/>
          <w:noProof/>
          <w:sz w:val="22"/>
          <w:szCs w:val="22"/>
        </w:rPr>
        <w:t>(23)</w:t>
      </w:r>
      <w:r w:rsidRPr="003805EE">
        <w:rPr>
          <w:rFonts w:ascii="Helvetica" w:hAnsi="Helvetica"/>
          <w:sz w:val="22"/>
          <w:szCs w:val="22"/>
        </w:rPr>
        <w:fldChar w:fldCharType="end"/>
      </w:r>
      <w:r w:rsidRPr="003805EE">
        <w:rPr>
          <w:rFonts w:ascii="Helvetica" w:hAnsi="Helvetica"/>
          <w:sz w:val="22"/>
          <w:szCs w:val="22"/>
        </w:rPr>
        <w:t>. Indeed, surprises such as crossing a threshold are inevitable</w:t>
      </w:r>
      <w:r w:rsidR="0069660B">
        <w:rPr>
          <w:rFonts w:ascii="Helvetica" w:hAnsi="Helvetica"/>
          <w:sz w:val="22"/>
          <w:szCs w:val="22"/>
        </w:rPr>
        <w:t xml:space="preserve"> </w:t>
      </w:r>
      <w:r w:rsidR="00F90AA6">
        <w:rPr>
          <w:rFonts w:ascii="Helvetica" w:hAnsi="Helvetica"/>
          <w:sz w:val="22"/>
          <w:szCs w:val="22"/>
        </w:rPr>
        <w:t>in many systems</w:t>
      </w:r>
      <w:r w:rsidRPr="003805EE">
        <w:rPr>
          <w:rFonts w:ascii="Helvetica" w:hAnsi="Helvetica"/>
          <w:sz w:val="22"/>
          <w:szCs w:val="22"/>
        </w:rPr>
        <w:t xml:space="preserve"> </w:t>
      </w:r>
      <w:r w:rsidR="000E0CF2"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&lt;EndNote&gt;&lt;Cite&gt;&lt;Author&gt;Doak&lt;/Author&gt;&lt;Year&gt;2008&lt;/Year&gt;&lt;RecNum&gt;8002&lt;/RecNum&gt;&lt;DisplayText&gt;(24, 25)&lt;/DisplayText&gt;&lt;record&gt;&lt;rec-number&gt;8002&lt;/rec-number&gt;&lt;foreign-keys&gt;&lt;key app="EN" db-id="dsrza9wtbra05fevxvw5svf8d0a9a0ptptvp" timestamp="1415311654"&gt;8002&lt;/key&gt;&lt;/foreign-keys&gt;&lt;ref-type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8464&lt;/RecNum&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796EE0">
        <w:rPr>
          <w:rFonts w:ascii="Helvetica" w:hAnsi="Helvetica"/>
          <w:noProof/>
          <w:sz w:val="22"/>
          <w:szCs w:val="22"/>
        </w:rPr>
        <w:t>(24, 25)</w:t>
      </w:r>
      <w:r w:rsidR="000E0CF2" w:rsidRPr="003805EE">
        <w:rPr>
          <w:rFonts w:ascii="Helvetica" w:hAnsi="Helvetica"/>
          <w:sz w:val="22"/>
          <w:szCs w:val="22"/>
        </w:rPr>
        <w:fldChar w:fldCharType="end"/>
      </w:r>
      <w:r w:rsidR="00E804E7" w:rsidRPr="003805EE">
        <w:rPr>
          <w:rFonts w:ascii="Helvetica" w:hAnsi="Helvetica"/>
          <w:sz w:val="22"/>
          <w:szCs w:val="22"/>
        </w:rPr>
        <w:t xml:space="preserve">. </w:t>
      </w:r>
      <w:r w:rsidRPr="003805EE">
        <w:rPr>
          <w:rFonts w:ascii="Helvetica" w:hAnsi="Helvetica"/>
          <w:sz w:val="22"/>
          <w:szCs w:val="22"/>
        </w:rPr>
        <w:t>Uncertainty about the location of a threshold presents challenges, particularly in the face of global change, where the strength and location of thresholds may well change. We do not address uncertainty in the location of the tipping point</w:t>
      </w:r>
      <w:r w:rsidR="00DB4CE5" w:rsidRPr="003805EE">
        <w:rPr>
          <w:rFonts w:ascii="Helvetica" w:hAnsi="Helvetica"/>
          <w:sz w:val="22"/>
          <w:szCs w:val="22"/>
        </w:rPr>
        <w:t xml:space="preserve"> in our models</w:t>
      </w:r>
      <w:r w:rsidRPr="003805EE">
        <w:rPr>
          <w:rFonts w:ascii="Helvetica" w:hAnsi="Helvetica"/>
          <w:sz w:val="22"/>
          <w:szCs w:val="22"/>
        </w:rPr>
        <w:t xml:space="preserve">; however, gaining greater certainty about the location of a tipping point can be achieved through adaptive management </w:t>
      </w:r>
      <w:r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&lt;EndNote&gt;&lt;Cite&gt;&lt;Author&gt;Cinner&lt;/Author&gt;&lt;Year&gt;2009&lt;/Year&gt;&lt;RecNum&gt;8170&lt;/RecNum&gt;&lt;DisplayText&gt;(26)&lt;/DisplayText&gt;&lt;record&gt;&lt;rec-number&gt;8170&lt;/rec-number&gt;&lt;foreign-keys&gt;&lt;key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3805EE">
        <w:rPr>
          <w:rFonts w:ascii="Helvetica" w:hAnsi="Helvetica"/>
          <w:sz w:val="22"/>
          <w:szCs w:val="22"/>
        </w:rPr>
        <w:fldChar w:fldCharType="separate"/>
      </w:r>
      <w:r w:rsidR="00796EE0">
        <w:rPr>
          <w:rFonts w:ascii="Helvetica" w:hAnsi="Helvetica"/>
          <w:noProof/>
          <w:sz w:val="22"/>
          <w:szCs w:val="22"/>
        </w:rPr>
        <w:t>(26)</w:t>
      </w:r>
      <w:r w:rsidRPr="003805EE">
        <w:rPr>
          <w:rFonts w:ascii="Helvetica" w:hAnsi="Helvetica"/>
          <w:sz w:val="22"/>
          <w:szCs w:val="22"/>
        </w:rPr>
        <w:fldChar w:fldCharType="end"/>
      </w:r>
      <w:r w:rsidRPr="003805EE">
        <w:rPr>
          <w:rFonts w:ascii="Helvetica" w:hAnsi="Helvetica"/>
          <w:sz w:val="22"/>
          <w:szCs w:val="22"/>
        </w:rPr>
        <w:t xml:space="preserve">. For example, </w:t>
      </w:r>
      <w:proofErr w:type="spellStart"/>
      <w:r w:rsidRPr="003805EE">
        <w:rPr>
          <w:rFonts w:ascii="Helvetica" w:hAnsi="Helvetica"/>
          <w:sz w:val="22"/>
          <w:szCs w:val="22"/>
        </w:rPr>
        <w:t>Boettinger</w:t>
      </w:r>
      <w:proofErr w:type="spellEnd"/>
      <w:r w:rsidRPr="003805EE">
        <w:rPr>
          <w:rFonts w:ascii="Helvetica" w:hAnsi="Helvetica"/>
          <w:sz w:val="22"/>
          <w:szCs w:val="22"/>
        </w:rPr>
        <w:t xml:space="preserve"> et al.</w:t>
      </w:r>
      <w:r w:rsidR="00BB5495" w:rsidRPr="003805EE">
        <w:rPr>
          <w:rFonts w:ascii="Helvetica" w:hAnsi="Helvetica"/>
          <w:sz w:val="22"/>
          <w:szCs w:val="22"/>
        </w:rPr>
        <w:t xml:space="preserve"> </w:t>
      </w:r>
      <w:r w:rsidR="009068EB" w:rsidRPr="003805EE">
        <w:rPr>
          <w:rFonts w:ascii="Helvetica" w:hAnsi="Helvetica"/>
          <w:sz w:val="22"/>
          <w:szCs w:val="22"/>
        </w:rPr>
        <w:fldChar w:fldCharType="begin"/>
      </w:r>
      <w:r w:rsidR="00796EE0">
        <w:rPr>
          <w:rFonts w:ascii="Helvetica" w:hAnsi="Helvetica"/>
          <w:sz w:val="22"/>
          <w:szCs w:val="22"/>
        </w:rPr>
        <w:instrText xml:space="preserve"> ADDIN EN.CITE &lt;EndNote&gt;&lt;Cite ExcludeAuth="1"&gt;&lt;Author&gt;Boettiger&lt;/Author&gt;&lt;Year&gt;2015&lt;/Year&gt;&lt;RecNum&gt;8459&lt;/RecNum&gt;&lt;DisplayText&gt;(27)&lt;/DisplayText&gt;&lt;record&gt;&lt;rec-number&gt;8459&lt;/rec-number&gt;&lt;foreign-keys&gt;&lt;key app="EN" db-id="dsrza9wtbra05fevxvw5svf8d0a9a0ptptvp" timestamp="1490828540"&gt;8459&lt;/key&gt;&lt;/foreign-keys&gt;&lt;ref-type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9068EB" w:rsidRPr="003805EE">
        <w:rPr>
          <w:rFonts w:ascii="Helvetica" w:hAnsi="Helvetica"/>
          <w:sz w:val="22"/>
          <w:szCs w:val="22"/>
        </w:rPr>
        <w:fldChar w:fldCharType="separate"/>
      </w:r>
      <w:r w:rsidR="00796EE0">
        <w:rPr>
          <w:rFonts w:ascii="Helvetica" w:hAnsi="Helvetica"/>
          <w:noProof/>
          <w:sz w:val="22"/>
          <w:szCs w:val="22"/>
        </w:rPr>
        <w:t>(27)</w:t>
      </w:r>
      <w:r w:rsidR="009068EB" w:rsidRPr="003805EE">
        <w:rPr>
          <w:rFonts w:ascii="Helvetica" w:hAnsi="Helvetica"/>
          <w:sz w:val="22"/>
          <w:szCs w:val="22"/>
        </w:rPr>
        <w:fldChar w:fldCharType="end"/>
      </w:r>
      <w:r w:rsidR="00BB5495" w:rsidRPr="003805EE">
        <w:rPr>
          <w:rFonts w:ascii="Helvetica" w:hAnsi="Helvetica"/>
          <w:sz w:val="22"/>
          <w:szCs w:val="22"/>
        </w:rPr>
        <w:t xml:space="preserve"> </w:t>
      </w:r>
      <w:r w:rsidR="00976FC9" w:rsidRPr="003805EE">
        <w:rPr>
          <w:rFonts w:ascii="Helvetica" w:hAnsi="Helvetica"/>
          <w:sz w:val="22"/>
          <w:szCs w:val="22"/>
        </w:rPr>
        <w:t xml:space="preserve"> </w:t>
      </w:r>
      <w:r w:rsidR="00976FC9">
        <w:rPr>
          <w:rFonts w:ascii="Helvetica" w:hAnsi="Helvetica"/>
          <w:sz w:val="22"/>
          <w:szCs w:val="22"/>
        </w:rPr>
        <w:t>showed</w:t>
      </w:r>
      <w:r w:rsidRPr="003805EE">
        <w:rPr>
          <w:rFonts w:ascii="Helvetica" w:hAnsi="Helvetica"/>
          <w:sz w:val="22"/>
          <w:szCs w:val="22"/>
        </w:rPr>
        <w:t xml:space="preserve"> how Gaussian process stochastic dynamic programming</w:t>
      </w:r>
      <w:r w:rsidR="00CB5799" w:rsidRPr="003805EE">
        <w:rPr>
          <w:rFonts w:ascii="Helvetica" w:hAnsi="Helvetica"/>
          <w:sz w:val="22"/>
          <w:szCs w:val="22"/>
        </w:rPr>
        <w:t xml:space="preserve">, which makes few structural assumptions about population production functions, </w:t>
      </w:r>
      <w:r w:rsidRPr="003805EE">
        <w:rPr>
          <w:rFonts w:ascii="Helvetica" w:hAnsi="Helvetica"/>
          <w:sz w:val="22"/>
          <w:szCs w:val="22"/>
        </w:rPr>
        <w:t xml:space="preserve">can allow managers </w:t>
      </w:r>
      <w:r w:rsidR="00DB4CE5" w:rsidRPr="003805EE">
        <w:rPr>
          <w:rFonts w:ascii="Helvetica" w:hAnsi="Helvetica"/>
          <w:sz w:val="22"/>
          <w:szCs w:val="22"/>
        </w:rPr>
        <w:t xml:space="preserve">the </w:t>
      </w:r>
      <w:r w:rsidRPr="003805EE">
        <w:rPr>
          <w:rFonts w:ascii="Helvetica" w:hAnsi="Helvetica"/>
          <w:sz w:val="22"/>
          <w:szCs w:val="22"/>
        </w:rPr>
        <w:t>opportunit</w:t>
      </w:r>
      <w:r w:rsidR="00DB4CE5" w:rsidRPr="003805EE">
        <w:rPr>
          <w:rFonts w:ascii="Helvetica" w:hAnsi="Helvetica"/>
          <w:sz w:val="22"/>
          <w:szCs w:val="22"/>
        </w:rPr>
        <w:t>y</w:t>
      </w:r>
      <w:r w:rsidR="003F3CDF" w:rsidRPr="003805EE">
        <w:rPr>
          <w:rFonts w:ascii="Helvetica" w:hAnsi="Helvetica"/>
          <w:sz w:val="22"/>
          <w:szCs w:val="22"/>
        </w:rPr>
        <w:t xml:space="preserve"> to</w:t>
      </w:r>
      <w:r w:rsidR="00CB5799" w:rsidRPr="003805EE">
        <w:rPr>
          <w:rFonts w:ascii="Helvetica" w:hAnsi="Helvetica"/>
          <w:sz w:val="22"/>
          <w:szCs w:val="22"/>
        </w:rPr>
        <w:t xml:space="preserve"> make decisions in light of uncertainty in </w:t>
      </w:r>
      <w:r w:rsidRPr="003805EE">
        <w:rPr>
          <w:rFonts w:ascii="Helvetica" w:hAnsi="Helvetica"/>
          <w:sz w:val="22"/>
          <w:szCs w:val="22"/>
        </w:rPr>
        <w:t xml:space="preserve">threshold locations. However, even with better monitoring and analysis, some uncertainty is irreducible </w:t>
      </w:r>
      <w:r w:rsidR="000E0CF2" w:rsidRPr="003805EE">
        <w:rPr>
          <w:rFonts w:ascii="Helvetica" w:hAnsi="Helvetica"/>
          <w:sz w:val="22"/>
          <w:szCs w:val="22"/>
        </w:rPr>
        <w:fldChar w:fldCharType="begin"/>
      </w:r>
      <w:r w:rsidR="00796EE0">
        <w:rPr>
          <w:rFonts w:ascii="Helvetica" w:hAnsi="Helvetica"/>
          <w:sz w:val="22"/>
          <w:szCs w:val="22"/>
        </w:rPr>
        <w:instrText xml:space="preserve"> ADDIN EN.CITE &lt;EndNote&gt;&lt;Cite&gt;&lt;Author&gt;Schindler&lt;/Author&gt;&lt;Year&gt;2015&lt;/Year&gt;&lt;RecNum&gt;8464&lt;/RecNum&gt;&lt;DisplayText&gt;(25)&lt;/DisplayText&gt;&lt;record&gt;&lt;rec-number&gt;8464&lt;/rec-number&gt;&lt;foreign-keys&gt;&lt;key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796EE0">
        <w:rPr>
          <w:rFonts w:ascii="Helvetica" w:hAnsi="Helvetica"/>
          <w:noProof/>
          <w:sz w:val="22"/>
          <w:szCs w:val="22"/>
        </w:rPr>
        <w:t>(25)</w:t>
      </w:r>
      <w:r w:rsidR="000E0CF2" w:rsidRPr="003805EE">
        <w:rPr>
          <w:rFonts w:ascii="Helvetica" w:hAnsi="Helvetica"/>
          <w:sz w:val="22"/>
          <w:szCs w:val="22"/>
        </w:rPr>
        <w:fldChar w:fldCharType="end"/>
      </w:r>
      <w:r w:rsidRPr="003805EE">
        <w:rPr>
          <w:rFonts w:ascii="Helvetica" w:hAnsi="Helvetica"/>
          <w:sz w:val="22"/>
          <w:szCs w:val="22"/>
        </w:rPr>
        <w:t>.</w:t>
      </w:r>
      <w:r w:rsidR="00976FC9">
        <w:rPr>
          <w:rFonts w:ascii="Helvetica" w:hAnsi="Helvetica"/>
          <w:sz w:val="22"/>
          <w:szCs w:val="22"/>
        </w:rPr>
        <w:t xml:space="preserve"> Such irreducible uncertainty (</w:t>
      </w:r>
      <w:proofErr w:type="gramStart"/>
      <w:r w:rsidR="00976FC9">
        <w:rPr>
          <w:rFonts w:ascii="Helvetica" w:hAnsi="Helvetica"/>
          <w:sz w:val="22"/>
          <w:szCs w:val="22"/>
        </w:rPr>
        <w:t>e.g.</w:t>
      </w:r>
      <w:proofErr w:type="gramEnd"/>
      <w:r w:rsidR="00976FC9">
        <w:rPr>
          <w:rFonts w:ascii="Helvetica" w:hAnsi="Helvetica"/>
          <w:sz w:val="22"/>
          <w:szCs w:val="22"/>
        </w:rPr>
        <w:t xml:space="preserve"> due to stochasticity in recruitment) can amplify the risks associated with limited monitoring effort (</w:t>
      </w:r>
      <w:r w:rsidR="007009AB">
        <w:rPr>
          <w:rFonts w:ascii="Helvetica" w:hAnsi="Helvetica"/>
          <w:sz w:val="22"/>
          <w:szCs w:val="22"/>
        </w:rPr>
        <w:t xml:space="preserve">see </w:t>
      </w:r>
      <w:r w:rsidR="00976FC9">
        <w:rPr>
          <w:rFonts w:ascii="Helvetica" w:hAnsi="Helvetica"/>
          <w:sz w:val="22"/>
          <w:szCs w:val="22"/>
        </w:rPr>
        <w:t>ESM 4</w:t>
      </w:r>
      <w:r w:rsidR="007009AB">
        <w:rPr>
          <w:rFonts w:ascii="Helvetica" w:hAnsi="Helvetica"/>
          <w:sz w:val="22"/>
          <w:szCs w:val="22"/>
        </w:rPr>
        <w:t xml:space="preserve"> for simulation</w:t>
      </w:r>
      <w:r w:rsidR="004206DC">
        <w:rPr>
          <w:rFonts w:ascii="Helvetica" w:hAnsi="Helvetica"/>
          <w:sz w:val="22"/>
          <w:szCs w:val="22"/>
        </w:rPr>
        <w:t>s</w:t>
      </w:r>
      <w:r w:rsidR="00976FC9">
        <w:rPr>
          <w:rFonts w:ascii="Helvetica" w:hAnsi="Helvetica"/>
          <w:sz w:val="22"/>
          <w:szCs w:val="22"/>
        </w:rPr>
        <w:t xml:space="preserve">) and are critical for managers to </w:t>
      </w:r>
      <w:commentRangeStart w:id="76"/>
      <w:r w:rsidR="00976FC9">
        <w:rPr>
          <w:rFonts w:ascii="Helvetica" w:hAnsi="Helvetica"/>
          <w:sz w:val="22"/>
          <w:szCs w:val="22"/>
        </w:rPr>
        <w:t>consider</w:t>
      </w:r>
      <w:commentRangeEnd w:id="76"/>
      <w:r w:rsidR="0069660B">
        <w:rPr>
          <w:rStyle w:val="CommentReference"/>
        </w:rPr>
        <w:commentReference w:id="76"/>
      </w:r>
      <w:r w:rsidR="00303364">
        <w:rPr>
          <w:rFonts w:ascii="Helvetica" w:hAnsi="Helvetica"/>
          <w:sz w:val="22"/>
          <w:szCs w:val="22"/>
        </w:rPr>
        <w:t>.</w:t>
      </w:r>
      <w:ins w:id="77" w:author="Megsie Siple" w:date="2021-02-04T16:44:00Z">
        <w:r w:rsidR="00AF7550">
          <w:rPr>
            <w:rFonts w:ascii="Helvetica" w:hAnsi="Helvetica"/>
            <w:sz w:val="22"/>
            <w:szCs w:val="22"/>
          </w:rPr>
          <w:t xml:space="preserve"> Precautionary management approaches </w:t>
        </w:r>
      </w:ins>
      <w:ins w:id="78" w:author="Megsie Siple" w:date="2021-02-04T16:45:00Z">
        <w:r w:rsidR="00AF7550">
          <w:rPr>
            <w:rFonts w:ascii="Helvetica" w:hAnsi="Helvetica"/>
            <w:sz w:val="22"/>
            <w:szCs w:val="22"/>
          </w:rPr>
          <w:t xml:space="preserve">have also been </w:t>
        </w:r>
      </w:ins>
      <w:ins w:id="79" w:author="Megsie Siple" w:date="2021-02-04T16:56:00Z">
        <w:r w:rsidR="00920F8A">
          <w:rPr>
            <w:rFonts w:ascii="Helvetica" w:hAnsi="Helvetica"/>
            <w:sz w:val="22"/>
            <w:szCs w:val="22"/>
          </w:rPr>
          <w:t>recommended as a way</w:t>
        </w:r>
      </w:ins>
      <w:ins w:id="80" w:author="Megsie Siple" w:date="2021-02-04T16:45:00Z">
        <w:r w:rsidR="00AF7550">
          <w:rPr>
            <w:rFonts w:ascii="Helvetica" w:hAnsi="Helvetica"/>
            <w:sz w:val="22"/>
            <w:szCs w:val="22"/>
          </w:rPr>
          <w:t xml:space="preserve"> to prevent populations from falling below critical thresholds</w:t>
        </w:r>
      </w:ins>
      <w:ins w:id="81" w:author="Megsie Siple" w:date="2021-02-04T16:56:00Z">
        <w:r w:rsidR="00920F8A">
          <w:rPr>
            <w:rFonts w:ascii="Helvetica" w:hAnsi="Helvetica"/>
            <w:sz w:val="22"/>
            <w:szCs w:val="22"/>
          </w:rPr>
          <w:t>,</w:t>
        </w:r>
      </w:ins>
      <w:ins w:id="82" w:author="Megsie Siple" w:date="2021-02-04T16:47:00Z">
        <w:r w:rsidR="002D6176">
          <w:rPr>
            <w:rFonts w:ascii="Helvetica" w:hAnsi="Helvetica"/>
            <w:sz w:val="22"/>
            <w:szCs w:val="22"/>
          </w:rPr>
          <w:t xml:space="preserve"> </w:t>
        </w:r>
      </w:ins>
      <w:ins w:id="83" w:author="Megsie Siple" w:date="2021-02-04T16:56:00Z">
        <w:r w:rsidR="00920F8A">
          <w:rPr>
            <w:rFonts w:ascii="Helvetica" w:hAnsi="Helvetica"/>
            <w:sz w:val="22"/>
            <w:szCs w:val="22"/>
          </w:rPr>
          <w:t>especially</w:t>
        </w:r>
      </w:ins>
      <w:ins w:id="84" w:author="Megsie Siple" w:date="2021-02-04T16:47:00Z">
        <w:r w:rsidR="002D6176">
          <w:rPr>
            <w:rFonts w:ascii="Helvetica" w:hAnsi="Helvetica"/>
            <w:sz w:val="22"/>
            <w:szCs w:val="22"/>
          </w:rPr>
          <w:t xml:space="preserve"> when there is uncertainty in stock statu</w:t>
        </w:r>
      </w:ins>
      <w:ins w:id="85" w:author="Megsie Siple" w:date="2021-02-04T16:48:00Z">
        <w:r w:rsidR="002D6176">
          <w:rPr>
            <w:rFonts w:ascii="Helvetica" w:hAnsi="Helvetica"/>
            <w:sz w:val="22"/>
            <w:szCs w:val="22"/>
          </w:rPr>
          <w:t xml:space="preserve">s </w:t>
        </w:r>
      </w:ins>
      <w:ins w:id="86" w:author="Megsie Siple" w:date="2021-02-04T16:56:00Z">
        <w:r w:rsidR="00920F8A">
          <w:rPr>
            <w:rFonts w:ascii="Helvetica" w:hAnsi="Helvetica"/>
            <w:sz w:val="22"/>
            <w:szCs w:val="22"/>
          </w:rPr>
          <w:t>and risk is thought to be high</w:t>
        </w:r>
      </w:ins>
      <w:ins w:id="87" w:author="Megsie Siple" w:date="2021-02-04T16:54:00Z">
        <w:r w:rsidR="000B3CFF">
          <w:rPr>
            <w:rFonts w:ascii="Helvetica" w:hAnsi="Helvetica"/>
            <w:sz w:val="22"/>
            <w:szCs w:val="22"/>
          </w:rPr>
          <w:t xml:space="preserve"> [</w:t>
        </w:r>
        <w:commentRangeStart w:id="88"/>
        <w:r w:rsidR="000B3CFF">
          <w:rPr>
            <w:rFonts w:ascii="Helvetica" w:hAnsi="Helvetica"/>
            <w:sz w:val="22"/>
            <w:szCs w:val="22"/>
          </w:rPr>
          <w:t>cite</w:t>
        </w:r>
        <w:commentRangeEnd w:id="88"/>
        <w:r w:rsidR="000B3CFF">
          <w:rPr>
            <w:rStyle w:val="CommentReference"/>
            <w:rFonts w:asciiTheme="minorHAnsi" w:eastAsiaTheme="minorEastAsia" w:hAnsiTheme="minorHAnsi" w:cstheme="minorBidi"/>
            <w:lang w:eastAsia="ja-JP"/>
          </w:rPr>
          <w:commentReference w:id="88"/>
        </w:r>
        <w:r w:rsidR="000B3CFF">
          <w:rPr>
            <w:rFonts w:ascii="Helvetica" w:hAnsi="Helvetica"/>
            <w:sz w:val="22"/>
            <w:szCs w:val="22"/>
          </w:rPr>
          <w:t>]</w:t>
        </w:r>
      </w:ins>
      <w:ins w:id="89" w:author="Megsie Siple" w:date="2021-02-04T16:48:00Z">
        <w:r w:rsidR="002D6176">
          <w:rPr>
            <w:rFonts w:ascii="Helvetica" w:hAnsi="Helvetica"/>
            <w:sz w:val="22"/>
            <w:szCs w:val="22"/>
          </w:rPr>
          <w:t>.</w:t>
        </w:r>
      </w:ins>
    </w:p>
    <w:p w14:paraId="48E4FCDD" w14:textId="5F4121DB" w:rsidR="007E6EA2" w:rsidRPr="003805EE" w:rsidRDefault="00EE4CEA" w:rsidP="00D13868">
      <w:pPr>
        <w:ind w:firstLine="720"/>
        <w:rPr>
          <w:rFonts w:ascii="Helvetica" w:hAnsi="Helvetica"/>
          <w:sz w:val="22"/>
          <w:szCs w:val="22"/>
        </w:rPr>
      </w:pPr>
      <w:r w:rsidRPr="003805EE">
        <w:rPr>
          <w:rFonts w:ascii="Helvetica" w:hAnsi="Helvetica"/>
          <w:sz w:val="22"/>
          <w:szCs w:val="22"/>
        </w:rPr>
        <w:t xml:space="preserve">Our model is heuristic in its evaluation of monitoring in the presence of </w:t>
      </w:r>
      <w:r w:rsidR="0069660B">
        <w:rPr>
          <w:rFonts w:ascii="Helvetica" w:hAnsi="Helvetica"/>
          <w:sz w:val="22"/>
          <w:szCs w:val="22"/>
        </w:rPr>
        <w:t>critical thresholds</w:t>
      </w:r>
      <w:r w:rsidRPr="003805EE">
        <w:rPr>
          <w:rFonts w:ascii="Helvetica" w:hAnsi="Helvetica"/>
          <w:sz w:val="22"/>
          <w:szCs w:val="22"/>
        </w:rPr>
        <w:t xml:space="preserve">. </w:t>
      </w:r>
      <w:r w:rsidR="0069660B">
        <w:rPr>
          <w:rFonts w:ascii="Helvetica" w:hAnsi="Helvetica"/>
          <w:sz w:val="22"/>
          <w:szCs w:val="22"/>
        </w:rPr>
        <w:t>T</w:t>
      </w:r>
      <w:r w:rsidR="006049ED" w:rsidRPr="003805EE">
        <w:rPr>
          <w:rFonts w:ascii="Helvetica" w:hAnsi="Helvetica"/>
          <w:sz w:val="22"/>
          <w:szCs w:val="22"/>
        </w:rPr>
        <w:t xml:space="preserve">he </w:t>
      </w:r>
      <w:r w:rsidRPr="003805EE">
        <w:rPr>
          <w:rFonts w:ascii="Helvetica" w:hAnsi="Helvetica"/>
          <w:sz w:val="22"/>
          <w:szCs w:val="22"/>
        </w:rPr>
        <w:t xml:space="preserve">results are broadly applicable to systems </w:t>
      </w:r>
      <w:r w:rsidR="0069660B">
        <w:rPr>
          <w:rFonts w:ascii="Helvetica" w:hAnsi="Helvetica"/>
          <w:sz w:val="22"/>
          <w:szCs w:val="22"/>
        </w:rPr>
        <w:t>where there is interest in avoiding another type of threshold, like a limit reference point or a productivity threshold</w:t>
      </w:r>
      <w:r w:rsidRPr="003805EE">
        <w:rPr>
          <w:rFonts w:ascii="Helvetica" w:hAnsi="Helvetica"/>
          <w:sz w:val="22"/>
          <w:szCs w:val="22"/>
        </w:rPr>
        <w:t xml:space="preserve">. Indeed, our model </w:t>
      </w:r>
      <w:r w:rsidR="006049ED" w:rsidRPr="003805EE">
        <w:rPr>
          <w:rFonts w:ascii="Helvetica" w:hAnsi="Helvetica"/>
          <w:sz w:val="22"/>
          <w:szCs w:val="22"/>
        </w:rPr>
        <w:t>demonstrates</w:t>
      </w:r>
      <w:r w:rsidRPr="003805EE">
        <w:rPr>
          <w:rFonts w:ascii="Helvetica" w:hAnsi="Helvetica"/>
          <w:sz w:val="22"/>
          <w:szCs w:val="22"/>
        </w:rPr>
        <w:t xml:space="preserve"> the increasing importance of monitoring information as a system approaches a </w:t>
      </w:r>
      <w:r w:rsidR="0069660B">
        <w:rPr>
          <w:rFonts w:ascii="Helvetica" w:hAnsi="Helvetica"/>
          <w:sz w:val="22"/>
          <w:szCs w:val="22"/>
        </w:rPr>
        <w:t>threshold after which productivity is declining.</w:t>
      </w:r>
      <w:r w:rsidRPr="003805EE">
        <w:rPr>
          <w:rFonts w:ascii="Helvetica" w:hAnsi="Helvetica"/>
          <w:sz w:val="22"/>
          <w:szCs w:val="22"/>
        </w:rPr>
        <w:t xml:space="preserve"> </w:t>
      </w:r>
    </w:p>
    <w:p w14:paraId="1181B0AB" w14:textId="77777777" w:rsidR="00F40114" w:rsidRDefault="00F40114" w:rsidP="00D13868">
      <w:pPr>
        <w:widowControl w:val="0"/>
        <w:autoSpaceDE w:val="0"/>
        <w:autoSpaceDN w:val="0"/>
        <w:adjustRightInd w:val="0"/>
        <w:rPr>
          <w:rFonts w:ascii="Helvetica" w:hAnsi="Helvetica"/>
          <w:i/>
          <w:sz w:val="22"/>
          <w:szCs w:val="22"/>
        </w:rPr>
      </w:pPr>
    </w:p>
    <w:p w14:paraId="5F852485" w14:textId="698D90D4" w:rsidR="00DB4CE5" w:rsidRPr="003805EE" w:rsidRDefault="00342681" w:rsidP="00D13868">
      <w:pPr>
        <w:widowControl w:val="0"/>
        <w:autoSpaceDE w:val="0"/>
        <w:autoSpaceDN w:val="0"/>
        <w:adjustRightInd w:val="0"/>
        <w:rPr>
          <w:rFonts w:ascii="Helvetica" w:hAnsi="Helvetica"/>
          <w:i/>
          <w:sz w:val="22"/>
          <w:szCs w:val="22"/>
        </w:rPr>
      </w:pPr>
      <w:r w:rsidRPr="003805EE">
        <w:rPr>
          <w:rFonts w:ascii="Helvetica" w:hAnsi="Helvetica"/>
          <w:i/>
          <w:sz w:val="22"/>
          <w:szCs w:val="22"/>
        </w:rPr>
        <w:t>Conclusio</w:t>
      </w:r>
      <w:r w:rsidR="00F40114">
        <w:rPr>
          <w:rFonts w:ascii="Helvetica" w:hAnsi="Helvetica"/>
          <w:i/>
          <w:sz w:val="22"/>
          <w:szCs w:val="22"/>
        </w:rPr>
        <w:t>n</w:t>
      </w:r>
    </w:p>
    <w:p w14:paraId="276F0B71" w14:textId="1EA986C1" w:rsidR="00CC1E16" w:rsidRDefault="00E3695A">
      <w:pPr>
        <w:ind w:firstLine="720"/>
        <w:rPr>
          <w:rFonts w:ascii="Helvetica" w:hAnsi="Helvetica" w:cs="Helvetica Neue"/>
          <w:sz w:val="22"/>
          <w:szCs w:val="22"/>
        </w:rPr>
      </w:pPr>
      <w:r w:rsidRPr="003805EE">
        <w:rPr>
          <w:rFonts w:ascii="Helvetica" w:hAnsi="Helvetica" w:cs="Helvetica Neue"/>
          <w:sz w:val="22"/>
          <w:szCs w:val="22"/>
        </w:rPr>
        <w:t>Man</w:t>
      </w:r>
      <w:ins w:id="90" w:author="Megsie Siple" w:date="2021-02-04T16:54:00Z">
        <w:r w:rsidR="00920F8A">
          <w:rPr>
            <w:rFonts w:ascii="Helvetica" w:hAnsi="Helvetica" w:cs="Helvetica Neue"/>
            <w:sz w:val="22"/>
            <w:szCs w:val="22"/>
          </w:rPr>
          <w:t>a</w:t>
        </w:r>
      </w:ins>
      <w:r w:rsidRPr="003805EE">
        <w:rPr>
          <w:rFonts w:ascii="Helvetica" w:hAnsi="Helvetica" w:cs="Helvetica Neue"/>
          <w:sz w:val="22"/>
          <w:szCs w:val="22"/>
        </w:rPr>
        <w:t xml:space="preserve">gers, policy makers, and stakeholders </w:t>
      </w:r>
      <w:r w:rsidR="0069660B">
        <w:rPr>
          <w:rFonts w:ascii="Helvetica" w:hAnsi="Helvetica" w:cs="Helvetica Neue"/>
          <w:sz w:val="22"/>
          <w:szCs w:val="22"/>
        </w:rPr>
        <w:t>are tasked with connecting</w:t>
      </w:r>
      <w:r w:rsidRPr="003805EE">
        <w:rPr>
          <w:rFonts w:ascii="Helvetica" w:hAnsi="Helvetica" w:cs="Helvetica Neue"/>
          <w:sz w:val="22"/>
          <w:szCs w:val="22"/>
        </w:rPr>
        <w:t xml:space="preserve"> monitoring effort</w:t>
      </w:r>
      <w:r w:rsidR="00C2345D" w:rsidRPr="003805EE">
        <w:rPr>
          <w:rFonts w:ascii="Helvetica" w:hAnsi="Helvetica" w:cs="Helvetica Neue"/>
          <w:sz w:val="22"/>
          <w:szCs w:val="22"/>
        </w:rPr>
        <w:t>, thresholds,</w:t>
      </w:r>
      <w:r w:rsidRPr="003805EE">
        <w:rPr>
          <w:rFonts w:ascii="Helvetica" w:hAnsi="Helvetica" w:cs="Helvetica Neue"/>
          <w:sz w:val="22"/>
          <w:szCs w:val="22"/>
        </w:rPr>
        <w:t xml:space="preserve"> and the state of the system</w:t>
      </w:r>
      <w:r w:rsidR="0069660B">
        <w:rPr>
          <w:rFonts w:ascii="Helvetica" w:hAnsi="Helvetica" w:cs="Helvetica Neue"/>
          <w:sz w:val="22"/>
          <w:szCs w:val="22"/>
        </w:rPr>
        <w:t xml:space="preserve"> to short-term tactical management decisions</w:t>
      </w:r>
      <w:r w:rsidRPr="003805EE">
        <w:rPr>
          <w:rFonts w:ascii="Helvetica" w:hAnsi="Helvetica" w:cs="Helvetica Neue"/>
          <w:sz w:val="22"/>
          <w:szCs w:val="22"/>
        </w:rPr>
        <w:t xml:space="preserve">. </w:t>
      </w:r>
      <w:r w:rsidR="0069660B">
        <w:rPr>
          <w:rFonts w:ascii="Helvetica" w:hAnsi="Helvetica" w:cs="Helvetica Neue"/>
          <w:sz w:val="22"/>
          <w:szCs w:val="22"/>
        </w:rPr>
        <w:t>T</w:t>
      </w:r>
      <w:r w:rsidRPr="003805EE">
        <w:rPr>
          <w:rFonts w:ascii="Helvetica" w:hAnsi="Helvetica" w:cs="Helvetica Neue"/>
          <w:sz w:val="22"/>
          <w:szCs w:val="22"/>
        </w:rPr>
        <w:t xml:space="preserve">his will be difficult given </w:t>
      </w:r>
      <w:r w:rsidR="001F0A49" w:rsidRPr="003805EE">
        <w:rPr>
          <w:rFonts w:ascii="Helvetica" w:hAnsi="Helvetica" w:cs="Helvetica Neue"/>
          <w:sz w:val="22"/>
          <w:szCs w:val="22"/>
        </w:rPr>
        <w:t xml:space="preserve">the inherent </w:t>
      </w:r>
      <w:r w:rsidRPr="003805EE">
        <w:rPr>
          <w:rFonts w:ascii="Helvetica" w:hAnsi="Helvetica" w:cs="Helvetica Neue"/>
          <w:sz w:val="22"/>
          <w:szCs w:val="22"/>
        </w:rPr>
        <w:t>limitations in as</w:t>
      </w:r>
      <w:r w:rsidR="00F141EE" w:rsidRPr="003805EE">
        <w:rPr>
          <w:rFonts w:ascii="Helvetica" w:hAnsi="Helvetica" w:cs="Helvetica Neue"/>
          <w:sz w:val="22"/>
          <w:szCs w:val="22"/>
        </w:rPr>
        <w:t xml:space="preserve">sessing the state of the system and </w:t>
      </w:r>
      <w:r w:rsidR="00F25C20">
        <w:rPr>
          <w:rFonts w:ascii="Helvetica" w:hAnsi="Helvetica" w:cs="Helvetica Neue"/>
          <w:sz w:val="22"/>
          <w:szCs w:val="22"/>
        </w:rPr>
        <w:t>because the location of critical thresholds is not always known</w:t>
      </w:r>
      <w:r w:rsidR="00F141EE" w:rsidRPr="003805EE">
        <w:rPr>
          <w:rFonts w:ascii="Helvetica" w:hAnsi="Helvetica" w:cs="Helvetica Neue"/>
          <w:sz w:val="22"/>
          <w:szCs w:val="22"/>
        </w:rPr>
        <w:t xml:space="preserve">. Additional difficulties emerge because of misaligned </w:t>
      </w:r>
      <w:r w:rsidRPr="003805EE">
        <w:rPr>
          <w:rFonts w:ascii="Helvetica" w:hAnsi="Helvetica" w:cs="Helvetica Neue"/>
          <w:sz w:val="22"/>
          <w:szCs w:val="22"/>
        </w:rPr>
        <w:t xml:space="preserve">economic incentives </w:t>
      </w:r>
      <w:r w:rsidR="00A66D61" w:rsidRPr="003805EE">
        <w:rPr>
          <w:rFonts w:ascii="Helvetica" w:hAnsi="Helvetica" w:cs="Helvetica Neue"/>
          <w:sz w:val="22"/>
          <w:szCs w:val="22"/>
        </w:rPr>
        <w:t xml:space="preserve">and structures </w:t>
      </w:r>
      <w:r w:rsidRPr="003805EE">
        <w:rPr>
          <w:rFonts w:ascii="Helvetica" w:hAnsi="Helvetica" w:cs="Helvetica Neue"/>
          <w:sz w:val="22"/>
          <w:szCs w:val="22"/>
        </w:rPr>
        <w:t xml:space="preserve">that deter </w:t>
      </w:r>
      <w:r w:rsidR="00A66D61" w:rsidRPr="003805EE">
        <w:rPr>
          <w:rFonts w:ascii="Helvetica" w:hAnsi="Helvetica" w:cs="Helvetica Neue"/>
          <w:sz w:val="22"/>
          <w:szCs w:val="22"/>
        </w:rPr>
        <w:t xml:space="preserve">or constrain </w:t>
      </w:r>
      <w:r w:rsidRPr="003805EE">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sidRPr="003805EE">
        <w:rPr>
          <w:rFonts w:ascii="Helvetica" w:hAnsi="Helvetica" w:cs="Helvetica Neue"/>
          <w:sz w:val="22"/>
          <w:szCs w:val="22"/>
        </w:rPr>
        <w:t xml:space="preserve">ability and </w:t>
      </w:r>
      <w:r w:rsidRPr="003805EE">
        <w:rPr>
          <w:rFonts w:ascii="Helvetica" w:hAnsi="Helvetica" w:cs="Helvetica Neue"/>
          <w:sz w:val="22"/>
          <w:szCs w:val="22"/>
        </w:rPr>
        <w:t>flexibility to adapt</w:t>
      </w:r>
      <w:r w:rsidR="008F48D9" w:rsidRPr="003805EE">
        <w:rPr>
          <w:rFonts w:ascii="Helvetica" w:hAnsi="Helvetica" w:cs="Helvetica Neue"/>
          <w:sz w:val="22"/>
          <w:szCs w:val="22"/>
        </w:rPr>
        <w:t xml:space="preserve"> once the ecosystem has tipped.</w:t>
      </w:r>
      <w:r w:rsidR="00822189" w:rsidRPr="003805EE">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68A36F3B" w14:textId="77777777" w:rsidR="00076071" w:rsidRPr="003805EE" w:rsidDel="00E60586" w:rsidRDefault="00076071" w:rsidP="00076071">
      <w:pPr>
        <w:ind w:firstLine="720"/>
        <w:rPr>
          <w:del w:id="91" w:author="Adrian Stier" w:date="2021-02-05T12:42:00Z"/>
          <w:rFonts w:ascii="Helvetica" w:hAnsi="Helvetica" w:cs="Helvetica Neue"/>
          <w:sz w:val="22"/>
          <w:szCs w:val="22"/>
        </w:rPr>
      </w:pPr>
    </w:p>
    <w:p w14:paraId="4F96C52F" w14:textId="1B8EA85C" w:rsidR="00CC1E16" w:rsidDel="00E60586" w:rsidRDefault="00CC1E16">
      <w:pPr>
        <w:ind w:firstLine="720"/>
        <w:rPr>
          <w:del w:id="92" w:author="Adrian Stier" w:date="2021-02-05T12:42:00Z"/>
          <w:rFonts w:ascii="Helvetica" w:hAnsi="Helvetica" w:cs="Helvetica Neue"/>
          <w:sz w:val="22"/>
          <w:szCs w:val="22"/>
        </w:rPr>
      </w:pPr>
    </w:p>
    <w:p w14:paraId="65E9EBCC" w14:textId="4ADDA0B2" w:rsidR="008952A7" w:rsidDel="00E60586" w:rsidRDefault="008952A7">
      <w:pPr>
        <w:ind w:firstLine="720"/>
        <w:rPr>
          <w:del w:id="93" w:author="Adrian Stier" w:date="2021-02-05T12:42:00Z"/>
          <w:rFonts w:ascii="Helvetica" w:hAnsi="Helvetica" w:cs="Helvetica Neue"/>
          <w:sz w:val="22"/>
          <w:szCs w:val="22"/>
        </w:rPr>
      </w:pPr>
    </w:p>
    <w:p w14:paraId="2B7F612A" w14:textId="336AAD3F" w:rsidR="008952A7" w:rsidDel="00E60586" w:rsidRDefault="008952A7">
      <w:pPr>
        <w:ind w:firstLine="720"/>
        <w:rPr>
          <w:del w:id="94" w:author="Adrian Stier" w:date="2021-02-05T12:42:00Z"/>
          <w:rFonts w:ascii="Helvetica" w:hAnsi="Helvetica" w:cs="Helvetica Neue"/>
          <w:sz w:val="22"/>
          <w:szCs w:val="22"/>
        </w:rPr>
      </w:pPr>
    </w:p>
    <w:p w14:paraId="1EFD9D4A" w14:textId="1E8528E6" w:rsidR="008952A7" w:rsidDel="00E60586" w:rsidRDefault="008952A7">
      <w:pPr>
        <w:ind w:firstLine="720"/>
        <w:rPr>
          <w:del w:id="95" w:author="Adrian Stier" w:date="2021-02-05T12:42:00Z"/>
          <w:rFonts w:ascii="Helvetica" w:hAnsi="Helvetica" w:cs="Helvetica Neue"/>
          <w:sz w:val="22"/>
          <w:szCs w:val="22"/>
        </w:rPr>
      </w:pPr>
    </w:p>
    <w:p w14:paraId="571DACBA" w14:textId="757EBF51" w:rsidR="00CA1467" w:rsidRPr="003805EE" w:rsidDel="00E60586" w:rsidRDefault="00CA1467">
      <w:pPr>
        <w:ind w:firstLine="720"/>
        <w:rPr>
          <w:del w:id="96" w:author="Adrian Stier" w:date="2021-02-05T12:42:00Z"/>
          <w:rFonts w:ascii="Helvetica" w:hAnsi="Helvetica" w:cs="Helvetica Neue"/>
          <w:sz w:val="22"/>
          <w:szCs w:val="22"/>
        </w:rPr>
      </w:pPr>
    </w:p>
    <w:p w14:paraId="46A35327" w14:textId="1A7E765F" w:rsidR="00C1536D" w:rsidRPr="003805EE" w:rsidRDefault="007C7982">
      <w:pPr>
        <w:ind w:firstLine="720"/>
        <w:rPr>
          <w:rFonts w:ascii="Helvetica" w:hAnsi="Helvetica"/>
          <w:b/>
          <w:sz w:val="22"/>
          <w:szCs w:val="22"/>
        </w:rPr>
        <w:pPrChange w:id="97" w:author="Adrian Stier" w:date="2021-02-05T12:42:00Z">
          <w:pPr/>
        </w:pPrChange>
      </w:pPr>
      <w:del w:id="98" w:author="Adrian Stier" w:date="2021-02-05T12:42:00Z">
        <w:r w:rsidRPr="003805EE" w:rsidDel="00E60586">
          <w:rPr>
            <w:rFonts w:ascii="Helvetica" w:hAnsi="Helvetica"/>
            <w:b/>
            <w:sz w:val="22"/>
            <w:szCs w:val="22"/>
          </w:rPr>
          <w:br w:type="page"/>
        </w:r>
      </w:del>
    </w:p>
    <w:p w14:paraId="02B9CF32" w14:textId="77777777" w:rsidR="007522A9" w:rsidRPr="003805EE" w:rsidRDefault="007522A9" w:rsidP="00D13868">
      <w:pPr>
        <w:tabs>
          <w:tab w:val="left" w:pos="1240"/>
        </w:tabs>
        <w:rPr>
          <w:rFonts w:ascii="Helvetica" w:hAnsi="Helvetica"/>
          <w:b/>
          <w:sz w:val="22"/>
          <w:szCs w:val="22"/>
        </w:rPr>
      </w:pPr>
      <w:r w:rsidRPr="003805EE">
        <w:rPr>
          <w:rFonts w:ascii="Helvetica" w:hAnsi="Helvetica"/>
          <w:b/>
          <w:sz w:val="22"/>
          <w:szCs w:val="22"/>
        </w:rPr>
        <w:t>ACKNOWLEDGEMENTS</w:t>
      </w:r>
    </w:p>
    <w:p w14:paraId="2D4E6457" w14:textId="2FEA6DD2" w:rsidR="007522A9" w:rsidRPr="003805EE" w:rsidRDefault="007522A9" w:rsidP="00D13868">
      <w:pPr>
        <w:tabs>
          <w:tab w:val="left" w:pos="1240"/>
        </w:tabs>
        <w:rPr>
          <w:rFonts w:ascii="Helvetica" w:hAnsi="Helvetica"/>
          <w:sz w:val="22"/>
          <w:szCs w:val="22"/>
        </w:rPr>
      </w:pPr>
      <w:r w:rsidRPr="003805EE">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sidRPr="003805EE">
        <w:rPr>
          <w:rFonts w:ascii="Helvetica" w:hAnsi="Helvetica"/>
          <w:sz w:val="22"/>
          <w:szCs w:val="22"/>
        </w:rPr>
        <w:t>Scientific Working Group</w:t>
      </w:r>
      <w:r w:rsidRPr="003805EE">
        <w:rPr>
          <w:rFonts w:ascii="Helvetica" w:hAnsi="Helvetica"/>
          <w:sz w:val="22"/>
          <w:szCs w:val="22"/>
        </w:rPr>
        <w:t xml:space="preserve"> participants, the broader Ocean Tipping Points group,</w:t>
      </w:r>
      <w:r w:rsidR="00DF0616">
        <w:rPr>
          <w:rFonts w:ascii="Helvetica" w:hAnsi="Helvetica"/>
          <w:sz w:val="22"/>
          <w:szCs w:val="22"/>
        </w:rPr>
        <w:t xml:space="preserve"> the James McDonell Foundation,</w:t>
      </w:r>
      <w:r w:rsidRPr="003805EE">
        <w:rPr>
          <w:rFonts w:ascii="Helvetica" w:hAnsi="Helvetica"/>
          <w:sz w:val="22"/>
          <w:szCs w:val="22"/>
        </w:rPr>
        <w:t xml:space="preserve"> </w:t>
      </w:r>
      <w:r w:rsidR="00D72220" w:rsidRPr="003805EE">
        <w:rPr>
          <w:rFonts w:ascii="Helvetica" w:hAnsi="Helvetica"/>
          <w:sz w:val="22"/>
          <w:szCs w:val="22"/>
        </w:rPr>
        <w:t xml:space="preserve">M. Gladwell, </w:t>
      </w:r>
      <w:r w:rsidR="00C92DF5" w:rsidRPr="003805EE">
        <w:rPr>
          <w:rFonts w:ascii="Helvetica" w:hAnsi="Helvetica"/>
          <w:sz w:val="22"/>
          <w:szCs w:val="22"/>
        </w:rPr>
        <w:t>C. Wick Mao</w:t>
      </w:r>
      <w:r w:rsidR="001D4622" w:rsidRPr="003805EE">
        <w:rPr>
          <w:rFonts w:ascii="Helvetica" w:hAnsi="Helvetica"/>
          <w:sz w:val="22"/>
          <w:szCs w:val="22"/>
        </w:rPr>
        <w:t>-</w:t>
      </w:r>
      <w:r w:rsidR="00C92DF5" w:rsidRPr="003805EE">
        <w:rPr>
          <w:rFonts w:ascii="Helvetica" w:hAnsi="Helvetica"/>
          <w:sz w:val="22"/>
          <w:szCs w:val="22"/>
        </w:rPr>
        <w:t xml:space="preserve">Mao, </w:t>
      </w:r>
      <w:r w:rsidRPr="003805EE">
        <w:rPr>
          <w:rFonts w:ascii="Helvetica" w:hAnsi="Helvetica"/>
          <w:sz w:val="22"/>
          <w:szCs w:val="22"/>
        </w:rPr>
        <w:t xml:space="preserve">and colleagues at the NWFSC for valuable feedback and advice. </w:t>
      </w:r>
    </w:p>
    <w:p w14:paraId="3ED6EFD2" w14:textId="77777777" w:rsidR="004C1C88" w:rsidRDefault="004C1C88" w:rsidP="00D13868">
      <w:pPr>
        <w:tabs>
          <w:tab w:val="left" w:pos="1240"/>
        </w:tabs>
        <w:rPr>
          <w:rFonts w:ascii="Helvetica" w:hAnsi="Helvetica"/>
          <w:b/>
          <w:sz w:val="22"/>
          <w:szCs w:val="22"/>
        </w:rPr>
      </w:pPr>
    </w:p>
    <w:p w14:paraId="544C099B" w14:textId="2BE1B9FE" w:rsidR="00393682" w:rsidRDefault="00393682" w:rsidP="00D13868">
      <w:pPr>
        <w:tabs>
          <w:tab w:val="left" w:pos="1240"/>
        </w:tabs>
        <w:rPr>
          <w:rFonts w:ascii="Helvetica" w:hAnsi="Helvetica"/>
          <w:b/>
          <w:sz w:val="22"/>
          <w:szCs w:val="22"/>
        </w:rPr>
      </w:pPr>
      <w:r>
        <w:rPr>
          <w:rFonts w:ascii="Helvetica" w:hAnsi="Helvetica"/>
          <w:b/>
          <w:sz w:val="22"/>
          <w:szCs w:val="22"/>
        </w:rPr>
        <w:t>COMPETING INTERESTS</w:t>
      </w:r>
    </w:p>
    <w:p w14:paraId="535CD845" w14:textId="0DAC3A42" w:rsidR="00393682" w:rsidRPr="00393682" w:rsidRDefault="00DF75E3" w:rsidP="00D13868">
      <w:pPr>
        <w:tabs>
          <w:tab w:val="left" w:pos="1240"/>
        </w:tabs>
        <w:rPr>
          <w:rFonts w:ascii="Helvetica" w:hAnsi="Helvetica"/>
          <w:sz w:val="22"/>
          <w:szCs w:val="22"/>
        </w:rPr>
      </w:pPr>
      <w:r>
        <w:rPr>
          <w:rFonts w:ascii="Helvetica" w:hAnsi="Helvetica"/>
          <w:sz w:val="22"/>
          <w:szCs w:val="22"/>
        </w:rPr>
        <w:t>We</w:t>
      </w:r>
      <w:r w:rsidR="00393682" w:rsidRPr="00393682">
        <w:rPr>
          <w:rFonts w:ascii="Helvetica" w:hAnsi="Helvetica"/>
          <w:sz w:val="22"/>
          <w:szCs w:val="22"/>
        </w:rPr>
        <w:t xml:space="preserve"> have no competing interests</w:t>
      </w:r>
      <w:r w:rsidR="00393682">
        <w:rPr>
          <w:rFonts w:ascii="Helvetica" w:hAnsi="Helvetica"/>
          <w:sz w:val="22"/>
          <w:szCs w:val="22"/>
        </w:rPr>
        <w:t>.</w:t>
      </w:r>
    </w:p>
    <w:p w14:paraId="336C39C5" w14:textId="77777777" w:rsidR="007522A9" w:rsidRPr="003805EE" w:rsidRDefault="007522A9" w:rsidP="00D13868">
      <w:pPr>
        <w:rPr>
          <w:rFonts w:ascii="Helvetica" w:hAnsi="Helvetica"/>
          <w:b/>
          <w:sz w:val="22"/>
          <w:szCs w:val="22"/>
        </w:rPr>
      </w:pPr>
    </w:p>
    <w:p w14:paraId="59F11514" w14:textId="77777777" w:rsidR="002633A4" w:rsidRPr="003805EE" w:rsidRDefault="002633A4" w:rsidP="00D13868">
      <w:pPr>
        <w:tabs>
          <w:tab w:val="left" w:pos="1240"/>
        </w:tabs>
        <w:rPr>
          <w:rFonts w:ascii="Helvetica" w:hAnsi="Helvetica"/>
          <w:b/>
          <w:sz w:val="22"/>
          <w:szCs w:val="22"/>
        </w:rPr>
      </w:pPr>
      <w:r w:rsidRPr="003805EE">
        <w:rPr>
          <w:rFonts w:ascii="Helvetica" w:hAnsi="Helvetica"/>
          <w:b/>
          <w:sz w:val="22"/>
          <w:szCs w:val="22"/>
        </w:rPr>
        <w:t>LITERATURE CITED</w:t>
      </w:r>
    </w:p>
    <w:p w14:paraId="64BE1D5F" w14:textId="77777777" w:rsidR="00796EE0" w:rsidRPr="00796EE0" w:rsidRDefault="006C170D" w:rsidP="00796EE0">
      <w:pPr>
        <w:pStyle w:val="EndNoteBibliography"/>
        <w:rPr>
          <w:noProof/>
        </w:rPr>
      </w:pPr>
      <w:r w:rsidRPr="003805EE">
        <w:rPr>
          <w:szCs w:val="22"/>
        </w:rPr>
        <w:fldChar w:fldCharType="begin"/>
      </w:r>
      <w:r w:rsidR="00D106C7" w:rsidRPr="003805EE">
        <w:rPr>
          <w:szCs w:val="22"/>
        </w:rPr>
        <w:instrText xml:space="preserve"> ADDIN EN.REFLIST </w:instrText>
      </w:r>
      <w:r w:rsidRPr="003805EE">
        <w:rPr>
          <w:szCs w:val="22"/>
        </w:rPr>
        <w:fldChar w:fldCharType="separate"/>
      </w:r>
      <w:r w:rsidR="00796EE0" w:rsidRPr="00796EE0">
        <w:rPr>
          <w:noProof/>
        </w:rPr>
        <w:t>1.</w:t>
      </w:r>
      <w:r w:rsidR="00796EE0" w:rsidRPr="00796EE0">
        <w:rPr>
          <w:noProof/>
        </w:rPr>
        <w:tab/>
        <w:t>R. W. Kates</w:t>
      </w:r>
      <w:r w:rsidR="00796EE0" w:rsidRPr="00796EE0">
        <w:rPr>
          <w:i/>
          <w:noProof/>
        </w:rPr>
        <w:t xml:space="preserve"> et al.</w:t>
      </w:r>
      <w:r w:rsidR="00796EE0" w:rsidRPr="00796EE0">
        <w:rPr>
          <w:noProof/>
        </w:rPr>
        <w:t xml:space="preserve">, Sustainability Science. </w:t>
      </w:r>
      <w:r w:rsidR="00796EE0" w:rsidRPr="00796EE0">
        <w:rPr>
          <w:i/>
          <w:noProof/>
        </w:rPr>
        <w:t>Science</w:t>
      </w:r>
      <w:r w:rsidR="00796EE0" w:rsidRPr="00796EE0">
        <w:rPr>
          <w:noProof/>
        </w:rPr>
        <w:t xml:space="preserve"> </w:t>
      </w:r>
      <w:r w:rsidR="00796EE0" w:rsidRPr="00796EE0">
        <w:rPr>
          <w:b/>
          <w:noProof/>
        </w:rPr>
        <w:t>292</w:t>
      </w:r>
      <w:r w:rsidR="00796EE0" w:rsidRPr="00796EE0">
        <w:rPr>
          <w:noProof/>
        </w:rPr>
        <w:t>, 641-642 (2001).</w:t>
      </w:r>
    </w:p>
    <w:p w14:paraId="115EABCF" w14:textId="77777777" w:rsidR="00796EE0" w:rsidRPr="00796EE0" w:rsidRDefault="00796EE0" w:rsidP="00796EE0">
      <w:pPr>
        <w:pStyle w:val="EndNoteBibliography"/>
        <w:rPr>
          <w:noProof/>
        </w:rPr>
      </w:pPr>
      <w:r w:rsidRPr="00796EE0">
        <w:rPr>
          <w:noProof/>
        </w:rPr>
        <w:t>2.</w:t>
      </w:r>
      <w:r w:rsidRPr="00796EE0">
        <w:rPr>
          <w:noProof/>
        </w:rPr>
        <w:tab/>
        <w:t xml:space="preserve">B. A. Wintle, M. C. Runge, S. A. Bekessy, Allocating monitoring effort in the face of unknown unknowns. </w:t>
      </w:r>
      <w:r w:rsidRPr="00796EE0">
        <w:rPr>
          <w:i/>
          <w:noProof/>
        </w:rPr>
        <w:t>Ecology Letters</w:t>
      </w:r>
      <w:r w:rsidRPr="00796EE0">
        <w:rPr>
          <w:noProof/>
        </w:rPr>
        <w:t xml:space="preserve"> </w:t>
      </w:r>
      <w:r w:rsidRPr="00796EE0">
        <w:rPr>
          <w:b/>
          <w:noProof/>
        </w:rPr>
        <w:t>13</w:t>
      </w:r>
      <w:r w:rsidRPr="00796EE0">
        <w:rPr>
          <w:noProof/>
        </w:rPr>
        <w:t>, 1325-1337 (2010).</w:t>
      </w:r>
    </w:p>
    <w:p w14:paraId="324733EF" w14:textId="77777777" w:rsidR="00796EE0" w:rsidRPr="00796EE0" w:rsidRDefault="00796EE0" w:rsidP="00796EE0">
      <w:pPr>
        <w:pStyle w:val="EndNoteBibliography"/>
        <w:rPr>
          <w:noProof/>
        </w:rPr>
      </w:pPr>
      <w:r w:rsidRPr="00796EE0">
        <w:rPr>
          <w:noProof/>
        </w:rPr>
        <w:t>3.</w:t>
      </w:r>
      <w:r w:rsidRPr="00796EE0">
        <w:rPr>
          <w:noProof/>
        </w:rPr>
        <w:tab/>
        <w:t>E. McDonald-Madden</w:t>
      </w:r>
      <w:r w:rsidRPr="00796EE0">
        <w:rPr>
          <w:i/>
          <w:noProof/>
        </w:rPr>
        <w:t xml:space="preserve"> et al.</w:t>
      </w:r>
      <w:r w:rsidRPr="00796EE0">
        <w:rPr>
          <w:noProof/>
        </w:rPr>
        <w:t xml:space="preserve">, Monitoring does not always count. </w:t>
      </w:r>
      <w:r w:rsidRPr="00796EE0">
        <w:rPr>
          <w:i/>
          <w:noProof/>
        </w:rPr>
        <w:t>Trends in Ecology &amp; Evolution</w:t>
      </w:r>
      <w:r w:rsidRPr="00796EE0">
        <w:rPr>
          <w:noProof/>
        </w:rPr>
        <w:t xml:space="preserve"> </w:t>
      </w:r>
      <w:r w:rsidRPr="00796EE0">
        <w:rPr>
          <w:b/>
          <w:noProof/>
        </w:rPr>
        <w:t>25</w:t>
      </w:r>
      <w:r w:rsidRPr="00796EE0">
        <w:rPr>
          <w:noProof/>
        </w:rPr>
        <w:t>, 547-550 (2010).</w:t>
      </w:r>
    </w:p>
    <w:p w14:paraId="4A0BD60C" w14:textId="77777777" w:rsidR="00796EE0" w:rsidRPr="00796EE0" w:rsidRDefault="00796EE0" w:rsidP="00796EE0">
      <w:pPr>
        <w:pStyle w:val="EndNoteBibliography"/>
        <w:rPr>
          <w:noProof/>
        </w:rPr>
      </w:pPr>
      <w:r w:rsidRPr="00796EE0">
        <w:rPr>
          <w:noProof/>
        </w:rPr>
        <w:t>4.</w:t>
      </w:r>
      <w:r w:rsidRPr="00796EE0">
        <w:rPr>
          <w:noProof/>
        </w:rPr>
        <w:tab/>
        <w:t xml:space="preserve">F. Courchamp, T. Clutton-Brock, B. Grenfell, Inverse density dependence and the Allee effect. </w:t>
      </w:r>
      <w:r w:rsidRPr="00796EE0">
        <w:rPr>
          <w:i/>
          <w:noProof/>
        </w:rPr>
        <w:t>Trends in Ecology &amp; Evolution</w:t>
      </w:r>
      <w:r w:rsidRPr="00796EE0">
        <w:rPr>
          <w:noProof/>
        </w:rPr>
        <w:t xml:space="preserve"> </w:t>
      </w:r>
      <w:r w:rsidRPr="00796EE0">
        <w:rPr>
          <w:b/>
          <w:noProof/>
        </w:rPr>
        <w:t>14</w:t>
      </w:r>
      <w:r w:rsidRPr="00796EE0">
        <w:rPr>
          <w:noProof/>
        </w:rPr>
        <w:t>, 405-410 (1999).</w:t>
      </w:r>
    </w:p>
    <w:p w14:paraId="01BE02E2" w14:textId="77777777" w:rsidR="00796EE0" w:rsidRPr="00796EE0" w:rsidRDefault="00796EE0" w:rsidP="00796EE0">
      <w:pPr>
        <w:pStyle w:val="EndNoteBibliography"/>
        <w:rPr>
          <w:noProof/>
        </w:rPr>
      </w:pPr>
      <w:r w:rsidRPr="00796EE0">
        <w:rPr>
          <w:noProof/>
        </w:rPr>
        <w:t>5.</w:t>
      </w:r>
      <w:r w:rsidRPr="00796EE0">
        <w:rPr>
          <w:noProof/>
        </w:rPr>
        <w:tab/>
        <w:t xml:space="preserve">M. Mangel, Irreducible uncertainties, sustainable fisheries and marine reserves. </w:t>
      </w:r>
      <w:r w:rsidRPr="00796EE0">
        <w:rPr>
          <w:i/>
          <w:noProof/>
        </w:rPr>
        <w:t>Evolutionary Ecology Research</w:t>
      </w:r>
      <w:r w:rsidRPr="00796EE0">
        <w:rPr>
          <w:noProof/>
        </w:rPr>
        <w:t xml:space="preserve"> </w:t>
      </w:r>
      <w:r w:rsidRPr="00796EE0">
        <w:rPr>
          <w:b/>
          <w:noProof/>
        </w:rPr>
        <w:t>2</w:t>
      </w:r>
      <w:r w:rsidRPr="00796EE0">
        <w:rPr>
          <w:noProof/>
        </w:rPr>
        <w:t>, 547-557 (2000).</w:t>
      </w:r>
    </w:p>
    <w:p w14:paraId="38C860DF" w14:textId="77777777" w:rsidR="00796EE0" w:rsidRPr="00796EE0" w:rsidRDefault="00796EE0" w:rsidP="00796EE0">
      <w:pPr>
        <w:pStyle w:val="EndNoteBibliography"/>
        <w:rPr>
          <w:noProof/>
        </w:rPr>
      </w:pPr>
      <w:r w:rsidRPr="00796EE0">
        <w:rPr>
          <w:noProof/>
        </w:rPr>
        <w:t>6.</w:t>
      </w:r>
      <w:r w:rsidRPr="00796EE0">
        <w:rPr>
          <w:noProof/>
        </w:rPr>
        <w:tab/>
        <w:t xml:space="preserve">C. J. Legg, L. Nagy, Why most conservation monitoring is, but need not be, a waste of time. </w:t>
      </w:r>
      <w:r w:rsidRPr="00796EE0">
        <w:rPr>
          <w:i/>
          <w:noProof/>
        </w:rPr>
        <w:t>Journal of environmental management</w:t>
      </w:r>
      <w:r w:rsidRPr="00796EE0">
        <w:rPr>
          <w:noProof/>
        </w:rPr>
        <w:t xml:space="preserve"> </w:t>
      </w:r>
      <w:r w:rsidRPr="00796EE0">
        <w:rPr>
          <w:b/>
          <w:noProof/>
        </w:rPr>
        <w:t>78</w:t>
      </w:r>
      <w:r w:rsidRPr="00796EE0">
        <w:rPr>
          <w:noProof/>
        </w:rPr>
        <w:t>, 194-199 (2006).</w:t>
      </w:r>
    </w:p>
    <w:p w14:paraId="7B84452B" w14:textId="77777777" w:rsidR="00796EE0" w:rsidRPr="00796EE0" w:rsidRDefault="00796EE0" w:rsidP="00796EE0">
      <w:pPr>
        <w:pStyle w:val="EndNoteBibliography"/>
        <w:rPr>
          <w:noProof/>
        </w:rPr>
      </w:pPr>
      <w:r w:rsidRPr="00796EE0">
        <w:rPr>
          <w:noProof/>
        </w:rPr>
        <w:t>7.</w:t>
      </w:r>
      <w:r w:rsidRPr="00796EE0">
        <w:rPr>
          <w:noProof/>
        </w:rPr>
        <w:tab/>
        <w:t>I. Chadès</w:t>
      </w:r>
      <w:r w:rsidRPr="00796EE0">
        <w:rPr>
          <w:i/>
          <w:noProof/>
        </w:rPr>
        <w:t xml:space="preserve"> et al.</w:t>
      </w:r>
      <w:r w:rsidRPr="00796EE0">
        <w:rPr>
          <w:noProof/>
        </w:rPr>
        <w:t xml:space="preserve">, When to stop managing or surveying cryptic threatened species. </w:t>
      </w:r>
      <w:r w:rsidRPr="00796EE0">
        <w:rPr>
          <w:i/>
          <w:noProof/>
        </w:rPr>
        <w:t>Proceedings of the National Academy of Sciences</w:t>
      </w:r>
      <w:r w:rsidRPr="00796EE0">
        <w:rPr>
          <w:noProof/>
        </w:rPr>
        <w:t xml:space="preserve"> </w:t>
      </w:r>
      <w:r w:rsidRPr="00796EE0">
        <w:rPr>
          <w:b/>
          <w:noProof/>
        </w:rPr>
        <w:t>105</w:t>
      </w:r>
      <w:r w:rsidRPr="00796EE0">
        <w:rPr>
          <w:noProof/>
        </w:rPr>
        <w:t>, 13936-13940 (2008).</w:t>
      </w:r>
    </w:p>
    <w:p w14:paraId="3CB44F81" w14:textId="77777777" w:rsidR="00796EE0" w:rsidRPr="00796EE0" w:rsidRDefault="00796EE0" w:rsidP="00796EE0">
      <w:pPr>
        <w:pStyle w:val="EndNoteBibliography"/>
        <w:rPr>
          <w:noProof/>
        </w:rPr>
      </w:pPr>
      <w:r w:rsidRPr="00796EE0">
        <w:rPr>
          <w:noProof/>
        </w:rPr>
        <w:t>8.</w:t>
      </w:r>
      <w:r w:rsidRPr="00796EE0">
        <w:rPr>
          <w:noProof/>
        </w:rPr>
        <w:tab/>
        <w:t xml:space="preserve">N. Bunnefeld, E. Hoshino, E. J. Milner-Gulland, Management strategy evaluation: a powerful tool for conservation? </w:t>
      </w:r>
      <w:r w:rsidRPr="00796EE0">
        <w:rPr>
          <w:i/>
          <w:noProof/>
        </w:rPr>
        <w:t>Trends in ecology &amp; evolution</w:t>
      </w:r>
      <w:r w:rsidRPr="00796EE0">
        <w:rPr>
          <w:noProof/>
        </w:rPr>
        <w:t xml:space="preserve"> </w:t>
      </w:r>
      <w:r w:rsidRPr="00796EE0">
        <w:rPr>
          <w:b/>
          <w:noProof/>
        </w:rPr>
        <w:t>26</w:t>
      </w:r>
      <w:r w:rsidRPr="00796EE0">
        <w:rPr>
          <w:noProof/>
        </w:rPr>
        <w:t>, 441-447 (2011).</w:t>
      </w:r>
    </w:p>
    <w:p w14:paraId="74CE10DB" w14:textId="77777777" w:rsidR="00796EE0" w:rsidRPr="00796EE0" w:rsidRDefault="00796EE0" w:rsidP="00796EE0">
      <w:pPr>
        <w:pStyle w:val="EndNoteBibliography"/>
        <w:rPr>
          <w:noProof/>
        </w:rPr>
      </w:pPr>
      <w:r w:rsidRPr="00796EE0">
        <w:rPr>
          <w:noProof/>
        </w:rPr>
        <w:t>9.</w:t>
      </w:r>
      <w:r w:rsidRPr="00796EE0">
        <w:rPr>
          <w:noProof/>
        </w:rPr>
        <w:tab/>
        <w:t xml:space="preserve">W. F. Morris, D. F. Doak, Quantitative conservation biology. </w:t>
      </w:r>
      <w:r w:rsidRPr="00796EE0">
        <w:rPr>
          <w:i/>
          <w:noProof/>
        </w:rPr>
        <w:t>Sinauer, Sunderland, Massachusetts, USA</w:t>
      </w:r>
      <w:r w:rsidRPr="00796EE0">
        <w:rPr>
          <w:noProof/>
        </w:rPr>
        <w:t xml:space="preserve">  (2002).</w:t>
      </w:r>
    </w:p>
    <w:p w14:paraId="31AC7D36" w14:textId="77777777" w:rsidR="00796EE0" w:rsidRPr="00796EE0" w:rsidRDefault="00796EE0" w:rsidP="00796EE0">
      <w:pPr>
        <w:pStyle w:val="EndNoteBibliography"/>
        <w:rPr>
          <w:noProof/>
        </w:rPr>
      </w:pPr>
      <w:r w:rsidRPr="00796EE0">
        <w:rPr>
          <w:noProof/>
        </w:rPr>
        <w:lastRenderedPageBreak/>
        <w:t>10.</w:t>
      </w:r>
      <w:r w:rsidRPr="00796EE0">
        <w:rPr>
          <w:noProof/>
        </w:rPr>
        <w:tab/>
        <w:t xml:space="preserve">R. Hilborn, J.-J. Maguire, A. M. Parma, A. A. Rosenberg, The Precautionary Approach and risk management: can they increase the probability of successes in fishery management? </w:t>
      </w:r>
      <w:r w:rsidRPr="00796EE0">
        <w:rPr>
          <w:i/>
          <w:noProof/>
        </w:rPr>
        <w:t>Canadian Journal of Fisheries and Aquatic Sciences</w:t>
      </w:r>
      <w:r w:rsidRPr="00796EE0">
        <w:rPr>
          <w:noProof/>
        </w:rPr>
        <w:t xml:space="preserve"> </w:t>
      </w:r>
      <w:r w:rsidRPr="00796EE0">
        <w:rPr>
          <w:b/>
          <w:noProof/>
        </w:rPr>
        <w:t>58</w:t>
      </w:r>
      <w:r w:rsidRPr="00796EE0">
        <w:rPr>
          <w:noProof/>
        </w:rPr>
        <w:t>, 99-107 (2001).</w:t>
      </w:r>
    </w:p>
    <w:p w14:paraId="1E4EAB96" w14:textId="77777777" w:rsidR="00796EE0" w:rsidRPr="00796EE0" w:rsidRDefault="00796EE0" w:rsidP="00796EE0">
      <w:pPr>
        <w:pStyle w:val="EndNoteBibliography"/>
        <w:rPr>
          <w:noProof/>
        </w:rPr>
      </w:pPr>
      <w:r w:rsidRPr="00796EE0">
        <w:rPr>
          <w:noProof/>
        </w:rPr>
        <w:t>11.</w:t>
      </w:r>
      <w:r w:rsidRPr="00796EE0">
        <w:rPr>
          <w:noProof/>
        </w:rPr>
        <w:tab/>
        <w:t>R Development Core Team (2018) R: A Language and Environment fo Statistical Computing.  (R Foundation for Statistical Computing, Vienna, Austria).</w:t>
      </w:r>
    </w:p>
    <w:p w14:paraId="250F333E" w14:textId="77777777" w:rsidR="00796EE0" w:rsidRPr="00796EE0" w:rsidRDefault="00796EE0" w:rsidP="00796EE0">
      <w:pPr>
        <w:pStyle w:val="EndNoteBibliography"/>
        <w:rPr>
          <w:noProof/>
        </w:rPr>
      </w:pPr>
      <w:r w:rsidRPr="00796EE0">
        <w:rPr>
          <w:noProof/>
        </w:rPr>
        <w:t>12.</w:t>
      </w:r>
      <w:r w:rsidRPr="00796EE0">
        <w:rPr>
          <w:noProof/>
        </w:rPr>
        <w:tab/>
        <w:t>C. Costello</w:t>
      </w:r>
      <w:r w:rsidRPr="00796EE0">
        <w:rPr>
          <w:i/>
          <w:noProof/>
        </w:rPr>
        <w:t xml:space="preserve"> et al.</w:t>
      </w:r>
      <w:r w:rsidRPr="00796EE0">
        <w:rPr>
          <w:noProof/>
        </w:rPr>
        <w:t xml:space="preserve">, The value of spatial information in MPA network design. </w:t>
      </w:r>
      <w:r w:rsidRPr="00796EE0">
        <w:rPr>
          <w:i/>
          <w:noProof/>
        </w:rPr>
        <w:t>Proceedings of the National Academy of Sciences</w:t>
      </w:r>
      <w:r w:rsidRPr="00796EE0">
        <w:rPr>
          <w:noProof/>
        </w:rPr>
        <w:t xml:space="preserve"> </w:t>
      </w:r>
      <w:r w:rsidRPr="00796EE0">
        <w:rPr>
          <w:b/>
          <w:noProof/>
        </w:rPr>
        <w:t>107</w:t>
      </w:r>
      <w:r w:rsidRPr="00796EE0">
        <w:rPr>
          <w:noProof/>
        </w:rPr>
        <w:t>, 18294-18299 (2010).</w:t>
      </w:r>
    </w:p>
    <w:p w14:paraId="60F15F14" w14:textId="77777777" w:rsidR="00796EE0" w:rsidRPr="00796EE0" w:rsidRDefault="00796EE0" w:rsidP="00796EE0">
      <w:pPr>
        <w:pStyle w:val="EndNoteBibliography"/>
        <w:rPr>
          <w:noProof/>
        </w:rPr>
      </w:pPr>
      <w:r w:rsidRPr="00796EE0">
        <w:rPr>
          <w:noProof/>
        </w:rPr>
        <w:t>13.</w:t>
      </w:r>
      <w:r w:rsidRPr="00796EE0">
        <w:rPr>
          <w:noProof/>
        </w:rPr>
        <w:tab/>
        <w:t>R. M. Adams</w:t>
      </w:r>
      <w:r w:rsidRPr="00796EE0">
        <w:rPr>
          <w:i/>
          <w:noProof/>
        </w:rPr>
        <w:t xml:space="preserve"> et al.</w:t>
      </w:r>
      <w:r w:rsidRPr="00796EE0">
        <w:rPr>
          <w:noProof/>
        </w:rPr>
        <w:t>, Value</w:t>
      </w:r>
      <w:r w:rsidRPr="00796EE0">
        <w:rPr>
          <w:rFonts w:hint="eastAsia"/>
          <w:noProof/>
        </w:rPr>
        <w:t xml:space="preserve"> of Improved Long</w:t>
      </w:r>
      <w:r w:rsidRPr="00796EE0">
        <w:rPr>
          <w:rFonts w:hint="eastAsia"/>
          <w:noProof/>
        </w:rPr>
        <w:t>‐</w:t>
      </w:r>
      <w:r w:rsidRPr="00796EE0">
        <w:rPr>
          <w:rFonts w:hint="eastAsia"/>
          <w:noProof/>
        </w:rPr>
        <w:t xml:space="preserve">Range Weather Information. </w:t>
      </w:r>
      <w:r w:rsidRPr="00796EE0">
        <w:rPr>
          <w:rFonts w:hint="eastAsia"/>
          <w:i/>
          <w:noProof/>
        </w:rPr>
        <w:t>Contemporary Economic Policy</w:t>
      </w:r>
      <w:r w:rsidRPr="00796EE0">
        <w:rPr>
          <w:rFonts w:hint="eastAsia"/>
          <w:noProof/>
        </w:rPr>
        <w:t xml:space="preserve"> </w:t>
      </w:r>
      <w:r w:rsidRPr="00796EE0">
        <w:rPr>
          <w:rFonts w:hint="eastAsia"/>
          <w:b/>
          <w:noProof/>
        </w:rPr>
        <w:t>13</w:t>
      </w:r>
      <w:r w:rsidRPr="00796EE0">
        <w:rPr>
          <w:rFonts w:hint="eastAsia"/>
          <w:noProof/>
        </w:rPr>
        <w:t>, 10-19 (1995).</w:t>
      </w:r>
    </w:p>
    <w:p w14:paraId="008351E0" w14:textId="77777777" w:rsidR="00796EE0" w:rsidRPr="00796EE0" w:rsidRDefault="00796EE0" w:rsidP="00796EE0">
      <w:pPr>
        <w:pStyle w:val="EndNoteBibliography"/>
        <w:rPr>
          <w:noProof/>
        </w:rPr>
      </w:pPr>
      <w:r w:rsidRPr="00796EE0">
        <w:rPr>
          <w:noProof/>
        </w:rPr>
        <w:t>14.</w:t>
      </w:r>
      <w:r w:rsidRPr="00796EE0">
        <w:rPr>
          <w:noProof/>
        </w:rPr>
        <w:tab/>
        <w:t xml:space="preserve">R. M. May, Thresholds and breakpoints in ecosystems with a multiplicity of stable states. </w:t>
      </w:r>
      <w:r w:rsidRPr="00796EE0">
        <w:rPr>
          <w:i/>
          <w:noProof/>
        </w:rPr>
        <w:t>Nature</w:t>
      </w:r>
      <w:r w:rsidRPr="00796EE0">
        <w:rPr>
          <w:noProof/>
        </w:rPr>
        <w:t xml:space="preserve"> </w:t>
      </w:r>
      <w:r w:rsidRPr="00796EE0">
        <w:rPr>
          <w:b/>
          <w:noProof/>
        </w:rPr>
        <w:t>269</w:t>
      </w:r>
      <w:r w:rsidRPr="00796EE0">
        <w:rPr>
          <w:noProof/>
        </w:rPr>
        <w:t>, 471-477 (1977).</w:t>
      </w:r>
    </w:p>
    <w:p w14:paraId="06E129E0" w14:textId="77777777" w:rsidR="00796EE0" w:rsidRPr="00796EE0" w:rsidRDefault="00796EE0" w:rsidP="00796EE0">
      <w:pPr>
        <w:pStyle w:val="EndNoteBibliography"/>
        <w:rPr>
          <w:noProof/>
        </w:rPr>
      </w:pPr>
      <w:r w:rsidRPr="00796EE0">
        <w:rPr>
          <w:noProof/>
        </w:rPr>
        <w:t>15.</w:t>
      </w:r>
      <w:r w:rsidRPr="00796EE0">
        <w:rPr>
          <w:noProof/>
        </w:rPr>
        <w:tab/>
        <w:t xml:space="preserve">M. Scheffer, S. Carpenter, J. A. Foley, C. Folke, B. Walker, Catastrophic shifts in ecosystems. </w:t>
      </w:r>
      <w:r w:rsidRPr="00796EE0">
        <w:rPr>
          <w:i/>
          <w:noProof/>
        </w:rPr>
        <w:t>Nature</w:t>
      </w:r>
      <w:r w:rsidRPr="00796EE0">
        <w:rPr>
          <w:noProof/>
        </w:rPr>
        <w:t xml:space="preserve"> </w:t>
      </w:r>
      <w:r w:rsidRPr="00796EE0">
        <w:rPr>
          <w:b/>
          <w:noProof/>
        </w:rPr>
        <w:t>413</w:t>
      </w:r>
      <w:r w:rsidRPr="00796EE0">
        <w:rPr>
          <w:noProof/>
        </w:rPr>
        <w:t>, 591-596 (2001).</w:t>
      </w:r>
    </w:p>
    <w:p w14:paraId="0AA17495" w14:textId="77777777" w:rsidR="00796EE0" w:rsidRPr="00796EE0" w:rsidRDefault="00796EE0" w:rsidP="00796EE0">
      <w:pPr>
        <w:pStyle w:val="EndNoteBibliography"/>
        <w:rPr>
          <w:noProof/>
        </w:rPr>
      </w:pPr>
      <w:r w:rsidRPr="00796EE0">
        <w:rPr>
          <w:noProof/>
        </w:rPr>
        <w:t>16.</w:t>
      </w:r>
      <w:r w:rsidRPr="00796EE0">
        <w:rPr>
          <w:noProof/>
        </w:rPr>
        <w:tab/>
        <w:t xml:space="preserve">J. Choi, K. Frank, B. Petrie, W. Leggett, Integrated assessment of a large marine ecosystem: a case study of the devolution of the eastern Scotian Shelf, Canada. </w:t>
      </w:r>
      <w:r w:rsidRPr="00796EE0">
        <w:rPr>
          <w:i/>
          <w:noProof/>
        </w:rPr>
        <w:t>Oceanography and Marine Biology</w:t>
      </w:r>
      <w:r w:rsidRPr="00796EE0">
        <w:rPr>
          <w:noProof/>
        </w:rPr>
        <w:t xml:space="preserve"> </w:t>
      </w:r>
      <w:r w:rsidRPr="00796EE0">
        <w:rPr>
          <w:b/>
          <w:noProof/>
        </w:rPr>
        <w:t>43</w:t>
      </w:r>
      <w:r w:rsidRPr="00796EE0">
        <w:rPr>
          <w:noProof/>
        </w:rPr>
        <w:t>, 47 (2005).</w:t>
      </w:r>
    </w:p>
    <w:p w14:paraId="02E60B43" w14:textId="77777777" w:rsidR="00796EE0" w:rsidRPr="00796EE0" w:rsidRDefault="00796EE0" w:rsidP="00796EE0">
      <w:pPr>
        <w:pStyle w:val="EndNoteBibliography"/>
        <w:rPr>
          <w:noProof/>
        </w:rPr>
      </w:pPr>
      <w:r w:rsidRPr="00796EE0">
        <w:rPr>
          <w:noProof/>
        </w:rPr>
        <w:t>17.</w:t>
      </w:r>
      <w:r w:rsidRPr="00796EE0">
        <w:rPr>
          <w:noProof/>
        </w:rPr>
        <w:tab/>
        <w:t xml:space="preserve">T. Oguz, D. Gilbert, Abrupt transitions of the top-down controlled Black Sea pelagic ecosystem during 1960–2000: evidence for regime-shifts under strong fishery exploitation and nutrient enrichment modulated by climate-induced variations. </w:t>
      </w:r>
      <w:r w:rsidRPr="00796EE0">
        <w:rPr>
          <w:i/>
          <w:noProof/>
        </w:rPr>
        <w:t>Deep Sea Research Part I: Oceanographic Research Papers</w:t>
      </w:r>
      <w:r w:rsidRPr="00796EE0">
        <w:rPr>
          <w:noProof/>
        </w:rPr>
        <w:t xml:space="preserve"> </w:t>
      </w:r>
      <w:r w:rsidRPr="00796EE0">
        <w:rPr>
          <w:b/>
          <w:noProof/>
        </w:rPr>
        <w:t>54</w:t>
      </w:r>
      <w:r w:rsidRPr="00796EE0">
        <w:rPr>
          <w:noProof/>
        </w:rPr>
        <w:t>, 220-242 (2007).</w:t>
      </w:r>
    </w:p>
    <w:p w14:paraId="006CA8CF" w14:textId="77777777" w:rsidR="00796EE0" w:rsidRPr="00796EE0" w:rsidRDefault="00796EE0" w:rsidP="00796EE0">
      <w:pPr>
        <w:pStyle w:val="EndNoteBibliography"/>
        <w:rPr>
          <w:noProof/>
        </w:rPr>
      </w:pPr>
      <w:r w:rsidRPr="00796EE0">
        <w:rPr>
          <w:noProof/>
        </w:rPr>
        <w:t>18.</w:t>
      </w:r>
      <w:r w:rsidRPr="00796EE0">
        <w:rPr>
          <w:noProof/>
        </w:rPr>
        <w:tab/>
        <w:t xml:space="preserve">S. R. Carpenter, O. Kinne, </w:t>
      </w:r>
      <w:r w:rsidRPr="00796EE0">
        <w:rPr>
          <w:i/>
          <w:noProof/>
        </w:rPr>
        <w:t>Regime shifts in lake ecosystems: pattern and variation</w:t>
      </w:r>
      <w:r w:rsidRPr="00796EE0">
        <w:rPr>
          <w:noProof/>
        </w:rPr>
        <w:t xml:space="preserve"> (International Ecology Institute Oldendorf/Luhe, Germany, 2003), vol. 15.</w:t>
      </w:r>
    </w:p>
    <w:p w14:paraId="5ECFC614" w14:textId="77777777" w:rsidR="00796EE0" w:rsidRPr="00796EE0" w:rsidRDefault="00796EE0" w:rsidP="00796EE0">
      <w:pPr>
        <w:pStyle w:val="EndNoteBibliography"/>
        <w:rPr>
          <w:noProof/>
        </w:rPr>
      </w:pPr>
      <w:r w:rsidRPr="00796EE0">
        <w:rPr>
          <w:noProof/>
        </w:rPr>
        <w:lastRenderedPageBreak/>
        <w:t>19.</w:t>
      </w:r>
      <w:r w:rsidRPr="00796EE0">
        <w:rPr>
          <w:noProof/>
        </w:rPr>
        <w:tab/>
        <w:t xml:space="preserve">G. S. Cumming, J. Southworth, X. J. Rondon, M. Marsik, Spatial complexity in fragmenting Amazonian rainforests: Do feedbacks from edge effects push forests towards an ecological threshold? </w:t>
      </w:r>
      <w:r w:rsidRPr="00796EE0">
        <w:rPr>
          <w:i/>
          <w:noProof/>
        </w:rPr>
        <w:t>Ecological Complexity</w:t>
      </w:r>
      <w:r w:rsidRPr="00796EE0">
        <w:rPr>
          <w:noProof/>
        </w:rPr>
        <w:t xml:space="preserve"> </w:t>
      </w:r>
      <w:r w:rsidRPr="00796EE0">
        <w:rPr>
          <w:b/>
          <w:noProof/>
        </w:rPr>
        <w:t>11</w:t>
      </w:r>
      <w:r w:rsidRPr="00796EE0">
        <w:rPr>
          <w:noProof/>
        </w:rPr>
        <w:t>, 67-74 (2012).</w:t>
      </w:r>
    </w:p>
    <w:p w14:paraId="373F80F3" w14:textId="77777777" w:rsidR="00796EE0" w:rsidRPr="00796EE0" w:rsidRDefault="00796EE0" w:rsidP="00796EE0">
      <w:pPr>
        <w:pStyle w:val="EndNoteBibliography"/>
        <w:rPr>
          <w:noProof/>
        </w:rPr>
      </w:pPr>
      <w:r w:rsidRPr="00796EE0">
        <w:rPr>
          <w:noProof/>
        </w:rPr>
        <w:t>20.</w:t>
      </w:r>
      <w:r w:rsidRPr="00796EE0">
        <w:rPr>
          <w:noProof/>
        </w:rPr>
        <w:tab/>
        <w:t xml:space="preserve">B. Hölmstrom, Moral hazard and observability. </w:t>
      </w:r>
      <w:r w:rsidRPr="00796EE0">
        <w:rPr>
          <w:i/>
          <w:noProof/>
        </w:rPr>
        <w:t>The Bell journal of economics</w:t>
      </w:r>
      <w:r w:rsidRPr="00796EE0">
        <w:rPr>
          <w:noProof/>
        </w:rPr>
        <w:t>, 74-91 (1979).</w:t>
      </w:r>
    </w:p>
    <w:p w14:paraId="0C39FDCB" w14:textId="77777777" w:rsidR="00796EE0" w:rsidRPr="00796EE0" w:rsidRDefault="00796EE0" w:rsidP="00796EE0">
      <w:pPr>
        <w:pStyle w:val="EndNoteBibliography"/>
        <w:rPr>
          <w:noProof/>
        </w:rPr>
      </w:pPr>
      <w:r w:rsidRPr="00796EE0">
        <w:rPr>
          <w:noProof/>
        </w:rPr>
        <w:t>21.</w:t>
      </w:r>
      <w:r w:rsidRPr="00796EE0">
        <w:rPr>
          <w:noProof/>
        </w:rPr>
        <w:tab/>
        <w:t xml:space="preserve">W. E. Schrank, R. Arnason, R. Hannesson, </w:t>
      </w:r>
      <w:r w:rsidRPr="00796EE0">
        <w:rPr>
          <w:i/>
          <w:noProof/>
        </w:rPr>
        <w:t>The cost of fisheries management</w:t>
      </w:r>
      <w:r w:rsidRPr="00796EE0">
        <w:rPr>
          <w:noProof/>
        </w:rPr>
        <w:t xml:space="preserve"> (Gower Publishing, Ltd., 2003).</w:t>
      </w:r>
    </w:p>
    <w:p w14:paraId="43FA703C" w14:textId="77777777" w:rsidR="00796EE0" w:rsidRPr="00796EE0" w:rsidRDefault="00796EE0" w:rsidP="00796EE0">
      <w:pPr>
        <w:pStyle w:val="EndNoteBibliography"/>
        <w:rPr>
          <w:noProof/>
        </w:rPr>
      </w:pPr>
      <w:r w:rsidRPr="00796EE0">
        <w:rPr>
          <w:noProof/>
        </w:rPr>
        <w:t>22.</w:t>
      </w:r>
      <w:r w:rsidRPr="00796EE0">
        <w:rPr>
          <w:noProof/>
        </w:rPr>
        <w:tab/>
        <w:t>F. Berkes</w:t>
      </w:r>
      <w:r w:rsidRPr="00796EE0">
        <w:rPr>
          <w:i/>
          <w:noProof/>
        </w:rPr>
        <w:t xml:space="preserve"> et al.</w:t>
      </w:r>
      <w:r w:rsidRPr="00796EE0">
        <w:rPr>
          <w:noProof/>
        </w:rPr>
        <w:t xml:space="preserve">, Globalization, Roving Bandits, and Marine Resources. </w:t>
      </w:r>
      <w:r w:rsidRPr="00796EE0">
        <w:rPr>
          <w:i/>
          <w:noProof/>
        </w:rPr>
        <w:t>Science</w:t>
      </w:r>
      <w:r w:rsidRPr="00796EE0">
        <w:rPr>
          <w:noProof/>
        </w:rPr>
        <w:t xml:space="preserve"> </w:t>
      </w:r>
      <w:r w:rsidRPr="00796EE0">
        <w:rPr>
          <w:b/>
          <w:noProof/>
        </w:rPr>
        <w:t>311</w:t>
      </w:r>
      <w:r w:rsidRPr="00796EE0">
        <w:rPr>
          <w:noProof/>
        </w:rPr>
        <w:t>, 1557-1558 (2006).</w:t>
      </w:r>
    </w:p>
    <w:p w14:paraId="0678310F" w14:textId="77777777" w:rsidR="00796EE0" w:rsidRPr="00796EE0" w:rsidRDefault="00796EE0" w:rsidP="00796EE0">
      <w:pPr>
        <w:pStyle w:val="EndNoteBibliography"/>
        <w:rPr>
          <w:noProof/>
        </w:rPr>
      </w:pPr>
      <w:r w:rsidRPr="00796EE0">
        <w:rPr>
          <w:noProof/>
        </w:rPr>
        <w:t>23.</w:t>
      </w:r>
      <w:r w:rsidRPr="00796EE0">
        <w:rPr>
          <w:noProof/>
        </w:rPr>
        <w:tab/>
        <w:t>J. S. Cleary (2014) Stock assessment and management advice for British Columbia pacific herring: 2013 Status and 2014 forecast.  (Canadian Science Advisory Science Scretariate).</w:t>
      </w:r>
    </w:p>
    <w:p w14:paraId="6313FA66" w14:textId="77777777" w:rsidR="00796EE0" w:rsidRPr="00796EE0" w:rsidRDefault="00796EE0" w:rsidP="00796EE0">
      <w:pPr>
        <w:pStyle w:val="EndNoteBibliography"/>
        <w:rPr>
          <w:noProof/>
        </w:rPr>
      </w:pPr>
      <w:r w:rsidRPr="00796EE0">
        <w:rPr>
          <w:noProof/>
        </w:rPr>
        <w:t>24.</w:t>
      </w:r>
      <w:r w:rsidRPr="00796EE0">
        <w:rPr>
          <w:noProof/>
        </w:rPr>
        <w:tab/>
        <w:t>D. F. Doak</w:t>
      </w:r>
      <w:r w:rsidRPr="00796EE0">
        <w:rPr>
          <w:i/>
          <w:noProof/>
        </w:rPr>
        <w:t xml:space="preserve"> et al.</w:t>
      </w:r>
      <w:r w:rsidRPr="00796EE0">
        <w:rPr>
          <w:noProof/>
        </w:rPr>
        <w:t xml:space="preserve">, Understanding and predicting ecological dynamics: are major surprises inevitable. </w:t>
      </w:r>
      <w:r w:rsidRPr="00796EE0">
        <w:rPr>
          <w:i/>
          <w:noProof/>
        </w:rPr>
        <w:t>Ecology</w:t>
      </w:r>
      <w:r w:rsidRPr="00796EE0">
        <w:rPr>
          <w:noProof/>
        </w:rPr>
        <w:t xml:space="preserve"> </w:t>
      </w:r>
      <w:r w:rsidRPr="00796EE0">
        <w:rPr>
          <w:b/>
          <w:noProof/>
        </w:rPr>
        <w:t>89</w:t>
      </w:r>
      <w:r w:rsidRPr="00796EE0">
        <w:rPr>
          <w:noProof/>
        </w:rPr>
        <w:t>, 952-961 (2008).</w:t>
      </w:r>
    </w:p>
    <w:p w14:paraId="34C5838F" w14:textId="77777777" w:rsidR="00796EE0" w:rsidRPr="00796EE0" w:rsidRDefault="00796EE0" w:rsidP="00796EE0">
      <w:pPr>
        <w:pStyle w:val="EndNoteBibliography"/>
        <w:rPr>
          <w:noProof/>
        </w:rPr>
      </w:pPr>
      <w:r w:rsidRPr="00796EE0">
        <w:rPr>
          <w:noProof/>
        </w:rPr>
        <w:t>25.</w:t>
      </w:r>
      <w:r w:rsidRPr="00796EE0">
        <w:rPr>
          <w:noProof/>
        </w:rPr>
        <w:tab/>
        <w:t xml:space="preserve">D. E. Schindler, R. Hilborn, Prediction, precaution, and policy under global change. </w:t>
      </w:r>
      <w:r w:rsidRPr="00796EE0">
        <w:rPr>
          <w:i/>
          <w:noProof/>
        </w:rPr>
        <w:t>Science</w:t>
      </w:r>
      <w:r w:rsidRPr="00796EE0">
        <w:rPr>
          <w:noProof/>
        </w:rPr>
        <w:t xml:space="preserve"> </w:t>
      </w:r>
      <w:r w:rsidRPr="00796EE0">
        <w:rPr>
          <w:b/>
          <w:noProof/>
        </w:rPr>
        <w:t>347</w:t>
      </w:r>
      <w:r w:rsidRPr="00796EE0">
        <w:rPr>
          <w:noProof/>
        </w:rPr>
        <w:t>, 953-954 (2015).</w:t>
      </w:r>
    </w:p>
    <w:p w14:paraId="3E130C64" w14:textId="77777777" w:rsidR="00796EE0" w:rsidRPr="00796EE0" w:rsidRDefault="00796EE0" w:rsidP="00796EE0">
      <w:pPr>
        <w:pStyle w:val="EndNoteBibliography"/>
        <w:rPr>
          <w:noProof/>
        </w:rPr>
      </w:pPr>
      <w:r w:rsidRPr="00796EE0">
        <w:rPr>
          <w:noProof/>
        </w:rPr>
        <w:t>26.</w:t>
      </w:r>
      <w:r w:rsidRPr="00796EE0">
        <w:rPr>
          <w:noProof/>
        </w:rPr>
        <w:tab/>
        <w:t xml:space="preserve">J. Cinner, T. Daw, T. McClanahan, Socioeconomic factors that affect artisanal fishers’ readiness to exit a declining fishery. </w:t>
      </w:r>
      <w:r w:rsidRPr="00796EE0">
        <w:rPr>
          <w:i/>
          <w:noProof/>
        </w:rPr>
        <w:t>Conservation Biology</w:t>
      </w:r>
      <w:r w:rsidRPr="00796EE0">
        <w:rPr>
          <w:noProof/>
        </w:rPr>
        <w:t xml:space="preserve"> </w:t>
      </w:r>
      <w:r w:rsidRPr="00796EE0">
        <w:rPr>
          <w:b/>
          <w:noProof/>
        </w:rPr>
        <w:t>23</w:t>
      </w:r>
      <w:r w:rsidRPr="00796EE0">
        <w:rPr>
          <w:noProof/>
        </w:rPr>
        <w:t>, 124-130 (2009).</w:t>
      </w:r>
    </w:p>
    <w:p w14:paraId="01BB575A" w14:textId="77777777" w:rsidR="00796EE0" w:rsidRPr="00796EE0" w:rsidRDefault="00796EE0" w:rsidP="00796EE0">
      <w:pPr>
        <w:pStyle w:val="EndNoteBibliography"/>
        <w:rPr>
          <w:noProof/>
        </w:rPr>
      </w:pPr>
      <w:r w:rsidRPr="00796EE0">
        <w:rPr>
          <w:noProof/>
        </w:rPr>
        <w:t>27.</w:t>
      </w:r>
      <w:r w:rsidRPr="00796EE0">
        <w:rPr>
          <w:noProof/>
        </w:rPr>
        <w:tab/>
        <w:t xml:space="preserve">C. Boettiger, M. Mangel, S. Munch, Avoiding tipping points in fisheries management through Gaussian process dynamic programming. </w:t>
      </w:r>
      <w:r w:rsidRPr="00796EE0">
        <w:rPr>
          <w:i/>
          <w:noProof/>
        </w:rPr>
        <w:t>Proceedings of the Royal Society of London B: Biological Sciences</w:t>
      </w:r>
      <w:r w:rsidRPr="00796EE0">
        <w:rPr>
          <w:noProof/>
        </w:rPr>
        <w:t xml:space="preserve"> </w:t>
      </w:r>
      <w:r w:rsidRPr="00796EE0">
        <w:rPr>
          <w:b/>
          <w:noProof/>
        </w:rPr>
        <w:t>282</w:t>
      </w:r>
      <w:r w:rsidRPr="00796EE0">
        <w:rPr>
          <w:noProof/>
        </w:rPr>
        <w:t>, 20141631 (2015).</w:t>
      </w:r>
    </w:p>
    <w:p w14:paraId="3FADD14E" w14:textId="56CFECC6" w:rsidR="00A800CF" w:rsidRPr="003805EE" w:rsidRDefault="006C170D" w:rsidP="00D13868">
      <w:pPr>
        <w:rPr>
          <w:rFonts w:ascii="Helvetica" w:hAnsi="Helvetica"/>
          <w:b/>
          <w:sz w:val="22"/>
          <w:szCs w:val="22"/>
        </w:rPr>
      </w:pPr>
      <w:r w:rsidRPr="003805EE">
        <w:rPr>
          <w:rFonts w:ascii="Helvetica" w:hAnsi="Helvetica"/>
          <w:sz w:val="22"/>
          <w:szCs w:val="22"/>
        </w:rPr>
        <w:fldChar w:fldCharType="end"/>
      </w:r>
      <w:r w:rsidR="00A800CF" w:rsidRPr="003805EE">
        <w:rPr>
          <w:rFonts w:ascii="Helvetica" w:hAnsi="Helvetica"/>
          <w:b/>
          <w:sz w:val="22"/>
          <w:szCs w:val="22"/>
        </w:rPr>
        <w:br w:type="page"/>
      </w:r>
    </w:p>
    <w:p w14:paraId="56432D6B" w14:textId="0BC8A973" w:rsidR="0038555B" w:rsidRDefault="00746AF5">
      <w:pPr>
        <w:rPr>
          <w:rFonts w:ascii="Helvetica" w:hAnsi="Helvetica"/>
          <w:b/>
          <w:sz w:val="22"/>
          <w:szCs w:val="22"/>
        </w:rPr>
      </w:pPr>
      <w:r w:rsidRPr="003805EE">
        <w:rPr>
          <w:rFonts w:ascii="Helvetica" w:hAnsi="Helvetica"/>
          <w:b/>
          <w:sz w:val="22"/>
          <w:szCs w:val="22"/>
        </w:rPr>
        <w:lastRenderedPageBreak/>
        <w:t>FIGURES</w:t>
      </w:r>
    </w:p>
    <w:p w14:paraId="5A827EFB" w14:textId="2D25EC8B" w:rsidR="0038555B" w:rsidRDefault="00A74322">
      <w:pPr>
        <w:rPr>
          <w:rFonts w:ascii="Helvetica" w:hAnsi="Helvetica"/>
          <w:b/>
          <w:sz w:val="22"/>
          <w:szCs w:val="22"/>
        </w:rPr>
      </w:pPr>
      <w:r>
        <w:rPr>
          <w:rFonts w:ascii="Helvetica" w:hAnsi="Helvetica"/>
          <w:b/>
          <w:noProof/>
          <w:sz w:val="22"/>
          <w:szCs w:val="22"/>
        </w:rPr>
        <w:drawing>
          <wp:inline distT="0" distB="0" distL="0" distR="0" wp14:anchorId="6E1E55F4" wp14:editId="4FEFA924">
            <wp:extent cx="5943600" cy="3396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stretch>
                      <a:fillRect/>
                    </a:stretch>
                  </pic:blipFill>
                  <pic:spPr>
                    <a:xfrm>
                      <a:off x="0" y="0"/>
                      <a:ext cx="5943600" cy="3396615"/>
                    </a:xfrm>
                    <a:prstGeom prst="rect">
                      <a:avLst/>
                    </a:prstGeom>
                  </pic:spPr>
                </pic:pic>
              </a:graphicData>
            </a:graphic>
          </wp:inline>
        </w:drawing>
      </w:r>
    </w:p>
    <w:p w14:paraId="2C1956A7" w14:textId="5A9E0BD0" w:rsidR="00BE4405" w:rsidRDefault="0038555B">
      <w:pPr>
        <w:rPr>
          <w:rFonts w:ascii="Helvetica" w:hAnsi="Helvetica"/>
          <w:bCs/>
          <w:sz w:val="22"/>
          <w:szCs w:val="22"/>
        </w:rPr>
      </w:pPr>
      <w:r>
        <w:rPr>
          <w:rFonts w:ascii="Helvetica" w:hAnsi="Helvetica"/>
          <w:b/>
          <w:sz w:val="22"/>
          <w:szCs w:val="22"/>
        </w:rPr>
        <w:t xml:space="preserve">Figure 1. </w:t>
      </w:r>
      <w:r w:rsidR="00AC6D3B">
        <w:rPr>
          <w:rFonts w:ascii="Helvetica" w:hAnsi="Helvetica"/>
          <w:bCs/>
          <w:sz w:val="22"/>
          <w:szCs w:val="22"/>
        </w:rPr>
        <w:t xml:space="preserve">Different population dynamics of a harvested </w:t>
      </w:r>
      <w:r w:rsidR="00583F4D">
        <w:rPr>
          <w:rFonts w:ascii="Helvetica" w:hAnsi="Helvetica"/>
          <w:bCs/>
          <w:sz w:val="22"/>
          <w:szCs w:val="22"/>
        </w:rPr>
        <w:t>resource</w:t>
      </w:r>
      <w:r w:rsidR="00AC6D3B">
        <w:rPr>
          <w:rFonts w:ascii="Helvetica" w:hAnsi="Helvetica"/>
          <w:bCs/>
          <w:sz w:val="22"/>
          <w:szCs w:val="22"/>
        </w:rPr>
        <w:t xml:space="preserve"> with </w:t>
      </w:r>
      <w:r w:rsidR="007C1F80">
        <w:rPr>
          <w:rFonts w:ascii="Helvetica" w:hAnsi="Helvetica"/>
          <w:bCs/>
          <w:sz w:val="22"/>
          <w:szCs w:val="22"/>
        </w:rPr>
        <w:t>high</w:t>
      </w:r>
      <w:r>
        <w:rPr>
          <w:rFonts w:ascii="Helvetica" w:hAnsi="Helvetica"/>
          <w:bCs/>
          <w:sz w:val="22"/>
          <w:szCs w:val="22"/>
        </w:rPr>
        <w:t xml:space="preserve"> monitoring precision (A</w:t>
      </w:r>
      <w:r w:rsidR="007C1F80">
        <w:rPr>
          <w:rFonts w:ascii="Helvetica" w:hAnsi="Helvetica"/>
          <w:bCs/>
          <w:sz w:val="22"/>
          <w:szCs w:val="22"/>
        </w:rPr>
        <w:t xml:space="preserve"> - blue</w:t>
      </w:r>
      <w:r>
        <w:rPr>
          <w:rFonts w:ascii="Helvetica" w:hAnsi="Helvetica"/>
          <w:bCs/>
          <w:sz w:val="22"/>
          <w:szCs w:val="22"/>
        </w:rPr>
        <w:t xml:space="preserve">) and </w:t>
      </w:r>
      <w:r w:rsidR="007C1F80">
        <w:rPr>
          <w:rFonts w:ascii="Helvetica" w:hAnsi="Helvetica"/>
          <w:bCs/>
          <w:sz w:val="22"/>
          <w:szCs w:val="22"/>
        </w:rPr>
        <w:t>low</w:t>
      </w:r>
      <w:r>
        <w:rPr>
          <w:rFonts w:ascii="Helvetica" w:hAnsi="Helvetica"/>
          <w:bCs/>
          <w:sz w:val="22"/>
          <w:szCs w:val="22"/>
        </w:rPr>
        <w:t xml:space="preserve"> monitoring precision (B</w:t>
      </w:r>
      <w:r w:rsidR="007C1F80">
        <w:rPr>
          <w:rFonts w:ascii="Helvetica" w:hAnsi="Helvetica"/>
          <w:bCs/>
          <w:sz w:val="22"/>
          <w:szCs w:val="22"/>
        </w:rPr>
        <w:t xml:space="preserve"> - red</w:t>
      </w:r>
      <w:r>
        <w:rPr>
          <w:rFonts w:ascii="Helvetica" w:hAnsi="Helvetica"/>
          <w:bCs/>
          <w:sz w:val="22"/>
          <w:szCs w:val="22"/>
        </w:rPr>
        <w:t>)</w:t>
      </w:r>
      <w:r w:rsidR="00583F4D">
        <w:rPr>
          <w:rFonts w:ascii="Helvetica" w:hAnsi="Helvetica"/>
          <w:bCs/>
          <w:sz w:val="22"/>
          <w:szCs w:val="22"/>
        </w:rPr>
        <w:t xml:space="preserve"> at rate </w:t>
      </w:r>
      <w:proofErr w:type="spellStart"/>
      <w:r w:rsidR="00583F4D">
        <w:rPr>
          <w:rFonts w:ascii="Helvetica" w:hAnsi="Helvetica"/>
          <w:bCs/>
          <w:i/>
          <w:iCs/>
          <w:sz w:val="22"/>
          <w:szCs w:val="22"/>
        </w:rPr>
        <w:t>H</w:t>
      </w:r>
      <w:r w:rsidR="00583F4D" w:rsidRPr="001D199A">
        <w:rPr>
          <w:rFonts w:ascii="Helvetica" w:hAnsi="Helvetica"/>
          <w:bCs/>
          <w:i/>
          <w:iCs/>
          <w:sz w:val="22"/>
          <w:szCs w:val="22"/>
          <w:vertAlign w:val="subscript"/>
        </w:rPr>
        <w:t>msy</w:t>
      </w:r>
      <w:proofErr w:type="spellEnd"/>
      <w:r w:rsidR="00F5286B">
        <w:rPr>
          <w:rFonts w:ascii="Helvetica" w:hAnsi="Helvetica"/>
          <w:bCs/>
          <w:sz w:val="22"/>
          <w:szCs w:val="22"/>
        </w:rPr>
        <w:t xml:space="preserve">. Model output represents true biomass (solid line) and estimated biomass (dashed line). Gray area represents overharvest region calculated </w:t>
      </w:r>
      <w:r w:rsidR="0050587B">
        <w:rPr>
          <w:rFonts w:ascii="Helvetica" w:hAnsi="Helvetica"/>
          <w:bCs/>
          <w:sz w:val="22"/>
          <w:szCs w:val="22"/>
        </w:rPr>
        <w:t xml:space="preserve">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50587B">
        <w:rPr>
          <w:rFonts w:ascii="Helvetica" w:hAnsi="Helvetica"/>
          <w:sz w:val="22"/>
          <w:szCs w:val="22"/>
        </w:rPr>
        <w:t>.</w:t>
      </w:r>
      <w:r w:rsidR="00F5286B">
        <w:rPr>
          <w:rFonts w:ascii="Helvetica" w:hAnsi="Helvetica"/>
          <w:b/>
          <w:sz w:val="22"/>
          <w:szCs w:val="22"/>
        </w:rPr>
        <w:t xml:space="preserve"> </w:t>
      </w:r>
      <w:r w:rsidR="00F5286B">
        <w:rPr>
          <w:rFonts w:ascii="Helvetica" w:hAnsi="Helvetica"/>
          <w:bCs/>
          <w:sz w:val="22"/>
          <w:szCs w:val="22"/>
        </w:rPr>
        <w:t>Decreased monitoring precision produces different population dynamics, with lower volatility and less time spent categorized as “</w:t>
      </w:r>
      <w:r w:rsidR="00796EE0">
        <w:rPr>
          <w:rFonts w:ascii="Helvetica" w:hAnsi="Helvetica"/>
          <w:bCs/>
          <w:sz w:val="22"/>
          <w:szCs w:val="22"/>
        </w:rPr>
        <w:t>overharvested</w:t>
      </w:r>
      <w:r w:rsidR="00F5286B">
        <w:rPr>
          <w:rFonts w:ascii="Helvetica" w:hAnsi="Helvetica"/>
          <w:bCs/>
          <w:sz w:val="22"/>
          <w:szCs w:val="22"/>
        </w:rPr>
        <w:t>” at high monitoring precision.</w:t>
      </w:r>
    </w:p>
    <w:p w14:paraId="0F76526C" w14:textId="77777777" w:rsidR="00BE4405" w:rsidRDefault="00BE4405">
      <w:pPr>
        <w:rPr>
          <w:rFonts w:ascii="Helvetica" w:hAnsi="Helvetica"/>
          <w:bCs/>
          <w:sz w:val="22"/>
          <w:szCs w:val="22"/>
        </w:rPr>
      </w:pPr>
      <w:r>
        <w:rPr>
          <w:rFonts w:ascii="Helvetica" w:hAnsi="Helvetica"/>
          <w:bCs/>
          <w:sz w:val="22"/>
          <w:szCs w:val="22"/>
        </w:rPr>
        <w:br w:type="page"/>
      </w:r>
    </w:p>
    <w:p w14:paraId="53E12070" w14:textId="77777777" w:rsidR="006B0063" w:rsidRPr="003805EE" w:rsidRDefault="006B0063" w:rsidP="00D13868">
      <w:pPr>
        <w:rPr>
          <w:rFonts w:ascii="Helvetica" w:hAnsi="Helvetica"/>
          <w:b/>
          <w:sz w:val="22"/>
          <w:szCs w:val="22"/>
        </w:rPr>
      </w:pPr>
    </w:p>
    <w:p w14:paraId="775BED48" w14:textId="0CA14618" w:rsidR="00CE0882" w:rsidRPr="003805EE" w:rsidRDefault="00094C25" w:rsidP="00D13868">
      <w:pPr>
        <w:rPr>
          <w:rFonts w:ascii="Helvetica" w:hAnsi="Helvetica"/>
          <w:sz w:val="22"/>
          <w:szCs w:val="22"/>
        </w:rPr>
      </w:pPr>
      <w:r>
        <w:rPr>
          <w:rFonts w:ascii="Helvetica" w:hAnsi="Helvetica"/>
          <w:b/>
          <w:noProof/>
          <w:sz w:val="22"/>
          <w:szCs w:val="22"/>
        </w:rPr>
        <w:drawing>
          <wp:inline distT="0" distB="0" distL="0" distR="0" wp14:anchorId="46965FBC" wp14:editId="75A2A9F9">
            <wp:extent cx="5943600" cy="1981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a:stretch>
                      <a:fillRect/>
                    </a:stretch>
                  </pic:blipFill>
                  <pic:spPr>
                    <a:xfrm>
                      <a:off x="0" y="0"/>
                      <a:ext cx="5943600" cy="1981200"/>
                    </a:xfrm>
                    <a:prstGeom prst="rect">
                      <a:avLst/>
                    </a:prstGeom>
                  </pic:spPr>
                </pic:pic>
              </a:graphicData>
            </a:graphic>
          </wp:inline>
        </w:drawing>
      </w:r>
    </w:p>
    <w:p w14:paraId="1CAAD08E" w14:textId="1537DE30" w:rsidR="00393873" w:rsidRPr="003805EE" w:rsidRDefault="00C80858" w:rsidP="00BF01EC">
      <w:pPr>
        <w:rPr>
          <w:rFonts w:ascii="Helvetica" w:hAnsi="Helvetica"/>
          <w:sz w:val="22"/>
          <w:szCs w:val="22"/>
        </w:rPr>
      </w:pPr>
      <w:r w:rsidRPr="003805EE">
        <w:rPr>
          <w:rFonts w:ascii="Helvetica" w:hAnsi="Helvetica"/>
          <w:b/>
          <w:sz w:val="22"/>
          <w:szCs w:val="22"/>
        </w:rPr>
        <w:t xml:space="preserve">Figure </w:t>
      </w:r>
      <w:r w:rsidR="003A4121">
        <w:rPr>
          <w:rFonts w:ascii="Helvetica" w:hAnsi="Helvetica"/>
          <w:b/>
          <w:sz w:val="22"/>
          <w:szCs w:val="22"/>
        </w:rPr>
        <w:t>2</w:t>
      </w:r>
      <w:r w:rsidRPr="003805EE">
        <w:rPr>
          <w:rFonts w:ascii="Helvetica" w:hAnsi="Helvetica"/>
          <w:b/>
          <w:sz w:val="22"/>
          <w:szCs w:val="22"/>
        </w:rPr>
        <w:t xml:space="preserve">. </w:t>
      </w:r>
      <w:r w:rsidRPr="003805EE">
        <w:rPr>
          <w:rFonts w:ascii="Helvetica" w:hAnsi="Helvetica"/>
          <w:sz w:val="22"/>
          <w:szCs w:val="22"/>
        </w:rPr>
        <w:t>Summary of probability of crossing a</w:t>
      </w:r>
      <w:r w:rsidR="00FB609B">
        <w:rPr>
          <w:rFonts w:ascii="Helvetica" w:hAnsi="Helvetica"/>
          <w:sz w:val="22"/>
          <w:szCs w:val="22"/>
        </w:rPr>
        <w:t xml:space="preserve"> critical</w:t>
      </w:r>
      <w:r w:rsidRPr="003805EE">
        <w:rPr>
          <w:rFonts w:ascii="Helvetica" w:hAnsi="Helvetica"/>
          <w:sz w:val="22"/>
          <w:szCs w:val="22"/>
        </w:rPr>
        <w:t xml:space="preserve"> biological </w:t>
      </w:r>
      <w:r w:rsidR="00FB609B">
        <w:rPr>
          <w:rFonts w:ascii="Helvetica" w:hAnsi="Helvetica"/>
          <w:sz w:val="22"/>
          <w:szCs w:val="22"/>
        </w:rPr>
        <w:t>threshold</w:t>
      </w:r>
      <w:r w:rsidRPr="003805EE">
        <w:rPr>
          <w:rFonts w:ascii="Helvetica" w:hAnsi="Helvetica"/>
          <w:sz w:val="22"/>
          <w:szCs w:val="22"/>
        </w:rPr>
        <w:t xml:space="preserve"> (a) and the median net present value (NPV) (b) for 10,000 iterations of </w:t>
      </w:r>
      <w:r w:rsidR="00094C25">
        <w:rPr>
          <w:rFonts w:ascii="Helvetica" w:hAnsi="Helvetica"/>
          <w:sz w:val="22"/>
          <w:szCs w:val="22"/>
        </w:rPr>
        <w:t>50</w:t>
      </w:r>
      <w:r w:rsidRPr="003805EE">
        <w:rPr>
          <w:rFonts w:ascii="Helvetica" w:hAnsi="Helvetica"/>
          <w:sz w:val="22"/>
          <w:szCs w:val="22"/>
        </w:rPr>
        <w:t xml:space="preserve">-year simulations across a range of monitoring investment. The probability of tipping </w:t>
      </w:r>
      <w:r w:rsidR="00094C25">
        <w:rPr>
          <w:rFonts w:ascii="Helvetica" w:hAnsi="Helvetica"/>
          <w:sz w:val="22"/>
          <w:szCs w:val="22"/>
        </w:rPr>
        <w:t xml:space="preserve">across the critical threshold </w:t>
      </w:r>
      <w:r w:rsidRPr="003805EE">
        <w:rPr>
          <w:rFonts w:ascii="Helvetica" w:hAnsi="Helvetica"/>
          <w:sz w:val="22"/>
          <w:szCs w:val="22"/>
        </w:rPr>
        <w:t>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Harvest at Maximum Sustainable Yield and is highest for high precision estimates. In panel b, Precision (CV of the population) is plotted as high precision in light green and low precision in blue.</w:t>
      </w:r>
    </w:p>
    <w:p w14:paraId="600F928E" w14:textId="77777777" w:rsidR="003E12CA" w:rsidRPr="003805EE" w:rsidRDefault="003E12CA" w:rsidP="00D13868">
      <w:pPr>
        <w:ind w:firstLine="720"/>
        <w:rPr>
          <w:rFonts w:ascii="Helvetica" w:hAnsi="Helvetica"/>
          <w:sz w:val="22"/>
          <w:szCs w:val="22"/>
        </w:rPr>
      </w:pPr>
    </w:p>
    <w:p w14:paraId="5076298D" w14:textId="391535BE" w:rsidR="00992EEE" w:rsidRPr="003805EE" w:rsidRDefault="00992EEE" w:rsidP="00D13868">
      <w:pPr>
        <w:rPr>
          <w:rFonts w:ascii="Helvetica" w:hAnsi="Helvetica"/>
          <w:sz w:val="22"/>
          <w:szCs w:val="22"/>
        </w:rPr>
      </w:pPr>
    </w:p>
    <w:p w14:paraId="4ECC67A9" w14:textId="580AF792" w:rsidR="003E2FCD" w:rsidRPr="003805EE" w:rsidRDefault="003E2FCD" w:rsidP="00D13868">
      <w:pPr>
        <w:rPr>
          <w:rFonts w:ascii="Helvetica" w:hAnsi="Helvetica"/>
          <w:sz w:val="22"/>
          <w:szCs w:val="22"/>
        </w:rPr>
      </w:pPr>
    </w:p>
    <w:p w14:paraId="12B19577" w14:textId="77777777" w:rsidR="003D48B0" w:rsidRPr="003805EE" w:rsidRDefault="003D48B0" w:rsidP="00D13868">
      <w:pPr>
        <w:rPr>
          <w:rFonts w:ascii="Helvetica" w:hAnsi="Helvetica"/>
          <w:sz w:val="22"/>
          <w:szCs w:val="22"/>
        </w:rPr>
      </w:pPr>
    </w:p>
    <w:p w14:paraId="41BFC342" w14:textId="4978218C" w:rsidR="000A71A6" w:rsidRDefault="000A71A6">
      <w:pPr>
        <w:rPr>
          <w:rFonts w:ascii="Helvetica" w:hAnsi="Helvetica"/>
          <w:sz w:val="22"/>
          <w:szCs w:val="22"/>
        </w:rPr>
      </w:pPr>
    </w:p>
    <w:p w14:paraId="36729D72" w14:textId="77777777" w:rsidR="000A71A6" w:rsidRDefault="000A71A6">
      <w:pPr>
        <w:rPr>
          <w:rFonts w:ascii="Helvetica" w:hAnsi="Helvetica"/>
          <w:sz w:val="22"/>
          <w:szCs w:val="22"/>
        </w:rPr>
      </w:pPr>
      <w:r>
        <w:rPr>
          <w:rFonts w:ascii="Helvetica" w:hAnsi="Helvetica"/>
          <w:sz w:val="22"/>
          <w:szCs w:val="22"/>
        </w:rPr>
        <w:br w:type="page"/>
      </w:r>
    </w:p>
    <w:p w14:paraId="15B3AF32" w14:textId="7E6DF22D" w:rsidR="003D48B0" w:rsidRPr="003805EE" w:rsidRDefault="000D1BA1" w:rsidP="00D13868">
      <w:pPr>
        <w:rPr>
          <w:rFonts w:ascii="Helvetica" w:hAnsi="Helvetica"/>
          <w:sz w:val="22"/>
          <w:szCs w:val="22"/>
        </w:rPr>
      </w:pPr>
      <w:r>
        <w:rPr>
          <w:rFonts w:ascii="Helvetica" w:hAnsi="Helvetica"/>
          <w:noProof/>
          <w:sz w:val="22"/>
          <w:szCs w:val="22"/>
        </w:rPr>
        <w:lastRenderedPageBreak/>
        <w:drawing>
          <wp:inline distT="0" distB="0" distL="0" distR="0" wp14:anchorId="5AF0B583" wp14:editId="71018BAA">
            <wp:extent cx="54864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stretch>
                      <a:fillRect/>
                    </a:stretch>
                  </pic:blipFill>
                  <pic:spPr>
                    <a:xfrm>
                      <a:off x="0" y="0"/>
                      <a:ext cx="5486400" cy="3657600"/>
                    </a:xfrm>
                    <a:prstGeom prst="rect">
                      <a:avLst/>
                    </a:prstGeom>
                  </pic:spPr>
                </pic:pic>
              </a:graphicData>
            </a:graphic>
          </wp:inline>
        </w:drawing>
      </w:r>
    </w:p>
    <w:p w14:paraId="74B28A53" w14:textId="08E132A2" w:rsidR="00C80858" w:rsidRDefault="00894043" w:rsidP="00BF01EC">
      <w:pPr>
        <w:rPr>
          <w:rFonts w:ascii="Helvetica" w:hAnsi="Helvetica"/>
          <w:sz w:val="22"/>
          <w:szCs w:val="22"/>
        </w:rPr>
      </w:pPr>
      <w:r w:rsidRPr="003805EE">
        <w:rPr>
          <w:rFonts w:ascii="Helvetica" w:hAnsi="Helvetica"/>
          <w:b/>
          <w:sz w:val="22"/>
          <w:szCs w:val="22"/>
        </w:rPr>
        <w:t xml:space="preserve"> </w:t>
      </w:r>
      <w:r w:rsidR="00C80858" w:rsidRPr="003805EE">
        <w:rPr>
          <w:rFonts w:ascii="Helvetica" w:hAnsi="Helvetica"/>
          <w:b/>
          <w:sz w:val="22"/>
          <w:szCs w:val="22"/>
        </w:rPr>
        <w:t xml:space="preserve">Figure </w:t>
      </w:r>
      <w:r w:rsidR="00FF1C4E">
        <w:rPr>
          <w:rFonts w:ascii="Helvetica" w:hAnsi="Helvetica"/>
          <w:b/>
          <w:sz w:val="22"/>
          <w:szCs w:val="22"/>
        </w:rPr>
        <w:t>3.</w:t>
      </w:r>
      <w:r w:rsidR="00C80858" w:rsidRPr="003805EE">
        <w:rPr>
          <w:rFonts w:ascii="Helvetica" w:hAnsi="Helvetica"/>
          <w:sz w:val="22"/>
          <w:szCs w:val="22"/>
        </w:rPr>
        <w:t xml:space="preserve"> Summary of </w:t>
      </w:r>
      <w:r w:rsidR="000A71A6">
        <w:rPr>
          <w:rFonts w:ascii="Helvetica" w:hAnsi="Helvetica"/>
          <w:sz w:val="22"/>
          <w:szCs w:val="22"/>
        </w:rPr>
        <w:t xml:space="preserve">net present value </w:t>
      </w:r>
      <w:r w:rsidR="00C80858" w:rsidRPr="003805EE">
        <w:rPr>
          <w:rFonts w:ascii="Helvetica" w:hAnsi="Helvetica"/>
          <w:sz w:val="22"/>
          <w:szCs w:val="22"/>
        </w:rPr>
        <w:t xml:space="preserve">for 10,000 </w:t>
      </w:r>
      <w:r w:rsidR="00C03B6C">
        <w:rPr>
          <w:rFonts w:ascii="Helvetica" w:hAnsi="Helvetica"/>
          <w:sz w:val="22"/>
          <w:szCs w:val="22"/>
        </w:rPr>
        <w:t>50</w:t>
      </w:r>
      <w:r w:rsidR="00C80858" w:rsidRPr="003805EE">
        <w:rPr>
          <w:rFonts w:ascii="Helvetica" w:hAnsi="Helvetica"/>
          <w:sz w:val="22"/>
          <w:szCs w:val="22"/>
        </w:rPr>
        <w:t xml:space="preserve">-year simulations </w:t>
      </w:r>
      <w:r w:rsidR="000A71A6">
        <w:rPr>
          <w:rFonts w:ascii="Helvetica" w:hAnsi="Helvetica"/>
          <w:sz w:val="22"/>
          <w:szCs w:val="22"/>
        </w:rPr>
        <w:t xml:space="preserve">for low (CV = 0.5, triangles) and high (CV = 0.1, circles) monitoring investment and across a range of </w:t>
      </w:r>
      <w:r w:rsidR="00C80858" w:rsidRPr="003805EE">
        <w:rPr>
          <w:rFonts w:ascii="Helvetica" w:hAnsi="Helvetica"/>
          <w:sz w:val="22"/>
          <w:szCs w:val="22"/>
        </w:rPr>
        <w:t xml:space="preserve">maximum harvest mortality rate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C80858" w:rsidRPr="003805EE">
        <w:rPr>
          <w:rFonts w:ascii="Helvetica" w:hAnsi="Helvetica"/>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C80858" w:rsidRPr="003805EE">
        <w:rPr>
          <w:rFonts w:ascii="Helvetica" w:hAnsi="Helvetica"/>
          <w:sz w:val="22"/>
          <w:szCs w:val="22"/>
        </w:rPr>
        <w:t xml:space="preserve">. </w:t>
      </w:r>
      <w:r w:rsidR="000A71A6">
        <w:rPr>
          <w:rFonts w:ascii="Helvetica" w:hAnsi="Helvetica"/>
          <w:sz w:val="22"/>
          <w:szCs w:val="22"/>
        </w:rPr>
        <w:t xml:space="preserve">Populations with higher maximum fishing rates spend a larger fraction of their time classified as overfished. </w:t>
      </w:r>
      <w:r w:rsidR="00417D04">
        <w:rPr>
          <w:rFonts w:ascii="Helvetica" w:hAnsi="Helvetica"/>
          <w:sz w:val="22"/>
          <w:szCs w:val="22"/>
        </w:rPr>
        <w:t>Generally,</w:t>
      </w:r>
      <w:r w:rsidR="000A71A6">
        <w:rPr>
          <w:rFonts w:ascii="Helvetica" w:hAnsi="Helvetica"/>
          <w:sz w:val="22"/>
          <w:szCs w:val="22"/>
        </w:rPr>
        <w:t xml:space="preserve"> NPV increases as fishing approaches </w:t>
      </w:r>
      <w:proofErr w:type="spellStart"/>
      <w:r w:rsidR="000A71A6">
        <w:rPr>
          <w:rFonts w:ascii="Helvetica" w:hAnsi="Helvetica"/>
          <w:sz w:val="22"/>
          <w:szCs w:val="22"/>
        </w:rPr>
        <w:t>Fmsy</w:t>
      </w:r>
      <w:proofErr w:type="spellEnd"/>
      <w:r w:rsidR="000A71A6">
        <w:rPr>
          <w:rFonts w:ascii="Helvetica" w:hAnsi="Helvetica"/>
          <w:sz w:val="22"/>
          <w:szCs w:val="22"/>
        </w:rPr>
        <w:t>, then declines as overfishing occurs (&gt;</w:t>
      </w:r>
      <w:proofErr w:type="spellStart"/>
      <w:r w:rsidR="00C03B6C" w:rsidRPr="00D13868">
        <w:rPr>
          <w:rFonts w:ascii="Helvetica" w:hAnsi="Helvetica"/>
          <w:i/>
          <w:iCs/>
          <w:sz w:val="22"/>
          <w:szCs w:val="22"/>
        </w:rPr>
        <w:t>H</w:t>
      </w:r>
      <w:r w:rsidR="000A71A6" w:rsidRPr="00D13868">
        <w:rPr>
          <w:rFonts w:ascii="Helvetica" w:hAnsi="Helvetica"/>
          <w:i/>
          <w:iCs/>
          <w:sz w:val="22"/>
          <w:szCs w:val="22"/>
          <w:vertAlign w:val="subscript"/>
        </w:rPr>
        <w:t>msy</w:t>
      </w:r>
      <w:proofErr w:type="spellEnd"/>
      <w:r w:rsidR="00B958E0">
        <w:rPr>
          <w:rFonts w:ascii="Helvetica" w:hAnsi="Helvetica"/>
          <w:sz w:val="22"/>
          <w:szCs w:val="22"/>
        </w:rPr>
        <w:t>).</w:t>
      </w:r>
      <w:r w:rsidR="000A71A6">
        <w:rPr>
          <w:rFonts w:ascii="Helvetica" w:hAnsi="Helvetica"/>
          <w:sz w:val="22"/>
          <w:szCs w:val="22"/>
        </w:rPr>
        <w:t xml:space="preserve"> </w:t>
      </w:r>
      <w:r w:rsidR="00C80858" w:rsidRPr="003805EE">
        <w:rPr>
          <w:rFonts w:ascii="Helvetica" w:hAnsi="Helvetica"/>
          <w:sz w:val="22"/>
          <w:szCs w:val="22"/>
        </w:rPr>
        <w:t>Return on investment is</w:t>
      </w:r>
      <w:r w:rsidR="000A71A6">
        <w:rPr>
          <w:rFonts w:ascii="Helvetica" w:hAnsi="Helvetica"/>
          <w:sz w:val="22"/>
          <w:szCs w:val="22"/>
        </w:rPr>
        <w:t xml:space="preserve"> proportional to the length of the line connecting any two points fished at the same rate (i.e.</w:t>
      </w:r>
      <w:r w:rsidR="00076071">
        <w:rPr>
          <w:rFonts w:ascii="Helvetica" w:hAnsi="Helvetica"/>
          <w:sz w:val="22"/>
          <w:szCs w:val="22"/>
        </w:rPr>
        <w:t>,</w:t>
      </w:r>
      <w:r w:rsidR="000A71A6">
        <w:rPr>
          <w:rFonts w:ascii="Helvetica" w:hAnsi="Helvetica"/>
          <w:sz w:val="22"/>
          <w:szCs w:val="22"/>
        </w:rPr>
        <w:t xml:space="preserve"> same color), which </w:t>
      </w:r>
      <w:r w:rsidR="00B958E0">
        <w:rPr>
          <w:rFonts w:ascii="Helvetica" w:hAnsi="Helvetica"/>
          <w:sz w:val="22"/>
          <w:szCs w:val="22"/>
        </w:rPr>
        <w:t>depicts</w:t>
      </w:r>
      <w:r w:rsidR="000A71A6">
        <w:rPr>
          <w:rFonts w:ascii="Helvetica" w:hAnsi="Helvetica"/>
          <w:sz w:val="22"/>
          <w:szCs w:val="22"/>
        </w:rPr>
        <w:t xml:space="preserve"> how much net present value changes when you go from low to high monitoring precision.  </w:t>
      </w:r>
      <w:r w:rsidR="00C80858" w:rsidRPr="003805EE">
        <w:rPr>
          <w:rFonts w:ascii="Helvetica" w:hAnsi="Helvetica"/>
          <w:sz w:val="22"/>
          <w:szCs w:val="22"/>
        </w:rPr>
        <w:t xml:space="preserve"> </w:t>
      </w:r>
    </w:p>
    <w:p w14:paraId="46472245" w14:textId="66F419E5" w:rsidR="00B57E8E" w:rsidRDefault="00C80858">
      <w:pPr>
        <w:rPr>
          <w:rFonts w:ascii="Helvetica" w:hAnsi="Helvetica"/>
          <w:sz w:val="22"/>
          <w:szCs w:val="22"/>
        </w:rPr>
      </w:pPr>
      <w:r>
        <w:rPr>
          <w:rFonts w:ascii="Helvetica" w:hAnsi="Helvetica"/>
          <w:sz w:val="22"/>
          <w:szCs w:val="22"/>
        </w:rPr>
        <w:br w:type="page"/>
      </w:r>
    </w:p>
    <w:p w14:paraId="53CEB827" w14:textId="36FF1A9B" w:rsidR="00B57E8E" w:rsidRDefault="00B57E8E" w:rsidP="00B57E8E">
      <w:pPr>
        <w:rPr>
          <w:rFonts w:ascii="Helvetica" w:hAnsi="Helvetica"/>
          <w:sz w:val="22"/>
          <w:szCs w:val="22"/>
        </w:rPr>
      </w:pPr>
      <w:r w:rsidRPr="003805EE">
        <w:rPr>
          <w:rFonts w:ascii="Helvetica" w:hAnsi="Helvetica"/>
          <w:sz w:val="22"/>
          <w:szCs w:val="22"/>
        </w:rPr>
        <w:lastRenderedPageBreak/>
        <w:t xml:space="preserve"> </w:t>
      </w:r>
      <w:r w:rsidR="00C44395">
        <w:rPr>
          <w:rFonts w:ascii="Helvetica" w:hAnsi="Helvetica"/>
          <w:noProof/>
          <w:sz w:val="22"/>
          <w:szCs w:val="22"/>
        </w:rPr>
        <w:drawing>
          <wp:inline distT="0" distB="0" distL="0" distR="0" wp14:anchorId="73AC8313" wp14:editId="3266F945">
            <wp:extent cx="45720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a:stretch>
                      <a:fillRect/>
                    </a:stretch>
                  </pic:blipFill>
                  <pic:spPr>
                    <a:xfrm>
                      <a:off x="0" y="0"/>
                      <a:ext cx="4572000" cy="3657600"/>
                    </a:xfrm>
                    <a:prstGeom prst="rect">
                      <a:avLst/>
                    </a:prstGeom>
                  </pic:spPr>
                </pic:pic>
              </a:graphicData>
            </a:graphic>
          </wp:inline>
        </w:drawing>
      </w:r>
    </w:p>
    <w:p w14:paraId="3C7BA56E" w14:textId="77777777" w:rsidR="00B57E8E" w:rsidRDefault="00B57E8E" w:rsidP="00B57E8E">
      <w:pPr>
        <w:rPr>
          <w:rFonts w:ascii="Helvetica" w:hAnsi="Helvetica"/>
          <w:sz w:val="22"/>
          <w:szCs w:val="22"/>
        </w:rPr>
      </w:pPr>
    </w:p>
    <w:p w14:paraId="6E865110" w14:textId="6F32A735" w:rsidR="00B57E8E" w:rsidRPr="003805EE" w:rsidRDefault="00B57E8E" w:rsidP="00B57E8E">
      <w:pPr>
        <w:rPr>
          <w:rFonts w:ascii="Helvetica" w:hAnsi="Helvetica"/>
          <w:sz w:val="22"/>
          <w:szCs w:val="22"/>
        </w:rPr>
      </w:pPr>
      <w:r w:rsidRPr="00D13868">
        <w:rPr>
          <w:rFonts w:ascii="Helvetica" w:hAnsi="Helvetica"/>
          <w:b/>
          <w:bCs/>
          <w:sz w:val="22"/>
          <w:szCs w:val="22"/>
        </w:rPr>
        <w:t xml:space="preserve">Figure </w:t>
      </w:r>
      <w:r w:rsidR="000E4DEC" w:rsidRPr="00D13868">
        <w:rPr>
          <w:rFonts w:ascii="Helvetica" w:hAnsi="Helvetica"/>
          <w:b/>
          <w:bCs/>
          <w:sz w:val="22"/>
          <w:szCs w:val="22"/>
        </w:rPr>
        <w:t>4</w:t>
      </w:r>
      <w:r w:rsidRPr="00D13868">
        <w:rPr>
          <w:rFonts w:ascii="Helvetica" w:hAnsi="Helvetica"/>
          <w:b/>
          <w:bCs/>
          <w:sz w:val="22"/>
          <w:szCs w:val="22"/>
        </w:rPr>
        <w:t>.</w:t>
      </w:r>
      <w:r>
        <w:rPr>
          <w:rFonts w:ascii="Helvetica" w:hAnsi="Helvetica"/>
          <w:sz w:val="22"/>
          <w:szCs w:val="22"/>
        </w:rPr>
        <w:t xml:space="preserve"> The </w:t>
      </w:r>
      <w:r w:rsidR="00C44395">
        <w:rPr>
          <w:rFonts w:ascii="Helvetica" w:hAnsi="Helvetica"/>
          <w:sz w:val="22"/>
          <w:szCs w:val="22"/>
        </w:rPr>
        <w:t xml:space="preserve">number of successful </w:t>
      </w:r>
      <w:commentRangeStart w:id="99"/>
      <w:r w:rsidR="00C44395">
        <w:rPr>
          <w:rFonts w:ascii="Helvetica" w:hAnsi="Helvetica"/>
          <w:sz w:val="22"/>
          <w:szCs w:val="22"/>
        </w:rPr>
        <w:t xml:space="preserve">rescues </w:t>
      </w:r>
      <w:commentRangeEnd w:id="99"/>
      <w:r w:rsidR="005D12EC">
        <w:rPr>
          <w:rStyle w:val="CommentReference"/>
          <w:rFonts w:asciiTheme="minorHAnsi" w:eastAsiaTheme="minorEastAsia" w:hAnsiTheme="minorHAnsi" w:cstheme="minorBidi"/>
          <w:lang w:eastAsia="ja-JP"/>
        </w:rPr>
        <w:commentReference w:id="99"/>
      </w:r>
      <w:r w:rsidR="00C44395">
        <w:rPr>
          <w:rFonts w:ascii="Helvetica" w:hAnsi="Helvetica"/>
          <w:sz w:val="22"/>
          <w:szCs w:val="22"/>
        </w:rPr>
        <w:t xml:space="preserve">of a population when it dips into the </w:t>
      </w:r>
      <w:r w:rsidR="00A93091">
        <w:rPr>
          <w:rFonts w:ascii="Helvetica" w:hAnsi="Helvetica"/>
          <w:sz w:val="22"/>
          <w:szCs w:val="22"/>
        </w:rPr>
        <w:t>overharvested state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A93091">
        <w:rPr>
          <w:rFonts w:ascii="Helvetica" w:hAnsi="Helvetica"/>
          <w:sz w:val="22"/>
          <w:szCs w:val="22"/>
        </w:rPr>
        <w:t>)</w:t>
      </w:r>
      <w:r w:rsidR="006558F8">
        <w:rPr>
          <w:rFonts w:ascii="Helvetica" w:hAnsi="Helvetica"/>
          <w:sz w:val="22"/>
          <w:szCs w:val="22"/>
        </w:rPr>
        <w:t>.</w:t>
      </w:r>
      <w:r>
        <w:rPr>
          <w:rFonts w:ascii="Helvetica" w:hAnsi="Helvetica"/>
          <w:sz w:val="22"/>
          <w:szCs w:val="22"/>
        </w:rPr>
        <w:t xml:space="preserve"> </w:t>
      </w:r>
      <w:r w:rsidR="009B2510">
        <w:rPr>
          <w:rFonts w:ascii="Helvetica" w:hAnsi="Helvetica"/>
          <w:sz w:val="22"/>
          <w:szCs w:val="22"/>
        </w:rPr>
        <w:t>Number</w:t>
      </w:r>
      <w:r>
        <w:rPr>
          <w:rFonts w:ascii="Helvetica" w:hAnsi="Helvetica"/>
          <w:sz w:val="22"/>
          <w:szCs w:val="22"/>
        </w:rPr>
        <w:t xml:space="preserve"> of </w:t>
      </w:r>
      <w:r w:rsidR="00032B4B">
        <w:rPr>
          <w:rFonts w:ascii="Helvetica" w:hAnsi="Helvetica"/>
          <w:sz w:val="22"/>
          <w:szCs w:val="22"/>
        </w:rPr>
        <w:t>recover</w:t>
      </w:r>
      <w:r w:rsidR="0021286E">
        <w:rPr>
          <w:rFonts w:ascii="Helvetica" w:hAnsi="Helvetica"/>
          <w:sz w:val="22"/>
          <w:szCs w:val="22"/>
        </w:rPr>
        <w:t>ies</w:t>
      </w:r>
      <w:r>
        <w:rPr>
          <w:rFonts w:ascii="Helvetica" w:hAnsi="Helvetica"/>
          <w:sz w:val="22"/>
          <w:szCs w:val="22"/>
        </w:rPr>
        <w:t xml:space="preserve"> is calculated </w:t>
      </w:r>
      <w:r w:rsidR="00A1294F">
        <w:rPr>
          <w:rFonts w:ascii="Helvetica" w:hAnsi="Helvetica"/>
          <w:sz w:val="22"/>
          <w:szCs w:val="22"/>
        </w:rPr>
        <w:t xml:space="preserve">as the average from </w:t>
      </w:r>
      <w:r>
        <w:rPr>
          <w:rFonts w:ascii="Helvetica" w:hAnsi="Helvetica"/>
          <w:sz w:val="22"/>
          <w:szCs w:val="22"/>
        </w:rPr>
        <w:t xml:space="preserve">10,000 </w:t>
      </w:r>
      <w:r w:rsidR="00C03B6C">
        <w:rPr>
          <w:rFonts w:ascii="Helvetica" w:hAnsi="Helvetica"/>
          <w:sz w:val="22"/>
          <w:szCs w:val="22"/>
        </w:rPr>
        <w:t>iterations</w:t>
      </w:r>
      <w:r>
        <w:rPr>
          <w:rFonts w:ascii="Helvetica" w:hAnsi="Helvetica"/>
          <w:sz w:val="22"/>
          <w:szCs w:val="22"/>
        </w:rPr>
        <w:t xml:space="preserve"> of </w:t>
      </w:r>
      <w:r w:rsidR="00032B4B">
        <w:rPr>
          <w:rFonts w:ascii="Helvetica" w:hAnsi="Helvetica"/>
          <w:sz w:val="22"/>
          <w:szCs w:val="22"/>
        </w:rPr>
        <w:t>50</w:t>
      </w:r>
      <w:r>
        <w:rPr>
          <w:rFonts w:ascii="Helvetica" w:hAnsi="Helvetica"/>
          <w:sz w:val="22"/>
          <w:szCs w:val="22"/>
        </w:rPr>
        <w:t xml:space="preserve">-year simulations for each of a range of monitoring </w:t>
      </w:r>
      <w:r w:rsidR="0021286E">
        <w:rPr>
          <w:rFonts w:ascii="Helvetica" w:hAnsi="Helvetica"/>
          <w:sz w:val="22"/>
          <w:szCs w:val="22"/>
        </w:rPr>
        <w:t>precision</w:t>
      </w:r>
      <w:r>
        <w:rPr>
          <w:rFonts w:ascii="Helvetica" w:hAnsi="Helvetica"/>
          <w:sz w:val="22"/>
          <w:szCs w:val="22"/>
        </w:rPr>
        <w:t xml:space="preserve"> and</w:t>
      </w:r>
      <w:r w:rsidR="0021286E">
        <w:rPr>
          <w:rFonts w:ascii="Helvetica" w:hAnsi="Helvetica"/>
          <w:sz w:val="22"/>
          <w:szCs w:val="22"/>
        </w:rPr>
        <w:t xml:space="preserve"> maximum</w:t>
      </w:r>
      <w:r>
        <w:rPr>
          <w:rFonts w:ascii="Helvetica" w:hAnsi="Helvetica"/>
          <w:sz w:val="22"/>
          <w:szCs w:val="22"/>
        </w:rPr>
        <w:t xml:space="preserve"> harvest rates</w:t>
      </w:r>
      <w:r w:rsidR="00A1294F">
        <w:rPr>
          <w:rFonts w:ascii="Helvetica" w:hAnsi="Helvetica"/>
          <w:sz w:val="22"/>
          <w:szCs w:val="22"/>
        </w:rPr>
        <w:t xml:space="preserve"> Re</w:t>
      </w:r>
      <w:r w:rsidR="00032B4B">
        <w:rPr>
          <w:rFonts w:ascii="Helvetica" w:hAnsi="Helvetica"/>
          <w:sz w:val="22"/>
          <w:szCs w:val="22"/>
        </w:rPr>
        <w:t>covery</w:t>
      </w:r>
      <w:r>
        <w:rPr>
          <w:rFonts w:ascii="Helvetica" w:hAnsi="Helvetica"/>
          <w:sz w:val="22"/>
          <w:szCs w:val="22"/>
        </w:rPr>
        <w:t xml:space="preserve"> is </w:t>
      </w:r>
      <w:r w:rsidR="0021286E">
        <w:rPr>
          <w:rFonts w:ascii="Helvetica" w:hAnsi="Helvetica"/>
          <w:sz w:val="22"/>
          <w:szCs w:val="22"/>
        </w:rPr>
        <w:t>most frequent</w:t>
      </w:r>
      <w:r w:rsidR="00A1294F">
        <w:rPr>
          <w:rFonts w:ascii="Helvetica" w:hAnsi="Helvetica"/>
          <w:sz w:val="22"/>
          <w:szCs w:val="22"/>
        </w:rPr>
        <w:t xml:space="preserve"> </w:t>
      </w:r>
      <w:r>
        <w:rPr>
          <w:rFonts w:ascii="Helvetica" w:hAnsi="Helvetica"/>
          <w:sz w:val="22"/>
          <w:szCs w:val="22"/>
        </w:rPr>
        <w:t xml:space="preserve">when monitoring </w:t>
      </w:r>
      <w:r w:rsidR="0021286E">
        <w:rPr>
          <w:rFonts w:ascii="Helvetica" w:hAnsi="Helvetica"/>
          <w:sz w:val="22"/>
          <w:szCs w:val="22"/>
        </w:rPr>
        <w:t xml:space="preserve">precision </w:t>
      </w:r>
      <w:r>
        <w:rPr>
          <w:rFonts w:ascii="Helvetica" w:hAnsi="Helvetica"/>
          <w:sz w:val="22"/>
          <w:szCs w:val="22"/>
        </w:rPr>
        <w:t xml:space="preserve">is highest and harvest rate is low, but declines as harvest rate increases and monitoring precision decreases. </w:t>
      </w:r>
      <w:commentRangeStart w:id="100"/>
      <w:r w:rsidR="009A6B78">
        <w:rPr>
          <w:rFonts w:ascii="Helvetica" w:hAnsi="Helvetica"/>
          <w:sz w:val="22"/>
          <w:szCs w:val="22"/>
        </w:rPr>
        <w:t>R</w:t>
      </w:r>
      <w:r w:rsidR="00032B4B">
        <w:rPr>
          <w:rFonts w:ascii="Helvetica" w:hAnsi="Helvetica"/>
          <w:sz w:val="22"/>
          <w:szCs w:val="22"/>
        </w:rPr>
        <w:t xml:space="preserve">ecovery is high in </w:t>
      </w:r>
      <w:del w:id="101" w:author="Megsie Siple" w:date="2021-02-04T16:55:00Z">
        <w:r w:rsidR="009A6B78" w:rsidDel="00920F8A">
          <w:rPr>
            <w:rFonts w:ascii="Helvetica" w:hAnsi="Helvetica"/>
            <w:sz w:val="22"/>
            <w:szCs w:val="22"/>
          </w:rPr>
          <w:delText>green</w:delText>
        </w:r>
        <w:r w:rsidR="00032B4B" w:rsidDel="00920F8A">
          <w:rPr>
            <w:rFonts w:ascii="Helvetica" w:hAnsi="Helvetica"/>
            <w:sz w:val="22"/>
            <w:szCs w:val="22"/>
          </w:rPr>
          <w:delText xml:space="preserve"> </w:delText>
        </w:r>
      </w:del>
      <w:ins w:id="102" w:author="Megsie Siple" w:date="2021-02-04T16:55:00Z">
        <w:r w:rsidR="00920F8A">
          <w:rPr>
            <w:rFonts w:ascii="Helvetica" w:hAnsi="Helvetica"/>
            <w:sz w:val="22"/>
            <w:szCs w:val="22"/>
          </w:rPr>
          <w:t xml:space="preserve">blue </w:t>
        </w:r>
      </w:ins>
      <w:r w:rsidR="00032B4B">
        <w:rPr>
          <w:rFonts w:ascii="Helvetica" w:hAnsi="Helvetica"/>
          <w:sz w:val="22"/>
          <w:szCs w:val="22"/>
        </w:rPr>
        <w:t xml:space="preserve">and low in </w:t>
      </w:r>
      <w:r w:rsidR="009A6B78">
        <w:rPr>
          <w:rFonts w:ascii="Helvetica" w:hAnsi="Helvetica"/>
          <w:sz w:val="22"/>
          <w:szCs w:val="22"/>
        </w:rPr>
        <w:t>red</w:t>
      </w:r>
      <w:r w:rsidR="00032B4B">
        <w:rPr>
          <w:rFonts w:ascii="Helvetica" w:hAnsi="Helvetica"/>
          <w:sz w:val="22"/>
          <w:szCs w:val="22"/>
        </w:rPr>
        <w:t>.</w:t>
      </w:r>
      <w:r w:rsidR="0091784A">
        <w:rPr>
          <w:rFonts w:ascii="Helvetica" w:hAnsi="Helvetica"/>
          <w:sz w:val="22"/>
          <w:szCs w:val="22"/>
        </w:rPr>
        <w:t xml:space="preserve"> </w:t>
      </w:r>
      <w:commentRangeEnd w:id="100"/>
      <w:r w:rsidR="005D12EC">
        <w:rPr>
          <w:rStyle w:val="CommentReference"/>
          <w:rFonts w:asciiTheme="minorHAnsi" w:eastAsiaTheme="minorEastAsia" w:hAnsiTheme="minorHAnsi" w:cstheme="minorBidi"/>
          <w:lang w:eastAsia="ja-JP"/>
        </w:rPr>
        <w:commentReference w:id="100"/>
      </w:r>
    </w:p>
    <w:p w14:paraId="57F8B695" w14:textId="33765DBC" w:rsidR="0062611B" w:rsidRDefault="0062611B">
      <w:pPr>
        <w:rPr>
          <w:rFonts w:ascii="Helvetica" w:hAnsi="Helvetica"/>
          <w:sz w:val="22"/>
          <w:szCs w:val="22"/>
        </w:rPr>
      </w:pPr>
      <w:r>
        <w:rPr>
          <w:rFonts w:ascii="Helvetica" w:hAnsi="Helvetica"/>
          <w:sz w:val="22"/>
          <w:szCs w:val="22"/>
        </w:rPr>
        <w:br w:type="page"/>
      </w:r>
    </w:p>
    <w:p w14:paraId="5EF6C877" w14:textId="7F686D7B" w:rsidR="00C80858" w:rsidRDefault="0062611B">
      <w:pPr>
        <w:rPr>
          <w:rFonts w:ascii="Helvetica" w:hAnsi="Helvetica"/>
          <w:sz w:val="22"/>
          <w:szCs w:val="22"/>
        </w:rPr>
      </w:pPr>
      <w:r>
        <w:rPr>
          <w:rFonts w:ascii="Helvetica" w:hAnsi="Helvetica"/>
          <w:noProof/>
          <w:sz w:val="22"/>
          <w:szCs w:val="22"/>
        </w:rPr>
        <w:lastRenderedPageBreak/>
        <w:drawing>
          <wp:inline distT="0" distB="0" distL="0" distR="0" wp14:anchorId="643D045D" wp14:editId="029E0182">
            <wp:extent cx="5943600" cy="5297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a:stretch>
                      <a:fillRect/>
                    </a:stretch>
                  </pic:blipFill>
                  <pic:spPr>
                    <a:xfrm>
                      <a:off x="0" y="0"/>
                      <a:ext cx="5943600" cy="5297170"/>
                    </a:xfrm>
                    <a:prstGeom prst="rect">
                      <a:avLst/>
                    </a:prstGeom>
                  </pic:spPr>
                </pic:pic>
              </a:graphicData>
            </a:graphic>
          </wp:inline>
        </w:drawing>
      </w:r>
    </w:p>
    <w:p w14:paraId="2329DDF3" w14:textId="41019DD7" w:rsidR="00C80858" w:rsidRDefault="00C80858" w:rsidP="00D13868">
      <w:pPr>
        <w:rPr>
          <w:rFonts w:ascii="Helvetica" w:hAnsi="Helvetica"/>
          <w:b/>
          <w:sz w:val="22"/>
          <w:szCs w:val="22"/>
        </w:rPr>
      </w:pPr>
    </w:p>
    <w:p w14:paraId="5881F746" w14:textId="6F9536B5" w:rsidR="00C80858" w:rsidRPr="003805EE" w:rsidRDefault="00C80858" w:rsidP="00BF01EC">
      <w:pPr>
        <w:rPr>
          <w:rFonts w:ascii="Helvetica" w:hAnsi="Helvetica"/>
          <w:sz w:val="22"/>
          <w:szCs w:val="22"/>
        </w:rPr>
      </w:pPr>
      <w:r w:rsidRPr="003805EE">
        <w:rPr>
          <w:rFonts w:ascii="Helvetica" w:hAnsi="Helvetica"/>
          <w:b/>
          <w:sz w:val="22"/>
          <w:szCs w:val="22"/>
        </w:rPr>
        <w:t xml:space="preserve">Figure </w:t>
      </w:r>
      <w:r w:rsidR="00E7018B">
        <w:rPr>
          <w:rFonts w:ascii="Helvetica" w:hAnsi="Helvetica"/>
          <w:b/>
          <w:sz w:val="22"/>
          <w:szCs w:val="22"/>
        </w:rPr>
        <w:t>5</w:t>
      </w:r>
      <w:r w:rsidRPr="003805EE">
        <w:rPr>
          <w:rFonts w:ascii="Helvetica" w:hAnsi="Helvetica"/>
          <w:b/>
          <w:sz w:val="22"/>
          <w:szCs w:val="22"/>
        </w:rPr>
        <w:t xml:space="preserve">: </w:t>
      </w:r>
      <w:r w:rsidR="00057654">
        <w:rPr>
          <w:rFonts w:ascii="Helvetica" w:hAnsi="Helvetica"/>
          <w:bCs/>
          <w:sz w:val="22"/>
          <w:szCs w:val="22"/>
        </w:rPr>
        <w:t xml:space="preserve">Suite of </w:t>
      </w:r>
      <w:r w:rsidR="00057654">
        <w:rPr>
          <w:rFonts w:ascii="Helvetica" w:hAnsi="Helvetica"/>
          <w:sz w:val="22"/>
          <w:szCs w:val="22"/>
        </w:rPr>
        <w:t>s</w:t>
      </w:r>
      <w:r w:rsidRPr="003805EE">
        <w:rPr>
          <w:rFonts w:ascii="Helvetica" w:hAnsi="Helvetica"/>
          <w:sz w:val="22"/>
          <w:szCs w:val="22"/>
        </w:rPr>
        <w:t>afe combination</w:t>
      </w:r>
      <w:r w:rsidR="00057654">
        <w:rPr>
          <w:rFonts w:ascii="Helvetica" w:hAnsi="Helvetica"/>
          <w:sz w:val="22"/>
          <w:szCs w:val="22"/>
        </w:rPr>
        <w:t>s</w:t>
      </w:r>
      <w:r w:rsidRPr="003805EE">
        <w:rPr>
          <w:rFonts w:ascii="Helvetica" w:hAnsi="Helvetica"/>
          <w:sz w:val="22"/>
          <w:szCs w:val="22"/>
        </w:rPr>
        <w:t xml:space="preserve"> of monitoring and harvest rates that avoids crossing </w:t>
      </w:r>
      <w:r w:rsidR="0062611B">
        <w:rPr>
          <w:rFonts w:ascii="Helvetica" w:hAnsi="Helvetica"/>
          <w:sz w:val="22"/>
          <w:szCs w:val="22"/>
        </w:rPr>
        <w:t>a critical biological threshold (</w:t>
      </w:r>
      <w:r w:rsidR="0062611B" w:rsidRPr="0062611B">
        <w:rPr>
          <w:rFonts w:ascii="Helvetica" w:hAnsi="Helvetica"/>
          <w:i/>
          <w:iCs/>
          <w:sz w:val="22"/>
          <w:szCs w:val="22"/>
        </w:rPr>
        <w:t>A</w:t>
      </w:r>
      <w:r w:rsidR="0062611B">
        <w:rPr>
          <w:rFonts w:ascii="Helvetica" w:hAnsi="Helvetica"/>
          <w:sz w:val="22"/>
          <w:szCs w:val="22"/>
        </w:rPr>
        <w:t xml:space="preserve"> = 10) </w:t>
      </w:r>
      <w:r w:rsidRPr="003805EE">
        <w:rPr>
          <w:rFonts w:ascii="Helvetica" w:hAnsi="Helvetica"/>
          <w:sz w:val="22"/>
          <w:szCs w:val="22"/>
        </w:rPr>
        <w:t xml:space="preserve">given </w:t>
      </w:r>
      <w:r w:rsidR="00C9451C">
        <w:rPr>
          <w:rFonts w:ascii="Helvetica" w:hAnsi="Helvetica"/>
          <w:sz w:val="22"/>
          <w:szCs w:val="22"/>
        </w:rPr>
        <w:t>high (blue) and low (red) risk tolerance</w:t>
      </w:r>
      <w:r w:rsidRPr="003805EE">
        <w:rPr>
          <w:rFonts w:ascii="Helvetica" w:hAnsi="Helvetica"/>
          <w:sz w:val="22"/>
          <w:szCs w:val="22"/>
        </w:rPr>
        <w:t xml:space="preserve">. The </w:t>
      </w:r>
      <w:r w:rsidR="00432018">
        <w:rPr>
          <w:rFonts w:ascii="Helvetica" w:hAnsi="Helvetica"/>
          <w:sz w:val="22"/>
          <w:szCs w:val="22"/>
        </w:rPr>
        <w:t>minimum amount of monitoring</w:t>
      </w:r>
      <w:r w:rsidR="007A75F7">
        <w:rPr>
          <w:rFonts w:ascii="Helvetica" w:hAnsi="Helvetica"/>
          <w:sz w:val="22"/>
          <w:szCs w:val="22"/>
        </w:rPr>
        <w:t xml:space="preserve"> precision</w:t>
      </w:r>
      <w:r w:rsidR="00432018">
        <w:rPr>
          <w:rFonts w:ascii="Helvetica" w:hAnsi="Helvetica"/>
          <w:sz w:val="22"/>
          <w:szCs w:val="22"/>
        </w:rPr>
        <w:t xml:space="preserve"> </w:t>
      </w:r>
      <w:r w:rsidRPr="003805EE">
        <w:rPr>
          <w:rFonts w:ascii="Helvetica" w:hAnsi="Helvetica"/>
          <w:sz w:val="22"/>
          <w:szCs w:val="22"/>
        </w:rPr>
        <w:t>needed</w:t>
      </w:r>
      <w:r w:rsidR="00432018">
        <w:rPr>
          <w:rFonts w:ascii="Helvetica" w:hAnsi="Helvetica"/>
          <w:sz w:val="22"/>
          <w:szCs w:val="22"/>
        </w:rPr>
        <w:t xml:space="preserve"> (maximum</w:t>
      </w:r>
      <w:r w:rsidR="00432018" w:rsidRPr="003805EE">
        <w:rPr>
          <w:rFonts w:ascii="Helvetica" w:hAnsi="Helvetica"/>
          <w:sz w:val="22"/>
          <w:szCs w:val="22"/>
        </w:rPr>
        <w:t xml:space="preserve"> allowable CV</w:t>
      </w:r>
      <w:r w:rsidR="00432018">
        <w:rPr>
          <w:rFonts w:ascii="Helvetica" w:hAnsi="Helvetica"/>
          <w:sz w:val="22"/>
          <w:szCs w:val="22"/>
        </w:rPr>
        <w:t xml:space="preserve"> where </w:t>
      </w:r>
      <w:r w:rsidR="00432018" w:rsidRPr="003805EE">
        <w:rPr>
          <w:rFonts w:ascii="Helvetica" w:hAnsi="Helvetica"/>
          <w:sz w:val="22"/>
          <w:szCs w:val="22"/>
        </w:rPr>
        <w:t>high CV corresponds to less monitoring)</w:t>
      </w:r>
      <w:r w:rsidR="007A75F7">
        <w:rPr>
          <w:rFonts w:ascii="Helvetica" w:hAnsi="Helvetica"/>
          <w:sz w:val="22"/>
          <w:szCs w:val="22"/>
        </w:rPr>
        <w:t xml:space="preserve"> for a given maximum harvest rate (</w:t>
      </w:r>
      <w:proofErr w:type="spellStart"/>
      <w:r w:rsidR="007A75F7" w:rsidRPr="007A75F7">
        <w:rPr>
          <w:rFonts w:ascii="Helvetica" w:hAnsi="Helvetica"/>
          <w:i/>
          <w:iCs/>
          <w:sz w:val="22"/>
          <w:szCs w:val="22"/>
        </w:rPr>
        <w:t>pH</w:t>
      </w:r>
      <w:r w:rsidR="007A75F7" w:rsidRPr="007A75F7">
        <w:rPr>
          <w:rFonts w:ascii="Helvetica" w:hAnsi="Helvetica"/>
          <w:i/>
          <w:iCs/>
          <w:sz w:val="22"/>
          <w:szCs w:val="22"/>
          <w:vertAlign w:val="subscript"/>
        </w:rPr>
        <w:t>msy</w:t>
      </w:r>
      <w:proofErr w:type="spellEnd"/>
      <w:r w:rsidR="007A75F7">
        <w:rPr>
          <w:rFonts w:ascii="Helvetica" w:hAnsi="Helvetica"/>
          <w:sz w:val="22"/>
          <w:szCs w:val="22"/>
        </w:rPr>
        <w:t>)</w:t>
      </w:r>
      <w:r w:rsidRPr="003805EE">
        <w:rPr>
          <w:rFonts w:ascii="Helvetica" w:hAnsi="Helvetica"/>
          <w:sz w:val="22"/>
          <w:szCs w:val="22"/>
        </w:rPr>
        <w:t xml:space="preserve"> to avoid a threshold under </w:t>
      </w:r>
      <w:r w:rsidR="00C9451C">
        <w:rPr>
          <w:rFonts w:ascii="Helvetica" w:hAnsi="Helvetica"/>
          <w:sz w:val="22"/>
          <w:szCs w:val="22"/>
        </w:rPr>
        <w:t>two</w:t>
      </w:r>
      <w:r w:rsidRPr="003805EE">
        <w:rPr>
          <w:rFonts w:ascii="Helvetica" w:hAnsi="Helvetica"/>
          <w:sz w:val="22"/>
          <w:szCs w:val="22"/>
        </w:rPr>
        <w:t xml:space="preserve"> different risk scenarios (1%</w:t>
      </w:r>
      <w:r w:rsidR="00C9451C">
        <w:rPr>
          <w:rFonts w:ascii="Helvetica" w:hAnsi="Helvetica"/>
          <w:sz w:val="22"/>
          <w:szCs w:val="22"/>
        </w:rPr>
        <w:t xml:space="preserve"> </w:t>
      </w:r>
      <w:r w:rsidRPr="003805EE">
        <w:rPr>
          <w:rFonts w:ascii="Helvetica" w:hAnsi="Helvetica"/>
          <w:sz w:val="22"/>
          <w:szCs w:val="22"/>
        </w:rPr>
        <w:t xml:space="preserve">and 20% of crossing a threshold). A higher precision of monitoring and lower rate of harvest is required to avoid a crossing a threshold, thus as </w:t>
      </w:r>
      <w:r w:rsidR="007A75F7">
        <w:rPr>
          <w:rFonts w:ascii="Helvetica" w:hAnsi="Helvetica"/>
          <w:sz w:val="22"/>
          <w:szCs w:val="22"/>
        </w:rPr>
        <w:t xml:space="preserve">maximum </w:t>
      </w:r>
      <w:r w:rsidRPr="003805EE">
        <w:rPr>
          <w:rFonts w:ascii="Helvetica" w:hAnsi="Helvetica"/>
          <w:sz w:val="22"/>
          <w:szCs w:val="22"/>
        </w:rPr>
        <w:t xml:space="preserve">harvest rate increases, a decline occurs in the </w:t>
      </w:r>
      <w:r w:rsidR="007A75F7">
        <w:rPr>
          <w:rFonts w:ascii="Helvetica" w:hAnsi="Helvetica"/>
          <w:sz w:val="22"/>
          <w:szCs w:val="22"/>
        </w:rPr>
        <w:t>minimum allowable monitoring precision is needed</w:t>
      </w:r>
      <w:r w:rsidRPr="003805EE">
        <w:rPr>
          <w:rFonts w:ascii="Helvetica" w:hAnsi="Helvetica"/>
          <w:sz w:val="22"/>
          <w:szCs w:val="22"/>
        </w:rPr>
        <w:t xml:space="preserve"> to avoid crossing a threshold. </w:t>
      </w:r>
      <w:r w:rsidR="00D67EBB">
        <w:rPr>
          <w:rFonts w:ascii="Helvetica" w:hAnsi="Helvetica"/>
          <w:sz w:val="22"/>
          <w:szCs w:val="22"/>
        </w:rPr>
        <w:t>The total safe</w:t>
      </w:r>
      <w:r w:rsidR="007A75F7">
        <w:rPr>
          <w:rFonts w:ascii="Helvetica" w:hAnsi="Helvetica"/>
          <w:sz w:val="22"/>
          <w:szCs w:val="22"/>
        </w:rPr>
        <w:t xml:space="preserve"> area of potential</w:t>
      </w:r>
      <w:r w:rsidR="00D67EBB">
        <w:rPr>
          <w:rFonts w:ascii="Helvetica" w:hAnsi="Helvetica"/>
          <w:sz w:val="22"/>
          <w:szCs w:val="22"/>
        </w:rPr>
        <w:t xml:space="preserve"> combinations of monitoring</w:t>
      </w:r>
      <w:r w:rsidR="007A75F7">
        <w:rPr>
          <w:rFonts w:ascii="Helvetica" w:hAnsi="Helvetica"/>
          <w:sz w:val="22"/>
          <w:szCs w:val="22"/>
        </w:rPr>
        <w:t xml:space="preserve"> precision</w:t>
      </w:r>
      <w:r w:rsidR="00D67EBB">
        <w:rPr>
          <w:rFonts w:ascii="Helvetica" w:hAnsi="Helvetica"/>
          <w:sz w:val="22"/>
          <w:szCs w:val="22"/>
        </w:rPr>
        <w:t xml:space="preserve"> and </w:t>
      </w:r>
      <w:r w:rsidR="007A75F7">
        <w:rPr>
          <w:rFonts w:ascii="Helvetica" w:hAnsi="Helvetica"/>
          <w:sz w:val="22"/>
          <w:szCs w:val="22"/>
        </w:rPr>
        <w:t xml:space="preserve">maximum </w:t>
      </w:r>
      <w:r w:rsidR="00D67EBB">
        <w:rPr>
          <w:rFonts w:ascii="Helvetica" w:hAnsi="Helvetica"/>
          <w:sz w:val="22"/>
          <w:szCs w:val="22"/>
        </w:rPr>
        <w:t xml:space="preserve">harvest increases as tolerance to risk increases from 1% (dashed red) to 20% (solid blue). </w:t>
      </w:r>
      <w:r w:rsidRPr="003805EE">
        <w:rPr>
          <w:rFonts w:ascii="Helvetica" w:hAnsi="Helvetica"/>
          <w:sz w:val="22"/>
          <w:szCs w:val="22"/>
        </w:rPr>
        <w:t>Lines represent median of 1</w:t>
      </w:r>
      <w:r w:rsidR="00D67EBB">
        <w:rPr>
          <w:rFonts w:ascii="Helvetica" w:hAnsi="Helvetica"/>
          <w:sz w:val="22"/>
          <w:szCs w:val="22"/>
        </w:rPr>
        <w:t>0,</w:t>
      </w:r>
      <w:r w:rsidRPr="003805EE">
        <w:rPr>
          <w:rFonts w:ascii="Helvetica" w:hAnsi="Helvetica"/>
          <w:sz w:val="22"/>
          <w:szCs w:val="22"/>
        </w:rPr>
        <w:t xml:space="preserve">000 </w:t>
      </w:r>
      <w:r w:rsidR="00D67EBB">
        <w:rPr>
          <w:rFonts w:ascii="Helvetica" w:hAnsi="Helvetica"/>
          <w:sz w:val="22"/>
          <w:szCs w:val="22"/>
        </w:rPr>
        <w:t>50</w:t>
      </w:r>
      <w:r w:rsidRPr="003805EE">
        <w:rPr>
          <w:rFonts w:ascii="Helvetica" w:hAnsi="Helvetica"/>
          <w:sz w:val="22"/>
          <w:szCs w:val="22"/>
        </w:rPr>
        <w:t>-year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r w:rsidR="00D67EBB">
        <w:rPr>
          <w:rFonts w:ascii="Helvetica" w:hAnsi="Helvetica"/>
          <w:sz w:val="22"/>
          <w:szCs w:val="22"/>
        </w:rPr>
        <w:t xml:space="preserve"> </w:t>
      </w:r>
    </w:p>
    <w:p w14:paraId="0CF81EA3" w14:textId="77777777" w:rsidR="00C80858" w:rsidRPr="003805EE" w:rsidRDefault="00C80858" w:rsidP="00D13868">
      <w:pPr>
        <w:rPr>
          <w:rFonts w:ascii="Helvetica" w:hAnsi="Helvetica"/>
          <w:sz w:val="22"/>
          <w:szCs w:val="22"/>
        </w:rPr>
      </w:pPr>
    </w:p>
    <w:p w14:paraId="32062F75" w14:textId="5B3D86BF" w:rsidR="005458C6" w:rsidRDefault="00A800CF" w:rsidP="00310006">
      <w:pPr>
        <w:rPr>
          <w:rFonts w:ascii="Helvetica" w:hAnsi="Helvetica"/>
          <w:b/>
          <w:sz w:val="22"/>
          <w:szCs w:val="22"/>
        </w:rPr>
      </w:pPr>
      <w:r w:rsidRPr="003805EE">
        <w:rPr>
          <w:rFonts w:ascii="Helvetica" w:hAnsi="Helvetica"/>
          <w:b/>
          <w:sz w:val="22"/>
          <w:szCs w:val="22"/>
        </w:rPr>
        <w:br w:type="page"/>
      </w:r>
    </w:p>
    <w:p w14:paraId="5FB56F36" w14:textId="1B667FCC" w:rsidR="00A67FE0" w:rsidRPr="003805EE" w:rsidRDefault="00A67FE0">
      <w:pPr>
        <w:rPr>
          <w:rFonts w:ascii="Helvetica" w:hAnsi="Helvetica"/>
          <w:b/>
          <w:sz w:val="22"/>
          <w:szCs w:val="22"/>
        </w:rPr>
      </w:pPr>
    </w:p>
    <w:p w14:paraId="325778DE" w14:textId="49F49A56" w:rsidR="00A67FE0" w:rsidRPr="003805EE" w:rsidRDefault="00C13792">
      <w:pPr>
        <w:rPr>
          <w:rFonts w:ascii="Helvetica" w:hAnsi="Helvetica"/>
          <w:b/>
          <w:sz w:val="22"/>
          <w:szCs w:val="22"/>
        </w:rPr>
      </w:pPr>
      <w:r>
        <w:rPr>
          <w:rFonts w:ascii="Helvetica" w:hAnsi="Helvetica"/>
          <w:b/>
          <w:noProof/>
          <w:sz w:val="22"/>
          <w:szCs w:val="22"/>
        </w:rPr>
        <w:drawing>
          <wp:inline distT="0" distB="0" distL="0" distR="0" wp14:anchorId="79B478EB" wp14:editId="717A9F09">
            <wp:extent cx="5943600" cy="4245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6"/>
                    <a:stretch>
                      <a:fillRect/>
                    </a:stretch>
                  </pic:blipFill>
                  <pic:spPr>
                    <a:xfrm>
                      <a:off x="0" y="0"/>
                      <a:ext cx="5943600" cy="4245610"/>
                    </a:xfrm>
                    <a:prstGeom prst="rect">
                      <a:avLst/>
                    </a:prstGeom>
                  </pic:spPr>
                </pic:pic>
              </a:graphicData>
            </a:graphic>
          </wp:inline>
        </w:drawing>
      </w:r>
    </w:p>
    <w:p w14:paraId="0FDD2871" w14:textId="65B2CC40" w:rsidR="00783ACA" w:rsidRDefault="00783ACA">
      <w:pPr>
        <w:rPr>
          <w:rFonts w:ascii="Helvetica" w:hAnsi="Helvetica"/>
          <w:b/>
          <w:sz w:val="22"/>
          <w:szCs w:val="22"/>
        </w:rPr>
      </w:pPr>
    </w:p>
    <w:p w14:paraId="5879EF6B" w14:textId="668F33C7" w:rsidR="00C80858" w:rsidRPr="003805EE" w:rsidRDefault="00C80858">
      <w:pPr>
        <w:rPr>
          <w:rFonts w:ascii="Helvetica" w:hAnsi="Helvetica"/>
          <w:b/>
          <w:sz w:val="22"/>
          <w:szCs w:val="22"/>
        </w:rPr>
      </w:pPr>
      <w:r w:rsidRPr="003805EE">
        <w:rPr>
          <w:rFonts w:ascii="Helvetica" w:hAnsi="Helvetica"/>
          <w:b/>
          <w:sz w:val="22"/>
          <w:szCs w:val="22"/>
        </w:rPr>
        <w:t xml:space="preserve">Figure </w:t>
      </w:r>
      <w:r w:rsidR="00E7018B">
        <w:rPr>
          <w:rFonts w:ascii="Helvetica" w:hAnsi="Helvetica"/>
          <w:b/>
          <w:sz w:val="22"/>
          <w:szCs w:val="22"/>
        </w:rPr>
        <w:t>6</w:t>
      </w:r>
      <w:r w:rsidRPr="003805EE">
        <w:rPr>
          <w:rFonts w:ascii="Helvetica" w:hAnsi="Helvetica"/>
          <w:b/>
          <w:sz w:val="22"/>
          <w:szCs w:val="22"/>
        </w:rPr>
        <w:t>.</w:t>
      </w:r>
      <w:r w:rsidRPr="003805EE">
        <w:rPr>
          <w:rFonts w:ascii="Helvetica" w:hAnsi="Helvetica"/>
          <w:sz w:val="22"/>
          <w:szCs w:val="22"/>
        </w:rPr>
        <w:t xml:space="preserve"> Financial benefits of a precautionary buffer approach when the industry bears the cost of monitoring. Comparison of constant but fixed monitoring investment (</w:t>
      </w:r>
      <w:proofErr w:type="gramStart"/>
      <w:r w:rsidRPr="003805EE">
        <w:rPr>
          <w:rFonts w:ascii="Helvetica" w:hAnsi="Helvetica"/>
          <w:sz w:val="22"/>
          <w:szCs w:val="22"/>
        </w:rPr>
        <w:t>i.e.</w:t>
      </w:r>
      <w:proofErr w:type="gramEnd"/>
      <w:r w:rsidRPr="003805EE">
        <w:rPr>
          <w:rFonts w:ascii="Helvetica" w:hAnsi="Helvetica"/>
          <w:sz w:val="22"/>
          <w:szCs w:val="22"/>
        </w:rPr>
        <w:t xml:space="preserve"> high monitoring </w:t>
      </w:r>
      <w:r w:rsidR="00C36557">
        <w:rPr>
          <w:rFonts w:ascii="Helvetica" w:hAnsi="Helvetica"/>
          <w:sz w:val="22"/>
          <w:szCs w:val="22"/>
        </w:rPr>
        <w:t xml:space="preserve">precision </w:t>
      </w:r>
      <w:r w:rsidRPr="003805EE">
        <w:rPr>
          <w:rFonts w:ascii="Helvetica" w:hAnsi="Helvetica"/>
          <w:sz w:val="22"/>
          <w:szCs w:val="22"/>
        </w:rPr>
        <w:t>[CV=0.1, solid line and circles] or low</w:t>
      </w:r>
      <w:r w:rsidR="00C36557">
        <w:rPr>
          <w:rFonts w:ascii="Helvetica" w:hAnsi="Helvetica"/>
          <w:sz w:val="22"/>
          <w:szCs w:val="22"/>
        </w:rPr>
        <w:t xml:space="preserve"> precision</w:t>
      </w:r>
      <w:r w:rsidRPr="003805EE">
        <w:rPr>
          <w:rFonts w:ascii="Helvetica" w:hAnsi="Helvetica"/>
          <w:sz w:val="22"/>
          <w:szCs w:val="22"/>
        </w:rPr>
        <w:t xml:space="preserve"> monitoring [CV=0.5, short-dash line and triangles])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monitoring is low</w:t>
      </w:r>
      <w:r w:rsidR="005E03C8">
        <w:rPr>
          <w:rFonts w:ascii="Helvetica" w:hAnsi="Helvetica"/>
          <w:sz w:val="22"/>
          <w:szCs w:val="22"/>
        </w:rPr>
        <w:t xml:space="preserve"> precision</w:t>
      </w:r>
      <w:r w:rsidRPr="003805EE">
        <w:rPr>
          <w:rFonts w:ascii="Helvetica" w:hAnsi="Helvetica"/>
          <w:sz w:val="22"/>
          <w:szCs w:val="22"/>
        </w:rPr>
        <w:t xml:space="preserve">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xml:space="preserve">) monitoring is high </w:t>
      </w:r>
      <w:r w:rsidR="005E03C8">
        <w:rPr>
          <w:rFonts w:ascii="Helvetica" w:hAnsi="Helvetica"/>
          <w:sz w:val="22"/>
          <w:szCs w:val="22"/>
        </w:rPr>
        <w:t xml:space="preserve">precision </w:t>
      </w:r>
      <w:r w:rsidRPr="003805EE">
        <w:rPr>
          <w:rFonts w:ascii="Helvetica" w:hAnsi="Helvetica"/>
          <w:sz w:val="22"/>
          <w:szCs w:val="22"/>
        </w:rPr>
        <w:t>(long dash line and squares).</w:t>
      </w:r>
      <w:r w:rsidR="001322A3">
        <w:rPr>
          <w:rFonts w:ascii="Helvetica" w:hAnsi="Helvetica"/>
          <w:sz w:val="22"/>
          <w:szCs w:val="22"/>
        </w:rPr>
        <w:t xml:space="preserve"> Cost function slope (</w:t>
      </w:r>
      <w:r w:rsidR="001322A3" w:rsidRPr="00D13868">
        <w:rPr>
          <w:rFonts w:ascii="Helvetica" w:hAnsi="Helvetica"/>
          <w:i/>
          <w:iCs/>
          <w:sz w:val="22"/>
          <w:szCs w:val="22"/>
        </w:rPr>
        <w:t>cs</w:t>
      </w:r>
      <w:r w:rsidR="001322A3" w:rsidRPr="001322A3">
        <w:rPr>
          <w:rFonts w:ascii="Helvetica" w:hAnsi="Helvetica"/>
          <w:sz w:val="22"/>
          <w:szCs w:val="22"/>
        </w:rPr>
        <w:t>)</w:t>
      </w:r>
      <w:r w:rsidR="001322A3">
        <w:rPr>
          <w:rFonts w:ascii="Helvetica" w:hAnsi="Helvetica"/>
          <w:sz w:val="22"/>
          <w:szCs w:val="22"/>
        </w:rPr>
        <w:t xml:space="preserve"> </w:t>
      </w:r>
      <w:proofErr w:type="gramStart"/>
      <w:r w:rsidR="001322A3">
        <w:rPr>
          <w:rFonts w:ascii="Helvetica" w:hAnsi="Helvetica"/>
          <w:sz w:val="22"/>
          <w:szCs w:val="22"/>
        </w:rPr>
        <w:t>=  5</w:t>
      </w:r>
      <w:proofErr w:type="gramEnd"/>
      <w:r w:rsidR="006F463E">
        <w:rPr>
          <w:rFonts w:ascii="Helvetica" w:hAnsi="Helvetica"/>
          <w:sz w:val="22"/>
          <w:szCs w:val="22"/>
        </w:rPr>
        <w:t>.</w:t>
      </w:r>
      <w:r w:rsidRPr="003805EE">
        <w:rPr>
          <w:rFonts w:ascii="Helvetica" w:hAnsi="Helvetica"/>
          <w:sz w:val="22"/>
          <w:szCs w:val="22"/>
        </w:rPr>
        <w:t xml:space="preserve"> </w:t>
      </w:r>
      <w:r w:rsidR="005E03C8">
        <w:rPr>
          <w:rFonts w:ascii="Helvetica" w:hAnsi="Helvetica"/>
          <w:sz w:val="22"/>
          <w:szCs w:val="22"/>
        </w:rPr>
        <w:t>Median results from 10,000 s</w:t>
      </w:r>
      <w:r w:rsidR="005E03C8" w:rsidRPr="003805EE">
        <w:rPr>
          <w:rFonts w:ascii="Helvetica" w:hAnsi="Helvetica"/>
          <w:sz w:val="22"/>
          <w:szCs w:val="22"/>
        </w:rPr>
        <w:t xml:space="preserve">imulations </w:t>
      </w:r>
      <w:r w:rsidRPr="003805EE">
        <w:rPr>
          <w:rFonts w:ascii="Helvetica" w:hAnsi="Helvetica"/>
          <w:sz w:val="22"/>
          <w:szCs w:val="22"/>
        </w:rPr>
        <w:t>shown for a range of maximum harvest efforts</w:t>
      </w:r>
      <w:r w:rsidR="005E03C8">
        <w:rPr>
          <w:rFonts w:ascii="Helvetica" w:hAnsi="Helvetica"/>
          <w:sz w:val="22"/>
          <w:szCs w:val="22"/>
        </w:rPr>
        <w:t xml:space="preserve"> (x axis)</w:t>
      </w:r>
      <w:r w:rsidRPr="003805EE">
        <w:rPr>
          <w:rFonts w:ascii="Helvetica" w:hAnsi="Helvetica"/>
          <w:sz w:val="22"/>
          <w:szCs w:val="22"/>
        </w:rPr>
        <w:t xml:space="preserve">, and </w:t>
      </w:r>
      <w:r w:rsidR="00F25C20">
        <w:rPr>
          <w:rFonts w:ascii="Helvetica" w:hAnsi="Helvetica"/>
          <w:sz w:val="22"/>
          <w:szCs w:val="22"/>
        </w:rPr>
        <w:t>blue and red points</w:t>
      </w:r>
      <w:r w:rsidRPr="003805EE">
        <w:rPr>
          <w:rFonts w:ascii="Helvetica" w:hAnsi="Helvetica"/>
          <w:sz w:val="22"/>
          <w:szCs w:val="22"/>
        </w:rPr>
        <w:t xml:space="preserve"> represent the low and high probability of tipping </w:t>
      </w:r>
      <w:r w:rsidR="00840351">
        <w:rPr>
          <w:rFonts w:ascii="Helvetica" w:hAnsi="Helvetica"/>
          <w:sz w:val="22"/>
          <w:szCs w:val="22"/>
        </w:rPr>
        <w:t>across a biological threshold</w:t>
      </w:r>
      <w:r w:rsidRPr="003805EE">
        <w:rPr>
          <w:rFonts w:ascii="Helvetica" w:hAnsi="Helvetica"/>
          <w:sz w:val="22"/>
          <w:szCs w:val="22"/>
        </w:rPr>
        <w:t xml:space="preserve">, respectively. </w:t>
      </w:r>
    </w:p>
    <w:p w14:paraId="29BFBDF4" w14:textId="6C271B1D" w:rsidR="00C80858" w:rsidRPr="003805EE" w:rsidRDefault="00C80858">
      <w:pPr>
        <w:rPr>
          <w:rFonts w:ascii="Helvetica" w:hAnsi="Helvetica"/>
          <w:b/>
          <w:sz w:val="22"/>
          <w:szCs w:val="22"/>
        </w:rPr>
      </w:pPr>
    </w:p>
    <w:sectPr w:rsidR="00C80858" w:rsidRPr="003805EE"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Megsie Siple" w:date="2021-02-04T11:36:00Z" w:initials="MCS">
    <w:p w14:paraId="2813D83D" w14:textId="1CA16733" w:rsidR="00896D67" w:rsidRDefault="00896D67">
      <w:pPr>
        <w:pStyle w:val="CommentText"/>
      </w:pPr>
      <w:r>
        <w:rPr>
          <w:rStyle w:val="CommentReference"/>
        </w:rPr>
        <w:annotationRef/>
      </w:r>
      <w:r>
        <w:t>I think of a precautionary buffer as something usually implemented when there is low information, so that the risk is lower—I think what you’re trying to say here is that managers should prioritize monitoring improvements in systems where the resource is declining.</w:t>
      </w:r>
    </w:p>
  </w:comment>
  <w:comment w:id="4" w:author="jameal samhouri" w:date="2021-02-02T13:30:00Z" w:initials="jfs">
    <w:p w14:paraId="7E103CFF" w14:textId="6774E2A4" w:rsidR="00896D67" w:rsidRDefault="00896D67">
      <w:pPr>
        <w:pStyle w:val="CommentText"/>
      </w:pPr>
      <w:r>
        <w:rPr>
          <w:rStyle w:val="CommentReference"/>
        </w:rPr>
        <w:annotationRef/>
      </w:r>
      <w:r>
        <w:t>Wondering if we need to refresh the literature cited here at all, especially Carl B’s stuff?</w:t>
      </w:r>
    </w:p>
  </w:comment>
  <w:comment w:id="6" w:author="Megsie Siple" w:date="2021-02-04T12:01:00Z" w:initials="MCS">
    <w:p w14:paraId="54BB3C60" w14:textId="7333759A" w:rsidR="00896D67" w:rsidRDefault="00896D67">
      <w:pPr>
        <w:pStyle w:val="CommentText"/>
      </w:pPr>
      <w:r>
        <w:rPr>
          <w:rStyle w:val="CommentReference"/>
        </w:rPr>
        <w:annotationRef/>
      </w:r>
      <w:r>
        <w:t>The proper citation for MSE is Smith 1994 or Smith 1999:</w:t>
      </w:r>
    </w:p>
    <w:p w14:paraId="761EE56A" w14:textId="77777777" w:rsidR="00896D67" w:rsidRDefault="00896D67">
      <w:pPr>
        <w:pStyle w:val="CommentText"/>
      </w:pPr>
    </w:p>
    <w:p w14:paraId="36B95012" w14:textId="77777777" w:rsidR="00896D67" w:rsidRPr="008F68B7" w:rsidRDefault="00896D67" w:rsidP="008F68B7">
      <w:pPr>
        <w:ind w:hanging="480"/>
      </w:pPr>
      <w:r w:rsidRPr="008F68B7">
        <w:t xml:space="preserve">Smith, A.D.M. (1994). Management strategy evaluation – the light on the hill. In: </w:t>
      </w:r>
      <w:r w:rsidRPr="008F68B7">
        <w:rPr>
          <w:i/>
          <w:iCs/>
        </w:rPr>
        <w:t>Population Dynamics for Fisheries Management</w:t>
      </w:r>
      <w:r w:rsidRPr="008F68B7">
        <w:t xml:space="preserve"> (ed. Hancock, D.A.). Australian Society for Fish Biology, Perth, Western Australia.</w:t>
      </w:r>
    </w:p>
    <w:p w14:paraId="28553A55" w14:textId="77777777" w:rsidR="00896D67" w:rsidRDefault="00896D67">
      <w:pPr>
        <w:pStyle w:val="CommentText"/>
      </w:pPr>
    </w:p>
    <w:p w14:paraId="1B54541E" w14:textId="046FDF17" w:rsidR="00896D67" w:rsidRPr="008F68B7" w:rsidRDefault="00896D67" w:rsidP="008F68B7">
      <w:pPr>
        <w:ind w:hanging="480"/>
      </w:pPr>
      <w:r w:rsidRPr="008F68B7">
        <w:t xml:space="preserve">Smith, A.D.M. (1999). Implementing effective fisheries-management systems – management strategy evaluation and the Australian partnership approach. </w:t>
      </w:r>
      <w:r w:rsidRPr="008F68B7">
        <w:rPr>
          <w:i/>
          <w:iCs/>
        </w:rPr>
        <w:t>ICES Journal of Marine Science</w:t>
      </w:r>
      <w:r w:rsidRPr="008F68B7">
        <w:t>, 56, 967–979.</w:t>
      </w:r>
    </w:p>
    <w:p w14:paraId="6E5D05B8" w14:textId="3E61D0BB" w:rsidR="00896D67" w:rsidRDefault="00896D67" w:rsidP="008F68B7">
      <w:pPr>
        <w:ind w:hanging="480"/>
      </w:pPr>
    </w:p>
  </w:comment>
  <w:comment w:id="7" w:author="Tim Essington" w:date="2019-04-22T17:22:00Z" w:initials="TEE">
    <w:p w14:paraId="54F0BB16" w14:textId="7993D1CA" w:rsidR="00896D67" w:rsidRDefault="00896D67" w:rsidP="001E691A">
      <w:pPr>
        <w:autoSpaceDE w:val="0"/>
        <w:autoSpaceDN w:val="0"/>
        <w:adjustRightInd w:val="0"/>
        <w:rPr>
          <w:rFonts w:ascii="`¯¶¯ÒA5'380˝©5'C7R" w:hAnsi="`¯¶¯ÒA5'380˝©5'C7R" w:cs="`¯¶¯ÒA5'380˝©5'C7R"/>
        </w:rPr>
      </w:pPr>
      <w:r>
        <w:rPr>
          <w:rStyle w:val="CommentReference"/>
        </w:rPr>
        <w:annotationRef/>
      </w:r>
      <w:r>
        <w:t xml:space="preserve">The original reference is: </w:t>
      </w:r>
      <w:r>
        <w:rPr>
          <w:rFonts w:ascii="`¯¶¯ÒA5'380˝©5'C7R" w:hAnsi="`¯¶¯ÒA5'380˝©5'C7R" w:cs="`¯¶¯ÒA5'380˝©5'C7R"/>
        </w:rPr>
        <w:t>M. Lewis and P. Karieva. Allee dynamics and the spread of invading organisms.</w:t>
      </w:r>
    </w:p>
    <w:p w14:paraId="750A9012" w14:textId="32461A14" w:rsidR="00896D67" w:rsidRDefault="00896D67" w:rsidP="001E691A">
      <w:pPr>
        <w:pStyle w:val="CommentText"/>
      </w:pPr>
      <w:r>
        <w:rPr>
          <w:rFonts w:ascii="`¯¶¯ÒA5'380˝©5'C7R" w:hAnsi="`¯¶¯ÒA5'380˝©5'C7R" w:cs="`¯¶¯ÒA5'380˝©5'C7R"/>
        </w:rPr>
        <w:t>Theoretical Population Biology, 43:141 – 158, 1993. 31</w:t>
      </w:r>
    </w:p>
  </w:comment>
  <w:comment w:id="10" w:author="jameal samhouri" w:date="2021-02-02T12:48:00Z" w:initials="jfs">
    <w:p w14:paraId="4BED083B" w14:textId="7C23D6CF" w:rsidR="00896D67" w:rsidRDefault="00896D67">
      <w:pPr>
        <w:pStyle w:val="CommentText"/>
      </w:pPr>
      <w:r>
        <w:rPr>
          <w:rStyle w:val="CommentReference"/>
        </w:rPr>
        <w:annotationRef/>
      </w:r>
      <w:r>
        <w:t>This could be streamlined</w:t>
      </w:r>
    </w:p>
  </w:comment>
  <w:comment w:id="12" w:author="jameal samhouri" w:date="2021-02-02T12:49:00Z" w:initials="jfs">
    <w:p w14:paraId="27F381F8" w14:textId="58782209" w:rsidR="00896D67" w:rsidRDefault="00896D67">
      <w:pPr>
        <w:pStyle w:val="CommentText"/>
      </w:pPr>
      <w:r>
        <w:rPr>
          <w:rStyle w:val="CommentReference"/>
        </w:rPr>
        <w:annotationRef/>
      </w:r>
      <w:r>
        <w:t>Defining here for use 2 sentences down</w:t>
      </w:r>
    </w:p>
  </w:comment>
  <w:comment w:id="13" w:author="jameal samhouri" w:date="2021-02-02T12:52:00Z" w:initials="jfs">
    <w:p w14:paraId="6FFBD033" w14:textId="77777777" w:rsidR="00896D67" w:rsidRDefault="00896D67">
      <w:pPr>
        <w:pStyle w:val="CommentText"/>
      </w:pPr>
      <w:r>
        <w:rPr>
          <w:rStyle w:val="CommentReference"/>
        </w:rPr>
        <w:annotationRef/>
      </w:r>
      <w:r>
        <w:t xml:space="preserve">Here definitions are important. </w:t>
      </w:r>
    </w:p>
    <w:p w14:paraId="2E38FEBC" w14:textId="2711803F" w:rsidR="00896D67" w:rsidRDefault="00896D67">
      <w:pPr>
        <w:pStyle w:val="CommentText"/>
      </w:pPr>
      <w:r>
        <w:t>Resilience</w:t>
      </w:r>
    </w:p>
    <w:p w14:paraId="13F1E2CE" w14:textId="77777777" w:rsidR="00896D67" w:rsidRDefault="00896D67">
      <w:pPr>
        <w:pStyle w:val="CommentText"/>
      </w:pPr>
      <w:r>
        <w:t>Recovery potential</w:t>
      </w:r>
    </w:p>
    <w:p w14:paraId="55BF15CA" w14:textId="76D23ECE" w:rsidR="00896D67" w:rsidRDefault="00896D67">
      <w:pPr>
        <w:pStyle w:val="CommentText"/>
      </w:pPr>
      <w:r>
        <w:t>Overharvested</w:t>
      </w:r>
    </w:p>
    <w:p w14:paraId="17E8BCBD" w14:textId="1F5640B5" w:rsidR="00896D67" w:rsidRDefault="00896D67">
      <w:pPr>
        <w:pStyle w:val="CommentText"/>
      </w:pPr>
      <w:r>
        <w:t>Recovered</w:t>
      </w:r>
    </w:p>
    <w:p w14:paraId="041A353A" w14:textId="4443D6D1" w:rsidR="00896D67" w:rsidRDefault="00896D67">
      <w:pPr>
        <w:pStyle w:val="CommentText"/>
      </w:pPr>
      <w:r>
        <w:t>rescue</w:t>
      </w:r>
    </w:p>
  </w:comment>
  <w:comment w:id="14" w:author="jameal samhouri" w:date="2021-02-02T12:51:00Z" w:initials="jfs">
    <w:p w14:paraId="696085A7" w14:textId="7563CC9D" w:rsidR="00896D67" w:rsidRDefault="00896D67">
      <w:pPr>
        <w:pStyle w:val="CommentText"/>
      </w:pPr>
      <w:r>
        <w:rPr>
          <w:rStyle w:val="CommentReference"/>
        </w:rPr>
        <w:annotationRef/>
      </w:r>
      <w:r>
        <w:t>define</w:t>
      </w:r>
    </w:p>
  </w:comment>
  <w:comment w:id="15" w:author="jameal samhouri" w:date="2021-02-02T12:51:00Z" w:initials="jfs">
    <w:p w14:paraId="6F5B1A67" w14:textId="76BD87BF" w:rsidR="00896D67" w:rsidRDefault="00896D67">
      <w:pPr>
        <w:pStyle w:val="CommentText"/>
      </w:pPr>
      <w:r>
        <w:rPr>
          <w:rStyle w:val="CommentReference"/>
        </w:rPr>
        <w:annotationRef/>
      </w:r>
      <w:r>
        <w:t>define</w:t>
      </w:r>
    </w:p>
  </w:comment>
  <w:comment w:id="16" w:author="jameal samhouri" w:date="2021-02-02T12:52:00Z" w:initials="jfs">
    <w:p w14:paraId="63D180C6" w14:textId="06BEEC42" w:rsidR="00896D67" w:rsidRDefault="00896D67">
      <w:pPr>
        <w:pStyle w:val="CommentText"/>
      </w:pPr>
      <w:r>
        <w:rPr>
          <w:rStyle w:val="CommentReference"/>
        </w:rPr>
        <w:annotationRef/>
      </w:r>
      <w:r>
        <w:t>to what level?</w:t>
      </w:r>
    </w:p>
  </w:comment>
  <w:comment w:id="17" w:author="Megsie Siple" w:date="2021-02-04T17:02:00Z" w:initials="MCS">
    <w:p w14:paraId="339B3CDE" w14:textId="42CD4400" w:rsidR="00896D67" w:rsidRDefault="00896D67">
      <w:pPr>
        <w:pStyle w:val="CommentText"/>
      </w:pPr>
      <w:r>
        <w:rPr>
          <w:rStyle w:val="CommentReference"/>
        </w:rPr>
        <w:annotationRef/>
      </w:r>
      <w:r>
        <w:t>What does this mean? At FMSY?</w:t>
      </w:r>
    </w:p>
  </w:comment>
  <w:comment w:id="18" w:author="Megsie Siple" w:date="2021-02-04T17:03:00Z" w:initials="MCS">
    <w:p w14:paraId="75C04B32" w14:textId="3166C574" w:rsidR="00896D67" w:rsidRDefault="00896D67">
      <w:pPr>
        <w:pStyle w:val="CommentText"/>
      </w:pPr>
      <w:r>
        <w:rPr>
          <w:rStyle w:val="CommentReference"/>
        </w:rPr>
        <w:annotationRef/>
      </w:r>
      <w:r>
        <w:t>This is part of the MSE approach – communicating uncertainty and risk to stakeholders</w:t>
      </w:r>
      <w:r>
        <w:rPr>
          <w:noProof/>
        </w:rPr>
        <w:t>. it might be a good tie in to mention here</w:t>
      </w:r>
    </w:p>
  </w:comment>
  <w:comment w:id="20" w:author="jameal samhouri" w:date="2021-02-02T12:39:00Z" w:initials="jfs">
    <w:p w14:paraId="148219D4" w14:textId="77777777" w:rsidR="00896D67" w:rsidRDefault="00896D67" w:rsidP="0079618D">
      <w:pPr>
        <w:pStyle w:val="CommentText"/>
      </w:pPr>
      <w:r>
        <w:rPr>
          <w:rStyle w:val="CommentReference"/>
        </w:rPr>
        <w:annotationRef/>
      </w:r>
      <w:r>
        <w:t xml:space="preserve">To distinguish it from the </w:t>
      </w:r>
      <w:proofErr w:type="spellStart"/>
      <w:r>
        <w:t>subsectuion</w:t>
      </w:r>
      <w:proofErr w:type="spellEnd"/>
      <w:r>
        <w:t xml:space="preserve"> above</w:t>
      </w:r>
    </w:p>
  </w:comment>
  <w:comment w:id="26" w:author="Megsie Siple" w:date="2021-02-04T16:58:00Z" w:initials="MCS">
    <w:p w14:paraId="5E258F10" w14:textId="77777777" w:rsidR="00896D67" w:rsidRDefault="00896D67" w:rsidP="0079618D">
      <w:pPr>
        <w:pStyle w:val="CommentText"/>
      </w:pPr>
      <w:r>
        <w:rPr>
          <w:rStyle w:val="CommentReference"/>
        </w:rPr>
        <w:annotationRef/>
      </w:r>
      <w:r>
        <w:t>This strikes me as more of a “model behavior” section—otherwise it’s out of place by being above the Results. If that is how it’s supposed to be organized, I would call it “simulation baseline” or “model behavior”</w:t>
      </w:r>
    </w:p>
  </w:comment>
  <w:comment w:id="34" w:author="jameal samhouri" w:date="2021-02-02T12:45:00Z" w:initials="jfs">
    <w:p w14:paraId="61EE49BA" w14:textId="77777777" w:rsidR="00896D67" w:rsidRDefault="00896D67" w:rsidP="0079618D">
      <w:pPr>
        <w:pStyle w:val="CommentText"/>
      </w:pPr>
      <w:r>
        <w:rPr>
          <w:rStyle w:val="CommentReference"/>
        </w:rPr>
        <w:annotationRef/>
      </w:r>
      <w:r>
        <w:t>Stick with a single verb tense</w:t>
      </w:r>
    </w:p>
  </w:comment>
  <w:comment w:id="45" w:author="Microsoft Office User" w:date="2021-02-02T12:18:00Z" w:initials="MOU">
    <w:p w14:paraId="4D727DB2" w14:textId="4C1C73A6" w:rsidR="00896D67" w:rsidRDefault="00896D67">
      <w:pPr>
        <w:pStyle w:val="CommentText"/>
      </w:pPr>
      <w:r>
        <w:rPr>
          <w:rStyle w:val="CommentReference"/>
        </w:rPr>
        <w:annotationRef/>
      </w:r>
      <w:r>
        <w:t>Have we defined this?</w:t>
      </w:r>
    </w:p>
  </w:comment>
  <w:comment w:id="46" w:author="jameal samhouri" w:date="2021-02-02T13:27:00Z" w:initials="jfs">
    <w:p w14:paraId="40BD4D2E" w14:textId="1499C70C" w:rsidR="00896D67" w:rsidRDefault="00896D67">
      <w:pPr>
        <w:pStyle w:val="CommentText"/>
      </w:pPr>
      <w:r>
        <w:rPr>
          <w:rStyle w:val="CommentReference"/>
        </w:rPr>
        <w:annotationRef/>
      </w:r>
      <w:proofErr w:type="gramStart"/>
      <w:r>
        <w:t>Plus</w:t>
      </w:r>
      <w:proofErr w:type="gramEnd"/>
      <w:r>
        <w:t xml:space="preserve"> the return on investment (ROI) is relatively low</w:t>
      </w:r>
    </w:p>
  </w:comment>
  <w:comment w:id="47" w:author="jameal samhouri" w:date="2021-02-02T13:27:00Z" w:initials="jfs">
    <w:p w14:paraId="23244312" w14:textId="5B07D600" w:rsidR="00896D67" w:rsidRDefault="00896D67">
      <w:pPr>
        <w:pStyle w:val="CommentText"/>
      </w:pPr>
      <w:r>
        <w:rPr>
          <w:rStyle w:val="CommentReference"/>
        </w:rPr>
        <w:annotationRef/>
      </w:r>
      <w:r>
        <w:t>Yes, for the discussion this one may strike a balance between ROI and risk aversion</w:t>
      </w:r>
    </w:p>
  </w:comment>
  <w:comment w:id="49" w:author="Megsie Siple" w:date="2021-02-04T17:17:00Z" w:initials="MCS">
    <w:p w14:paraId="618DFA6D" w14:textId="07B23CEF" w:rsidR="00896D67" w:rsidRDefault="00896D67">
      <w:pPr>
        <w:pStyle w:val="CommentText"/>
      </w:pPr>
      <w:r>
        <w:rPr>
          <w:rStyle w:val="CommentReference"/>
        </w:rPr>
        <w:annotationRef/>
      </w:r>
      <w:r>
        <w:t xml:space="preserve">I think we may want to define in the methods section what the “collapse” threshold is, because there isn’t an easy intuitive definition of it. It’s sometimes hard to tell if B&lt;A is a collapse, or B </w:t>
      </w:r>
      <w:r>
        <w:sym w:font="Wingdings" w:char="F0E0"/>
      </w:r>
      <w:r>
        <w:t xml:space="preserve"> 0 in the long term represents a collapse</w:t>
      </w:r>
    </w:p>
  </w:comment>
  <w:comment w:id="53" w:author="Megsie Siple" w:date="2020-08-20T23:30:00Z" w:initials="MCS">
    <w:p w14:paraId="5362F55E" w14:textId="777D4BCB" w:rsidR="00896D67" w:rsidRDefault="00896D67">
      <w:pPr>
        <w:pStyle w:val="CommentText"/>
      </w:pPr>
      <w:r>
        <w:rPr>
          <w:rStyle w:val="CommentReference"/>
        </w:rPr>
        <w:annotationRef/>
      </w:r>
      <w:r>
        <w:t>Precautionary buffers are put on lots of things, I think what you describe is more like, an adaptive framework that boosts monitoring when the stock is close to a critical threshold</w:t>
      </w:r>
    </w:p>
  </w:comment>
  <w:comment w:id="54" w:author="Adrian Stier" w:date="2021-01-27T15:52:00Z" w:initials="AS">
    <w:p w14:paraId="31E1710A" w14:textId="49A025E8" w:rsidR="00896D67" w:rsidRDefault="00896D67">
      <w:pPr>
        <w:pStyle w:val="CommentText"/>
      </w:pPr>
      <w:r>
        <w:rPr>
          <w:rStyle w:val="CommentReference"/>
        </w:rPr>
        <w:annotationRef/>
      </w:r>
      <w:r>
        <w:t xml:space="preserve">I’m not sure I understand what you think I should change this too? </w:t>
      </w:r>
    </w:p>
  </w:comment>
  <w:comment w:id="55" w:author="jameal samhouri" w:date="2021-02-02T13:15:00Z" w:initials="jfs">
    <w:p w14:paraId="30149FD8" w14:textId="61C49592" w:rsidR="00896D67" w:rsidRDefault="00896D67">
      <w:pPr>
        <w:pStyle w:val="CommentText"/>
      </w:pPr>
      <w:r>
        <w:rPr>
          <w:rStyle w:val="CommentReference"/>
        </w:rPr>
        <w:annotationRef/>
      </w:r>
      <w:r>
        <w:t>Tried to integrate</w:t>
      </w:r>
    </w:p>
  </w:comment>
  <w:comment w:id="68" w:author="jameal samhouri" w:date="2021-02-02T13:17:00Z" w:initials="jfs">
    <w:p w14:paraId="531AE3CF" w14:textId="21B0424E" w:rsidR="00896D67" w:rsidRDefault="00896D67">
      <w:pPr>
        <w:pStyle w:val="CommentText"/>
      </w:pPr>
      <w:r>
        <w:rPr>
          <w:rStyle w:val="CommentReference"/>
        </w:rPr>
        <w:annotationRef/>
      </w:r>
      <w:r>
        <w:t>This feels like the last piece of interpreting the results</w:t>
      </w:r>
    </w:p>
  </w:comment>
  <w:comment w:id="70" w:author="Megsie Siple" w:date="2020-08-20T23:30:00Z" w:initials="MCS">
    <w:p w14:paraId="3DB6CA74" w14:textId="77777777" w:rsidR="00896D67" w:rsidRDefault="00896D67" w:rsidP="00177BCB">
      <w:pPr>
        <w:pStyle w:val="CommentText"/>
      </w:pPr>
      <w:r>
        <w:rPr>
          <w:rStyle w:val="CommentReference"/>
        </w:rPr>
        <w:annotationRef/>
      </w:r>
      <w:r>
        <w:t>Precautionary buffers are put on lots of things, I think what you describe is more like, an adaptive framework that boosts monitoring when the stock is close to a critical threshold</w:t>
      </w:r>
    </w:p>
  </w:comment>
  <w:comment w:id="71" w:author="Adrian Stier" w:date="2021-01-27T15:52:00Z" w:initials="AS">
    <w:p w14:paraId="2881AA0B" w14:textId="77777777" w:rsidR="00896D67" w:rsidRDefault="00896D67" w:rsidP="00177BCB">
      <w:pPr>
        <w:pStyle w:val="CommentText"/>
      </w:pPr>
      <w:r>
        <w:rPr>
          <w:rStyle w:val="CommentReference"/>
        </w:rPr>
        <w:annotationRef/>
      </w:r>
      <w:r>
        <w:t xml:space="preserve">I’m not sure I understand what you think I should change this too? </w:t>
      </w:r>
    </w:p>
  </w:comment>
  <w:comment w:id="72" w:author="jameal samhouri" w:date="2021-02-02T13:15:00Z" w:initials="jfs">
    <w:p w14:paraId="1165430A" w14:textId="77777777" w:rsidR="00896D67" w:rsidRDefault="00896D67" w:rsidP="00177BCB">
      <w:pPr>
        <w:pStyle w:val="CommentText"/>
      </w:pPr>
      <w:r>
        <w:rPr>
          <w:rStyle w:val="CommentReference"/>
        </w:rPr>
        <w:annotationRef/>
      </w:r>
      <w:r>
        <w:t>Tried to integrate</w:t>
      </w:r>
    </w:p>
  </w:comment>
  <w:comment w:id="73" w:author="Megsie Siple" w:date="2021-02-04T16:40:00Z" w:initials="MCS">
    <w:p w14:paraId="4E2E6686" w14:textId="26204693" w:rsidR="00896D67" w:rsidRDefault="00896D67">
      <w:pPr>
        <w:pStyle w:val="CommentText"/>
      </w:pPr>
      <w:r>
        <w:rPr>
          <w:rStyle w:val="CommentReference"/>
        </w:rPr>
        <w:annotationRef/>
      </w:r>
      <w:r>
        <w:t xml:space="preserve">I am satisfied with </w:t>
      </w:r>
      <w:proofErr w:type="spellStart"/>
      <w:r>
        <w:t>Jameal’s</w:t>
      </w:r>
      <w:proofErr w:type="spellEnd"/>
      <w:r>
        <w:t xml:space="preserve"> rendition!</w:t>
      </w:r>
    </w:p>
  </w:comment>
  <w:comment w:id="76" w:author="Megsie Siple" w:date="2020-08-20T23:41:00Z" w:initials="MCS">
    <w:p w14:paraId="3FF463E9" w14:textId="4EFD4C10" w:rsidR="00896D67" w:rsidRDefault="00896D67">
      <w:pPr>
        <w:pStyle w:val="CommentText"/>
      </w:pPr>
      <w:r>
        <w:rPr>
          <w:rStyle w:val="CommentReference"/>
        </w:rPr>
        <w:annotationRef/>
      </w:r>
      <w:r>
        <w:t>I would also add to this paragraph that a lot of precautionary management is designed with the uncertainty about a biological threshold in mind—precautionary buffers on the overfishing limit, in the case of US groundfish, are designed to prevent the stock from going near a threshold</w:t>
      </w:r>
    </w:p>
  </w:comment>
  <w:comment w:id="88" w:author="Megsie Siple" w:date="2021-02-04T16:54:00Z" w:initials="MCS">
    <w:p w14:paraId="407415D1" w14:textId="77777777" w:rsidR="00896D67" w:rsidRPr="000B3CFF" w:rsidRDefault="00896D67" w:rsidP="000B3CFF">
      <w:pPr>
        <w:ind w:hanging="480"/>
      </w:pPr>
      <w:r>
        <w:rPr>
          <w:rStyle w:val="CommentReference"/>
        </w:rPr>
        <w:annotationRef/>
      </w:r>
      <w:r w:rsidRPr="000B3CFF">
        <w:t xml:space="preserve">FAO. (1996). </w:t>
      </w:r>
      <w:r w:rsidRPr="000B3CFF">
        <w:rPr>
          <w:i/>
          <w:iCs/>
        </w:rPr>
        <w:t>Precautionary approach to capture fisheries and species introductions</w:t>
      </w:r>
      <w:r w:rsidRPr="000B3CFF">
        <w:t>. FAO Technical Guidelines for Responsible Fisheries 2. Food and Agriculture Organization of the United Nations.</w:t>
      </w:r>
    </w:p>
    <w:p w14:paraId="524C70EE" w14:textId="4075CE1D" w:rsidR="00896D67" w:rsidRDefault="00896D67">
      <w:pPr>
        <w:pStyle w:val="CommentText"/>
      </w:pPr>
    </w:p>
  </w:comment>
  <w:comment w:id="99" w:author="jameal samhouri" w:date="2021-02-02T13:23:00Z" w:initials="jfs">
    <w:p w14:paraId="6D48F82D" w14:textId="74004302" w:rsidR="00896D67" w:rsidRDefault="00896D67">
      <w:pPr>
        <w:pStyle w:val="CommentText"/>
      </w:pPr>
      <w:r>
        <w:rPr>
          <w:rStyle w:val="CommentReference"/>
        </w:rPr>
        <w:annotationRef/>
      </w:r>
      <w:r>
        <w:t>Define rescues above</w:t>
      </w:r>
    </w:p>
  </w:comment>
  <w:comment w:id="100" w:author="jameal samhouri" w:date="2021-02-02T13:24:00Z" w:initials="jfs">
    <w:p w14:paraId="7B00BDA1" w14:textId="57E256D6" w:rsidR="00896D67" w:rsidRDefault="00896D67">
      <w:pPr>
        <w:pStyle w:val="CommentText"/>
      </w:pPr>
      <w:r>
        <w:rPr>
          <w:rStyle w:val="CommentReference"/>
        </w:rPr>
        <w:annotationRef/>
      </w:r>
      <w:r>
        <w:t>Even for RG color blind folks?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813D83D" w15:done="0"/>
  <w15:commentEx w15:paraId="7E103CFF" w15:done="0"/>
  <w15:commentEx w15:paraId="6E5D05B8" w15:done="0"/>
  <w15:commentEx w15:paraId="750A9012" w15:done="0"/>
  <w15:commentEx w15:paraId="4BED083B" w15:done="0"/>
  <w15:commentEx w15:paraId="27F381F8" w15:done="0"/>
  <w15:commentEx w15:paraId="041A353A" w15:done="0"/>
  <w15:commentEx w15:paraId="696085A7" w15:done="0"/>
  <w15:commentEx w15:paraId="6F5B1A67" w15:done="0"/>
  <w15:commentEx w15:paraId="63D180C6" w15:done="0"/>
  <w15:commentEx w15:paraId="339B3CDE" w15:done="0"/>
  <w15:commentEx w15:paraId="75C04B32" w15:done="0"/>
  <w15:commentEx w15:paraId="148219D4" w15:done="0"/>
  <w15:commentEx w15:paraId="5E258F10" w15:done="0"/>
  <w15:commentEx w15:paraId="61EE49BA" w15:done="0"/>
  <w15:commentEx w15:paraId="4D727DB2" w15:done="0"/>
  <w15:commentEx w15:paraId="40BD4D2E" w15:done="0"/>
  <w15:commentEx w15:paraId="23244312" w15:done="0"/>
  <w15:commentEx w15:paraId="618DFA6D" w15:done="0"/>
  <w15:commentEx w15:paraId="5362F55E" w15:done="0"/>
  <w15:commentEx w15:paraId="31E1710A" w15:paraIdParent="5362F55E" w15:done="0"/>
  <w15:commentEx w15:paraId="30149FD8" w15:paraIdParent="5362F55E" w15:done="0"/>
  <w15:commentEx w15:paraId="531AE3CF" w15:done="0"/>
  <w15:commentEx w15:paraId="3DB6CA74" w15:done="1"/>
  <w15:commentEx w15:paraId="2881AA0B" w15:paraIdParent="3DB6CA74" w15:done="1"/>
  <w15:commentEx w15:paraId="1165430A" w15:paraIdParent="3DB6CA74" w15:done="1"/>
  <w15:commentEx w15:paraId="4E2E6686" w15:paraIdParent="3DB6CA74" w15:done="1"/>
  <w15:commentEx w15:paraId="3FF463E9" w15:done="1"/>
  <w15:commentEx w15:paraId="524C70EE" w15:done="0"/>
  <w15:commentEx w15:paraId="6D48F82D" w15:done="0"/>
  <w15:commentEx w15:paraId="7B00BD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C65AD2" w16cex:dateUtc="2021-02-04T19:36:00Z"/>
  <w16cex:commentExtensible w16cex:durableId="23C3D27B" w16cex:dateUtc="2021-02-02T21:30:00Z"/>
  <w16cex:commentExtensible w16cex:durableId="23C660A8" w16cex:dateUtc="2021-02-04T20:01:00Z"/>
  <w16cex:commentExtensible w16cex:durableId="23C3C8A3" w16cex:dateUtc="2021-02-02T20:48:00Z"/>
  <w16cex:commentExtensible w16cex:durableId="23C3C8EA" w16cex:dateUtc="2021-02-02T20:49:00Z"/>
  <w16cex:commentExtensible w16cex:durableId="23C3C98A" w16cex:dateUtc="2021-02-02T20:52:00Z"/>
  <w16cex:commentExtensible w16cex:durableId="23C3C93D" w16cex:dateUtc="2021-02-02T20:51:00Z"/>
  <w16cex:commentExtensible w16cex:durableId="23C3C951" w16cex:dateUtc="2021-02-02T20:51:00Z"/>
  <w16cex:commentExtensible w16cex:durableId="23C3C974" w16cex:dateUtc="2021-02-02T20:52:00Z"/>
  <w16cex:commentExtensible w16cex:durableId="23C6A70C" w16cex:dateUtc="2021-02-05T01:02:00Z"/>
  <w16cex:commentExtensible w16cex:durableId="23C6A755" w16cex:dateUtc="2021-02-05T01:03:00Z"/>
  <w16cex:commentExtensible w16cex:durableId="23C3C69F" w16cex:dateUtc="2021-02-02T20:39:00Z"/>
  <w16cex:commentExtensible w16cex:durableId="23C6A650" w16cex:dateUtc="2021-02-05T00:58:00Z"/>
  <w16cex:commentExtensible w16cex:durableId="23C3C7E8" w16cex:dateUtc="2021-02-02T20:45:00Z"/>
  <w16cex:commentExtensible w16cex:durableId="23C3C1AF" w16cex:dateUtc="2021-02-02T20:18:00Z"/>
  <w16cex:commentExtensible w16cex:durableId="23C3D1AF" w16cex:dateUtc="2021-02-02T21:27:00Z"/>
  <w16cex:commentExtensible w16cex:durableId="23C3D1C4" w16cex:dateUtc="2021-02-02T21:27:00Z"/>
  <w16cex:commentExtensible w16cex:durableId="23C6AAAE" w16cex:dateUtc="2021-02-05T01:17:00Z"/>
  <w16cex:commentExtensible w16cex:durableId="22E9861C" w16cex:dateUtc="2020-08-21T06:30:00Z"/>
  <w16cex:commentExtensible w16cex:durableId="23BC0AB7" w16cex:dateUtc="2021-01-27T23:52:00Z"/>
  <w16cex:commentExtensible w16cex:durableId="23C3CEF2" w16cex:dateUtc="2021-02-02T21:15:00Z"/>
  <w16cex:commentExtensible w16cex:durableId="23C3CF75" w16cex:dateUtc="2021-02-02T21:17:00Z"/>
  <w16cex:commentExtensible w16cex:durableId="23C3CF71" w16cex:dateUtc="2020-08-21T06:30:00Z"/>
  <w16cex:commentExtensible w16cex:durableId="23C3CF70" w16cex:dateUtc="2021-01-27T23:52:00Z"/>
  <w16cex:commentExtensible w16cex:durableId="23C3CF6F" w16cex:dateUtc="2021-02-02T21:15:00Z"/>
  <w16cex:commentExtensible w16cex:durableId="23C6A1E3" w16cex:dateUtc="2021-02-05T00:40:00Z"/>
  <w16cex:commentExtensible w16cex:durableId="22E9889F" w16cex:dateUtc="2020-08-21T06:41:00Z"/>
  <w16cex:commentExtensible w16cex:durableId="23C6A535" w16cex:dateUtc="2021-02-05T00:54:00Z"/>
  <w16cex:commentExtensible w16cex:durableId="23C3D0D9" w16cex:dateUtc="2021-02-02T21:23:00Z"/>
  <w16cex:commentExtensible w16cex:durableId="23C3D0FA" w16cex:dateUtc="2021-02-02T2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813D83D" w16cid:durableId="23C65AD2"/>
  <w16cid:commentId w16cid:paraId="7E103CFF" w16cid:durableId="23C3D27B"/>
  <w16cid:commentId w16cid:paraId="6E5D05B8" w16cid:durableId="23C660A8"/>
  <w16cid:commentId w16cid:paraId="750A9012" w16cid:durableId="206876DC"/>
  <w16cid:commentId w16cid:paraId="4BED083B" w16cid:durableId="23C3C8A3"/>
  <w16cid:commentId w16cid:paraId="27F381F8" w16cid:durableId="23C3C8EA"/>
  <w16cid:commentId w16cid:paraId="041A353A" w16cid:durableId="23C3C98A"/>
  <w16cid:commentId w16cid:paraId="696085A7" w16cid:durableId="23C3C93D"/>
  <w16cid:commentId w16cid:paraId="6F5B1A67" w16cid:durableId="23C3C951"/>
  <w16cid:commentId w16cid:paraId="63D180C6" w16cid:durableId="23C3C974"/>
  <w16cid:commentId w16cid:paraId="339B3CDE" w16cid:durableId="23C6A70C"/>
  <w16cid:commentId w16cid:paraId="75C04B32" w16cid:durableId="23C6A755"/>
  <w16cid:commentId w16cid:paraId="148219D4" w16cid:durableId="23C3C69F"/>
  <w16cid:commentId w16cid:paraId="5E258F10" w16cid:durableId="23C6A650"/>
  <w16cid:commentId w16cid:paraId="61EE49BA" w16cid:durableId="23C3C7E8"/>
  <w16cid:commentId w16cid:paraId="4D727DB2" w16cid:durableId="23C3C1AF"/>
  <w16cid:commentId w16cid:paraId="40BD4D2E" w16cid:durableId="23C3D1AF"/>
  <w16cid:commentId w16cid:paraId="23244312" w16cid:durableId="23C3D1C4"/>
  <w16cid:commentId w16cid:paraId="618DFA6D" w16cid:durableId="23C6AAAE"/>
  <w16cid:commentId w16cid:paraId="5362F55E" w16cid:durableId="22E9861C"/>
  <w16cid:commentId w16cid:paraId="31E1710A" w16cid:durableId="23BC0AB7"/>
  <w16cid:commentId w16cid:paraId="30149FD8" w16cid:durableId="23C3CEF2"/>
  <w16cid:commentId w16cid:paraId="531AE3CF" w16cid:durableId="23C3CF75"/>
  <w16cid:commentId w16cid:paraId="3DB6CA74" w16cid:durableId="23C3CF71"/>
  <w16cid:commentId w16cid:paraId="2881AA0B" w16cid:durableId="23C3CF70"/>
  <w16cid:commentId w16cid:paraId="1165430A" w16cid:durableId="23C3CF6F"/>
  <w16cid:commentId w16cid:paraId="4E2E6686" w16cid:durableId="23C6A1E3"/>
  <w16cid:commentId w16cid:paraId="3FF463E9" w16cid:durableId="22E9889F"/>
  <w16cid:commentId w16cid:paraId="524C70EE" w16cid:durableId="23C6A535"/>
  <w16cid:commentId w16cid:paraId="6D48F82D" w16cid:durableId="23C3D0D9"/>
  <w16cid:commentId w16cid:paraId="7B00BDA1" w16cid:durableId="23C3D0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6579AD" w14:textId="77777777" w:rsidR="008A56AD" w:rsidRDefault="008A56AD" w:rsidP="00135D5C">
      <w:r>
        <w:separator/>
      </w:r>
    </w:p>
  </w:endnote>
  <w:endnote w:type="continuationSeparator" w:id="0">
    <w:p w14:paraId="460795A2" w14:textId="77777777" w:rsidR="008A56AD" w:rsidRDefault="008A56AD"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Times">
    <w:altName w:val="﷽﷽﷽﷽﷽﷽﷽﷽"/>
    <w:panose1 w:val="00000500000000020000"/>
    <w:charset w:val="00"/>
    <w:family w:val="auto"/>
    <w:pitch w:val="variable"/>
    <w:sig w:usb0="E00002FF" w:usb1="5000205A" w:usb2="00000000" w:usb3="00000000" w:csb0="0000019F" w:csb1="00000000"/>
  </w:font>
  <w:font w:name="`¯¶¯ÒA5'380˝©5'C7R">
    <w:altName w:val="Calibri"/>
    <w:panose1 w:val="020B0604020202020204"/>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7AD135" w14:textId="77777777" w:rsidR="008A56AD" w:rsidRDefault="008A56AD" w:rsidP="00135D5C">
      <w:r>
        <w:separator/>
      </w:r>
    </w:p>
  </w:footnote>
  <w:footnote w:type="continuationSeparator" w:id="0">
    <w:p w14:paraId="6575001E" w14:textId="77777777" w:rsidR="008A56AD" w:rsidRDefault="008A56AD"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1F2919"/>
    <w:multiLevelType w:val="hybridMultilevel"/>
    <w:tmpl w:val="0CB6EC68"/>
    <w:lvl w:ilvl="0" w:tplc="F578A9A8">
      <w:start w:val="1"/>
      <w:numFmt w:val="decimal"/>
      <w:lvlText w:val="(%1)"/>
      <w:lvlJc w:val="left"/>
      <w:pPr>
        <w:ind w:left="1180" w:hanging="400"/>
      </w:pPr>
      <w:rPr>
        <w:rFonts w:hint="default"/>
        <w:i w:val="0"/>
        <w:iCs w:val="0"/>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8"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8"/>
  </w:num>
  <w:num w:numId="3">
    <w:abstractNumId w:val="1"/>
  </w:num>
  <w:num w:numId="4">
    <w:abstractNumId w:val="5"/>
  </w:num>
  <w:num w:numId="5">
    <w:abstractNumId w:val="12"/>
  </w:num>
  <w:num w:numId="6">
    <w:abstractNumId w:val="9"/>
  </w:num>
  <w:num w:numId="7">
    <w:abstractNumId w:val="15"/>
  </w:num>
  <w:num w:numId="8">
    <w:abstractNumId w:val="14"/>
  </w:num>
  <w:num w:numId="9">
    <w:abstractNumId w:val="16"/>
  </w:num>
  <w:num w:numId="10">
    <w:abstractNumId w:val="11"/>
  </w:num>
  <w:num w:numId="11">
    <w:abstractNumId w:val="2"/>
  </w:num>
  <w:num w:numId="12">
    <w:abstractNumId w:val="17"/>
  </w:num>
  <w:num w:numId="13">
    <w:abstractNumId w:val="7"/>
  </w:num>
  <w:num w:numId="14">
    <w:abstractNumId w:val="8"/>
    <w:lvlOverride w:ilvl="0">
      <w:startOverride w:val="1"/>
    </w:lvlOverride>
  </w:num>
  <w:num w:numId="15">
    <w:abstractNumId w:val="13"/>
  </w:num>
  <w:num w:numId="16">
    <w:abstractNumId w:val="3"/>
  </w:num>
  <w:num w:numId="17">
    <w:abstractNumId w:val="0"/>
  </w:num>
  <w:num w:numId="18">
    <w:abstractNumId w:val="6"/>
  </w:num>
  <w:num w:numId="1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egsie Siple">
    <w15:presenceInfo w15:providerId="None" w15:userId="Megsie Siple"/>
  </w15:person>
  <w15:person w15:author="jameal samhouri">
    <w15:presenceInfo w15:providerId="None" w15:userId="jameal samhouri"/>
  </w15:person>
  <w15:person w15:author="Tim Essington">
    <w15:presenceInfo w15:providerId="None" w15:userId="Tim Essington"/>
  </w15:person>
  <w15:person w15:author="Microsoft Office User">
    <w15:presenceInfo w15:providerId="None" w15:userId="Microsoft Office User"/>
  </w15:person>
  <w15:person w15:author="Adrian Stier">
    <w15:presenceInfo w15:providerId="Windows Live" w15:userId="af3c3376d5e677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ENLayout&gt;"/>
    <w:docVar w:name="EN.Libraries" w:val="&lt;Libraries&gt;&lt;/Libraries&gt;"/>
  </w:docVars>
  <w:rsids>
    <w:rsidRoot w:val="00EA4926"/>
    <w:rsid w:val="00000104"/>
    <w:rsid w:val="00000549"/>
    <w:rsid w:val="000005D9"/>
    <w:rsid w:val="00000733"/>
    <w:rsid w:val="00000928"/>
    <w:rsid w:val="00000D1E"/>
    <w:rsid w:val="00000F6D"/>
    <w:rsid w:val="00001AA5"/>
    <w:rsid w:val="00002A0A"/>
    <w:rsid w:val="00004A1E"/>
    <w:rsid w:val="0000564E"/>
    <w:rsid w:val="00005901"/>
    <w:rsid w:val="000105EB"/>
    <w:rsid w:val="00010718"/>
    <w:rsid w:val="0001115B"/>
    <w:rsid w:val="00012A3D"/>
    <w:rsid w:val="00013C23"/>
    <w:rsid w:val="000140F5"/>
    <w:rsid w:val="00014C60"/>
    <w:rsid w:val="00015507"/>
    <w:rsid w:val="00017065"/>
    <w:rsid w:val="000175B0"/>
    <w:rsid w:val="00017F4B"/>
    <w:rsid w:val="0002087A"/>
    <w:rsid w:val="00020C0F"/>
    <w:rsid w:val="0002156A"/>
    <w:rsid w:val="000229A9"/>
    <w:rsid w:val="000240AD"/>
    <w:rsid w:val="00026C58"/>
    <w:rsid w:val="0002706E"/>
    <w:rsid w:val="0002780B"/>
    <w:rsid w:val="00027A7F"/>
    <w:rsid w:val="00027F99"/>
    <w:rsid w:val="00030EC2"/>
    <w:rsid w:val="00030FE8"/>
    <w:rsid w:val="0003223B"/>
    <w:rsid w:val="000326F1"/>
    <w:rsid w:val="00032B4B"/>
    <w:rsid w:val="00032BBC"/>
    <w:rsid w:val="00034507"/>
    <w:rsid w:val="000354FD"/>
    <w:rsid w:val="00035AE1"/>
    <w:rsid w:val="00035B6B"/>
    <w:rsid w:val="00036BA2"/>
    <w:rsid w:val="00037ABE"/>
    <w:rsid w:val="000418D3"/>
    <w:rsid w:val="00042E40"/>
    <w:rsid w:val="000437E9"/>
    <w:rsid w:val="00043C70"/>
    <w:rsid w:val="00044745"/>
    <w:rsid w:val="00045D2C"/>
    <w:rsid w:val="000460B4"/>
    <w:rsid w:val="000460D1"/>
    <w:rsid w:val="00051687"/>
    <w:rsid w:val="000524C2"/>
    <w:rsid w:val="0005405C"/>
    <w:rsid w:val="0005467A"/>
    <w:rsid w:val="00055097"/>
    <w:rsid w:val="00055424"/>
    <w:rsid w:val="000554E2"/>
    <w:rsid w:val="00055D84"/>
    <w:rsid w:val="00056C60"/>
    <w:rsid w:val="00056E95"/>
    <w:rsid w:val="00057233"/>
    <w:rsid w:val="00057654"/>
    <w:rsid w:val="0005769B"/>
    <w:rsid w:val="000579E4"/>
    <w:rsid w:val="000618C4"/>
    <w:rsid w:val="0006213F"/>
    <w:rsid w:val="000626DC"/>
    <w:rsid w:val="0006444E"/>
    <w:rsid w:val="00064856"/>
    <w:rsid w:val="000656D3"/>
    <w:rsid w:val="00067023"/>
    <w:rsid w:val="00067E88"/>
    <w:rsid w:val="00067FDC"/>
    <w:rsid w:val="0007003B"/>
    <w:rsid w:val="0007073E"/>
    <w:rsid w:val="00070772"/>
    <w:rsid w:val="000723C4"/>
    <w:rsid w:val="00072CB4"/>
    <w:rsid w:val="00073DBF"/>
    <w:rsid w:val="00073EE0"/>
    <w:rsid w:val="00074578"/>
    <w:rsid w:val="00074A3A"/>
    <w:rsid w:val="00075A42"/>
    <w:rsid w:val="00076071"/>
    <w:rsid w:val="000762F3"/>
    <w:rsid w:val="00076AC0"/>
    <w:rsid w:val="00077C7F"/>
    <w:rsid w:val="00080232"/>
    <w:rsid w:val="00080397"/>
    <w:rsid w:val="000807F2"/>
    <w:rsid w:val="00080D17"/>
    <w:rsid w:val="00080D69"/>
    <w:rsid w:val="000814E3"/>
    <w:rsid w:val="00081FA2"/>
    <w:rsid w:val="000823F6"/>
    <w:rsid w:val="0008430E"/>
    <w:rsid w:val="0008452C"/>
    <w:rsid w:val="000847BF"/>
    <w:rsid w:val="00084B2A"/>
    <w:rsid w:val="00085A29"/>
    <w:rsid w:val="000869C2"/>
    <w:rsid w:val="00086CE5"/>
    <w:rsid w:val="000879F4"/>
    <w:rsid w:val="000901CF"/>
    <w:rsid w:val="00090C66"/>
    <w:rsid w:val="000910A9"/>
    <w:rsid w:val="00091253"/>
    <w:rsid w:val="0009171C"/>
    <w:rsid w:val="000920E6"/>
    <w:rsid w:val="00092415"/>
    <w:rsid w:val="0009308D"/>
    <w:rsid w:val="000936DC"/>
    <w:rsid w:val="00094C25"/>
    <w:rsid w:val="000953F0"/>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5BE"/>
    <w:rsid w:val="000B21F8"/>
    <w:rsid w:val="000B3150"/>
    <w:rsid w:val="000B362E"/>
    <w:rsid w:val="000B3CFF"/>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D7B"/>
    <w:rsid w:val="000C6015"/>
    <w:rsid w:val="000C6A6B"/>
    <w:rsid w:val="000C6E81"/>
    <w:rsid w:val="000C77B0"/>
    <w:rsid w:val="000C7E99"/>
    <w:rsid w:val="000D0034"/>
    <w:rsid w:val="000D02B5"/>
    <w:rsid w:val="000D0AC5"/>
    <w:rsid w:val="000D0C63"/>
    <w:rsid w:val="000D1ADB"/>
    <w:rsid w:val="000D1BA1"/>
    <w:rsid w:val="000D2B66"/>
    <w:rsid w:val="000D43EF"/>
    <w:rsid w:val="000D60B9"/>
    <w:rsid w:val="000D6496"/>
    <w:rsid w:val="000D6717"/>
    <w:rsid w:val="000D71E0"/>
    <w:rsid w:val="000D7A36"/>
    <w:rsid w:val="000D7FC1"/>
    <w:rsid w:val="000E0CF2"/>
    <w:rsid w:val="000E1081"/>
    <w:rsid w:val="000E1CB4"/>
    <w:rsid w:val="000E24D4"/>
    <w:rsid w:val="000E2671"/>
    <w:rsid w:val="000E33C4"/>
    <w:rsid w:val="000E386C"/>
    <w:rsid w:val="000E4B23"/>
    <w:rsid w:val="000E4BC8"/>
    <w:rsid w:val="000E4DEC"/>
    <w:rsid w:val="000E50C6"/>
    <w:rsid w:val="000E5D40"/>
    <w:rsid w:val="000E5EE2"/>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161"/>
    <w:rsid w:val="000F7926"/>
    <w:rsid w:val="000F7E36"/>
    <w:rsid w:val="0010088B"/>
    <w:rsid w:val="00102BC1"/>
    <w:rsid w:val="00103088"/>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477"/>
    <w:rsid w:val="00114720"/>
    <w:rsid w:val="001149C6"/>
    <w:rsid w:val="0011581A"/>
    <w:rsid w:val="00115A5E"/>
    <w:rsid w:val="0012059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1216"/>
    <w:rsid w:val="00131347"/>
    <w:rsid w:val="001322A3"/>
    <w:rsid w:val="00132B06"/>
    <w:rsid w:val="00132E01"/>
    <w:rsid w:val="001341AD"/>
    <w:rsid w:val="001342EF"/>
    <w:rsid w:val="0013445E"/>
    <w:rsid w:val="00134761"/>
    <w:rsid w:val="00135D5C"/>
    <w:rsid w:val="001361AB"/>
    <w:rsid w:val="00136BDA"/>
    <w:rsid w:val="001372FE"/>
    <w:rsid w:val="00137A9E"/>
    <w:rsid w:val="00140397"/>
    <w:rsid w:val="00140E4A"/>
    <w:rsid w:val="00141577"/>
    <w:rsid w:val="00141D67"/>
    <w:rsid w:val="001430DD"/>
    <w:rsid w:val="001433A8"/>
    <w:rsid w:val="0014352A"/>
    <w:rsid w:val="00143673"/>
    <w:rsid w:val="00143BB8"/>
    <w:rsid w:val="001446C8"/>
    <w:rsid w:val="00144DA7"/>
    <w:rsid w:val="00146CDF"/>
    <w:rsid w:val="001477DE"/>
    <w:rsid w:val="001500BA"/>
    <w:rsid w:val="001503FA"/>
    <w:rsid w:val="00151A85"/>
    <w:rsid w:val="0015330E"/>
    <w:rsid w:val="0015357C"/>
    <w:rsid w:val="00153F6B"/>
    <w:rsid w:val="00155703"/>
    <w:rsid w:val="00156B80"/>
    <w:rsid w:val="00156FFE"/>
    <w:rsid w:val="00160AB3"/>
    <w:rsid w:val="00160AFB"/>
    <w:rsid w:val="0016114A"/>
    <w:rsid w:val="00161963"/>
    <w:rsid w:val="00162533"/>
    <w:rsid w:val="001632F3"/>
    <w:rsid w:val="00163E3E"/>
    <w:rsid w:val="0016490E"/>
    <w:rsid w:val="00164E67"/>
    <w:rsid w:val="0016574C"/>
    <w:rsid w:val="001658CC"/>
    <w:rsid w:val="00165C84"/>
    <w:rsid w:val="001663C7"/>
    <w:rsid w:val="00167452"/>
    <w:rsid w:val="00167A52"/>
    <w:rsid w:val="00167FE8"/>
    <w:rsid w:val="001704B9"/>
    <w:rsid w:val="00170B74"/>
    <w:rsid w:val="00171438"/>
    <w:rsid w:val="001716C8"/>
    <w:rsid w:val="00171A5E"/>
    <w:rsid w:val="00171C87"/>
    <w:rsid w:val="00173550"/>
    <w:rsid w:val="00173FA2"/>
    <w:rsid w:val="00174E19"/>
    <w:rsid w:val="0017544E"/>
    <w:rsid w:val="00175C87"/>
    <w:rsid w:val="00176024"/>
    <w:rsid w:val="001761E2"/>
    <w:rsid w:val="00176CBD"/>
    <w:rsid w:val="00177457"/>
    <w:rsid w:val="001777EA"/>
    <w:rsid w:val="00177805"/>
    <w:rsid w:val="00177BCB"/>
    <w:rsid w:val="001801B3"/>
    <w:rsid w:val="001818F9"/>
    <w:rsid w:val="00181EF6"/>
    <w:rsid w:val="00182080"/>
    <w:rsid w:val="00182CD3"/>
    <w:rsid w:val="001838F7"/>
    <w:rsid w:val="00183C91"/>
    <w:rsid w:val="00183F68"/>
    <w:rsid w:val="001840A1"/>
    <w:rsid w:val="00185A27"/>
    <w:rsid w:val="0018626E"/>
    <w:rsid w:val="0018711C"/>
    <w:rsid w:val="001876E3"/>
    <w:rsid w:val="001915FF"/>
    <w:rsid w:val="00191790"/>
    <w:rsid w:val="00192304"/>
    <w:rsid w:val="00192CA6"/>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B7602"/>
    <w:rsid w:val="001C01DB"/>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33B6"/>
    <w:rsid w:val="001D34F7"/>
    <w:rsid w:val="001D359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4EF"/>
    <w:rsid w:val="001E286F"/>
    <w:rsid w:val="001E400D"/>
    <w:rsid w:val="001E5485"/>
    <w:rsid w:val="001E571F"/>
    <w:rsid w:val="001E579D"/>
    <w:rsid w:val="001E5FE7"/>
    <w:rsid w:val="001E691A"/>
    <w:rsid w:val="001E6A4C"/>
    <w:rsid w:val="001E6D63"/>
    <w:rsid w:val="001F03CC"/>
    <w:rsid w:val="001F0907"/>
    <w:rsid w:val="001F0A49"/>
    <w:rsid w:val="001F0DC5"/>
    <w:rsid w:val="001F0E38"/>
    <w:rsid w:val="001F1D2C"/>
    <w:rsid w:val="001F2F09"/>
    <w:rsid w:val="001F41EF"/>
    <w:rsid w:val="001F5CDF"/>
    <w:rsid w:val="001F6772"/>
    <w:rsid w:val="001F74B9"/>
    <w:rsid w:val="001F76E4"/>
    <w:rsid w:val="00200BD0"/>
    <w:rsid w:val="00201936"/>
    <w:rsid w:val="00201DF3"/>
    <w:rsid w:val="0020241E"/>
    <w:rsid w:val="002041D9"/>
    <w:rsid w:val="002043A6"/>
    <w:rsid w:val="00205BC7"/>
    <w:rsid w:val="0020694C"/>
    <w:rsid w:val="00206FE6"/>
    <w:rsid w:val="00207CAC"/>
    <w:rsid w:val="0021032B"/>
    <w:rsid w:val="0021105A"/>
    <w:rsid w:val="00211521"/>
    <w:rsid w:val="00211620"/>
    <w:rsid w:val="00211779"/>
    <w:rsid w:val="00211D22"/>
    <w:rsid w:val="002124FB"/>
    <w:rsid w:val="0021286E"/>
    <w:rsid w:val="00212DD7"/>
    <w:rsid w:val="00213D26"/>
    <w:rsid w:val="002141E4"/>
    <w:rsid w:val="0021420C"/>
    <w:rsid w:val="00214262"/>
    <w:rsid w:val="00214558"/>
    <w:rsid w:val="002153B6"/>
    <w:rsid w:val="002156DA"/>
    <w:rsid w:val="002157FA"/>
    <w:rsid w:val="00215A73"/>
    <w:rsid w:val="00216989"/>
    <w:rsid w:val="00217482"/>
    <w:rsid w:val="0021760A"/>
    <w:rsid w:val="0021778B"/>
    <w:rsid w:val="00217B87"/>
    <w:rsid w:val="0022029E"/>
    <w:rsid w:val="00220A90"/>
    <w:rsid w:val="002213A6"/>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117C"/>
    <w:rsid w:val="00253166"/>
    <w:rsid w:val="00253D88"/>
    <w:rsid w:val="002540BB"/>
    <w:rsid w:val="002548A8"/>
    <w:rsid w:val="00254BA2"/>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71A2"/>
    <w:rsid w:val="002674AC"/>
    <w:rsid w:val="00270316"/>
    <w:rsid w:val="0027142D"/>
    <w:rsid w:val="002716AB"/>
    <w:rsid w:val="002727E8"/>
    <w:rsid w:val="00272A37"/>
    <w:rsid w:val="0027335B"/>
    <w:rsid w:val="0027357B"/>
    <w:rsid w:val="002738FD"/>
    <w:rsid w:val="00273932"/>
    <w:rsid w:val="00275B00"/>
    <w:rsid w:val="0027785D"/>
    <w:rsid w:val="00280EBB"/>
    <w:rsid w:val="002818A7"/>
    <w:rsid w:val="00283177"/>
    <w:rsid w:val="002834C1"/>
    <w:rsid w:val="00283511"/>
    <w:rsid w:val="00283B7C"/>
    <w:rsid w:val="002851F5"/>
    <w:rsid w:val="00285A53"/>
    <w:rsid w:val="00285A61"/>
    <w:rsid w:val="00285C11"/>
    <w:rsid w:val="00286628"/>
    <w:rsid w:val="00286797"/>
    <w:rsid w:val="00286FDA"/>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BE8"/>
    <w:rsid w:val="002B1D5B"/>
    <w:rsid w:val="002B1E08"/>
    <w:rsid w:val="002B2772"/>
    <w:rsid w:val="002B37FB"/>
    <w:rsid w:val="002B6213"/>
    <w:rsid w:val="002B660E"/>
    <w:rsid w:val="002B68BD"/>
    <w:rsid w:val="002B753F"/>
    <w:rsid w:val="002C01BB"/>
    <w:rsid w:val="002C038F"/>
    <w:rsid w:val="002C2049"/>
    <w:rsid w:val="002C23FC"/>
    <w:rsid w:val="002C3A16"/>
    <w:rsid w:val="002C4E99"/>
    <w:rsid w:val="002C619E"/>
    <w:rsid w:val="002C66EF"/>
    <w:rsid w:val="002C6896"/>
    <w:rsid w:val="002C6D5D"/>
    <w:rsid w:val="002C7100"/>
    <w:rsid w:val="002C71C5"/>
    <w:rsid w:val="002C7231"/>
    <w:rsid w:val="002C7454"/>
    <w:rsid w:val="002D198C"/>
    <w:rsid w:val="002D1A12"/>
    <w:rsid w:val="002D269A"/>
    <w:rsid w:val="002D2BE3"/>
    <w:rsid w:val="002D30DC"/>
    <w:rsid w:val="002D32FF"/>
    <w:rsid w:val="002D40F3"/>
    <w:rsid w:val="002D5253"/>
    <w:rsid w:val="002D6176"/>
    <w:rsid w:val="002D6723"/>
    <w:rsid w:val="002D6CA1"/>
    <w:rsid w:val="002D6F35"/>
    <w:rsid w:val="002D7259"/>
    <w:rsid w:val="002D7AB2"/>
    <w:rsid w:val="002D7D4A"/>
    <w:rsid w:val="002D7DAF"/>
    <w:rsid w:val="002E03E3"/>
    <w:rsid w:val="002E1A41"/>
    <w:rsid w:val="002E294D"/>
    <w:rsid w:val="002E2CB2"/>
    <w:rsid w:val="002E3961"/>
    <w:rsid w:val="002E39CD"/>
    <w:rsid w:val="002E41F8"/>
    <w:rsid w:val="002E6B2A"/>
    <w:rsid w:val="002E7780"/>
    <w:rsid w:val="002F0F1B"/>
    <w:rsid w:val="002F1AC5"/>
    <w:rsid w:val="002F1F04"/>
    <w:rsid w:val="002F21FB"/>
    <w:rsid w:val="002F2EBF"/>
    <w:rsid w:val="002F410D"/>
    <w:rsid w:val="002F4A39"/>
    <w:rsid w:val="002F5988"/>
    <w:rsid w:val="002F5A6E"/>
    <w:rsid w:val="002F64A9"/>
    <w:rsid w:val="00300910"/>
    <w:rsid w:val="00300F98"/>
    <w:rsid w:val="0030245C"/>
    <w:rsid w:val="00302537"/>
    <w:rsid w:val="00302D43"/>
    <w:rsid w:val="00302E5E"/>
    <w:rsid w:val="00303022"/>
    <w:rsid w:val="003030A9"/>
    <w:rsid w:val="00303364"/>
    <w:rsid w:val="003038C0"/>
    <w:rsid w:val="003041B4"/>
    <w:rsid w:val="00305441"/>
    <w:rsid w:val="0030568B"/>
    <w:rsid w:val="003060B9"/>
    <w:rsid w:val="00307513"/>
    <w:rsid w:val="00310006"/>
    <w:rsid w:val="00312763"/>
    <w:rsid w:val="00312A7A"/>
    <w:rsid w:val="00312C20"/>
    <w:rsid w:val="00321EF4"/>
    <w:rsid w:val="00323101"/>
    <w:rsid w:val="003250F7"/>
    <w:rsid w:val="00325A3A"/>
    <w:rsid w:val="0032699A"/>
    <w:rsid w:val="0032791E"/>
    <w:rsid w:val="00327BAE"/>
    <w:rsid w:val="00330924"/>
    <w:rsid w:val="00331440"/>
    <w:rsid w:val="00331AE0"/>
    <w:rsid w:val="00331EB5"/>
    <w:rsid w:val="00331F4D"/>
    <w:rsid w:val="00332702"/>
    <w:rsid w:val="00335F01"/>
    <w:rsid w:val="00336865"/>
    <w:rsid w:val="003375A7"/>
    <w:rsid w:val="00340075"/>
    <w:rsid w:val="00341AD5"/>
    <w:rsid w:val="00341E3B"/>
    <w:rsid w:val="00342124"/>
    <w:rsid w:val="00342681"/>
    <w:rsid w:val="003426F7"/>
    <w:rsid w:val="0034291E"/>
    <w:rsid w:val="00342FBA"/>
    <w:rsid w:val="003435AE"/>
    <w:rsid w:val="003440F3"/>
    <w:rsid w:val="00344157"/>
    <w:rsid w:val="00344702"/>
    <w:rsid w:val="00344A84"/>
    <w:rsid w:val="00345A54"/>
    <w:rsid w:val="00345EFB"/>
    <w:rsid w:val="0034606C"/>
    <w:rsid w:val="00346A1A"/>
    <w:rsid w:val="003476B7"/>
    <w:rsid w:val="003503F0"/>
    <w:rsid w:val="00351415"/>
    <w:rsid w:val="003525E4"/>
    <w:rsid w:val="003546B1"/>
    <w:rsid w:val="00354C4C"/>
    <w:rsid w:val="00355BC3"/>
    <w:rsid w:val="00356997"/>
    <w:rsid w:val="00357162"/>
    <w:rsid w:val="003571BF"/>
    <w:rsid w:val="003601E3"/>
    <w:rsid w:val="00360D08"/>
    <w:rsid w:val="0036192F"/>
    <w:rsid w:val="00362018"/>
    <w:rsid w:val="00362157"/>
    <w:rsid w:val="00362271"/>
    <w:rsid w:val="003623C0"/>
    <w:rsid w:val="003624BC"/>
    <w:rsid w:val="00364055"/>
    <w:rsid w:val="003659AD"/>
    <w:rsid w:val="00365CD0"/>
    <w:rsid w:val="003663AE"/>
    <w:rsid w:val="003669A5"/>
    <w:rsid w:val="00366FC8"/>
    <w:rsid w:val="00367A4C"/>
    <w:rsid w:val="0037009F"/>
    <w:rsid w:val="003703B2"/>
    <w:rsid w:val="00372CA4"/>
    <w:rsid w:val="00374C01"/>
    <w:rsid w:val="00374E7F"/>
    <w:rsid w:val="00374F31"/>
    <w:rsid w:val="0037511D"/>
    <w:rsid w:val="00375487"/>
    <w:rsid w:val="003765FA"/>
    <w:rsid w:val="003805EE"/>
    <w:rsid w:val="003808E3"/>
    <w:rsid w:val="00380E38"/>
    <w:rsid w:val="00382553"/>
    <w:rsid w:val="00382C09"/>
    <w:rsid w:val="00382DE2"/>
    <w:rsid w:val="003830EA"/>
    <w:rsid w:val="003842DD"/>
    <w:rsid w:val="0038555B"/>
    <w:rsid w:val="00385903"/>
    <w:rsid w:val="00385CA7"/>
    <w:rsid w:val="003867C9"/>
    <w:rsid w:val="0039037D"/>
    <w:rsid w:val="003917CF"/>
    <w:rsid w:val="00391C22"/>
    <w:rsid w:val="00392FF0"/>
    <w:rsid w:val="0039320C"/>
    <w:rsid w:val="00393682"/>
    <w:rsid w:val="00393873"/>
    <w:rsid w:val="003947CD"/>
    <w:rsid w:val="0039483D"/>
    <w:rsid w:val="00394C34"/>
    <w:rsid w:val="00395369"/>
    <w:rsid w:val="00395390"/>
    <w:rsid w:val="00395CA6"/>
    <w:rsid w:val="00395CDC"/>
    <w:rsid w:val="00396EAC"/>
    <w:rsid w:val="00397162"/>
    <w:rsid w:val="00397B7B"/>
    <w:rsid w:val="00397E19"/>
    <w:rsid w:val="003A0CE7"/>
    <w:rsid w:val="003A1BE4"/>
    <w:rsid w:val="003A20A9"/>
    <w:rsid w:val="003A29D4"/>
    <w:rsid w:val="003A3718"/>
    <w:rsid w:val="003A40C3"/>
    <w:rsid w:val="003A4121"/>
    <w:rsid w:val="003A5076"/>
    <w:rsid w:val="003A5A82"/>
    <w:rsid w:val="003A5CE7"/>
    <w:rsid w:val="003A5CF9"/>
    <w:rsid w:val="003A609C"/>
    <w:rsid w:val="003A6A18"/>
    <w:rsid w:val="003A6B7F"/>
    <w:rsid w:val="003A725F"/>
    <w:rsid w:val="003A7290"/>
    <w:rsid w:val="003A77C7"/>
    <w:rsid w:val="003A7949"/>
    <w:rsid w:val="003A7B9F"/>
    <w:rsid w:val="003B099D"/>
    <w:rsid w:val="003B21C7"/>
    <w:rsid w:val="003B24E6"/>
    <w:rsid w:val="003B28B3"/>
    <w:rsid w:val="003B3970"/>
    <w:rsid w:val="003B60C5"/>
    <w:rsid w:val="003C0BF1"/>
    <w:rsid w:val="003C10CF"/>
    <w:rsid w:val="003C1DFD"/>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5EB8"/>
    <w:rsid w:val="003F6177"/>
    <w:rsid w:val="003F6580"/>
    <w:rsid w:val="003F7813"/>
    <w:rsid w:val="00400B8E"/>
    <w:rsid w:val="00400DBD"/>
    <w:rsid w:val="00400F2A"/>
    <w:rsid w:val="00400F6C"/>
    <w:rsid w:val="0040141F"/>
    <w:rsid w:val="00401C55"/>
    <w:rsid w:val="00402051"/>
    <w:rsid w:val="0040280B"/>
    <w:rsid w:val="00403E71"/>
    <w:rsid w:val="00403F1E"/>
    <w:rsid w:val="0040421F"/>
    <w:rsid w:val="004045EF"/>
    <w:rsid w:val="00404708"/>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17ABF"/>
    <w:rsid w:val="00417D04"/>
    <w:rsid w:val="00417D6D"/>
    <w:rsid w:val="0042004D"/>
    <w:rsid w:val="004200B2"/>
    <w:rsid w:val="004201BA"/>
    <w:rsid w:val="004206B9"/>
    <w:rsid w:val="004206DC"/>
    <w:rsid w:val="004207DC"/>
    <w:rsid w:val="0042138B"/>
    <w:rsid w:val="00421D99"/>
    <w:rsid w:val="00422C92"/>
    <w:rsid w:val="00422FAC"/>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018"/>
    <w:rsid w:val="00432FF9"/>
    <w:rsid w:val="00433F41"/>
    <w:rsid w:val="00433F5A"/>
    <w:rsid w:val="00434B90"/>
    <w:rsid w:val="00435071"/>
    <w:rsid w:val="004352AB"/>
    <w:rsid w:val="00435A20"/>
    <w:rsid w:val="00435DD9"/>
    <w:rsid w:val="004367AD"/>
    <w:rsid w:val="00436E8E"/>
    <w:rsid w:val="0043776B"/>
    <w:rsid w:val="00437F91"/>
    <w:rsid w:val="0044109F"/>
    <w:rsid w:val="00442CE6"/>
    <w:rsid w:val="00442E9E"/>
    <w:rsid w:val="00442FAD"/>
    <w:rsid w:val="0044350E"/>
    <w:rsid w:val="00443B2F"/>
    <w:rsid w:val="0044422E"/>
    <w:rsid w:val="00444278"/>
    <w:rsid w:val="004442EA"/>
    <w:rsid w:val="004445D3"/>
    <w:rsid w:val="004449E9"/>
    <w:rsid w:val="0044513F"/>
    <w:rsid w:val="00445858"/>
    <w:rsid w:val="004471F2"/>
    <w:rsid w:val="00447758"/>
    <w:rsid w:val="0045028A"/>
    <w:rsid w:val="00450605"/>
    <w:rsid w:val="004519BF"/>
    <w:rsid w:val="00452D57"/>
    <w:rsid w:val="004531BE"/>
    <w:rsid w:val="00453D75"/>
    <w:rsid w:val="00454793"/>
    <w:rsid w:val="00455D7C"/>
    <w:rsid w:val="0045687C"/>
    <w:rsid w:val="00456920"/>
    <w:rsid w:val="00457456"/>
    <w:rsid w:val="00457BDA"/>
    <w:rsid w:val="00461648"/>
    <w:rsid w:val="00461856"/>
    <w:rsid w:val="0046187D"/>
    <w:rsid w:val="0046231B"/>
    <w:rsid w:val="00463C84"/>
    <w:rsid w:val="004641FB"/>
    <w:rsid w:val="00464ACC"/>
    <w:rsid w:val="00466369"/>
    <w:rsid w:val="00466793"/>
    <w:rsid w:val="00466A9D"/>
    <w:rsid w:val="004676D2"/>
    <w:rsid w:val="00467F98"/>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E32"/>
    <w:rsid w:val="00481EF0"/>
    <w:rsid w:val="00483A26"/>
    <w:rsid w:val="00483B02"/>
    <w:rsid w:val="00485EE6"/>
    <w:rsid w:val="00486187"/>
    <w:rsid w:val="004864F7"/>
    <w:rsid w:val="004866D3"/>
    <w:rsid w:val="00486C18"/>
    <w:rsid w:val="004879B3"/>
    <w:rsid w:val="00487E08"/>
    <w:rsid w:val="00490125"/>
    <w:rsid w:val="0049022C"/>
    <w:rsid w:val="0049032F"/>
    <w:rsid w:val="00490741"/>
    <w:rsid w:val="0049083F"/>
    <w:rsid w:val="0049147E"/>
    <w:rsid w:val="0049238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B6627"/>
    <w:rsid w:val="004B6667"/>
    <w:rsid w:val="004C02ED"/>
    <w:rsid w:val="004C05AC"/>
    <w:rsid w:val="004C1101"/>
    <w:rsid w:val="004C1294"/>
    <w:rsid w:val="004C16FE"/>
    <w:rsid w:val="004C1C88"/>
    <w:rsid w:val="004C2B97"/>
    <w:rsid w:val="004C35D8"/>
    <w:rsid w:val="004C4D00"/>
    <w:rsid w:val="004C4FE3"/>
    <w:rsid w:val="004C5771"/>
    <w:rsid w:val="004C5EB6"/>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EBD"/>
    <w:rsid w:val="004E011E"/>
    <w:rsid w:val="004E202B"/>
    <w:rsid w:val="004E297D"/>
    <w:rsid w:val="004E37E2"/>
    <w:rsid w:val="004E3FD4"/>
    <w:rsid w:val="004E43F7"/>
    <w:rsid w:val="004E7ACF"/>
    <w:rsid w:val="004F1994"/>
    <w:rsid w:val="004F2DF7"/>
    <w:rsid w:val="004F38C4"/>
    <w:rsid w:val="004F3ED7"/>
    <w:rsid w:val="004F44F9"/>
    <w:rsid w:val="004F45A2"/>
    <w:rsid w:val="004F51CB"/>
    <w:rsid w:val="004F5277"/>
    <w:rsid w:val="004F5553"/>
    <w:rsid w:val="004F58D1"/>
    <w:rsid w:val="004F5E69"/>
    <w:rsid w:val="004F62C8"/>
    <w:rsid w:val="004F63A4"/>
    <w:rsid w:val="004F6B19"/>
    <w:rsid w:val="004F6D9D"/>
    <w:rsid w:val="004F79E2"/>
    <w:rsid w:val="00500067"/>
    <w:rsid w:val="00500122"/>
    <w:rsid w:val="00501ED6"/>
    <w:rsid w:val="00502291"/>
    <w:rsid w:val="00502C4F"/>
    <w:rsid w:val="0050378A"/>
    <w:rsid w:val="0050441C"/>
    <w:rsid w:val="00505070"/>
    <w:rsid w:val="005053A5"/>
    <w:rsid w:val="005054B1"/>
    <w:rsid w:val="0050587B"/>
    <w:rsid w:val="00505970"/>
    <w:rsid w:val="00506A4B"/>
    <w:rsid w:val="00506BD9"/>
    <w:rsid w:val="00507BF1"/>
    <w:rsid w:val="0051088D"/>
    <w:rsid w:val="00511244"/>
    <w:rsid w:val="00511544"/>
    <w:rsid w:val="005116B5"/>
    <w:rsid w:val="00511A40"/>
    <w:rsid w:val="00511F8E"/>
    <w:rsid w:val="00512E82"/>
    <w:rsid w:val="00513001"/>
    <w:rsid w:val="00513534"/>
    <w:rsid w:val="005136B0"/>
    <w:rsid w:val="00515966"/>
    <w:rsid w:val="0051668F"/>
    <w:rsid w:val="00516DE9"/>
    <w:rsid w:val="005171FF"/>
    <w:rsid w:val="00517F5E"/>
    <w:rsid w:val="00520283"/>
    <w:rsid w:val="00522D02"/>
    <w:rsid w:val="005232F7"/>
    <w:rsid w:val="005234FF"/>
    <w:rsid w:val="00523F82"/>
    <w:rsid w:val="005255D6"/>
    <w:rsid w:val="00526AB7"/>
    <w:rsid w:val="00527276"/>
    <w:rsid w:val="00527C70"/>
    <w:rsid w:val="00530EFF"/>
    <w:rsid w:val="00531061"/>
    <w:rsid w:val="00531524"/>
    <w:rsid w:val="0053172B"/>
    <w:rsid w:val="00532CC0"/>
    <w:rsid w:val="00533EAD"/>
    <w:rsid w:val="005341A5"/>
    <w:rsid w:val="00534350"/>
    <w:rsid w:val="0053455E"/>
    <w:rsid w:val="005355A0"/>
    <w:rsid w:val="00535988"/>
    <w:rsid w:val="00540B48"/>
    <w:rsid w:val="005416A8"/>
    <w:rsid w:val="00541F1F"/>
    <w:rsid w:val="00542233"/>
    <w:rsid w:val="0054298A"/>
    <w:rsid w:val="00542E2F"/>
    <w:rsid w:val="0054333C"/>
    <w:rsid w:val="00543DA0"/>
    <w:rsid w:val="00543E30"/>
    <w:rsid w:val="005450E0"/>
    <w:rsid w:val="0054533D"/>
    <w:rsid w:val="00545708"/>
    <w:rsid w:val="005458C6"/>
    <w:rsid w:val="00546299"/>
    <w:rsid w:val="0054657C"/>
    <w:rsid w:val="0054777B"/>
    <w:rsid w:val="0055021B"/>
    <w:rsid w:val="00550724"/>
    <w:rsid w:val="00550D0E"/>
    <w:rsid w:val="005510FC"/>
    <w:rsid w:val="0055146A"/>
    <w:rsid w:val="005516A9"/>
    <w:rsid w:val="0055202A"/>
    <w:rsid w:val="005525BB"/>
    <w:rsid w:val="005532C6"/>
    <w:rsid w:val="00554BD6"/>
    <w:rsid w:val="00555292"/>
    <w:rsid w:val="00555417"/>
    <w:rsid w:val="00555F85"/>
    <w:rsid w:val="005573F4"/>
    <w:rsid w:val="00560030"/>
    <w:rsid w:val="005606DD"/>
    <w:rsid w:val="00560935"/>
    <w:rsid w:val="00560B7C"/>
    <w:rsid w:val="00560E38"/>
    <w:rsid w:val="0056105D"/>
    <w:rsid w:val="00561C03"/>
    <w:rsid w:val="00561D9B"/>
    <w:rsid w:val="00561FB2"/>
    <w:rsid w:val="005626B9"/>
    <w:rsid w:val="0056291B"/>
    <w:rsid w:val="005635C0"/>
    <w:rsid w:val="00563843"/>
    <w:rsid w:val="00564962"/>
    <w:rsid w:val="005649C6"/>
    <w:rsid w:val="005653D6"/>
    <w:rsid w:val="00565498"/>
    <w:rsid w:val="005654D0"/>
    <w:rsid w:val="00566EA7"/>
    <w:rsid w:val="00570447"/>
    <w:rsid w:val="0057085B"/>
    <w:rsid w:val="00570929"/>
    <w:rsid w:val="00570D99"/>
    <w:rsid w:val="00571058"/>
    <w:rsid w:val="00571071"/>
    <w:rsid w:val="00571557"/>
    <w:rsid w:val="005716D6"/>
    <w:rsid w:val="00571D1B"/>
    <w:rsid w:val="0057211D"/>
    <w:rsid w:val="0057298C"/>
    <w:rsid w:val="00573CAA"/>
    <w:rsid w:val="00573DBE"/>
    <w:rsid w:val="00574730"/>
    <w:rsid w:val="005749E5"/>
    <w:rsid w:val="00574F07"/>
    <w:rsid w:val="00575FCC"/>
    <w:rsid w:val="005760C4"/>
    <w:rsid w:val="005763CB"/>
    <w:rsid w:val="00576B98"/>
    <w:rsid w:val="00576F85"/>
    <w:rsid w:val="005771FA"/>
    <w:rsid w:val="005776CF"/>
    <w:rsid w:val="00577B65"/>
    <w:rsid w:val="00580186"/>
    <w:rsid w:val="00580714"/>
    <w:rsid w:val="005807D5"/>
    <w:rsid w:val="00581287"/>
    <w:rsid w:val="005821C1"/>
    <w:rsid w:val="00582397"/>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5B6"/>
    <w:rsid w:val="005A36E3"/>
    <w:rsid w:val="005A61AA"/>
    <w:rsid w:val="005A7356"/>
    <w:rsid w:val="005A7748"/>
    <w:rsid w:val="005B06D5"/>
    <w:rsid w:val="005B13F6"/>
    <w:rsid w:val="005B18AC"/>
    <w:rsid w:val="005B1FA4"/>
    <w:rsid w:val="005B3057"/>
    <w:rsid w:val="005B50A3"/>
    <w:rsid w:val="005B69F7"/>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C2E"/>
    <w:rsid w:val="005D02E3"/>
    <w:rsid w:val="005D12EC"/>
    <w:rsid w:val="005D1A49"/>
    <w:rsid w:val="005D285D"/>
    <w:rsid w:val="005D3254"/>
    <w:rsid w:val="005D3CBC"/>
    <w:rsid w:val="005D4007"/>
    <w:rsid w:val="005D5858"/>
    <w:rsid w:val="005D5A46"/>
    <w:rsid w:val="005D716F"/>
    <w:rsid w:val="005D77D4"/>
    <w:rsid w:val="005D792E"/>
    <w:rsid w:val="005E03C8"/>
    <w:rsid w:val="005E090B"/>
    <w:rsid w:val="005E0CEF"/>
    <w:rsid w:val="005E124F"/>
    <w:rsid w:val="005E2CFA"/>
    <w:rsid w:val="005E3317"/>
    <w:rsid w:val="005E3BAA"/>
    <w:rsid w:val="005E3F44"/>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886"/>
    <w:rsid w:val="00602A5F"/>
    <w:rsid w:val="006049ED"/>
    <w:rsid w:val="00604B57"/>
    <w:rsid w:val="00604D51"/>
    <w:rsid w:val="00605109"/>
    <w:rsid w:val="00605F57"/>
    <w:rsid w:val="0060700C"/>
    <w:rsid w:val="00607316"/>
    <w:rsid w:val="006078BE"/>
    <w:rsid w:val="006103FD"/>
    <w:rsid w:val="006106DB"/>
    <w:rsid w:val="00610924"/>
    <w:rsid w:val="006112ED"/>
    <w:rsid w:val="0061273E"/>
    <w:rsid w:val="00613633"/>
    <w:rsid w:val="00614769"/>
    <w:rsid w:val="006147E9"/>
    <w:rsid w:val="00614BB8"/>
    <w:rsid w:val="00615385"/>
    <w:rsid w:val="0061543C"/>
    <w:rsid w:val="00615C4D"/>
    <w:rsid w:val="0061657F"/>
    <w:rsid w:val="006215F7"/>
    <w:rsid w:val="00621710"/>
    <w:rsid w:val="00621732"/>
    <w:rsid w:val="00621D28"/>
    <w:rsid w:val="00621DB4"/>
    <w:rsid w:val="00622337"/>
    <w:rsid w:val="00622E61"/>
    <w:rsid w:val="006232BB"/>
    <w:rsid w:val="006235E3"/>
    <w:rsid w:val="00623A87"/>
    <w:rsid w:val="0062419F"/>
    <w:rsid w:val="00624B85"/>
    <w:rsid w:val="006257E3"/>
    <w:rsid w:val="0062611B"/>
    <w:rsid w:val="006270AF"/>
    <w:rsid w:val="006276F5"/>
    <w:rsid w:val="0062782B"/>
    <w:rsid w:val="00627A8D"/>
    <w:rsid w:val="00631B82"/>
    <w:rsid w:val="00631D31"/>
    <w:rsid w:val="00631E61"/>
    <w:rsid w:val="00632612"/>
    <w:rsid w:val="00632BE7"/>
    <w:rsid w:val="0063467E"/>
    <w:rsid w:val="00637513"/>
    <w:rsid w:val="00640B72"/>
    <w:rsid w:val="00640BB2"/>
    <w:rsid w:val="006414BE"/>
    <w:rsid w:val="00641C1C"/>
    <w:rsid w:val="0064270B"/>
    <w:rsid w:val="00642EF9"/>
    <w:rsid w:val="0064319D"/>
    <w:rsid w:val="0064383B"/>
    <w:rsid w:val="00644B5F"/>
    <w:rsid w:val="0064571F"/>
    <w:rsid w:val="00645768"/>
    <w:rsid w:val="006458D3"/>
    <w:rsid w:val="00645AA4"/>
    <w:rsid w:val="006462F3"/>
    <w:rsid w:val="00646D89"/>
    <w:rsid w:val="00646F2D"/>
    <w:rsid w:val="00646FC9"/>
    <w:rsid w:val="00647973"/>
    <w:rsid w:val="00647EBA"/>
    <w:rsid w:val="00647F49"/>
    <w:rsid w:val="0065066F"/>
    <w:rsid w:val="006509BE"/>
    <w:rsid w:val="00651B44"/>
    <w:rsid w:val="00652020"/>
    <w:rsid w:val="00652914"/>
    <w:rsid w:val="006533A9"/>
    <w:rsid w:val="006536A6"/>
    <w:rsid w:val="00653F41"/>
    <w:rsid w:val="00654100"/>
    <w:rsid w:val="006542CC"/>
    <w:rsid w:val="00654636"/>
    <w:rsid w:val="00654A7D"/>
    <w:rsid w:val="006554B9"/>
    <w:rsid w:val="00655803"/>
    <w:rsid w:val="006558F8"/>
    <w:rsid w:val="0065689A"/>
    <w:rsid w:val="0065689D"/>
    <w:rsid w:val="00657228"/>
    <w:rsid w:val="0065744C"/>
    <w:rsid w:val="00657D2E"/>
    <w:rsid w:val="006601BD"/>
    <w:rsid w:val="006602A8"/>
    <w:rsid w:val="00660957"/>
    <w:rsid w:val="0066132C"/>
    <w:rsid w:val="00661E10"/>
    <w:rsid w:val="00661EE9"/>
    <w:rsid w:val="00662941"/>
    <w:rsid w:val="00662BF4"/>
    <w:rsid w:val="00662CD5"/>
    <w:rsid w:val="00663000"/>
    <w:rsid w:val="006650A0"/>
    <w:rsid w:val="00665FA6"/>
    <w:rsid w:val="00666757"/>
    <w:rsid w:val="00672295"/>
    <w:rsid w:val="0067240A"/>
    <w:rsid w:val="00672F0A"/>
    <w:rsid w:val="00673762"/>
    <w:rsid w:val="00673A69"/>
    <w:rsid w:val="00673D26"/>
    <w:rsid w:val="00674346"/>
    <w:rsid w:val="0067452C"/>
    <w:rsid w:val="0067511F"/>
    <w:rsid w:val="006765C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101"/>
    <w:rsid w:val="00685475"/>
    <w:rsid w:val="00685D99"/>
    <w:rsid w:val="0068607A"/>
    <w:rsid w:val="00690809"/>
    <w:rsid w:val="00690845"/>
    <w:rsid w:val="006921C0"/>
    <w:rsid w:val="00693745"/>
    <w:rsid w:val="006937E3"/>
    <w:rsid w:val="00693BAF"/>
    <w:rsid w:val="00694D9D"/>
    <w:rsid w:val="00694EFA"/>
    <w:rsid w:val="006950BF"/>
    <w:rsid w:val="00695835"/>
    <w:rsid w:val="0069660B"/>
    <w:rsid w:val="00697187"/>
    <w:rsid w:val="006A10D3"/>
    <w:rsid w:val="006A17DE"/>
    <w:rsid w:val="006A1964"/>
    <w:rsid w:val="006A2CEE"/>
    <w:rsid w:val="006A2FEC"/>
    <w:rsid w:val="006A312E"/>
    <w:rsid w:val="006A5EAE"/>
    <w:rsid w:val="006A6686"/>
    <w:rsid w:val="006A6A5D"/>
    <w:rsid w:val="006A7790"/>
    <w:rsid w:val="006A798A"/>
    <w:rsid w:val="006A7CB0"/>
    <w:rsid w:val="006B0063"/>
    <w:rsid w:val="006B0DD7"/>
    <w:rsid w:val="006B1524"/>
    <w:rsid w:val="006B2DE9"/>
    <w:rsid w:val="006B4058"/>
    <w:rsid w:val="006B4846"/>
    <w:rsid w:val="006B4BB6"/>
    <w:rsid w:val="006B5602"/>
    <w:rsid w:val="006B5A2B"/>
    <w:rsid w:val="006B5E99"/>
    <w:rsid w:val="006B6333"/>
    <w:rsid w:val="006B6AE8"/>
    <w:rsid w:val="006B7FDF"/>
    <w:rsid w:val="006C06F9"/>
    <w:rsid w:val="006C0FB8"/>
    <w:rsid w:val="006C170D"/>
    <w:rsid w:val="006C1856"/>
    <w:rsid w:val="006C270B"/>
    <w:rsid w:val="006C3388"/>
    <w:rsid w:val="006C36E8"/>
    <w:rsid w:val="006C38AA"/>
    <w:rsid w:val="006C41E8"/>
    <w:rsid w:val="006C49AC"/>
    <w:rsid w:val="006C688C"/>
    <w:rsid w:val="006C6C63"/>
    <w:rsid w:val="006C7181"/>
    <w:rsid w:val="006C7566"/>
    <w:rsid w:val="006C79FD"/>
    <w:rsid w:val="006C7FC8"/>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463"/>
    <w:rsid w:val="006D7714"/>
    <w:rsid w:val="006D77C6"/>
    <w:rsid w:val="006D7DEA"/>
    <w:rsid w:val="006E0813"/>
    <w:rsid w:val="006E29EF"/>
    <w:rsid w:val="006E37A9"/>
    <w:rsid w:val="006E3884"/>
    <w:rsid w:val="006E4DB4"/>
    <w:rsid w:val="006E4F13"/>
    <w:rsid w:val="006E5489"/>
    <w:rsid w:val="006E5826"/>
    <w:rsid w:val="006E5F41"/>
    <w:rsid w:val="006E6384"/>
    <w:rsid w:val="006E75C6"/>
    <w:rsid w:val="006F0355"/>
    <w:rsid w:val="006F097F"/>
    <w:rsid w:val="006F2FF2"/>
    <w:rsid w:val="006F314B"/>
    <w:rsid w:val="006F39E3"/>
    <w:rsid w:val="006F463E"/>
    <w:rsid w:val="006F4702"/>
    <w:rsid w:val="006F4FED"/>
    <w:rsid w:val="006F50D0"/>
    <w:rsid w:val="006F59E4"/>
    <w:rsid w:val="006F639B"/>
    <w:rsid w:val="006F68B0"/>
    <w:rsid w:val="006F7FEE"/>
    <w:rsid w:val="007009AB"/>
    <w:rsid w:val="00701617"/>
    <w:rsid w:val="00702CFB"/>
    <w:rsid w:val="00703C1A"/>
    <w:rsid w:val="00704500"/>
    <w:rsid w:val="007049B4"/>
    <w:rsid w:val="00704EFD"/>
    <w:rsid w:val="00705635"/>
    <w:rsid w:val="00707E8C"/>
    <w:rsid w:val="007103CE"/>
    <w:rsid w:val="0071106A"/>
    <w:rsid w:val="00711454"/>
    <w:rsid w:val="00711595"/>
    <w:rsid w:val="00712D85"/>
    <w:rsid w:val="00713AAB"/>
    <w:rsid w:val="00714A4E"/>
    <w:rsid w:val="00714BCA"/>
    <w:rsid w:val="00715797"/>
    <w:rsid w:val="007164B4"/>
    <w:rsid w:val="007165A5"/>
    <w:rsid w:val="00716896"/>
    <w:rsid w:val="00716EA4"/>
    <w:rsid w:val="00716EA9"/>
    <w:rsid w:val="00717073"/>
    <w:rsid w:val="00720779"/>
    <w:rsid w:val="00720D36"/>
    <w:rsid w:val="00721A27"/>
    <w:rsid w:val="00722241"/>
    <w:rsid w:val="00722ACF"/>
    <w:rsid w:val="007232ED"/>
    <w:rsid w:val="00723505"/>
    <w:rsid w:val="007245A7"/>
    <w:rsid w:val="00724C3C"/>
    <w:rsid w:val="00726032"/>
    <w:rsid w:val="00726D79"/>
    <w:rsid w:val="007271B1"/>
    <w:rsid w:val="007271E1"/>
    <w:rsid w:val="00730431"/>
    <w:rsid w:val="007305A1"/>
    <w:rsid w:val="007306F6"/>
    <w:rsid w:val="00730AD1"/>
    <w:rsid w:val="00730D6C"/>
    <w:rsid w:val="00730E93"/>
    <w:rsid w:val="007324AF"/>
    <w:rsid w:val="007329C4"/>
    <w:rsid w:val="00732BDD"/>
    <w:rsid w:val="0073379F"/>
    <w:rsid w:val="007338F1"/>
    <w:rsid w:val="00733D34"/>
    <w:rsid w:val="0073410C"/>
    <w:rsid w:val="0073464F"/>
    <w:rsid w:val="0073602F"/>
    <w:rsid w:val="0073640D"/>
    <w:rsid w:val="0073729F"/>
    <w:rsid w:val="007405BF"/>
    <w:rsid w:val="00740942"/>
    <w:rsid w:val="00740EE9"/>
    <w:rsid w:val="0074108B"/>
    <w:rsid w:val="00741482"/>
    <w:rsid w:val="007419C2"/>
    <w:rsid w:val="00741A2F"/>
    <w:rsid w:val="00741AB5"/>
    <w:rsid w:val="00741FDF"/>
    <w:rsid w:val="007439A8"/>
    <w:rsid w:val="007446F4"/>
    <w:rsid w:val="007449E1"/>
    <w:rsid w:val="007458FD"/>
    <w:rsid w:val="00745FD2"/>
    <w:rsid w:val="00746AF5"/>
    <w:rsid w:val="007479CC"/>
    <w:rsid w:val="00747E1B"/>
    <w:rsid w:val="00750DE9"/>
    <w:rsid w:val="0075100A"/>
    <w:rsid w:val="00751648"/>
    <w:rsid w:val="00751D71"/>
    <w:rsid w:val="007522A9"/>
    <w:rsid w:val="00752CA9"/>
    <w:rsid w:val="00752E40"/>
    <w:rsid w:val="00754459"/>
    <w:rsid w:val="00755116"/>
    <w:rsid w:val="0075678D"/>
    <w:rsid w:val="00756CE0"/>
    <w:rsid w:val="00756FD4"/>
    <w:rsid w:val="00757736"/>
    <w:rsid w:val="00757E86"/>
    <w:rsid w:val="00760555"/>
    <w:rsid w:val="0076102D"/>
    <w:rsid w:val="007611A3"/>
    <w:rsid w:val="00762C71"/>
    <w:rsid w:val="00762D94"/>
    <w:rsid w:val="00763A42"/>
    <w:rsid w:val="00763C8D"/>
    <w:rsid w:val="007647D9"/>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531"/>
    <w:rsid w:val="00774CA4"/>
    <w:rsid w:val="00775AA8"/>
    <w:rsid w:val="00775BFB"/>
    <w:rsid w:val="00776AA3"/>
    <w:rsid w:val="00776C33"/>
    <w:rsid w:val="007770BC"/>
    <w:rsid w:val="00777A7B"/>
    <w:rsid w:val="00777CA1"/>
    <w:rsid w:val="00780EC0"/>
    <w:rsid w:val="00781354"/>
    <w:rsid w:val="00781ACA"/>
    <w:rsid w:val="007821E5"/>
    <w:rsid w:val="007822B6"/>
    <w:rsid w:val="00782506"/>
    <w:rsid w:val="007830F7"/>
    <w:rsid w:val="00783147"/>
    <w:rsid w:val="007833DC"/>
    <w:rsid w:val="00783ACA"/>
    <w:rsid w:val="00784096"/>
    <w:rsid w:val="00785455"/>
    <w:rsid w:val="00785E21"/>
    <w:rsid w:val="0078656A"/>
    <w:rsid w:val="00786844"/>
    <w:rsid w:val="0078733D"/>
    <w:rsid w:val="00787460"/>
    <w:rsid w:val="00787E3F"/>
    <w:rsid w:val="007901DD"/>
    <w:rsid w:val="00790460"/>
    <w:rsid w:val="00793658"/>
    <w:rsid w:val="007937E8"/>
    <w:rsid w:val="00793CBB"/>
    <w:rsid w:val="007950C7"/>
    <w:rsid w:val="007955D8"/>
    <w:rsid w:val="00795873"/>
    <w:rsid w:val="007959C4"/>
    <w:rsid w:val="0079618D"/>
    <w:rsid w:val="00796EE0"/>
    <w:rsid w:val="0079704C"/>
    <w:rsid w:val="00797335"/>
    <w:rsid w:val="0079751B"/>
    <w:rsid w:val="0079773E"/>
    <w:rsid w:val="007A05B8"/>
    <w:rsid w:val="007A09A4"/>
    <w:rsid w:val="007A0F69"/>
    <w:rsid w:val="007A29AE"/>
    <w:rsid w:val="007A4B9E"/>
    <w:rsid w:val="007A57CC"/>
    <w:rsid w:val="007A57ED"/>
    <w:rsid w:val="007A6A18"/>
    <w:rsid w:val="007A744C"/>
    <w:rsid w:val="007A75F7"/>
    <w:rsid w:val="007B0093"/>
    <w:rsid w:val="007B04D3"/>
    <w:rsid w:val="007B0661"/>
    <w:rsid w:val="007B0895"/>
    <w:rsid w:val="007B162B"/>
    <w:rsid w:val="007B199D"/>
    <w:rsid w:val="007B24BD"/>
    <w:rsid w:val="007B3D8E"/>
    <w:rsid w:val="007B444D"/>
    <w:rsid w:val="007B4591"/>
    <w:rsid w:val="007B46BC"/>
    <w:rsid w:val="007B7225"/>
    <w:rsid w:val="007B77F1"/>
    <w:rsid w:val="007B7A2A"/>
    <w:rsid w:val="007C0034"/>
    <w:rsid w:val="007C0895"/>
    <w:rsid w:val="007C1F80"/>
    <w:rsid w:val="007C22C3"/>
    <w:rsid w:val="007C3306"/>
    <w:rsid w:val="007C3559"/>
    <w:rsid w:val="007C42B0"/>
    <w:rsid w:val="007C43D7"/>
    <w:rsid w:val="007C4AC0"/>
    <w:rsid w:val="007C6077"/>
    <w:rsid w:val="007C6756"/>
    <w:rsid w:val="007C6829"/>
    <w:rsid w:val="007C6900"/>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84B"/>
    <w:rsid w:val="007E4DA3"/>
    <w:rsid w:val="007E6BD4"/>
    <w:rsid w:val="007E6EA2"/>
    <w:rsid w:val="007E7F32"/>
    <w:rsid w:val="007F035A"/>
    <w:rsid w:val="007F159D"/>
    <w:rsid w:val="007F212E"/>
    <w:rsid w:val="007F21B2"/>
    <w:rsid w:val="007F29C8"/>
    <w:rsid w:val="007F2FC1"/>
    <w:rsid w:val="007F391F"/>
    <w:rsid w:val="007F3A66"/>
    <w:rsid w:val="007F45D2"/>
    <w:rsid w:val="007F61D2"/>
    <w:rsid w:val="007F6AB8"/>
    <w:rsid w:val="007F6B81"/>
    <w:rsid w:val="007F7C95"/>
    <w:rsid w:val="007F7D66"/>
    <w:rsid w:val="00801D1A"/>
    <w:rsid w:val="008020E6"/>
    <w:rsid w:val="008027B7"/>
    <w:rsid w:val="00802DB9"/>
    <w:rsid w:val="00804B7F"/>
    <w:rsid w:val="0080579E"/>
    <w:rsid w:val="008058FB"/>
    <w:rsid w:val="00806210"/>
    <w:rsid w:val="0080731C"/>
    <w:rsid w:val="00810974"/>
    <w:rsid w:val="00811462"/>
    <w:rsid w:val="008114A8"/>
    <w:rsid w:val="00812B30"/>
    <w:rsid w:val="0081367F"/>
    <w:rsid w:val="008137EC"/>
    <w:rsid w:val="00814137"/>
    <w:rsid w:val="00814225"/>
    <w:rsid w:val="00814312"/>
    <w:rsid w:val="0081444A"/>
    <w:rsid w:val="0081495D"/>
    <w:rsid w:val="00814C6A"/>
    <w:rsid w:val="00815306"/>
    <w:rsid w:val="00815639"/>
    <w:rsid w:val="00816430"/>
    <w:rsid w:val="00816B2E"/>
    <w:rsid w:val="00817BAB"/>
    <w:rsid w:val="0082087B"/>
    <w:rsid w:val="0082199E"/>
    <w:rsid w:val="00822127"/>
    <w:rsid w:val="00822189"/>
    <w:rsid w:val="0082304F"/>
    <w:rsid w:val="008235B2"/>
    <w:rsid w:val="008238CE"/>
    <w:rsid w:val="00824008"/>
    <w:rsid w:val="00824946"/>
    <w:rsid w:val="008250F7"/>
    <w:rsid w:val="00825267"/>
    <w:rsid w:val="00825B0C"/>
    <w:rsid w:val="00825E6A"/>
    <w:rsid w:val="00830792"/>
    <w:rsid w:val="00830A31"/>
    <w:rsid w:val="00831604"/>
    <w:rsid w:val="0083186A"/>
    <w:rsid w:val="008318D2"/>
    <w:rsid w:val="0083244E"/>
    <w:rsid w:val="008324A7"/>
    <w:rsid w:val="00832AFD"/>
    <w:rsid w:val="00832FDF"/>
    <w:rsid w:val="008339B7"/>
    <w:rsid w:val="00834115"/>
    <w:rsid w:val="00834C39"/>
    <w:rsid w:val="00835072"/>
    <w:rsid w:val="0083507C"/>
    <w:rsid w:val="0083534E"/>
    <w:rsid w:val="008357DB"/>
    <w:rsid w:val="00835917"/>
    <w:rsid w:val="00835B29"/>
    <w:rsid w:val="0083661C"/>
    <w:rsid w:val="00836E1D"/>
    <w:rsid w:val="00837EA0"/>
    <w:rsid w:val="008401BB"/>
    <w:rsid w:val="00840202"/>
    <w:rsid w:val="00840351"/>
    <w:rsid w:val="0084120D"/>
    <w:rsid w:val="008420A4"/>
    <w:rsid w:val="00843738"/>
    <w:rsid w:val="008438CC"/>
    <w:rsid w:val="00843B2E"/>
    <w:rsid w:val="00843C38"/>
    <w:rsid w:val="0084436E"/>
    <w:rsid w:val="008445E3"/>
    <w:rsid w:val="00844BD4"/>
    <w:rsid w:val="00844E3B"/>
    <w:rsid w:val="008451D2"/>
    <w:rsid w:val="00845B10"/>
    <w:rsid w:val="0084613E"/>
    <w:rsid w:val="008470E8"/>
    <w:rsid w:val="008474FE"/>
    <w:rsid w:val="00847B4D"/>
    <w:rsid w:val="00850FC4"/>
    <w:rsid w:val="00851937"/>
    <w:rsid w:val="00852921"/>
    <w:rsid w:val="008535BC"/>
    <w:rsid w:val="0085398A"/>
    <w:rsid w:val="008555BA"/>
    <w:rsid w:val="008558B0"/>
    <w:rsid w:val="00857111"/>
    <w:rsid w:val="0085747B"/>
    <w:rsid w:val="008579C9"/>
    <w:rsid w:val="008607BB"/>
    <w:rsid w:val="00861B1D"/>
    <w:rsid w:val="008641E2"/>
    <w:rsid w:val="00864C6B"/>
    <w:rsid w:val="00864C8A"/>
    <w:rsid w:val="00865017"/>
    <w:rsid w:val="008653B4"/>
    <w:rsid w:val="0086650E"/>
    <w:rsid w:val="00866E6E"/>
    <w:rsid w:val="00867138"/>
    <w:rsid w:val="00870673"/>
    <w:rsid w:val="0087083D"/>
    <w:rsid w:val="00870D74"/>
    <w:rsid w:val="00871659"/>
    <w:rsid w:val="008717D1"/>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0D63"/>
    <w:rsid w:val="00881076"/>
    <w:rsid w:val="00881594"/>
    <w:rsid w:val="00882191"/>
    <w:rsid w:val="00882F29"/>
    <w:rsid w:val="0088392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0FA9"/>
    <w:rsid w:val="0089131D"/>
    <w:rsid w:val="0089257A"/>
    <w:rsid w:val="00892738"/>
    <w:rsid w:val="00893B1A"/>
    <w:rsid w:val="00894043"/>
    <w:rsid w:val="008944B7"/>
    <w:rsid w:val="00894965"/>
    <w:rsid w:val="00894D75"/>
    <w:rsid w:val="008952A7"/>
    <w:rsid w:val="008965D3"/>
    <w:rsid w:val="00896D67"/>
    <w:rsid w:val="00896FBF"/>
    <w:rsid w:val="008978AB"/>
    <w:rsid w:val="0089795C"/>
    <w:rsid w:val="008A063E"/>
    <w:rsid w:val="008A0772"/>
    <w:rsid w:val="008A179C"/>
    <w:rsid w:val="008A1AC7"/>
    <w:rsid w:val="008A2312"/>
    <w:rsid w:val="008A4116"/>
    <w:rsid w:val="008A4DE4"/>
    <w:rsid w:val="008A4F4D"/>
    <w:rsid w:val="008A56AD"/>
    <w:rsid w:val="008A5938"/>
    <w:rsid w:val="008A5E7A"/>
    <w:rsid w:val="008A62BB"/>
    <w:rsid w:val="008A6BA1"/>
    <w:rsid w:val="008A79AE"/>
    <w:rsid w:val="008B06A6"/>
    <w:rsid w:val="008B0BCB"/>
    <w:rsid w:val="008B2153"/>
    <w:rsid w:val="008B2608"/>
    <w:rsid w:val="008B2ED7"/>
    <w:rsid w:val="008B3245"/>
    <w:rsid w:val="008B38E0"/>
    <w:rsid w:val="008B3DC5"/>
    <w:rsid w:val="008B569A"/>
    <w:rsid w:val="008B7F3C"/>
    <w:rsid w:val="008C06F3"/>
    <w:rsid w:val="008C0F79"/>
    <w:rsid w:val="008C2B08"/>
    <w:rsid w:val="008C3834"/>
    <w:rsid w:val="008C3BF1"/>
    <w:rsid w:val="008C5453"/>
    <w:rsid w:val="008C55E3"/>
    <w:rsid w:val="008C72D2"/>
    <w:rsid w:val="008C7383"/>
    <w:rsid w:val="008C7A77"/>
    <w:rsid w:val="008D000D"/>
    <w:rsid w:val="008D0105"/>
    <w:rsid w:val="008D053C"/>
    <w:rsid w:val="008D1BB6"/>
    <w:rsid w:val="008D30B9"/>
    <w:rsid w:val="008D3A1D"/>
    <w:rsid w:val="008D4713"/>
    <w:rsid w:val="008D486C"/>
    <w:rsid w:val="008D572B"/>
    <w:rsid w:val="008D57B4"/>
    <w:rsid w:val="008D6B7C"/>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1613"/>
    <w:rsid w:val="008F1BEB"/>
    <w:rsid w:val="008F256B"/>
    <w:rsid w:val="008F273E"/>
    <w:rsid w:val="008F2A30"/>
    <w:rsid w:val="008F2A79"/>
    <w:rsid w:val="008F3641"/>
    <w:rsid w:val="008F3894"/>
    <w:rsid w:val="008F48D9"/>
    <w:rsid w:val="008F4F28"/>
    <w:rsid w:val="008F57EE"/>
    <w:rsid w:val="008F600E"/>
    <w:rsid w:val="008F6241"/>
    <w:rsid w:val="008F6443"/>
    <w:rsid w:val="008F67BA"/>
    <w:rsid w:val="008F68B7"/>
    <w:rsid w:val="008F6F02"/>
    <w:rsid w:val="008F762F"/>
    <w:rsid w:val="008F7C25"/>
    <w:rsid w:val="00900B16"/>
    <w:rsid w:val="0090182E"/>
    <w:rsid w:val="009018DE"/>
    <w:rsid w:val="00901DBA"/>
    <w:rsid w:val="0090229B"/>
    <w:rsid w:val="0090267C"/>
    <w:rsid w:val="00902FDF"/>
    <w:rsid w:val="00903261"/>
    <w:rsid w:val="0090347F"/>
    <w:rsid w:val="00904C9C"/>
    <w:rsid w:val="00905124"/>
    <w:rsid w:val="00905369"/>
    <w:rsid w:val="009068EB"/>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EEE"/>
    <w:rsid w:val="00913F9D"/>
    <w:rsid w:val="009144E9"/>
    <w:rsid w:val="00915B95"/>
    <w:rsid w:val="00915FB5"/>
    <w:rsid w:val="00916977"/>
    <w:rsid w:val="0091739E"/>
    <w:rsid w:val="009173F8"/>
    <w:rsid w:val="00917461"/>
    <w:rsid w:val="00917649"/>
    <w:rsid w:val="0091784A"/>
    <w:rsid w:val="009201E9"/>
    <w:rsid w:val="009209B7"/>
    <w:rsid w:val="00920E45"/>
    <w:rsid w:val="00920F8A"/>
    <w:rsid w:val="009212DC"/>
    <w:rsid w:val="0092160F"/>
    <w:rsid w:val="00922184"/>
    <w:rsid w:val="00922B3B"/>
    <w:rsid w:val="00923293"/>
    <w:rsid w:val="009233A8"/>
    <w:rsid w:val="00923B4E"/>
    <w:rsid w:val="00923E05"/>
    <w:rsid w:val="00924028"/>
    <w:rsid w:val="009242C5"/>
    <w:rsid w:val="00924566"/>
    <w:rsid w:val="00924D18"/>
    <w:rsid w:val="00926513"/>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8B5"/>
    <w:rsid w:val="00932A57"/>
    <w:rsid w:val="00933791"/>
    <w:rsid w:val="0093441B"/>
    <w:rsid w:val="00934691"/>
    <w:rsid w:val="00934F56"/>
    <w:rsid w:val="00936002"/>
    <w:rsid w:val="00936124"/>
    <w:rsid w:val="009365AC"/>
    <w:rsid w:val="0093715D"/>
    <w:rsid w:val="00937ACD"/>
    <w:rsid w:val="00940663"/>
    <w:rsid w:val="00940762"/>
    <w:rsid w:val="0094147C"/>
    <w:rsid w:val="00941805"/>
    <w:rsid w:val="00941E56"/>
    <w:rsid w:val="00941E68"/>
    <w:rsid w:val="00942F18"/>
    <w:rsid w:val="009439A1"/>
    <w:rsid w:val="009442F2"/>
    <w:rsid w:val="00944372"/>
    <w:rsid w:val="00944D13"/>
    <w:rsid w:val="00944FBA"/>
    <w:rsid w:val="0094522A"/>
    <w:rsid w:val="0094542B"/>
    <w:rsid w:val="00945667"/>
    <w:rsid w:val="009458F0"/>
    <w:rsid w:val="009473E6"/>
    <w:rsid w:val="00950079"/>
    <w:rsid w:val="00950594"/>
    <w:rsid w:val="009513DC"/>
    <w:rsid w:val="00952344"/>
    <w:rsid w:val="00952FA6"/>
    <w:rsid w:val="0095368E"/>
    <w:rsid w:val="00954128"/>
    <w:rsid w:val="00954216"/>
    <w:rsid w:val="00954611"/>
    <w:rsid w:val="00954C30"/>
    <w:rsid w:val="009550AB"/>
    <w:rsid w:val="00956203"/>
    <w:rsid w:val="00956809"/>
    <w:rsid w:val="00956AB4"/>
    <w:rsid w:val="00957471"/>
    <w:rsid w:val="009575F0"/>
    <w:rsid w:val="009576BA"/>
    <w:rsid w:val="00957EE4"/>
    <w:rsid w:val="00957F1F"/>
    <w:rsid w:val="00960816"/>
    <w:rsid w:val="0096111C"/>
    <w:rsid w:val="00961B11"/>
    <w:rsid w:val="00963D6B"/>
    <w:rsid w:val="00964A2D"/>
    <w:rsid w:val="00964B50"/>
    <w:rsid w:val="00965095"/>
    <w:rsid w:val="0096669E"/>
    <w:rsid w:val="0096685A"/>
    <w:rsid w:val="0096730B"/>
    <w:rsid w:val="009679D3"/>
    <w:rsid w:val="00967F09"/>
    <w:rsid w:val="009700E5"/>
    <w:rsid w:val="0097043F"/>
    <w:rsid w:val="009707F6"/>
    <w:rsid w:val="0097085C"/>
    <w:rsid w:val="00970995"/>
    <w:rsid w:val="00971BD9"/>
    <w:rsid w:val="00972145"/>
    <w:rsid w:val="00972CA4"/>
    <w:rsid w:val="00972E9C"/>
    <w:rsid w:val="009732FF"/>
    <w:rsid w:val="009741A2"/>
    <w:rsid w:val="0097481E"/>
    <w:rsid w:val="00974A31"/>
    <w:rsid w:val="00974DAA"/>
    <w:rsid w:val="00975C99"/>
    <w:rsid w:val="00975DBA"/>
    <w:rsid w:val="00976D8B"/>
    <w:rsid w:val="00976FC9"/>
    <w:rsid w:val="0097736A"/>
    <w:rsid w:val="00981D2A"/>
    <w:rsid w:val="009830E7"/>
    <w:rsid w:val="009843CF"/>
    <w:rsid w:val="00984405"/>
    <w:rsid w:val="00984D47"/>
    <w:rsid w:val="00984E98"/>
    <w:rsid w:val="00986316"/>
    <w:rsid w:val="00986905"/>
    <w:rsid w:val="009870B0"/>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66B0"/>
    <w:rsid w:val="009A6B78"/>
    <w:rsid w:val="009A734C"/>
    <w:rsid w:val="009A7B94"/>
    <w:rsid w:val="009B027A"/>
    <w:rsid w:val="009B1019"/>
    <w:rsid w:val="009B186C"/>
    <w:rsid w:val="009B1C48"/>
    <w:rsid w:val="009B2081"/>
    <w:rsid w:val="009B2438"/>
    <w:rsid w:val="009B2510"/>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066A"/>
    <w:rsid w:val="009C1AB2"/>
    <w:rsid w:val="009C25E1"/>
    <w:rsid w:val="009C366A"/>
    <w:rsid w:val="009C39A7"/>
    <w:rsid w:val="009C4EAB"/>
    <w:rsid w:val="009C526F"/>
    <w:rsid w:val="009C5EA2"/>
    <w:rsid w:val="009C634A"/>
    <w:rsid w:val="009C66F4"/>
    <w:rsid w:val="009C7059"/>
    <w:rsid w:val="009C7629"/>
    <w:rsid w:val="009D125D"/>
    <w:rsid w:val="009D169F"/>
    <w:rsid w:val="009D19F0"/>
    <w:rsid w:val="009D1D2E"/>
    <w:rsid w:val="009D280A"/>
    <w:rsid w:val="009D41C8"/>
    <w:rsid w:val="009D5844"/>
    <w:rsid w:val="009D5E53"/>
    <w:rsid w:val="009D6AEE"/>
    <w:rsid w:val="009D6B3E"/>
    <w:rsid w:val="009D6F0A"/>
    <w:rsid w:val="009D7096"/>
    <w:rsid w:val="009E0068"/>
    <w:rsid w:val="009E0D73"/>
    <w:rsid w:val="009E1D43"/>
    <w:rsid w:val="009E2207"/>
    <w:rsid w:val="009E261A"/>
    <w:rsid w:val="009E35C4"/>
    <w:rsid w:val="009E3D46"/>
    <w:rsid w:val="009E3F52"/>
    <w:rsid w:val="009E4C29"/>
    <w:rsid w:val="009E4D85"/>
    <w:rsid w:val="009E4DD1"/>
    <w:rsid w:val="009E631B"/>
    <w:rsid w:val="009E7043"/>
    <w:rsid w:val="009E7EA1"/>
    <w:rsid w:val="009F33A9"/>
    <w:rsid w:val="009F3FD5"/>
    <w:rsid w:val="009F4787"/>
    <w:rsid w:val="009F47A5"/>
    <w:rsid w:val="009F4D90"/>
    <w:rsid w:val="009F4EA3"/>
    <w:rsid w:val="009F53A6"/>
    <w:rsid w:val="009F66E4"/>
    <w:rsid w:val="009F6B92"/>
    <w:rsid w:val="009F736F"/>
    <w:rsid w:val="00A0083D"/>
    <w:rsid w:val="00A01EFD"/>
    <w:rsid w:val="00A02010"/>
    <w:rsid w:val="00A0221F"/>
    <w:rsid w:val="00A0237B"/>
    <w:rsid w:val="00A02503"/>
    <w:rsid w:val="00A048D3"/>
    <w:rsid w:val="00A04FC4"/>
    <w:rsid w:val="00A053EC"/>
    <w:rsid w:val="00A05B27"/>
    <w:rsid w:val="00A05BB4"/>
    <w:rsid w:val="00A05F7F"/>
    <w:rsid w:val="00A0618F"/>
    <w:rsid w:val="00A065BA"/>
    <w:rsid w:val="00A06767"/>
    <w:rsid w:val="00A0799D"/>
    <w:rsid w:val="00A07EC9"/>
    <w:rsid w:val="00A1135C"/>
    <w:rsid w:val="00A11EE7"/>
    <w:rsid w:val="00A126E5"/>
    <w:rsid w:val="00A1294F"/>
    <w:rsid w:val="00A1383A"/>
    <w:rsid w:val="00A140A9"/>
    <w:rsid w:val="00A155E2"/>
    <w:rsid w:val="00A15769"/>
    <w:rsid w:val="00A15D86"/>
    <w:rsid w:val="00A15F36"/>
    <w:rsid w:val="00A16F31"/>
    <w:rsid w:val="00A20189"/>
    <w:rsid w:val="00A2019E"/>
    <w:rsid w:val="00A20252"/>
    <w:rsid w:val="00A20A56"/>
    <w:rsid w:val="00A21AED"/>
    <w:rsid w:val="00A21B6D"/>
    <w:rsid w:val="00A2253D"/>
    <w:rsid w:val="00A228F7"/>
    <w:rsid w:val="00A23577"/>
    <w:rsid w:val="00A24122"/>
    <w:rsid w:val="00A245FA"/>
    <w:rsid w:val="00A250D5"/>
    <w:rsid w:val="00A25BC3"/>
    <w:rsid w:val="00A262AC"/>
    <w:rsid w:val="00A278AA"/>
    <w:rsid w:val="00A30A84"/>
    <w:rsid w:val="00A31A4D"/>
    <w:rsid w:val="00A31E9E"/>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5CED"/>
    <w:rsid w:val="00A467D3"/>
    <w:rsid w:val="00A50037"/>
    <w:rsid w:val="00A50377"/>
    <w:rsid w:val="00A504A0"/>
    <w:rsid w:val="00A50FD9"/>
    <w:rsid w:val="00A516BD"/>
    <w:rsid w:val="00A528D2"/>
    <w:rsid w:val="00A5376C"/>
    <w:rsid w:val="00A53937"/>
    <w:rsid w:val="00A53D50"/>
    <w:rsid w:val="00A54186"/>
    <w:rsid w:val="00A54F3F"/>
    <w:rsid w:val="00A55818"/>
    <w:rsid w:val="00A55BC6"/>
    <w:rsid w:val="00A55FBE"/>
    <w:rsid w:val="00A56584"/>
    <w:rsid w:val="00A56A78"/>
    <w:rsid w:val="00A57AED"/>
    <w:rsid w:val="00A624FE"/>
    <w:rsid w:val="00A62622"/>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46C"/>
    <w:rsid w:val="00A73A9C"/>
    <w:rsid w:val="00A74322"/>
    <w:rsid w:val="00A800CF"/>
    <w:rsid w:val="00A8037E"/>
    <w:rsid w:val="00A80E95"/>
    <w:rsid w:val="00A8136F"/>
    <w:rsid w:val="00A82596"/>
    <w:rsid w:val="00A82A90"/>
    <w:rsid w:val="00A83B2E"/>
    <w:rsid w:val="00A84A99"/>
    <w:rsid w:val="00A84B35"/>
    <w:rsid w:val="00A851F4"/>
    <w:rsid w:val="00A8520D"/>
    <w:rsid w:val="00A85C7B"/>
    <w:rsid w:val="00A86500"/>
    <w:rsid w:val="00A86ABB"/>
    <w:rsid w:val="00A90388"/>
    <w:rsid w:val="00A91BC5"/>
    <w:rsid w:val="00A920AE"/>
    <w:rsid w:val="00A926C7"/>
    <w:rsid w:val="00A927D8"/>
    <w:rsid w:val="00A92A7E"/>
    <w:rsid w:val="00A93091"/>
    <w:rsid w:val="00A93DA1"/>
    <w:rsid w:val="00A94213"/>
    <w:rsid w:val="00A94AF7"/>
    <w:rsid w:val="00A94F5F"/>
    <w:rsid w:val="00A95AA5"/>
    <w:rsid w:val="00A95F72"/>
    <w:rsid w:val="00A96350"/>
    <w:rsid w:val="00A969DB"/>
    <w:rsid w:val="00A96D69"/>
    <w:rsid w:val="00A97911"/>
    <w:rsid w:val="00A97CEA"/>
    <w:rsid w:val="00AA08F3"/>
    <w:rsid w:val="00AA0FD2"/>
    <w:rsid w:val="00AA1176"/>
    <w:rsid w:val="00AA1586"/>
    <w:rsid w:val="00AA1ADE"/>
    <w:rsid w:val="00AA2A99"/>
    <w:rsid w:val="00AA30AC"/>
    <w:rsid w:val="00AA41AC"/>
    <w:rsid w:val="00AA4820"/>
    <w:rsid w:val="00AA4E03"/>
    <w:rsid w:val="00AA4FC1"/>
    <w:rsid w:val="00AA5908"/>
    <w:rsid w:val="00AA62B1"/>
    <w:rsid w:val="00AA68FE"/>
    <w:rsid w:val="00AA7668"/>
    <w:rsid w:val="00AB02F0"/>
    <w:rsid w:val="00AB0BAD"/>
    <w:rsid w:val="00AB180D"/>
    <w:rsid w:val="00AB1E73"/>
    <w:rsid w:val="00AB3382"/>
    <w:rsid w:val="00AB3B51"/>
    <w:rsid w:val="00AB3EB9"/>
    <w:rsid w:val="00AB50E2"/>
    <w:rsid w:val="00AB5589"/>
    <w:rsid w:val="00AB571E"/>
    <w:rsid w:val="00AB6309"/>
    <w:rsid w:val="00AB6F9E"/>
    <w:rsid w:val="00AC0696"/>
    <w:rsid w:val="00AC137D"/>
    <w:rsid w:val="00AC3212"/>
    <w:rsid w:val="00AC335B"/>
    <w:rsid w:val="00AC375B"/>
    <w:rsid w:val="00AC3C96"/>
    <w:rsid w:val="00AC40CD"/>
    <w:rsid w:val="00AC44FD"/>
    <w:rsid w:val="00AC60BF"/>
    <w:rsid w:val="00AC6D3B"/>
    <w:rsid w:val="00AC7FCC"/>
    <w:rsid w:val="00AD0D32"/>
    <w:rsid w:val="00AD196A"/>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1283"/>
    <w:rsid w:val="00AE17D9"/>
    <w:rsid w:val="00AE4221"/>
    <w:rsid w:val="00AE5A5E"/>
    <w:rsid w:val="00AE5F3B"/>
    <w:rsid w:val="00AE67B2"/>
    <w:rsid w:val="00AE6E4F"/>
    <w:rsid w:val="00AE6EC0"/>
    <w:rsid w:val="00AE78DC"/>
    <w:rsid w:val="00AE7ABA"/>
    <w:rsid w:val="00AE7FDA"/>
    <w:rsid w:val="00AF01B6"/>
    <w:rsid w:val="00AF0F99"/>
    <w:rsid w:val="00AF31DC"/>
    <w:rsid w:val="00AF31ED"/>
    <w:rsid w:val="00AF4B0A"/>
    <w:rsid w:val="00AF4C4C"/>
    <w:rsid w:val="00AF5665"/>
    <w:rsid w:val="00AF59DE"/>
    <w:rsid w:val="00AF65DE"/>
    <w:rsid w:val="00AF7550"/>
    <w:rsid w:val="00AF7A41"/>
    <w:rsid w:val="00B001B6"/>
    <w:rsid w:val="00B00779"/>
    <w:rsid w:val="00B007A5"/>
    <w:rsid w:val="00B017AB"/>
    <w:rsid w:val="00B01ECA"/>
    <w:rsid w:val="00B02E53"/>
    <w:rsid w:val="00B03969"/>
    <w:rsid w:val="00B040A5"/>
    <w:rsid w:val="00B0485A"/>
    <w:rsid w:val="00B056B9"/>
    <w:rsid w:val="00B05D67"/>
    <w:rsid w:val="00B05FC4"/>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1B2"/>
    <w:rsid w:val="00B3539A"/>
    <w:rsid w:val="00B35F0C"/>
    <w:rsid w:val="00B369FD"/>
    <w:rsid w:val="00B37879"/>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369"/>
    <w:rsid w:val="00B554B0"/>
    <w:rsid w:val="00B57C57"/>
    <w:rsid w:val="00B57CA6"/>
    <w:rsid w:val="00B57E8E"/>
    <w:rsid w:val="00B602EF"/>
    <w:rsid w:val="00B60AEC"/>
    <w:rsid w:val="00B60BD9"/>
    <w:rsid w:val="00B61A5C"/>
    <w:rsid w:val="00B62421"/>
    <w:rsid w:val="00B62951"/>
    <w:rsid w:val="00B64BCB"/>
    <w:rsid w:val="00B64D13"/>
    <w:rsid w:val="00B65246"/>
    <w:rsid w:val="00B658D4"/>
    <w:rsid w:val="00B668C1"/>
    <w:rsid w:val="00B66B87"/>
    <w:rsid w:val="00B66E0E"/>
    <w:rsid w:val="00B67A88"/>
    <w:rsid w:val="00B67BC0"/>
    <w:rsid w:val="00B70217"/>
    <w:rsid w:val="00B70F65"/>
    <w:rsid w:val="00B720D8"/>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3B17"/>
    <w:rsid w:val="00B84128"/>
    <w:rsid w:val="00B84896"/>
    <w:rsid w:val="00B85510"/>
    <w:rsid w:val="00B85FD8"/>
    <w:rsid w:val="00B86217"/>
    <w:rsid w:val="00B867F5"/>
    <w:rsid w:val="00B87221"/>
    <w:rsid w:val="00B878AE"/>
    <w:rsid w:val="00B902D9"/>
    <w:rsid w:val="00B903AC"/>
    <w:rsid w:val="00B90574"/>
    <w:rsid w:val="00B9108F"/>
    <w:rsid w:val="00B915C8"/>
    <w:rsid w:val="00B9196C"/>
    <w:rsid w:val="00B92114"/>
    <w:rsid w:val="00B92984"/>
    <w:rsid w:val="00B9465F"/>
    <w:rsid w:val="00B955A5"/>
    <w:rsid w:val="00B958E0"/>
    <w:rsid w:val="00B95AB6"/>
    <w:rsid w:val="00B9643B"/>
    <w:rsid w:val="00B964D1"/>
    <w:rsid w:val="00B96E6A"/>
    <w:rsid w:val="00B97121"/>
    <w:rsid w:val="00B97BB9"/>
    <w:rsid w:val="00BA12C9"/>
    <w:rsid w:val="00BA1E62"/>
    <w:rsid w:val="00BA1FBE"/>
    <w:rsid w:val="00BA33BA"/>
    <w:rsid w:val="00BA3468"/>
    <w:rsid w:val="00BA3612"/>
    <w:rsid w:val="00BA3AB3"/>
    <w:rsid w:val="00BA4901"/>
    <w:rsid w:val="00BA53EB"/>
    <w:rsid w:val="00BA55D3"/>
    <w:rsid w:val="00BA5E6E"/>
    <w:rsid w:val="00BA6B19"/>
    <w:rsid w:val="00BA74E8"/>
    <w:rsid w:val="00BA7A92"/>
    <w:rsid w:val="00BB041C"/>
    <w:rsid w:val="00BB189E"/>
    <w:rsid w:val="00BB1A6C"/>
    <w:rsid w:val="00BB2602"/>
    <w:rsid w:val="00BB36F6"/>
    <w:rsid w:val="00BB399F"/>
    <w:rsid w:val="00BB3E78"/>
    <w:rsid w:val="00BB408F"/>
    <w:rsid w:val="00BB41EA"/>
    <w:rsid w:val="00BB45A6"/>
    <w:rsid w:val="00BB4962"/>
    <w:rsid w:val="00BB4BDE"/>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061"/>
    <w:rsid w:val="00BC2416"/>
    <w:rsid w:val="00BC4184"/>
    <w:rsid w:val="00BC4654"/>
    <w:rsid w:val="00BC55C7"/>
    <w:rsid w:val="00BC57A0"/>
    <w:rsid w:val="00BC5AA5"/>
    <w:rsid w:val="00BC5AC6"/>
    <w:rsid w:val="00BC60DA"/>
    <w:rsid w:val="00BC68A6"/>
    <w:rsid w:val="00BC6F8C"/>
    <w:rsid w:val="00BC7541"/>
    <w:rsid w:val="00BD0038"/>
    <w:rsid w:val="00BD045A"/>
    <w:rsid w:val="00BD120B"/>
    <w:rsid w:val="00BD12EC"/>
    <w:rsid w:val="00BD13B6"/>
    <w:rsid w:val="00BD23C9"/>
    <w:rsid w:val="00BD2455"/>
    <w:rsid w:val="00BD25C8"/>
    <w:rsid w:val="00BD3075"/>
    <w:rsid w:val="00BD3299"/>
    <w:rsid w:val="00BD3DE4"/>
    <w:rsid w:val="00BD45DA"/>
    <w:rsid w:val="00BD4C92"/>
    <w:rsid w:val="00BD4EEC"/>
    <w:rsid w:val="00BD56EB"/>
    <w:rsid w:val="00BD653C"/>
    <w:rsid w:val="00BD6545"/>
    <w:rsid w:val="00BD7FE0"/>
    <w:rsid w:val="00BE00F5"/>
    <w:rsid w:val="00BE0199"/>
    <w:rsid w:val="00BE073F"/>
    <w:rsid w:val="00BE10C3"/>
    <w:rsid w:val="00BE19FC"/>
    <w:rsid w:val="00BE1F7B"/>
    <w:rsid w:val="00BE23C3"/>
    <w:rsid w:val="00BE24D6"/>
    <w:rsid w:val="00BE3541"/>
    <w:rsid w:val="00BE3AB7"/>
    <w:rsid w:val="00BE4405"/>
    <w:rsid w:val="00BE4482"/>
    <w:rsid w:val="00BE4FCC"/>
    <w:rsid w:val="00BE5502"/>
    <w:rsid w:val="00BE5A53"/>
    <w:rsid w:val="00BE5C03"/>
    <w:rsid w:val="00BE5D2A"/>
    <w:rsid w:val="00BE72B7"/>
    <w:rsid w:val="00BE73D9"/>
    <w:rsid w:val="00BE79EE"/>
    <w:rsid w:val="00BF009C"/>
    <w:rsid w:val="00BF01EC"/>
    <w:rsid w:val="00BF0814"/>
    <w:rsid w:val="00BF08BE"/>
    <w:rsid w:val="00BF106C"/>
    <w:rsid w:val="00BF2230"/>
    <w:rsid w:val="00BF28B5"/>
    <w:rsid w:val="00BF2AC1"/>
    <w:rsid w:val="00BF2EA9"/>
    <w:rsid w:val="00BF33B6"/>
    <w:rsid w:val="00BF38F4"/>
    <w:rsid w:val="00BF3C6A"/>
    <w:rsid w:val="00BF3D9A"/>
    <w:rsid w:val="00BF3DAE"/>
    <w:rsid w:val="00BF3FC1"/>
    <w:rsid w:val="00BF4B4E"/>
    <w:rsid w:val="00BF525E"/>
    <w:rsid w:val="00BF53CA"/>
    <w:rsid w:val="00BF62B6"/>
    <w:rsid w:val="00BF70DA"/>
    <w:rsid w:val="00BF77F3"/>
    <w:rsid w:val="00BF7BF0"/>
    <w:rsid w:val="00BF7C89"/>
    <w:rsid w:val="00BF7FB1"/>
    <w:rsid w:val="00C009DD"/>
    <w:rsid w:val="00C01745"/>
    <w:rsid w:val="00C018C6"/>
    <w:rsid w:val="00C023E7"/>
    <w:rsid w:val="00C02F86"/>
    <w:rsid w:val="00C03B37"/>
    <w:rsid w:val="00C03B6C"/>
    <w:rsid w:val="00C03E06"/>
    <w:rsid w:val="00C05BD5"/>
    <w:rsid w:val="00C060B5"/>
    <w:rsid w:val="00C06DC7"/>
    <w:rsid w:val="00C06FE2"/>
    <w:rsid w:val="00C074D1"/>
    <w:rsid w:val="00C10000"/>
    <w:rsid w:val="00C10ECB"/>
    <w:rsid w:val="00C11316"/>
    <w:rsid w:val="00C11819"/>
    <w:rsid w:val="00C12E23"/>
    <w:rsid w:val="00C13168"/>
    <w:rsid w:val="00C13524"/>
    <w:rsid w:val="00C13792"/>
    <w:rsid w:val="00C14DA4"/>
    <w:rsid w:val="00C1536D"/>
    <w:rsid w:val="00C167E1"/>
    <w:rsid w:val="00C16EAA"/>
    <w:rsid w:val="00C20060"/>
    <w:rsid w:val="00C200F0"/>
    <w:rsid w:val="00C20510"/>
    <w:rsid w:val="00C20652"/>
    <w:rsid w:val="00C20BAA"/>
    <w:rsid w:val="00C21539"/>
    <w:rsid w:val="00C21BDA"/>
    <w:rsid w:val="00C2345D"/>
    <w:rsid w:val="00C25845"/>
    <w:rsid w:val="00C25B7C"/>
    <w:rsid w:val="00C26953"/>
    <w:rsid w:val="00C274C4"/>
    <w:rsid w:val="00C27890"/>
    <w:rsid w:val="00C30965"/>
    <w:rsid w:val="00C315B9"/>
    <w:rsid w:val="00C32CF3"/>
    <w:rsid w:val="00C33441"/>
    <w:rsid w:val="00C33FD4"/>
    <w:rsid w:val="00C35049"/>
    <w:rsid w:val="00C3551B"/>
    <w:rsid w:val="00C35712"/>
    <w:rsid w:val="00C35E20"/>
    <w:rsid w:val="00C36237"/>
    <w:rsid w:val="00C36557"/>
    <w:rsid w:val="00C3705C"/>
    <w:rsid w:val="00C37543"/>
    <w:rsid w:val="00C404D8"/>
    <w:rsid w:val="00C415BD"/>
    <w:rsid w:val="00C4342F"/>
    <w:rsid w:val="00C44395"/>
    <w:rsid w:val="00C4598D"/>
    <w:rsid w:val="00C459AF"/>
    <w:rsid w:val="00C4638B"/>
    <w:rsid w:val="00C4739A"/>
    <w:rsid w:val="00C5060C"/>
    <w:rsid w:val="00C50ECC"/>
    <w:rsid w:val="00C517D5"/>
    <w:rsid w:val="00C52B27"/>
    <w:rsid w:val="00C55C0B"/>
    <w:rsid w:val="00C55CC4"/>
    <w:rsid w:val="00C55DFB"/>
    <w:rsid w:val="00C565CE"/>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5ADB"/>
    <w:rsid w:val="00C761B9"/>
    <w:rsid w:val="00C776FB"/>
    <w:rsid w:val="00C77B06"/>
    <w:rsid w:val="00C77FC4"/>
    <w:rsid w:val="00C80369"/>
    <w:rsid w:val="00C80858"/>
    <w:rsid w:val="00C83706"/>
    <w:rsid w:val="00C83F8C"/>
    <w:rsid w:val="00C8456C"/>
    <w:rsid w:val="00C85C4B"/>
    <w:rsid w:val="00C85D10"/>
    <w:rsid w:val="00C85F42"/>
    <w:rsid w:val="00C878E2"/>
    <w:rsid w:val="00C92046"/>
    <w:rsid w:val="00C92DF5"/>
    <w:rsid w:val="00C92F45"/>
    <w:rsid w:val="00C9375F"/>
    <w:rsid w:val="00C943DB"/>
    <w:rsid w:val="00C9451C"/>
    <w:rsid w:val="00C94671"/>
    <w:rsid w:val="00C949EB"/>
    <w:rsid w:val="00C95D45"/>
    <w:rsid w:val="00C96CFE"/>
    <w:rsid w:val="00C96DF5"/>
    <w:rsid w:val="00C972D9"/>
    <w:rsid w:val="00C97943"/>
    <w:rsid w:val="00C97A6B"/>
    <w:rsid w:val="00C97E23"/>
    <w:rsid w:val="00CA02D4"/>
    <w:rsid w:val="00CA0B80"/>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2EB5"/>
    <w:rsid w:val="00CB3CFE"/>
    <w:rsid w:val="00CB3FC8"/>
    <w:rsid w:val="00CB456D"/>
    <w:rsid w:val="00CB5178"/>
    <w:rsid w:val="00CB5799"/>
    <w:rsid w:val="00CB5A3C"/>
    <w:rsid w:val="00CB64E0"/>
    <w:rsid w:val="00CB6E99"/>
    <w:rsid w:val="00CB757F"/>
    <w:rsid w:val="00CB7D32"/>
    <w:rsid w:val="00CC1E16"/>
    <w:rsid w:val="00CC1EDB"/>
    <w:rsid w:val="00CC1F9F"/>
    <w:rsid w:val="00CC2731"/>
    <w:rsid w:val="00CC296A"/>
    <w:rsid w:val="00CC3AF9"/>
    <w:rsid w:val="00CC4060"/>
    <w:rsid w:val="00CC4919"/>
    <w:rsid w:val="00CC59DD"/>
    <w:rsid w:val="00CC6BE8"/>
    <w:rsid w:val="00CC71CB"/>
    <w:rsid w:val="00CC7EF7"/>
    <w:rsid w:val="00CD0F89"/>
    <w:rsid w:val="00CD1EDF"/>
    <w:rsid w:val="00CD200B"/>
    <w:rsid w:val="00CD3379"/>
    <w:rsid w:val="00CD4716"/>
    <w:rsid w:val="00CD4773"/>
    <w:rsid w:val="00CD565E"/>
    <w:rsid w:val="00CD6A68"/>
    <w:rsid w:val="00CD6FF0"/>
    <w:rsid w:val="00CD72C6"/>
    <w:rsid w:val="00CE0468"/>
    <w:rsid w:val="00CE0882"/>
    <w:rsid w:val="00CE20E8"/>
    <w:rsid w:val="00CE215F"/>
    <w:rsid w:val="00CE2758"/>
    <w:rsid w:val="00CE35DE"/>
    <w:rsid w:val="00CE3806"/>
    <w:rsid w:val="00CE3B7C"/>
    <w:rsid w:val="00CE439D"/>
    <w:rsid w:val="00CE484B"/>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4C9D"/>
    <w:rsid w:val="00D04E4A"/>
    <w:rsid w:val="00D05382"/>
    <w:rsid w:val="00D05888"/>
    <w:rsid w:val="00D0612A"/>
    <w:rsid w:val="00D0734C"/>
    <w:rsid w:val="00D102E9"/>
    <w:rsid w:val="00D106C7"/>
    <w:rsid w:val="00D10E87"/>
    <w:rsid w:val="00D122CA"/>
    <w:rsid w:val="00D12698"/>
    <w:rsid w:val="00D1291F"/>
    <w:rsid w:val="00D12CEC"/>
    <w:rsid w:val="00D13868"/>
    <w:rsid w:val="00D150C2"/>
    <w:rsid w:val="00D1605B"/>
    <w:rsid w:val="00D16468"/>
    <w:rsid w:val="00D176F1"/>
    <w:rsid w:val="00D20477"/>
    <w:rsid w:val="00D2118A"/>
    <w:rsid w:val="00D22C3A"/>
    <w:rsid w:val="00D23106"/>
    <w:rsid w:val="00D23591"/>
    <w:rsid w:val="00D248B2"/>
    <w:rsid w:val="00D251C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37CB"/>
    <w:rsid w:val="00D44095"/>
    <w:rsid w:val="00D447BF"/>
    <w:rsid w:val="00D45007"/>
    <w:rsid w:val="00D451FF"/>
    <w:rsid w:val="00D45DB1"/>
    <w:rsid w:val="00D46073"/>
    <w:rsid w:val="00D4695D"/>
    <w:rsid w:val="00D47068"/>
    <w:rsid w:val="00D50138"/>
    <w:rsid w:val="00D509D4"/>
    <w:rsid w:val="00D50A71"/>
    <w:rsid w:val="00D5147B"/>
    <w:rsid w:val="00D51F7D"/>
    <w:rsid w:val="00D52B99"/>
    <w:rsid w:val="00D5347B"/>
    <w:rsid w:val="00D53486"/>
    <w:rsid w:val="00D5383C"/>
    <w:rsid w:val="00D5383E"/>
    <w:rsid w:val="00D5417E"/>
    <w:rsid w:val="00D55C20"/>
    <w:rsid w:val="00D56167"/>
    <w:rsid w:val="00D56AB3"/>
    <w:rsid w:val="00D56D5D"/>
    <w:rsid w:val="00D5784C"/>
    <w:rsid w:val="00D57F4D"/>
    <w:rsid w:val="00D615AD"/>
    <w:rsid w:val="00D619FB"/>
    <w:rsid w:val="00D62000"/>
    <w:rsid w:val="00D63259"/>
    <w:rsid w:val="00D63914"/>
    <w:rsid w:val="00D64561"/>
    <w:rsid w:val="00D647D4"/>
    <w:rsid w:val="00D64C4B"/>
    <w:rsid w:val="00D659FB"/>
    <w:rsid w:val="00D65CE1"/>
    <w:rsid w:val="00D66EA5"/>
    <w:rsid w:val="00D66F55"/>
    <w:rsid w:val="00D67085"/>
    <w:rsid w:val="00D67EBB"/>
    <w:rsid w:val="00D707B4"/>
    <w:rsid w:val="00D70D9C"/>
    <w:rsid w:val="00D71586"/>
    <w:rsid w:val="00D72220"/>
    <w:rsid w:val="00D723C7"/>
    <w:rsid w:val="00D7376F"/>
    <w:rsid w:val="00D7486C"/>
    <w:rsid w:val="00D763C5"/>
    <w:rsid w:val="00D7651D"/>
    <w:rsid w:val="00D76B05"/>
    <w:rsid w:val="00D77CFD"/>
    <w:rsid w:val="00D8057E"/>
    <w:rsid w:val="00D80697"/>
    <w:rsid w:val="00D815E0"/>
    <w:rsid w:val="00D81948"/>
    <w:rsid w:val="00D819D2"/>
    <w:rsid w:val="00D81AE0"/>
    <w:rsid w:val="00D81BD5"/>
    <w:rsid w:val="00D82142"/>
    <w:rsid w:val="00D83081"/>
    <w:rsid w:val="00D8314D"/>
    <w:rsid w:val="00D84AD5"/>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C7A"/>
    <w:rsid w:val="00D931C7"/>
    <w:rsid w:val="00D9408C"/>
    <w:rsid w:val="00D94C0B"/>
    <w:rsid w:val="00D950E5"/>
    <w:rsid w:val="00D951AD"/>
    <w:rsid w:val="00D95F7D"/>
    <w:rsid w:val="00D979EE"/>
    <w:rsid w:val="00DA19F6"/>
    <w:rsid w:val="00DA26C6"/>
    <w:rsid w:val="00DA3304"/>
    <w:rsid w:val="00DA3506"/>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4CE5"/>
    <w:rsid w:val="00DB58A9"/>
    <w:rsid w:val="00DB617C"/>
    <w:rsid w:val="00DB6AF1"/>
    <w:rsid w:val="00DB6DA5"/>
    <w:rsid w:val="00DB6F5F"/>
    <w:rsid w:val="00DB75DE"/>
    <w:rsid w:val="00DB7E29"/>
    <w:rsid w:val="00DC0240"/>
    <w:rsid w:val="00DC0C81"/>
    <w:rsid w:val="00DC1E0C"/>
    <w:rsid w:val="00DC2496"/>
    <w:rsid w:val="00DC2AD4"/>
    <w:rsid w:val="00DC33F5"/>
    <w:rsid w:val="00DC3520"/>
    <w:rsid w:val="00DC361F"/>
    <w:rsid w:val="00DC3C77"/>
    <w:rsid w:val="00DC57A5"/>
    <w:rsid w:val="00DC59EB"/>
    <w:rsid w:val="00DC6532"/>
    <w:rsid w:val="00DC6D27"/>
    <w:rsid w:val="00DC6F14"/>
    <w:rsid w:val="00DC6FC9"/>
    <w:rsid w:val="00DC6FCD"/>
    <w:rsid w:val="00DC795C"/>
    <w:rsid w:val="00DD23BB"/>
    <w:rsid w:val="00DD32BA"/>
    <w:rsid w:val="00DD3545"/>
    <w:rsid w:val="00DD39FC"/>
    <w:rsid w:val="00DD4ECE"/>
    <w:rsid w:val="00DD5A73"/>
    <w:rsid w:val="00DD6776"/>
    <w:rsid w:val="00DD6B45"/>
    <w:rsid w:val="00DD71BF"/>
    <w:rsid w:val="00DE22CD"/>
    <w:rsid w:val="00DE2726"/>
    <w:rsid w:val="00DE3308"/>
    <w:rsid w:val="00DE3AA4"/>
    <w:rsid w:val="00DE3DBA"/>
    <w:rsid w:val="00DE4C3D"/>
    <w:rsid w:val="00DE4DA7"/>
    <w:rsid w:val="00DE4DC0"/>
    <w:rsid w:val="00DE5859"/>
    <w:rsid w:val="00DE590B"/>
    <w:rsid w:val="00DE61F7"/>
    <w:rsid w:val="00DE64C6"/>
    <w:rsid w:val="00DE6B03"/>
    <w:rsid w:val="00DE7101"/>
    <w:rsid w:val="00DF03B8"/>
    <w:rsid w:val="00DF0616"/>
    <w:rsid w:val="00DF0B7F"/>
    <w:rsid w:val="00DF0DCE"/>
    <w:rsid w:val="00DF1326"/>
    <w:rsid w:val="00DF1784"/>
    <w:rsid w:val="00DF1ADC"/>
    <w:rsid w:val="00DF314F"/>
    <w:rsid w:val="00DF3381"/>
    <w:rsid w:val="00DF4577"/>
    <w:rsid w:val="00DF478A"/>
    <w:rsid w:val="00DF49F1"/>
    <w:rsid w:val="00DF5533"/>
    <w:rsid w:val="00DF5D04"/>
    <w:rsid w:val="00DF6C6F"/>
    <w:rsid w:val="00DF7568"/>
    <w:rsid w:val="00DF75E3"/>
    <w:rsid w:val="00E00606"/>
    <w:rsid w:val="00E01709"/>
    <w:rsid w:val="00E019A0"/>
    <w:rsid w:val="00E035E7"/>
    <w:rsid w:val="00E04399"/>
    <w:rsid w:val="00E06C80"/>
    <w:rsid w:val="00E06FAF"/>
    <w:rsid w:val="00E076B2"/>
    <w:rsid w:val="00E076C2"/>
    <w:rsid w:val="00E105F4"/>
    <w:rsid w:val="00E10AB0"/>
    <w:rsid w:val="00E11175"/>
    <w:rsid w:val="00E1277F"/>
    <w:rsid w:val="00E132E3"/>
    <w:rsid w:val="00E13404"/>
    <w:rsid w:val="00E142ED"/>
    <w:rsid w:val="00E14B43"/>
    <w:rsid w:val="00E14D63"/>
    <w:rsid w:val="00E153FC"/>
    <w:rsid w:val="00E15F93"/>
    <w:rsid w:val="00E16328"/>
    <w:rsid w:val="00E1724B"/>
    <w:rsid w:val="00E17360"/>
    <w:rsid w:val="00E17B07"/>
    <w:rsid w:val="00E17B39"/>
    <w:rsid w:val="00E20ADA"/>
    <w:rsid w:val="00E21145"/>
    <w:rsid w:val="00E216F2"/>
    <w:rsid w:val="00E216FA"/>
    <w:rsid w:val="00E218EF"/>
    <w:rsid w:val="00E21B1B"/>
    <w:rsid w:val="00E22477"/>
    <w:rsid w:val="00E22888"/>
    <w:rsid w:val="00E22BBC"/>
    <w:rsid w:val="00E23EB4"/>
    <w:rsid w:val="00E2412C"/>
    <w:rsid w:val="00E24602"/>
    <w:rsid w:val="00E246B7"/>
    <w:rsid w:val="00E24DEF"/>
    <w:rsid w:val="00E266E7"/>
    <w:rsid w:val="00E26A63"/>
    <w:rsid w:val="00E2709C"/>
    <w:rsid w:val="00E2745B"/>
    <w:rsid w:val="00E306B2"/>
    <w:rsid w:val="00E30A0D"/>
    <w:rsid w:val="00E30EE7"/>
    <w:rsid w:val="00E31197"/>
    <w:rsid w:val="00E319B5"/>
    <w:rsid w:val="00E31CE8"/>
    <w:rsid w:val="00E3296F"/>
    <w:rsid w:val="00E32F90"/>
    <w:rsid w:val="00E331DD"/>
    <w:rsid w:val="00E33B34"/>
    <w:rsid w:val="00E344D7"/>
    <w:rsid w:val="00E34618"/>
    <w:rsid w:val="00E34A8D"/>
    <w:rsid w:val="00E34D1E"/>
    <w:rsid w:val="00E35113"/>
    <w:rsid w:val="00E3546F"/>
    <w:rsid w:val="00E354D5"/>
    <w:rsid w:val="00E3658A"/>
    <w:rsid w:val="00E368F3"/>
    <w:rsid w:val="00E3695A"/>
    <w:rsid w:val="00E36C01"/>
    <w:rsid w:val="00E37312"/>
    <w:rsid w:val="00E3732E"/>
    <w:rsid w:val="00E37D4E"/>
    <w:rsid w:val="00E37DAD"/>
    <w:rsid w:val="00E404A6"/>
    <w:rsid w:val="00E425D5"/>
    <w:rsid w:val="00E42600"/>
    <w:rsid w:val="00E42C99"/>
    <w:rsid w:val="00E4315B"/>
    <w:rsid w:val="00E44576"/>
    <w:rsid w:val="00E45819"/>
    <w:rsid w:val="00E476B1"/>
    <w:rsid w:val="00E47DE3"/>
    <w:rsid w:val="00E50E84"/>
    <w:rsid w:val="00E50F84"/>
    <w:rsid w:val="00E52A43"/>
    <w:rsid w:val="00E52BE7"/>
    <w:rsid w:val="00E52DF1"/>
    <w:rsid w:val="00E5387B"/>
    <w:rsid w:val="00E53A8D"/>
    <w:rsid w:val="00E53E79"/>
    <w:rsid w:val="00E55CDC"/>
    <w:rsid w:val="00E564B2"/>
    <w:rsid w:val="00E568A8"/>
    <w:rsid w:val="00E56DF6"/>
    <w:rsid w:val="00E576F1"/>
    <w:rsid w:val="00E5771D"/>
    <w:rsid w:val="00E57861"/>
    <w:rsid w:val="00E60289"/>
    <w:rsid w:val="00E60586"/>
    <w:rsid w:val="00E60F94"/>
    <w:rsid w:val="00E6179A"/>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329B"/>
    <w:rsid w:val="00E837A4"/>
    <w:rsid w:val="00E84D05"/>
    <w:rsid w:val="00E853E9"/>
    <w:rsid w:val="00E85D06"/>
    <w:rsid w:val="00E8674A"/>
    <w:rsid w:val="00E867FB"/>
    <w:rsid w:val="00E86B1D"/>
    <w:rsid w:val="00E86EAB"/>
    <w:rsid w:val="00E87E86"/>
    <w:rsid w:val="00E9046F"/>
    <w:rsid w:val="00E90507"/>
    <w:rsid w:val="00E906D6"/>
    <w:rsid w:val="00E90DFE"/>
    <w:rsid w:val="00E90FA5"/>
    <w:rsid w:val="00E914B3"/>
    <w:rsid w:val="00E921EB"/>
    <w:rsid w:val="00E93DBB"/>
    <w:rsid w:val="00E94318"/>
    <w:rsid w:val="00E95521"/>
    <w:rsid w:val="00E957C2"/>
    <w:rsid w:val="00E96201"/>
    <w:rsid w:val="00E96363"/>
    <w:rsid w:val="00E96F9F"/>
    <w:rsid w:val="00E97B70"/>
    <w:rsid w:val="00EA077F"/>
    <w:rsid w:val="00EA0A44"/>
    <w:rsid w:val="00EA0B7C"/>
    <w:rsid w:val="00EA189E"/>
    <w:rsid w:val="00EA1B75"/>
    <w:rsid w:val="00EA205C"/>
    <w:rsid w:val="00EA2622"/>
    <w:rsid w:val="00EA28CB"/>
    <w:rsid w:val="00EA2F1A"/>
    <w:rsid w:val="00EA325D"/>
    <w:rsid w:val="00EA3340"/>
    <w:rsid w:val="00EA375D"/>
    <w:rsid w:val="00EA37F5"/>
    <w:rsid w:val="00EA4926"/>
    <w:rsid w:val="00EA4C5A"/>
    <w:rsid w:val="00EA5BE7"/>
    <w:rsid w:val="00EA6C4E"/>
    <w:rsid w:val="00EA70AE"/>
    <w:rsid w:val="00EA70B7"/>
    <w:rsid w:val="00EA75D8"/>
    <w:rsid w:val="00EA763F"/>
    <w:rsid w:val="00EB043E"/>
    <w:rsid w:val="00EB1548"/>
    <w:rsid w:val="00EB17AA"/>
    <w:rsid w:val="00EB2C1C"/>
    <w:rsid w:val="00EB37ED"/>
    <w:rsid w:val="00EB3D61"/>
    <w:rsid w:val="00EB45CE"/>
    <w:rsid w:val="00EB4914"/>
    <w:rsid w:val="00EB538F"/>
    <w:rsid w:val="00EB5778"/>
    <w:rsid w:val="00EB5880"/>
    <w:rsid w:val="00EB5FC3"/>
    <w:rsid w:val="00EB794C"/>
    <w:rsid w:val="00EC01C2"/>
    <w:rsid w:val="00EC1AB5"/>
    <w:rsid w:val="00EC2A4F"/>
    <w:rsid w:val="00EC2B9C"/>
    <w:rsid w:val="00EC31AB"/>
    <w:rsid w:val="00EC43CB"/>
    <w:rsid w:val="00EC463B"/>
    <w:rsid w:val="00EC4B68"/>
    <w:rsid w:val="00EC55A4"/>
    <w:rsid w:val="00EC571F"/>
    <w:rsid w:val="00EC57F5"/>
    <w:rsid w:val="00EC6178"/>
    <w:rsid w:val="00EC660C"/>
    <w:rsid w:val="00EC73AF"/>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FF8"/>
    <w:rsid w:val="00EE124C"/>
    <w:rsid w:val="00EE1701"/>
    <w:rsid w:val="00EE1B19"/>
    <w:rsid w:val="00EE24BE"/>
    <w:rsid w:val="00EE4CEA"/>
    <w:rsid w:val="00EE5645"/>
    <w:rsid w:val="00EE58CA"/>
    <w:rsid w:val="00EE5999"/>
    <w:rsid w:val="00EE5B11"/>
    <w:rsid w:val="00EE634F"/>
    <w:rsid w:val="00EE6528"/>
    <w:rsid w:val="00EE6B88"/>
    <w:rsid w:val="00EE75FD"/>
    <w:rsid w:val="00EF18C9"/>
    <w:rsid w:val="00EF1924"/>
    <w:rsid w:val="00EF38CE"/>
    <w:rsid w:val="00EF3C36"/>
    <w:rsid w:val="00EF3D70"/>
    <w:rsid w:val="00EF6675"/>
    <w:rsid w:val="00EF6F5C"/>
    <w:rsid w:val="00F006EC"/>
    <w:rsid w:val="00F00964"/>
    <w:rsid w:val="00F00BF2"/>
    <w:rsid w:val="00F0621A"/>
    <w:rsid w:val="00F06987"/>
    <w:rsid w:val="00F1039E"/>
    <w:rsid w:val="00F13BE1"/>
    <w:rsid w:val="00F141EE"/>
    <w:rsid w:val="00F1424F"/>
    <w:rsid w:val="00F14722"/>
    <w:rsid w:val="00F14E84"/>
    <w:rsid w:val="00F155C5"/>
    <w:rsid w:val="00F165BF"/>
    <w:rsid w:val="00F16D17"/>
    <w:rsid w:val="00F16D9D"/>
    <w:rsid w:val="00F1766A"/>
    <w:rsid w:val="00F2033D"/>
    <w:rsid w:val="00F20C88"/>
    <w:rsid w:val="00F21DC9"/>
    <w:rsid w:val="00F23AFB"/>
    <w:rsid w:val="00F2486A"/>
    <w:rsid w:val="00F25C20"/>
    <w:rsid w:val="00F26531"/>
    <w:rsid w:val="00F26E62"/>
    <w:rsid w:val="00F27BE6"/>
    <w:rsid w:val="00F3025B"/>
    <w:rsid w:val="00F3094E"/>
    <w:rsid w:val="00F3098E"/>
    <w:rsid w:val="00F30BA4"/>
    <w:rsid w:val="00F312BB"/>
    <w:rsid w:val="00F31715"/>
    <w:rsid w:val="00F318EF"/>
    <w:rsid w:val="00F31E3D"/>
    <w:rsid w:val="00F3208E"/>
    <w:rsid w:val="00F3221E"/>
    <w:rsid w:val="00F33E20"/>
    <w:rsid w:val="00F34D59"/>
    <w:rsid w:val="00F351F1"/>
    <w:rsid w:val="00F35ABF"/>
    <w:rsid w:val="00F37556"/>
    <w:rsid w:val="00F37A73"/>
    <w:rsid w:val="00F37EB2"/>
    <w:rsid w:val="00F40114"/>
    <w:rsid w:val="00F402FB"/>
    <w:rsid w:val="00F40657"/>
    <w:rsid w:val="00F40EFF"/>
    <w:rsid w:val="00F417DD"/>
    <w:rsid w:val="00F422F5"/>
    <w:rsid w:val="00F42641"/>
    <w:rsid w:val="00F42ABB"/>
    <w:rsid w:val="00F43CFF"/>
    <w:rsid w:val="00F44B0F"/>
    <w:rsid w:val="00F453B2"/>
    <w:rsid w:val="00F45A6B"/>
    <w:rsid w:val="00F46399"/>
    <w:rsid w:val="00F47B33"/>
    <w:rsid w:val="00F47E3B"/>
    <w:rsid w:val="00F50088"/>
    <w:rsid w:val="00F50544"/>
    <w:rsid w:val="00F50E15"/>
    <w:rsid w:val="00F526F1"/>
    <w:rsid w:val="00F5286B"/>
    <w:rsid w:val="00F533ED"/>
    <w:rsid w:val="00F53651"/>
    <w:rsid w:val="00F53ED2"/>
    <w:rsid w:val="00F54420"/>
    <w:rsid w:val="00F5594E"/>
    <w:rsid w:val="00F55E39"/>
    <w:rsid w:val="00F5615C"/>
    <w:rsid w:val="00F600A4"/>
    <w:rsid w:val="00F607EE"/>
    <w:rsid w:val="00F61749"/>
    <w:rsid w:val="00F62308"/>
    <w:rsid w:val="00F6308A"/>
    <w:rsid w:val="00F63C6F"/>
    <w:rsid w:val="00F6430A"/>
    <w:rsid w:val="00F64CC3"/>
    <w:rsid w:val="00F658A3"/>
    <w:rsid w:val="00F66381"/>
    <w:rsid w:val="00F6763F"/>
    <w:rsid w:val="00F679CB"/>
    <w:rsid w:val="00F70013"/>
    <w:rsid w:val="00F70237"/>
    <w:rsid w:val="00F70FC7"/>
    <w:rsid w:val="00F719FC"/>
    <w:rsid w:val="00F721F0"/>
    <w:rsid w:val="00F728FF"/>
    <w:rsid w:val="00F736A5"/>
    <w:rsid w:val="00F756E1"/>
    <w:rsid w:val="00F7701E"/>
    <w:rsid w:val="00F77F41"/>
    <w:rsid w:val="00F80AF2"/>
    <w:rsid w:val="00F8213F"/>
    <w:rsid w:val="00F8244A"/>
    <w:rsid w:val="00F82A0E"/>
    <w:rsid w:val="00F82B54"/>
    <w:rsid w:val="00F82F05"/>
    <w:rsid w:val="00F82FC2"/>
    <w:rsid w:val="00F838F5"/>
    <w:rsid w:val="00F84536"/>
    <w:rsid w:val="00F84D49"/>
    <w:rsid w:val="00F8561F"/>
    <w:rsid w:val="00F858EE"/>
    <w:rsid w:val="00F86AAB"/>
    <w:rsid w:val="00F876DD"/>
    <w:rsid w:val="00F9017C"/>
    <w:rsid w:val="00F9071C"/>
    <w:rsid w:val="00F90AA6"/>
    <w:rsid w:val="00F91857"/>
    <w:rsid w:val="00F91943"/>
    <w:rsid w:val="00F91973"/>
    <w:rsid w:val="00F91EA6"/>
    <w:rsid w:val="00F92099"/>
    <w:rsid w:val="00F920B2"/>
    <w:rsid w:val="00F92A8A"/>
    <w:rsid w:val="00F92B16"/>
    <w:rsid w:val="00F9417D"/>
    <w:rsid w:val="00F94636"/>
    <w:rsid w:val="00F94C4E"/>
    <w:rsid w:val="00F9558B"/>
    <w:rsid w:val="00F9688E"/>
    <w:rsid w:val="00F96C02"/>
    <w:rsid w:val="00FA059A"/>
    <w:rsid w:val="00FA0D96"/>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B078C"/>
    <w:rsid w:val="00FB0B32"/>
    <w:rsid w:val="00FB2A4D"/>
    <w:rsid w:val="00FB2CC7"/>
    <w:rsid w:val="00FB389E"/>
    <w:rsid w:val="00FB3C24"/>
    <w:rsid w:val="00FB4775"/>
    <w:rsid w:val="00FB50B2"/>
    <w:rsid w:val="00FB56BE"/>
    <w:rsid w:val="00FB5D49"/>
    <w:rsid w:val="00FB609B"/>
    <w:rsid w:val="00FB61F1"/>
    <w:rsid w:val="00FB63E5"/>
    <w:rsid w:val="00FB788D"/>
    <w:rsid w:val="00FB7DF7"/>
    <w:rsid w:val="00FC0413"/>
    <w:rsid w:val="00FC0593"/>
    <w:rsid w:val="00FC3222"/>
    <w:rsid w:val="00FC3BE2"/>
    <w:rsid w:val="00FC3E7C"/>
    <w:rsid w:val="00FC4547"/>
    <w:rsid w:val="00FC5856"/>
    <w:rsid w:val="00FC6CF1"/>
    <w:rsid w:val="00FC6ED7"/>
    <w:rsid w:val="00FC772B"/>
    <w:rsid w:val="00FC7BA4"/>
    <w:rsid w:val="00FD00D1"/>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70D6"/>
    <w:rsid w:val="00FE73B5"/>
    <w:rsid w:val="00FE74A9"/>
    <w:rsid w:val="00FE78AB"/>
    <w:rsid w:val="00FF055F"/>
    <w:rsid w:val="00FF097E"/>
    <w:rsid w:val="00FF0CDC"/>
    <w:rsid w:val="00FF141E"/>
    <w:rsid w:val="00FF1C4E"/>
    <w:rsid w:val="00FF3E2D"/>
    <w:rsid w:val="00FF4070"/>
    <w:rsid w:val="00FF40CE"/>
    <w:rsid w:val="00FF446B"/>
    <w:rsid w:val="00FF52E2"/>
    <w:rsid w:val="00FF5C65"/>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45"/>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rPr>
      <w:rFonts w:asciiTheme="minorHAnsi" w:eastAsiaTheme="minorEastAsia" w:hAnsiTheme="minorHAnsi" w:cstheme="minorBidi"/>
      <w:lang w:eastAsia="ja-JP"/>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eastAsiaTheme="minorEastAsia" w:hAnsi="Helvetica" w:cstheme="minorBidi"/>
      <w:sz w:val="22"/>
      <w:lang w:eastAsia="ja-JP"/>
    </w:rPr>
  </w:style>
  <w:style w:type="paragraph" w:customStyle="1" w:styleId="EndNoteBibliography">
    <w:name w:val="EndNote Bibliography"/>
    <w:basedOn w:val="Normal"/>
    <w:rsid w:val="00FC7BA4"/>
    <w:pPr>
      <w:spacing w:line="480" w:lineRule="auto"/>
    </w:pPr>
    <w:rPr>
      <w:rFonts w:ascii="Helvetica" w:eastAsiaTheme="minorEastAsia" w:hAnsi="Helvetica" w:cstheme="minorBidi"/>
      <w:sz w:val="22"/>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 w:type="character" w:styleId="Strong">
    <w:name w:val="Strong"/>
    <w:basedOn w:val="DefaultParagraphFont"/>
    <w:uiPriority w:val="22"/>
    <w:qFormat/>
    <w:rsid w:val="00566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79441669">
      <w:bodyDiv w:val="1"/>
      <w:marLeft w:val="0"/>
      <w:marRight w:val="0"/>
      <w:marTop w:val="0"/>
      <w:marBottom w:val="0"/>
      <w:divBdr>
        <w:top w:val="none" w:sz="0" w:space="0" w:color="auto"/>
        <w:left w:val="none" w:sz="0" w:space="0" w:color="auto"/>
        <w:bottom w:val="none" w:sz="0" w:space="0" w:color="auto"/>
        <w:right w:val="none" w:sz="0" w:space="0" w:color="auto"/>
      </w:divBdr>
      <w:divsChild>
        <w:div w:id="1297829567">
          <w:marLeft w:val="480"/>
          <w:marRight w:val="0"/>
          <w:marTop w:val="0"/>
          <w:marBottom w:val="0"/>
          <w:divBdr>
            <w:top w:val="none" w:sz="0" w:space="0" w:color="auto"/>
            <w:left w:val="none" w:sz="0" w:space="0" w:color="auto"/>
            <w:bottom w:val="none" w:sz="0" w:space="0" w:color="auto"/>
            <w:right w:val="none" w:sz="0" w:space="0" w:color="auto"/>
          </w:divBdr>
          <w:divsChild>
            <w:div w:id="3310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154833782">
      <w:bodyDiv w:val="1"/>
      <w:marLeft w:val="0"/>
      <w:marRight w:val="0"/>
      <w:marTop w:val="0"/>
      <w:marBottom w:val="0"/>
      <w:divBdr>
        <w:top w:val="none" w:sz="0" w:space="0" w:color="auto"/>
        <w:left w:val="none" w:sz="0" w:space="0" w:color="auto"/>
        <w:bottom w:val="none" w:sz="0" w:space="0" w:color="auto"/>
        <w:right w:val="none" w:sz="0" w:space="0" w:color="auto"/>
      </w:divBdr>
      <w:divsChild>
        <w:div w:id="111437846">
          <w:marLeft w:val="480"/>
          <w:marRight w:val="0"/>
          <w:marTop w:val="0"/>
          <w:marBottom w:val="0"/>
          <w:divBdr>
            <w:top w:val="none" w:sz="0" w:space="0" w:color="auto"/>
            <w:left w:val="none" w:sz="0" w:space="0" w:color="auto"/>
            <w:bottom w:val="none" w:sz="0" w:space="0" w:color="auto"/>
            <w:right w:val="none" w:sz="0" w:space="0" w:color="auto"/>
          </w:divBdr>
          <w:divsChild>
            <w:div w:id="6472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2851">
      <w:bodyDiv w:val="1"/>
      <w:marLeft w:val="0"/>
      <w:marRight w:val="0"/>
      <w:marTop w:val="0"/>
      <w:marBottom w:val="0"/>
      <w:divBdr>
        <w:top w:val="none" w:sz="0" w:space="0" w:color="auto"/>
        <w:left w:val="none" w:sz="0" w:space="0" w:color="auto"/>
        <w:bottom w:val="none" w:sz="0" w:space="0" w:color="auto"/>
        <w:right w:val="none" w:sz="0" w:space="0" w:color="auto"/>
      </w:divBdr>
      <w:divsChild>
        <w:div w:id="1230963127">
          <w:marLeft w:val="480"/>
          <w:marRight w:val="0"/>
          <w:marTop w:val="0"/>
          <w:marBottom w:val="0"/>
          <w:divBdr>
            <w:top w:val="none" w:sz="0" w:space="0" w:color="auto"/>
            <w:left w:val="none" w:sz="0" w:space="0" w:color="auto"/>
            <w:bottom w:val="none" w:sz="0" w:space="0" w:color="auto"/>
            <w:right w:val="none" w:sz="0" w:space="0" w:color="auto"/>
          </w:divBdr>
          <w:divsChild>
            <w:div w:id="5077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650818835">
      <w:bodyDiv w:val="1"/>
      <w:marLeft w:val="0"/>
      <w:marRight w:val="0"/>
      <w:marTop w:val="0"/>
      <w:marBottom w:val="0"/>
      <w:divBdr>
        <w:top w:val="none" w:sz="0" w:space="0" w:color="auto"/>
        <w:left w:val="none" w:sz="0" w:space="0" w:color="auto"/>
        <w:bottom w:val="none" w:sz="0" w:space="0" w:color="auto"/>
        <w:right w:val="none" w:sz="0" w:space="0" w:color="auto"/>
      </w:divBdr>
      <w:divsChild>
        <w:div w:id="1027830247">
          <w:marLeft w:val="480"/>
          <w:marRight w:val="0"/>
          <w:marTop w:val="0"/>
          <w:marBottom w:val="0"/>
          <w:divBdr>
            <w:top w:val="none" w:sz="0" w:space="0" w:color="auto"/>
            <w:left w:val="none" w:sz="0" w:space="0" w:color="auto"/>
            <w:bottom w:val="none" w:sz="0" w:space="0" w:color="auto"/>
            <w:right w:val="none" w:sz="0" w:space="0" w:color="auto"/>
          </w:divBdr>
          <w:divsChild>
            <w:div w:id="18129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tier@ucsb.edu" TargetMode="External"/><Relationship Id="rId13" Type="http://schemas.openxmlformats.org/officeDocument/2006/relationships/hyperlink" Target="mailto:lynham@hawaii.edu" TargetMode="External"/><Relationship Id="rId18" Type="http://schemas.microsoft.com/office/2016/09/relationships/commentsIds" Target="commentsIds.xml"/><Relationship Id="rId26"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1.emf"/><Relationship Id="rId7" Type="http://schemas.openxmlformats.org/officeDocument/2006/relationships/endnotes" Target="endnotes.xml"/><Relationship Id="rId12" Type="http://schemas.openxmlformats.org/officeDocument/2006/relationships/hyperlink" Target="mailto:halpern@bren.ucsb.edu" TargetMode="External"/><Relationship Id="rId17" Type="http://schemas.microsoft.com/office/2011/relationships/commentsExtended" Target="commentsExtended.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yperlink" Target="https://github.com/stier-lab/stier-2019-value-of-informatio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white31@calpoly.edu" TargetMode="External"/><Relationship Id="rId24"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yperlink" Target="mailto:pslevin@uw.edu" TargetMode="External"/><Relationship Id="rId23" Type="http://schemas.openxmlformats.org/officeDocument/2006/relationships/image" Target="media/image3.emf"/><Relationship Id="rId28" Type="http://schemas.microsoft.com/office/2011/relationships/people" Target="people.xml"/><Relationship Id="rId10" Type="http://schemas.openxmlformats.org/officeDocument/2006/relationships/hyperlink" Target="mailto:essing@uw.edu" TargetMode="Externa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mailto:Jameal.Samhouri@noaa.gov" TargetMode="External"/><Relationship Id="rId14" Type="http://schemas.openxmlformats.org/officeDocument/2006/relationships/hyperlink" Target="mailto:anne.salomon@sfu.ca" TargetMode="External"/><Relationship Id="rId22" Type="http://schemas.openxmlformats.org/officeDocument/2006/relationships/image" Target="media/image2.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4255A0-6123-4CA4-BEC6-C867FB214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21</Pages>
  <Words>11331</Words>
  <Characters>64588</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75768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30</cp:revision>
  <dcterms:created xsi:type="dcterms:W3CDTF">2021-02-05T20:47:00Z</dcterms:created>
  <dcterms:modified xsi:type="dcterms:W3CDTF">2021-02-08T16:12:00Z</dcterms:modified>
</cp:coreProperties>
</file>